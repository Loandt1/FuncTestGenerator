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559B14" w14:textId="77777777" w:rsidR="006F117B" w:rsidRPr="00C307BC" w:rsidRDefault="00994B39" w:rsidP="00A54A30">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ĐẠI HỌC QUỐC GIA HÀ NỘI</w:t>
      </w:r>
    </w:p>
    <w:p w14:paraId="292B0A23" w14:textId="77777777" w:rsidR="006F117B" w:rsidRPr="00C307BC" w:rsidRDefault="00994B39" w:rsidP="00A54A30">
      <w:pP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TRƯỜNG ĐẠI HỌC CÔNG NGHỆ</w:t>
      </w:r>
    </w:p>
    <w:p w14:paraId="73309936"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2A729BD0"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09D04352"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15B36294"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1DD98DAD"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3E1CEB62" w14:textId="77777777" w:rsidR="006F117B" w:rsidRPr="00C307BC" w:rsidRDefault="00994B39" w:rsidP="00A54A30">
      <w:pP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ĐINH THỊ LOAN</w:t>
      </w:r>
    </w:p>
    <w:p w14:paraId="767ED7A7"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7B2425B0"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34C6D33D"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4AA2A034"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5BE8CAF3" w14:textId="77777777" w:rsidR="006F117B" w:rsidRPr="00C307BC" w:rsidRDefault="00994B39" w:rsidP="00A54A30">
      <w:pP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TÌM HIỂU VÀ XÂY DỰNG CÔNG CỤ HỖ TRỢ KIỂM THỬ CÁC</w:t>
      </w:r>
    </w:p>
    <w:p w14:paraId="0CBEA0E0" w14:textId="77777777" w:rsidR="006F117B" w:rsidRPr="00C307BC" w:rsidRDefault="00994B39" w:rsidP="00A54A30">
      <w:pP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HỆ THỐNG HƯỚNG DỊCH VỤ</w:t>
      </w:r>
    </w:p>
    <w:p w14:paraId="082E67A0"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774A2C14"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7389FBFD" w14:textId="77777777" w:rsidR="006F117B" w:rsidRPr="00C307BC" w:rsidRDefault="00994B39" w:rsidP="00A54A30">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 </w:t>
      </w:r>
    </w:p>
    <w:p w14:paraId="0F951B83"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664D3B24" w14:textId="77777777" w:rsidR="006F117B" w:rsidRPr="00C307BC" w:rsidRDefault="006F117B" w:rsidP="00A54A30">
      <w:pPr>
        <w:spacing w:line="288" w:lineRule="auto"/>
        <w:rPr>
          <w:rFonts w:ascii="Times New Roman" w:eastAsia="Times New Roman" w:hAnsi="Times New Roman" w:cs="Times New Roman"/>
          <w:sz w:val="26"/>
          <w:szCs w:val="26"/>
        </w:rPr>
      </w:pPr>
    </w:p>
    <w:p w14:paraId="3BE2CA04"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066CD18D" w14:textId="77777777" w:rsidR="006F117B" w:rsidRPr="00C307BC" w:rsidRDefault="00994B39" w:rsidP="00A54A30">
      <w:pPr>
        <w:spacing w:line="288" w:lineRule="auto"/>
        <w:jc w:val="center"/>
        <w:rPr>
          <w:rFonts w:ascii="Times New Roman" w:hAnsi="Times New Roman" w:cs="Times New Roman"/>
          <w:sz w:val="26"/>
          <w:szCs w:val="26"/>
        </w:rPr>
      </w:pPr>
      <w:r w:rsidRPr="00C307BC">
        <w:rPr>
          <w:rFonts w:ascii="Times New Roman" w:eastAsia="Times New Roman" w:hAnsi="Times New Roman" w:cs="Times New Roman"/>
          <w:b/>
          <w:sz w:val="26"/>
          <w:szCs w:val="26"/>
        </w:rPr>
        <w:t>LUẬN VĂN THẠC SĨ NGÀNH CÔNG NGHỆ THÔNG TIN</w:t>
      </w:r>
    </w:p>
    <w:p w14:paraId="17AFB663" w14:textId="77777777" w:rsidR="006F117B" w:rsidRPr="00C307BC" w:rsidRDefault="006F117B" w:rsidP="00A54A30">
      <w:pPr>
        <w:spacing w:line="288" w:lineRule="auto"/>
        <w:jc w:val="center"/>
        <w:rPr>
          <w:rFonts w:ascii="Times New Roman" w:hAnsi="Times New Roman" w:cs="Times New Roman"/>
          <w:sz w:val="26"/>
          <w:szCs w:val="26"/>
        </w:rPr>
      </w:pPr>
    </w:p>
    <w:p w14:paraId="4AF4B53A" w14:textId="77777777" w:rsidR="006F117B" w:rsidRPr="00C307BC" w:rsidRDefault="006F117B" w:rsidP="00A54A30">
      <w:pPr>
        <w:spacing w:line="288" w:lineRule="auto"/>
        <w:jc w:val="center"/>
        <w:rPr>
          <w:rFonts w:ascii="Times New Roman" w:hAnsi="Times New Roman" w:cs="Times New Roman"/>
          <w:sz w:val="26"/>
          <w:szCs w:val="26"/>
        </w:rPr>
      </w:pPr>
    </w:p>
    <w:p w14:paraId="28D953EE" w14:textId="77777777" w:rsidR="006F117B" w:rsidRPr="00C307BC" w:rsidRDefault="006F117B" w:rsidP="00A54A30">
      <w:pPr>
        <w:spacing w:line="288" w:lineRule="auto"/>
        <w:jc w:val="center"/>
        <w:rPr>
          <w:rFonts w:ascii="Times New Roman" w:hAnsi="Times New Roman" w:cs="Times New Roman"/>
          <w:sz w:val="26"/>
          <w:szCs w:val="26"/>
        </w:rPr>
      </w:pPr>
    </w:p>
    <w:p w14:paraId="34758D7B" w14:textId="77777777" w:rsidR="006F117B" w:rsidRPr="00C307BC" w:rsidRDefault="006F117B" w:rsidP="00A54A30">
      <w:pPr>
        <w:spacing w:line="288" w:lineRule="auto"/>
        <w:rPr>
          <w:rFonts w:ascii="Times New Roman" w:hAnsi="Times New Roman" w:cs="Times New Roman"/>
          <w:sz w:val="26"/>
          <w:szCs w:val="26"/>
        </w:rPr>
      </w:pPr>
    </w:p>
    <w:p w14:paraId="1CC16E1E" w14:textId="77777777" w:rsidR="006F117B" w:rsidRPr="00C307BC" w:rsidRDefault="006F117B" w:rsidP="00A54A30">
      <w:pPr>
        <w:spacing w:line="288" w:lineRule="auto"/>
        <w:jc w:val="center"/>
        <w:rPr>
          <w:rFonts w:ascii="Times New Roman" w:hAnsi="Times New Roman" w:cs="Times New Roman"/>
          <w:sz w:val="26"/>
          <w:szCs w:val="26"/>
        </w:rPr>
      </w:pPr>
    </w:p>
    <w:p w14:paraId="43AA44D9" w14:textId="77777777" w:rsidR="006F117B" w:rsidRPr="00C307BC" w:rsidRDefault="006F117B" w:rsidP="00A54A30">
      <w:pPr>
        <w:spacing w:line="288" w:lineRule="auto"/>
        <w:jc w:val="center"/>
        <w:rPr>
          <w:rFonts w:ascii="Times New Roman" w:hAnsi="Times New Roman" w:cs="Times New Roman"/>
          <w:sz w:val="26"/>
          <w:szCs w:val="26"/>
        </w:rPr>
      </w:pPr>
    </w:p>
    <w:p w14:paraId="76200B66" w14:textId="77777777" w:rsidR="006F117B" w:rsidRPr="00C307BC" w:rsidRDefault="006F117B" w:rsidP="00A54A30">
      <w:pPr>
        <w:spacing w:line="288" w:lineRule="auto"/>
        <w:jc w:val="center"/>
        <w:rPr>
          <w:rFonts w:ascii="Times New Roman" w:hAnsi="Times New Roman" w:cs="Times New Roman"/>
          <w:sz w:val="26"/>
          <w:szCs w:val="26"/>
        </w:rPr>
      </w:pPr>
    </w:p>
    <w:p w14:paraId="46624EB3" w14:textId="77777777" w:rsidR="006F117B" w:rsidRPr="00C307BC" w:rsidRDefault="006F117B" w:rsidP="00A54A30">
      <w:pPr>
        <w:spacing w:line="288" w:lineRule="auto"/>
        <w:jc w:val="center"/>
        <w:rPr>
          <w:rFonts w:ascii="Times New Roman" w:hAnsi="Times New Roman" w:cs="Times New Roman"/>
          <w:sz w:val="26"/>
          <w:szCs w:val="26"/>
        </w:rPr>
      </w:pPr>
    </w:p>
    <w:p w14:paraId="6F68C3CB" w14:textId="77777777" w:rsidR="00192FD6" w:rsidRPr="00C307BC" w:rsidRDefault="00192FD6" w:rsidP="00A54A30">
      <w:pPr>
        <w:spacing w:line="288" w:lineRule="auto"/>
        <w:jc w:val="center"/>
        <w:rPr>
          <w:rFonts w:ascii="Times New Roman" w:hAnsi="Times New Roman" w:cs="Times New Roman"/>
          <w:sz w:val="26"/>
          <w:szCs w:val="26"/>
        </w:rPr>
      </w:pPr>
    </w:p>
    <w:p w14:paraId="212C22CE" w14:textId="77777777" w:rsidR="00192FD6" w:rsidRPr="00C307BC" w:rsidRDefault="00192FD6" w:rsidP="00A54A30">
      <w:pPr>
        <w:spacing w:line="288" w:lineRule="auto"/>
        <w:jc w:val="center"/>
        <w:rPr>
          <w:rFonts w:ascii="Times New Roman" w:hAnsi="Times New Roman" w:cs="Times New Roman"/>
          <w:sz w:val="26"/>
          <w:szCs w:val="26"/>
        </w:rPr>
      </w:pPr>
    </w:p>
    <w:p w14:paraId="35400D95" w14:textId="77777777" w:rsidR="00192FD6" w:rsidRPr="00C307BC" w:rsidRDefault="00192FD6" w:rsidP="00A54A30">
      <w:pPr>
        <w:spacing w:line="288" w:lineRule="auto"/>
        <w:jc w:val="center"/>
        <w:rPr>
          <w:rFonts w:ascii="Times New Roman" w:hAnsi="Times New Roman" w:cs="Times New Roman"/>
          <w:sz w:val="26"/>
          <w:szCs w:val="26"/>
        </w:rPr>
      </w:pPr>
    </w:p>
    <w:p w14:paraId="4472129A" w14:textId="77777777" w:rsidR="006F117B" w:rsidRPr="00C307BC" w:rsidRDefault="006F117B" w:rsidP="00A54A30">
      <w:pPr>
        <w:spacing w:line="288" w:lineRule="auto"/>
        <w:jc w:val="center"/>
        <w:rPr>
          <w:rFonts w:ascii="Times New Roman" w:hAnsi="Times New Roman" w:cs="Times New Roman"/>
          <w:sz w:val="26"/>
          <w:szCs w:val="26"/>
        </w:rPr>
      </w:pPr>
    </w:p>
    <w:p w14:paraId="67407529" w14:textId="77777777" w:rsidR="006F117B" w:rsidRPr="00C307BC" w:rsidRDefault="006F117B" w:rsidP="00A54A30">
      <w:pPr>
        <w:spacing w:line="288" w:lineRule="auto"/>
        <w:jc w:val="center"/>
        <w:rPr>
          <w:rFonts w:ascii="Times New Roman" w:hAnsi="Times New Roman" w:cs="Times New Roman"/>
          <w:sz w:val="26"/>
          <w:szCs w:val="26"/>
        </w:rPr>
      </w:pPr>
    </w:p>
    <w:p w14:paraId="442B6CD2" w14:textId="40909935" w:rsidR="00842B5F" w:rsidRPr="00C307BC" w:rsidRDefault="00994B39">
      <w:pPr>
        <w:spacing w:line="288" w:lineRule="auto"/>
        <w:jc w:val="center"/>
        <w:rPr>
          <w:rFonts w:ascii="Times New Roman" w:eastAsia="Times New Roman" w:hAnsi="Times New Roman" w:cs="Times New Roman"/>
          <w:b/>
          <w:sz w:val="26"/>
          <w:szCs w:val="26"/>
        </w:rPr>
        <w:pPrChange w:id="1" w:author="Nguyen Toan" w:date="2018-05-06T14:48:00Z">
          <w:pPr/>
        </w:pPrChange>
      </w:pPr>
      <w:r w:rsidRPr="00C307BC">
        <w:rPr>
          <w:rFonts w:ascii="Times New Roman" w:eastAsia="Times New Roman" w:hAnsi="Times New Roman" w:cs="Times New Roman"/>
          <w:b/>
          <w:sz w:val="26"/>
          <w:szCs w:val="26"/>
        </w:rPr>
        <w:t>Hà Nội – 2018</w:t>
      </w:r>
    </w:p>
    <w:p w14:paraId="6A4F76A7" w14:textId="77777777" w:rsidR="006F117B" w:rsidRPr="00C307BC" w:rsidRDefault="006F117B" w:rsidP="00A54A30">
      <w:pPr>
        <w:spacing w:line="288" w:lineRule="auto"/>
        <w:jc w:val="center"/>
        <w:rPr>
          <w:rFonts w:ascii="Times New Roman" w:hAnsi="Times New Roman" w:cs="Times New Roman"/>
          <w:sz w:val="26"/>
          <w:szCs w:val="26"/>
        </w:rPr>
      </w:pPr>
    </w:p>
    <w:p w14:paraId="38388485" w14:textId="77777777" w:rsidR="006F117B" w:rsidRPr="00C307BC" w:rsidRDefault="00994B39" w:rsidP="00A54A30">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ĐẠI HỌC QUỐC GIA HÀ NỘI</w:t>
      </w:r>
    </w:p>
    <w:p w14:paraId="6B40A36D" w14:textId="77777777" w:rsidR="006F117B" w:rsidRPr="00C307BC" w:rsidRDefault="00994B39" w:rsidP="00A54A30">
      <w:pP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lastRenderedPageBreak/>
        <w:t>TRƯỜNG ĐẠI HỌC CÔNG NGHỆ</w:t>
      </w:r>
    </w:p>
    <w:p w14:paraId="29CA86E2" w14:textId="77777777" w:rsidR="006F117B" w:rsidRPr="00C307BC" w:rsidRDefault="006F117B" w:rsidP="00694356">
      <w:pPr>
        <w:pStyle w:val="NoSpacing"/>
        <w:rPr>
          <w:rFonts w:ascii="Times New Roman" w:hAnsi="Times New Roman" w:cs="Times New Roman"/>
          <w:sz w:val="26"/>
          <w:szCs w:val="26"/>
        </w:rPr>
      </w:pPr>
    </w:p>
    <w:p w14:paraId="59A5505C"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3608C578"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098C6397"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69D546E9"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360E352F" w14:textId="77777777" w:rsidR="006F117B" w:rsidRPr="00C307BC" w:rsidRDefault="00994B39" w:rsidP="00A54A30">
      <w:pP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ĐINH THỊ LOAN</w:t>
      </w:r>
    </w:p>
    <w:p w14:paraId="5A1B0C10"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5AAAA04C"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5ED45F52"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1459B338"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503D2A6F" w14:textId="77777777" w:rsidR="006F117B" w:rsidRPr="00C307BC" w:rsidRDefault="00994B39" w:rsidP="00A54A30">
      <w:pP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TÌM HIỂU VÀ XÂY DỰNG CÔNG CỤ HỖ TRỢ KIỂM THỬ CÁC</w:t>
      </w:r>
    </w:p>
    <w:p w14:paraId="5591BBEA" w14:textId="77777777" w:rsidR="006F117B" w:rsidRPr="00C307BC" w:rsidRDefault="00994B39" w:rsidP="00A54A30">
      <w:pP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HỆ THỐNG HƯỚNG DỊCH VỤ</w:t>
      </w:r>
    </w:p>
    <w:p w14:paraId="52E2E6CF"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65BD7521" w14:textId="77777777" w:rsidR="006F117B" w:rsidRPr="00C307BC" w:rsidRDefault="00994B39" w:rsidP="00A54A30">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Ngành: Công nghệ thông tin</w:t>
      </w:r>
    </w:p>
    <w:p w14:paraId="30435C57" w14:textId="77777777" w:rsidR="006F117B" w:rsidRPr="00C307BC" w:rsidRDefault="00994B39" w:rsidP="00A54A30">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Chuyên ngành: Kỹ thuật phần mềm</w:t>
      </w:r>
    </w:p>
    <w:p w14:paraId="233A37EB" w14:textId="531E2E47" w:rsidR="006F117B" w:rsidRPr="00C307BC" w:rsidRDefault="00994B39" w:rsidP="00A54A30">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Mã số:</w:t>
      </w:r>
      <w:r w:rsidR="00255D25" w:rsidRPr="00C307BC">
        <w:rPr>
          <w:rFonts w:ascii="Times New Roman" w:hAnsi="Times New Roman" w:cs="Times New Roman"/>
          <w:sz w:val="26"/>
          <w:szCs w:val="26"/>
        </w:rPr>
        <w:t xml:space="preserve"> </w:t>
      </w:r>
      <w:r w:rsidR="00255D25" w:rsidRPr="00C307BC">
        <w:rPr>
          <w:rFonts w:ascii="Times New Roman" w:eastAsia="Times New Roman" w:hAnsi="Times New Roman" w:cs="Times New Roman"/>
          <w:sz w:val="26"/>
          <w:szCs w:val="26"/>
        </w:rPr>
        <w:t>60480103</w:t>
      </w:r>
    </w:p>
    <w:p w14:paraId="0B8002B3" w14:textId="77777777" w:rsidR="006F117B" w:rsidRPr="00C307BC" w:rsidRDefault="00994B39" w:rsidP="00A54A30">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 </w:t>
      </w:r>
    </w:p>
    <w:p w14:paraId="48F435B7"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5BBD7928"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0EDDDEE8"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70BD28EB"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23D7B9E2" w14:textId="77777777" w:rsidR="006F117B" w:rsidRPr="00C307BC" w:rsidRDefault="00994B39" w:rsidP="00A54A30">
      <w:pPr>
        <w:spacing w:line="288" w:lineRule="auto"/>
        <w:jc w:val="center"/>
        <w:rPr>
          <w:rFonts w:ascii="Times New Roman" w:hAnsi="Times New Roman" w:cs="Times New Roman"/>
          <w:sz w:val="26"/>
          <w:szCs w:val="26"/>
        </w:rPr>
      </w:pPr>
      <w:r w:rsidRPr="00C307BC">
        <w:rPr>
          <w:rFonts w:ascii="Times New Roman" w:eastAsia="Times New Roman" w:hAnsi="Times New Roman" w:cs="Times New Roman"/>
          <w:b/>
          <w:sz w:val="26"/>
          <w:szCs w:val="26"/>
        </w:rPr>
        <w:t>LUẬN VĂN THẠC SĨ KỸ THUẬT PHẦN MỀM</w:t>
      </w:r>
    </w:p>
    <w:p w14:paraId="2602C5FB" w14:textId="77777777" w:rsidR="006F117B" w:rsidRPr="00C307BC" w:rsidRDefault="00994B39" w:rsidP="00A54A30">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b/>
          <w:sz w:val="26"/>
          <w:szCs w:val="26"/>
        </w:rPr>
        <w:t>Người hướng dẫn khoa học:</w:t>
      </w:r>
      <w:r w:rsidRPr="00C307BC">
        <w:rPr>
          <w:rFonts w:ascii="Times New Roman" w:hAnsi="Times New Roman" w:cs="Times New Roman"/>
          <w:sz w:val="26"/>
          <w:szCs w:val="26"/>
        </w:rPr>
        <w:t xml:space="preserve">  </w:t>
      </w:r>
      <w:r w:rsidRPr="00C307BC">
        <w:rPr>
          <w:rFonts w:ascii="Times New Roman" w:eastAsia="Times New Roman" w:hAnsi="Times New Roman" w:cs="Times New Roman"/>
          <w:b/>
          <w:sz w:val="26"/>
          <w:szCs w:val="26"/>
        </w:rPr>
        <w:t>TS. VÕ ĐÌNH HIẾU</w:t>
      </w:r>
    </w:p>
    <w:p w14:paraId="5371EE79" w14:textId="77777777" w:rsidR="006F117B" w:rsidRPr="00C307BC" w:rsidRDefault="006F117B" w:rsidP="00A54A30">
      <w:pPr>
        <w:spacing w:line="288" w:lineRule="auto"/>
        <w:jc w:val="center"/>
        <w:rPr>
          <w:rFonts w:ascii="Times New Roman" w:hAnsi="Times New Roman" w:cs="Times New Roman"/>
          <w:sz w:val="26"/>
          <w:szCs w:val="26"/>
        </w:rPr>
      </w:pPr>
    </w:p>
    <w:p w14:paraId="54D66BF3" w14:textId="77777777" w:rsidR="006F117B" w:rsidRPr="00C307BC" w:rsidRDefault="006F117B" w:rsidP="00A54A30">
      <w:pPr>
        <w:spacing w:line="288" w:lineRule="auto"/>
        <w:jc w:val="center"/>
        <w:rPr>
          <w:rFonts w:ascii="Times New Roman" w:hAnsi="Times New Roman" w:cs="Times New Roman"/>
          <w:sz w:val="26"/>
          <w:szCs w:val="26"/>
        </w:rPr>
      </w:pPr>
    </w:p>
    <w:p w14:paraId="40F83ADE" w14:textId="77777777" w:rsidR="006F117B" w:rsidRPr="00C307BC" w:rsidRDefault="006F117B" w:rsidP="00A54A30">
      <w:pPr>
        <w:spacing w:line="288" w:lineRule="auto"/>
        <w:jc w:val="center"/>
        <w:rPr>
          <w:rFonts w:ascii="Times New Roman" w:hAnsi="Times New Roman" w:cs="Times New Roman"/>
          <w:sz w:val="26"/>
          <w:szCs w:val="26"/>
        </w:rPr>
      </w:pPr>
    </w:p>
    <w:p w14:paraId="0DF73E94" w14:textId="77777777" w:rsidR="006F117B" w:rsidRPr="00C307BC" w:rsidRDefault="006F117B" w:rsidP="00A54A30">
      <w:pPr>
        <w:spacing w:line="288" w:lineRule="auto"/>
        <w:jc w:val="center"/>
        <w:rPr>
          <w:rFonts w:ascii="Times New Roman" w:hAnsi="Times New Roman" w:cs="Times New Roman"/>
          <w:sz w:val="26"/>
          <w:szCs w:val="26"/>
        </w:rPr>
      </w:pPr>
    </w:p>
    <w:p w14:paraId="612864C4" w14:textId="77777777" w:rsidR="006F117B" w:rsidRPr="00C307BC" w:rsidRDefault="006F117B" w:rsidP="00A54A30">
      <w:pPr>
        <w:spacing w:line="288" w:lineRule="auto"/>
        <w:jc w:val="center"/>
        <w:rPr>
          <w:rFonts w:ascii="Times New Roman" w:hAnsi="Times New Roman" w:cs="Times New Roman"/>
          <w:sz w:val="26"/>
          <w:szCs w:val="26"/>
        </w:rPr>
      </w:pPr>
    </w:p>
    <w:p w14:paraId="65AEAB76" w14:textId="77777777" w:rsidR="006F117B" w:rsidRPr="00C307BC" w:rsidRDefault="006F117B" w:rsidP="00A54A30">
      <w:pPr>
        <w:spacing w:line="288" w:lineRule="auto"/>
        <w:jc w:val="center"/>
        <w:rPr>
          <w:rFonts w:ascii="Times New Roman" w:hAnsi="Times New Roman" w:cs="Times New Roman"/>
          <w:sz w:val="26"/>
          <w:szCs w:val="26"/>
        </w:rPr>
      </w:pPr>
    </w:p>
    <w:p w14:paraId="78F4BC29" w14:textId="77777777" w:rsidR="006F117B" w:rsidRPr="00C307BC" w:rsidRDefault="006F117B" w:rsidP="00A54A30">
      <w:pPr>
        <w:spacing w:line="288" w:lineRule="auto"/>
        <w:jc w:val="center"/>
        <w:rPr>
          <w:rFonts w:ascii="Times New Roman" w:hAnsi="Times New Roman" w:cs="Times New Roman"/>
          <w:sz w:val="26"/>
          <w:szCs w:val="26"/>
        </w:rPr>
      </w:pPr>
    </w:p>
    <w:p w14:paraId="5FE3591E" w14:textId="77777777" w:rsidR="006F117B" w:rsidRPr="00C307BC" w:rsidRDefault="00994B39" w:rsidP="00A54A30">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b/>
          <w:sz w:val="26"/>
          <w:szCs w:val="26"/>
        </w:rPr>
        <w:t>Hà Nội - 2018</w:t>
      </w:r>
    </w:p>
    <w:p w14:paraId="2FDEC737" w14:textId="77777777" w:rsidR="006F117B" w:rsidRPr="00C307BC" w:rsidRDefault="00994B39" w:rsidP="00A54A30">
      <w:pPr>
        <w:widowControl w:val="0"/>
        <w:spacing w:line="288" w:lineRule="auto"/>
        <w:rPr>
          <w:rFonts w:ascii="Times New Roman" w:eastAsia="Times New Roman" w:hAnsi="Times New Roman" w:cs="Times New Roman"/>
          <w:sz w:val="26"/>
          <w:szCs w:val="26"/>
        </w:rPr>
        <w:sectPr w:rsidR="006F117B" w:rsidRPr="00C307BC" w:rsidSect="000437D3">
          <w:headerReference w:type="default" r:id="rId8"/>
          <w:footerReference w:type="default" r:id="rId9"/>
          <w:headerReference w:type="first" r:id="rId10"/>
          <w:pgSz w:w="12240" w:h="15840"/>
          <w:pgMar w:top="1134" w:right="1134" w:bottom="1134" w:left="1701"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r w:rsidRPr="00C307BC">
        <w:rPr>
          <w:rFonts w:ascii="Times New Roman" w:hAnsi="Times New Roman" w:cs="Times New Roman"/>
          <w:sz w:val="26"/>
          <w:szCs w:val="26"/>
        </w:rPr>
        <w:br w:type="page"/>
      </w:r>
    </w:p>
    <w:p w14:paraId="7E94D9CB" w14:textId="177EB007" w:rsidR="006F117B" w:rsidRPr="00C307BC" w:rsidRDefault="006F117B" w:rsidP="00A54A30">
      <w:pPr>
        <w:spacing w:line="288" w:lineRule="auto"/>
        <w:rPr>
          <w:rFonts w:ascii="Times New Roman" w:eastAsia="Times New Roman" w:hAnsi="Times New Roman" w:cs="Times New Roman"/>
          <w:b/>
          <w:sz w:val="26"/>
          <w:szCs w:val="26"/>
        </w:rPr>
      </w:pPr>
    </w:p>
    <w:p w14:paraId="2F7443CC" w14:textId="59AAA51C" w:rsidR="006F117B" w:rsidRPr="00C307BC" w:rsidRDefault="000B04C5" w:rsidP="00966627">
      <w:pPr>
        <w:pStyle w:val="Heading1"/>
        <w:jc w:val="center"/>
        <w:rPr>
          <w:rFonts w:ascii="Times New Roman" w:eastAsia="Times New Roman" w:hAnsi="Times New Roman" w:cs="Times New Roman"/>
          <w:b/>
          <w:sz w:val="26"/>
          <w:szCs w:val="26"/>
        </w:rPr>
      </w:pPr>
      <w:bookmarkStart w:id="2" w:name="_Toc514277997"/>
      <w:r w:rsidRPr="00C307BC">
        <w:rPr>
          <w:rFonts w:ascii="Times New Roman" w:eastAsia="Times New Roman" w:hAnsi="Times New Roman" w:cs="Times New Roman"/>
          <w:b/>
          <w:sz w:val="26"/>
          <w:szCs w:val="26"/>
        </w:rPr>
        <w:t>LỜI CAM ĐOAN</w:t>
      </w:r>
      <w:bookmarkEnd w:id="2"/>
    </w:p>
    <w:p w14:paraId="1A59B71D" w14:textId="77777777" w:rsidR="006F117B" w:rsidRPr="00C307BC" w:rsidRDefault="00994B39" w:rsidP="00D2583D">
      <w:pPr>
        <w:spacing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Tôi xin cam đoan luận văn được hoàn thành trên cơ sở nghiên cứu, tổng hợp và thực nghiệm về bài toán phát triển và kiểm thử hệ thống ESB trong việc nâng cao chất lượng sản phẩm, hệ thống ứng dụng dịch vụ trong ngân hàng.</w:t>
      </w:r>
    </w:p>
    <w:p w14:paraId="7ED28A61" w14:textId="77777777" w:rsidR="006F117B" w:rsidRPr="00C307BC" w:rsidRDefault="00994B39" w:rsidP="00D2583D">
      <w:pPr>
        <w:spacing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Luận văn này là mới, các đề xuất trong luận văn do chính tôi thực hiện, qua quá trình nghiên cứu đưa ra và không sao chép nguyên bản từ bất kỳ một nguồn tài liệu nào khác.</w:t>
      </w:r>
    </w:p>
    <w:p w14:paraId="6E13A9F1" w14:textId="3A809184" w:rsidR="003E02C1" w:rsidRPr="00C307BC" w:rsidRDefault="00994B39">
      <w:pPr>
        <w:rPr>
          <w:rFonts w:ascii="Times New Roman" w:hAnsi="Times New Roman" w:cs="Times New Roman"/>
          <w:sz w:val="26"/>
          <w:szCs w:val="26"/>
        </w:rPr>
      </w:pPr>
      <w:r w:rsidRPr="00C307BC">
        <w:rPr>
          <w:rFonts w:ascii="Times New Roman" w:hAnsi="Times New Roman" w:cs="Times New Roman"/>
          <w:sz w:val="26"/>
          <w:szCs w:val="26"/>
        </w:rPr>
        <w:br w:type="page"/>
      </w:r>
    </w:p>
    <w:p w14:paraId="6E2A2F05" w14:textId="77777777" w:rsidR="003E02C1" w:rsidRPr="00C307BC" w:rsidRDefault="003E02C1" w:rsidP="00966627">
      <w:pPr>
        <w:pStyle w:val="Heading1"/>
        <w:jc w:val="center"/>
        <w:rPr>
          <w:rFonts w:ascii="Times New Roman" w:eastAsia="Times New Roman" w:hAnsi="Times New Roman" w:cs="Times New Roman"/>
          <w:b/>
          <w:sz w:val="26"/>
          <w:szCs w:val="26"/>
        </w:rPr>
      </w:pPr>
      <w:bookmarkStart w:id="3" w:name="_Toc514277998"/>
      <w:r w:rsidRPr="00C307BC">
        <w:rPr>
          <w:rFonts w:ascii="Times New Roman" w:eastAsia="Times New Roman" w:hAnsi="Times New Roman" w:cs="Times New Roman"/>
          <w:b/>
          <w:sz w:val="26"/>
          <w:szCs w:val="26"/>
        </w:rPr>
        <w:lastRenderedPageBreak/>
        <w:t>LỜI CẢM ƠN</w:t>
      </w:r>
      <w:bookmarkEnd w:id="3"/>
    </w:p>
    <w:p w14:paraId="635AC288" w14:textId="77777777" w:rsidR="003E02C1" w:rsidRPr="00C307BC" w:rsidRDefault="003E02C1" w:rsidP="003E02C1">
      <w:pPr>
        <w:spacing w:line="288" w:lineRule="auto"/>
        <w:ind w:firstLine="720"/>
        <w:rPr>
          <w:rFonts w:ascii="Times New Roman" w:eastAsia="Times New Roman" w:hAnsi="Times New Roman" w:cs="Times New Roman"/>
          <w:b/>
          <w:sz w:val="26"/>
          <w:szCs w:val="26"/>
        </w:rPr>
      </w:pPr>
    </w:p>
    <w:p w14:paraId="2BE5D504" w14:textId="77777777" w:rsidR="003E02C1" w:rsidRPr="00C307BC" w:rsidRDefault="003E02C1" w:rsidP="00966627">
      <w:pPr>
        <w:spacing w:after="120"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Lời đầu tiên tôi xin gửi lời cảm ơn chân thành và biết ơn sâu sắc tới TS. Võ Đình Hiếu, người thầy đã chỉ bảo và hướng dẫn tận tình cho tôi trong suốt quá trình học thạc sĩ và trong suốt quá trình  nghiên cứu và thực hiện luận văn này.</w:t>
      </w:r>
    </w:p>
    <w:p w14:paraId="2B29CCBA" w14:textId="0631A2A4" w:rsidR="003E02C1" w:rsidRPr="00C307BC" w:rsidRDefault="003E02C1" w:rsidP="00966627">
      <w:pPr>
        <w:spacing w:after="120"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Tôi xin chân thành cảm ơn sự dạy bảo, giúp đỡ, tạo điều kiện của các thầy, cô  trường Đại học Công nghệ, Đại học Quốc gia Hà N</w:t>
      </w:r>
      <w:r w:rsidR="00B5338C" w:rsidRPr="00C307BC">
        <w:rPr>
          <w:rFonts w:ascii="Times New Roman" w:eastAsia="Times New Roman" w:hAnsi="Times New Roman" w:cs="Times New Roman"/>
          <w:sz w:val="26"/>
          <w:szCs w:val="26"/>
        </w:rPr>
        <w:t>ộ</w:t>
      </w:r>
      <w:r w:rsidR="00E06E3F" w:rsidRPr="00C307BC">
        <w:rPr>
          <w:rFonts w:ascii="Times New Roman" w:eastAsia="Times New Roman" w:hAnsi="Times New Roman" w:cs="Times New Roman"/>
          <w:sz w:val="26"/>
          <w:szCs w:val="26"/>
        </w:rPr>
        <w:t xml:space="preserve">i trong </w:t>
      </w:r>
      <w:r w:rsidRPr="00C307BC">
        <w:rPr>
          <w:rFonts w:ascii="Times New Roman" w:eastAsia="Times New Roman" w:hAnsi="Times New Roman" w:cs="Times New Roman"/>
          <w:sz w:val="26"/>
          <w:szCs w:val="26"/>
        </w:rPr>
        <w:t>suốt quá trình tôi học tập tại trường.</w:t>
      </w:r>
    </w:p>
    <w:p w14:paraId="7D9FBFFA" w14:textId="0CB7F2A0" w:rsidR="003E02C1" w:rsidRPr="00C307BC" w:rsidRDefault="003E02C1" w:rsidP="00966627">
      <w:pPr>
        <w:spacing w:after="120"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Cuối cùng, tôi xin gửi lời cảm ơn chân thành tới gia đình, bạn bè, đồng nghiệp - những người luôn ở bên tôi trong lúc khó khăn, động viên, </w:t>
      </w:r>
      <w:del w:id="4" w:author="Nguyen Toan" w:date="2018-05-06T14:48:00Z">
        <w:r w:rsidRPr="00C307BC" w:rsidDel="00A60E4F">
          <w:rPr>
            <w:rFonts w:ascii="Times New Roman" w:eastAsia="Times New Roman" w:hAnsi="Times New Roman" w:cs="Times New Roman"/>
            <w:sz w:val="26"/>
            <w:szCs w:val="26"/>
          </w:rPr>
          <w:delText xml:space="preserve"> </w:delText>
        </w:r>
      </w:del>
      <w:r w:rsidRPr="00C307BC">
        <w:rPr>
          <w:rFonts w:ascii="Times New Roman" w:eastAsia="Times New Roman" w:hAnsi="Times New Roman" w:cs="Times New Roman"/>
          <w:sz w:val="26"/>
          <w:szCs w:val="26"/>
        </w:rPr>
        <w:t>khuyến khích tôi trong cuộc sống và công việc.</w:t>
      </w:r>
    </w:p>
    <w:p w14:paraId="7494D3CD" w14:textId="77777777" w:rsidR="003E02C1" w:rsidRPr="00C307BC" w:rsidRDefault="003E02C1" w:rsidP="003E02C1">
      <w:pPr>
        <w:spacing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Tôi xin chân thành cảm ơn!</w:t>
      </w:r>
    </w:p>
    <w:p w14:paraId="0C8E5497" w14:textId="77777777" w:rsidR="003E02C1" w:rsidRPr="00C307BC" w:rsidRDefault="003E02C1" w:rsidP="003E02C1">
      <w:pPr>
        <w:spacing w:line="288" w:lineRule="auto"/>
        <w:ind w:firstLine="720"/>
        <w:rPr>
          <w:rFonts w:ascii="Times New Roman" w:eastAsia="Times New Roman" w:hAnsi="Times New Roman" w:cs="Times New Roman"/>
          <w:sz w:val="26"/>
          <w:szCs w:val="26"/>
        </w:rPr>
      </w:pPr>
    </w:p>
    <w:p w14:paraId="4B4FD4BC" w14:textId="77777777" w:rsidR="003E02C1" w:rsidRPr="00C307BC" w:rsidRDefault="003E02C1" w:rsidP="003E02C1">
      <w:pPr>
        <w:spacing w:line="288" w:lineRule="auto"/>
        <w:ind w:left="4320" w:firstLine="720"/>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Tác giả</w:t>
      </w:r>
    </w:p>
    <w:p w14:paraId="50A10CC2" w14:textId="77777777" w:rsidR="003E02C1" w:rsidRPr="00C307BC" w:rsidRDefault="003E02C1" w:rsidP="003E02C1">
      <w:pPr>
        <w:spacing w:line="288" w:lineRule="auto"/>
        <w:ind w:left="4320" w:firstLine="720"/>
        <w:jc w:val="center"/>
        <w:rPr>
          <w:rFonts w:ascii="Times New Roman" w:eastAsia="Times New Roman" w:hAnsi="Times New Roman" w:cs="Times New Roman"/>
          <w:b/>
          <w:sz w:val="26"/>
          <w:szCs w:val="26"/>
        </w:rPr>
      </w:pPr>
    </w:p>
    <w:p w14:paraId="4D734DDC" w14:textId="77777777" w:rsidR="003E02C1" w:rsidRPr="00C307BC" w:rsidRDefault="003E02C1" w:rsidP="003E02C1">
      <w:pPr>
        <w:spacing w:line="288" w:lineRule="auto"/>
        <w:ind w:left="4320" w:firstLine="720"/>
        <w:jc w:val="center"/>
        <w:rPr>
          <w:rFonts w:ascii="Times New Roman" w:eastAsia="Times New Roman" w:hAnsi="Times New Roman" w:cs="Times New Roman"/>
          <w:b/>
          <w:sz w:val="26"/>
          <w:szCs w:val="26"/>
        </w:rPr>
      </w:pPr>
    </w:p>
    <w:p w14:paraId="5B7ED387" w14:textId="77777777" w:rsidR="003E02C1" w:rsidRPr="00C307BC" w:rsidRDefault="003E02C1" w:rsidP="003E02C1">
      <w:pPr>
        <w:spacing w:line="288" w:lineRule="auto"/>
        <w:ind w:left="4320" w:firstLine="720"/>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Đinh Thị Loan</w:t>
      </w:r>
    </w:p>
    <w:p w14:paraId="0E6FB2C7" w14:textId="77777777" w:rsidR="006F117B" w:rsidRPr="00C307BC" w:rsidRDefault="006F117B" w:rsidP="00A54A30">
      <w:pPr>
        <w:spacing w:line="288" w:lineRule="auto"/>
        <w:rPr>
          <w:rFonts w:ascii="Times New Roman" w:eastAsia="Times New Roman" w:hAnsi="Times New Roman" w:cs="Times New Roman"/>
          <w:b/>
          <w:sz w:val="26"/>
          <w:szCs w:val="26"/>
        </w:rPr>
      </w:pPr>
    </w:p>
    <w:p w14:paraId="036B6263" w14:textId="77777777" w:rsidR="006F117B" w:rsidRPr="00C307BC" w:rsidRDefault="006F117B" w:rsidP="00A54A30">
      <w:pPr>
        <w:spacing w:line="288" w:lineRule="auto"/>
        <w:ind w:left="4320" w:firstLine="720"/>
        <w:jc w:val="center"/>
        <w:rPr>
          <w:rFonts w:ascii="Times New Roman" w:eastAsia="Times New Roman" w:hAnsi="Times New Roman" w:cs="Times New Roman"/>
          <w:b/>
          <w:sz w:val="26"/>
          <w:szCs w:val="26"/>
        </w:rPr>
      </w:pPr>
    </w:p>
    <w:p w14:paraId="49AA2FBB" w14:textId="41E0B802" w:rsidR="00B0052A" w:rsidRPr="00C307BC" w:rsidRDefault="00B0052A">
      <w:pP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br w:type="page"/>
      </w:r>
    </w:p>
    <w:p w14:paraId="64FFEE14" w14:textId="77777777" w:rsidR="006F117B" w:rsidRPr="00C307BC" w:rsidRDefault="006F117B" w:rsidP="00A54A30">
      <w:pPr>
        <w:widowControl w:val="0"/>
        <w:spacing w:line="288" w:lineRule="auto"/>
        <w:rPr>
          <w:rFonts w:ascii="Times New Roman" w:eastAsia="Times New Roman" w:hAnsi="Times New Roman" w:cs="Times New Roman"/>
          <w:b/>
          <w:sz w:val="26"/>
          <w:szCs w:val="26"/>
        </w:rPr>
        <w:sectPr w:rsidR="006F117B" w:rsidRPr="00C307BC">
          <w:type w:val="continuous"/>
          <w:pgSz w:w="12240" w:h="15840"/>
          <w:pgMar w:top="1134" w:right="1134" w:bottom="1134" w:left="1701" w:header="0" w:footer="720" w:gutter="0"/>
          <w:cols w:space="720"/>
        </w:sectPr>
      </w:pPr>
    </w:p>
    <w:p w14:paraId="20F5E284" w14:textId="6F9AAB30" w:rsidR="006F117B" w:rsidRPr="00C307BC" w:rsidRDefault="00737C97">
      <w:pPr>
        <w:pStyle w:val="Heading1"/>
        <w:tabs>
          <w:tab w:val="left" w:pos="8931"/>
        </w:tabs>
        <w:jc w:val="center"/>
        <w:rPr>
          <w:rFonts w:ascii="Times New Roman" w:eastAsia="Times New Roman" w:hAnsi="Times New Roman" w:cs="Times New Roman"/>
          <w:b/>
          <w:sz w:val="26"/>
          <w:szCs w:val="26"/>
        </w:rPr>
        <w:pPrChange w:id="5" w:author="Nguyen Toan" w:date="2018-05-05T23:06:00Z">
          <w:pPr>
            <w:pStyle w:val="Heading1"/>
            <w:jc w:val="center"/>
          </w:pPr>
        </w:pPrChange>
      </w:pPr>
      <w:bookmarkStart w:id="6" w:name="_Toc514277999"/>
      <w:r w:rsidRPr="00C307BC">
        <w:rPr>
          <w:rFonts w:ascii="Times New Roman" w:eastAsia="Times New Roman" w:hAnsi="Times New Roman" w:cs="Times New Roman"/>
          <w:b/>
          <w:sz w:val="26"/>
          <w:szCs w:val="26"/>
        </w:rPr>
        <w:lastRenderedPageBreak/>
        <w:t>MỤC LỤC</w:t>
      </w:r>
      <w:bookmarkEnd w:id="6"/>
    </w:p>
    <w:sdt>
      <w:sdtPr>
        <w:rPr>
          <w:rFonts w:ascii="Times New Roman" w:eastAsia="Arial" w:hAnsi="Times New Roman" w:cs="Times New Roman"/>
          <w:color w:val="000000"/>
          <w:sz w:val="26"/>
          <w:szCs w:val="26"/>
          <w:lang w:val="en"/>
        </w:rPr>
        <w:id w:val="-1885477935"/>
        <w:docPartObj>
          <w:docPartGallery w:val="Table of Contents"/>
          <w:docPartUnique/>
        </w:docPartObj>
      </w:sdtPr>
      <w:sdtEndPr>
        <w:rPr>
          <w:bCs/>
          <w:noProof/>
        </w:rPr>
      </w:sdtEndPr>
      <w:sdtContent>
        <w:p w14:paraId="0FC6CF17" w14:textId="77B95929" w:rsidR="004F360D" w:rsidRPr="00C307BC" w:rsidRDefault="004F360D">
          <w:pPr>
            <w:pStyle w:val="TOCHeading"/>
            <w:rPr>
              <w:rFonts w:ascii="Times New Roman" w:hAnsi="Times New Roman" w:cs="Times New Roman"/>
              <w:sz w:val="26"/>
              <w:szCs w:val="26"/>
            </w:rPr>
          </w:pPr>
        </w:p>
        <w:p w14:paraId="630E8091" w14:textId="77777777" w:rsidR="00250E21" w:rsidRPr="00C307BC" w:rsidRDefault="004F360D">
          <w:pPr>
            <w:pStyle w:val="TOC1"/>
            <w:rPr>
              <w:rFonts w:ascii="Times New Roman" w:eastAsiaTheme="minorEastAsia" w:hAnsi="Times New Roman" w:cs="Times New Roman"/>
              <w:noProof/>
              <w:color w:val="auto"/>
              <w:sz w:val="26"/>
              <w:szCs w:val="26"/>
              <w:lang w:val="en-US"/>
            </w:rPr>
          </w:pPr>
          <w:r w:rsidRPr="00C307BC">
            <w:rPr>
              <w:rFonts w:ascii="Times New Roman" w:hAnsi="Times New Roman" w:cs="Times New Roman"/>
              <w:sz w:val="26"/>
              <w:szCs w:val="26"/>
            </w:rPr>
            <w:fldChar w:fldCharType="begin"/>
          </w:r>
          <w:r w:rsidRPr="00C307BC">
            <w:rPr>
              <w:rFonts w:ascii="Times New Roman" w:hAnsi="Times New Roman" w:cs="Times New Roman"/>
              <w:sz w:val="26"/>
              <w:szCs w:val="26"/>
            </w:rPr>
            <w:instrText xml:space="preserve"> TOC \o "1-3" \h \z \u </w:instrText>
          </w:r>
          <w:r w:rsidRPr="00C307BC">
            <w:rPr>
              <w:rFonts w:ascii="Times New Roman" w:hAnsi="Times New Roman" w:cs="Times New Roman"/>
              <w:sz w:val="26"/>
              <w:szCs w:val="26"/>
            </w:rPr>
            <w:fldChar w:fldCharType="separate"/>
          </w:r>
          <w:hyperlink w:anchor="_Toc514277997" w:history="1">
            <w:r w:rsidR="00250E21" w:rsidRPr="00C307BC">
              <w:rPr>
                <w:rStyle w:val="Hyperlink"/>
                <w:rFonts w:ascii="Times New Roman" w:eastAsia="Times New Roman" w:hAnsi="Times New Roman" w:cs="Times New Roman"/>
                <w:noProof/>
                <w:sz w:val="26"/>
                <w:szCs w:val="26"/>
              </w:rPr>
              <w:t>LỜI CAM ĐOAN</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_Toc514277997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3</w:t>
            </w:r>
            <w:r w:rsidR="00250E21" w:rsidRPr="00C307BC">
              <w:rPr>
                <w:rFonts w:ascii="Times New Roman" w:hAnsi="Times New Roman" w:cs="Times New Roman"/>
                <w:noProof/>
                <w:webHidden/>
                <w:sz w:val="26"/>
                <w:szCs w:val="26"/>
              </w:rPr>
              <w:fldChar w:fldCharType="end"/>
            </w:r>
          </w:hyperlink>
        </w:p>
        <w:p w14:paraId="3E671736" w14:textId="0C62E024" w:rsidR="00250E21" w:rsidRPr="00C307BC" w:rsidRDefault="001A36D2">
          <w:pPr>
            <w:pStyle w:val="TOC1"/>
            <w:rPr>
              <w:rFonts w:ascii="Times New Roman" w:eastAsiaTheme="minorEastAsia" w:hAnsi="Times New Roman" w:cs="Times New Roman"/>
              <w:noProof/>
              <w:color w:val="auto"/>
              <w:sz w:val="26"/>
              <w:szCs w:val="26"/>
              <w:lang w:val="en-US"/>
            </w:rPr>
          </w:pPr>
          <w:hyperlink w:anchor="_Toc514277998" w:history="1">
            <w:r w:rsidR="00250E21" w:rsidRPr="00C307BC">
              <w:rPr>
                <w:rStyle w:val="Hyperlink"/>
                <w:rFonts w:ascii="Times New Roman" w:eastAsia="Times New Roman" w:hAnsi="Times New Roman" w:cs="Times New Roman"/>
                <w:noProof/>
                <w:sz w:val="26"/>
                <w:szCs w:val="26"/>
              </w:rPr>
              <w:t>LỜI CẢM ƠN</w:t>
            </w:r>
            <w:r w:rsidR="00C11A1D">
              <w:rPr>
                <w:rFonts w:ascii="Times New Roman" w:hAnsi="Times New Roman" w:cs="Times New Roman"/>
                <w:noProof/>
                <w:webHidden/>
                <w:sz w:val="26"/>
                <w:szCs w:val="26"/>
              </w:rPr>
              <w:tab/>
            </w:r>
            <w:r w:rsidR="00C11A1D">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_Toc514277998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w:t>
            </w:r>
            <w:r w:rsidR="00250E21" w:rsidRPr="00C307BC">
              <w:rPr>
                <w:rFonts w:ascii="Times New Roman" w:hAnsi="Times New Roman" w:cs="Times New Roman"/>
                <w:noProof/>
                <w:webHidden/>
                <w:sz w:val="26"/>
                <w:szCs w:val="26"/>
              </w:rPr>
              <w:fldChar w:fldCharType="end"/>
            </w:r>
          </w:hyperlink>
        </w:p>
        <w:p w14:paraId="13F258F9" w14:textId="0227BC94" w:rsidR="00250E21" w:rsidRPr="00C307BC" w:rsidRDefault="001A36D2">
          <w:pPr>
            <w:pStyle w:val="TOC1"/>
            <w:rPr>
              <w:rFonts w:ascii="Times New Roman" w:eastAsiaTheme="minorEastAsia" w:hAnsi="Times New Roman" w:cs="Times New Roman"/>
              <w:noProof/>
              <w:color w:val="auto"/>
              <w:sz w:val="26"/>
              <w:szCs w:val="26"/>
              <w:lang w:val="en-US"/>
            </w:rPr>
          </w:pPr>
          <w:hyperlink w:anchor="_Toc514277999" w:history="1">
            <w:r w:rsidR="00250E21" w:rsidRPr="00C307BC">
              <w:rPr>
                <w:rStyle w:val="Hyperlink"/>
                <w:rFonts w:ascii="Times New Roman" w:eastAsia="Times New Roman" w:hAnsi="Times New Roman" w:cs="Times New Roman"/>
                <w:noProof/>
                <w:sz w:val="26"/>
                <w:szCs w:val="26"/>
              </w:rPr>
              <w:t>MỤC LỤC</w:t>
            </w:r>
            <w:r w:rsidR="00250E21" w:rsidRPr="00C307BC">
              <w:rPr>
                <w:rFonts w:ascii="Times New Roman" w:hAnsi="Times New Roman" w:cs="Times New Roman"/>
                <w:noProof/>
                <w:webHidden/>
                <w:sz w:val="26"/>
                <w:szCs w:val="26"/>
              </w:rPr>
              <w:tab/>
            </w:r>
            <w:r w:rsidR="00377406"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_Toc514277999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5</w:t>
            </w:r>
            <w:r w:rsidR="00250E21" w:rsidRPr="00C307BC">
              <w:rPr>
                <w:rFonts w:ascii="Times New Roman" w:hAnsi="Times New Roman" w:cs="Times New Roman"/>
                <w:noProof/>
                <w:webHidden/>
                <w:sz w:val="26"/>
                <w:szCs w:val="26"/>
              </w:rPr>
              <w:fldChar w:fldCharType="end"/>
            </w:r>
          </w:hyperlink>
        </w:p>
        <w:p w14:paraId="534C0094" w14:textId="77777777" w:rsidR="00250E21" w:rsidRPr="00C307BC" w:rsidRDefault="001A36D2">
          <w:pPr>
            <w:pStyle w:val="TOC1"/>
            <w:rPr>
              <w:rFonts w:ascii="Times New Roman" w:eastAsiaTheme="minorEastAsia" w:hAnsi="Times New Roman" w:cs="Times New Roman"/>
              <w:noProof/>
              <w:color w:val="auto"/>
              <w:sz w:val="26"/>
              <w:szCs w:val="26"/>
              <w:lang w:val="en-US"/>
            </w:rPr>
          </w:pPr>
          <w:hyperlink w:anchor="_Toc514278000" w:history="1">
            <w:r w:rsidR="00250E21" w:rsidRPr="00C307BC">
              <w:rPr>
                <w:rStyle w:val="Hyperlink"/>
                <w:rFonts w:ascii="Times New Roman" w:hAnsi="Times New Roman" w:cs="Times New Roman"/>
                <w:noProof/>
                <w:sz w:val="26"/>
                <w:szCs w:val="26"/>
              </w:rPr>
              <w:t>DANH MỤC CÁC KÝ HIỆU VÀ CHỮ VIẾT TẮT</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_Toc514278000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8</w:t>
            </w:r>
            <w:r w:rsidR="00250E21" w:rsidRPr="00C307BC">
              <w:rPr>
                <w:rFonts w:ascii="Times New Roman" w:hAnsi="Times New Roman" w:cs="Times New Roman"/>
                <w:noProof/>
                <w:webHidden/>
                <w:sz w:val="26"/>
                <w:szCs w:val="26"/>
              </w:rPr>
              <w:fldChar w:fldCharType="end"/>
            </w:r>
          </w:hyperlink>
        </w:p>
        <w:p w14:paraId="25BF097B" w14:textId="77777777" w:rsidR="00250E21" w:rsidRPr="00C307BC" w:rsidRDefault="001A36D2">
          <w:pPr>
            <w:pStyle w:val="TOC1"/>
            <w:rPr>
              <w:rFonts w:ascii="Times New Roman" w:eastAsiaTheme="minorEastAsia" w:hAnsi="Times New Roman" w:cs="Times New Roman"/>
              <w:noProof/>
              <w:color w:val="auto"/>
              <w:sz w:val="26"/>
              <w:szCs w:val="26"/>
              <w:lang w:val="en-US"/>
            </w:rPr>
          </w:pPr>
          <w:hyperlink w:anchor="_Toc514278001" w:history="1">
            <w:r w:rsidR="00250E21" w:rsidRPr="00C307BC">
              <w:rPr>
                <w:rStyle w:val="Hyperlink"/>
                <w:rFonts w:ascii="Times New Roman" w:eastAsia="Times New Roman" w:hAnsi="Times New Roman" w:cs="Times New Roman"/>
                <w:noProof/>
                <w:sz w:val="26"/>
                <w:szCs w:val="26"/>
              </w:rPr>
              <w:t>DANH MỤC CÁC HÌNH VẼ, ĐỒ THỊ</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_Toc514278001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9</w:t>
            </w:r>
            <w:r w:rsidR="00250E21" w:rsidRPr="00C307BC">
              <w:rPr>
                <w:rFonts w:ascii="Times New Roman" w:hAnsi="Times New Roman" w:cs="Times New Roman"/>
                <w:noProof/>
                <w:webHidden/>
                <w:sz w:val="26"/>
                <w:szCs w:val="26"/>
              </w:rPr>
              <w:fldChar w:fldCharType="end"/>
            </w:r>
          </w:hyperlink>
        </w:p>
        <w:p w14:paraId="2CDB73C0" w14:textId="654AD058" w:rsidR="00250E21" w:rsidRPr="00C307BC" w:rsidRDefault="001A36D2">
          <w:pPr>
            <w:pStyle w:val="TOC1"/>
            <w:rPr>
              <w:rFonts w:ascii="Times New Roman" w:eastAsiaTheme="minorEastAsia" w:hAnsi="Times New Roman" w:cs="Times New Roman"/>
              <w:noProof/>
              <w:color w:val="auto"/>
              <w:sz w:val="26"/>
              <w:szCs w:val="26"/>
              <w:lang w:val="en-US"/>
            </w:rPr>
          </w:pPr>
          <w:hyperlink w:anchor="_Toc514278002" w:history="1">
            <w:r w:rsidR="00250E21" w:rsidRPr="00C307BC">
              <w:rPr>
                <w:rStyle w:val="Hyperlink"/>
                <w:rFonts w:ascii="Times New Roman" w:eastAsia="Times New Roman" w:hAnsi="Times New Roman" w:cs="Times New Roman"/>
                <w:noProof/>
                <w:sz w:val="26"/>
                <w:szCs w:val="26"/>
              </w:rPr>
              <w:t>MỞ ĐẦU</w:t>
            </w:r>
            <w:r w:rsidR="00250E21" w:rsidRPr="00C307BC">
              <w:rPr>
                <w:rFonts w:ascii="Times New Roman" w:hAnsi="Times New Roman" w:cs="Times New Roman"/>
                <w:noProof/>
                <w:webHidden/>
                <w:sz w:val="26"/>
                <w:szCs w:val="26"/>
              </w:rPr>
              <w:tab/>
            </w:r>
            <w:r w:rsidR="00377406"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_Toc514278002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1</w:t>
            </w:r>
            <w:r w:rsidR="00250E21" w:rsidRPr="00C307BC">
              <w:rPr>
                <w:rFonts w:ascii="Times New Roman" w:hAnsi="Times New Roman" w:cs="Times New Roman"/>
                <w:noProof/>
                <w:webHidden/>
                <w:sz w:val="26"/>
                <w:szCs w:val="26"/>
              </w:rPr>
              <w:fldChar w:fldCharType="end"/>
            </w:r>
          </w:hyperlink>
        </w:p>
        <w:p w14:paraId="79F44BD6" w14:textId="77777777" w:rsidR="00250E21" w:rsidRPr="00C307BC" w:rsidRDefault="001A36D2">
          <w:pPr>
            <w:pStyle w:val="TOC1"/>
            <w:rPr>
              <w:rFonts w:ascii="Times New Roman" w:eastAsiaTheme="minorEastAsia" w:hAnsi="Times New Roman" w:cs="Times New Roman"/>
              <w:noProof/>
              <w:color w:val="auto"/>
              <w:sz w:val="26"/>
              <w:szCs w:val="26"/>
              <w:lang w:val="en-US"/>
            </w:rPr>
          </w:pPr>
          <w:hyperlink w:anchor="_Toc514278003" w:history="1">
            <w:r w:rsidR="00250E21" w:rsidRPr="00C307BC">
              <w:rPr>
                <w:rStyle w:val="Hyperlink"/>
                <w:rFonts w:ascii="Times New Roman" w:eastAsia="Times New Roman" w:hAnsi="Times New Roman" w:cs="Times New Roman"/>
                <w:noProof/>
                <w:sz w:val="26"/>
                <w:szCs w:val="26"/>
              </w:rPr>
              <w:t>CHƯƠNG 1.</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CƠ SỞ LÝ THUYẾT VÀ CÁC KHÁI NIỆM LIÊN QUAN</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_Toc514278003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3</w:t>
            </w:r>
            <w:r w:rsidR="00250E21" w:rsidRPr="00C307BC">
              <w:rPr>
                <w:rFonts w:ascii="Times New Roman" w:hAnsi="Times New Roman" w:cs="Times New Roman"/>
                <w:noProof/>
                <w:webHidden/>
                <w:sz w:val="26"/>
                <w:szCs w:val="26"/>
              </w:rPr>
              <w:fldChar w:fldCharType="end"/>
            </w:r>
          </w:hyperlink>
        </w:p>
        <w:p w14:paraId="2C0E4EB3" w14:textId="77777777" w:rsidR="00250E21" w:rsidRPr="00C307BC" w:rsidRDefault="001A36D2">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278004" w:history="1">
            <w:r w:rsidR="00250E21" w:rsidRPr="00C307BC">
              <w:rPr>
                <w:rStyle w:val="Hyperlink"/>
                <w:rFonts w:ascii="Times New Roman" w:hAnsi="Times New Roman" w:cs="Times New Roman"/>
                <w:noProof/>
                <w:sz w:val="26"/>
                <w:szCs w:val="26"/>
              </w:rPr>
              <w:t>1.1.</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hAnsi="Times New Roman" w:cs="Times New Roman"/>
                <w:noProof/>
                <w:sz w:val="26"/>
                <w:szCs w:val="26"/>
              </w:rPr>
              <w:t>Kiến trúc hệ thống</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_Toc514278004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w:t>
            </w:r>
            <w:r w:rsidR="00250E21" w:rsidRPr="00C307BC">
              <w:rPr>
                <w:rFonts w:ascii="Times New Roman" w:hAnsi="Times New Roman" w:cs="Times New Roman"/>
                <w:noProof/>
                <w:webHidden/>
                <w:sz w:val="26"/>
                <w:szCs w:val="26"/>
              </w:rPr>
              <w:fldChar w:fldCharType="end"/>
            </w:r>
          </w:hyperlink>
        </w:p>
        <w:p w14:paraId="3BEDE98B" w14:textId="77777777" w:rsidR="00250E21" w:rsidRPr="00C307BC" w:rsidRDefault="001A36D2">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05" w:history="1">
            <w:r w:rsidR="00250E21" w:rsidRPr="00C307BC">
              <w:rPr>
                <w:rStyle w:val="Hyperlink"/>
                <w:rFonts w:ascii="Times New Roman" w:hAnsi="Times New Roman" w:cs="Times New Roman"/>
                <w:noProof/>
                <w:sz w:val="26"/>
                <w:szCs w:val="26"/>
              </w:rPr>
              <w:t>1.1.1.</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hAnsi="Times New Roman" w:cs="Times New Roman"/>
                <w:noProof/>
                <w:sz w:val="26"/>
                <w:szCs w:val="26"/>
              </w:rPr>
              <w:t>Kiến trúc hướng dịch vụ</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_Toc514278005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w:t>
            </w:r>
            <w:r w:rsidR="00250E21" w:rsidRPr="00C307BC">
              <w:rPr>
                <w:rFonts w:ascii="Times New Roman" w:hAnsi="Times New Roman" w:cs="Times New Roman"/>
                <w:noProof/>
                <w:webHidden/>
                <w:sz w:val="26"/>
                <w:szCs w:val="26"/>
              </w:rPr>
              <w:fldChar w:fldCharType="end"/>
            </w:r>
          </w:hyperlink>
        </w:p>
        <w:p w14:paraId="31253C09" w14:textId="77777777" w:rsidR="00250E21" w:rsidRPr="00C307BC" w:rsidRDefault="001A36D2">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06" w:history="1">
            <w:r w:rsidR="00250E21" w:rsidRPr="00C307BC">
              <w:rPr>
                <w:rStyle w:val="Hyperlink"/>
                <w:rFonts w:ascii="Times New Roman" w:eastAsia="Times New Roman" w:hAnsi="Times New Roman" w:cs="Times New Roman"/>
                <w:noProof/>
                <w:sz w:val="26"/>
                <w:szCs w:val="26"/>
              </w:rPr>
              <w:t>1.1.2.</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hAnsi="Times New Roman" w:cs="Times New Roman"/>
                <w:noProof/>
                <w:sz w:val="26"/>
                <w:szCs w:val="26"/>
              </w:rPr>
              <w:t>Công</w:t>
            </w:r>
            <w:r w:rsidR="00250E21" w:rsidRPr="00C307BC">
              <w:rPr>
                <w:rStyle w:val="Hyperlink"/>
                <w:rFonts w:ascii="Times New Roman" w:eastAsia="Times New Roman" w:hAnsi="Times New Roman" w:cs="Times New Roman"/>
                <w:noProof/>
                <w:sz w:val="26"/>
                <w:szCs w:val="26"/>
              </w:rPr>
              <w:t xml:space="preserve"> nghệ </w:t>
            </w:r>
            <w:r w:rsidR="00250E21" w:rsidRPr="00C307BC">
              <w:rPr>
                <w:rStyle w:val="Hyperlink"/>
                <w:rFonts w:ascii="Times New Roman" w:hAnsi="Times New Roman" w:cs="Times New Roman"/>
                <w:noProof/>
                <w:sz w:val="26"/>
                <w:szCs w:val="26"/>
              </w:rPr>
              <w:t>trục</w:t>
            </w:r>
            <w:r w:rsidR="00250E21" w:rsidRPr="00C307BC">
              <w:rPr>
                <w:rStyle w:val="Hyperlink"/>
                <w:rFonts w:ascii="Times New Roman" w:eastAsia="Times New Roman" w:hAnsi="Times New Roman" w:cs="Times New Roman"/>
                <w:noProof/>
                <w:sz w:val="26"/>
                <w:szCs w:val="26"/>
              </w:rPr>
              <w:t xml:space="preserve"> tích hợp</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_Toc514278006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7</w:t>
            </w:r>
            <w:r w:rsidR="00250E21" w:rsidRPr="00C307BC">
              <w:rPr>
                <w:rFonts w:ascii="Times New Roman" w:hAnsi="Times New Roman" w:cs="Times New Roman"/>
                <w:noProof/>
                <w:webHidden/>
                <w:sz w:val="26"/>
                <w:szCs w:val="26"/>
              </w:rPr>
              <w:fldChar w:fldCharType="end"/>
            </w:r>
          </w:hyperlink>
        </w:p>
        <w:p w14:paraId="7C7CE422" w14:textId="77777777" w:rsidR="00250E21" w:rsidRPr="00C307BC" w:rsidRDefault="001A36D2">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278008" w:history="1">
            <w:r w:rsidR="00250E21" w:rsidRPr="00C307BC">
              <w:rPr>
                <w:rStyle w:val="Hyperlink"/>
                <w:rFonts w:ascii="Times New Roman" w:eastAsia="Times New Roman" w:hAnsi="Times New Roman" w:cs="Times New Roman"/>
                <w:noProof/>
                <w:sz w:val="26"/>
                <w:szCs w:val="26"/>
              </w:rPr>
              <w:t>1.2.</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Xây dựng hệ thống ESB dựa trên nền tảng MuleESB</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_Toc514278008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9</w:t>
            </w:r>
            <w:r w:rsidR="00250E21" w:rsidRPr="00C307BC">
              <w:rPr>
                <w:rFonts w:ascii="Times New Roman" w:hAnsi="Times New Roman" w:cs="Times New Roman"/>
                <w:noProof/>
                <w:webHidden/>
                <w:sz w:val="26"/>
                <w:szCs w:val="26"/>
              </w:rPr>
              <w:fldChar w:fldCharType="end"/>
            </w:r>
          </w:hyperlink>
        </w:p>
        <w:p w14:paraId="5E48D566" w14:textId="77777777" w:rsidR="00250E21" w:rsidRPr="00C307BC" w:rsidRDefault="001A36D2">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10" w:history="1">
            <w:r w:rsidR="00250E21" w:rsidRPr="00C307BC">
              <w:rPr>
                <w:rStyle w:val="Hyperlink"/>
                <w:rFonts w:ascii="Times New Roman" w:eastAsia="Times New Roman" w:hAnsi="Times New Roman" w:cs="Times New Roman"/>
                <w:noProof/>
                <w:sz w:val="26"/>
                <w:szCs w:val="26"/>
              </w:rPr>
              <w:t>1.2.1.</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Mule framework</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_Toc514278010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10</w:t>
            </w:r>
            <w:r w:rsidR="00250E21" w:rsidRPr="00C307BC">
              <w:rPr>
                <w:rFonts w:ascii="Times New Roman" w:hAnsi="Times New Roman" w:cs="Times New Roman"/>
                <w:noProof/>
                <w:webHidden/>
                <w:sz w:val="26"/>
                <w:szCs w:val="26"/>
              </w:rPr>
              <w:fldChar w:fldCharType="end"/>
            </w:r>
          </w:hyperlink>
        </w:p>
        <w:p w14:paraId="2B2F9D5F" w14:textId="77777777" w:rsidR="00250E21" w:rsidRPr="00C307BC" w:rsidRDefault="001A36D2">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11" w:history="1">
            <w:r w:rsidR="00250E21" w:rsidRPr="00C307BC">
              <w:rPr>
                <w:rStyle w:val="Hyperlink"/>
                <w:rFonts w:ascii="Times New Roman" w:eastAsia="Times New Roman" w:hAnsi="Times New Roman" w:cs="Times New Roman"/>
                <w:noProof/>
                <w:sz w:val="26"/>
                <w:szCs w:val="26"/>
              </w:rPr>
              <w:t>1.2.2.</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Kiến trúc MuleESB</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_Toc514278011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12</w:t>
            </w:r>
            <w:r w:rsidR="00250E21" w:rsidRPr="00C307BC">
              <w:rPr>
                <w:rFonts w:ascii="Times New Roman" w:hAnsi="Times New Roman" w:cs="Times New Roman"/>
                <w:noProof/>
                <w:webHidden/>
                <w:sz w:val="26"/>
                <w:szCs w:val="26"/>
              </w:rPr>
              <w:fldChar w:fldCharType="end"/>
            </w:r>
          </w:hyperlink>
        </w:p>
        <w:p w14:paraId="5CB50DE4" w14:textId="77777777" w:rsidR="00250E21" w:rsidRPr="00C307BC" w:rsidRDefault="001A36D2">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12" w:history="1">
            <w:r w:rsidR="00250E21" w:rsidRPr="00C307BC">
              <w:rPr>
                <w:rStyle w:val="Hyperlink"/>
                <w:rFonts w:ascii="Times New Roman" w:eastAsia="Times New Roman" w:hAnsi="Times New Roman" w:cs="Times New Roman"/>
                <w:noProof/>
                <w:sz w:val="26"/>
                <w:szCs w:val="26"/>
              </w:rPr>
              <w:t>1.2.3.</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Xử lý dữ liệu</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_Toc514278012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13</w:t>
            </w:r>
            <w:r w:rsidR="00250E21" w:rsidRPr="00C307BC">
              <w:rPr>
                <w:rFonts w:ascii="Times New Roman" w:hAnsi="Times New Roman" w:cs="Times New Roman"/>
                <w:noProof/>
                <w:webHidden/>
                <w:sz w:val="26"/>
                <w:szCs w:val="26"/>
              </w:rPr>
              <w:fldChar w:fldCharType="end"/>
            </w:r>
          </w:hyperlink>
        </w:p>
        <w:p w14:paraId="28E2CF80" w14:textId="77777777" w:rsidR="00250E21" w:rsidRPr="00C307BC" w:rsidRDefault="001A36D2">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13" w:history="1">
            <w:r w:rsidR="00250E21" w:rsidRPr="00C307BC">
              <w:rPr>
                <w:rStyle w:val="Hyperlink"/>
                <w:rFonts w:ascii="Times New Roman" w:eastAsia="Times New Roman" w:hAnsi="Times New Roman" w:cs="Times New Roman"/>
                <w:noProof/>
                <w:sz w:val="26"/>
                <w:szCs w:val="26"/>
              </w:rPr>
              <w:t>1.2.4.</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Ứng dụng thực tế sử dụng MuleESB</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_Toc514278013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14</w:t>
            </w:r>
            <w:r w:rsidR="00250E21" w:rsidRPr="00C307BC">
              <w:rPr>
                <w:rFonts w:ascii="Times New Roman" w:hAnsi="Times New Roman" w:cs="Times New Roman"/>
                <w:noProof/>
                <w:webHidden/>
                <w:sz w:val="26"/>
                <w:szCs w:val="26"/>
              </w:rPr>
              <w:fldChar w:fldCharType="end"/>
            </w:r>
          </w:hyperlink>
        </w:p>
        <w:p w14:paraId="203F3C04" w14:textId="77777777" w:rsidR="00250E21" w:rsidRPr="00C307BC" w:rsidRDefault="001A36D2">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278014" w:history="1">
            <w:r w:rsidR="00250E21" w:rsidRPr="00C307BC">
              <w:rPr>
                <w:rStyle w:val="Hyperlink"/>
                <w:rFonts w:ascii="Times New Roman" w:eastAsia="Times New Roman" w:hAnsi="Times New Roman" w:cs="Times New Roman"/>
                <w:noProof/>
                <w:sz w:val="26"/>
                <w:szCs w:val="26"/>
              </w:rPr>
              <w:t>1.3.</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Tích hợp và triển khai liên tục</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_Toc514278014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16</w:t>
            </w:r>
            <w:r w:rsidR="00250E21" w:rsidRPr="00C307BC">
              <w:rPr>
                <w:rFonts w:ascii="Times New Roman" w:hAnsi="Times New Roman" w:cs="Times New Roman"/>
                <w:noProof/>
                <w:webHidden/>
                <w:sz w:val="26"/>
                <w:szCs w:val="26"/>
              </w:rPr>
              <w:fldChar w:fldCharType="end"/>
            </w:r>
          </w:hyperlink>
        </w:p>
        <w:p w14:paraId="34EE291D" w14:textId="77777777" w:rsidR="00250E21" w:rsidRPr="00C307BC" w:rsidRDefault="001A36D2">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15" w:history="1">
            <w:r w:rsidR="00250E21" w:rsidRPr="00C307BC">
              <w:rPr>
                <w:rStyle w:val="Hyperlink"/>
                <w:rFonts w:ascii="Times New Roman" w:eastAsia="Times New Roman" w:hAnsi="Times New Roman" w:cs="Times New Roman"/>
                <w:noProof/>
                <w:sz w:val="26"/>
                <w:szCs w:val="26"/>
              </w:rPr>
              <w:t>1.3.1.</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Tích hợp liên tục</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_Toc514278015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16</w:t>
            </w:r>
            <w:r w:rsidR="00250E21" w:rsidRPr="00C307BC">
              <w:rPr>
                <w:rFonts w:ascii="Times New Roman" w:hAnsi="Times New Roman" w:cs="Times New Roman"/>
                <w:noProof/>
                <w:webHidden/>
                <w:sz w:val="26"/>
                <w:szCs w:val="26"/>
              </w:rPr>
              <w:fldChar w:fldCharType="end"/>
            </w:r>
          </w:hyperlink>
        </w:p>
        <w:p w14:paraId="2FAC1833" w14:textId="77777777" w:rsidR="00250E21" w:rsidRPr="00C307BC" w:rsidRDefault="001A36D2">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18" w:history="1">
            <w:r w:rsidR="00250E21" w:rsidRPr="00C307BC">
              <w:rPr>
                <w:rStyle w:val="Hyperlink"/>
                <w:rFonts w:ascii="Times New Roman" w:eastAsia="Times New Roman" w:hAnsi="Times New Roman" w:cs="Times New Roman"/>
                <w:noProof/>
                <w:sz w:val="26"/>
                <w:szCs w:val="26"/>
              </w:rPr>
              <w:t>1.3.2.</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Chuyển giao liên tục</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_Toc514278018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18</w:t>
            </w:r>
            <w:r w:rsidR="00250E21" w:rsidRPr="00C307BC">
              <w:rPr>
                <w:rFonts w:ascii="Times New Roman" w:hAnsi="Times New Roman" w:cs="Times New Roman"/>
                <w:noProof/>
                <w:webHidden/>
                <w:sz w:val="26"/>
                <w:szCs w:val="26"/>
              </w:rPr>
              <w:fldChar w:fldCharType="end"/>
            </w:r>
          </w:hyperlink>
        </w:p>
        <w:p w14:paraId="78292E1F" w14:textId="77777777" w:rsidR="00250E21" w:rsidRPr="00C307BC" w:rsidRDefault="001A36D2">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278019" w:history="1">
            <w:r w:rsidR="00250E21" w:rsidRPr="00C307BC">
              <w:rPr>
                <w:rStyle w:val="Hyperlink"/>
                <w:rFonts w:ascii="Times New Roman" w:hAnsi="Times New Roman" w:cs="Times New Roman"/>
                <w:noProof/>
                <w:sz w:val="26"/>
                <w:szCs w:val="26"/>
              </w:rPr>
              <w:t>1.4.</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hAnsi="Times New Roman" w:cs="Times New Roman"/>
                <w:noProof/>
                <w:sz w:val="26"/>
                <w:szCs w:val="26"/>
              </w:rPr>
              <w:t xml:space="preserve">Kiểm </w:t>
            </w:r>
            <w:r w:rsidR="00250E21" w:rsidRPr="00C307BC">
              <w:rPr>
                <w:rStyle w:val="Hyperlink"/>
                <w:rFonts w:ascii="Times New Roman" w:eastAsia="Times New Roman" w:hAnsi="Times New Roman" w:cs="Times New Roman"/>
                <w:noProof/>
                <w:sz w:val="26"/>
                <w:szCs w:val="26"/>
              </w:rPr>
              <w:t>thử</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_Toc514278019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20</w:t>
            </w:r>
            <w:r w:rsidR="00250E21" w:rsidRPr="00C307BC">
              <w:rPr>
                <w:rFonts w:ascii="Times New Roman" w:hAnsi="Times New Roman" w:cs="Times New Roman"/>
                <w:noProof/>
                <w:webHidden/>
                <w:sz w:val="26"/>
                <w:szCs w:val="26"/>
              </w:rPr>
              <w:fldChar w:fldCharType="end"/>
            </w:r>
          </w:hyperlink>
        </w:p>
        <w:p w14:paraId="5EDB540B" w14:textId="77777777" w:rsidR="00250E21" w:rsidRPr="00C307BC" w:rsidRDefault="001A36D2">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20" w:history="1">
            <w:r w:rsidR="00250E21" w:rsidRPr="00C307BC">
              <w:rPr>
                <w:rStyle w:val="Hyperlink"/>
                <w:rFonts w:ascii="Times New Roman" w:eastAsia="Times New Roman" w:hAnsi="Times New Roman" w:cs="Times New Roman"/>
                <w:noProof/>
                <w:sz w:val="26"/>
                <w:szCs w:val="26"/>
              </w:rPr>
              <w:t>1.4.1.</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Kiểm thử hộp đen</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_Toc514278020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21</w:t>
            </w:r>
            <w:r w:rsidR="00250E21" w:rsidRPr="00C307BC">
              <w:rPr>
                <w:rFonts w:ascii="Times New Roman" w:hAnsi="Times New Roman" w:cs="Times New Roman"/>
                <w:noProof/>
                <w:webHidden/>
                <w:sz w:val="26"/>
                <w:szCs w:val="26"/>
              </w:rPr>
              <w:fldChar w:fldCharType="end"/>
            </w:r>
          </w:hyperlink>
        </w:p>
        <w:p w14:paraId="1F3422B5" w14:textId="77777777" w:rsidR="00250E21" w:rsidRPr="00C307BC" w:rsidRDefault="001A36D2">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21" w:history="1">
            <w:r w:rsidR="00250E21" w:rsidRPr="00C307BC">
              <w:rPr>
                <w:rStyle w:val="Hyperlink"/>
                <w:rFonts w:ascii="Times New Roman" w:eastAsia="Times New Roman" w:hAnsi="Times New Roman" w:cs="Times New Roman"/>
                <w:noProof/>
                <w:sz w:val="26"/>
                <w:szCs w:val="26"/>
              </w:rPr>
              <w:t>1.4.2.</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Kiểm thử hộp trắng</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_Toc514278021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21</w:t>
            </w:r>
            <w:r w:rsidR="00250E21" w:rsidRPr="00C307BC">
              <w:rPr>
                <w:rFonts w:ascii="Times New Roman" w:hAnsi="Times New Roman" w:cs="Times New Roman"/>
                <w:noProof/>
                <w:webHidden/>
                <w:sz w:val="26"/>
                <w:szCs w:val="26"/>
              </w:rPr>
              <w:fldChar w:fldCharType="end"/>
            </w:r>
          </w:hyperlink>
        </w:p>
        <w:p w14:paraId="2E244522" w14:textId="77777777" w:rsidR="00250E21" w:rsidRPr="00C307BC" w:rsidRDefault="001A36D2">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22" w:history="1">
            <w:r w:rsidR="00250E21" w:rsidRPr="00C307BC">
              <w:rPr>
                <w:rStyle w:val="Hyperlink"/>
                <w:rFonts w:ascii="Times New Roman" w:eastAsia="Times New Roman" w:hAnsi="Times New Roman" w:cs="Times New Roman"/>
                <w:noProof/>
                <w:sz w:val="26"/>
                <w:szCs w:val="26"/>
              </w:rPr>
              <w:t>1.4.3.</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Kiểm thử hộp xám</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_Toc514278022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22</w:t>
            </w:r>
            <w:r w:rsidR="00250E21" w:rsidRPr="00C307BC">
              <w:rPr>
                <w:rFonts w:ascii="Times New Roman" w:hAnsi="Times New Roman" w:cs="Times New Roman"/>
                <w:noProof/>
                <w:webHidden/>
                <w:sz w:val="26"/>
                <w:szCs w:val="26"/>
              </w:rPr>
              <w:fldChar w:fldCharType="end"/>
            </w:r>
          </w:hyperlink>
        </w:p>
        <w:p w14:paraId="407CF8DA" w14:textId="77777777" w:rsidR="00250E21" w:rsidRPr="00C307BC" w:rsidRDefault="001A36D2">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23" w:history="1">
            <w:r w:rsidR="00250E21" w:rsidRPr="00C307BC">
              <w:rPr>
                <w:rStyle w:val="Hyperlink"/>
                <w:rFonts w:ascii="Times New Roman" w:eastAsia="Times New Roman" w:hAnsi="Times New Roman" w:cs="Times New Roman"/>
                <w:noProof/>
                <w:sz w:val="26"/>
                <w:szCs w:val="26"/>
              </w:rPr>
              <w:t>1.4.4.</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Các cấp độ kiểm thử</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_Toc514278023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22</w:t>
            </w:r>
            <w:r w:rsidR="00250E21" w:rsidRPr="00C307BC">
              <w:rPr>
                <w:rFonts w:ascii="Times New Roman" w:hAnsi="Times New Roman" w:cs="Times New Roman"/>
                <w:noProof/>
                <w:webHidden/>
                <w:sz w:val="26"/>
                <w:szCs w:val="26"/>
              </w:rPr>
              <w:fldChar w:fldCharType="end"/>
            </w:r>
          </w:hyperlink>
        </w:p>
        <w:p w14:paraId="15639253" w14:textId="77777777" w:rsidR="00250E21" w:rsidRPr="00C307BC" w:rsidRDefault="001A36D2">
          <w:pPr>
            <w:pStyle w:val="TOC1"/>
            <w:rPr>
              <w:rFonts w:ascii="Times New Roman" w:eastAsiaTheme="minorEastAsia" w:hAnsi="Times New Roman" w:cs="Times New Roman"/>
              <w:noProof/>
              <w:color w:val="auto"/>
              <w:sz w:val="26"/>
              <w:szCs w:val="26"/>
              <w:lang w:val="en-US"/>
            </w:rPr>
          </w:pPr>
          <w:hyperlink w:anchor="_Toc514278024" w:history="1">
            <w:r w:rsidR="00250E21" w:rsidRPr="00C307BC">
              <w:rPr>
                <w:rStyle w:val="Hyperlink"/>
                <w:rFonts w:ascii="Times New Roman" w:eastAsia="Times New Roman" w:hAnsi="Times New Roman" w:cs="Times New Roman"/>
                <w:noProof/>
                <w:sz w:val="26"/>
                <w:szCs w:val="26"/>
              </w:rPr>
              <w:t>CHƯƠNG 2.</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KHÓ KHĂN VÀ CÁC VẤN ĐỀ CẦN GIẢI QUYẾT</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_Toc514278024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26</w:t>
            </w:r>
            <w:r w:rsidR="00250E21" w:rsidRPr="00C307BC">
              <w:rPr>
                <w:rFonts w:ascii="Times New Roman" w:hAnsi="Times New Roman" w:cs="Times New Roman"/>
                <w:noProof/>
                <w:webHidden/>
                <w:sz w:val="26"/>
                <w:szCs w:val="26"/>
              </w:rPr>
              <w:fldChar w:fldCharType="end"/>
            </w:r>
          </w:hyperlink>
        </w:p>
        <w:p w14:paraId="27F12670" w14:textId="77777777" w:rsidR="00250E21" w:rsidRPr="00C307BC" w:rsidRDefault="001A36D2">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278025" w:history="1">
            <w:r w:rsidR="00250E21" w:rsidRPr="00C307BC">
              <w:rPr>
                <w:rStyle w:val="Hyperlink"/>
                <w:rFonts w:ascii="Times New Roman" w:eastAsia="Times New Roman" w:hAnsi="Times New Roman" w:cs="Times New Roman"/>
                <w:noProof/>
                <w:sz w:val="26"/>
                <w:szCs w:val="26"/>
              </w:rPr>
              <w:t>2.1.</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hAnsi="Times New Roman" w:cs="Times New Roman"/>
                <w:noProof/>
                <w:sz w:val="26"/>
                <w:szCs w:val="26"/>
              </w:rPr>
              <w:t>Môi trường kiểm thử</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_Toc514278025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26</w:t>
            </w:r>
            <w:r w:rsidR="00250E21" w:rsidRPr="00C307BC">
              <w:rPr>
                <w:rFonts w:ascii="Times New Roman" w:hAnsi="Times New Roman" w:cs="Times New Roman"/>
                <w:noProof/>
                <w:webHidden/>
                <w:sz w:val="26"/>
                <w:szCs w:val="26"/>
              </w:rPr>
              <w:fldChar w:fldCharType="end"/>
            </w:r>
          </w:hyperlink>
        </w:p>
        <w:p w14:paraId="695C5793" w14:textId="77777777" w:rsidR="00250E21" w:rsidRPr="00C307BC" w:rsidRDefault="001A36D2">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278026" w:history="1">
            <w:r w:rsidR="00250E21" w:rsidRPr="00C307BC">
              <w:rPr>
                <w:rStyle w:val="Hyperlink"/>
                <w:rFonts w:ascii="Times New Roman" w:hAnsi="Times New Roman" w:cs="Times New Roman"/>
                <w:noProof/>
                <w:sz w:val="26"/>
                <w:szCs w:val="26"/>
              </w:rPr>
              <w:t>2.2.</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hAnsi="Times New Roman" w:cs="Times New Roman"/>
                <w:noProof/>
                <w:sz w:val="26"/>
                <w:szCs w:val="26"/>
              </w:rPr>
              <w:t>Công cụ hỗ trợ kiểm thử</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_Toc514278026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27</w:t>
            </w:r>
            <w:r w:rsidR="00250E21" w:rsidRPr="00C307BC">
              <w:rPr>
                <w:rFonts w:ascii="Times New Roman" w:hAnsi="Times New Roman" w:cs="Times New Roman"/>
                <w:noProof/>
                <w:webHidden/>
                <w:sz w:val="26"/>
                <w:szCs w:val="26"/>
              </w:rPr>
              <w:fldChar w:fldCharType="end"/>
            </w:r>
          </w:hyperlink>
        </w:p>
        <w:p w14:paraId="169887C8" w14:textId="77777777" w:rsidR="00250E21" w:rsidRPr="00C307BC" w:rsidRDefault="001A36D2">
          <w:pPr>
            <w:pStyle w:val="TOC1"/>
            <w:rPr>
              <w:rFonts w:ascii="Times New Roman" w:eastAsiaTheme="minorEastAsia" w:hAnsi="Times New Roman" w:cs="Times New Roman"/>
              <w:noProof/>
              <w:color w:val="auto"/>
              <w:sz w:val="26"/>
              <w:szCs w:val="26"/>
              <w:lang w:val="en-US"/>
            </w:rPr>
          </w:pPr>
          <w:hyperlink w:anchor="_Toc514278027" w:history="1">
            <w:r w:rsidR="00250E21" w:rsidRPr="00C307BC">
              <w:rPr>
                <w:rStyle w:val="Hyperlink"/>
                <w:rFonts w:ascii="Times New Roman" w:eastAsia="Times New Roman" w:hAnsi="Times New Roman" w:cs="Times New Roman"/>
                <w:noProof/>
                <w:sz w:val="26"/>
                <w:szCs w:val="26"/>
              </w:rPr>
              <w:t>CHƯƠNG 3.</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QUY TRÌNH KIỂM THỬ CHO ỨNG DỤNG ESB</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_Toc514278027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31</w:t>
            </w:r>
            <w:r w:rsidR="00250E21" w:rsidRPr="00C307BC">
              <w:rPr>
                <w:rFonts w:ascii="Times New Roman" w:hAnsi="Times New Roman" w:cs="Times New Roman"/>
                <w:noProof/>
                <w:webHidden/>
                <w:sz w:val="26"/>
                <w:szCs w:val="26"/>
              </w:rPr>
              <w:fldChar w:fldCharType="end"/>
            </w:r>
          </w:hyperlink>
        </w:p>
        <w:p w14:paraId="749DD447" w14:textId="77777777" w:rsidR="00250E21" w:rsidRPr="00C307BC" w:rsidRDefault="001A36D2">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278028" w:history="1">
            <w:r w:rsidR="00250E21" w:rsidRPr="00C307BC">
              <w:rPr>
                <w:rStyle w:val="Hyperlink"/>
                <w:rFonts w:ascii="Times New Roman" w:eastAsia="Times New Roman" w:hAnsi="Times New Roman" w:cs="Times New Roman"/>
                <w:noProof/>
                <w:sz w:val="26"/>
                <w:szCs w:val="26"/>
              </w:rPr>
              <w:t>3.1.</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Các chiến thuật kiểm thử</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_Toc514278028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31</w:t>
            </w:r>
            <w:r w:rsidR="00250E21" w:rsidRPr="00C307BC">
              <w:rPr>
                <w:rFonts w:ascii="Times New Roman" w:hAnsi="Times New Roman" w:cs="Times New Roman"/>
                <w:noProof/>
                <w:webHidden/>
                <w:sz w:val="26"/>
                <w:szCs w:val="26"/>
              </w:rPr>
              <w:fldChar w:fldCharType="end"/>
            </w:r>
          </w:hyperlink>
        </w:p>
        <w:p w14:paraId="65E592B7" w14:textId="77777777" w:rsidR="00250E21" w:rsidRPr="00C307BC" w:rsidRDefault="001A36D2">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29" w:history="1">
            <w:r w:rsidR="00250E21" w:rsidRPr="00C307BC">
              <w:rPr>
                <w:rStyle w:val="Hyperlink"/>
                <w:rFonts w:ascii="Times New Roman" w:eastAsia="Times New Roman" w:hAnsi="Times New Roman" w:cs="Times New Roman"/>
                <w:noProof/>
                <w:sz w:val="26"/>
                <w:szCs w:val="26"/>
              </w:rPr>
              <w:t>3.1.1.</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Kiểm thử đơn vị</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_Toc514278029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31</w:t>
            </w:r>
            <w:r w:rsidR="00250E21" w:rsidRPr="00C307BC">
              <w:rPr>
                <w:rFonts w:ascii="Times New Roman" w:hAnsi="Times New Roman" w:cs="Times New Roman"/>
                <w:noProof/>
                <w:webHidden/>
                <w:sz w:val="26"/>
                <w:szCs w:val="26"/>
              </w:rPr>
              <w:fldChar w:fldCharType="end"/>
            </w:r>
          </w:hyperlink>
        </w:p>
        <w:p w14:paraId="333A581D" w14:textId="77777777" w:rsidR="00250E21" w:rsidRPr="00C307BC" w:rsidRDefault="001A36D2">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30" w:history="1">
            <w:r w:rsidR="00250E21" w:rsidRPr="00C307BC">
              <w:rPr>
                <w:rStyle w:val="Hyperlink"/>
                <w:rFonts w:ascii="Times New Roman" w:eastAsia="Times New Roman" w:hAnsi="Times New Roman" w:cs="Times New Roman"/>
                <w:noProof/>
                <w:sz w:val="26"/>
                <w:szCs w:val="26"/>
              </w:rPr>
              <w:t>3.1.2.</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Kiểm thử tích hợp</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_Toc514278030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32</w:t>
            </w:r>
            <w:r w:rsidR="00250E21" w:rsidRPr="00C307BC">
              <w:rPr>
                <w:rFonts w:ascii="Times New Roman" w:hAnsi="Times New Roman" w:cs="Times New Roman"/>
                <w:noProof/>
                <w:webHidden/>
                <w:sz w:val="26"/>
                <w:szCs w:val="26"/>
              </w:rPr>
              <w:fldChar w:fldCharType="end"/>
            </w:r>
          </w:hyperlink>
        </w:p>
        <w:p w14:paraId="60531E02" w14:textId="77777777" w:rsidR="00250E21" w:rsidRPr="00C307BC" w:rsidRDefault="001A36D2">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31" w:history="1">
            <w:r w:rsidR="00250E21" w:rsidRPr="00C307BC">
              <w:rPr>
                <w:rStyle w:val="Hyperlink"/>
                <w:rFonts w:ascii="Times New Roman" w:eastAsia="Times New Roman" w:hAnsi="Times New Roman" w:cs="Times New Roman"/>
                <w:noProof/>
                <w:sz w:val="26"/>
                <w:szCs w:val="26"/>
              </w:rPr>
              <w:t>3.1.3.</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Kiểm thử hồi quy</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_Toc514278031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32</w:t>
            </w:r>
            <w:r w:rsidR="00250E21" w:rsidRPr="00C307BC">
              <w:rPr>
                <w:rFonts w:ascii="Times New Roman" w:hAnsi="Times New Roman" w:cs="Times New Roman"/>
                <w:noProof/>
                <w:webHidden/>
                <w:sz w:val="26"/>
                <w:szCs w:val="26"/>
              </w:rPr>
              <w:fldChar w:fldCharType="end"/>
            </w:r>
          </w:hyperlink>
        </w:p>
        <w:p w14:paraId="6FB32BE2" w14:textId="77777777" w:rsidR="00250E21" w:rsidRPr="00C307BC" w:rsidRDefault="001A36D2">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278032" w:history="1">
            <w:r w:rsidR="00250E21" w:rsidRPr="00C307BC">
              <w:rPr>
                <w:rStyle w:val="Hyperlink"/>
                <w:rFonts w:ascii="Times New Roman" w:eastAsia="Times New Roman" w:hAnsi="Times New Roman" w:cs="Times New Roman"/>
                <w:noProof/>
                <w:sz w:val="26"/>
                <w:szCs w:val="26"/>
              </w:rPr>
              <w:t>3.2.</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Đề xuất quy trình kiểm thử hệ thống</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_Toc514278032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33</w:t>
            </w:r>
            <w:r w:rsidR="00250E21" w:rsidRPr="00C307BC">
              <w:rPr>
                <w:rFonts w:ascii="Times New Roman" w:hAnsi="Times New Roman" w:cs="Times New Roman"/>
                <w:noProof/>
                <w:webHidden/>
                <w:sz w:val="26"/>
                <w:szCs w:val="26"/>
              </w:rPr>
              <w:fldChar w:fldCharType="end"/>
            </w:r>
          </w:hyperlink>
        </w:p>
        <w:p w14:paraId="47A7724A" w14:textId="77777777" w:rsidR="00250E21" w:rsidRPr="00C307BC" w:rsidRDefault="001A36D2">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278033" w:history="1">
            <w:r w:rsidR="00250E21" w:rsidRPr="00C307BC">
              <w:rPr>
                <w:rStyle w:val="Hyperlink"/>
                <w:rFonts w:ascii="Times New Roman" w:eastAsia="Times New Roman" w:hAnsi="Times New Roman" w:cs="Times New Roman"/>
                <w:noProof/>
                <w:sz w:val="26"/>
                <w:szCs w:val="26"/>
              </w:rPr>
              <w:t>3.3.</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Công cụ hỗ trợ có sẵn</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_Toc514278033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34</w:t>
            </w:r>
            <w:r w:rsidR="00250E21" w:rsidRPr="00C307BC">
              <w:rPr>
                <w:rFonts w:ascii="Times New Roman" w:hAnsi="Times New Roman" w:cs="Times New Roman"/>
                <w:noProof/>
                <w:webHidden/>
                <w:sz w:val="26"/>
                <w:szCs w:val="26"/>
              </w:rPr>
              <w:fldChar w:fldCharType="end"/>
            </w:r>
          </w:hyperlink>
        </w:p>
        <w:p w14:paraId="7DD85E04" w14:textId="77777777" w:rsidR="00250E21" w:rsidRPr="00C307BC" w:rsidRDefault="001A36D2">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34" w:history="1">
            <w:r w:rsidR="00250E21" w:rsidRPr="00C307BC">
              <w:rPr>
                <w:rStyle w:val="Hyperlink"/>
                <w:rFonts w:ascii="Times New Roman" w:eastAsia="Times New Roman" w:hAnsi="Times New Roman" w:cs="Times New Roman"/>
                <w:noProof/>
                <w:sz w:val="26"/>
                <w:szCs w:val="26"/>
              </w:rPr>
              <w:t>3.3.1.</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Github</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_Toc514278034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34</w:t>
            </w:r>
            <w:r w:rsidR="00250E21" w:rsidRPr="00C307BC">
              <w:rPr>
                <w:rFonts w:ascii="Times New Roman" w:hAnsi="Times New Roman" w:cs="Times New Roman"/>
                <w:noProof/>
                <w:webHidden/>
                <w:sz w:val="26"/>
                <w:szCs w:val="26"/>
              </w:rPr>
              <w:fldChar w:fldCharType="end"/>
            </w:r>
          </w:hyperlink>
        </w:p>
        <w:p w14:paraId="709BB730" w14:textId="77777777" w:rsidR="00250E21" w:rsidRPr="00C307BC" w:rsidRDefault="001A36D2">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35" w:history="1">
            <w:r w:rsidR="00250E21" w:rsidRPr="00C307BC">
              <w:rPr>
                <w:rStyle w:val="Hyperlink"/>
                <w:rFonts w:ascii="Times New Roman" w:eastAsia="Times New Roman" w:hAnsi="Times New Roman" w:cs="Times New Roman"/>
                <w:noProof/>
                <w:sz w:val="26"/>
                <w:szCs w:val="26"/>
              </w:rPr>
              <w:t>3.3.2.</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JUnit</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_Toc514278035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37</w:t>
            </w:r>
            <w:r w:rsidR="00250E21" w:rsidRPr="00C307BC">
              <w:rPr>
                <w:rFonts w:ascii="Times New Roman" w:hAnsi="Times New Roman" w:cs="Times New Roman"/>
                <w:noProof/>
                <w:webHidden/>
                <w:sz w:val="26"/>
                <w:szCs w:val="26"/>
              </w:rPr>
              <w:fldChar w:fldCharType="end"/>
            </w:r>
          </w:hyperlink>
        </w:p>
        <w:p w14:paraId="20CF9078" w14:textId="77777777" w:rsidR="00250E21" w:rsidRPr="00C307BC" w:rsidRDefault="001A36D2">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39" w:history="1">
            <w:r w:rsidR="00250E21" w:rsidRPr="00C307BC">
              <w:rPr>
                <w:rStyle w:val="Hyperlink"/>
                <w:rFonts w:ascii="Times New Roman" w:eastAsia="Times New Roman" w:hAnsi="Times New Roman" w:cs="Times New Roman"/>
                <w:noProof/>
                <w:sz w:val="26"/>
                <w:szCs w:val="26"/>
              </w:rPr>
              <w:t>3.3.3.</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MUnit</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_Toc514278039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40</w:t>
            </w:r>
            <w:r w:rsidR="00250E21" w:rsidRPr="00C307BC">
              <w:rPr>
                <w:rFonts w:ascii="Times New Roman" w:hAnsi="Times New Roman" w:cs="Times New Roman"/>
                <w:noProof/>
                <w:webHidden/>
                <w:sz w:val="26"/>
                <w:szCs w:val="26"/>
              </w:rPr>
              <w:fldChar w:fldCharType="end"/>
            </w:r>
          </w:hyperlink>
        </w:p>
        <w:p w14:paraId="55E611F3" w14:textId="77777777" w:rsidR="00250E21" w:rsidRPr="00C307BC" w:rsidRDefault="001A36D2">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40" w:history="1">
            <w:r w:rsidR="00250E21" w:rsidRPr="00C307BC">
              <w:rPr>
                <w:rStyle w:val="Hyperlink"/>
                <w:rFonts w:ascii="Times New Roman" w:eastAsia="Times New Roman" w:hAnsi="Times New Roman" w:cs="Times New Roman"/>
                <w:noProof/>
                <w:sz w:val="26"/>
                <w:szCs w:val="26"/>
              </w:rPr>
              <w:t>3.3.4.</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Maven</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_Toc514278040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41</w:t>
            </w:r>
            <w:r w:rsidR="00250E21" w:rsidRPr="00C307BC">
              <w:rPr>
                <w:rFonts w:ascii="Times New Roman" w:hAnsi="Times New Roman" w:cs="Times New Roman"/>
                <w:noProof/>
                <w:webHidden/>
                <w:sz w:val="26"/>
                <w:szCs w:val="26"/>
              </w:rPr>
              <w:fldChar w:fldCharType="end"/>
            </w:r>
          </w:hyperlink>
        </w:p>
        <w:p w14:paraId="764B869E" w14:textId="77777777" w:rsidR="00250E21" w:rsidRPr="00C307BC" w:rsidRDefault="001A36D2">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41" w:history="1">
            <w:r w:rsidR="00250E21" w:rsidRPr="00C307BC">
              <w:rPr>
                <w:rStyle w:val="Hyperlink"/>
                <w:rFonts w:ascii="Times New Roman" w:eastAsia="Times New Roman" w:hAnsi="Times New Roman" w:cs="Times New Roman"/>
                <w:noProof/>
                <w:sz w:val="26"/>
                <w:szCs w:val="26"/>
              </w:rPr>
              <w:t>3.3.5.</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Jenkins</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_Toc514278041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42</w:t>
            </w:r>
            <w:r w:rsidR="00250E21" w:rsidRPr="00C307BC">
              <w:rPr>
                <w:rFonts w:ascii="Times New Roman" w:hAnsi="Times New Roman" w:cs="Times New Roman"/>
                <w:noProof/>
                <w:webHidden/>
                <w:sz w:val="26"/>
                <w:szCs w:val="26"/>
              </w:rPr>
              <w:fldChar w:fldCharType="end"/>
            </w:r>
          </w:hyperlink>
        </w:p>
        <w:p w14:paraId="4A785874" w14:textId="77777777" w:rsidR="00250E21" w:rsidRPr="00C307BC" w:rsidRDefault="001A36D2">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278042" w:history="1">
            <w:r w:rsidR="00250E21" w:rsidRPr="00C307BC">
              <w:rPr>
                <w:rStyle w:val="Hyperlink"/>
                <w:rFonts w:ascii="Times New Roman" w:eastAsia="Times New Roman" w:hAnsi="Times New Roman" w:cs="Times New Roman"/>
                <w:noProof/>
                <w:sz w:val="26"/>
                <w:szCs w:val="26"/>
              </w:rPr>
              <w:t>3.4.</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Xây dựng ứng dụng AsenAPIDriver</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_Toc514278042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45</w:t>
            </w:r>
            <w:r w:rsidR="00250E21" w:rsidRPr="00C307BC">
              <w:rPr>
                <w:rFonts w:ascii="Times New Roman" w:hAnsi="Times New Roman" w:cs="Times New Roman"/>
                <w:noProof/>
                <w:webHidden/>
                <w:sz w:val="26"/>
                <w:szCs w:val="26"/>
              </w:rPr>
              <w:fldChar w:fldCharType="end"/>
            </w:r>
          </w:hyperlink>
        </w:p>
        <w:p w14:paraId="05E63A21" w14:textId="77777777" w:rsidR="00250E21" w:rsidRPr="00C307BC" w:rsidRDefault="001A36D2">
          <w:pPr>
            <w:pStyle w:val="TOC1"/>
            <w:rPr>
              <w:rFonts w:ascii="Times New Roman" w:eastAsiaTheme="minorEastAsia" w:hAnsi="Times New Roman" w:cs="Times New Roman"/>
              <w:noProof/>
              <w:color w:val="auto"/>
              <w:sz w:val="26"/>
              <w:szCs w:val="26"/>
              <w:lang w:val="en-US"/>
            </w:rPr>
          </w:pPr>
          <w:hyperlink w:anchor="_Toc514278043" w:history="1">
            <w:r w:rsidR="00250E21" w:rsidRPr="00C307BC">
              <w:rPr>
                <w:rStyle w:val="Hyperlink"/>
                <w:rFonts w:ascii="Times New Roman" w:eastAsia="Times New Roman" w:hAnsi="Times New Roman" w:cs="Times New Roman"/>
                <w:noProof/>
                <w:sz w:val="26"/>
                <w:szCs w:val="26"/>
              </w:rPr>
              <w:t>CHƯƠNG 4.</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THỰC NGHIỆM</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_Toc514278043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50</w:t>
            </w:r>
            <w:r w:rsidR="00250E21" w:rsidRPr="00C307BC">
              <w:rPr>
                <w:rFonts w:ascii="Times New Roman" w:hAnsi="Times New Roman" w:cs="Times New Roman"/>
                <w:noProof/>
                <w:webHidden/>
                <w:sz w:val="26"/>
                <w:szCs w:val="26"/>
              </w:rPr>
              <w:fldChar w:fldCharType="end"/>
            </w:r>
          </w:hyperlink>
        </w:p>
        <w:p w14:paraId="6C50AB40" w14:textId="77777777" w:rsidR="00250E21" w:rsidRPr="00C307BC" w:rsidRDefault="001A36D2">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278044" w:history="1">
            <w:r w:rsidR="00250E21" w:rsidRPr="00C307BC">
              <w:rPr>
                <w:rStyle w:val="Hyperlink"/>
                <w:rFonts w:ascii="Times New Roman" w:eastAsia="Times New Roman" w:hAnsi="Times New Roman" w:cs="Times New Roman"/>
                <w:noProof/>
                <w:sz w:val="26"/>
                <w:szCs w:val="26"/>
              </w:rPr>
              <w:t>4.1.</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Ứng dụng MuleESB mẫu</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_Toc514278044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50</w:t>
            </w:r>
            <w:r w:rsidR="00250E21" w:rsidRPr="00C307BC">
              <w:rPr>
                <w:rFonts w:ascii="Times New Roman" w:hAnsi="Times New Roman" w:cs="Times New Roman"/>
                <w:noProof/>
                <w:webHidden/>
                <w:sz w:val="26"/>
                <w:szCs w:val="26"/>
              </w:rPr>
              <w:fldChar w:fldCharType="end"/>
            </w:r>
          </w:hyperlink>
        </w:p>
        <w:p w14:paraId="6DC696FB" w14:textId="77777777" w:rsidR="00250E21" w:rsidRPr="00C307BC" w:rsidRDefault="001A36D2">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278045" w:history="1">
            <w:r w:rsidR="00250E21" w:rsidRPr="00C307BC">
              <w:rPr>
                <w:rStyle w:val="Hyperlink"/>
                <w:rFonts w:ascii="Times New Roman" w:eastAsia="Times New Roman" w:hAnsi="Times New Roman" w:cs="Times New Roman"/>
                <w:noProof/>
                <w:sz w:val="26"/>
                <w:szCs w:val="26"/>
              </w:rPr>
              <w:t>4.2.</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Cách thức tổ chức mã nguồn của ứng dụng mẫu</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_Toc514278045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51</w:t>
            </w:r>
            <w:r w:rsidR="00250E21" w:rsidRPr="00C307BC">
              <w:rPr>
                <w:rFonts w:ascii="Times New Roman" w:hAnsi="Times New Roman" w:cs="Times New Roman"/>
                <w:noProof/>
                <w:webHidden/>
                <w:sz w:val="26"/>
                <w:szCs w:val="26"/>
              </w:rPr>
              <w:fldChar w:fldCharType="end"/>
            </w:r>
          </w:hyperlink>
        </w:p>
        <w:p w14:paraId="769B0834" w14:textId="77777777" w:rsidR="00250E21" w:rsidRPr="00C307BC" w:rsidRDefault="001A36D2">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278046" w:history="1">
            <w:r w:rsidR="00250E21" w:rsidRPr="00C307BC">
              <w:rPr>
                <w:rStyle w:val="Hyperlink"/>
                <w:rFonts w:ascii="Times New Roman" w:eastAsia="Times New Roman" w:hAnsi="Times New Roman" w:cs="Times New Roman"/>
                <w:noProof/>
                <w:sz w:val="26"/>
                <w:szCs w:val="26"/>
              </w:rPr>
              <w:t>4.3.</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Cấu hình Jenkins</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_Toc514278046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52</w:t>
            </w:r>
            <w:r w:rsidR="00250E21" w:rsidRPr="00C307BC">
              <w:rPr>
                <w:rFonts w:ascii="Times New Roman" w:hAnsi="Times New Roman" w:cs="Times New Roman"/>
                <w:noProof/>
                <w:webHidden/>
                <w:sz w:val="26"/>
                <w:szCs w:val="26"/>
              </w:rPr>
              <w:fldChar w:fldCharType="end"/>
            </w:r>
          </w:hyperlink>
        </w:p>
        <w:p w14:paraId="349697D2" w14:textId="77777777" w:rsidR="00250E21" w:rsidRPr="00C307BC" w:rsidRDefault="001A36D2">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278047" w:history="1">
            <w:r w:rsidR="00250E21" w:rsidRPr="00C307BC">
              <w:rPr>
                <w:rStyle w:val="Hyperlink"/>
                <w:rFonts w:ascii="Times New Roman" w:eastAsia="Times New Roman" w:hAnsi="Times New Roman" w:cs="Times New Roman"/>
                <w:noProof/>
                <w:sz w:val="26"/>
                <w:szCs w:val="26"/>
              </w:rPr>
              <w:t>4.4.</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Đánh giá kết quả</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_Toc514278047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56</w:t>
            </w:r>
            <w:r w:rsidR="00250E21" w:rsidRPr="00C307BC">
              <w:rPr>
                <w:rFonts w:ascii="Times New Roman" w:hAnsi="Times New Roman" w:cs="Times New Roman"/>
                <w:noProof/>
                <w:webHidden/>
                <w:sz w:val="26"/>
                <w:szCs w:val="26"/>
              </w:rPr>
              <w:fldChar w:fldCharType="end"/>
            </w:r>
          </w:hyperlink>
        </w:p>
        <w:p w14:paraId="104B208B" w14:textId="77777777" w:rsidR="00250E21" w:rsidRPr="00C307BC" w:rsidRDefault="001A36D2">
          <w:pPr>
            <w:pStyle w:val="TOC1"/>
            <w:rPr>
              <w:rFonts w:ascii="Times New Roman" w:eastAsiaTheme="minorEastAsia" w:hAnsi="Times New Roman" w:cs="Times New Roman"/>
              <w:noProof/>
              <w:color w:val="auto"/>
              <w:sz w:val="26"/>
              <w:szCs w:val="26"/>
              <w:lang w:val="en-US"/>
            </w:rPr>
          </w:pPr>
          <w:hyperlink w:anchor="_Toc514278048" w:history="1">
            <w:r w:rsidR="00250E21" w:rsidRPr="00C307BC">
              <w:rPr>
                <w:rStyle w:val="Hyperlink"/>
                <w:rFonts w:ascii="Times New Roman" w:eastAsia="Times New Roman" w:hAnsi="Times New Roman" w:cs="Times New Roman"/>
                <w:noProof/>
                <w:sz w:val="26"/>
                <w:szCs w:val="26"/>
              </w:rPr>
              <w:t>CHƯƠNG 5.</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KẾT LUẬN</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_Toc514278048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64</w:t>
            </w:r>
            <w:r w:rsidR="00250E21" w:rsidRPr="00C307BC">
              <w:rPr>
                <w:rFonts w:ascii="Times New Roman" w:hAnsi="Times New Roman" w:cs="Times New Roman"/>
                <w:noProof/>
                <w:webHidden/>
                <w:sz w:val="26"/>
                <w:szCs w:val="26"/>
              </w:rPr>
              <w:fldChar w:fldCharType="end"/>
            </w:r>
          </w:hyperlink>
        </w:p>
        <w:p w14:paraId="2D2C3263" w14:textId="77777777" w:rsidR="00250E21" w:rsidRPr="00C307BC" w:rsidRDefault="001A36D2">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278049" w:history="1">
            <w:r w:rsidR="00250E21" w:rsidRPr="00C307BC">
              <w:rPr>
                <w:rStyle w:val="Hyperlink"/>
                <w:rFonts w:ascii="Times New Roman" w:eastAsia="Times New Roman" w:hAnsi="Times New Roman" w:cs="Times New Roman"/>
                <w:noProof/>
                <w:sz w:val="26"/>
                <w:szCs w:val="26"/>
              </w:rPr>
              <w:t>4.1.</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Kết quả đạt được</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_Toc514278049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64</w:t>
            </w:r>
            <w:r w:rsidR="00250E21" w:rsidRPr="00C307BC">
              <w:rPr>
                <w:rFonts w:ascii="Times New Roman" w:hAnsi="Times New Roman" w:cs="Times New Roman"/>
                <w:noProof/>
                <w:webHidden/>
                <w:sz w:val="26"/>
                <w:szCs w:val="26"/>
              </w:rPr>
              <w:fldChar w:fldCharType="end"/>
            </w:r>
          </w:hyperlink>
        </w:p>
        <w:p w14:paraId="1395DB28" w14:textId="77777777" w:rsidR="00250E21" w:rsidRPr="00C307BC" w:rsidRDefault="001A36D2">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278050" w:history="1">
            <w:r w:rsidR="00250E21" w:rsidRPr="00C307BC">
              <w:rPr>
                <w:rStyle w:val="Hyperlink"/>
                <w:rFonts w:ascii="Times New Roman" w:eastAsia="Times New Roman" w:hAnsi="Times New Roman" w:cs="Times New Roman"/>
                <w:noProof/>
                <w:sz w:val="26"/>
                <w:szCs w:val="26"/>
              </w:rPr>
              <w:t>4.2.</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Điểm hạn chế và hướng phát triển tiếp</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_Toc514278050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64</w:t>
            </w:r>
            <w:r w:rsidR="00250E21" w:rsidRPr="00C307BC">
              <w:rPr>
                <w:rFonts w:ascii="Times New Roman" w:hAnsi="Times New Roman" w:cs="Times New Roman"/>
                <w:noProof/>
                <w:webHidden/>
                <w:sz w:val="26"/>
                <w:szCs w:val="26"/>
              </w:rPr>
              <w:fldChar w:fldCharType="end"/>
            </w:r>
          </w:hyperlink>
        </w:p>
        <w:p w14:paraId="7705432D" w14:textId="77777777" w:rsidR="00250E21" w:rsidRPr="00C307BC" w:rsidRDefault="001A36D2">
          <w:pPr>
            <w:pStyle w:val="TOC1"/>
            <w:rPr>
              <w:rFonts w:ascii="Times New Roman" w:eastAsiaTheme="minorEastAsia" w:hAnsi="Times New Roman" w:cs="Times New Roman"/>
              <w:noProof/>
              <w:color w:val="auto"/>
              <w:sz w:val="26"/>
              <w:szCs w:val="26"/>
              <w:lang w:val="en-US"/>
            </w:rPr>
          </w:pPr>
          <w:hyperlink w:anchor="_Toc514278051" w:history="1">
            <w:r w:rsidR="00250E21" w:rsidRPr="00C307BC">
              <w:rPr>
                <w:rStyle w:val="Hyperlink"/>
                <w:rFonts w:ascii="Times New Roman" w:eastAsia="Times New Roman" w:hAnsi="Times New Roman" w:cs="Times New Roman"/>
                <w:noProof/>
                <w:sz w:val="26"/>
                <w:szCs w:val="26"/>
              </w:rPr>
              <w:t>TÀI LIỆU THAM KHẢO</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_Toc514278051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66</w:t>
            </w:r>
            <w:r w:rsidR="00250E21" w:rsidRPr="00C307BC">
              <w:rPr>
                <w:rFonts w:ascii="Times New Roman" w:hAnsi="Times New Roman" w:cs="Times New Roman"/>
                <w:noProof/>
                <w:webHidden/>
                <w:sz w:val="26"/>
                <w:szCs w:val="26"/>
              </w:rPr>
              <w:fldChar w:fldCharType="end"/>
            </w:r>
          </w:hyperlink>
        </w:p>
        <w:p w14:paraId="59034D97" w14:textId="42A894D2" w:rsidR="004F360D" w:rsidRPr="00C307BC" w:rsidRDefault="004F360D">
          <w:pPr>
            <w:rPr>
              <w:rFonts w:ascii="Times New Roman" w:hAnsi="Times New Roman" w:cs="Times New Roman"/>
              <w:sz w:val="26"/>
              <w:szCs w:val="26"/>
            </w:rPr>
          </w:pPr>
          <w:r w:rsidRPr="00C307BC">
            <w:rPr>
              <w:rFonts w:ascii="Times New Roman" w:hAnsi="Times New Roman" w:cs="Times New Roman"/>
              <w:bCs/>
              <w:noProof/>
              <w:sz w:val="26"/>
              <w:szCs w:val="26"/>
            </w:rPr>
            <w:fldChar w:fldCharType="end"/>
          </w:r>
        </w:p>
      </w:sdtContent>
    </w:sdt>
    <w:p w14:paraId="34B81F5C" w14:textId="77777777" w:rsidR="006F117B" w:rsidRPr="00C307BC" w:rsidRDefault="006F117B" w:rsidP="00A54A30">
      <w:pPr>
        <w:spacing w:line="288" w:lineRule="auto"/>
        <w:rPr>
          <w:rFonts w:ascii="Times New Roman" w:hAnsi="Times New Roman" w:cs="Times New Roman"/>
          <w:sz w:val="26"/>
          <w:szCs w:val="26"/>
        </w:rPr>
      </w:pPr>
    </w:p>
    <w:p w14:paraId="1697E344" w14:textId="77777777" w:rsidR="006F117B" w:rsidRPr="00C307BC" w:rsidRDefault="00994B39" w:rsidP="00A54A30">
      <w:pPr>
        <w:widowControl w:val="0"/>
        <w:spacing w:line="288" w:lineRule="auto"/>
        <w:rPr>
          <w:rFonts w:ascii="Times New Roman" w:hAnsi="Times New Roman" w:cs="Times New Roman"/>
          <w:sz w:val="26"/>
          <w:szCs w:val="26"/>
        </w:rPr>
        <w:sectPr w:rsidR="006F117B" w:rsidRPr="00C307BC">
          <w:type w:val="continuous"/>
          <w:pgSz w:w="12240" w:h="15840"/>
          <w:pgMar w:top="1134" w:right="1134" w:bottom="1134" w:left="1701" w:header="0" w:footer="720" w:gutter="0"/>
          <w:cols w:space="720"/>
        </w:sectPr>
      </w:pPr>
      <w:del w:id="7" w:author="Nguyen Toan" w:date="2018-05-05T23:03:00Z">
        <w:r w:rsidRPr="00C307BC" w:rsidDel="00EA5ED7">
          <w:rPr>
            <w:rFonts w:ascii="Times New Roman" w:hAnsi="Times New Roman" w:cs="Times New Roman"/>
            <w:sz w:val="26"/>
            <w:szCs w:val="26"/>
          </w:rPr>
          <w:br w:type="page"/>
        </w:r>
      </w:del>
    </w:p>
    <w:p w14:paraId="604CF42D" w14:textId="77777777" w:rsidR="00A67C45" w:rsidRPr="00C307BC" w:rsidRDefault="00A67C45">
      <w:pPr>
        <w:rPr>
          <w:ins w:id="8" w:author="Nguyen Toan" w:date="2018-05-06T10:08:00Z"/>
          <w:rFonts w:ascii="Times New Roman" w:hAnsi="Times New Roman" w:cs="Times New Roman"/>
          <w:b/>
          <w:sz w:val="26"/>
          <w:szCs w:val="26"/>
        </w:rPr>
      </w:pPr>
      <w:bookmarkStart w:id="9" w:name="_67y5o7ip2zev" w:colFirst="0" w:colLast="0"/>
      <w:bookmarkEnd w:id="9"/>
      <w:ins w:id="10" w:author="Nguyen Toan" w:date="2018-05-05T23:07:00Z">
        <w:r w:rsidRPr="00C307BC">
          <w:rPr>
            <w:rFonts w:ascii="Times New Roman" w:hAnsi="Times New Roman" w:cs="Times New Roman"/>
            <w:b/>
            <w:sz w:val="26"/>
            <w:szCs w:val="26"/>
          </w:rPr>
          <w:lastRenderedPageBreak/>
          <w:br w:type="page"/>
        </w:r>
      </w:ins>
    </w:p>
    <w:p w14:paraId="11A29EE3" w14:textId="77777777" w:rsidR="008F610B" w:rsidRPr="00C307BC" w:rsidRDefault="008F610B">
      <w:pPr>
        <w:rPr>
          <w:ins w:id="11" w:author="Nguyen Toan" w:date="2018-05-05T23:07:00Z"/>
          <w:rFonts w:ascii="Times New Roman" w:hAnsi="Times New Roman" w:cs="Times New Roman"/>
          <w:b/>
          <w:sz w:val="26"/>
          <w:szCs w:val="26"/>
        </w:rPr>
      </w:pPr>
    </w:p>
    <w:p w14:paraId="5BF66F2F" w14:textId="6BE58C86" w:rsidR="006F117B" w:rsidRPr="00C307BC" w:rsidRDefault="00537666" w:rsidP="004C417A">
      <w:pPr>
        <w:pStyle w:val="Heading1"/>
        <w:spacing w:line="288" w:lineRule="auto"/>
        <w:jc w:val="center"/>
        <w:rPr>
          <w:rFonts w:ascii="Times New Roman" w:hAnsi="Times New Roman" w:cs="Times New Roman"/>
          <w:b/>
          <w:sz w:val="26"/>
          <w:szCs w:val="26"/>
        </w:rPr>
      </w:pPr>
      <w:bookmarkStart w:id="12" w:name="_Toc514278000"/>
      <w:r w:rsidRPr="00C307BC">
        <w:rPr>
          <w:rFonts w:ascii="Times New Roman" w:hAnsi="Times New Roman" w:cs="Times New Roman"/>
          <w:b/>
          <w:sz w:val="26"/>
          <w:szCs w:val="26"/>
        </w:rPr>
        <w:t>DANH MỤC CÁC KÝ HIỆU VÀ CHỮ VIẾT TẮT</w:t>
      </w:r>
      <w:bookmarkEnd w:id="12"/>
    </w:p>
    <w:tbl>
      <w:tblPr>
        <w:tblStyle w:val="1"/>
        <w:tblW w:w="9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1"/>
        <w:gridCol w:w="5953"/>
        <w:gridCol w:w="2567"/>
      </w:tblGrid>
      <w:tr w:rsidR="006F117B" w:rsidRPr="00C307BC" w14:paraId="09A4E0C7" w14:textId="77777777" w:rsidTr="00EE2E43">
        <w:trPr>
          <w:trHeight w:val="413"/>
        </w:trPr>
        <w:tc>
          <w:tcPr>
            <w:tcW w:w="1101" w:type="dxa"/>
          </w:tcPr>
          <w:p w14:paraId="181442DB" w14:textId="77777777" w:rsidR="006F117B" w:rsidRPr="00C307BC" w:rsidRDefault="00994B39"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STT</w:t>
            </w:r>
          </w:p>
        </w:tc>
        <w:tc>
          <w:tcPr>
            <w:tcW w:w="5953" w:type="dxa"/>
          </w:tcPr>
          <w:p w14:paraId="5C558ACC" w14:textId="77777777" w:rsidR="006F117B" w:rsidRPr="00C307BC" w:rsidRDefault="00994B39" w:rsidP="00A54A30">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b/>
                <w:sz w:val="26"/>
                <w:szCs w:val="26"/>
                <w:lang w:val="en-US"/>
              </w:rPr>
            </w:pPr>
            <w:r w:rsidRPr="00C307BC">
              <w:rPr>
                <w:rFonts w:ascii="Times New Roman" w:eastAsia="Times New Roman" w:hAnsi="Times New Roman" w:cs="Times New Roman"/>
                <w:b/>
                <w:sz w:val="26"/>
                <w:szCs w:val="26"/>
              </w:rPr>
              <w:t>Từ/Cụm từ</w:t>
            </w:r>
          </w:p>
        </w:tc>
        <w:tc>
          <w:tcPr>
            <w:tcW w:w="2567" w:type="dxa"/>
          </w:tcPr>
          <w:p w14:paraId="58BA99A3" w14:textId="77777777" w:rsidR="006F117B" w:rsidRPr="00C307BC" w:rsidRDefault="00994B39" w:rsidP="00A54A30">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Tên viết tắt</w:t>
            </w:r>
          </w:p>
        </w:tc>
      </w:tr>
      <w:tr w:rsidR="00EF34BE" w:rsidRPr="00C307BC" w14:paraId="4ECA9860" w14:textId="77777777">
        <w:tc>
          <w:tcPr>
            <w:tcW w:w="1101" w:type="dxa"/>
          </w:tcPr>
          <w:p w14:paraId="154FEE9D"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1</w:t>
            </w:r>
          </w:p>
        </w:tc>
        <w:tc>
          <w:tcPr>
            <w:tcW w:w="5953" w:type="dxa"/>
          </w:tcPr>
          <w:p w14:paraId="3681B8FB" w14:textId="4DB012A8"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6"/>
                <w:szCs w:val="26"/>
              </w:rPr>
            </w:pPr>
            <w:r w:rsidRPr="00C307BC">
              <w:rPr>
                <w:rFonts w:ascii="Times New Roman" w:hAnsi="Times New Roman" w:cs="Times New Roman"/>
                <w:sz w:val="26"/>
                <w:szCs w:val="26"/>
              </w:rPr>
              <w:t>Application Programming Interface</w:t>
            </w:r>
          </w:p>
        </w:tc>
        <w:tc>
          <w:tcPr>
            <w:tcW w:w="2567" w:type="dxa"/>
          </w:tcPr>
          <w:p w14:paraId="29A234A6" w14:textId="0581E2AC"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hAnsi="Times New Roman" w:cs="Times New Roman"/>
                <w:sz w:val="26"/>
                <w:szCs w:val="26"/>
              </w:rPr>
              <w:t>API</w:t>
            </w:r>
          </w:p>
        </w:tc>
      </w:tr>
      <w:tr w:rsidR="00EF34BE" w:rsidRPr="00C307BC" w14:paraId="4A1F867E" w14:textId="77777777">
        <w:tc>
          <w:tcPr>
            <w:tcW w:w="1101" w:type="dxa"/>
          </w:tcPr>
          <w:p w14:paraId="4D446D12"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2</w:t>
            </w:r>
          </w:p>
        </w:tc>
        <w:tc>
          <w:tcPr>
            <w:tcW w:w="5953" w:type="dxa"/>
          </w:tcPr>
          <w:p w14:paraId="55192F58" w14:textId="0466057D"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6"/>
                <w:szCs w:val="26"/>
              </w:rPr>
            </w:pPr>
            <w:r w:rsidRPr="00C307BC">
              <w:rPr>
                <w:rFonts w:ascii="Times New Roman" w:hAnsi="Times New Roman" w:cs="Times New Roman"/>
                <w:sz w:val="26"/>
                <w:szCs w:val="26"/>
              </w:rPr>
              <w:t>Continuous Deployment</w:t>
            </w:r>
          </w:p>
        </w:tc>
        <w:tc>
          <w:tcPr>
            <w:tcW w:w="2567" w:type="dxa"/>
          </w:tcPr>
          <w:p w14:paraId="423A1AB6" w14:textId="2217695C"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hAnsi="Times New Roman" w:cs="Times New Roman"/>
                <w:sz w:val="26"/>
                <w:szCs w:val="26"/>
              </w:rPr>
              <w:t>CD</w:t>
            </w:r>
          </w:p>
        </w:tc>
      </w:tr>
      <w:tr w:rsidR="00EF34BE" w:rsidRPr="00C307BC" w14:paraId="12D35344" w14:textId="77777777">
        <w:tc>
          <w:tcPr>
            <w:tcW w:w="1101" w:type="dxa"/>
          </w:tcPr>
          <w:p w14:paraId="36776977"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3</w:t>
            </w:r>
          </w:p>
        </w:tc>
        <w:tc>
          <w:tcPr>
            <w:tcW w:w="5953" w:type="dxa"/>
          </w:tcPr>
          <w:p w14:paraId="1E15BDF8" w14:textId="4B300BC5"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Continuous Integration</w:t>
            </w:r>
          </w:p>
        </w:tc>
        <w:tc>
          <w:tcPr>
            <w:tcW w:w="2567" w:type="dxa"/>
          </w:tcPr>
          <w:p w14:paraId="43258E5D" w14:textId="7BF6707B"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CI</w:t>
            </w:r>
          </w:p>
        </w:tc>
      </w:tr>
      <w:tr w:rsidR="00EF34BE" w:rsidRPr="00C307BC" w14:paraId="0868CB69" w14:textId="77777777">
        <w:tc>
          <w:tcPr>
            <w:tcW w:w="1101" w:type="dxa"/>
          </w:tcPr>
          <w:p w14:paraId="7A1BDC90"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5</w:t>
            </w:r>
          </w:p>
        </w:tc>
        <w:tc>
          <w:tcPr>
            <w:tcW w:w="5953" w:type="dxa"/>
          </w:tcPr>
          <w:p w14:paraId="19E98563" w14:textId="5DB22A14" w:rsidR="00EF34BE" w:rsidRPr="00C307BC" w:rsidRDefault="00EF34BE">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Enterprise Application Intergration</w:t>
            </w:r>
          </w:p>
        </w:tc>
        <w:tc>
          <w:tcPr>
            <w:tcW w:w="2567" w:type="dxa"/>
          </w:tcPr>
          <w:p w14:paraId="2EAEF138" w14:textId="3E79D81B"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EAI</w:t>
            </w:r>
          </w:p>
        </w:tc>
      </w:tr>
      <w:tr w:rsidR="00EF34BE" w:rsidRPr="00C307BC" w14:paraId="20E49F2E" w14:textId="77777777">
        <w:tc>
          <w:tcPr>
            <w:tcW w:w="1101" w:type="dxa"/>
          </w:tcPr>
          <w:p w14:paraId="37503B5C"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6</w:t>
            </w:r>
          </w:p>
        </w:tc>
        <w:tc>
          <w:tcPr>
            <w:tcW w:w="5953" w:type="dxa"/>
          </w:tcPr>
          <w:p w14:paraId="1C020573" w14:textId="196FBD40"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Enterprise resource planning</w:t>
            </w:r>
          </w:p>
        </w:tc>
        <w:tc>
          <w:tcPr>
            <w:tcW w:w="2567" w:type="dxa"/>
          </w:tcPr>
          <w:p w14:paraId="1497DC21" w14:textId="3E1FBA1C"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ERP</w:t>
            </w:r>
          </w:p>
        </w:tc>
      </w:tr>
      <w:tr w:rsidR="00EF34BE" w:rsidRPr="00C307BC" w14:paraId="40CFE660" w14:textId="77777777">
        <w:tc>
          <w:tcPr>
            <w:tcW w:w="1101" w:type="dxa"/>
          </w:tcPr>
          <w:p w14:paraId="7DBB5C3B"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7</w:t>
            </w:r>
          </w:p>
        </w:tc>
        <w:tc>
          <w:tcPr>
            <w:tcW w:w="5953" w:type="dxa"/>
          </w:tcPr>
          <w:p w14:paraId="17CE504D" w14:textId="71082D58" w:rsidR="00EF34BE" w:rsidRPr="00C307BC" w:rsidRDefault="00EF34BE" w:rsidP="00A54A30">
            <w:pPr>
              <w:spacing w:line="288" w:lineRule="auto"/>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Enterprise Service Bus</w:t>
            </w:r>
          </w:p>
        </w:tc>
        <w:tc>
          <w:tcPr>
            <w:tcW w:w="2567" w:type="dxa"/>
          </w:tcPr>
          <w:p w14:paraId="60EB6007" w14:textId="332465AE"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ESB</w:t>
            </w:r>
          </w:p>
        </w:tc>
      </w:tr>
      <w:tr w:rsidR="00EF34BE" w:rsidRPr="00C307BC" w14:paraId="5E4E0445" w14:textId="77777777">
        <w:tc>
          <w:tcPr>
            <w:tcW w:w="1101" w:type="dxa"/>
          </w:tcPr>
          <w:p w14:paraId="02C5D80E"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8</w:t>
            </w:r>
          </w:p>
        </w:tc>
        <w:tc>
          <w:tcPr>
            <w:tcW w:w="5953" w:type="dxa"/>
          </w:tcPr>
          <w:p w14:paraId="7AFE4921" w14:textId="1E82A18C"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6"/>
                <w:szCs w:val="26"/>
              </w:rPr>
            </w:pPr>
            <w:bookmarkStart w:id="13" w:name="_gjdgxs" w:colFirst="0" w:colLast="0"/>
            <w:bookmarkEnd w:id="13"/>
            <w:r w:rsidRPr="00C307BC">
              <w:rPr>
                <w:rFonts w:ascii="Times New Roman" w:eastAsia="Times New Roman" w:hAnsi="Times New Roman" w:cs="Times New Roman"/>
                <w:sz w:val="26"/>
                <w:szCs w:val="26"/>
              </w:rPr>
              <w:t>Internet Banking</w:t>
            </w:r>
          </w:p>
        </w:tc>
        <w:tc>
          <w:tcPr>
            <w:tcW w:w="2567" w:type="dxa"/>
          </w:tcPr>
          <w:p w14:paraId="0848721A" w14:textId="7BD6658E"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IB</w:t>
            </w:r>
          </w:p>
        </w:tc>
      </w:tr>
      <w:tr w:rsidR="00EF34BE" w:rsidRPr="00C307BC" w14:paraId="6C03A9E1" w14:textId="77777777">
        <w:tc>
          <w:tcPr>
            <w:tcW w:w="1101" w:type="dxa"/>
          </w:tcPr>
          <w:p w14:paraId="7206A713"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9</w:t>
            </w:r>
          </w:p>
        </w:tc>
        <w:tc>
          <w:tcPr>
            <w:tcW w:w="5953" w:type="dxa"/>
          </w:tcPr>
          <w:p w14:paraId="04448635" w14:textId="6C6E0AC9" w:rsidR="00EF34BE" w:rsidRPr="00C307BC" w:rsidRDefault="00EF34BE" w:rsidP="00A54A30">
            <w:pPr>
              <w:spacing w:line="288" w:lineRule="auto"/>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Quality Assurance</w:t>
            </w:r>
          </w:p>
        </w:tc>
        <w:tc>
          <w:tcPr>
            <w:tcW w:w="2567" w:type="dxa"/>
          </w:tcPr>
          <w:p w14:paraId="53DD4DEF" w14:textId="32F11E2F" w:rsidR="00EF34BE" w:rsidRPr="00C307BC" w:rsidRDefault="00EF34BE" w:rsidP="00EE2E43">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QA</w:t>
            </w:r>
          </w:p>
        </w:tc>
      </w:tr>
      <w:tr w:rsidR="00EF34BE" w:rsidRPr="00C307BC" w14:paraId="14D29002" w14:textId="77777777">
        <w:tc>
          <w:tcPr>
            <w:tcW w:w="1101" w:type="dxa"/>
          </w:tcPr>
          <w:p w14:paraId="639917B2"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10</w:t>
            </w:r>
          </w:p>
        </w:tc>
        <w:tc>
          <w:tcPr>
            <w:tcW w:w="5953" w:type="dxa"/>
          </w:tcPr>
          <w:p w14:paraId="032EE45B" w14:textId="47DDFA05" w:rsidR="00EF34BE" w:rsidRPr="00C307BC" w:rsidRDefault="00EF34BE" w:rsidP="00A54A30">
            <w:pPr>
              <w:spacing w:line="288" w:lineRule="auto"/>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Service Oriented Architecture</w:t>
            </w:r>
          </w:p>
        </w:tc>
        <w:tc>
          <w:tcPr>
            <w:tcW w:w="2567" w:type="dxa"/>
          </w:tcPr>
          <w:p w14:paraId="38FB1E9F" w14:textId="470150B7" w:rsidR="00EF34BE" w:rsidRPr="00C307BC" w:rsidRDefault="00EF34BE" w:rsidP="00EE2E43">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SOA</w:t>
            </w:r>
          </w:p>
        </w:tc>
      </w:tr>
      <w:tr w:rsidR="00EF34BE" w:rsidRPr="00C307BC" w14:paraId="403D91F6" w14:textId="77777777">
        <w:tc>
          <w:tcPr>
            <w:tcW w:w="1101" w:type="dxa"/>
          </w:tcPr>
          <w:p w14:paraId="6CEB69D3"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11</w:t>
            </w:r>
          </w:p>
        </w:tc>
        <w:tc>
          <w:tcPr>
            <w:tcW w:w="5953" w:type="dxa"/>
          </w:tcPr>
          <w:p w14:paraId="1E47C056" w14:textId="59F18813" w:rsidR="00EF34BE" w:rsidRPr="00C307BC" w:rsidRDefault="00EF34BE" w:rsidP="00A54A30">
            <w:pPr>
              <w:spacing w:line="288" w:lineRule="auto"/>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Test Compatibility Kit </w:t>
            </w:r>
          </w:p>
        </w:tc>
        <w:tc>
          <w:tcPr>
            <w:tcW w:w="2567" w:type="dxa"/>
          </w:tcPr>
          <w:p w14:paraId="41AA604F" w14:textId="2D0F944A" w:rsidR="00EF34BE" w:rsidRPr="00C307BC" w:rsidRDefault="00EF34BE" w:rsidP="00EE2E43">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TCK</w:t>
            </w:r>
          </w:p>
        </w:tc>
      </w:tr>
      <w:tr w:rsidR="00EF34BE" w:rsidRPr="00C307BC" w14:paraId="1BEED173" w14:textId="77777777">
        <w:tc>
          <w:tcPr>
            <w:tcW w:w="1101" w:type="dxa"/>
          </w:tcPr>
          <w:p w14:paraId="15156D5A"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12</w:t>
            </w:r>
          </w:p>
        </w:tc>
        <w:tc>
          <w:tcPr>
            <w:tcW w:w="5953" w:type="dxa"/>
          </w:tcPr>
          <w:p w14:paraId="7210C725" w14:textId="4E028E7E" w:rsidR="00EF34BE" w:rsidRPr="00C307BC" w:rsidRDefault="00EF34BE" w:rsidP="00A54A30">
            <w:pPr>
              <w:spacing w:line="288" w:lineRule="auto"/>
              <w:rPr>
                <w:rFonts w:ascii="Times New Roman" w:eastAsia="Times New Roman" w:hAnsi="Times New Roman" w:cs="Times New Roman"/>
                <w:sz w:val="26"/>
                <w:szCs w:val="26"/>
                <w:lang w:val="en-US"/>
              </w:rPr>
            </w:pPr>
            <w:r w:rsidRPr="00C307BC">
              <w:rPr>
                <w:rFonts w:ascii="Times New Roman" w:eastAsia="Times New Roman" w:hAnsi="Times New Roman" w:cs="Times New Roman"/>
                <w:sz w:val="26"/>
                <w:szCs w:val="26"/>
              </w:rPr>
              <w:t>User Acceptance Testing</w:t>
            </w:r>
          </w:p>
        </w:tc>
        <w:tc>
          <w:tcPr>
            <w:tcW w:w="2567" w:type="dxa"/>
          </w:tcPr>
          <w:p w14:paraId="08B4D227" w14:textId="3E593BD2" w:rsidR="00EF34BE" w:rsidRPr="00C307BC" w:rsidRDefault="00EF34BE" w:rsidP="00EE2E43">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UAT</w:t>
            </w:r>
          </w:p>
        </w:tc>
      </w:tr>
    </w:tbl>
    <w:p w14:paraId="33E5F3DB" w14:textId="77777777" w:rsidR="006F117B" w:rsidRPr="00C307BC" w:rsidRDefault="006F117B" w:rsidP="00A54A30">
      <w:pPr>
        <w:spacing w:line="288" w:lineRule="auto"/>
        <w:jc w:val="center"/>
        <w:rPr>
          <w:rFonts w:ascii="Times New Roman" w:eastAsia="Times New Roman" w:hAnsi="Times New Roman" w:cs="Times New Roman"/>
          <w:b/>
          <w:sz w:val="26"/>
          <w:szCs w:val="26"/>
        </w:rPr>
      </w:pPr>
    </w:p>
    <w:p w14:paraId="17C8F28D" w14:textId="77777777" w:rsidR="006F117B" w:rsidRPr="00C307BC" w:rsidRDefault="006F117B" w:rsidP="00A54A30">
      <w:pPr>
        <w:widowControl w:val="0"/>
        <w:spacing w:line="288" w:lineRule="auto"/>
        <w:rPr>
          <w:rFonts w:ascii="Times New Roman" w:eastAsia="Times New Roman" w:hAnsi="Times New Roman" w:cs="Times New Roman"/>
          <w:b/>
          <w:sz w:val="26"/>
          <w:szCs w:val="26"/>
        </w:rPr>
        <w:sectPr w:rsidR="006F117B" w:rsidRPr="00C307BC">
          <w:type w:val="continuous"/>
          <w:pgSz w:w="12240" w:h="15840"/>
          <w:pgMar w:top="1134" w:right="1134" w:bottom="1134" w:left="1701" w:header="0" w:footer="720" w:gutter="0"/>
          <w:cols w:space="720"/>
        </w:sectPr>
      </w:pPr>
    </w:p>
    <w:p w14:paraId="130DC479" w14:textId="77777777" w:rsidR="006F117B" w:rsidRPr="00C307BC" w:rsidRDefault="00994B39" w:rsidP="00A54A30">
      <w:pPr>
        <w:widowControl w:val="0"/>
        <w:spacing w:line="288" w:lineRule="auto"/>
        <w:rPr>
          <w:rFonts w:ascii="Times New Roman" w:eastAsia="Times New Roman" w:hAnsi="Times New Roman" w:cs="Times New Roman"/>
          <w:b/>
          <w:sz w:val="26"/>
          <w:szCs w:val="26"/>
        </w:rPr>
        <w:sectPr w:rsidR="006F117B" w:rsidRPr="00C307BC">
          <w:type w:val="continuous"/>
          <w:pgSz w:w="12240" w:h="15840"/>
          <w:pgMar w:top="1134" w:right="1134" w:bottom="1134" w:left="1701" w:header="0" w:footer="720" w:gutter="0"/>
          <w:cols w:space="720"/>
        </w:sectPr>
      </w:pPr>
      <w:bookmarkStart w:id="14" w:name="_4ym91ajlyho9" w:colFirst="0" w:colLast="0"/>
      <w:bookmarkEnd w:id="14"/>
      <w:r w:rsidRPr="00C307BC">
        <w:rPr>
          <w:rFonts w:ascii="Times New Roman" w:hAnsi="Times New Roman" w:cs="Times New Roman"/>
          <w:sz w:val="26"/>
          <w:szCs w:val="26"/>
        </w:rPr>
        <w:lastRenderedPageBreak/>
        <w:br w:type="page"/>
      </w:r>
    </w:p>
    <w:p w14:paraId="123700BF" w14:textId="7ED1B116" w:rsidR="00520869" w:rsidRPr="00C307BC" w:rsidRDefault="004B3102" w:rsidP="00966627">
      <w:pPr>
        <w:pStyle w:val="Heading1"/>
        <w:jc w:val="center"/>
        <w:rPr>
          <w:rFonts w:ascii="Times New Roman" w:hAnsi="Times New Roman" w:cs="Times New Roman"/>
          <w:b/>
          <w:sz w:val="26"/>
          <w:szCs w:val="26"/>
        </w:rPr>
      </w:pPr>
      <w:bookmarkStart w:id="15" w:name="_Toc514278001"/>
      <w:r w:rsidRPr="00C307BC">
        <w:rPr>
          <w:rFonts w:ascii="Times New Roman" w:eastAsia="Times New Roman" w:hAnsi="Times New Roman" w:cs="Times New Roman"/>
          <w:b/>
          <w:sz w:val="26"/>
          <w:szCs w:val="26"/>
        </w:rPr>
        <w:lastRenderedPageBreak/>
        <w:t>DANH MỤC CÁC HÌNH VẼ, ĐỒ THỊ</w:t>
      </w:r>
      <w:bookmarkEnd w:id="15"/>
    </w:p>
    <w:p w14:paraId="63281720" w14:textId="1FCA0FDC" w:rsidR="00B04AB1" w:rsidRPr="00C307BC" w:rsidRDefault="00B04AB1" w:rsidP="00A54A30">
      <w:pPr>
        <w:spacing w:line="288" w:lineRule="auto"/>
        <w:rPr>
          <w:rFonts w:ascii="Times New Roman" w:hAnsi="Times New Roman" w:cs="Times New Roman"/>
          <w:sz w:val="26"/>
          <w:szCs w:val="26"/>
        </w:rPr>
      </w:pPr>
    </w:p>
    <w:p w14:paraId="5461CB7C" w14:textId="77777777" w:rsidR="00A40F3C" w:rsidRPr="00C307BC" w:rsidRDefault="007F0E4B">
      <w:pPr>
        <w:pStyle w:val="TableofFigures"/>
        <w:tabs>
          <w:tab w:val="right" w:leader="dot" w:pos="9395"/>
        </w:tabs>
        <w:rPr>
          <w:rFonts w:ascii="Times New Roman" w:eastAsiaTheme="minorEastAsia" w:hAnsi="Times New Roman" w:cs="Times New Roman"/>
          <w:noProof/>
          <w:color w:val="auto"/>
          <w:sz w:val="26"/>
          <w:szCs w:val="26"/>
          <w:lang w:val="en-US"/>
        </w:rPr>
      </w:pPr>
      <w:r w:rsidRPr="00C307BC">
        <w:rPr>
          <w:rFonts w:ascii="Times New Roman" w:eastAsia="Times New Roman" w:hAnsi="Times New Roman" w:cs="Times New Roman"/>
          <w:b/>
          <w:sz w:val="26"/>
          <w:szCs w:val="26"/>
        </w:rPr>
        <w:fldChar w:fldCharType="begin"/>
      </w:r>
      <w:r w:rsidRPr="00C307BC">
        <w:rPr>
          <w:rFonts w:ascii="Times New Roman" w:eastAsia="Times New Roman" w:hAnsi="Times New Roman" w:cs="Times New Roman"/>
          <w:b/>
          <w:sz w:val="26"/>
          <w:szCs w:val="26"/>
        </w:rPr>
        <w:instrText xml:space="preserve"> TOC \h \z \c "H</w:instrText>
      </w:r>
      <w:r w:rsidRPr="00C307BC">
        <w:rPr>
          <w:rFonts w:ascii="Times New Roman" w:eastAsia="Calibri" w:hAnsi="Times New Roman" w:cs="Times New Roman"/>
          <w:b/>
          <w:sz w:val="26"/>
          <w:szCs w:val="26"/>
        </w:rPr>
        <w:instrText xml:space="preserve">ình" </w:instrText>
      </w:r>
      <w:r w:rsidRPr="00C307BC">
        <w:rPr>
          <w:rFonts w:ascii="Times New Roman" w:eastAsia="Times New Roman" w:hAnsi="Times New Roman" w:cs="Times New Roman"/>
          <w:b/>
          <w:sz w:val="26"/>
          <w:szCs w:val="26"/>
        </w:rPr>
        <w:fldChar w:fldCharType="separate"/>
      </w:r>
      <w:hyperlink w:anchor="_Toc514157739" w:history="1">
        <w:r w:rsidR="00A40F3C" w:rsidRPr="00C307BC">
          <w:rPr>
            <w:rStyle w:val="Hyperlink"/>
            <w:rFonts w:ascii="Times New Roman" w:hAnsi="Times New Roman" w:cs="Times New Roman"/>
            <w:noProof/>
            <w:sz w:val="26"/>
            <w:szCs w:val="26"/>
          </w:rPr>
          <w:t>Hình 1.1: Các công nghệ trong hệ thống SOA</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_Toc514157739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5</w:t>
        </w:r>
        <w:r w:rsidR="00A40F3C" w:rsidRPr="00C307BC">
          <w:rPr>
            <w:rFonts w:ascii="Times New Roman" w:hAnsi="Times New Roman" w:cs="Times New Roman"/>
            <w:noProof/>
            <w:webHidden/>
            <w:sz w:val="26"/>
            <w:szCs w:val="26"/>
          </w:rPr>
          <w:fldChar w:fldCharType="end"/>
        </w:r>
      </w:hyperlink>
    </w:p>
    <w:p w14:paraId="46C82F89" w14:textId="77777777" w:rsidR="00A40F3C" w:rsidRPr="00C307BC" w:rsidRDefault="001A36D2">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40" w:history="1">
        <w:r w:rsidR="00A40F3C" w:rsidRPr="00C307BC">
          <w:rPr>
            <w:rStyle w:val="Hyperlink"/>
            <w:rFonts w:ascii="Times New Roman" w:hAnsi="Times New Roman" w:cs="Times New Roman"/>
            <w:noProof/>
            <w:sz w:val="26"/>
            <w:szCs w:val="26"/>
          </w:rPr>
          <w:t>Hình 1.2. Kiến trúc hệ thống ESB</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_Toc514157740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8</w:t>
        </w:r>
        <w:r w:rsidR="00A40F3C" w:rsidRPr="00C307BC">
          <w:rPr>
            <w:rFonts w:ascii="Times New Roman" w:hAnsi="Times New Roman" w:cs="Times New Roman"/>
            <w:noProof/>
            <w:webHidden/>
            <w:sz w:val="26"/>
            <w:szCs w:val="26"/>
          </w:rPr>
          <w:fldChar w:fldCharType="end"/>
        </w:r>
      </w:hyperlink>
    </w:p>
    <w:p w14:paraId="08D46C4C" w14:textId="77777777" w:rsidR="00A40F3C" w:rsidRPr="00C307BC" w:rsidRDefault="001A36D2">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41" w:history="1">
        <w:r w:rsidR="00A40F3C" w:rsidRPr="00C307BC">
          <w:rPr>
            <w:rStyle w:val="Hyperlink"/>
            <w:rFonts w:ascii="Times New Roman" w:hAnsi="Times New Roman" w:cs="Times New Roman"/>
            <w:noProof/>
            <w:sz w:val="26"/>
            <w:szCs w:val="26"/>
          </w:rPr>
          <w:t>Hình 1.3: Nền tảng tích hợp cho doanh nghiệp</w:t>
        </w:r>
        <w:r w:rsidR="00A40F3C" w:rsidRPr="00C307BC">
          <w:rPr>
            <w:rStyle w:val="Hyperlink"/>
            <w:rFonts w:ascii="Times New Roman" w:hAnsi="Times New Roman" w:cs="Times New Roman"/>
            <w:noProof/>
            <w:sz w:val="26"/>
            <w:szCs w:val="26"/>
            <w:lang w:val="en-US"/>
          </w:rPr>
          <w:t xml:space="preserve"> [8]</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_Toc514157741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11</w:t>
        </w:r>
        <w:r w:rsidR="00A40F3C" w:rsidRPr="00C307BC">
          <w:rPr>
            <w:rFonts w:ascii="Times New Roman" w:hAnsi="Times New Roman" w:cs="Times New Roman"/>
            <w:noProof/>
            <w:webHidden/>
            <w:sz w:val="26"/>
            <w:szCs w:val="26"/>
          </w:rPr>
          <w:fldChar w:fldCharType="end"/>
        </w:r>
      </w:hyperlink>
    </w:p>
    <w:p w14:paraId="584B44B3" w14:textId="77777777" w:rsidR="00A40F3C" w:rsidRPr="00C307BC" w:rsidRDefault="001A36D2">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42" w:history="1">
        <w:r w:rsidR="00A40F3C" w:rsidRPr="00C307BC">
          <w:rPr>
            <w:rStyle w:val="Hyperlink"/>
            <w:rFonts w:ascii="Times New Roman" w:hAnsi="Times New Roman" w:cs="Times New Roman"/>
            <w:noProof/>
            <w:sz w:val="26"/>
            <w:szCs w:val="26"/>
          </w:rPr>
          <w:t xml:space="preserve">Hình 1.4: Kiến trúc MuleESB </w:t>
        </w:r>
        <w:r w:rsidR="00A40F3C" w:rsidRPr="00C307BC">
          <w:rPr>
            <w:rStyle w:val="Hyperlink"/>
            <w:rFonts w:ascii="Times New Roman" w:hAnsi="Times New Roman" w:cs="Times New Roman"/>
            <w:noProof/>
            <w:sz w:val="26"/>
            <w:szCs w:val="26"/>
            <w:lang w:val="en-US"/>
          </w:rPr>
          <w:t>[6]</w:t>
        </w:r>
        <w:r w:rsidR="00A40F3C" w:rsidRPr="00C307BC">
          <w:rPr>
            <w:rStyle w:val="Hyperlink"/>
            <w:rFonts w:ascii="Times New Roman" w:hAnsi="Times New Roman" w:cs="Times New Roman"/>
            <w:noProof/>
            <w:sz w:val="26"/>
            <w:szCs w:val="26"/>
          </w:rPr>
          <w:t>.</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_Toc514157742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13</w:t>
        </w:r>
        <w:r w:rsidR="00A40F3C" w:rsidRPr="00C307BC">
          <w:rPr>
            <w:rFonts w:ascii="Times New Roman" w:hAnsi="Times New Roman" w:cs="Times New Roman"/>
            <w:noProof/>
            <w:webHidden/>
            <w:sz w:val="26"/>
            <w:szCs w:val="26"/>
          </w:rPr>
          <w:fldChar w:fldCharType="end"/>
        </w:r>
      </w:hyperlink>
    </w:p>
    <w:p w14:paraId="5A975D7E" w14:textId="77777777" w:rsidR="00A40F3C" w:rsidRPr="00C307BC" w:rsidRDefault="001A36D2">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43" w:history="1">
        <w:r w:rsidR="00A40F3C" w:rsidRPr="00C307BC">
          <w:rPr>
            <w:rStyle w:val="Hyperlink"/>
            <w:rFonts w:ascii="Times New Roman" w:hAnsi="Times New Roman" w:cs="Times New Roman"/>
            <w:noProof/>
            <w:sz w:val="26"/>
            <w:szCs w:val="26"/>
          </w:rPr>
          <w:t>Hình 1.5. Mô hình luồng xử lý trên MuleESB</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_Toc514157743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14</w:t>
        </w:r>
        <w:r w:rsidR="00A40F3C" w:rsidRPr="00C307BC">
          <w:rPr>
            <w:rFonts w:ascii="Times New Roman" w:hAnsi="Times New Roman" w:cs="Times New Roman"/>
            <w:noProof/>
            <w:webHidden/>
            <w:sz w:val="26"/>
            <w:szCs w:val="26"/>
          </w:rPr>
          <w:fldChar w:fldCharType="end"/>
        </w:r>
      </w:hyperlink>
    </w:p>
    <w:p w14:paraId="7BEA9C23" w14:textId="77777777" w:rsidR="00A40F3C" w:rsidRPr="00C307BC" w:rsidRDefault="001A36D2">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44" w:history="1">
        <w:r w:rsidR="00A40F3C" w:rsidRPr="00C307BC">
          <w:rPr>
            <w:rStyle w:val="Hyperlink"/>
            <w:rFonts w:ascii="Times New Roman" w:hAnsi="Times New Roman" w:cs="Times New Roman"/>
            <w:noProof/>
            <w:sz w:val="26"/>
            <w:szCs w:val="26"/>
          </w:rPr>
          <w:t>Hình 1.6. Kiến trúc hệ thống IB cũ</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_Toc514157744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15</w:t>
        </w:r>
        <w:r w:rsidR="00A40F3C" w:rsidRPr="00C307BC">
          <w:rPr>
            <w:rFonts w:ascii="Times New Roman" w:hAnsi="Times New Roman" w:cs="Times New Roman"/>
            <w:noProof/>
            <w:webHidden/>
            <w:sz w:val="26"/>
            <w:szCs w:val="26"/>
          </w:rPr>
          <w:fldChar w:fldCharType="end"/>
        </w:r>
      </w:hyperlink>
    </w:p>
    <w:p w14:paraId="7274E419" w14:textId="77777777" w:rsidR="00A40F3C" w:rsidRPr="00C307BC" w:rsidRDefault="001A36D2">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45" w:history="1">
        <w:r w:rsidR="00A40F3C" w:rsidRPr="00C307BC">
          <w:rPr>
            <w:rStyle w:val="Hyperlink"/>
            <w:rFonts w:ascii="Times New Roman" w:hAnsi="Times New Roman" w:cs="Times New Roman"/>
            <w:noProof/>
            <w:sz w:val="26"/>
            <w:szCs w:val="26"/>
          </w:rPr>
          <w:t>Hình 1.7. Kiến trúc hệ thống IB mới</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_Toc514157745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16</w:t>
        </w:r>
        <w:r w:rsidR="00A40F3C" w:rsidRPr="00C307BC">
          <w:rPr>
            <w:rFonts w:ascii="Times New Roman" w:hAnsi="Times New Roman" w:cs="Times New Roman"/>
            <w:noProof/>
            <w:webHidden/>
            <w:sz w:val="26"/>
            <w:szCs w:val="26"/>
          </w:rPr>
          <w:fldChar w:fldCharType="end"/>
        </w:r>
      </w:hyperlink>
    </w:p>
    <w:p w14:paraId="095F76D1" w14:textId="77777777" w:rsidR="00A40F3C" w:rsidRPr="00C307BC" w:rsidRDefault="001A36D2">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46" w:history="1">
        <w:r w:rsidR="00A40F3C" w:rsidRPr="00C307BC">
          <w:rPr>
            <w:rStyle w:val="Hyperlink"/>
            <w:rFonts w:ascii="Times New Roman" w:hAnsi="Times New Roman" w:cs="Times New Roman"/>
            <w:noProof/>
            <w:sz w:val="26"/>
            <w:szCs w:val="26"/>
          </w:rPr>
          <w:t>Hình 1.8: Quy trình tích hợp liên tục</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_Toc514157746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18</w:t>
        </w:r>
        <w:r w:rsidR="00A40F3C" w:rsidRPr="00C307BC">
          <w:rPr>
            <w:rFonts w:ascii="Times New Roman" w:hAnsi="Times New Roman" w:cs="Times New Roman"/>
            <w:noProof/>
            <w:webHidden/>
            <w:sz w:val="26"/>
            <w:szCs w:val="26"/>
          </w:rPr>
          <w:fldChar w:fldCharType="end"/>
        </w:r>
      </w:hyperlink>
    </w:p>
    <w:p w14:paraId="2E5DDA69" w14:textId="77777777" w:rsidR="00A40F3C" w:rsidRPr="00C307BC" w:rsidRDefault="001A36D2">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47" w:history="1">
        <w:r w:rsidR="00A40F3C" w:rsidRPr="00C307BC">
          <w:rPr>
            <w:rStyle w:val="Hyperlink"/>
            <w:rFonts w:ascii="Times New Roman" w:hAnsi="Times New Roman" w:cs="Times New Roman"/>
            <w:noProof/>
            <w:sz w:val="26"/>
            <w:szCs w:val="26"/>
          </w:rPr>
          <w:t>Hình 1.9: Quy trình chuyển giao liên tục</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_Toc514157747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19</w:t>
        </w:r>
        <w:r w:rsidR="00A40F3C" w:rsidRPr="00C307BC">
          <w:rPr>
            <w:rFonts w:ascii="Times New Roman" w:hAnsi="Times New Roman" w:cs="Times New Roman"/>
            <w:noProof/>
            <w:webHidden/>
            <w:sz w:val="26"/>
            <w:szCs w:val="26"/>
          </w:rPr>
          <w:fldChar w:fldCharType="end"/>
        </w:r>
      </w:hyperlink>
    </w:p>
    <w:p w14:paraId="6190C79B" w14:textId="77777777" w:rsidR="00A40F3C" w:rsidRPr="00C307BC" w:rsidRDefault="001A36D2">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48" w:history="1">
        <w:r w:rsidR="00A40F3C" w:rsidRPr="00C307BC">
          <w:rPr>
            <w:rStyle w:val="Hyperlink"/>
            <w:rFonts w:ascii="Times New Roman" w:hAnsi="Times New Roman" w:cs="Times New Roman"/>
            <w:noProof/>
            <w:sz w:val="26"/>
            <w:szCs w:val="26"/>
          </w:rPr>
          <w:t>Hình 1.10: Dòng triển khai</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_Toc514157748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20</w:t>
        </w:r>
        <w:r w:rsidR="00A40F3C" w:rsidRPr="00C307BC">
          <w:rPr>
            <w:rFonts w:ascii="Times New Roman" w:hAnsi="Times New Roman" w:cs="Times New Roman"/>
            <w:noProof/>
            <w:webHidden/>
            <w:sz w:val="26"/>
            <w:szCs w:val="26"/>
          </w:rPr>
          <w:fldChar w:fldCharType="end"/>
        </w:r>
      </w:hyperlink>
    </w:p>
    <w:p w14:paraId="0A4680DE" w14:textId="77777777" w:rsidR="00A40F3C" w:rsidRPr="00C307BC" w:rsidRDefault="001A36D2">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49" w:history="1">
        <w:r w:rsidR="00A40F3C" w:rsidRPr="00C307BC">
          <w:rPr>
            <w:rStyle w:val="Hyperlink"/>
            <w:rFonts w:ascii="Times New Roman" w:hAnsi="Times New Roman" w:cs="Times New Roman"/>
            <w:noProof/>
            <w:sz w:val="26"/>
            <w:szCs w:val="26"/>
          </w:rPr>
          <w:t>Hình 1.11: Sơ đồ các cấp độ kiểm thử</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_Toc514157749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22</w:t>
        </w:r>
        <w:r w:rsidR="00A40F3C" w:rsidRPr="00C307BC">
          <w:rPr>
            <w:rFonts w:ascii="Times New Roman" w:hAnsi="Times New Roman" w:cs="Times New Roman"/>
            <w:noProof/>
            <w:webHidden/>
            <w:sz w:val="26"/>
            <w:szCs w:val="26"/>
          </w:rPr>
          <w:fldChar w:fldCharType="end"/>
        </w:r>
      </w:hyperlink>
    </w:p>
    <w:p w14:paraId="4DCA8C48" w14:textId="77777777" w:rsidR="00A40F3C" w:rsidRPr="00C307BC" w:rsidRDefault="001A36D2">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50" w:history="1">
        <w:r w:rsidR="00A40F3C" w:rsidRPr="00C307BC">
          <w:rPr>
            <w:rStyle w:val="Hyperlink"/>
            <w:rFonts w:ascii="Times New Roman" w:hAnsi="Times New Roman" w:cs="Times New Roman"/>
            <w:noProof/>
            <w:sz w:val="26"/>
            <w:szCs w:val="26"/>
          </w:rPr>
          <w:t>Hình 2.1: Tham số trên Postman</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_Toc514157750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28</w:t>
        </w:r>
        <w:r w:rsidR="00A40F3C" w:rsidRPr="00C307BC">
          <w:rPr>
            <w:rFonts w:ascii="Times New Roman" w:hAnsi="Times New Roman" w:cs="Times New Roman"/>
            <w:noProof/>
            <w:webHidden/>
            <w:sz w:val="26"/>
            <w:szCs w:val="26"/>
          </w:rPr>
          <w:fldChar w:fldCharType="end"/>
        </w:r>
      </w:hyperlink>
    </w:p>
    <w:p w14:paraId="6E747281" w14:textId="77777777" w:rsidR="00A40F3C" w:rsidRPr="00C307BC" w:rsidRDefault="001A36D2">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51" w:history="1">
        <w:r w:rsidR="00A40F3C" w:rsidRPr="00C307BC">
          <w:rPr>
            <w:rStyle w:val="Hyperlink"/>
            <w:rFonts w:ascii="Times New Roman" w:hAnsi="Times New Roman" w:cs="Times New Roman"/>
            <w:noProof/>
            <w:sz w:val="26"/>
            <w:szCs w:val="26"/>
          </w:rPr>
          <w:t>Hình 2.2: Mã nguồn gọi API</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_Toc514157751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28</w:t>
        </w:r>
        <w:r w:rsidR="00A40F3C" w:rsidRPr="00C307BC">
          <w:rPr>
            <w:rFonts w:ascii="Times New Roman" w:hAnsi="Times New Roman" w:cs="Times New Roman"/>
            <w:noProof/>
            <w:webHidden/>
            <w:sz w:val="26"/>
            <w:szCs w:val="26"/>
          </w:rPr>
          <w:fldChar w:fldCharType="end"/>
        </w:r>
      </w:hyperlink>
    </w:p>
    <w:p w14:paraId="0459C297" w14:textId="77777777" w:rsidR="00A40F3C" w:rsidRPr="00C307BC" w:rsidRDefault="001A36D2">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52" w:history="1">
        <w:r w:rsidR="00A40F3C" w:rsidRPr="00C307BC">
          <w:rPr>
            <w:rStyle w:val="Hyperlink"/>
            <w:rFonts w:ascii="Times New Roman" w:hAnsi="Times New Roman" w:cs="Times New Roman"/>
            <w:noProof/>
            <w:sz w:val="26"/>
            <w:szCs w:val="26"/>
          </w:rPr>
          <w:t>Hình 2.3: Quản lý các lời gọi API</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_Toc514157752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29</w:t>
        </w:r>
        <w:r w:rsidR="00A40F3C" w:rsidRPr="00C307BC">
          <w:rPr>
            <w:rFonts w:ascii="Times New Roman" w:hAnsi="Times New Roman" w:cs="Times New Roman"/>
            <w:noProof/>
            <w:webHidden/>
            <w:sz w:val="26"/>
            <w:szCs w:val="26"/>
          </w:rPr>
          <w:fldChar w:fldCharType="end"/>
        </w:r>
      </w:hyperlink>
    </w:p>
    <w:p w14:paraId="028ADAEC" w14:textId="77777777" w:rsidR="00A40F3C" w:rsidRPr="00C307BC" w:rsidRDefault="001A36D2">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53" w:history="1">
        <w:r w:rsidR="00A40F3C" w:rsidRPr="00C307BC">
          <w:rPr>
            <w:rStyle w:val="Hyperlink"/>
            <w:rFonts w:ascii="Times New Roman" w:hAnsi="Times New Roman" w:cs="Times New Roman"/>
            <w:noProof/>
            <w:sz w:val="26"/>
            <w:szCs w:val="26"/>
          </w:rPr>
          <w:t>Hình 2.4: Lời gọi API trên SOAPUI</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_Toc514157753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29</w:t>
        </w:r>
        <w:r w:rsidR="00A40F3C" w:rsidRPr="00C307BC">
          <w:rPr>
            <w:rFonts w:ascii="Times New Roman" w:hAnsi="Times New Roman" w:cs="Times New Roman"/>
            <w:noProof/>
            <w:webHidden/>
            <w:sz w:val="26"/>
            <w:szCs w:val="26"/>
          </w:rPr>
          <w:fldChar w:fldCharType="end"/>
        </w:r>
      </w:hyperlink>
    </w:p>
    <w:p w14:paraId="23FD4ED3" w14:textId="77777777" w:rsidR="00A40F3C" w:rsidRPr="00C307BC" w:rsidRDefault="001A36D2">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54" w:history="1">
        <w:r w:rsidR="00A40F3C" w:rsidRPr="00C307BC">
          <w:rPr>
            <w:rStyle w:val="Hyperlink"/>
            <w:rFonts w:ascii="Times New Roman" w:hAnsi="Times New Roman" w:cs="Times New Roman"/>
            <w:noProof/>
            <w:sz w:val="26"/>
            <w:szCs w:val="26"/>
          </w:rPr>
          <w:t>Hình 3.1: Kiểm thử đơn vị theo lớp</w:t>
        </w:r>
        <w:r w:rsidR="00A40F3C" w:rsidRPr="00C307BC">
          <w:rPr>
            <w:rStyle w:val="Hyperlink"/>
            <w:rFonts w:ascii="Times New Roman" w:hAnsi="Times New Roman" w:cs="Times New Roman"/>
            <w:noProof/>
            <w:sz w:val="26"/>
            <w:szCs w:val="26"/>
            <w:lang w:val="en-US"/>
          </w:rPr>
          <w:t xml:space="preserve"> [13]</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_Toc514157754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32</w:t>
        </w:r>
        <w:r w:rsidR="00A40F3C" w:rsidRPr="00C307BC">
          <w:rPr>
            <w:rFonts w:ascii="Times New Roman" w:hAnsi="Times New Roman" w:cs="Times New Roman"/>
            <w:noProof/>
            <w:webHidden/>
            <w:sz w:val="26"/>
            <w:szCs w:val="26"/>
          </w:rPr>
          <w:fldChar w:fldCharType="end"/>
        </w:r>
      </w:hyperlink>
    </w:p>
    <w:p w14:paraId="47C5CC3F" w14:textId="77777777" w:rsidR="00A40F3C" w:rsidRPr="00C307BC" w:rsidRDefault="001A36D2">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55" w:history="1">
        <w:r w:rsidR="00A40F3C" w:rsidRPr="00C307BC">
          <w:rPr>
            <w:rStyle w:val="Hyperlink"/>
            <w:rFonts w:ascii="Times New Roman" w:hAnsi="Times New Roman" w:cs="Times New Roman"/>
            <w:noProof/>
            <w:sz w:val="26"/>
            <w:szCs w:val="26"/>
          </w:rPr>
          <w:t>Hình 3.2: Kiểm thử tích hợp</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_Toc514157755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32</w:t>
        </w:r>
        <w:r w:rsidR="00A40F3C" w:rsidRPr="00C307BC">
          <w:rPr>
            <w:rFonts w:ascii="Times New Roman" w:hAnsi="Times New Roman" w:cs="Times New Roman"/>
            <w:noProof/>
            <w:webHidden/>
            <w:sz w:val="26"/>
            <w:szCs w:val="26"/>
          </w:rPr>
          <w:fldChar w:fldCharType="end"/>
        </w:r>
      </w:hyperlink>
    </w:p>
    <w:p w14:paraId="0A396455" w14:textId="77777777" w:rsidR="00A40F3C" w:rsidRPr="00C307BC" w:rsidRDefault="001A36D2">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56" w:history="1">
        <w:r w:rsidR="00A40F3C" w:rsidRPr="00C307BC">
          <w:rPr>
            <w:rStyle w:val="Hyperlink"/>
            <w:rFonts w:ascii="Times New Roman" w:hAnsi="Times New Roman" w:cs="Times New Roman"/>
            <w:noProof/>
            <w:sz w:val="26"/>
            <w:szCs w:val="26"/>
          </w:rPr>
          <w:t>Hình 3.3. Quy trình kiểm thử hệ thống ESB</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_Toc514157756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33</w:t>
        </w:r>
        <w:r w:rsidR="00A40F3C" w:rsidRPr="00C307BC">
          <w:rPr>
            <w:rFonts w:ascii="Times New Roman" w:hAnsi="Times New Roman" w:cs="Times New Roman"/>
            <w:noProof/>
            <w:webHidden/>
            <w:sz w:val="26"/>
            <w:szCs w:val="26"/>
          </w:rPr>
          <w:fldChar w:fldCharType="end"/>
        </w:r>
      </w:hyperlink>
    </w:p>
    <w:p w14:paraId="56CAC361" w14:textId="77777777" w:rsidR="00A40F3C" w:rsidRPr="00C307BC" w:rsidRDefault="001A36D2">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57" w:history="1">
        <w:r w:rsidR="00A40F3C" w:rsidRPr="00C307BC">
          <w:rPr>
            <w:rStyle w:val="Hyperlink"/>
            <w:rFonts w:ascii="Times New Roman" w:hAnsi="Times New Roman" w:cs="Times New Roman"/>
            <w:noProof/>
            <w:sz w:val="26"/>
            <w:szCs w:val="26"/>
          </w:rPr>
          <w:t xml:space="preserve">Hình 3.4: Mô hình hoạt động của DVCS </w:t>
        </w:r>
        <w:r w:rsidR="00A40F3C" w:rsidRPr="00C307BC">
          <w:rPr>
            <w:rStyle w:val="Hyperlink"/>
            <w:rFonts w:ascii="Times New Roman" w:hAnsi="Times New Roman" w:cs="Times New Roman"/>
            <w:noProof/>
            <w:sz w:val="26"/>
            <w:szCs w:val="26"/>
            <w:lang w:val="en-US"/>
          </w:rPr>
          <w:t>[14]</w:t>
        </w:r>
        <w:r w:rsidR="00A40F3C" w:rsidRPr="00C307BC">
          <w:rPr>
            <w:rStyle w:val="Hyperlink"/>
            <w:rFonts w:ascii="Times New Roman" w:hAnsi="Times New Roman" w:cs="Times New Roman"/>
            <w:noProof/>
            <w:sz w:val="26"/>
            <w:szCs w:val="26"/>
          </w:rPr>
          <w:t>.</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_Toc514157757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36</w:t>
        </w:r>
        <w:r w:rsidR="00A40F3C" w:rsidRPr="00C307BC">
          <w:rPr>
            <w:rFonts w:ascii="Times New Roman" w:hAnsi="Times New Roman" w:cs="Times New Roman"/>
            <w:noProof/>
            <w:webHidden/>
            <w:sz w:val="26"/>
            <w:szCs w:val="26"/>
          </w:rPr>
          <w:fldChar w:fldCharType="end"/>
        </w:r>
      </w:hyperlink>
    </w:p>
    <w:p w14:paraId="3BB64A6A" w14:textId="77777777" w:rsidR="00A40F3C" w:rsidRPr="00C307BC" w:rsidRDefault="001A36D2">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58" w:history="1">
        <w:r w:rsidR="00A40F3C" w:rsidRPr="00C307BC">
          <w:rPr>
            <w:rStyle w:val="Hyperlink"/>
            <w:rFonts w:ascii="Times New Roman" w:hAnsi="Times New Roman" w:cs="Times New Roman"/>
            <w:noProof/>
            <w:sz w:val="26"/>
            <w:szCs w:val="26"/>
          </w:rPr>
          <w:t>Hình 3.5: Cấu trúc tổ chức kho mã nguồn trên Git</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_Toc514157758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36</w:t>
        </w:r>
        <w:r w:rsidR="00A40F3C" w:rsidRPr="00C307BC">
          <w:rPr>
            <w:rFonts w:ascii="Times New Roman" w:hAnsi="Times New Roman" w:cs="Times New Roman"/>
            <w:noProof/>
            <w:webHidden/>
            <w:sz w:val="26"/>
            <w:szCs w:val="26"/>
          </w:rPr>
          <w:fldChar w:fldCharType="end"/>
        </w:r>
      </w:hyperlink>
    </w:p>
    <w:p w14:paraId="5B5186BE" w14:textId="77777777" w:rsidR="00A40F3C" w:rsidRPr="00C307BC" w:rsidRDefault="001A36D2">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59" w:history="1">
        <w:r w:rsidR="00A40F3C" w:rsidRPr="00C307BC">
          <w:rPr>
            <w:rStyle w:val="Hyperlink"/>
            <w:rFonts w:ascii="Times New Roman" w:hAnsi="Times New Roman" w:cs="Times New Roman"/>
            <w:noProof/>
            <w:sz w:val="26"/>
            <w:szCs w:val="26"/>
          </w:rPr>
          <w:t>Hình 3.6: Các dòng lệnh trên Git</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_Toc514157759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37</w:t>
        </w:r>
        <w:r w:rsidR="00A40F3C" w:rsidRPr="00C307BC">
          <w:rPr>
            <w:rFonts w:ascii="Times New Roman" w:hAnsi="Times New Roman" w:cs="Times New Roman"/>
            <w:noProof/>
            <w:webHidden/>
            <w:sz w:val="26"/>
            <w:szCs w:val="26"/>
          </w:rPr>
          <w:fldChar w:fldCharType="end"/>
        </w:r>
      </w:hyperlink>
    </w:p>
    <w:p w14:paraId="61AB16BD" w14:textId="77777777" w:rsidR="00A40F3C" w:rsidRPr="00C307BC" w:rsidRDefault="001A36D2">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60" w:history="1">
        <w:r w:rsidR="00A40F3C" w:rsidRPr="00C307BC">
          <w:rPr>
            <w:rStyle w:val="Hyperlink"/>
            <w:rFonts w:ascii="Times New Roman" w:hAnsi="Times New Roman" w:cs="Times New Roman"/>
            <w:noProof/>
            <w:sz w:val="26"/>
            <w:szCs w:val="26"/>
          </w:rPr>
          <w:t>Hình 3.7: Kiến trúc JUnit</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_Toc514157760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38</w:t>
        </w:r>
        <w:r w:rsidR="00A40F3C" w:rsidRPr="00C307BC">
          <w:rPr>
            <w:rFonts w:ascii="Times New Roman" w:hAnsi="Times New Roman" w:cs="Times New Roman"/>
            <w:noProof/>
            <w:webHidden/>
            <w:sz w:val="26"/>
            <w:szCs w:val="26"/>
          </w:rPr>
          <w:fldChar w:fldCharType="end"/>
        </w:r>
      </w:hyperlink>
    </w:p>
    <w:p w14:paraId="7B944A31" w14:textId="77777777" w:rsidR="00A40F3C" w:rsidRPr="00C307BC" w:rsidRDefault="001A36D2">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61" w:history="1">
        <w:r w:rsidR="00A40F3C" w:rsidRPr="00C307BC">
          <w:rPr>
            <w:rStyle w:val="Hyperlink"/>
            <w:rFonts w:ascii="Times New Roman" w:hAnsi="Times New Roman" w:cs="Times New Roman"/>
            <w:noProof/>
            <w:sz w:val="26"/>
            <w:szCs w:val="26"/>
          </w:rPr>
          <w:t>Hình 3.8: MUnit Code</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_Toc514157761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40</w:t>
        </w:r>
        <w:r w:rsidR="00A40F3C" w:rsidRPr="00C307BC">
          <w:rPr>
            <w:rFonts w:ascii="Times New Roman" w:hAnsi="Times New Roman" w:cs="Times New Roman"/>
            <w:noProof/>
            <w:webHidden/>
            <w:sz w:val="26"/>
            <w:szCs w:val="26"/>
          </w:rPr>
          <w:fldChar w:fldCharType="end"/>
        </w:r>
      </w:hyperlink>
    </w:p>
    <w:p w14:paraId="02EF2B79" w14:textId="77777777" w:rsidR="00A40F3C" w:rsidRPr="00C307BC" w:rsidRDefault="001A36D2">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62" w:history="1">
        <w:r w:rsidR="00A40F3C" w:rsidRPr="00C307BC">
          <w:rPr>
            <w:rStyle w:val="Hyperlink"/>
            <w:rFonts w:ascii="Times New Roman" w:hAnsi="Times New Roman" w:cs="Times New Roman"/>
            <w:noProof/>
            <w:sz w:val="26"/>
            <w:szCs w:val="26"/>
          </w:rPr>
          <w:t>Hình 3.9: MUnit viết trên Java</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_Toc514157762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41</w:t>
        </w:r>
        <w:r w:rsidR="00A40F3C" w:rsidRPr="00C307BC">
          <w:rPr>
            <w:rFonts w:ascii="Times New Roman" w:hAnsi="Times New Roman" w:cs="Times New Roman"/>
            <w:noProof/>
            <w:webHidden/>
            <w:sz w:val="26"/>
            <w:szCs w:val="26"/>
          </w:rPr>
          <w:fldChar w:fldCharType="end"/>
        </w:r>
      </w:hyperlink>
    </w:p>
    <w:p w14:paraId="2C636333" w14:textId="77777777" w:rsidR="00A40F3C" w:rsidRPr="00C307BC" w:rsidRDefault="001A36D2">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63" w:history="1">
        <w:r w:rsidR="00A40F3C" w:rsidRPr="00C307BC">
          <w:rPr>
            <w:rStyle w:val="Hyperlink"/>
            <w:rFonts w:ascii="Times New Roman" w:eastAsia="Times New Roman" w:hAnsi="Times New Roman" w:cs="Times New Roman"/>
            <w:noProof/>
            <w:sz w:val="26"/>
            <w:szCs w:val="26"/>
          </w:rPr>
          <w:t>Hình 3.10: Quản lý mã nguồn sử dụng Maven</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_Toc514157763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41</w:t>
        </w:r>
        <w:r w:rsidR="00A40F3C" w:rsidRPr="00C307BC">
          <w:rPr>
            <w:rFonts w:ascii="Times New Roman" w:hAnsi="Times New Roman" w:cs="Times New Roman"/>
            <w:noProof/>
            <w:webHidden/>
            <w:sz w:val="26"/>
            <w:szCs w:val="26"/>
          </w:rPr>
          <w:fldChar w:fldCharType="end"/>
        </w:r>
      </w:hyperlink>
    </w:p>
    <w:p w14:paraId="7BE175BD" w14:textId="77777777" w:rsidR="00A40F3C" w:rsidRPr="00C307BC" w:rsidRDefault="001A36D2">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64" w:history="1">
        <w:r w:rsidR="00A40F3C" w:rsidRPr="00C307BC">
          <w:rPr>
            <w:rStyle w:val="Hyperlink"/>
            <w:rFonts w:ascii="Times New Roman" w:eastAsia="Times New Roman" w:hAnsi="Times New Roman" w:cs="Times New Roman"/>
            <w:noProof/>
            <w:sz w:val="26"/>
            <w:szCs w:val="26"/>
          </w:rPr>
          <w:t>Hình 3.11: Màn hình chính Jenkins</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_Toc514157764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43</w:t>
        </w:r>
        <w:r w:rsidR="00A40F3C" w:rsidRPr="00C307BC">
          <w:rPr>
            <w:rFonts w:ascii="Times New Roman" w:hAnsi="Times New Roman" w:cs="Times New Roman"/>
            <w:noProof/>
            <w:webHidden/>
            <w:sz w:val="26"/>
            <w:szCs w:val="26"/>
          </w:rPr>
          <w:fldChar w:fldCharType="end"/>
        </w:r>
      </w:hyperlink>
    </w:p>
    <w:p w14:paraId="136EDF2E" w14:textId="77777777" w:rsidR="00A40F3C" w:rsidRPr="00C307BC" w:rsidRDefault="001A36D2">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65" w:history="1">
        <w:r w:rsidR="00A40F3C" w:rsidRPr="00C307BC">
          <w:rPr>
            <w:rStyle w:val="Hyperlink"/>
            <w:rFonts w:ascii="Times New Roman" w:eastAsia="Times New Roman" w:hAnsi="Times New Roman" w:cs="Times New Roman"/>
            <w:noProof/>
            <w:sz w:val="26"/>
            <w:szCs w:val="26"/>
          </w:rPr>
          <w:t>Hình 3.12: Cấu hình tùy chỉnh của Jenkins</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_Toc514157765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44</w:t>
        </w:r>
        <w:r w:rsidR="00A40F3C" w:rsidRPr="00C307BC">
          <w:rPr>
            <w:rFonts w:ascii="Times New Roman" w:hAnsi="Times New Roman" w:cs="Times New Roman"/>
            <w:noProof/>
            <w:webHidden/>
            <w:sz w:val="26"/>
            <w:szCs w:val="26"/>
          </w:rPr>
          <w:fldChar w:fldCharType="end"/>
        </w:r>
      </w:hyperlink>
    </w:p>
    <w:p w14:paraId="1F74A395" w14:textId="77777777" w:rsidR="00A40F3C" w:rsidRPr="00C307BC" w:rsidRDefault="001A36D2">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66" w:history="1">
        <w:r w:rsidR="00A40F3C" w:rsidRPr="00C307BC">
          <w:rPr>
            <w:rStyle w:val="Hyperlink"/>
            <w:rFonts w:ascii="Times New Roman" w:hAnsi="Times New Roman" w:cs="Times New Roman"/>
            <w:noProof/>
            <w:sz w:val="26"/>
            <w:szCs w:val="26"/>
          </w:rPr>
          <w:t>Hình 3.13: Quản lý plugins</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_Toc514157766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44</w:t>
        </w:r>
        <w:r w:rsidR="00A40F3C" w:rsidRPr="00C307BC">
          <w:rPr>
            <w:rFonts w:ascii="Times New Roman" w:hAnsi="Times New Roman" w:cs="Times New Roman"/>
            <w:noProof/>
            <w:webHidden/>
            <w:sz w:val="26"/>
            <w:szCs w:val="26"/>
          </w:rPr>
          <w:fldChar w:fldCharType="end"/>
        </w:r>
      </w:hyperlink>
    </w:p>
    <w:p w14:paraId="58B443A0" w14:textId="77777777" w:rsidR="00A40F3C" w:rsidRPr="00C307BC" w:rsidRDefault="001A36D2">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67" w:history="1">
        <w:r w:rsidR="00A40F3C" w:rsidRPr="00C307BC">
          <w:rPr>
            <w:rStyle w:val="Hyperlink"/>
            <w:rFonts w:ascii="Times New Roman" w:hAnsi="Times New Roman" w:cs="Times New Roman"/>
            <w:noProof/>
            <w:sz w:val="26"/>
            <w:szCs w:val="26"/>
          </w:rPr>
          <w:t>Hình 3.14: Thông tin hệ thống của Jenkins</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_Toc514157767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45</w:t>
        </w:r>
        <w:r w:rsidR="00A40F3C" w:rsidRPr="00C307BC">
          <w:rPr>
            <w:rFonts w:ascii="Times New Roman" w:hAnsi="Times New Roman" w:cs="Times New Roman"/>
            <w:noProof/>
            <w:webHidden/>
            <w:sz w:val="26"/>
            <w:szCs w:val="26"/>
          </w:rPr>
          <w:fldChar w:fldCharType="end"/>
        </w:r>
      </w:hyperlink>
    </w:p>
    <w:p w14:paraId="16932952" w14:textId="77777777" w:rsidR="00A40F3C" w:rsidRPr="00C307BC" w:rsidRDefault="001A36D2">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68" w:history="1">
        <w:r w:rsidR="00A40F3C" w:rsidRPr="00C307BC">
          <w:rPr>
            <w:rStyle w:val="Hyperlink"/>
            <w:rFonts w:ascii="Times New Roman" w:hAnsi="Times New Roman" w:cs="Times New Roman"/>
            <w:noProof/>
            <w:sz w:val="26"/>
            <w:szCs w:val="26"/>
          </w:rPr>
          <w:t>Hình 3.15. Biểu đồ lớp AsenAPIDriver</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_Toc514157768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46</w:t>
        </w:r>
        <w:r w:rsidR="00A40F3C" w:rsidRPr="00C307BC">
          <w:rPr>
            <w:rFonts w:ascii="Times New Roman" w:hAnsi="Times New Roman" w:cs="Times New Roman"/>
            <w:noProof/>
            <w:webHidden/>
            <w:sz w:val="26"/>
            <w:szCs w:val="26"/>
          </w:rPr>
          <w:fldChar w:fldCharType="end"/>
        </w:r>
      </w:hyperlink>
    </w:p>
    <w:p w14:paraId="26A4DA40" w14:textId="77777777" w:rsidR="00A40F3C" w:rsidRPr="00C307BC" w:rsidRDefault="001A36D2">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69" w:history="1">
        <w:r w:rsidR="00A40F3C" w:rsidRPr="00C307BC">
          <w:rPr>
            <w:rStyle w:val="Hyperlink"/>
            <w:rFonts w:ascii="Times New Roman" w:hAnsi="Times New Roman" w:cs="Times New Roman"/>
            <w:noProof/>
            <w:sz w:val="26"/>
            <w:szCs w:val="26"/>
          </w:rPr>
          <w:t>Hình 3.16. Ví dụ tệp XML cấu hình ứng dụng MuleESB</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_Toc514157769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47</w:t>
        </w:r>
        <w:r w:rsidR="00A40F3C" w:rsidRPr="00C307BC">
          <w:rPr>
            <w:rFonts w:ascii="Times New Roman" w:hAnsi="Times New Roman" w:cs="Times New Roman"/>
            <w:noProof/>
            <w:webHidden/>
            <w:sz w:val="26"/>
            <w:szCs w:val="26"/>
          </w:rPr>
          <w:fldChar w:fldCharType="end"/>
        </w:r>
      </w:hyperlink>
    </w:p>
    <w:p w14:paraId="1D558A37" w14:textId="77777777" w:rsidR="00A40F3C" w:rsidRPr="00C307BC" w:rsidRDefault="001A36D2">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70" w:history="1">
        <w:r w:rsidR="00A40F3C" w:rsidRPr="00C307BC">
          <w:rPr>
            <w:rStyle w:val="Hyperlink"/>
            <w:rFonts w:ascii="Times New Roman" w:hAnsi="Times New Roman" w:cs="Times New Roman"/>
            <w:noProof/>
            <w:sz w:val="26"/>
            <w:szCs w:val="26"/>
          </w:rPr>
          <w:t>Hình 3.17. Các nút trong tệp xml</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_Toc514157770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47</w:t>
        </w:r>
        <w:r w:rsidR="00A40F3C" w:rsidRPr="00C307BC">
          <w:rPr>
            <w:rFonts w:ascii="Times New Roman" w:hAnsi="Times New Roman" w:cs="Times New Roman"/>
            <w:noProof/>
            <w:webHidden/>
            <w:sz w:val="26"/>
            <w:szCs w:val="26"/>
          </w:rPr>
          <w:fldChar w:fldCharType="end"/>
        </w:r>
      </w:hyperlink>
    </w:p>
    <w:p w14:paraId="75A425F6" w14:textId="77777777" w:rsidR="00A40F3C" w:rsidRPr="00C307BC" w:rsidRDefault="001A36D2">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71" w:history="1">
        <w:r w:rsidR="00A40F3C" w:rsidRPr="00C307BC">
          <w:rPr>
            <w:rStyle w:val="Hyperlink"/>
            <w:rFonts w:ascii="Times New Roman" w:hAnsi="Times New Roman" w:cs="Times New Roman"/>
            <w:noProof/>
            <w:sz w:val="26"/>
            <w:szCs w:val="26"/>
          </w:rPr>
          <w:t xml:space="preserve">Hình 3.18: </w:t>
        </w:r>
        <w:r w:rsidR="00A40F3C" w:rsidRPr="00C307BC">
          <w:rPr>
            <w:rStyle w:val="Hyperlink"/>
            <w:rFonts w:ascii="Times New Roman" w:hAnsi="Times New Roman" w:cs="Times New Roman"/>
            <w:noProof/>
            <w:sz w:val="26"/>
            <w:szCs w:val="26"/>
            <w:lang w:val="vi-VN"/>
          </w:rPr>
          <w:t>Các bước sinh mã kiểm thử tự động</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_Toc514157771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47</w:t>
        </w:r>
        <w:r w:rsidR="00A40F3C" w:rsidRPr="00C307BC">
          <w:rPr>
            <w:rFonts w:ascii="Times New Roman" w:hAnsi="Times New Roman" w:cs="Times New Roman"/>
            <w:noProof/>
            <w:webHidden/>
            <w:sz w:val="26"/>
            <w:szCs w:val="26"/>
          </w:rPr>
          <w:fldChar w:fldCharType="end"/>
        </w:r>
      </w:hyperlink>
    </w:p>
    <w:p w14:paraId="3551413C" w14:textId="77777777" w:rsidR="00A40F3C" w:rsidRPr="00C307BC" w:rsidRDefault="001A36D2">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72" w:history="1">
        <w:r w:rsidR="00A40F3C" w:rsidRPr="00C307BC">
          <w:rPr>
            <w:rStyle w:val="Hyperlink"/>
            <w:rFonts w:ascii="Times New Roman" w:hAnsi="Times New Roman" w:cs="Times New Roman"/>
            <w:noProof/>
            <w:sz w:val="26"/>
            <w:szCs w:val="26"/>
          </w:rPr>
          <w:t>Hình 3.19: Cấu hình khởi tạo của ứng dụng</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_Toc514157772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48</w:t>
        </w:r>
        <w:r w:rsidR="00A40F3C" w:rsidRPr="00C307BC">
          <w:rPr>
            <w:rFonts w:ascii="Times New Roman" w:hAnsi="Times New Roman" w:cs="Times New Roman"/>
            <w:noProof/>
            <w:webHidden/>
            <w:sz w:val="26"/>
            <w:szCs w:val="26"/>
          </w:rPr>
          <w:fldChar w:fldCharType="end"/>
        </w:r>
      </w:hyperlink>
    </w:p>
    <w:p w14:paraId="09405FCF" w14:textId="77777777" w:rsidR="00A40F3C" w:rsidRPr="00C307BC" w:rsidRDefault="001A36D2">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73" w:history="1">
        <w:r w:rsidR="00A40F3C" w:rsidRPr="00C307BC">
          <w:rPr>
            <w:rStyle w:val="Hyperlink"/>
            <w:rFonts w:ascii="Times New Roman" w:hAnsi="Times New Roman" w:cs="Times New Roman"/>
            <w:noProof/>
            <w:sz w:val="26"/>
            <w:szCs w:val="26"/>
          </w:rPr>
          <w:t>Hình 3.20: M</w:t>
        </w:r>
        <w:r w:rsidR="00A40F3C" w:rsidRPr="00C307BC">
          <w:rPr>
            <w:rStyle w:val="Hyperlink"/>
            <w:rFonts w:ascii="Times New Roman" w:hAnsi="Times New Roman" w:cs="Times New Roman"/>
            <w:noProof/>
            <w:sz w:val="26"/>
            <w:szCs w:val="26"/>
            <w:lang w:val="vi-VN"/>
          </w:rPr>
          <w:t>ã nguồn kiểm thử bằng phương pháp sinh tự động</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_Toc514157773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49</w:t>
        </w:r>
        <w:r w:rsidR="00A40F3C" w:rsidRPr="00C307BC">
          <w:rPr>
            <w:rFonts w:ascii="Times New Roman" w:hAnsi="Times New Roman" w:cs="Times New Roman"/>
            <w:noProof/>
            <w:webHidden/>
            <w:sz w:val="26"/>
            <w:szCs w:val="26"/>
          </w:rPr>
          <w:fldChar w:fldCharType="end"/>
        </w:r>
      </w:hyperlink>
    </w:p>
    <w:p w14:paraId="05A846D8" w14:textId="77777777" w:rsidR="00A40F3C" w:rsidRPr="00C307BC" w:rsidRDefault="001A36D2">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74" w:history="1">
        <w:r w:rsidR="00A40F3C" w:rsidRPr="00C307BC">
          <w:rPr>
            <w:rStyle w:val="Hyperlink"/>
            <w:rFonts w:ascii="Times New Roman" w:hAnsi="Times New Roman" w:cs="Times New Roman"/>
            <w:noProof/>
            <w:sz w:val="26"/>
            <w:szCs w:val="26"/>
          </w:rPr>
          <w:t>Hình 4.1: Sơ đồ tuần tự ứng dụng IB-ESB</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_Toc514157774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51</w:t>
        </w:r>
        <w:r w:rsidR="00A40F3C" w:rsidRPr="00C307BC">
          <w:rPr>
            <w:rFonts w:ascii="Times New Roman" w:hAnsi="Times New Roman" w:cs="Times New Roman"/>
            <w:noProof/>
            <w:webHidden/>
            <w:sz w:val="26"/>
            <w:szCs w:val="26"/>
          </w:rPr>
          <w:fldChar w:fldCharType="end"/>
        </w:r>
      </w:hyperlink>
    </w:p>
    <w:p w14:paraId="23B27A41" w14:textId="77777777" w:rsidR="00A40F3C" w:rsidRPr="00C307BC" w:rsidRDefault="001A36D2">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75" w:history="1">
        <w:r w:rsidR="00A40F3C" w:rsidRPr="00C307BC">
          <w:rPr>
            <w:rStyle w:val="Hyperlink"/>
            <w:rFonts w:ascii="Times New Roman" w:hAnsi="Times New Roman" w:cs="Times New Roman"/>
            <w:noProof/>
            <w:sz w:val="26"/>
            <w:szCs w:val="26"/>
          </w:rPr>
          <w:t>Hình 4.2: Màn hình quản lý của Jenkins</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_Toc514157775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52</w:t>
        </w:r>
        <w:r w:rsidR="00A40F3C" w:rsidRPr="00C307BC">
          <w:rPr>
            <w:rFonts w:ascii="Times New Roman" w:hAnsi="Times New Roman" w:cs="Times New Roman"/>
            <w:noProof/>
            <w:webHidden/>
            <w:sz w:val="26"/>
            <w:szCs w:val="26"/>
          </w:rPr>
          <w:fldChar w:fldCharType="end"/>
        </w:r>
      </w:hyperlink>
    </w:p>
    <w:p w14:paraId="1108C26B" w14:textId="77777777" w:rsidR="00A40F3C" w:rsidRPr="00C307BC" w:rsidRDefault="001A36D2">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76" w:history="1">
        <w:r w:rsidR="00A40F3C" w:rsidRPr="00C307BC">
          <w:rPr>
            <w:rStyle w:val="Hyperlink"/>
            <w:rFonts w:ascii="Times New Roman" w:hAnsi="Times New Roman" w:cs="Times New Roman"/>
            <w:noProof/>
            <w:sz w:val="26"/>
            <w:szCs w:val="26"/>
          </w:rPr>
          <w:t>Hình 4.3: Tạo một tác vụ trên Jenkins</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_Toc514157776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53</w:t>
        </w:r>
        <w:r w:rsidR="00A40F3C" w:rsidRPr="00C307BC">
          <w:rPr>
            <w:rFonts w:ascii="Times New Roman" w:hAnsi="Times New Roman" w:cs="Times New Roman"/>
            <w:noProof/>
            <w:webHidden/>
            <w:sz w:val="26"/>
            <w:szCs w:val="26"/>
          </w:rPr>
          <w:fldChar w:fldCharType="end"/>
        </w:r>
      </w:hyperlink>
    </w:p>
    <w:p w14:paraId="18173C32" w14:textId="77777777" w:rsidR="00A40F3C" w:rsidRPr="00C307BC" w:rsidRDefault="001A36D2">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77" w:history="1">
        <w:r w:rsidR="00A40F3C" w:rsidRPr="00C307BC">
          <w:rPr>
            <w:rStyle w:val="Hyperlink"/>
            <w:rFonts w:ascii="Times New Roman" w:hAnsi="Times New Roman" w:cs="Times New Roman"/>
            <w:noProof/>
            <w:sz w:val="26"/>
            <w:szCs w:val="26"/>
          </w:rPr>
          <w:t>Hình 4.4: Thông tin chi tiết cấu hình tác vụ</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_Toc514157777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53</w:t>
        </w:r>
        <w:r w:rsidR="00A40F3C" w:rsidRPr="00C307BC">
          <w:rPr>
            <w:rFonts w:ascii="Times New Roman" w:hAnsi="Times New Roman" w:cs="Times New Roman"/>
            <w:noProof/>
            <w:webHidden/>
            <w:sz w:val="26"/>
            <w:szCs w:val="26"/>
          </w:rPr>
          <w:fldChar w:fldCharType="end"/>
        </w:r>
      </w:hyperlink>
    </w:p>
    <w:p w14:paraId="4E6CFBEA" w14:textId="77777777" w:rsidR="00A40F3C" w:rsidRPr="00C307BC" w:rsidRDefault="001A36D2">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78" w:history="1">
        <w:r w:rsidR="00A40F3C" w:rsidRPr="00C307BC">
          <w:rPr>
            <w:rStyle w:val="Hyperlink"/>
            <w:rFonts w:ascii="Times New Roman" w:hAnsi="Times New Roman" w:cs="Times New Roman"/>
            <w:noProof/>
            <w:sz w:val="26"/>
            <w:szCs w:val="26"/>
          </w:rPr>
          <w:t>Hình 4.5: Tùy chọn tác vụ xử lý qua shell</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_Toc514157778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54</w:t>
        </w:r>
        <w:r w:rsidR="00A40F3C" w:rsidRPr="00C307BC">
          <w:rPr>
            <w:rFonts w:ascii="Times New Roman" w:hAnsi="Times New Roman" w:cs="Times New Roman"/>
            <w:noProof/>
            <w:webHidden/>
            <w:sz w:val="26"/>
            <w:szCs w:val="26"/>
          </w:rPr>
          <w:fldChar w:fldCharType="end"/>
        </w:r>
      </w:hyperlink>
    </w:p>
    <w:p w14:paraId="46093139" w14:textId="77777777" w:rsidR="00A40F3C" w:rsidRPr="00C307BC" w:rsidRDefault="001A36D2">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79" w:history="1">
        <w:r w:rsidR="00A40F3C" w:rsidRPr="00C307BC">
          <w:rPr>
            <w:rStyle w:val="Hyperlink"/>
            <w:rFonts w:ascii="Times New Roman" w:hAnsi="Times New Roman" w:cs="Times New Roman"/>
            <w:noProof/>
            <w:sz w:val="26"/>
            <w:szCs w:val="26"/>
          </w:rPr>
          <w:t>Hình 4.6:Thêm cấu hình gọi AsenAPIDriver</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_Toc514157779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54</w:t>
        </w:r>
        <w:r w:rsidR="00A40F3C" w:rsidRPr="00C307BC">
          <w:rPr>
            <w:rFonts w:ascii="Times New Roman" w:hAnsi="Times New Roman" w:cs="Times New Roman"/>
            <w:noProof/>
            <w:webHidden/>
            <w:sz w:val="26"/>
            <w:szCs w:val="26"/>
          </w:rPr>
          <w:fldChar w:fldCharType="end"/>
        </w:r>
      </w:hyperlink>
    </w:p>
    <w:p w14:paraId="69B24327" w14:textId="77777777" w:rsidR="00A40F3C" w:rsidRPr="00C307BC" w:rsidRDefault="001A36D2">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80" w:history="1">
        <w:r w:rsidR="00A40F3C" w:rsidRPr="00C307BC">
          <w:rPr>
            <w:rStyle w:val="Hyperlink"/>
            <w:rFonts w:ascii="Times New Roman" w:eastAsia="Times New Roman" w:hAnsi="Times New Roman" w:cs="Times New Roman"/>
            <w:noProof/>
            <w:sz w:val="26"/>
            <w:szCs w:val="26"/>
            <w:lang w:val="en-US"/>
          </w:rPr>
          <w:t>Hình 4.7: Quá trình chạy tác vụ</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_Toc514157780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55</w:t>
        </w:r>
        <w:r w:rsidR="00A40F3C" w:rsidRPr="00C307BC">
          <w:rPr>
            <w:rFonts w:ascii="Times New Roman" w:hAnsi="Times New Roman" w:cs="Times New Roman"/>
            <w:noProof/>
            <w:webHidden/>
            <w:sz w:val="26"/>
            <w:szCs w:val="26"/>
          </w:rPr>
          <w:fldChar w:fldCharType="end"/>
        </w:r>
      </w:hyperlink>
    </w:p>
    <w:p w14:paraId="76C71B23" w14:textId="77777777" w:rsidR="00A40F3C" w:rsidRPr="00C307BC" w:rsidRDefault="001A36D2">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81" w:history="1">
        <w:r w:rsidR="00A40F3C" w:rsidRPr="00C307BC">
          <w:rPr>
            <w:rStyle w:val="Hyperlink"/>
            <w:rFonts w:ascii="Times New Roman" w:hAnsi="Times New Roman" w:cs="Times New Roman"/>
            <w:noProof/>
            <w:sz w:val="26"/>
            <w:szCs w:val="26"/>
          </w:rPr>
          <w:t>Hình 4.8: Cấu hình thông báo Email</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_Toc514157781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55</w:t>
        </w:r>
        <w:r w:rsidR="00A40F3C" w:rsidRPr="00C307BC">
          <w:rPr>
            <w:rFonts w:ascii="Times New Roman" w:hAnsi="Times New Roman" w:cs="Times New Roman"/>
            <w:noProof/>
            <w:webHidden/>
            <w:sz w:val="26"/>
            <w:szCs w:val="26"/>
          </w:rPr>
          <w:fldChar w:fldCharType="end"/>
        </w:r>
      </w:hyperlink>
    </w:p>
    <w:p w14:paraId="4F69041A" w14:textId="77777777" w:rsidR="00A40F3C" w:rsidRPr="00C307BC" w:rsidRDefault="001A36D2">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82" w:history="1">
        <w:r w:rsidR="00A40F3C" w:rsidRPr="00C307BC">
          <w:rPr>
            <w:rStyle w:val="Hyperlink"/>
            <w:rFonts w:ascii="Times New Roman" w:eastAsia="Times New Roman" w:hAnsi="Times New Roman" w:cs="Times New Roman"/>
            <w:noProof/>
            <w:sz w:val="26"/>
            <w:szCs w:val="26"/>
          </w:rPr>
          <w:t>Hình 4.9: Lịch sử chạy tác vụ</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_Toc514157782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56</w:t>
        </w:r>
        <w:r w:rsidR="00A40F3C" w:rsidRPr="00C307BC">
          <w:rPr>
            <w:rFonts w:ascii="Times New Roman" w:hAnsi="Times New Roman" w:cs="Times New Roman"/>
            <w:noProof/>
            <w:webHidden/>
            <w:sz w:val="26"/>
            <w:szCs w:val="26"/>
          </w:rPr>
          <w:fldChar w:fldCharType="end"/>
        </w:r>
      </w:hyperlink>
    </w:p>
    <w:p w14:paraId="0ACF32FD" w14:textId="77777777" w:rsidR="00A40F3C" w:rsidRPr="00C307BC" w:rsidRDefault="001A36D2">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83" w:history="1">
        <w:r w:rsidR="00A40F3C" w:rsidRPr="00C307BC">
          <w:rPr>
            <w:rStyle w:val="Hyperlink"/>
            <w:rFonts w:ascii="Times New Roman" w:hAnsi="Times New Roman" w:cs="Times New Roman"/>
            <w:noProof/>
            <w:sz w:val="26"/>
            <w:szCs w:val="26"/>
          </w:rPr>
          <w:t>Hình 4.10: Kết quả thực hiện chạy mã nguồn kiểm thử tự sinh</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_Toc514157783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56</w:t>
        </w:r>
        <w:r w:rsidR="00A40F3C" w:rsidRPr="00C307BC">
          <w:rPr>
            <w:rFonts w:ascii="Times New Roman" w:hAnsi="Times New Roman" w:cs="Times New Roman"/>
            <w:noProof/>
            <w:webHidden/>
            <w:sz w:val="26"/>
            <w:szCs w:val="26"/>
          </w:rPr>
          <w:fldChar w:fldCharType="end"/>
        </w:r>
      </w:hyperlink>
    </w:p>
    <w:p w14:paraId="140C203D" w14:textId="71F9C7B0" w:rsidR="007F0E4B" w:rsidRPr="00C307BC" w:rsidRDefault="007F0E4B" w:rsidP="007F129F">
      <w:pPr>
        <w:pStyle w:val="NoSpacing"/>
        <w:rPr>
          <w:rFonts w:ascii="Times New Roman" w:hAnsi="Times New Roman" w:cs="Times New Roman"/>
          <w:sz w:val="26"/>
          <w:szCs w:val="26"/>
        </w:rPr>
      </w:pPr>
      <w:r w:rsidRPr="00C307BC">
        <w:rPr>
          <w:rFonts w:ascii="Times New Roman" w:hAnsi="Times New Roman" w:cs="Times New Roman"/>
          <w:sz w:val="26"/>
          <w:szCs w:val="26"/>
        </w:rPr>
        <w:fldChar w:fldCharType="end"/>
      </w:r>
    </w:p>
    <w:p w14:paraId="0863A691" w14:textId="087EF327" w:rsidR="006F117B" w:rsidRPr="00C307BC" w:rsidRDefault="007F0E4B" w:rsidP="00992FC2">
      <w:pPr>
        <w:rPr>
          <w:rFonts w:ascii="Times New Roman" w:eastAsia="Times New Roman" w:hAnsi="Times New Roman" w:cs="Times New Roman"/>
          <w:b/>
          <w:sz w:val="26"/>
          <w:szCs w:val="26"/>
        </w:rPr>
        <w:sectPr w:rsidR="006F117B" w:rsidRPr="00C307BC" w:rsidSect="00F02794">
          <w:pgSz w:w="12240" w:h="15840"/>
          <w:pgMar w:top="1134" w:right="1134" w:bottom="1134" w:left="1701" w:header="0" w:footer="720" w:gutter="0"/>
          <w:cols w:space="720"/>
        </w:sectPr>
      </w:pPr>
      <w:r w:rsidRPr="00C307BC">
        <w:rPr>
          <w:rFonts w:ascii="Times New Roman" w:eastAsia="Times New Roman" w:hAnsi="Times New Roman" w:cs="Times New Roman"/>
          <w:b/>
          <w:sz w:val="26"/>
          <w:szCs w:val="26"/>
        </w:rPr>
        <w:br w:type="page"/>
      </w:r>
    </w:p>
    <w:p w14:paraId="303D7012" w14:textId="65E23B3B" w:rsidR="006F117B" w:rsidRPr="00C307BC" w:rsidRDefault="00994B39" w:rsidP="004C417A">
      <w:pPr>
        <w:pStyle w:val="Heading1"/>
        <w:tabs>
          <w:tab w:val="left" w:pos="1350"/>
        </w:tabs>
        <w:spacing w:line="288" w:lineRule="auto"/>
        <w:jc w:val="center"/>
        <w:rPr>
          <w:rFonts w:ascii="Times New Roman" w:eastAsia="Times New Roman" w:hAnsi="Times New Roman" w:cs="Times New Roman"/>
          <w:b/>
          <w:sz w:val="26"/>
          <w:szCs w:val="26"/>
        </w:rPr>
      </w:pPr>
      <w:bookmarkStart w:id="16" w:name="_Toc514278002"/>
      <w:r w:rsidRPr="00C307BC">
        <w:rPr>
          <w:rFonts w:ascii="Times New Roman" w:eastAsia="Times New Roman" w:hAnsi="Times New Roman" w:cs="Times New Roman"/>
          <w:b/>
          <w:sz w:val="26"/>
          <w:szCs w:val="26"/>
        </w:rPr>
        <w:lastRenderedPageBreak/>
        <w:t>MỞ ĐẦU</w:t>
      </w:r>
      <w:bookmarkEnd w:id="16"/>
    </w:p>
    <w:p w14:paraId="400126F3" w14:textId="2D66567E" w:rsidR="006F117B" w:rsidRPr="00C307BC" w:rsidRDefault="00994B39" w:rsidP="00826EDC">
      <w:pPr>
        <w:spacing w:before="60" w:after="60"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Enterprise Service Bus (ESB) là một kiến trúc phần mềm, chứa một tập các luật và nguyên tắc cho việc tích hợp nhiều ứng dụng khác nhau (về nền tảng, ngôn ngữ,...) vào một hay nhiều hệ thống. </w:t>
      </w:r>
      <w:r w:rsidR="00291885" w:rsidRPr="00C307BC">
        <w:rPr>
          <w:rFonts w:ascii="Times New Roman" w:eastAsia="Times New Roman" w:hAnsi="Times New Roman" w:cs="Times New Roman"/>
          <w:sz w:val="26"/>
          <w:szCs w:val="26"/>
        </w:rPr>
        <w:t>Áp</w:t>
      </w:r>
      <w:r w:rsidR="00C92A25" w:rsidRPr="00C307BC">
        <w:rPr>
          <w:rFonts w:ascii="Times New Roman" w:eastAsia="Times New Roman" w:hAnsi="Times New Roman" w:cs="Times New Roman"/>
          <w:sz w:val="26"/>
          <w:szCs w:val="26"/>
        </w:rPr>
        <w:t xml:space="preserve"> dụng kiến trúc</w:t>
      </w:r>
      <w:r w:rsidRPr="00C307BC">
        <w:rPr>
          <w:rFonts w:ascii="Times New Roman" w:eastAsia="Times New Roman" w:hAnsi="Times New Roman" w:cs="Times New Roman"/>
          <w:sz w:val="26"/>
          <w:szCs w:val="26"/>
        </w:rPr>
        <w:t xml:space="preserve"> ESB </w:t>
      </w:r>
      <w:r w:rsidR="00295F97" w:rsidRPr="00C307BC">
        <w:rPr>
          <w:rFonts w:ascii="Times New Roman" w:eastAsia="Times New Roman" w:hAnsi="Times New Roman" w:cs="Times New Roman"/>
          <w:sz w:val="26"/>
          <w:szCs w:val="26"/>
        </w:rPr>
        <w:t xml:space="preserve">giúp cho các thành phần trong hệ thống </w:t>
      </w:r>
      <w:r w:rsidRPr="00C307BC">
        <w:rPr>
          <w:rFonts w:ascii="Times New Roman" w:eastAsia="Times New Roman" w:hAnsi="Times New Roman" w:cs="Times New Roman"/>
          <w:sz w:val="26"/>
          <w:szCs w:val="26"/>
        </w:rPr>
        <w:t>có tính tái sử dụng cao, chi phí cho việc phát triển và tích hợp các ứng dụng ngoài hay ứng dụng của bên thứ ba thấp.</w:t>
      </w:r>
    </w:p>
    <w:p w14:paraId="2E109781" w14:textId="4CC25D5F" w:rsidR="006F117B" w:rsidRPr="00C307BC" w:rsidRDefault="00006E12">
      <w:pPr>
        <w:spacing w:before="60" w:after="60"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Tuy nhiên, tích hợp nhiều ứng dụng khác nhau trên cùng một hệ thống cũng làm cho quá trình kiểm thử trở nên khó khăn, phức tạp hơn</w:t>
      </w:r>
      <w:r w:rsidR="007C541D" w:rsidRPr="00C307BC">
        <w:rPr>
          <w:rFonts w:ascii="Times New Roman" w:eastAsia="Times New Roman" w:hAnsi="Times New Roman" w:cs="Times New Roman"/>
          <w:sz w:val="26"/>
          <w:szCs w:val="26"/>
        </w:rPr>
        <w:t xml:space="preserve"> và yêu cầu cũng trở nên khắt khe hơn</w:t>
      </w:r>
      <w:r w:rsidRPr="00C307BC">
        <w:rPr>
          <w:rFonts w:ascii="Times New Roman" w:eastAsia="Times New Roman" w:hAnsi="Times New Roman" w:cs="Times New Roman"/>
          <w:sz w:val="26"/>
          <w:szCs w:val="26"/>
        </w:rPr>
        <w:t>.</w:t>
      </w:r>
      <w:r w:rsidR="00085A02" w:rsidRPr="00C307BC">
        <w:rPr>
          <w:rFonts w:ascii="Times New Roman" w:eastAsia="Times New Roman" w:hAnsi="Times New Roman" w:cs="Times New Roman"/>
          <w:sz w:val="26"/>
          <w:szCs w:val="26"/>
        </w:rPr>
        <w:t xml:space="preserve"> </w:t>
      </w:r>
      <w:r w:rsidR="005631AB" w:rsidRPr="00C307BC">
        <w:rPr>
          <w:rFonts w:ascii="Times New Roman" w:eastAsia="Times New Roman" w:hAnsi="Times New Roman" w:cs="Times New Roman"/>
          <w:sz w:val="26"/>
          <w:szCs w:val="26"/>
        </w:rPr>
        <w:t>Kiến trúc</w:t>
      </w:r>
      <w:r w:rsidR="001F6469" w:rsidRPr="00C307BC">
        <w:rPr>
          <w:rFonts w:ascii="Times New Roman" w:eastAsia="Times New Roman" w:hAnsi="Times New Roman" w:cs="Times New Roman"/>
          <w:sz w:val="26"/>
          <w:szCs w:val="26"/>
        </w:rPr>
        <w:t xml:space="preserve"> ESB </w:t>
      </w:r>
      <w:r w:rsidR="005631AB" w:rsidRPr="00C307BC">
        <w:rPr>
          <w:rFonts w:ascii="Times New Roman" w:eastAsia="Times New Roman" w:hAnsi="Times New Roman" w:cs="Times New Roman"/>
          <w:sz w:val="26"/>
          <w:szCs w:val="26"/>
        </w:rPr>
        <w:t>có thể</w:t>
      </w:r>
      <w:r w:rsidR="001F6469" w:rsidRPr="00C307BC">
        <w:rPr>
          <w:rFonts w:ascii="Times New Roman" w:eastAsia="Times New Roman" w:hAnsi="Times New Roman" w:cs="Times New Roman"/>
          <w:sz w:val="26"/>
          <w:szCs w:val="26"/>
        </w:rPr>
        <w:t xml:space="preserve"> kết nối </w:t>
      </w:r>
      <w:r w:rsidR="005631AB" w:rsidRPr="00C307BC">
        <w:rPr>
          <w:rFonts w:ascii="Times New Roman" w:eastAsia="Times New Roman" w:hAnsi="Times New Roman" w:cs="Times New Roman"/>
          <w:sz w:val="26"/>
          <w:szCs w:val="26"/>
        </w:rPr>
        <w:t xml:space="preserve">nhiều ứng dụng </w:t>
      </w:r>
      <w:r w:rsidR="001F6469" w:rsidRPr="00C307BC">
        <w:rPr>
          <w:rFonts w:ascii="Times New Roman" w:eastAsia="Times New Roman" w:hAnsi="Times New Roman" w:cs="Times New Roman"/>
          <w:sz w:val="26"/>
          <w:szCs w:val="26"/>
        </w:rPr>
        <w:t>với nhau, kể cả ứng dụng trong và ngoài doanh nghiệp, vì vậy, quá trình kiểm thử hệ thống phải xem xét bao quát nhiều yếu tố: các nhà cung cấp dịch vụ, các thành phần dịch vụ, người dùng dịch vụ, giao tiếp giữa các thành phần</w:t>
      </w:r>
      <w:r w:rsidR="00001FF3" w:rsidRPr="00C307BC">
        <w:rPr>
          <w:rFonts w:ascii="Times New Roman" w:eastAsia="Times New Roman" w:hAnsi="Times New Roman" w:cs="Times New Roman"/>
          <w:sz w:val="26"/>
          <w:szCs w:val="26"/>
        </w:rPr>
        <w:t>.</w:t>
      </w:r>
    </w:p>
    <w:p w14:paraId="4D91055B" w14:textId="5BB60BF8" w:rsidR="006F117B" w:rsidRPr="00C307BC" w:rsidRDefault="00A519A6" w:rsidP="00353E9D">
      <w:pPr>
        <w:spacing w:before="60" w:after="60"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Quá trình kiểm thử hệ thống sử dụng kiến trúc ESB tập trung vào giao tiếp giữa các thành phần</w:t>
      </w:r>
      <w:r w:rsidR="00726851" w:rsidRPr="00C307BC">
        <w:rPr>
          <w:rFonts w:ascii="Times New Roman" w:eastAsia="Times New Roman" w:hAnsi="Times New Roman" w:cs="Times New Roman"/>
          <w:sz w:val="26"/>
          <w:szCs w:val="26"/>
        </w:rPr>
        <w:t xml:space="preserve"> và </w:t>
      </w:r>
      <w:r w:rsidRPr="00C307BC">
        <w:rPr>
          <w:rFonts w:ascii="Times New Roman" w:eastAsia="Times New Roman" w:hAnsi="Times New Roman" w:cs="Times New Roman"/>
          <w:sz w:val="26"/>
          <w:szCs w:val="26"/>
        </w:rPr>
        <w:t>các tính năng có sự trao đổi tích hợp thông tin</w:t>
      </w:r>
      <w:r w:rsidR="005E658E" w:rsidRPr="00C307BC">
        <w:rPr>
          <w:rFonts w:ascii="Times New Roman" w:eastAsia="Times New Roman" w:hAnsi="Times New Roman" w:cs="Times New Roman"/>
          <w:sz w:val="26"/>
          <w:szCs w:val="26"/>
        </w:rPr>
        <w:t>, hay nói cách khác là các API</w:t>
      </w:r>
      <w:r w:rsidRPr="00C307BC">
        <w:rPr>
          <w:rFonts w:ascii="Times New Roman" w:eastAsia="Times New Roman" w:hAnsi="Times New Roman" w:cs="Times New Roman"/>
          <w:sz w:val="26"/>
          <w:szCs w:val="26"/>
        </w:rPr>
        <w:t xml:space="preserve">. Vì vậy, </w:t>
      </w:r>
      <w:r w:rsidR="00726851" w:rsidRPr="00C307BC">
        <w:rPr>
          <w:rFonts w:ascii="Times New Roman" w:eastAsia="Times New Roman" w:hAnsi="Times New Roman" w:cs="Times New Roman"/>
          <w:sz w:val="26"/>
          <w:szCs w:val="26"/>
        </w:rPr>
        <w:t xml:space="preserve">phần kiểm thử trên giao diện người dùng không </w:t>
      </w:r>
      <w:r w:rsidR="00086118" w:rsidRPr="00C307BC">
        <w:rPr>
          <w:rFonts w:ascii="Times New Roman" w:eastAsia="Times New Roman" w:hAnsi="Times New Roman" w:cs="Times New Roman"/>
          <w:sz w:val="26"/>
          <w:szCs w:val="26"/>
        </w:rPr>
        <w:t>cần</w:t>
      </w:r>
      <w:r w:rsidR="00726851" w:rsidRPr="00C307BC">
        <w:rPr>
          <w:rFonts w:ascii="Times New Roman" w:eastAsia="Times New Roman" w:hAnsi="Times New Roman" w:cs="Times New Roman"/>
          <w:sz w:val="26"/>
          <w:szCs w:val="26"/>
        </w:rPr>
        <w:t xml:space="preserve"> </w:t>
      </w:r>
      <w:r w:rsidR="00692A3B" w:rsidRPr="00C307BC">
        <w:rPr>
          <w:rFonts w:ascii="Times New Roman" w:eastAsia="Times New Roman" w:hAnsi="Times New Roman" w:cs="Times New Roman"/>
          <w:sz w:val="26"/>
          <w:szCs w:val="26"/>
        </w:rPr>
        <w:t>tập trung chú trọng</w:t>
      </w:r>
      <w:r w:rsidR="00726851" w:rsidRPr="00C307BC">
        <w:rPr>
          <w:rFonts w:ascii="Times New Roman" w:eastAsia="Times New Roman" w:hAnsi="Times New Roman" w:cs="Times New Roman"/>
          <w:sz w:val="26"/>
          <w:szCs w:val="26"/>
        </w:rPr>
        <w:t xml:space="preserve">. </w:t>
      </w:r>
      <w:r w:rsidR="00381BA7" w:rsidRPr="00C307BC">
        <w:rPr>
          <w:rFonts w:ascii="Times New Roman" w:eastAsia="Times New Roman" w:hAnsi="Times New Roman" w:cs="Times New Roman"/>
          <w:sz w:val="26"/>
          <w:szCs w:val="26"/>
        </w:rPr>
        <w:t>Ngoài ra, quá trình kiểm thử cần được thực hiện song song</w:t>
      </w:r>
      <w:r w:rsidR="00604D70" w:rsidRPr="00C307BC">
        <w:rPr>
          <w:rFonts w:ascii="Times New Roman" w:eastAsia="Times New Roman" w:hAnsi="Times New Roman" w:cs="Times New Roman"/>
          <w:sz w:val="26"/>
          <w:szCs w:val="26"/>
        </w:rPr>
        <w:t>, tự động hóa</w:t>
      </w:r>
      <w:r w:rsidR="00381BA7" w:rsidRPr="00C307BC">
        <w:rPr>
          <w:rFonts w:ascii="Times New Roman" w:eastAsia="Times New Roman" w:hAnsi="Times New Roman" w:cs="Times New Roman"/>
          <w:sz w:val="26"/>
          <w:szCs w:val="26"/>
        </w:rPr>
        <w:t xml:space="preserve"> với quá trình phát triển, khi tích hợp một thành phần mới vào hệ thống, giúp rút ngắn thời gian cũng như tiết kiệm chi phí.</w:t>
      </w:r>
      <w:r w:rsidRPr="00C307BC">
        <w:rPr>
          <w:rFonts w:ascii="Times New Roman" w:eastAsia="Times New Roman" w:hAnsi="Times New Roman" w:cs="Times New Roman"/>
          <w:sz w:val="26"/>
          <w:szCs w:val="26"/>
        </w:rPr>
        <w:t xml:space="preserve"> </w:t>
      </w:r>
    </w:p>
    <w:p w14:paraId="4F875790" w14:textId="4293DADD" w:rsidR="006F117B" w:rsidRPr="00C307BC" w:rsidRDefault="00D64856" w:rsidP="00844F4A">
      <w:pPr>
        <w:spacing w:before="60" w:after="60"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Hiện nay, quá trình kiểm thử các hệ thống </w:t>
      </w:r>
      <w:r w:rsidR="002E7155" w:rsidRPr="00C307BC">
        <w:rPr>
          <w:rFonts w:ascii="Times New Roman" w:eastAsia="Times New Roman" w:hAnsi="Times New Roman" w:cs="Times New Roman"/>
          <w:sz w:val="26"/>
          <w:szCs w:val="26"/>
        </w:rPr>
        <w:t>sử dụng kiến trúc ESB</w:t>
      </w:r>
      <w:r w:rsidRPr="00C307BC">
        <w:rPr>
          <w:rFonts w:ascii="Times New Roman" w:eastAsia="Times New Roman" w:hAnsi="Times New Roman" w:cs="Times New Roman"/>
          <w:sz w:val="26"/>
          <w:szCs w:val="26"/>
        </w:rPr>
        <w:t xml:space="preserve"> gặp phải những khó khăn về xây dựng môi trường kiểm thử, sức ép về thời gian phát triển ngắn, các công cụ hỗ trợ chưa nhiều hoặc phải mất phí. Việc này dẫn tới quy trình kiểm thử chưa được tự động hóa,</w:t>
      </w:r>
      <w:r w:rsidR="00EE16AD" w:rsidRPr="00C307BC">
        <w:rPr>
          <w:rFonts w:ascii="Times New Roman" w:eastAsia="Times New Roman" w:hAnsi="Times New Roman" w:cs="Times New Roman"/>
          <w:sz w:val="26"/>
          <w:szCs w:val="26"/>
        </w:rPr>
        <w:t xml:space="preserve"> quy trình bị rút ngắn hoặc bỏ qua</w:t>
      </w:r>
      <w:r w:rsidR="008518C1" w:rsidRPr="00C307BC">
        <w:rPr>
          <w:rFonts w:ascii="Times New Roman" w:eastAsia="Times New Roman" w:hAnsi="Times New Roman" w:cs="Times New Roman"/>
          <w:sz w:val="26"/>
          <w:szCs w:val="26"/>
        </w:rPr>
        <w:t>,</w:t>
      </w:r>
      <w:r w:rsidR="00EE16AD" w:rsidRPr="00C307BC">
        <w:rPr>
          <w:rFonts w:ascii="Times New Roman" w:eastAsia="Times New Roman" w:hAnsi="Times New Roman" w:cs="Times New Roman"/>
          <w:sz w:val="26"/>
          <w:szCs w:val="26"/>
        </w:rPr>
        <w:t xml:space="preserve"> </w:t>
      </w:r>
      <w:r w:rsidRPr="00C307BC">
        <w:rPr>
          <w:rFonts w:ascii="Times New Roman" w:eastAsia="Times New Roman" w:hAnsi="Times New Roman" w:cs="Times New Roman"/>
          <w:sz w:val="26"/>
          <w:szCs w:val="26"/>
        </w:rPr>
        <w:t>khi xảy ra lỗi tại một ứng dụng trong hệ thống sẽ đòi hỏi việc tìm lỗi và sửa đổi nhiều ứng dụng cùng lúc, gây mất thời gian và tốn kém tài nguyên, các lỗi không được kiểm soát chặt chẽ.</w:t>
      </w:r>
    </w:p>
    <w:p w14:paraId="1637118C" w14:textId="38B1F44C" w:rsidR="006F117B" w:rsidRPr="00C307BC" w:rsidRDefault="00994B39" w:rsidP="00826EDC">
      <w:pPr>
        <w:spacing w:before="60" w:after="60"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Vì vậy, </w:t>
      </w:r>
      <w:r w:rsidR="00BC74E2" w:rsidRPr="00C307BC">
        <w:rPr>
          <w:rFonts w:ascii="Times New Roman" w:eastAsia="Times New Roman" w:hAnsi="Times New Roman" w:cs="Times New Roman"/>
          <w:sz w:val="26"/>
          <w:szCs w:val="26"/>
        </w:rPr>
        <w:t>luận văn này</w:t>
      </w:r>
      <w:r w:rsidRPr="00C307BC">
        <w:rPr>
          <w:rFonts w:ascii="Times New Roman" w:eastAsia="Times New Roman" w:hAnsi="Times New Roman" w:cs="Times New Roman"/>
          <w:sz w:val="26"/>
          <w:szCs w:val="26"/>
        </w:rPr>
        <w:t xml:space="preserve"> nghiên cứu, tìm hiểu</w:t>
      </w:r>
      <w:r w:rsidR="00F86F3A" w:rsidRPr="00C307BC">
        <w:rPr>
          <w:rFonts w:ascii="Times New Roman" w:eastAsia="Times New Roman" w:hAnsi="Times New Roman" w:cs="Times New Roman"/>
          <w:sz w:val="26"/>
          <w:szCs w:val="26"/>
        </w:rPr>
        <w:t>,</w:t>
      </w:r>
      <w:r w:rsidRPr="00C307BC">
        <w:rPr>
          <w:rFonts w:ascii="Times New Roman" w:eastAsia="Times New Roman" w:hAnsi="Times New Roman" w:cs="Times New Roman"/>
          <w:sz w:val="26"/>
          <w:szCs w:val="26"/>
        </w:rPr>
        <w:t xml:space="preserve"> </w:t>
      </w:r>
      <w:r w:rsidR="00F86F3A" w:rsidRPr="00C307BC">
        <w:rPr>
          <w:rFonts w:ascii="Times New Roman" w:eastAsia="Times New Roman" w:hAnsi="Times New Roman" w:cs="Times New Roman"/>
          <w:sz w:val="26"/>
          <w:szCs w:val="26"/>
        </w:rPr>
        <w:t>đưa ra</w:t>
      </w:r>
      <w:r w:rsidR="00781CCD" w:rsidRPr="00C307BC">
        <w:rPr>
          <w:rFonts w:ascii="Times New Roman" w:eastAsia="Times New Roman" w:hAnsi="Times New Roman" w:cs="Times New Roman"/>
          <w:sz w:val="26"/>
          <w:szCs w:val="26"/>
        </w:rPr>
        <w:t xml:space="preserve"> đề xuất </w:t>
      </w:r>
      <w:r w:rsidR="00F86F3A" w:rsidRPr="00C307BC">
        <w:rPr>
          <w:rFonts w:ascii="Times New Roman" w:eastAsia="Times New Roman" w:hAnsi="Times New Roman" w:cs="Times New Roman"/>
          <w:sz w:val="26"/>
          <w:szCs w:val="26"/>
        </w:rPr>
        <w:t xml:space="preserve">về </w:t>
      </w:r>
      <w:r w:rsidR="00781CCD" w:rsidRPr="00C307BC">
        <w:rPr>
          <w:rFonts w:ascii="Times New Roman" w:eastAsia="Times New Roman" w:hAnsi="Times New Roman" w:cs="Times New Roman"/>
          <w:sz w:val="26"/>
          <w:szCs w:val="26"/>
        </w:rPr>
        <w:t>quy trình</w:t>
      </w:r>
      <w:r w:rsidRPr="00C307BC">
        <w:rPr>
          <w:rFonts w:ascii="Times New Roman" w:eastAsia="Times New Roman" w:hAnsi="Times New Roman" w:cs="Times New Roman"/>
          <w:sz w:val="26"/>
          <w:szCs w:val="26"/>
        </w:rPr>
        <w:t xml:space="preserve"> kiểm thử </w:t>
      </w:r>
      <w:r w:rsidR="002A5457" w:rsidRPr="00C307BC">
        <w:rPr>
          <w:rFonts w:ascii="Times New Roman" w:eastAsia="Times New Roman" w:hAnsi="Times New Roman" w:cs="Times New Roman"/>
          <w:sz w:val="26"/>
          <w:szCs w:val="26"/>
        </w:rPr>
        <w:t xml:space="preserve">tự động </w:t>
      </w:r>
      <w:del w:id="17" w:author="LoanDT" w:date="2018-05-09T22:35:00Z">
        <w:r w:rsidRPr="00C307BC" w:rsidDel="00C92BCE">
          <w:rPr>
            <w:rFonts w:ascii="Times New Roman" w:eastAsia="Times New Roman" w:hAnsi="Times New Roman" w:cs="Times New Roman"/>
            <w:sz w:val="26"/>
            <w:szCs w:val="26"/>
          </w:rPr>
          <w:delText xml:space="preserve">hệ thống </w:delText>
        </w:r>
        <w:r w:rsidR="00BC7367" w:rsidRPr="00C307BC" w:rsidDel="00C92BCE">
          <w:rPr>
            <w:rFonts w:ascii="Times New Roman" w:eastAsia="Times New Roman" w:hAnsi="Times New Roman" w:cs="Times New Roman"/>
            <w:sz w:val="26"/>
            <w:szCs w:val="26"/>
          </w:rPr>
          <w:delText>sử dụng kiến trúc</w:delText>
        </w:r>
      </w:del>
      <w:ins w:id="18" w:author="LoanDT" w:date="2018-05-09T22:35:00Z">
        <w:r w:rsidR="00C92BCE" w:rsidRPr="00C307BC">
          <w:rPr>
            <w:rFonts w:ascii="Times New Roman" w:eastAsia="Times New Roman" w:hAnsi="Times New Roman" w:cs="Times New Roman"/>
            <w:sz w:val="26"/>
            <w:szCs w:val="26"/>
          </w:rPr>
          <w:t>ứng dụng</w:t>
        </w:r>
      </w:ins>
      <w:r w:rsidR="00BC7367" w:rsidRPr="00C307BC">
        <w:rPr>
          <w:rFonts w:ascii="Times New Roman" w:eastAsia="Times New Roman" w:hAnsi="Times New Roman" w:cs="Times New Roman"/>
          <w:sz w:val="26"/>
          <w:szCs w:val="26"/>
        </w:rPr>
        <w:t xml:space="preserve"> </w:t>
      </w:r>
      <w:r w:rsidRPr="00C307BC">
        <w:rPr>
          <w:rFonts w:ascii="Times New Roman" w:eastAsia="Times New Roman" w:hAnsi="Times New Roman" w:cs="Times New Roman"/>
          <w:sz w:val="26"/>
          <w:szCs w:val="26"/>
        </w:rPr>
        <w:t>ESB</w:t>
      </w:r>
      <w:ins w:id="19" w:author="LoanDT" w:date="2018-05-09T22:35:00Z">
        <w:r w:rsidR="00762DC3" w:rsidRPr="00C307BC">
          <w:rPr>
            <w:rFonts w:ascii="Times New Roman" w:eastAsia="Times New Roman" w:hAnsi="Times New Roman" w:cs="Times New Roman"/>
            <w:sz w:val="26"/>
            <w:szCs w:val="26"/>
          </w:rPr>
          <w:t xml:space="preserve"> </w:t>
        </w:r>
        <w:r w:rsidR="00C92BCE" w:rsidRPr="00C307BC">
          <w:rPr>
            <w:rFonts w:ascii="Times New Roman" w:eastAsia="Times New Roman" w:hAnsi="Times New Roman" w:cs="Times New Roman"/>
            <w:sz w:val="26"/>
            <w:szCs w:val="26"/>
          </w:rPr>
          <w:t>xây dựng trên</w:t>
        </w:r>
      </w:ins>
      <w:ins w:id="20" w:author="LoanDT" w:date="2018-05-09T22:36:00Z">
        <w:r w:rsidR="00CA27FB" w:rsidRPr="00C307BC">
          <w:rPr>
            <w:rFonts w:ascii="Times New Roman" w:eastAsia="Times New Roman" w:hAnsi="Times New Roman" w:cs="Times New Roman"/>
            <w:sz w:val="26"/>
            <w:szCs w:val="26"/>
          </w:rPr>
          <w:t xml:space="preserve"> nền tảng</w:t>
        </w:r>
      </w:ins>
      <w:ins w:id="21" w:author="LoanDT" w:date="2018-05-09T22:35:00Z">
        <w:r w:rsidR="00C92BCE" w:rsidRPr="00C307BC">
          <w:rPr>
            <w:rFonts w:ascii="Times New Roman" w:eastAsia="Times New Roman" w:hAnsi="Times New Roman" w:cs="Times New Roman"/>
            <w:sz w:val="26"/>
            <w:szCs w:val="26"/>
          </w:rPr>
          <w:t xml:space="preserve"> </w:t>
        </w:r>
        <w:r w:rsidR="00762DC3" w:rsidRPr="00C307BC">
          <w:rPr>
            <w:rFonts w:ascii="Times New Roman" w:eastAsia="Times New Roman" w:hAnsi="Times New Roman" w:cs="Times New Roman"/>
            <w:sz w:val="26"/>
            <w:szCs w:val="26"/>
          </w:rPr>
          <w:t>MuleESB</w:t>
        </w:r>
      </w:ins>
      <w:r w:rsidRPr="00C307BC">
        <w:rPr>
          <w:rFonts w:ascii="Times New Roman" w:eastAsia="Times New Roman" w:hAnsi="Times New Roman" w:cs="Times New Roman"/>
          <w:sz w:val="26"/>
          <w:szCs w:val="26"/>
        </w:rPr>
        <w:t xml:space="preserve"> </w:t>
      </w:r>
      <w:ins w:id="22" w:author="Nguyen Toan" w:date="2018-05-07T22:12:00Z">
        <w:del w:id="23" w:author="LoanDT" w:date="2018-05-09T22:35:00Z">
          <w:r w:rsidR="00732753" w:rsidRPr="00C307BC" w:rsidDel="00032804">
            <w:rPr>
              <w:rFonts w:ascii="Times New Roman" w:eastAsia="Times New Roman" w:hAnsi="Times New Roman" w:cs="Times New Roman"/>
              <w:sz w:val="26"/>
              <w:szCs w:val="26"/>
            </w:rPr>
            <w:delText>dựa trên</w:delText>
          </w:r>
        </w:del>
      </w:ins>
      <w:ins w:id="24" w:author="LoanDT" w:date="2018-05-09T22:35:00Z">
        <w:r w:rsidR="00032804" w:rsidRPr="00C307BC">
          <w:rPr>
            <w:rFonts w:ascii="Times New Roman" w:eastAsia="Times New Roman" w:hAnsi="Times New Roman" w:cs="Times New Roman"/>
            <w:sz w:val="26"/>
            <w:szCs w:val="26"/>
          </w:rPr>
          <w:t>áp dụng</w:t>
        </w:r>
      </w:ins>
      <w:ins w:id="25" w:author="Nguyen Toan" w:date="2018-05-07T22:12:00Z">
        <w:r w:rsidR="00732753" w:rsidRPr="00C307BC">
          <w:rPr>
            <w:rFonts w:ascii="Times New Roman" w:eastAsia="Times New Roman" w:hAnsi="Times New Roman" w:cs="Times New Roman"/>
            <w:sz w:val="26"/>
            <w:szCs w:val="26"/>
          </w:rPr>
          <w:t xml:space="preserve"> quy trình tích hợp liên tục và chuyển giao liên tục. </w:t>
        </w:r>
      </w:ins>
      <w:del w:id="26" w:author="Nguyen Toan" w:date="2018-05-07T22:12:00Z">
        <w:r w:rsidR="00F86F3A" w:rsidRPr="00C307BC" w:rsidDel="00732753">
          <w:rPr>
            <w:rFonts w:ascii="Times New Roman" w:eastAsia="Times New Roman" w:hAnsi="Times New Roman" w:cs="Times New Roman"/>
            <w:sz w:val="26"/>
            <w:szCs w:val="26"/>
          </w:rPr>
          <w:delText xml:space="preserve">và </w:delText>
        </w:r>
      </w:del>
      <w:ins w:id="27" w:author="Nguyen Toan" w:date="2018-05-07T22:12:00Z">
        <w:r w:rsidR="00732753" w:rsidRPr="00C307BC">
          <w:rPr>
            <w:rFonts w:ascii="Times New Roman" w:eastAsia="Times New Roman" w:hAnsi="Times New Roman" w:cs="Times New Roman"/>
            <w:sz w:val="26"/>
            <w:szCs w:val="26"/>
          </w:rPr>
          <w:t xml:space="preserve">Đồng thời luận văn cũng đưa ra </w:t>
        </w:r>
      </w:ins>
      <w:del w:id="28" w:author="Nguyen Toan" w:date="2018-05-07T22:13:00Z">
        <w:r w:rsidR="00F86F3A" w:rsidRPr="00C307BC" w:rsidDel="00732753">
          <w:rPr>
            <w:rFonts w:ascii="Times New Roman" w:eastAsia="Times New Roman" w:hAnsi="Times New Roman" w:cs="Times New Roman"/>
            <w:sz w:val="26"/>
            <w:szCs w:val="26"/>
          </w:rPr>
          <w:delText xml:space="preserve">xây dựng </w:delText>
        </w:r>
      </w:del>
      <w:r w:rsidR="00F86F3A" w:rsidRPr="00C307BC">
        <w:rPr>
          <w:rFonts w:ascii="Times New Roman" w:eastAsia="Times New Roman" w:hAnsi="Times New Roman" w:cs="Times New Roman"/>
          <w:sz w:val="26"/>
          <w:szCs w:val="26"/>
        </w:rPr>
        <w:t>công cụ hỗ trợ cho quy trình</w:t>
      </w:r>
      <w:ins w:id="29" w:author="Nguyen Toan" w:date="2018-05-07T22:14:00Z">
        <w:r w:rsidR="0070002C" w:rsidRPr="00C307BC">
          <w:rPr>
            <w:rFonts w:ascii="Times New Roman" w:eastAsia="Times New Roman" w:hAnsi="Times New Roman" w:cs="Times New Roman"/>
            <w:sz w:val="26"/>
            <w:szCs w:val="26"/>
          </w:rPr>
          <w:t>,</w:t>
        </w:r>
      </w:ins>
      <w:r w:rsidR="00F86F3A" w:rsidRPr="00C307BC">
        <w:rPr>
          <w:rFonts w:ascii="Times New Roman" w:eastAsia="Times New Roman" w:hAnsi="Times New Roman" w:cs="Times New Roman"/>
          <w:sz w:val="26"/>
          <w:szCs w:val="26"/>
        </w:rPr>
        <w:t xml:space="preserve"> </w:t>
      </w:r>
      <w:del w:id="30" w:author="Nguyen Toan" w:date="2018-05-07T22:13:00Z">
        <w:r w:rsidR="00F86F3A" w:rsidRPr="00C307BC" w:rsidDel="00180936">
          <w:rPr>
            <w:rFonts w:ascii="Times New Roman" w:eastAsia="Times New Roman" w:hAnsi="Times New Roman" w:cs="Times New Roman"/>
            <w:sz w:val="26"/>
            <w:szCs w:val="26"/>
          </w:rPr>
          <w:delText>này</w:delText>
        </w:r>
        <w:r w:rsidR="00B47478" w:rsidRPr="00C307BC" w:rsidDel="00180936">
          <w:rPr>
            <w:rFonts w:ascii="Times New Roman" w:eastAsia="Times New Roman" w:hAnsi="Times New Roman" w:cs="Times New Roman"/>
            <w:sz w:val="26"/>
            <w:szCs w:val="26"/>
          </w:rPr>
          <w:delText xml:space="preserve"> </w:delText>
        </w:r>
      </w:del>
      <w:r w:rsidR="00B47478" w:rsidRPr="00C307BC">
        <w:rPr>
          <w:rFonts w:ascii="Times New Roman" w:eastAsia="Times New Roman" w:hAnsi="Times New Roman" w:cs="Times New Roman"/>
          <w:sz w:val="26"/>
          <w:szCs w:val="26"/>
        </w:rPr>
        <w:t xml:space="preserve">giải quyết vấn đề tự động hóa </w:t>
      </w:r>
      <w:del w:id="31" w:author="Nguyen Toan" w:date="2018-05-07T22:13:00Z">
        <w:r w:rsidR="00B47478" w:rsidRPr="00C307BC" w:rsidDel="00636673">
          <w:rPr>
            <w:rFonts w:ascii="Times New Roman" w:eastAsia="Times New Roman" w:hAnsi="Times New Roman" w:cs="Times New Roman"/>
            <w:sz w:val="26"/>
            <w:szCs w:val="26"/>
          </w:rPr>
          <w:delText>quy trình</w:delText>
        </w:r>
      </w:del>
      <w:ins w:id="32" w:author="Nguyen Toan" w:date="2018-05-07T22:13:00Z">
        <w:r w:rsidR="00636673" w:rsidRPr="00C307BC">
          <w:rPr>
            <w:rFonts w:ascii="Times New Roman" w:eastAsia="Times New Roman" w:hAnsi="Times New Roman" w:cs="Times New Roman"/>
            <w:sz w:val="26"/>
            <w:szCs w:val="26"/>
          </w:rPr>
          <w:t>sinh ra các ca</w:t>
        </w:r>
      </w:ins>
      <w:r w:rsidR="00B47478" w:rsidRPr="00C307BC">
        <w:rPr>
          <w:rFonts w:ascii="Times New Roman" w:eastAsia="Times New Roman" w:hAnsi="Times New Roman" w:cs="Times New Roman"/>
          <w:sz w:val="26"/>
          <w:szCs w:val="26"/>
        </w:rPr>
        <w:t xml:space="preserve"> kiểm thử, giúp </w:t>
      </w:r>
      <w:del w:id="33" w:author="Nguyen Toan" w:date="2018-05-07T22:13:00Z">
        <w:r w:rsidR="00B47478" w:rsidRPr="00C307BC" w:rsidDel="008C1AF7">
          <w:rPr>
            <w:rFonts w:ascii="Times New Roman" w:eastAsia="Times New Roman" w:hAnsi="Times New Roman" w:cs="Times New Roman"/>
            <w:sz w:val="26"/>
            <w:szCs w:val="26"/>
          </w:rPr>
          <w:delText>đảm bảo</w:delText>
        </w:r>
      </w:del>
      <w:ins w:id="34" w:author="Nguyen Toan" w:date="2018-05-07T22:13:00Z">
        <w:r w:rsidR="008C1AF7" w:rsidRPr="00C307BC">
          <w:rPr>
            <w:rFonts w:ascii="Times New Roman" w:eastAsia="Times New Roman" w:hAnsi="Times New Roman" w:cs="Times New Roman"/>
            <w:sz w:val="26"/>
            <w:szCs w:val="26"/>
          </w:rPr>
          <w:t>rút ngắn</w:t>
        </w:r>
      </w:ins>
      <w:r w:rsidR="00B47478" w:rsidRPr="00C307BC">
        <w:rPr>
          <w:rFonts w:ascii="Times New Roman" w:eastAsia="Times New Roman" w:hAnsi="Times New Roman" w:cs="Times New Roman"/>
          <w:sz w:val="26"/>
          <w:szCs w:val="26"/>
        </w:rPr>
        <w:t xml:space="preserve"> thời gian </w:t>
      </w:r>
      <w:del w:id="35" w:author="Nguyen Toan" w:date="2018-05-07T22:13:00Z">
        <w:r w:rsidR="00B47478" w:rsidRPr="00C307BC" w:rsidDel="008C1AF7">
          <w:rPr>
            <w:rFonts w:ascii="Times New Roman" w:eastAsia="Times New Roman" w:hAnsi="Times New Roman" w:cs="Times New Roman"/>
            <w:sz w:val="26"/>
            <w:szCs w:val="26"/>
          </w:rPr>
          <w:delText>phát triển</w:delText>
        </w:r>
      </w:del>
      <w:ins w:id="36" w:author="Nguyen Toan" w:date="2018-05-07T22:13:00Z">
        <w:r w:rsidR="008C1AF7" w:rsidRPr="00C307BC">
          <w:rPr>
            <w:rFonts w:ascii="Times New Roman" w:eastAsia="Times New Roman" w:hAnsi="Times New Roman" w:cs="Times New Roman"/>
            <w:sz w:val="26"/>
            <w:szCs w:val="26"/>
          </w:rPr>
          <w:t>quy trình kiểm thử</w:t>
        </w:r>
      </w:ins>
      <w:r w:rsidRPr="00C307BC">
        <w:rPr>
          <w:rFonts w:ascii="Times New Roman" w:eastAsia="Times New Roman" w:hAnsi="Times New Roman" w:cs="Times New Roman"/>
          <w:sz w:val="26"/>
          <w:szCs w:val="26"/>
        </w:rPr>
        <w:t>.</w:t>
      </w:r>
    </w:p>
    <w:p w14:paraId="59A8E05B" w14:textId="30B9E1B1" w:rsidR="006F117B" w:rsidRPr="00C307BC" w:rsidDel="00EA7683" w:rsidRDefault="00994B39" w:rsidP="00826EDC">
      <w:pPr>
        <w:spacing w:before="60" w:after="60" w:line="288" w:lineRule="auto"/>
        <w:ind w:firstLine="720"/>
        <w:jc w:val="both"/>
        <w:rPr>
          <w:del w:id="37" w:author="Nguyen Toan" w:date="2018-05-05T22:19:00Z"/>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Ngoài phần mở đầu và kết luận, luận văn được tổ chức thành các chương như sau</w:t>
      </w:r>
      <w:ins w:id="38" w:author="Nguyen Toan" w:date="2018-05-05T22:19:00Z">
        <w:r w:rsidR="00EA7683" w:rsidRPr="00C307BC">
          <w:rPr>
            <w:rFonts w:ascii="Times New Roman" w:eastAsia="Times New Roman" w:hAnsi="Times New Roman" w:cs="Times New Roman"/>
            <w:sz w:val="26"/>
            <w:szCs w:val="26"/>
          </w:rPr>
          <w:t>.</w:t>
        </w:r>
      </w:ins>
      <w:del w:id="39" w:author="Nguyen Toan" w:date="2018-05-05T22:19:00Z">
        <w:r w:rsidRPr="00C307BC" w:rsidDel="00EA7683">
          <w:rPr>
            <w:rFonts w:ascii="Times New Roman" w:eastAsia="Times New Roman" w:hAnsi="Times New Roman" w:cs="Times New Roman"/>
            <w:sz w:val="26"/>
            <w:szCs w:val="26"/>
          </w:rPr>
          <w:delText>:</w:delText>
        </w:r>
      </w:del>
      <w:ins w:id="40" w:author="Nguyen Toan" w:date="2018-05-05T22:19:00Z">
        <w:r w:rsidR="00EA7683" w:rsidRPr="00C307BC" w:rsidDel="00EA7683">
          <w:rPr>
            <w:rFonts w:ascii="Times New Roman" w:eastAsia="Times New Roman" w:hAnsi="Times New Roman" w:cs="Times New Roman"/>
            <w:sz w:val="26"/>
            <w:szCs w:val="26"/>
          </w:rPr>
          <w:t xml:space="preserve"> </w:t>
        </w:r>
      </w:ins>
    </w:p>
    <w:p w14:paraId="3EB3DB40" w14:textId="09A94D6D" w:rsidR="006F117B" w:rsidRPr="00C307BC" w:rsidDel="000D2315" w:rsidRDefault="00994B39" w:rsidP="00826EDC">
      <w:pPr>
        <w:spacing w:before="60" w:after="60" w:line="288" w:lineRule="auto"/>
        <w:ind w:firstLine="720"/>
        <w:jc w:val="both"/>
        <w:rPr>
          <w:del w:id="41" w:author="Nguyen Toan" w:date="2018-05-05T22:20:00Z"/>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Chương 1</w:t>
      </w:r>
      <w:del w:id="42" w:author="Nguyen Toan" w:date="2018-05-05T22:19:00Z">
        <w:r w:rsidRPr="00C307BC" w:rsidDel="000D2315">
          <w:rPr>
            <w:rFonts w:ascii="Times New Roman" w:eastAsia="Times New Roman" w:hAnsi="Times New Roman" w:cs="Times New Roman"/>
            <w:sz w:val="26"/>
            <w:szCs w:val="26"/>
          </w:rPr>
          <w:delText>:</w:delText>
        </w:r>
      </w:del>
      <w:r w:rsidRPr="00C307BC">
        <w:rPr>
          <w:rFonts w:ascii="Times New Roman" w:eastAsia="Times New Roman" w:hAnsi="Times New Roman" w:cs="Times New Roman"/>
          <w:sz w:val="26"/>
          <w:szCs w:val="26"/>
        </w:rPr>
        <w:t xml:space="preserve"> khái quát khái niệm SOA, ESB. Lợi ích của việc sử dụng kiến trúc ESB trong việc phát triển ứng dụng doanh nghiệp. Một số khái niệm liên quan đến việc kiểm thử ứng dụng.</w:t>
      </w:r>
      <w:ins w:id="43" w:author="Nguyen Toan" w:date="2018-05-05T22:20:00Z">
        <w:r w:rsidR="000D2315" w:rsidRPr="00C307BC">
          <w:rPr>
            <w:rFonts w:ascii="Times New Roman" w:eastAsia="Times New Roman" w:hAnsi="Times New Roman" w:cs="Times New Roman"/>
            <w:sz w:val="26"/>
            <w:szCs w:val="26"/>
          </w:rPr>
          <w:t xml:space="preserve"> </w:t>
        </w:r>
      </w:ins>
    </w:p>
    <w:p w14:paraId="14EEF813" w14:textId="1ECE5315" w:rsidR="006F117B" w:rsidRPr="00C307BC" w:rsidDel="000D2315" w:rsidRDefault="00994B39" w:rsidP="000D2315">
      <w:pPr>
        <w:spacing w:before="60" w:after="60" w:line="288" w:lineRule="auto"/>
        <w:ind w:firstLine="720"/>
        <w:jc w:val="both"/>
        <w:rPr>
          <w:del w:id="44" w:author="Nguyen Toan" w:date="2018-05-05T22:20:00Z"/>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Chương 2</w:t>
      </w:r>
      <w:del w:id="45" w:author="Nguyen Toan" w:date="2018-05-05T22:20:00Z">
        <w:r w:rsidRPr="00C307BC" w:rsidDel="000D2315">
          <w:rPr>
            <w:rFonts w:ascii="Times New Roman" w:eastAsia="Times New Roman" w:hAnsi="Times New Roman" w:cs="Times New Roman"/>
            <w:sz w:val="26"/>
            <w:szCs w:val="26"/>
          </w:rPr>
          <w:delText xml:space="preserve">: </w:delText>
        </w:r>
      </w:del>
      <w:r w:rsidRPr="00C307BC">
        <w:rPr>
          <w:rFonts w:ascii="Times New Roman" w:eastAsia="Times New Roman" w:hAnsi="Times New Roman" w:cs="Times New Roman"/>
          <w:sz w:val="26"/>
          <w:szCs w:val="26"/>
        </w:rPr>
        <w:t xml:space="preserve"> đưa ra thực trạng, khó khăn của việc kiểm thử trên hệ thống ESB, </w:t>
      </w:r>
      <w:r w:rsidR="00C46A21" w:rsidRPr="00C307BC">
        <w:rPr>
          <w:rFonts w:ascii="Times New Roman" w:eastAsia="Times New Roman" w:hAnsi="Times New Roman" w:cs="Times New Roman"/>
          <w:sz w:val="26"/>
          <w:szCs w:val="26"/>
        </w:rPr>
        <w:t>phân tích các vấn đề cần giải quyết</w:t>
      </w:r>
      <w:del w:id="46" w:author="Nguyen Toan" w:date="2018-05-05T22:20:00Z">
        <w:r w:rsidR="003D07CA" w:rsidRPr="00C307BC" w:rsidDel="00252195">
          <w:rPr>
            <w:rFonts w:ascii="Times New Roman" w:eastAsia="Times New Roman" w:hAnsi="Times New Roman" w:cs="Times New Roman"/>
            <w:sz w:val="26"/>
            <w:szCs w:val="26"/>
          </w:rPr>
          <w:delText>.</w:delText>
        </w:r>
      </w:del>
    </w:p>
    <w:p w14:paraId="2EAFB1DE" w14:textId="45C20169" w:rsidR="006F117B" w:rsidRPr="00C307BC" w:rsidDel="000D2315" w:rsidRDefault="00B1695E" w:rsidP="00351C8D">
      <w:pPr>
        <w:spacing w:before="60" w:after="60" w:line="288" w:lineRule="auto"/>
        <w:ind w:firstLine="720"/>
        <w:jc w:val="both"/>
        <w:rPr>
          <w:del w:id="47" w:author="Nguyen Toan" w:date="2018-05-05T22:20:00Z"/>
          <w:rFonts w:ascii="Times New Roman" w:eastAsia="Times New Roman" w:hAnsi="Times New Roman" w:cs="Times New Roman"/>
          <w:sz w:val="26"/>
          <w:szCs w:val="26"/>
        </w:rPr>
      </w:pPr>
      <w:del w:id="48" w:author="Nguyen Toan" w:date="2018-05-05T22:20:00Z">
        <w:r w:rsidRPr="00C307BC" w:rsidDel="00252195">
          <w:rPr>
            <w:rFonts w:ascii="Times New Roman" w:eastAsia="Times New Roman" w:hAnsi="Times New Roman" w:cs="Times New Roman"/>
            <w:sz w:val="26"/>
            <w:szCs w:val="26"/>
          </w:rPr>
          <w:delText>Chương 3</w:delText>
        </w:r>
        <w:r w:rsidR="00994B39" w:rsidRPr="00C307BC" w:rsidDel="000D2315">
          <w:rPr>
            <w:rFonts w:ascii="Times New Roman" w:eastAsia="Times New Roman" w:hAnsi="Times New Roman" w:cs="Times New Roman"/>
            <w:sz w:val="26"/>
            <w:szCs w:val="26"/>
          </w:rPr>
          <w:delText>:</w:delText>
        </w:r>
        <w:r w:rsidR="00994B39" w:rsidRPr="00C307BC" w:rsidDel="00252195">
          <w:rPr>
            <w:rFonts w:ascii="Times New Roman" w:eastAsia="Times New Roman" w:hAnsi="Times New Roman" w:cs="Times New Roman"/>
            <w:sz w:val="26"/>
            <w:szCs w:val="26"/>
          </w:rPr>
          <w:delText xml:space="preserve"> </w:delText>
        </w:r>
        <w:r w:rsidR="00EE2A69" w:rsidRPr="00C307BC" w:rsidDel="00252195">
          <w:rPr>
            <w:rFonts w:ascii="Times New Roman" w:eastAsia="Times New Roman" w:hAnsi="Times New Roman" w:cs="Times New Roman"/>
            <w:sz w:val="26"/>
            <w:szCs w:val="26"/>
          </w:rPr>
          <w:delText>đưa ra</w:delText>
        </w:r>
      </w:del>
      <w:ins w:id="49" w:author="Nguyen Toan" w:date="2018-05-05T22:20:00Z">
        <w:r w:rsidR="00252195" w:rsidRPr="00C307BC">
          <w:rPr>
            <w:rFonts w:ascii="Times New Roman" w:eastAsia="Times New Roman" w:hAnsi="Times New Roman" w:cs="Times New Roman"/>
            <w:sz w:val="26"/>
            <w:szCs w:val="26"/>
          </w:rPr>
          <w:t>.</w:t>
        </w:r>
      </w:ins>
      <w:r w:rsidR="00EE2A69" w:rsidRPr="00C307BC">
        <w:rPr>
          <w:rFonts w:ascii="Times New Roman" w:eastAsia="Times New Roman" w:hAnsi="Times New Roman" w:cs="Times New Roman"/>
          <w:sz w:val="26"/>
          <w:szCs w:val="26"/>
        </w:rPr>
        <w:t xml:space="preserve"> </w:t>
      </w:r>
      <w:del w:id="50" w:author="Nguyen Toan" w:date="2018-05-05T22:20:00Z">
        <w:r w:rsidR="00EE2A69" w:rsidRPr="00C307BC" w:rsidDel="00D95096">
          <w:rPr>
            <w:rFonts w:ascii="Times New Roman" w:eastAsia="Times New Roman" w:hAnsi="Times New Roman" w:cs="Times New Roman"/>
            <w:sz w:val="26"/>
            <w:szCs w:val="26"/>
          </w:rPr>
          <w:delText xml:space="preserve">chiến </w:delText>
        </w:r>
      </w:del>
      <w:ins w:id="51" w:author="Nguyen Toan" w:date="2018-05-05T22:20:00Z">
        <w:r w:rsidR="00D95096" w:rsidRPr="00C307BC">
          <w:rPr>
            <w:rFonts w:ascii="Times New Roman" w:eastAsia="Times New Roman" w:hAnsi="Times New Roman" w:cs="Times New Roman"/>
            <w:sz w:val="26"/>
            <w:szCs w:val="26"/>
          </w:rPr>
          <w:t xml:space="preserve">Chiến </w:t>
        </w:r>
      </w:ins>
      <w:r w:rsidR="00EE2A69" w:rsidRPr="00C307BC">
        <w:rPr>
          <w:rFonts w:ascii="Times New Roman" w:eastAsia="Times New Roman" w:hAnsi="Times New Roman" w:cs="Times New Roman"/>
          <w:sz w:val="26"/>
          <w:szCs w:val="26"/>
        </w:rPr>
        <w:t xml:space="preserve">lược kiểm thử, </w:t>
      </w:r>
      <w:r w:rsidR="00994B39" w:rsidRPr="00C307BC">
        <w:rPr>
          <w:rFonts w:ascii="Times New Roman" w:eastAsia="Times New Roman" w:hAnsi="Times New Roman" w:cs="Times New Roman"/>
          <w:sz w:val="26"/>
          <w:szCs w:val="26"/>
        </w:rPr>
        <w:t xml:space="preserve">đề xuất </w:t>
      </w:r>
      <w:r w:rsidR="005D134A" w:rsidRPr="00C307BC">
        <w:rPr>
          <w:rFonts w:ascii="Times New Roman" w:eastAsia="Times New Roman" w:hAnsi="Times New Roman" w:cs="Times New Roman"/>
          <w:sz w:val="26"/>
          <w:szCs w:val="26"/>
        </w:rPr>
        <w:t xml:space="preserve">giải pháp, </w:t>
      </w:r>
      <w:r w:rsidR="00994B39" w:rsidRPr="00C307BC">
        <w:rPr>
          <w:rFonts w:ascii="Times New Roman" w:eastAsia="Times New Roman" w:hAnsi="Times New Roman" w:cs="Times New Roman"/>
          <w:sz w:val="26"/>
          <w:szCs w:val="26"/>
        </w:rPr>
        <w:t>quy trình kiểm thử hệ thống</w:t>
      </w:r>
      <w:r w:rsidR="00EE2A69" w:rsidRPr="00C307BC">
        <w:rPr>
          <w:rFonts w:ascii="Times New Roman" w:eastAsia="Times New Roman" w:hAnsi="Times New Roman" w:cs="Times New Roman"/>
          <w:sz w:val="26"/>
          <w:szCs w:val="26"/>
        </w:rPr>
        <w:t xml:space="preserve"> và trình bày về công cụ</w:t>
      </w:r>
      <w:r w:rsidR="00D518BA" w:rsidRPr="00C307BC">
        <w:rPr>
          <w:rFonts w:ascii="Times New Roman" w:eastAsia="Times New Roman" w:hAnsi="Times New Roman" w:cs="Times New Roman"/>
          <w:sz w:val="26"/>
          <w:szCs w:val="26"/>
        </w:rPr>
        <w:t xml:space="preserve"> tự</w:t>
      </w:r>
      <w:r w:rsidR="00EE2A69" w:rsidRPr="00C307BC">
        <w:rPr>
          <w:rFonts w:ascii="Times New Roman" w:eastAsia="Times New Roman" w:hAnsi="Times New Roman" w:cs="Times New Roman"/>
          <w:sz w:val="26"/>
          <w:szCs w:val="26"/>
        </w:rPr>
        <w:t xml:space="preserve"> phát triển hỗ trợ quy trình</w:t>
      </w:r>
      <w:ins w:id="52" w:author="Nguyen Toan" w:date="2018-05-05T22:20:00Z">
        <w:r w:rsidR="00252195" w:rsidRPr="00C307BC">
          <w:rPr>
            <w:rFonts w:ascii="Times New Roman" w:eastAsia="Times New Roman" w:hAnsi="Times New Roman" w:cs="Times New Roman"/>
            <w:sz w:val="26"/>
            <w:szCs w:val="26"/>
          </w:rPr>
          <w:t xml:space="preserve"> được trình bày ở chương 3</w:t>
        </w:r>
      </w:ins>
      <w:r w:rsidR="00994B39" w:rsidRPr="00C307BC">
        <w:rPr>
          <w:rFonts w:ascii="Times New Roman" w:eastAsia="Times New Roman" w:hAnsi="Times New Roman" w:cs="Times New Roman"/>
          <w:sz w:val="26"/>
          <w:szCs w:val="26"/>
        </w:rPr>
        <w:t>.</w:t>
      </w:r>
      <w:ins w:id="53" w:author="Nguyen Toan" w:date="2018-05-05T22:20:00Z">
        <w:r w:rsidR="000D2315" w:rsidRPr="00C307BC">
          <w:rPr>
            <w:rFonts w:ascii="Times New Roman" w:eastAsia="Times New Roman" w:hAnsi="Times New Roman" w:cs="Times New Roman"/>
            <w:sz w:val="26"/>
            <w:szCs w:val="26"/>
          </w:rPr>
          <w:t xml:space="preserve"> </w:t>
        </w:r>
      </w:ins>
      <w:ins w:id="54" w:author="Nguyen Toan" w:date="2018-05-14T21:57:00Z">
        <w:r w:rsidR="000A2A14" w:rsidRPr="00C307BC">
          <w:rPr>
            <w:rFonts w:ascii="Times New Roman" w:eastAsia="Times New Roman" w:hAnsi="Times New Roman" w:cs="Times New Roman"/>
            <w:sz w:val="26"/>
            <w:szCs w:val="26"/>
          </w:rPr>
          <w:lastRenderedPageBreak/>
          <w:t xml:space="preserve">Chương 4 đưa ra các bước áp dụng thực tế của quy trình với một ứng dụng đơn giản xây dựng dựa trên MuleESB. </w:t>
        </w:r>
      </w:ins>
    </w:p>
    <w:p w14:paraId="254757A2" w14:textId="05A27DD5" w:rsidR="006F117B" w:rsidRPr="00C307BC" w:rsidRDefault="00B1695E" w:rsidP="0040449A">
      <w:pPr>
        <w:spacing w:before="60" w:after="60"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Chương </w:t>
      </w:r>
      <w:ins w:id="55" w:author="Nguyen Toan" w:date="2018-05-14T21:57:00Z">
        <w:r w:rsidR="000A2A14" w:rsidRPr="00C307BC">
          <w:rPr>
            <w:rFonts w:ascii="Times New Roman" w:eastAsia="Times New Roman" w:hAnsi="Times New Roman" w:cs="Times New Roman"/>
            <w:sz w:val="26"/>
            <w:szCs w:val="26"/>
          </w:rPr>
          <w:t>5</w:t>
        </w:r>
      </w:ins>
      <w:del w:id="56" w:author="Nguyen Toan" w:date="2018-05-14T21:57:00Z">
        <w:r w:rsidRPr="00C307BC" w:rsidDel="000A2A14">
          <w:rPr>
            <w:rFonts w:ascii="Times New Roman" w:eastAsia="Times New Roman" w:hAnsi="Times New Roman" w:cs="Times New Roman"/>
            <w:sz w:val="26"/>
            <w:szCs w:val="26"/>
          </w:rPr>
          <w:delText>4</w:delText>
        </w:r>
      </w:del>
      <w:del w:id="57" w:author="Nguyen Toan" w:date="2018-05-05T22:20:00Z">
        <w:r w:rsidR="00994B39" w:rsidRPr="00C307BC" w:rsidDel="000D2315">
          <w:rPr>
            <w:rFonts w:ascii="Times New Roman" w:eastAsia="Times New Roman" w:hAnsi="Times New Roman" w:cs="Times New Roman"/>
            <w:sz w:val="26"/>
            <w:szCs w:val="26"/>
          </w:rPr>
          <w:delText>:</w:delText>
        </w:r>
      </w:del>
      <w:r w:rsidR="00994B39" w:rsidRPr="00C307BC">
        <w:rPr>
          <w:rFonts w:ascii="Times New Roman" w:eastAsia="Times New Roman" w:hAnsi="Times New Roman" w:cs="Times New Roman"/>
          <w:sz w:val="26"/>
          <w:szCs w:val="26"/>
        </w:rPr>
        <w:t xml:space="preserve"> tổng kết kết quả đạt được, các điểm hạn chế và định hướng phát triển trong tương lai.</w:t>
      </w:r>
      <w:r w:rsidR="00994B39" w:rsidRPr="00C307BC">
        <w:rPr>
          <w:rFonts w:ascii="Times New Roman" w:hAnsi="Times New Roman" w:cs="Times New Roman"/>
          <w:sz w:val="26"/>
          <w:szCs w:val="26"/>
        </w:rPr>
        <w:br w:type="page"/>
      </w:r>
    </w:p>
    <w:p w14:paraId="3CF9AE5B" w14:textId="77777777" w:rsidR="006F117B" w:rsidRPr="00C307BC" w:rsidRDefault="006F117B" w:rsidP="00A54A30">
      <w:pPr>
        <w:spacing w:before="60" w:after="60" w:line="288" w:lineRule="auto"/>
        <w:ind w:firstLine="284"/>
        <w:jc w:val="both"/>
        <w:rPr>
          <w:rFonts w:ascii="Times New Roman" w:eastAsia="Times New Roman" w:hAnsi="Times New Roman" w:cs="Times New Roman"/>
          <w:sz w:val="26"/>
          <w:szCs w:val="26"/>
        </w:rPr>
      </w:pPr>
    </w:p>
    <w:p w14:paraId="51A29DFE" w14:textId="6BC0BD09" w:rsidR="006F117B" w:rsidRPr="00C307BC" w:rsidRDefault="005F0FA2" w:rsidP="00966627">
      <w:pPr>
        <w:pStyle w:val="Heading1"/>
        <w:numPr>
          <w:ilvl w:val="0"/>
          <w:numId w:val="12"/>
        </w:numPr>
        <w:spacing w:after="600" w:line="240" w:lineRule="auto"/>
        <w:ind w:left="0" w:firstLine="0"/>
        <w:jc w:val="center"/>
        <w:rPr>
          <w:rFonts w:ascii="Times New Roman" w:eastAsia="Times New Roman" w:hAnsi="Times New Roman" w:cs="Times New Roman"/>
          <w:b/>
          <w:sz w:val="26"/>
          <w:szCs w:val="26"/>
        </w:rPr>
      </w:pPr>
      <w:bookmarkStart w:id="58" w:name="_Toc514278003"/>
      <w:r w:rsidRPr="00C307BC">
        <w:rPr>
          <w:rFonts w:ascii="Times New Roman" w:eastAsia="Times New Roman" w:hAnsi="Times New Roman" w:cs="Times New Roman"/>
          <w:b/>
          <w:sz w:val="26"/>
          <w:szCs w:val="26"/>
        </w:rPr>
        <w:t>CƠ SỞ LÝ THUYẾT VÀ CÁC KHÁI NIỆM LIÊN QUAN</w:t>
      </w:r>
      <w:bookmarkEnd w:id="58"/>
    </w:p>
    <w:p w14:paraId="2C53B806" w14:textId="7E27E519" w:rsidR="00450D75" w:rsidRPr="00C307BC" w:rsidDel="00A1445E" w:rsidRDefault="005E1AE2" w:rsidP="00560CBB">
      <w:pPr>
        <w:spacing w:after="120"/>
        <w:ind w:firstLine="567"/>
        <w:jc w:val="both"/>
        <w:rPr>
          <w:del w:id="59" w:author="Nguyen Toan" w:date="2018-05-07T23:14:00Z"/>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Ngày nay, việc phát triển phần mềm càng trở nên phức tạp và khó kiểm soát do sự xuất hiện của nhiều công</w:t>
      </w:r>
      <w:del w:id="60" w:author="Nguyen Toan" w:date="2018-05-05T22:21:00Z">
        <w:r w:rsidRPr="00C307BC" w:rsidDel="004B086C">
          <w:rPr>
            <w:rFonts w:ascii="Times New Roman" w:eastAsia="Times New Roman" w:hAnsi="Times New Roman" w:cs="Times New Roman"/>
            <w:sz w:val="26"/>
            <w:szCs w:val="26"/>
          </w:rPr>
          <w:delText xml:space="preserve"> </w:delText>
        </w:r>
      </w:del>
      <w:r w:rsidRPr="00C307BC">
        <w:rPr>
          <w:rFonts w:ascii="Times New Roman" w:eastAsia="Times New Roman" w:hAnsi="Times New Roman" w:cs="Times New Roman"/>
          <w:sz w:val="26"/>
          <w:szCs w:val="26"/>
        </w:rPr>
        <w:t xml:space="preserve"> nghệ mới </w:t>
      </w:r>
      <w:del w:id="61" w:author="Nguyen Toan" w:date="2018-05-07T23:14:00Z">
        <w:r w:rsidRPr="00C307BC" w:rsidDel="009A4160">
          <w:rPr>
            <w:rFonts w:ascii="Times New Roman" w:eastAsia="Times New Roman" w:hAnsi="Times New Roman" w:cs="Times New Roman"/>
            <w:sz w:val="26"/>
            <w:szCs w:val="26"/>
          </w:rPr>
          <w:delText xml:space="preserve"> </w:delText>
        </w:r>
      </w:del>
      <w:r w:rsidRPr="00C307BC">
        <w:rPr>
          <w:rFonts w:ascii="Times New Roman" w:eastAsia="Times New Roman" w:hAnsi="Times New Roman" w:cs="Times New Roman"/>
          <w:sz w:val="26"/>
          <w:szCs w:val="26"/>
        </w:rPr>
        <w:t>tạo nên môi trường phát triển và nền tảng không đồng nhất, trong khi nhu cầu trao đổi, chia sẻ và tương tác giữa các ứng dụng ngày càng tăng.</w:t>
      </w:r>
      <w:del w:id="62" w:author="Nguyen Toan" w:date="2018-05-07T23:14:00Z">
        <w:r w:rsidRPr="00C307BC" w:rsidDel="00A1445E">
          <w:rPr>
            <w:rFonts w:ascii="Times New Roman" w:eastAsia="Times New Roman" w:hAnsi="Times New Roman" w:cs="Times New Roman"/>
            <w:sz w:val="26"/>
            <w:szCs w:val="26"/>
          </w:rPr>
          <w:delText xml:space="preserve"> </w:delText>
        </w:r>
        <w:commentRangeStart w:id="63"/>
        <w:r w:rsidRPr="00C307BC" w:rsidDel="00A1445E">
          <w:rPr>
            <w:rFonts w:ascii="Times New Roman" w:eastAsia="Times New Roman" w:hAnsi="Times New Roman" w:cs="Times New Roman"/>
            <w:sz w:val="26"/>
            <w:szCs w:val="26"/>
          </w:rPr>
          <w:delText>Ngoài ra, vấn đề lập trình dư thừa và không thể tái sử dụng được dẫn đến việc khó kiểm soát được hệ</w:delText>
        </w:r>
        <w:r w:rsidR="00BF1F46" w:rsidRPr="00C307BC" w:rsidDel="00A1445E">
          <w:rPr>
            <w:rFonts w:ascii="Times New Roman" w:eastAsia="Times New Roman" w:hAnsi="Times New Roman" w:cs="Times New Roman"/>
            <w:sz w:val="26"/>
            <w:szCs w:val="26"/>
          </w:rPr>
          <w:delText xml:space="preserve"> thống phần mềm</w:delText>
        </w:r>
        <w:r w:rsidR="003B2C3A" w:rsidRPr="00C307BC" w:rsidDel="00A1445E">
          <w:rPr>
            <w:rFonts w:ascii="Times New Roman" w:eastAsia="Times New Roman" w:hAnsi="Times New Roman" w:cs="Times New Roman"/>
            <w:sz w:val="26"/>
            <w:szCs w:val="26"/>
          </w:rPr>
          <w:delText>.</w:delText>
        </w:r>
      </w:del>
      <w:commentRangeEnd w:id="63"/>
      <w:r w:rsidR="00493A45" w:rsidRPr="00C307BC">
        <w:rPr>
          <w:rStyle w:val="CommentReference"/>
          <w:rFonts w:ascii="Times New Roman" w:hAnsi="Times New Roman" w:cs="Times New Roman"/>
          <w:sz w:val="26"/>
          <w:szCs w:val="26"/>
        </w:rPr>
        <w:commentReference w:id="63"/>
      </w:r>
      <w:ins w:id="64" w:author="Nguyen Toan" w:date="2018-05-07T23:14:00Z">
        <w:r w:rsidR="00A1445E" w:rsidRPr="00C307BC">
          <w:rPr>
            <w:rFonts w:ascii="Times New Roman" w:eastAsia="Times New Roman" w:hAnsi="Times New Roman" w:cs="Times New Roman"/>
            <w:sz w:val="26"/>
            <w:szCs w:val="26"/>
          </w:rPr>
          <w:t xml:space="preserve"> </w:t>
        </w:r>
      </w:ins>
    </w:p>
    <w:p w14:paraId="37D5E378" w14:textId="0CD116C7" w:rsidR="00AA6C1D" w:rsidRPr="00C307BC" w:rsidDel="00B41BE9" w:rsidRDefault="007D21B1" w:rsidP="00560CBB">
      <w:pPr>
        <w:spacing w:after="120"/>
        <w:ind w:firstLine="567"/>
        <w:jc w:val="both"/>
        <w:rPr>
          <w:del w:id="65" w:author="Nguyen Toan" w:date="2018-05-05T22:51:00Z"/>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Trong những năm gần đây, việc phát triển hệ thống phần mềm đang dần chuyển sang xu thế hướng dịch vụ (Service-oriented Architecture)</w:t>
      </w:r>
      <w:r w:rsidR="002D2E7C" w:rsidRPr="00C307BC">
        <w:rPr>
          <w:rFonts w:ascii="Times New Roman" w:eastAsia="Times New Roman" w:hAnsi="Times New Roman" w:cs="Times New Roman"/>
          <w:sz w:val="26"/>
          <w:szCs w:val="26"/>
        </w:rPr>
        <w:t xml:space="preserve">. Trong đó, ESB là kiến trúc được ứng dụng mang lại </w:t>
      </w:r>
      <w:r w:rsidR="001D3183" w:rsidRPr="00C307BC">
        <w:rPr>
          <w:rFonts w:ascii="Times New Roman" w:eastAsia="Times New Roman" w:hAnsi="Times New Roman" w:cs="Times New Roman"/>
          <w:sz w:val="26"/>
          <w:szCs w:val="26"/>
        </w:rPr>
        <w:t>nhiều lợi ích cho doanh nghiệp</w:t>
      </w:r>
      <w:r w:rsidR="006269BA" w:rsidRPr="00C307BC">
        <w:rPr>
          <w:rFonts w:ascii="Times New Roman" w:eastAsia="Times New Roman" w:hAnsi="Times New Roman" w:cs="Times New Roman"/>
          <w:sz w:val="26"/>
          <w:szCs w:val="26"/>
        </w:rPr>
        <w:t xml:space="preserve">. </w:t>
      </w:r>
      <w:ins w:id="66" w:author="Nguyen Toan" w:date="2018-05-07T23:19:00Z">
        <w:r w:rsidR="00BF187A" w:rsidRPr="00C307BC">
          <w:rPr>
            <w:rFonts w:ascii="Times New Roman" w:eastAsia="Times New Roman" w:hAnsi="Times New Roman" w:cs="Times New Roman"/>
            <w:sz w:val="26"/>
            <w:szCs w:val="26"/>
          </w:rPr>
          <w:t>Kiến trúc ESB có khả năng kết nối nhiều thành phần trên nhiều nền tảng khác nhau, hỗ trợ việc trao đổi thông tin qua lại trong hệ thống.</w:t>
        </w:r>
      </w:ins>
      <w:ins w:id="67" w:author="Nguyen Toan" w:date="2018-05-07T23:21:00Z">
        <w:r w:rsidR="00882F68" w:rsidRPr="00C307BC">
          <w:rPr>
            <w:rFonts w:ascii="Times New Roman" w:eastAsia="Times New Roman" w:hAnsi="Times New Roman" w:cs="Times New Roman"/>
            <w:sz w:val="26"/>
            <w:szCs w:val="26"/>
          </w:rPr>
          <w:t xml:space="preserve"> </w:t>
        </w:r>
      </w:ins>
      <w:ins w:id="68" w:author="Nguyen Toan" w:date="2018-05-07T23:22:00Z">
        <w:r w:rsidR="00A736BB" w:rsidRPr="00C307BC">
          <w:rPr>
            <w:rFonts w:ascii="Times New Roman" w:eastAsia="Times New Roman" w:hAnsi="Times New Roman" w:cs="Times New Roman"/>
            <w:sz w:val="26"/>
            <w:szCs w:val="26"/>
          </w:rPr>
          <w:t>MuleSoft là một trong những công ty cung cấp giải pháp ESB đầu tiên</w:t>
        </w:r>
      </w:ins>
      <w:ins w:id="69" w:author="Nguyen Toan" w:date="2018-05-07T23:24:00Z">
        <w:r w:rsidR="006831AA" w:rsidRPr="00C307BC">
          <w:rPr>
            <w:rFonts w:ascii="Times New Roman" w:eastAsia="Times New Roman" w:hAnsi="Times New Roman" w:cs="Times New Roman"/>
            <w:sz w:val="26"/>
            <w:szCs w:val="26"/>
          </w:rPr>
          <w:t xml:space="preserve"> với sản phẩm là nền tảng MuleESB</w:t>
        </w:r>
        <w:r w:rsidR="00BE6480" w:rsidRPr="00C307BC">
          <w:rPr>
            <w:rFonts w:ascii="Times New Roman" w:eastAsia="Times New Roman" w:hAnsi="Times New Roman" w:cs="Times New Roman"/>
            <w:sz w:val="26"/>
            <w:szCs w:val="26"/>
          </w:rPr>
          <w:t xml:space="preserve"> được đánh giá rất cao</w:t>
        </w:r>
      </w:ins>
      <w:ins w:id="70" w:author="Nguyen Toan" w:date="2018-05-07T23:22:00Z">
        <w:r w:rsidR="00A736BB" w:rsidRPr="00C307BC">
          <w:rPr>
            <w:rFonts w:ascii="Times New Roman" w:eastAsia="Times New Roman" w:hAnsi="Times New Roman" w:cs="Times New Roman"/>
            <w:sz w:val="26"/>
            <w:szCs w:val="26"/>
          </w:rPr>
          <w:t xml:space="preserve">. </w:t>
        </w:r>
      </w:ins>
      <w:r w:rsidR="006269BA" w:rsidRPr="00C307BC">
        <w:rPr>
          <w:rFonts w:ascii="Times New Roman" w:eastAsia="Times New Roman" w:hAnsi="Times New Roman" w:cs="Times New Roman"/>
          <w:sz w:val="26"/>
          <w:szCs w:val="26"/>
        </w:rPr>
        <w:t>Tuy nhiên</w:t>
      </w:r>
      <w:ins w:id="71" w:author="Nguyen Toan" w:date="2018-05-07T23:21:00Z">
        <w:r w:rsidR="00882F68" w:rsidRPr="00C307BC">
          <w:rPr>
            <w:rFonts w:ascii="Times New Roman" w:eastAsia="Times New Roman" w:hAnsi="Times New Roman" w:cs="Times New Roman"/>
            <w:sz w:val="26"/>
            <w:szCs w:val="26"/>
          </w:rPr>
          <w:t xml:space="preserve"> </w:t>
        </w:r>
      </w:ins>
      <w:del w:id="72" w:author="Nguyen Toan" w:date="2018-05-07T23:21:00Z">
        <w:r w:rsidR="006269BA" w:rsidRPr="00C307BC" w:rsidDel="00882F68">
          <w:rPr>
            <w:rFonts w:ascii="Times New Roman" w:eastAsia="Times New Roman" w:hAnsi="Times New Roman" w:cs="Times New Roman"/>
            <w:sz w:val="26"/>
            <w:szCs w:val="26"/>
          </w:rPr>
          <w:delText xml:space="preserve">, </w:delText>
        </w:r>
      </w:del>
      <w:r w:rsidR="006269BA" w:rsidRPr="00C307BC">
        <w:rPr>
          <w:rFonts w:ascii="Times New Roman" w:eastAsia="Times New Roman" w:hAnsi="Times New Roman" w:cs="Times New Roman"/>
          <w:sz w:val="26"/>
          <w:szCs w:val="26"/>
        </w:rPr>
        <w:t>vấn đề</w:t>
      </w:r>
      <w:ins w:id="73" w:author="Nguyen Toan" w:date="2018-05-07T23:32:00Z">
        <w:r w:rsidR="005025A9" w:rsidRPr="00C307BC">
          <w:rPr>
            <w:rFonts w:ascii="Times New Roman" w:eastAsia="Times New Roman" w:hAnsi="Times New Roman" w:cs="Times New Roman"/>
            <w:sz w:val="26"/>
            <w:szCs w:val="26"/>
          </w:rPr>
          <w:t xml:space="preserve"> mới</w:t>
        </w:r>
      </w:ins>
      <w:r w:rsidR="006269BA" w:rsidRPr="00C307BC">
        <w:rPr>
          <w:rFonts w:ascii="Times New Roman" w:eastAsia="Times New Roman" w:hAnsi="Times New Roman" w:cs="Times New Roman"/>
          <w:sz w:val="26"/>
          <w:szCs w:val="26"/>
        </w:rPr>
        <w:t xml:space="preserve"> đ</w:t>
      </w:r>
      <w:ins w:id="74" w:author="Nguyen Toan" w:date="2018-05-07T23:17:00Z">
        <w:r w:rsidR="00C25B84" w:rsidRPr="00C307BC">
          <w:rPr>
            <w:rFonts w:ascii="Times New Roman" w:eastAsia="Times New Roman" w:hAnsi="Times New Roman" w:cs="Times New Roman"/>
            <w:sz w:val="26"/>
            <w:szCs w:val="26"/>
          </w:rPr>
          <w:t>ặt</w:t>
        </w:r>
      </w:ins>
      <w:del w:id="75" w:author="Nguyen Toan" w:date="2018-05-07T23:17:00Z">
        <w:r w:rsidR="006269BA" w:rsidRPr="00C307BC" w:rsidDel="00C25B84">
          <w:rPr>
            <w:rFonts w:ascii="Times New Roman" w:eastAsia="Times New Roman" w:hAnsi="Times New Roman" w:cs="Times New Roman"/>
            <w:sz w:val="26"/>
            <w:szCs w:val="26"/>
          </w:rPr>
          <w:delText>ạt</w:delText>
        </w:r>
      </w:del>
      <w:r w:rsidR="006269BA" w:rsidRPr="00C307BC">
        <w:rPr>
          <w:rFonts w:ascii="Times New Roman" w:eastAsia="Times New Roman" w:hAnsi="Times New Roman" w:cs="Times New Roman"/>
          <w:sz w:val="26"/>
          <w:szCs w:val="26"/>
        </w:rPr>
        <w:t xml:space="preserve"> ra là </w:t>
      </w:r>
      <w:ins w:id="76" w:author="Nguyen Toan" w:date="2018-05-07T23:21:00Z">
        <w:r w:rsidR="00882F68" w:rsidRPr="00C307BC">
          <w:rPr>
            <w:rFonts w:ascii="Times New Roman" w:eastAsia="Times New Roman" w:hAnsi="Times New Roman" w:cs="Times New Roman"/>
            <w:sz w:val="26"/>
            <w:szCs w:val="26"/>
          </w:rPr>
          <w:t xml:space="preserve">cần </w:t>
        </w:r>
      </w:ins>
      <w:ins w:id="77" w:author="Nguyen Toan" w:date="2018-05-07T23:32:00Z">
        <w:r w:rsidR="005025A9" w:rsidRPr="00C307BC">
          <w:rPr>
            <w:rFonts w:ascii="Times New Roman" w:eastAsia="Times New Roman" w:hAnsi="Times New Roman" w:cs="Times New Roman"/>
            <w:sz w:val="26"/>
            <w:szCs w:val="26"/>
          </w:rPr>
          <w:t xml:space="preserve">đảm bảo được </w:t>
        </w:r>
      </w:ins>
      <w:del w:id="78" w:author="Nguyen Toan" w:date="2018-05-07T23:22:00Z">
        <w:r w:rsidR="006269BA" w:rsidRPr="00C307BC" w:rsidDel="00882F68">
          <w:rPr>
            <w:rFonts w:ascii="Times New Roman" w:eastAsia="Times New Roman" w:hAnsi="Times New Roman" w:cs="Times New Roman"/>
            <w:sz w:val="26"/>
            <w:szCs w:val="26"/>
          </w:rPr>
          <w:delText xml:space="preserve">làm sao </w:delText>
        </w:r>
      </w:del>
      <w:del w:id="79" w:author="Nguyen Toan" w:date="2018-05-07T23:32:00Z">
        <w:r w:rsidR="006269BA" w:rsidRPr="00C307BC" w:rsidDel="005025A9">
          <w:rPr>
            <w:rFonts w:ascii="Times New Roman" w:eastAsia="Times New Roman" w:hAnsi="Times New Roman" w:cs="Times New Roman"/>
            <w:sz w:val="26"/>
            <w:szCs w:val="26"/>
          </w:rPr>
          <w:delText xml:space="preserve">để việc phát triển đạt </w:delText>
        </w:r>
      </w:del>
      <w:del w:id="80" w:author="Nguyen Toan" w:date="2018-05-07T23:18:00Z">
        <w:r w:rsidR="006269BA" w:rsidRPr="00C307BC" w:rsidDel="00B218ED">
          <w:rPr>
            <w:rFonts w:ascii="Times New Roman" w:eastAsia="Times New Roman" w:hAnsi="Times New Roman" w:cs="Times New Roman"/>
            <w:sz w:val="26"/>
            <w:szCs w:val="26"/>
          </w:rPr>
          <w:delText>hiệu quả</w:delText>
        </w:r>
      </w:del>
      <w:del w:id="81" w:author="Nguyen Toan" w:date="2018-05-07T23:32:00Z">
        <w:r w:rsidR="006269BA" w:rsidRPr="00C307BC" w:rsidDel="005025A9">
          <w:rPr>
            <w:rFonts w:ascii="Times New Roman" w:eastAsia="Times New Roman" w:hAnsi="Times New Roman" w:cs="Times New Roman"/>
            <w:sz w:val="26"/>
            <w:szCs w:val="26"/>
          </w:rPr>
          <w:delText xml:space="preserve"> cao, </w:delText>
        </w:r>
      </w:del>
      <w:r w:rsidR="006269BA" w:rsidRPr="00C307BC">
        <w:rPr>
          <w:rFonts w:ascii="Times New Roman" w:eastAsia="Times New Roman" w:hAnsi="Times New Roman" w:cs="Times New Roman"/>
          <w:sz w:val="26"/>
          <w:szCs w:val="26"/>
        </w:rPr>
        <w:t>khả năng kiểm soát lỗi tốt</w:t>
      </w:r>
      <w:ins w:id="82" w:author="Nguyen Toan" w:date="2018-05-07T23:17:00Z">
        <w:r w:rsidR="00931D05" w:rsidRPr="00C307BC">
          <w:rPr>
            <w:rFonts w:ascii="Times New Roman" w:eastAsia="Times New Roman" w:hAnsi="Times New Roman" w:cs="Times New Roman"/>
            <w:sz w:val="26"/>
            <w:szCs w:val="26"/>
          </w:rPr>
          <w:t xml:space="preserve"> </w:t>
        </w:r>
      </w:ins>
      <w:ins w:id="83" w:author="Nguyen Toan" w:date="2018-05-07T23:33:00Z">
        <w:r w:rsidR="005025A9" w:rsidRPr="00C307BC">
          <w:rPr>
            <w:rFonts w:ascii="Times New Roman" w:eastAsia="Times New Roman" w:hAnsi="Times New Roman" w:cs="Times New Roman"/>
            <w:sz w:val="26"/>
            <w:szCs w:val="26"/>
          </w:rPr>
          <w:t>song song với quá trình phát triển khi mà có càng nhiều thành phần mới được tích hợp thêm. Những kỹ thuật kiểm thử như kiểm thử hộp đen, kiểm thử hộp trắng, kiểm thử hộp xám và các cấp độ kiểm thử từ kiểm thử đơn vị đến kiểm thử chức năng, kiểm thử tích hợp, kiểm thử hồi quy là những kỹ thuật cần thiết để áp dụng trong vấn đề này. Ngoài ra</w:t>
        </w:r>
      </w:ins>
      <w:del w:id="84" w:author="Nguyen Toan" w:date="2018-05-07T23:33:00Z">
        <w:r w:rsidR="006269BA" w:rsidRPr="00C307BC" w:rsidDel="005025A9">
          <w:rPr>
            <w:rFonts w:ascii="Times New Roman" w:eastAsia="Times New Roman" w:hAnsi="Times New Roman" w:cs="Times New Roman"/>
            <w:sz w:val="26"/>
            <w:szCs w:val="26"/>
          </w:rPr>
          <w:delText>.</w:delText>
        </w:r>
      </w:del>
      <w:del w:id="85" w:author="Nguyen Toan" w:date="2018-05-07T23:21:00Z">
        <w:r w:rsidR="006269BA" w:rsidRPr="00C307BC" w:rsidDel="00882F68">
          <w:rPr>
            <w:rFonts w:ascii="Times New Roman" w:eastAsia="Times New Roman" w:hAnsi="Times New Roman" w:cs="Times New Roman"/>
            <w:sz w:val="26"/>
            <w:szCs w:val="26"/>
          </w:rPr>
          <w:delText xml:space="preserve"> Hệ thống</w:delText>
        </w:r>
        <w:r w:rsidR="00042E32" w:rsidRPr="00C307BC" w:rsidDel="00882F68">
          <w:rPr>
            <w:rFonts w:ascii="Times New Roman" w:eastAsia="Times New Roman" w:hAnsi="Times New Roman" w:cs="Times New Roman"/>
            <w:sz w:val="26"/>
            <w:szCs w:val="26"/>
          </w:rPr>
          <w:delText xml:space="preserve"> sử dụng kiến trúc</w:delText>
        </w:r>
        <w:r w:rsidR="006269BA" w:rsidRPr="00C307BC" w:rsidDel="00882F68">
          <w:rPr>
            <w:rFonts w:ascii="Times New Roman" w:eastAsia="Times New Roman" w:hAnsi="Times New Roman" w:cs="Times New Roman"/>
            <w:sz w:val="26"/>
            <w:szCs w:val="26"/>
          </w:rPr>
          <w:delText xml:space="preserve"> ESB có đặc điểm đóng gói (black-box) </w:delText>
        </w:r>
        <w:r w:rsidR="00467423" w:rsidRPr="00C307BC" w:rsidDel="00882F68">
          <w:rPr>
            <w:rFonts w:ascii="Times New Roman" w:eastAsia="Times New Roman" w:hAnsi="Times New Roman" w:cs="Times New Roman"/>
            <w:sz w:val="26"/>
            <w:szCs w:val="26"/>
          </w:rPr>
          <w:delText>n</w:delText>
        </w:r>
        <w:r w:rsidR="00B13018" w:rsidRPr="00C307BC" w:rsidDel="00882F68">
          <w:rPr>
            <w:rFonts w:ascii="Times New Roman" w:eastAsia="Times New Roman" w:hAnsi="Times New Roman" w:cs="Times New Roman"/>
            <w:sz w:val="26"/>
            <w:szCs w:val="26"/>
          </w:rPr>
          <w:delText>ên việc kiểm soát lỗi khó khăn</w:delText>
        </w:r>
      </w:del>
      <w:del w:id="86" w:author="Nguyen Toan" w:date="2018-05-07T23:33:00Z">
        <w:r w:rsidR="00B13018" w:rsidRPr="00C307BC" w:rsidDel="005025A9">
          <w:rPr>
            <w:rFonts w:ascii="Times New Roman" w:eastAsia="Times New Roman" w:hAnsi="Times New Roman" w:cs="Times New Roman"/>
            <w:sz w:val="26"/>
            <w:szCs w:val="26"/>
          </w:rPr>
          <w:delText>.</w:delText>
        </w:r>
      </w:del>
    </w:p>
    <w:p w14:paraId="7B9797E4" w14:textId="460039C6" w:rsidR="00E962D3" w:rsidRPr="00C307BC" w:rsidRDefault="005025A9" w:rsidP="00560CBB">
      <w:pPr>
        <w:spacing w:after="120"/>
        <w:ind w:firstLine="567"/>
        <w:jc w:val="both"/>
        <w:rPr>
          <w:ins w:id="87" w:author="Nguyen Toan" w:date="2018-05-07T23:27:00Z"/>
          <w:rFonts w:ascii="Times New Roman" w:eastAsia="Times New Roman" w:hAnsi="Times New Roman" w:cs="Times New Roman"/>
          <w:sz w:val="26"/>
          <w:szCs w:val="26"/>
        </w:rPr>
      </w:pPr>
      <w:ins w:id="88" w:author="Nguyen Toan" w:date="2018-05-07T23:28:00Z">
        <w:r w:rsidRPr="00C307BC">
          <w:rPr>
            <w:rFonts w:ascii="Times New Roman" w:eastAsia="Times New Roman" w:hAnsi="Times New Roman" w:cs="Times New Roman"/>
            <w:sz w:val="26"/>
            <w:szCs w:val="26"/>
          </w:rPr>
          <w:t xml:space="preserve"> c</w:t>
        </w:r>
        <w:r w:rsidR="00B41BE9" w:rsidRPr="00C307BC">
          <w:rPr>
            <w:rFonts w:ascii="Times New Roman" w:eastAsia="Times New Roman" w:hAnsi="Times New Roman" w:cs="Times New Roman"/>
            <w:sz w:val="26"/>
            <w:szCs w:val="26"/>
          </w:rPr>
          <w:t xml:space="preserve">ác </w:t>
        </w:r>
      </w:ins>
      <w:ins w:id="89" w:author="Nguyen Toan" w:date="2018-05-07T23:35:00Z">
        <w:r w:rsidRPr="00C307BC">
          <w:rPr>
            <w:rFonts w:ascii="Times New Roman" w:eastAsia="Times New Roman" w:hAnsi="Times New Roman" w:cs="Times New Roman"/>
            <w:sz w:val="26"/>
            <w:szCs w:val="26"/>
          </w:rPr>
          <w:t>quy trình</w:t>
        </w:r>
      </w:ins>
      <w:ins w:id="90" w:author="Nguyen Toan" w:date="2018-05-07T23:28:00Z">
        <w:r w:rsidR="00B41BE9" w:rsidRPr="00C307BC">
          <w:rPr>
            <w:rFonts w:ascii="Times New Roman" w:eastAsia="Times New Roman" w:hAnsi="Times New Roman" w:cs="Times New Roman"/>
            <w:sz w:val="26"/>
            <w:szCs w:val="26"/>
          </w:rPr>
          <w:t xml:space="preserve"> tích hợp, chuyển giao và triển khai </w:t>
        </w:r>
      </w:ins>
      <w:ins w:id="91" w:author="Nguyen Toan" w:date="2018-05-07T23:35:00Z">
        <w:r w:rsidRPr="00C307BC">
          <w:rPr>
            <w:rFonts w:ascii="Times New Roman" w:eastAsia="Times New Roman" w:hAnsi="Times New Roman" w:cs="Times New Roman"/>
            <w:sz w:val="26"/>
            <w:szCs w:val="26"/>
          </w:rPr>
          <w:t>liên tục cũng cần được áp dụng để hỗ trợ quy trình kiểm thử.</w:t>
        </w:r>
      </w:ins>
    </w:p>
    <w:p w14:paraId="23844804" w14:textId="77553F31" w:rsidR="00AA6C1D" w:rsidRPr="00C307BC" w:rsidDel="004B669C" w:rsidRDefault="00E962D3">
      <w:pPr>
        <w:spacing w:after="120"/>
        <w:jc w:val="both"/>
        <w:rPr>
          <w:del w:id="92" w:author="Nguyen Toan" w:date="2018-05-05T22:51:00Z"/>
          <w:rFonts w:ascii="Times New Roman" w:eastAsia="Times New Roman" w:hAnsi="Times New Roman" w:cs="Times New Roman"/>
          <w:sz w:val="26"/>
          <w:szCs w:val="26"/>
        </w:rPr>
        <w:pPrChange w:id="93" w:author="Nguyen Toan" w:date="2018-05-07T23:14:00Z">
          <w:pPr>
            <w:spacing w:after="120"/>
            <w:ind w:firstLine="567"/>
            <w:jc w:val="both"/>
          </w:pPr>
        </w:pPrChange>
      </w:pPr>
      <w:ins w:id="94" w:author="Nguyen Toan" w:date="2018-05-07T23:27:00Z">
        <w:r w:rsidRPr="00C307BC">
          <w:rPr>
            <w:rFonts w:ascii="Times New Roman" w:eastAsia="Times New Roman" w:hAnsi="Times New Roman" w:cs="Times New Roman"/>
            <w:sz w:val="26"/>
            <w:szCs w:val="26"/>
          </w:rPr>
          <w:t>Để giúp làm rõ hơn những nội dung trong các chương tiếp theo, chương này sẽ giới thiệu các khái niệm cơ bản nêu trên một cách chi tiết hơn.</w:t>
        </w:r>
      </w:ins>
      <w:del w:id="95" w:author="Nguyen Toan" w:date="2018-05-05T22:51:00Z">
        <w:r w:rsidR="00AA6C1D" w:rsidRPr="00C307BC" w:rsidDel="004B669C">
          <w:rPr>
            <w:rFonts w:ascii="Times New Roman" w:eastAsia="Times New Roman" w:hAnsi="Times New Roman" w:cs="Times New Roman"/>
            <w:sz w:val="26"/>
            <w:szCs w:val="26"/>
          </w:rPr>
          <w:delText>Mule, công cụ runtime của Anypoint Platform, là một nền tảng tích hợp dựa trên Java</w:delText>
        </w:r>
        <w:r w:rsidR="00122506" w:rsidRPr="00C307BC" w:rsidDel="004B669C">
          <w:rPr>
            <w:rFonts w:ascii="Times New Roman" w:eastAsia="Times New Roman" w:hAnsi="Times New Roman" w:cs="Times New Roman"/>
            <w:sz w:val="26"/>
            <w:szCs w:val="26"/>
          </w:rPr>
          <w:delText>,</w:delText>
        </w:r>
        <w:r w:rsidR="00AA6C1D" w:rsidRPr="00C307BC" w:rsidDel="004B669C">
          <w:rPr>
            <w:rFonts w:ascii="Times New Roman" w:eastAsia="Times New Roman" w:hAnsi="Times New Roman" w:cs="Times New Roman"/>
            <w:sz w:val="26"/>
            <w:szCs w:val="26"/>
          </w:rPr>
          <w:delText xml:space="preserve"> cho phép các nhà phát triển kết nối các ứng dụng với nhau một cách nhanh chóng và dễ dàng,</w:delText>
        </w:r>
        <w:r w:rsidR="00196763" w:rsidRPr="00C307BC" w:rsidDel="004B669C">
          <w:rPr>
            <w:rFonts w:ascii="Times New Roman" w:eastAsia="Times New Roman" w:hAnsi="Times New Roman" w:cs="Times New Roman"/>
            <w:sz w:val="26"/>
            <w:szCs w:val="26"/>
          </w:rPr>
          <w:delText xml:space="preserve"> giúp </w:delText>
        </w:r>
        <w:r w:rsidR="00F8772D" w:rsidRPr="00C307BC" w:rsidDel="004B669C">
          <w:rPr>
            <w:rFonts w:ascii="Times New Roman" w:eastAsia="Times New Roman" w:hAnsi="Times New Roman" w:cs="Times New Roman"/>
            <w:sz w:val="26"/>
            <w:szCs w:val="26"/>
          </w:rPr>
          <w:delText xml:space="preserve">các ứng dụng </w:delText>
        </w:r>
        <w:r w:rsidR="00AA6C1D" w:rsidRPr="00C307BC" w:rsidDel="004B669C">
          <w:rPr>
            <w:rFonts w:ascii="Times New Roman" w:eastAsia="Times New Roman" w:hAnsi="Times New Roman" w:cs="Times New Roman"/>
            <w:sz w:val="26"/>
            <w:szCs w:val="26"/>
          </w:rPr>
          <w:delText>trao đổi dữ liệu</w:delText>
        </w:r>
        <w:r w:rsidR="00A360CA" w:rsidRPr="00C307BC" w:rsidDel="004B669C">
          <w:rPr>
            <w:rFonts w:ascii="Times New Roman" w:eastAsia="Times New Roman" w:hAnsi="Times New Roman" w:cs="Times New Roman"/>
            <w:sz w:val="26"/>
            <w:szCs w:val="26"/>
          </w:rPr>
          <w:delText xml:space="preserve"> với nhau</w:delText>
        </w:r>
        <w:r w:rsidR="00AA6C1D" w:rsidRPr="00C307BC" w:rsidDel="004B669C">
          <w:rPr>
            <w:rFonts w:ascii="Times New Roman" w:eastAsia="Times New Roman" w:hAnsi="Times New Roman" w:cs="Times New Roman"/>
            <w:sz w:val="26"/>
            <w:szCs w:val="26"/>
          </w:rPr>
          <w:delText xml:space="preserve">. </w:delText>
        </w:r>
      </w:del>
      <w:del w:id="96" w:author="Nguyen Toan" w:date="2018-05-05T22:21:00Z">
        <w:r w:rsidR="00AA6C1D" w:rsidRPr="00C307BC" w:rsidDel="00E83D0F">
          <w:rPr>
            <w:rFonts w:ascii="Times New Roman" w:eastAsia="Times New Roman" w:hAnsi="Times New Roman" w:cs="Times New Roman"/>
            <w:sz w:val="26"/>
            <w:szCs w:val="26"/>
          </w:rPr>
          <w:delText xml:space="preserve">Nó </w:delText>
        </w:r>
      </w:del>
      <w:del w:id="97" w:author="Nguyen Toan" w:date="2018-05-05T22:51:00Z">
        <w:r w:rsidR="00AA6C1D" w:rsidRPr="00C307BC" w:rsidDel="004B669C">
          <w:rPr>
            <w:rFonts w:ascii="Times New Roman" w:eastAsia="Times New Roman" w:hAnsi="Times New Roman" w:cs="Times New Roman"/>
            <w:sz w:val="26"/>
            <w:szCs w:val="26"/>
          </w:rPr>
          <w:delText xml:space="preserve">cho phép tích hợp các hệ thống hiện có, bất kể các công nghệ khác nhau mà các ứng dụng sử dụng, bao gồm JMS, Dịch vụ Web, JDBC, HTTP, và nhiều hơn nữa. </w:delText>
        </w:r>
        <w:r w:rsidR="00BB3625" w:rsidRPr="00C307BC" w:rsidDel="004B669C">
          <w:rPr>
            <w:rFonts w:ascii="Times New Roman" w:eastAsia="Times New Roman" w:hAnsi="Times New Roman" w:cs="Times New Roman"/>
            <w:sz w:val="26"/>
            <w:szCs w:val="26"/>
          </w:rPr>
          <w:delText xml:space="preserve">Kiến trúc </w:delText>
        </w:r>
        <w:r w:rsidR="00AA6C1D" w:rsidRPr="00C307BC" w:rsidDel="004B669C">
          <w:rPr>
            <w:rFonts w:ascii="Times New Roman" w:eastAsia="Times New Roman" w:hAnsi="Times New Roman" w:cs="Times New Roman"/>
            <w:sz w:val="26"/>
            <w:szCs w:val="26"/>
          </w:rPr>
          <w:delText>ESB có thể được triển khai ở mọi nơi, có thể tích hợp và sắp xếp các sự kiện theo thời gian thực hoặc theo lô và có kết nối chung.</w:delText>
        </w:r>
      </w:del>
    </w:p>
    <w:p w14:paraId="24CB77A1" w14:textId="0730F969" w:rsidR="00AA6C1D" w:rsidRPr="00C307BC" w:rsidDel="00E875E9" w:rsidRDefault="00AA6C1D" w:rsidP="00A1445E">
      <w:pPr>
        <w:spacing w:after="120"/>
        <w:ind w:firstLine="567"/>
        <w:jc w:val="both"/>
        <w:rPr>
          <w:del w:id="98" w:author="Nguyen Toan" w:date="2018-05-07T23:22:00Z"/>
          <w:rFonts w:ascii="Times New Roman" w:eastAsia="Times New Roman" w:hAnsi="Times New Roman" w:cs="Times New Roman"/>
          <w:sz w:val="26"/>
          <w:szCs w:val="26"/>
        </w:rPr>
      </w:pPr>
      <w:del w:id="99" w:author="Nguyen Toan" w:date="2018-05-05T22:51:00Z">
        <w:r w:rsidRPr="00C307BC" w:rsidDel="004B669C">
          <w:rPr>
            <w:rFonts w:ascii="Times New Roman" w:eastAsia="Times New Roman" w:hAnsi="Times New Roman" w:cs="Times New Roman"/>
            <w:sz w:val="26"/>
            <w:szCs w:val="26"/>
          </w:rPr>
          <w:delText xml:space="preserve">Mule nhẹ nhưng có khả năng mở rộng cao, cho phép </w:delText>
        </w:r>
        <w:r w:rsidR="00654806" w:rsidRPr="00C307BC" w:rsidDel="004B669C">
          <w:rPr>
            <w:rFonts w:ascii="Times New Roman" w:eastAsia="Times New Roman" w:hAnsi="Times New Roman" w:cs="Times New Roman"/>
            <w:sz w:val="26"/>
            <w:szCs w:val="26"/>
          </w:rPr>
          <w:delText xml:space="preserve">người dùng </w:delText>
        </w:r>
        <w:r w:rsidRPr="00C307BC" w:rsidDel="004B669C">
          <w:rPr>
            <w:rFonts w:ascii="Times New Roman" w:eastAsia="Times New Roman" w:hAnsi="Times New Roman" w:cs="Times New Roman"/>
            <w:sz w:val="26"/>
            <w:szCs w:val="26"/>
          </w:rPr>
          <w:delText xml:space="preserve">bắt đầu </w:delText>
        </w:r>
        <w:r w:rsidR="00FE56E8" w:rsidRPr="00C307BC" w:rsidDel="004B669C">
          <w:rPr>
            <w:rFonts w:ascii="Times New Roman" w:eastAsia="Times New Roman" w:hAnsi="Times New Roman" w:cs="Times New Roman"/>
            <w:sz w:val="26"/>
            <w:szCs w:val="26"/>
          </w:rPr>
          <w:delText xml:space="preserve">từ việc kết nối một vài ứng dụng và </w:delText>
        </w:r>
        <w:r w:rsidR="007D4933" w:rsidRPr="00C307BC" w:rsidDel="004B669C">
          <w:rPr>
            <w:rFonts w:ascii="Times New Roman" w:eastAsia="Times New Roman" w:hAnsi="Times New Roman" w:cs="Times New Roman"/>
            <w:sz w:val="26"/>
            <w:szCs w:val="26"/>
          </w:rPr>
          <w:delText>tăng số lượng</w:delText>
        </w:r>
        <w:r w:rsidRPr="00C307BC" w:rsidDel="004B669C">
          <w:rPr>
            <w:rFonts w:ascii="Times New Roman" w:eastAsia="Times New Roman" w:hAnsi="Times New Roman" w:cs="Times New Roman"/>
            <w:sz w:val="26"/>
            <w:szCs w:val="26"/>
          </w:rPr>
          <w:delText xml:space="preserve"> ứng dụng </w:delText>
        </w:r>
        <w:r w:rsidR="006C2DDD" w:rsidRPr="00C307BC" w:rsidDel="004B669C">
          <w:rPr>
            <w:rFonts w:ascii="Times New Roman" w:eastAsia="Times New Roman" w:hAnsi="Times New Roman" w:cs="Times New Roman"/>
            <w:sz w:val="26"/>
            <w:szCs w:val="26"/>
          </w:rPr>
          <w:delText xml:space="preserve">tham gia vào hệ thống </w:delText>
        </w:r>
        <w:r w:rsidRPr="00C307BC" w:rsidDel="004B669C">
          <w:rPr>
            <w:rFonts w:ascii="Times New Roman" w:eastAsia="Times New Roman" w:hAnsi="Times New Roman" w:cs="Times New Roman"/>
            <w:sz w:val="26"/>
            <w:szCs w:val="26"/>
          </w:rPr>
          <w:delText xml:space="preserve">theo thời gian. </w:delText>
        </w:r>
        <w:r w:rsidR="00537DDB" w:rsidRPr="00C307BC" w:rsidDel="004B669C">
          <w:rPr>
            <w:rFonts w:ascii="Times New Roman" w:eastAsia="Times New Roman" w:hAnsi="Times New Roman" w:cs="Times New Roman"/>
            <w:sz w:val="26"/>
            <w:szCs w:val="26"/>
          </w:rPr>
          <w:delText xml:space="preserve">Một hệ thống theo kiến trúc </w:delText>
        </w:r>
        <w:r w:rsidRPr="00C307BC" w:rsidDel="004B669C">
          <w:rPr>
            <w:rFonts w:ascii="Times New Roman" w:eastAsia="Times New Roman" w:hAnsi="Times New Roman" w:cs="Times New Roman"/>
            <w:sz w:val="26"/>
            <w:szCs w:val="26"/>
          </w:rPr>
          <w:delText xml:space="preserve">ESB quản lý tất cả các tương tác giữa các ứng dụng và các thành phần một cách minh bạch, bất kể chúng tồn tại trong cùng một máy ảo hay trên Internet, và bất kể giao thức truyền tải cơ bản </w:delText>
        </w:r>
        <w:r w:rsidR="00520796" w:rsidRPr="00C307BC" w:rsidDel="004B669C">
          <w:rPr>
            <w:rFonts w:ascii="Times New Roman" w:eastAsia="Times New Roman" w:hAnsi="Times New Roman" w:cs="Times New Roman"/>
            <w:sz w:val="26"/>
            <w:szCs w:val="26"/>
          </w:rPr>
          <w:delText xml:space="preserve">mà chúng </w:delText>
        </w:r>
        <w:r w:rsidRPr="00C307BC" w:rsidDel="004B669C">
          <w:rPr>
            <w:rFonts w:ascii="Times New Roman" w:eastAsia="Times New Roman" w:hAnsi="Times New Roman" w:cs="Times New Roman"/>
            <w:sz w:val="26"/>
            <w:szCs w:val="26"/>
          </w:rPr>
          <w:delText>sử dụng.</w:delText>
        </w:r>
      </w:del>
    </w:p>
    <w:p w14:paraId="2CB91B7B" w14:textId="30931162" w:rsidR="00AA6C1D" w:rsidRPr="00C307BC" w:rsidDel="005C4CD0" w:rsidRDefault="00AA6C1D">
      <w:pPr>
        <w:spacing w:after="120"/>
        <w:jc w:val="both"/>
        <w:rPr>
          <w:del w:id="100" w:author="Nguyen Toan" w:date="2018-05-05T22:51:00Z"/>
          <w:rFonts w:ascii="Times New Roman" w:eastAsia="Times New Roman" w:hAnsi="Times New Roman" w:cs="Times New Roman"/>
          <w:sz w:val="26"/>
          <w:szCs w:val="26"/>
        </w:rPr>
        <w:pPrChange w:id="101" w:author="Nguyen Toan" w:date="2018-05-07T23:22:00Z">
          <w:pPr>
            <w:spacing w:after="120"/>
            <w:ind w:firstLine="567"/>
            <w:jc w:val="both"/>
          </w:pPr>
        </w:pPrChange>
      </w:pPr>
      <w:del w:id="102" w:author="Nguyen Toan" w:date="2018-05-07T23:22:00Z">
        <w:r w:rsidRPr="00C307BC" w:rsidDel="00E875E9">
          <w:rPr>
            <w:rFonts w:ascii="Times New Roman" w:eastAsia="Times New Roman" w:hAnsi="Times New Roman" w:cs="Times New Roman"/>
            <w:sz w:val="26"/>
            <w:szCs w:val="26"/>
          </w:rPr>
          <w:delText xml:space="preserve">Hiện tại có nhiều triển khai ESB thương mại trên thị trường. Tuy nhiên, </w:delText>
        </w:r>
        <w:r w:rsidR="005E0D55" w:rsidRPr="00C307BC" w:rsidDel="00E875E9">
          <w:rPr>
            <w:rFonts w:ascii="Times New Roman" w:eastAsia="Times New Roman" w:hAnsi="Times New Roman" w:cs="Times New Roman"/>
            <w:sz w:val="26"/>
            <w:szCs w:val="26"/>
          </w:rPr>
          <w:delText xml:space="preserve">phần </w:delText>
        </w:r>
        <w:r w:rsidRPr="00C307BC" w:rsidDel="00E875E9">
          <w:rPr>
            <w:rFonts w:ascii="Times New Roman" w:eastAsia="Times New Roman" w:hAnsi="Times New Roman" w:cs="Times New Roman"/>
            <w:sz w:val="26"/>
            <w:szCs w:val="26"/>
          </w:rPr>
          <w:delText xml:space="preserve">nhiều trong số này cung cấp chức năng giới hạn hoặc được xây dựng trên máy chủ ứng dụng </w:delText>
        </w:r>
        <w:r w:rsidR="000E39EA" w:rsidRPr="00C307BC" w:rsidDel="00E875E9">
          <w:rPr>
            <w:rFonts w:ascii="Times New Roman" w:eastAsia="Times New Roman" w:hAnsi="Times New Roman" w:cs="Times New Roman"/>
            <w:sz w:val="26"/>
            <w:szCs w:val="26"/>
          </w:rPr>
          <w:delText>đặc thù</w:delText>
        </w:r>
        <w:r w:rsidR="00F07351" w:rsidRPr="00C307BC" w:rsidDel="00E875E9">
          <w:rPr>
            <w:rFonts w:ascii="Times New Roman" w:eastAsia="Times New Roman" w:hAnsi="Times New Roman" w:cs="Times New Roman"/>
            <w:sz w:val="26"/>
            <w:szCs w:val="26"/>
          </w:rPr>
          <w:delText>, nguyên tắc tích hợp có nhiều ràng buộc phức tạp</w:delText>
        </w:r>
        <w:r w:rsidRPr="00C307BC" w:rsidDel="00E875E9">
          <w:rPr>
            <w:rFonts w:ascii="Times New Roman" w:eastAsia="Times New Roman" w:hAnsi="Times New Roman" w:cs="Times New Roman"/>
            <w:sz w:val="26"/>
            <w:szCs w:val="26"/>
          </w:rPr>
          <w:delText xml:space="preserve">. Mule là nhà cung cấp trung lập, do đó, các triển khai nhà cung cấp khác nhau có thể </w:delText>
        </w:r>
        <w:r w:rsidR="00945E9C" w:rsidRPr="00C307BC" w:rsidDel="00E875E9">
          <w:rPr>
            <w:rFonts w:ascii="Times New Roman" w:eastAsia="Times New Roman" w:hAnsi="Times New Roman" w:cs="Times New Roman"/>
            <w:sz w:val="26"/>
            <w:szCs w:val="26"/>
          </w:rPr>
          <w:delText xml:space="preserve">tích hợp </w:delText>
        </w:r>
        <w:r w:rsidRPr="00C307BC" w:rsidDel="00E875E9">
          <w:rPr>
            <w:rFonts w:ascii="Times New Roman" w:eastAsia="Times New Roman" w:hAnsi="Times New Roman" w:cs="Times New Roman"/>
            <w:sz w:val="26"/>
            <w:szCs w:val="26"/>
          </w:rPr>
          <w:delText xml:space="preserve">vào nó. </w:delText>
        </w:r>
        <w:r w:rsidR="005473F7" w:rsidRPr="00C307BC" w:rsidDel="00E875E9">
          <w:rPr>
            <w:rFonts w:ascii="Times New Roman" w:eastAsia="Times New Roman" w:hAnsi="Times New Roman" w:cs="Times New Roman"/>
            <w:sz w:val="26"/>
            <w:szCs w:val="26"/>
          </w:rPr>
          <w:delText xml:space="preserve">Nhà phát triển </w:delText>
        </w:r>
        <w:r w:rsidRPr="00C307BC" w:rsidDel="00E875E9">
          <w:rPr>
            <w:rFonts w:ascii="Times New Roman" w:eastAsia="Times New Roman" w:hAnsi="Times New Roman" w:cs="Times New Roman"/>
            <w:sz w:val="26"/>
            <w:szCs w:val="26"/>
          </w:rPr>
          <w:delText xml:space="preserve">không bị </w:delText>
        </w:r>
        <w:r w:rsidR="00E97A75" w:rsidRPr="00C307BC" w:rsidDel="00E875E9">
          <w:rPr>
            <w:rFonts w:ascii="Times New Roman" w:eastAsia="Times New Roman" w:hAnsi="Times New Roman" w:cs="Times New Roman"/>
            <w:sz w:val="26"/>
            <w:szCs w:val="26"/>
          </w:rPr>
          <w:delText>hạn chế truy cập vào</w:delText>
        </w:r>
        <w:r w:rsidRPr="00C307BC" w:rsidDel="00E875E9">
          <w:rPr>
            <w:rFonts w:ascii="Times New Roman" w:eastAsia="Times New Roman" w:hAnsi="Times New Roman" w:cs="Times New Roman"/>
            <w:sz w:val="26"/>
            <w:szCs w:val="26"/>
          </w:rPr>
          <w:delText xml:space="preserve"> một nhà cung cấp cụ thể</w:delText>
        </w:r>
        <w:r w:rsidR="00CA3F28" w:rsidRPr="00C307BC" w:rsidDel="00E875E9">
          <w:rPr>
            <w:rFonts w:ascii="Times New Roman" w:eastAsia="Times New Roman" w:hAnsi="Times New Roman" w:cs="Times New Roman"/>
            <w:sz w:val="26"/>
            <w:szCs w:val="26"/>
          </w:rPr>
          <w:delText xml:space="preserve"> khác</w:delText>
        </w:r>
        <w:r w:rsidRPr="00C307BC" w:rsidDel="00E875E9">
          <w:rPr>
            <w:rFonts w:ascii="Times New Roman" w:eastAsia="Times New Roman" w:hAnsi="Times New Roman" w:cs="Times New Roman"/>
            <w:sz w:val="26"/>
            <w:szCs w:val="26"/>
          </w:rPr>
          <w:delText xml:space="preserve"> khi sử dụng Mule.</w:delText>
        </w:r>
      </w:del>
    </w:p>
    <w:p w14:paraId="003AC5AD" w14:textId="63BA554D" w:rsidR="00C34A85" w:rsidRPr="00C307BC" w:rsidRDefault="00AA6C1D" w:rsidP="00E875E9">
      <w:pPr>
        <w:spacing w:after="120"/>
        <w:ind w:firstLine="567"/>
        <w:jc w:val="both"/>
        <w:rPr>
          <w:rFonts w:ascii="Times New Roman" w:hAnsi="Times New Roman" w:cs="Times New Roman"/>
          <w:sz w:val="26"/>
          <w:szCs w:val="26"/>
        </w:rPr>
      </w:pPr>
      <w:del w:id="103" w:author="Nguyen Toan" w:date="2018-05-05T22:51:00Z">
        <w:r w:rsidRPr="00C307BC" w:rsidDel="004B669C">
          <w:rPr>
            <w:rFonts w:ascii="Times New Roman" w:eastAsia="Times New Roman" w:hAnsi="Times New Roman" w:cs="Times New Roman"/>
            <w:sz w:val="26"/>
            <w:szCs w:val="26"/>
          </w:rPr>
          <w:delText>MuleSoft là nhà cung cấp duy nhất</w:delText>
        </w:r>
        <w:r w:rsidR="00C218DA" w:rsidRPr="00C307BC" w:rsidDel="004B669C">
          <w:rPr>
            <w:rFonts w:ascii="Times New Roman" w:eastAsia="Times New Roman" w:hAnsi="Times New Roman" w:cs="Times New Roman"/>
            <w:sz w:val="26"/>
            <w:szCs w:val="26"/>
          </w:rPr>
          <w:delText xml:space="preserve"> được</w:delText>
        </w:r>
        <w:r w:rsidRPr="00C307BC" w:rsidDel="004B669C">
          <w:rPr>
            <w:rFonts w:ascii="Times New Roman" w:eastAsia="Times New Roman" w:hAnsi="Times New Roman" w:cs="Times New Roman"/>
            <w:sz w:val="26"/>
            <w:szCs w:val="26"/>
          </w:rPr>
          <w:delText xml:space="preserve"> Gartner </w:delText>
        </w:r>
        <w:r w:rsidR="00C364AB" w:rsidRPr="00C307BC" w:rsidDel="004B669C">
          <w:rPr>
            <w:rFonts w:ascii="Times New Roman" w:eastAsia="Times New Roman" w:hAnsi="Times New Roman" w:cs="Times New Roman"/>
            <w:sz w:val="26"/>
            <w:szCs w:val="26"/>
          </w:rPr>
          <w:delText>đánh giá là công cụ đứng đầu trong việc phát triển hệ thống tích hợp, đặc biệt là ứng dụng</w:delText>
        </w:r>
        <w:r w:rsidR="00147F82" w:rsidRPr="00C307BC" w:rsidDel="004B669C">
          <w:rPr>
            <w:rFonts w:ascii="Times New Roman" w:eastAsia="Times New Roman" w:hAnsi="Times New Roman" w:cs="Times New Roman"/>
            <w:sz w:val="26"/>
            <w:szCs w:val="26"/>
          </w:rPr>
          <w:delText xml:space="preserve"> theo kiến trúc</w:delText>
        </w:r>
        <w:r w:rsidR="00C364AB" w:rsidRPr="00C307BC" w:rsidDel="004B669C">
          <w:rPr>
            <w:rFonts w:ascii="Times New Roman" w:eastAsia="Times New Roman" w:hAnsi="Times New Roman" w:cs="Times New Roman"/>
            <w:sz w:val="26"/>
            <w:szCs w:val="26"/>
          </w:rPr>
          <w:delText xml:space="preserve"> ESB</w:delText>
        </w:r>
        <w:r w:rsidRPr="00C307BC" w:rsidDel="005C4CD0">
          <w:rPr>
            <w:rFonts w:ascii="Times New Roman" w:eastAsia="Times New Roman" w:hAnsi="Times New Roman" w:cs="Times New Roman"/>
            <w:sz w:val="26"/>
            <w:szCs w:val="26"/>
          </w:rPr>
          <w:delText>.</w:delText>
        </w:r>
      </w:del>
    </w:p>
    <w:p w14:paraId="4B1ED903" w14:textId="0464B59B" w:rsidR="00D71162" w:rsidRPr="00C307BC" w:rsidRDefault="00D71162" w:rsidP="00966627">
      <w:pPr>
        <w:pStyle w:val="ListParagraph"/>
        <w:numPr>
          <w:ilvl w:val="2"/>
          <w:numId w:val="12"/>
        </w:numPr>
        <w:spacing w:before="240" w:after="120" w:line="288" w:lineRule="auto"/>
        <w:ind w:left="505" w:hanging="505"/>
        <w:contextualSpacing w:val="0"/>
        <w:jc w:val="both"/>
        <w:outlineLvl w:val="1"/>
        <w:rPr>
          <w:rFonts w:ascii="Times New Roman" w:hAnsi="Times New Roman" w:cs="Times New Roman"/>
          <w:b/>
          <w:sz w:val="26"/>
          <w:szCs w:val="26"/>
        </w:rPr>
      </w:pPr>
      <w:bookmarkStart w:id="104" w:name="_Toc514278004"/>
      <w:r w:rsidRPr="00C307BC">
        <w:rPr>
          <w:rFonts w:ascii="Times New Roman" w:hAnsi="Times New Roman" w:cs="Times New Roman"/>
          <w:b/>
          <w:sz w:val="26"/>
          <w:szCs w:val="26"/>
        </w:rPr>
        <w:t>Kiến trúc hệ thống</w:t>
      </w:r>
      <w:bookmarkEnd w:id="104"/>
    </w:p>
    <w:p w14:paraId="3F5BA929" w14:textId="09B316DB" w:rsidR="00740E62" w:rsidRPr="00C307BC" w:rsidRDefault="00740E62" w:rsidP="00966627">
      <w:pPr>
        <w:pStyle w:val="ListParagraph"/>
        <w:numPr>
          <w:ilvl w:val="3"/>
          <w:numId w:val="12"/>
        </w:numPr>
        <w:spacing w:before="60" w:after="120" w:line="288" w:lineRule="auto"/>
        <w:ind w:left="646" w:hanging="646"/>
        <w:contextualSpacing w:val="0"/>
        <w:jc w:val="both"/>
        <w:outlineLvl w:val="2"/>
        <w:rPr>
          <w:rFonts w:ascii="Times New Roman" w:hAnsi="Times New Roman" w:cs="Times New Roman"/>
          <w:b/>
          <w:sz w:val="26"/>
          <w:szCs w:val="26"/>
        </w:rPr>
      </w:pPr>
      <w:bookmarkStart w:id="105" w:name="_Ref513322472"/>
      <w:bookmarkStart w:id="106" w:name="_Toc514278005"/>
      <w:r w:rsidRPr="00C307BC">
        <w:rPr>
          <w:rFonts w:ascii="Times New Roman" w:hAnsi="Times New Roman" w:cs="Times New Roman"/>
          <w:b/>
          <w:sz w:val="26"/>
          <w:szCs w:val="26"/>
        </w:rPr>
        <w:t>Kiến trúc hướng dịch vụ</w:t>
      </w:r>
      <w:bookmarkEnd w:id="105"/>
      <w:bookmarkEnd w:id="106"/>
    </w:p>
    <w:p w14:paraId="5D289499" w14:textId="29B2BE1F" w:rsidR="00CB1830" w:rsidRPr="00C307BC" w:rsidRDefault="00AE1B3D" w:rsidP="00CB1830">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Kiến trúc hướng dịch vụ - Service Oriented Architecture (SOA)</w:t>
      </w:r>
      <w:ins w:id="107" w:author="Nguyen Toan" w:date="2018-05-07T21:23:00Z">
        <w:r w:rsidR="00063812" w:rsidRPr="00C307BC">
          <w:rPr>
            <w:rFonts w:ascii="Times New Roman" w:eastAsia="Times New Roman" w:hAnsi="Times New Roman" w:cs="Times New Roman"/>
            <w:sz w:val="26"/>
            <w:szCs w:val="26"/>
          </w:rPr>
          <w:t xml:space="preserve"> </w:t>
        </w:r>
      </w:ins>
      <w:customXmlInsRangeStart w:id="108" w:author="Nguyen Toan" w:date="2018-05-07T21:37:00Z"/>
      <w:sdt>
        <w:sdtPr>
          <w:rPr>
            <w:rFonts w:ascii="Times New Roman" w:eastAsia="Times New Roman" w:hAnsi="Times New Roman" w:cs="Times New Roman"/>
            <w:sz w:val="26"/>
            <w:szCs w:val="26"/>
          </w:rPr>
          <w:id w:val="-835465096"/>
          <w:citation/>
        </w:sdtPr>
        <w:sdtContent>
          <w:customXmlInsRangeEnd w:id="108"/>
          <w:ins w:id="109" w:author="Nguyen Toan" w:date="2018-05-07T21:37:00Z">
            <w:r w:rsidR="00B30641" w:rsidRPr="00C307BC">
              <w:rPr>
                <w:rFonts w:ascii="Times New Roman" w:eastAsia="Times New Roman" w:hAnsi="Times New Roman" w:cs="Times New Roman"/>
                <w:sz w:val="26"/>
                <w:szCs w:val="26"/>
              </w:rPr>
              <w:fldChar w:fldCharType="begin"/>
            </w:r>
            <w:r w:rsidR="00B30641" w:rsidRPr="00C307BC">
              <w:rPr>
                <w:rFonts w:ascii="Times New Roman" w:eastAsia="Times New Roman" w:hAnsi="Times New Roman" w:cs="Times New Roman"/>
                <w:sz w:val="26"/>
                <w:szCs w:val="26"/>
                <w:lang w:val="en-US"/>
              </w:rPr>
              <w:instrText xml:space="preserve"> CITATION B2 \l 1033 </w:instrText>
            </w:r>
          </w:ins>
          <w:r w:rsidR="00B30641" w:rsidRPr="00C307BC">
            <w:rPr>
              <w:rFonts w:ascii="Times New Roman" w:eastAsia="Times New Roman" w:hAnsi="Times New Roman" w:cs="Times New Roman"/>
              <w:sz w:val="26"/>
              <w:szCs w:val="26"/>
            </w:rPr>
            <w:fldChar w:fldCharType="separate"/>
          </w:r>
          <w:r w:rsidR="00D65DF8" w:rsidRPr="00C307BC">
            <w:rPr>
              <w:rFonts w:ascii="Times New Roman" w:eastAsia="Times New Roman" w:hAnsi="Times New Roman" w:cs="Times New Roman"/>
              <w:noProof/>
              <w:sz w:val="26"/>
              <w:szCs w:val="26"/>
              <w:lang w:val="en-US"/>
            </w:rPr>
            <w:t>[1]</w:t>
          </w:r>
          <w:ins w:id="110" w:author="Nguyen Toan" w:date="2018-05-07T21:37:00Z">
            <w:r w:rsidR="00B30641" w:rsidRPr="00C307BC">
              <w:rPr>
                <w:rFonts w:ascii="Times New Roman" w:eastAsia="Times New Roman" w:hAnsi="Times New Roman" w:cs="Times New Roman"/>
                <w:sz w:val="26"/>
                <w:szCs w:val="26"/>
              </w:rPr>
              <w:fldChar w:fldCharType="end"/>
            </w:r>
          </w:ins>
          <w:customXmlInsRangeStart w:id="111" w:author="Nguyen Toan" w:date="2018-05-07T21:37:00Z"/>
        </w:sdtContent>
      </w:sdt>
      <w:customXmlInsRangeEnd w:id="111"/>
      <w:ins w:id="112" w:author="Nguyen Toan" w:date="2018-05-07T21:37:00Z">
        <w:r w:rsidR="00B30641" w:rsidRPr="00C307BC">
          <w:rPr>
            <w:rFonts w:ascii="Times New Roman" w:eastAsia="Times New Roman" w:hAnsi="Times New Roman" w:cs="Times New Roman"/>
            <w:sz w:val="26"/>
            <w:szCs w:val="26"/>
          </w:rPr>
          <w:t xml:space="preserve"> </w:t>
        </w:r>
      </w:ins>
      <w:customXmlInsRangeStart w:id="113" w:author="Nguyen Toan" w:date="2018-05-07T21:37:00Z"/>
      <w:sdt>
        <w:sdtPr>
          <w:rPr>
            <w:rFonts w:ascii="Times New Roman" w:eastAsia="Times New Roman" w:hAnsi="Times New Roman" w:cs="Times New Roman"/>
            <w:sz w:val="26"/>
            <w:szCs w:val="26"/>
          </w:rPr>
          <w:id w:val="-1968491701"/>
          <w:citation/>
        </w:sdtPr>
        <w:sdtContent>
          <w:customXmlInsRangeEnd w:id="113"/>
          <w:ins w:id="114" w:author="Nguyen Toan" w:date="2018-05-07T21:37:00Z">
            <w:r w:rsidR="00B30641" w:rsidRPr="00C307BC">
              <w:rPr>
                <w:rFonts w:ascii="Times New Roman" w:eastAsia="Times New Roman" w:hAnsi="Times New Roman" w:cs="Times New Roman"/>
                <w:sz w:val="26"/>
                <w:szCs w:val="26"/>
              </w:rPr>
              <w:fldChar w:fldCharType="begin"/>
            </w:r>
            <w:r w:rsidR="00B30641" w:rsidRPr="00C307BC">
              <w:rPr>
                <w:rFonts w:ascii="Times New Roman" w:eastAsia="Times New Roman" w:hAnsi="Times New Roman" w:cs="Times New Roman"/>
                <w:sz w:val="26"/>
                <w:szCs w:val="26"/>
                <w:lang w:val="en-US"/>
              </w:rPr>
              <w:instrText xml:space="preserve"> CITATION B11 \l 1033 </w:instrText>
            </w:r>
          </w:ins>
          <w:r w:rsidR="00B30641" w:rsidRPr="00C307BC">
            <w:rPr>
              <w:rFonts w:ascii="Times New Roman" w:eastAsia="Times New Roman" w:hAnsi="Times New Roman" w:cs="Times New Roman"/>
              <w:sz w:val="26"/>
              <w:szCs w:val="26"/>
            </w:rPr>
            <w:fldChar w:fldCharType="separate"/>
          </w:r>
          <w:r w:rsidR="00D65DF8" w:rsidRPr="00C307BC">
            <w:rPr>
              <w:rFonts w:ascii="Times New Roman" w:eastAsia="Times New Roman" w:hAnsi="Times New Roman" w:cs="Times New Roman"/>
              <w:noProof/>
              <w:sz w:val="26"/>
              <w:szCs w:val="26"/>
              <w:lang w:val="en-US"/>
            </w:rPr>
            <w:t>[2]</w:t>
          </w:r>
          <w:ins w:id="115" w:author="Nguyen Toan" w:date="2018-05-07T21:37:00Z">
            <w:r w:rsidR="00B30641" w:rsidRPr="00C307BC">
              <w:rPr>
                <w:rFonts w:ascii="Times New Roman" w:eastAsia="Times New Roman" w:hAnsi="Times New Roman" w:cs="Times New Roman"/>
                <w:sz w:val="26"/>
                <w:szCs w:val="26"/>
              </w:rPr>
              <w:fldChar w:fldCharType="end"/>
            </w:r>
          </w:ins>
          <w:customXmlInsRangeStart w:id="116" w:author="Nguyen Toan" w:date="2018-05-07T21:37:00Z"/>
        </w:sdtContent>
      </w:sdt>
      <w:customXmlInsRangeEnd w:id="116"/>
      <w:ins w:id="117" w:author="Nguyen Toan" w:date="2018-05-07T20:52:00Z">
        <w:r w:rsidR="00B64012" w:rsidRPr="00C307BC">
          <w:rPr>
            <w:rFonts w:ascii="Times New Roman" w:eastAsia="Times New Roman" w:hAnsi="Times New Roman" w:cs="Times New Roman"/>
            <w:sz w:val="26"/>
            <w:szCs w:val="26"/>
          </w:rPr>
          <w:t xml:space="preserve"> </w:t>
        </w:r>
      </w:ins>
      <w:commentRangeStart w:id="118"/>
      <w:del w:id="119" w:author="Nguyen Toan" w:date="2018-05-07T20:52:00Z">
        <w:r w:rsidR="000877EF" w:rsidRPr="00C307BC" w:rsidDel="00B64012">
          <w:rPr>
            <w:rFonts w:ascii="Times New Roman" w:eastAsia="Times New Roman" w:hAnsi="Times New Roman" w:cs="Times New Roman"/>
            <w:sz w:val="26"/>
            <w:szCs w:val="26"/>
          </w:rPr>
          <w:delText xml:space="preserve"> [</w:delText>
        </w:r>
        <w:r w:rsidR="008050C6" w:rsidRPr="00C307BC" w:rsidDel="00B64012">
          <w:rPr>
            <w:rFonts w:ascii="Times New Roman" w:eastAsia="Times New Roman" w:hAnsi="Times New Roman" w:cs="Times New Roman"/>
            <w:sz w:val="26"/>
            <w:szCs w:val="26"/>
          </w:rPr>
          <w:delText>7</w:delText>
        </w:r>
        <w:r w:rsidRPr="00C307BC" w:rsidDel="00B64012">
          <w:rPr>
            <w:rFonts w:ascii="Times New Roman" w:eastAsia="Times New Roman" w:hAnsi="Times New Roman" w:cs="Times New Roman"/>
            <w:sz w:val="26"/>
            <w:szCs w:val="26"/>
          </w:rPr>
          <w:delText>,</w:delText>
        </w:r>
        <w:r w:rsidR="008050C6" w:rsidRPr="00C307BC" w:rsidDel="00B64012">
          <w:rPr>
            <w:rFonts w:ascii="Times New Roman" w:eastAsia="Times New Roman" w:hAnsi="Times New Roman" w:cs="Times New Roman"/>
            <w:sz w:val="26"/>
            <w:szCs w:val="26"/>
          </w:rPr>
          <w:delText>13</w:delText>
        </w:r>
        <w:r w:rsidRPr="00C307BC" w:rsidDel="00B64012">
          <w:rPr>
            <w:rFonts w:ascii="Times New Roman" w:eastAsia="Times New Roman" w:hAnsi="Times New Roman" w:cs="Times New Roman"/>
            <w:sz w:val="26"/>
            <w:szCs w:val="26"/>
          </w:rPr>
          <w:delText xml:space="preserve">] </w:delText>
        </w:r>
      </w:del>
      <w:commentRangeEnd w:id="118"/>
      <w:r w:rsidR="001C4610" w:rsidRPr="00C307BC">
        <w:rPr>
          <w:rStyle w:val="CommentReference"/>
          <w:rFonts w:ascii="Times New Roman" w:hAnsi="Times New Roman" w:cs="Times New Roman"/>
          <w:sz w:val="26"/>
          <w:szCs w:val="26"/>
        </w:rPr>
        <w:commentReference w:id="118"/>
      </w:r>
      <w:r w:rsidRPr="00C307BC">
        <w:rPr>
          <w:rFonts w:ascii="Times New Roman" w:eastAsia="Times New Roman" w:hAnsi="Times New Roman" w:cs="Times New Roman"/>
          <w:sz w:val="26"/>
          <w:szCs w:val="26"/>
        </w:rPr>
        <w:t xml:space="preserve">là một chiến lược xây dựng kiến trúc phần mềm. </w:t>
      </w:r>
      <w:r w:rsidR="00163DD1" w:rsidRPr="00C307BC">
        <w:rPr>
          <w:rFonts w:ascii="Times New Roman" w:eastAsia="Times New Roman" w:hAnsi="Times New Roman" w:cs="Times New Roman"/>
          <w:sz w:val="26"/>
          <w:szCs w:val="26"/>
        </w:rPr>
        <w:t>Đây</w:t>
      </w:r>
      <w:r w:rsidRPr="00C307BC">
        <w:rPr>
          <w:rFonts w:ascii="Times New Roman" w:eastAsia="Times New Roman" w:hAnsi="Times New Roman" w:cs="Times New Roman"/>
          <w:sz w:val="26"/>
          <w:szCs w:val="26"/>
        </w:rPr>
        <w:t xml:space="preserve"> là quá trình tích hợp các thành phần độc lập kết nối với nhau một cách linh động thông qua các giao thức được định ngh</w:t>
      </w:r>
      <w:r w:rsidR="00B7047D" w:rsidRPr="00C307BC">
        <w:rPr>
          <w:rFonts w:ascii="Times New Roman" w:eastAsia="Times New Roman" w:hAnsi="Times New Roman" w:cs="Times New Roman"/>
          <w:sz w:val="26"/>
          <w:szCs w:val="26"/>
        </w:rPr>
        <w:t>ĩa sẵn, và tính tái sử dụng cao</w:t>
      </w:r>
      <w:r w:rsidRPr="00C307BC">
        <w:rPr>
          <w:rFonts w:ascii="Times New Roman" w:eastAsia="Times New Roman" w:hAnsi="Times New Roman" w:cs="Times New Roman"/>
          <w:sz w:val="26"/>
          <w:szCs w:val="26"/>
        </w:rPr>
        <w:t>.</w:t>
      </w:r>
      <w:r w:rsidR="008234F4" w:rsidRPr="00C307BC">
        <w:rPr>
          <w:rFonts w:ascii="Times New Roman" w:eastAsia="Times New Roman" w:hAnsi="Times New Roman" w:cs="Times New Roman"/>
          <w:sz w:val="26"/>
          <w:szCs w:val="26"/>
        </w:rPr>
        <w:t xml:space="preserve"> </w:t>
      </w:r>
      <w:ins w:id="120" w:author="Nguyen Toan" w:date="2018-05-07T23:13:00Z">
        <w:r w:rsidR="00CB1830" w:rsidRPr="00C307BC">
          <w:rPr>
            <w:rFonts w:ascii="Times New Roman" w:eastAsia="Times New Roman" w:hAnsi="Times New Roman" w:cs="Times New Roman"/>
            <w:sz w:val="26"/>
            <w:szCs w:val="26"/>
          </w:rPr>
          <w:t xml:space="preserve"> </w:t>
        </w:r>
      </w:ins>
    </w:p>
    <w:p w14:paraId="5D2C0B33" w14:textId="77777777" w:rsidR="00353C35" w:rsidRPr="00C307BC" w:rsidRDefault="00EA4EFB" w:rsidP="00A26DDC">
      <w:pPr>
        <w:spacing w:after="120"/>
        <w:ind w:firstLine="567"/>
        <w:jc w:val="both"/>
        <w:rPr>
          <w:ins w:id="121" w:author="Nguyen Toan" w:date="2018-05-07T23:13:00Z"/>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Khái niệm dịch vụ trong hệ thống SOA được hiểu là một chức năng được xác định rõ ràng, khép kín và không phụ thuộc vào ngữ cảnh hoặc trạng thái của các dịch vụ khác.</w:t>
      </w:r>
    </w:p>
    <w:p w14:paraId="20A4D496" w14:textId="5C6EF1CE" w:rsidR="00A26DDC" w:rsidRPr="00C307BC" w:rsidRDefault="00A26DDC" w:rsidP="00A26DDC">
      <w:pPr>
        <w:spacing w:after="120"/>
        <w:ind w:firstLine="567"/>
        <w:jc w:val="both"/>
        <w:rPr>
          <w:ins w:id="122" w:author="Nguyen Toan" w:date="2018-05-07T23:13:00Z"/>
          <w:rFonts w:ascii="Times New Roman" w:hAnsi="Times New Roman" w:cs="Times New Roman"/>
          <w:sz w:val="26"/>
          <w:szCs w:val="26"/>
        </w:rPr>
      </w:pPr>
      <w:ins w:id="123" w:author="Nguyen Toan" w:date="2018-05-07T23:13:00Z">
        <w:r w:rsidRPr="00C307BC">
          <w:rPr>
            <w:rFonts w:ascii="Times New Roman" w:eastAsia="Times New Roman" w:hAnsi="Times New Roman" w:cs="Times New Roman"/>
            <w:sz w:val="26"/>
            <w:szCs w:val="26"/>
          </w:rPr>
          <w:t xml:space="preserve">Một kiến trúc hướng dịch vụ được dựa trên 4 khái niệm trừu tượng chính: ứng dụng đầu cuối, dịch vụ, kho dịch vụ và trục tích hợp (xem </w:t>
        </w: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_Ref513498103 \h </w:instrText>
        </w:r>
      </w:ins>
      <w:r w:rsidR="00C307BC" w:rsidRPr="00C307BC">
        <w:rPr>
          <w:rFonts w:ascii="Times New Roman" w:eastAsia="Times New Roman" w:hAnsi="Times New Roman" w:cs="Times New Roman"/>
          <w:sz w:val="26"/>
          <w:szCs w:val="26"/>
        </w:rPr>
        <w:instrText xml:space="preserve"> \* MERGEFORMAT </w:instrText>
      </w:r>
      <w:r w:rsidRPr="00C307BC">
        <w:rPr>
          <w:rFonts w:ascii="Times New Roman" w:eastAsia="Times New Roman" w:hAnsi="Times New Roman" w:cs="Times New Roman"/>
          <w:sz w:val="26"/>
          <w:szCs w:val="26"/>
        </w:rPr>
      </w:r>
      <w:ins w:id="124" w:author="Nguyen Toan" w:date="2018-05-07T23:13:00Z">
        <w:r w:rsidRPr="00C307BC">
          <w:rPr>
            <w:rFonts w:ascii="Times New Roman" w:eastAsia="Times New Roman" w:hAnsi="Times New Roman" w:cs="Times New Roman"/>
            <w:sz w:val="26"/>
            <w:szCs w:val="26"/>
          </w:rPr>
          <w:fldChar w:fldCharType="separate"/>
        </w:r>
      </w:ins>
      <w:ins w:id="125" w:author="Nguyen Toan" w:date="2018-05-05T22:22:00Z">
        <w:r w:rsidR="009C452F" w:rsidRPr="00C307BC">
          <w:rPr>
            <w:rFonts w:ascii="Times New Roman" w:hAnsi="Times New Roman" w:cs="Times New Roman"/>
            <w:color w:val="auto"/>
            <w:sz w:val="26"/>
            <w:szCs w:val="26"/>
            <w:rPrChange w:id="126" w:author="Nguyen Toan" w:date="2018-05-05T22:23:00Z">
              <w:rPr/>
            </w:rPrChange>
          </w:rPr>
          <w:t xml:space="preserve">Hình </w:t>
        </w:r>
      </w:ins>
      <w:r w:rsidR="009C452F">
        <w:rPr>
          <w:rFonts w:ascii="Times New Roman" w:hAnsi="Times New Roman" w:cs="Times New Roman"/>
          <w:i/>
          <w:noProof/>
          <w:color w:val="auto"/>
          <w:sz w:val="26"/>
          <w:szCs w:val="26"/>
        </w:rPr>
        <w:t>1</w:t>
      </w:r>
      <w:r w:rsidR="009C452F" w:rsidRPr="00C307BC">
        <w:rPr>
          <w:rFonts w:ascii="Times New Roman" w:hAnsi="Times New Roman" w:cs="Times New Roman"/>
          <w:i/>
          <w:noProof/>
          <w:color w:val="auto"/>
          <w:sz w:val="26"/>
          <w:szCs w:val="26"/>
        </w:rPr>
        <w:t>.</w:t>
      </w:r>
      <w:r w:rsidR="009C452F">
        <w:rPr>
          <w:rFonts w:ascii="Times New Roman" w:hAnsi="Times New Roman" w:cs="Times New Roman"/>
          <w:i/>
          <w:noProof/>
          <w:color w:val="auto"/>
          <w:sz w:val="26"/>
          <w:szCs w:val="26"/>
        </w:rPr>
        <w:t>1</w:t>
      </w:r>
      <w:ins w:id="127" w:author="Nguyen Toan" w:date="2018-05-07T23:13:00Z">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_Ref512089215 \h  \* MERGEFORMAT </w:instrText>
        </w:r>
      </w:ins>
      <w:r w:rsidRPr="00C307BC">
        <w:rPr>
          <w:rFonts w:ascii="Times New Roman" w:eastAsia="Times New Roman" w:hAnsi="Times New Roman" w:cs="Times New Roman"/>
          <w:sz w:val="26"/>
          <w:szCs w:val="26"/>
        </w:rPr>
      </w:r>
      <w:ins w:id="128" w:author="Nguyen Toan" w:date="2018-05-07T23:13:00Z">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 xml:space="preserve">). Mặc dù giao diện người dùng ứng dụng gọi đến các quy trình nghiệp vụ, các dịch vụ cung cấp chức năng nghiệp vụ mà ứng dụng đầu cuối và các dịch vụ khác có thể sử dụng. Một dịch vụ bao gồm một triển khai cung cấp dữ liệu cho logic nghiệp vụ, một hợp đồng dịch vụ chỉ định chức năng, cách sử dụng và các ràng buộc cho một khách hàng của dịch vụ và một giao diện để kết nối. Kho </w:t>
        </w:r>
        <w:r w:rsidRPr="00C307BC">
          <w:rPr>
            <w:rFonts w:ascii="Times New Roman" w:eastAsia="Times New Roman" w:hAnsi="Times New Roman" w:cs="Times New Roman"/>
            <w:sz w:val="26"/>
            <w:szCs w:val="26"/>
          </w:rPr>
          <w:lastRenderedPageBreak/>
          <w:t xml:space="preserve">lưu trữ dịch vụ lưu trữ các hợp đồng dịch vụ của các dịch vụ riêng lẻ của một kiến trúc SOA và trục tích hợp dịch vụ kết nối các giao diện và dịch vụ đầu cuối </w:t>
        </w:r>
      </w:ins>
      <w:customXmlInsRangeStart w:id="129" w:author="Nguyen Toan" w:date="2018-05-07T23:13:00Z"/>
      <w:sdt>
        <w:sdtPr>
          <w:rPr>
            <w:rFonts w:ascii="Times New Roman" w:eastAsia="Times New Roman" w:hAnsi="Times New Roman" w:cs="Times New Roman"/>
            <w:sz w:val="26"/>
            <w:szCs w:val="26"/>
          </w:rPr>
          <w:id w:val="949979961"/>
          <w:citation/>
        </w:sdtPr>
        <w:sdtContent>
          <w:customXmlInsRangeEnd w:id="129"/>
          <w:ins w:id="130" w:author="Nguyen Toan" w:date="2018-05-07T23:13:00Z">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lang w:val="en-US"/>
              </w:rPr>
              <w:instrText xml:space="preserve"> CITATION Dir05 \l 1033 </w:instrText>
            </w:r>
            <w:r w:rsidRPr="00C307BC">
              <w:rPr>
                <w:rFonts w:ascii="Times New Roman" w:eastAsia="Times New Roman" w:hAnsi="Times New Roman" w:cs="Times New Roman"/>
                <w:sz w:val="26"/>
                <w:szCs w:val="26"/>
              </w:rPr>
              <w:fldChar w:fldCharType="separate"/>
            </w:r>
          </w:ins>
          <w:r w:rsidR="00D65DF8" w:rsidRPr="00C307BC">
            <w:rPr>
              <w:rFonts w:ascii="Times New Roman" w:eastAsia="Times New Roman" w:hAnsi="Times New Roman" w:cs="Times New Roman"/>
              <w:noProof/>
              <w:sz w:val="26"/>
              <w:szCs w:val="26"/>
              <w:lang w:val="en-US"/>
            </w:rPr>
            <w:t>[3]</w:t>
          </w:r>
          <w:ins w:id="131" w:author="Nguyen Toan" w:date="2018-05-07T23:13:00Z">
            <w:r w:rsidRPr="00C307BC">
              <w:rPr>
                <w:rFonts w:ascii="Times New Roman" w:eastAsia="Times New Roman" w:hAnsi="Times New Roman" w:cs="Times New Roman"/>
                <w:sz w:val="26"/>
                <w:szCs w:val="26"/>
              </w:rPr>
              <w:fldChar w:fldCharType="end"/>
            </w:r>
          </w:ins>
          <w:customXmlInsRangeStart w:id="132" w:author="Nguyen Toan" w:date="2018-05-07T23:13:00Z"/>
        </w:sdtContent>
      </w:sdt>
      <w:customXmlInsRangeEnd w:id="132"/>
      <w:ins w:id="133" w:author="Nguyen Toan" w:date="2018-05-07T23:13:00Z">
        <w:r w:rsidRPr="00C307BC">
          <w:rPr>
            <w:rFonts w:ascii="Times New Roman" w:eastAsia="Times New Roman" w:hAnsi="Times New Roman" w:cs="Times New Roman"/>
            <w:sz w:val="26"/>
            <w:szCs w:val="26"/>
          </w:rPr>
          <w:t>.</w:t>
        </w:r>
      </w:ins>
    </w:p>
    <w:p w14:paraId="4620AB3B" w14:textId="52D5DCFB" w:rsidR="00EA4EFB" w:rsidRPr="00C307BC" w:rsidRDefault="00EA4EFB" w:rsidP="00966627">
      <w:pPr>
        <w:spacing w:after="120"/>
        <w:ind w:firstLine="567"/>
        <w:jc w:val="both"/>
        <w:rPr>
          <w:ins w:id="134" w:author="Nguyen Toan" w:date="2018-05-05T22:22:00Z"/>
          <w:rFonts w:ascii="Times New Roman" w:eastAsia="Times New Roman" w:hAnsi="Times New Roman" w:cs="Times New Roman"/>
          <w:sz w:val="26"/>
          <w:szCs w:val="26"/>
        </w:rPr>
      </w:pPr>
    </w:p>
    <w:p w14:paraId="589A7164" w14:textId="77777777" w:rsidR="00BE0028" w:rsidRPr="00C307BC" w:rsidRDefault="00BE0028">
      <w:pPr>
        <w:keepNext/>
        <w:spacing w:after="120"/>
        <w:ind w:firstLine="567"/>
        <w:jc w:val="center"/>
        <w:rPr>
          <w:ins w:id="135" w:author="Nguyen Toan" w:date="2018-05-05T22:22:00Z"/>
          <w:rFonts w:ascii="Times New Roman" w:hAnsi="Times New Roman" w:cs="Times New Roman"/>
          <w:sz w:val="26"/>
          <w:szCs w:val="26"/>
        </w:rPr>
        <w:pPrChange w:id="136" w:author="Nguyen Toan" w:date="2018-05-05T22:23:00Z">
          <w:pPr>
            <w:spacing w:after="120"/>
            <w:ind w:firstLine="567"/>
            <w:jc w:val="both"/>
          </w:pPr>
        </w:pPrChange>
      </w:pPr>
      <w:moveToRangeStart w:id="137" w:author="Nguyen Toan" w:date="2018-05-05T22:22:00Z" w:name="move513322285"/>
      <w:moveTo w:id="138" w:author="Nguyen Toan" w:date="2018-05-05T22:22:00Z">
        <w:r w:rsidRPr="00C307BC">
          <w:rPr>
            <w:rFonts w:ascii="Times New Roman" w:eastAsia="Times New Roman" w:hAnsi="Times New Roman" w:cs="Times New Roman"/>
            <w:noProof/>
            <w:sz w:val="26"/>
            <w:szCs w:val="26"/>
            <w:lang w:val="en-US"/>
            <w:rPrChange w:id="139" w:author="Unknown">
              <w:rPr>
                <w:noProof/>
                <w:lang w:val="en-US"/>
              </w:rPr>
            </w:rPrChange>
          </w:rPr>
          <w:drawing>
            <wp:inline distT="0" distB="0" distL="0" distR="0" wp14:anchorId="44A8A2EF" wp14:editId="147F8D6F">
              <wp:extent cx="4050803" cy="3490623"/>
              <wp:effectExtent l="0" t="0" r="6985" b="0"/>
              <wp:docPr id="3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4053069" cy="3492576"/>
                      </a:xfrm>
                      <a:prstGeom prst="rect">
                        <a:avLst/>
                      </a:prstGeom>
                      <a:ln/>
                    </pic:spPr>
                  </pic:pic>
                </a:graphicData>
              </a:graphic>
            </wp:inline>
          </w:drawing>
        </w:r>
      </w:moveTo>
      <w:moveToRangeEnd w:id="137"/>
    </w:p>
    <w:p w14:paraId="360AA2C2" w14:textId="554AF820" w:rsidR="00BE0028" w:rsidRPr="00C307BC" w:rsidRDefault="00BE0028">
      <w:pPr>
        <w:pStyle w:val="Caption"/>
        <w:jc w:val="center"/>
        <w:rPr>
          <w:rFonts w:ascii="Times New Roman" w:eastAsia="Times New Roman" w:hAnsi="Times New Roman" w:cs="Times New Roman"/>
          <w:color w:val="auto"/>
          <w:sz w:val="26"/>
          <w:szCs w:val="26"/>
          <w:rPrChange w:id="140" w:author="Nguyen Toan" w:date="2018-05-05T22:23:00Z">
            <w:rPr>
              <w:rFonts w:ascii="Times New Roman" w:eastAsia="Times New Roman" w:hAnsi="Times New Roman" w:cs="Times New Roman"/>
              <w:sz w:val="28"/>
              <w:szCs w:val="28"/>
            </w:rPr>
          </w:rPrChange>
        </w:rPr>
        <w:pPrChange w:id="141" w:author="Nguyen Toan" w:date="2018-05-05T22:23:00Z">
          <w:pPr>
            <w:spacing w:after="120"/>
            <w:ind w:firstLine="567"/>
            <w:jc w:val="both"/>
          </w:pPr>
        </w:pPrChange>
      </w:pPr>
      <w:bookmarkStart w:id="142" w:name="_Ref513498103"/>
      <w:bookmarkStart w:id="143" w:name="_Toc514157739"/>
      <w:ins w:id="144" w:author="Nguyen Toan" w:date="2018-05-05T22:22:00Z">
        <w:r w:rsidRPr="00C307BC">
          <w:rPr>
            <w:rFonts w:ascii="Times New Roman" w:hAnsi="Times New Roman" w:cs="Times New Roman"/>
            <w:i w:val="0"/>
            <w:color w:val="auto"/>
            <w:sz w:val="26"/>
            <w:szCs w:val="26"/>
            <w:rPrChange w:id="145" w:author="Nguyen Toan" w:date="2018-05-05T22:23:00Z">
              <w:rPr/>
            </w:rPrChange>
          </w:rPr>
          <w:t xml:space="preserve">Hình </w:t>
        </w:r>
      </w:ins>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1</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1</w:t>
      </w:r>
      <w:r w:rsidR="007B1CDB" w:rsidRPr="00C307BC">
        <w:rPr>
          <w:rFonts w:ascii="Times New Roman" w:hAnsi="Times New Roman" w:cs="Times New Roman"/>
          <w:i w:val="0"/>
          <w:color w:val="auto"/>
          <w:sz w:val="26"/>
          <w:szCs w:val="26"/>
        </w:rPr>
        <w:fldChar w:fldCharType="end"/>
      </w:r>
      <w:ins w:id="146" w:author="Nguyen Toan" w:date="2018-05-14T18:03:00Z">
        <w:del w:id="147"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148"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1</w:delText>
        </w:r>
      </w:del>
      <w:ins w:id="149" w:author="Nguyen Toan" w:date="2018-05-14T18:03:00Z">
        <w:del w:id="150"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151"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152" w:author="Nguyen Toan" w:date="2018-05-14T23:17:00Z">
        <w:del w:id="153" w:author="Đinh Thị Loan - ITC" w:date="2018-05-15T14:06:00Z">
          <w:r w:rsidR="00620576" w:rsidRPr="00C307BC" w:rsidDel="006A746E">
            <w:rPr>
              <w:rFonts w:ascii="Times New Roman" w:hAnsi="Times New Roman" w:cs="Times New Roman"/>
              <w:i w:val="0"/>
              <w:noProof/>
              <w:color w:val="auto"/>
              <w:sz w:val="26"/>
              <w:szCs w:val="26"/>
            </w:rPr>
            <w:delText>1</w:delText>
          </w:r>
        </w:del>
      </w:ins>
      <w:ins w:id="154" w:author="Nguyen Toan" w:date="2018-05-14T18:03:00Z">
        <w:del w:id="155" w:author="Đinh Thị Loan - ITC" w:date="2018-05-15T14:06:00Z">
          <w:r w:rsidR="0052504F" w:rsidRPr="00C307BC" w:rsidDel="006A746E">
            <w:rPr>
              <w:rFonts w:ascii="Times New Roman" w:hAnsi="Times New Roman" w:cs="Times New Roman"/>
              <w:i w:val="0"/>
              <w:color w:val="auto"/>
              <w:sz w:val="26"/>
              <w:szCs w:val="26"/>
            </w:rPr>
            <w:fldChar w:fldCharType="end"/>
          </w:r>
        </w:del>
      </w:ins>
      <w:bookmarkEnd w:id="142"/>
      <w:ins w:id="156" w:author="Nguyen Toan" w:date="2018-05-05T22:22:00Z">
        <w:r w:rsidRPr="00C307BC">
          <w:rPr>
            <w:rFonts w:ascii="Times New Roman" w:hAnsi="Times New Roman" w:cs="Times New Roman"/>
            <w:i w:val="0"/>
            <w:color w:val="auto"/>
            <w:sz w:val="26"/>
            <w:szCs w:val="26"/>
            <w:rPrChange w:id="157" w:author="Nguyen Toan" w:date="2018-05-05T22:23:00Z">
              <w:rPr/>
            </w:rPrChange>
          </w:rPr>
          <w:t>: Các công nghệ trong hệ thống SOA</w:t>
        </w:r>
      </w:ins>
      <w:bookmarkEnd w:id="143"/>
    </w:p>
    <w:p w14:paraId="7F6D58F3" w14:textId="0CE93444" w:rsidR="003D28B9" w:rsidRPr="00C307BC" w:rsidDel="00B1626B" w:rsidRDefault="00FB4B95" w:rsidP="00966627">
      <w:pPr>
        <w:spacing w:after="120"/>
        <w:ind w:firstLine="567"/>
        <w:jc w:val="both"/>
        <w:rPr>
          <w:del w:id="158" w:author="Nguyen Toan" w:date="2018-05-05T22:23:00Z"/>
          <w:rFonts w:ascii="Times New Roman" w:eastAsia="Times New Roman" w:hAnsi="Times New Roman" w:cs="Times New Roman"/>
          <w:sz w:val="26"/>
          <w:szCs w:val="26"/>
        </w:rPr>
      </w:pPr>
      <w:del w:id="159" w:author="Nguyen Toan" w:date="2018-05-07T23:13:00Z">
        <w:r w:rsidRPr="00C307BC" w:rsidDel="00A26DDC">
          <w:rPr>
            <w:rFonts w:ascii="Times New Roman" w:eastAsia="Times New Roman" w:hAnsi="Times New Roman" w:cs="Times New Roman"/>
            <w:sz w:val="26"/>
            <w:szCs w:val="26"/>
          </w:rPr>
          <w:delText xml:space="preserve">Một kiến trúc hướng dịch vụ được dựa trên 4 khái niệm trừu tượng chính: ứng dụng đầu cuối, dịch vụ, kho dịch vụ và trục tích hợp (xem </w:delText>
        </w:r>
        <w:r w:rsidRPr="00C307BC" w:rsidDel="00A26DDC">
          <w:rPr>
            <w:rFonts w:ascii="Times New Roman" w:eastAsia="Times New Roman" w:hAnsi="Times New Roman" w:cs="Times New Roman"/>
            <w:sz w:val="26"/>
            <w:szCs w:val="26"/>
          </w:rPr>
          <w:fldChar w:fldCharType="begin"/>
        </w:r>
        <w:r w:rsidRPr="00C307BC" w:rsidDel="00A26DDC">
          <w:rPr>
            <w:rFonts w:ascii="Times New Roman" w:eastAsia="Times New Roman" w:hAnsi="Times New Roman" w:cs="Times New Roman"/>
            <w:sz w:val="26"/>
            <w:szCs w:val="26"/>
          </w:rPr>
          <w:delInstrText xml:space="preserve"> REF _Ref512089215 \h  \* MERGEFORMAT </w:delInstrText>
        </w:r>
        <w:r w:rsidRPr="00C307BC" w:rsidDel="00A26DDC">
          <w:rPr>
            <w:rFonts w:ascii="Times New Roman" w:eastAsia="Times New Roman" w:hAnsi="Times New Roman" w:cs="Times New Roman"/>
            <w:sz w:val="26"/>
            <w:szCs w:val="26"/>
          </w:rPr>
        </w:r>
      </w:del>
      <w:del w:id="160" w:author="Nguyen Toan" w:date="2018-05-05T22:57:00Z">
        <w:r w:rsidRPr="00C307BC" w:rsidDel="00A26DDC">
          <w:rPr>
            <w:rFonts w:ascii="Times New Roman" w:eastAsia="Times New Roman" w:hAnsi="Times New Roman" w:cs="Times New Roman"/>
            <w:sz w:val="26"/>
            <w:szCs w:val="26"/>
          </w:rPr>
          <w:fldChar w:fldCharType="separate"/>
        </w:r>
        <w:r w:rsidR="00E6465F" w:rsidRPr="00C307BC" w:rsidDel="00351C8D">
          <w:rPr>
            <w:rFonts w:ascii="Times New Roman" w:hAnsi="Times New Roman" w:cs="Times New Roman"/>
            <w:color w:val="auto"/>
            <w:sz w:val="26"/>
            <w:szCs w:val="26"/>
          </w:rPr>
          <w:delText>Hình</w:delText>
        </w:r>
        <w:r w:rsidR="00E6465F" w:rsidRPr="00C307BC" w:rsidDel="00351C8D">
          <w:rPr>
            <w:rFonts w:ascii="Times New Roman" w:eastAsia="Calibri" w:hAnsi="Times New Roman" w:cs="Times New Roman"/>
            <w:color w:val="auto"/>
            <w:sz w:val="26"/>
            <w:szCs w:val="26"/>
          </w:rPr>
          <w:delText xml:space="preserve"> </w:delText>
        </w:r>
        <w:r w:rsidR="00E6465F" w:rsidRPr="00C307BC" w:rsidDel="00351C8D">
          <w:rPr>
            <w:rFonts w:ascii="Times New Roman" w:eastAsia="Calibri" w:hAnsi="Times New Roman" w:cs="Times New Roman"/>
            <w:noProof/>
            <w:color w:val="auto"/>
            <w:sz w:val="26"/>
            <w:szCs w:val="26"/>
          </w:rPr>
          <w:delText>1.1</w:delText>
        </w:r>
      </w:del>
      <w:del w:id="161" w:author="Nguyen Toan" w:date="2018-05-07T23:13:00Z">
        <w:r w:rsidRPr="00C307BC" w:rsidDel="00A26DDC">
          <w:rPr>
            <w:rFonts w:ascii="Times New Roman" w:eastAsia="Times New Roman" w:hAnsi="Times New Roman" w:cs="Times New Roman"/>
            <w:sz w:val="26"/>
            <w:szCs w:val="26"/>
          </w:rPr>
          <w:fldChar w:fldCharType="end"/>
        </w:r>
        <w:r w:rsidRPr="00C307BC" w:rsidDel="00A26DDC">
          <w:rPr>
            <w:rFonts w:ascii="Times New Roman" w:eastAsia="Times New Roman" w:hAnsi="Times New Roman" w:cs="Times New Roman"/>
            <w:sz w:val="26"/>
            <w:szCs w:val="26"/>
          </w:rPr>
          <w:delText>)</w:delText>
        </w:r>
        <w:r w:rsidR="00EB246E" w:rsidRPr="00C307BC" w:rsidDel="00A26DDC">
          <w:rPr>
            <w:rFonts w:ascii="Times New Roman" w:eastAsia="Times New Roman" w:hAnsi="Times New Roman" w:cs="Times New Roman"/>
            <w:sz w:val="26"/>
            <w:szCs w:val="26"/>
          </w:rPr>
          <w:delText xml:space="preserve">. </w:delText>
        </w:r>
        <w:r w:rsidR="0033447E" w:rsidRPr="00C307BC" w:rsidDel="00A26DDC">
          <w:rPr>
            <w:rFonts w:ascii="Times New Roman" w:eastAsia="Times New Roman" w:hAnsi="Times New Roman" w:cs="Times New Roman"/>
            <w:sz w:val="26"/>
            <w:szCs w:val="26"/>
          </w:rPr>
          <w:delText xml:space="preserve">Mặc dù giao diện người dùng ứng dụng </w:delText>
        </w:r>
        <w:r w:rsidR="001A664C" w:rsidRPr="00C307BC" w:rsidDel="00A26DDC">
          <w:rPr>
            <w:rFonts w:ascii="Times New Roman" w:eastAsia="Times New Roman" w:hAnsi="Times New Roman" w:cs="Times New Roman"/>
            <w:sz w:val="26"/>
            <w:szCs w:val="26"/>
          </w:rPr>
          <w:delText>gọi đến</w:delText>
        </w:r>
        <w:r w:rsidR="0033447E" w:rsidRPr="00C307BC" w:rsidDel="00A26DDC">
          <w:rPr>
            <w:rFonts w:ascii="Times New Roman" w:eastAsia="Times New Roman" w:hAnsi="Times New Roman" w:cs="Times New Roman"/>
            <w:sz w:val="26"/>
            <w:szCs w:val="26"/>
          </w:rPr>
          <w:delText xml:space="preserve"> c</w:delText>
        </w:r>
        <w:r w:rsidR="00CE7471" w:rsidRPr="00C307BC" w:rsidDel="00A26DDC">
          <w:rPr>
            <w:rFonts w:ascii="Times New Roman" w:eastAsia="Times New Roman" w:hAnsi="Times New Roman" w:cs="Times New Roman"/>
            <w:sz w:val="26"/>
            <w:szCs w:val="26"/>
          </w:rPr>
          <w:delText>ác</w:delText>
        </w:r>
        <w:r w:rsidR="0033447E" w:rsidRPr="00C307BC" w:rsidDel="00A26DDC">
          <w:rPr>
            <w:rFonts w:ascii="Times New Roman" w:eastAsia="Times New Roman" w:hAnsi="Times New Roman" w:cs="Times New Roman"/>
            <w:sz w:val="26"/>
            <w:szCs w:val="26"/>
          </w:rPr>
          <w:delText xml:space="preserve"> quy trình nghiệp vụ, các dịch vụ cung cấp chức năng </w:delText>
        </w:r>
        <w:r w:rsidR="00187D92" w:rsidRPr="00C307BC" w:rsidDel="00A26DDC">
          <w:rPr>
            <w:rFonts w:ascii="Times New Roman" w:eastAsia="Times New Roman" w:hAnsi="Times New Roman" w:cs="Times New Roman"/>
            <w:sz w:val="26"/>
            <w:szCs w:val="26"/>
          </w:rPr>
          <w:delText>nghiệp vụ</w:delText>
        </w:r>
        <w:r w:rsidR="0033447E" w:rsidRPr="00C307BC" w:rsidDel="00A26DDC">
          <w:rPr>
            <w:rFonts w:ascii="Times New Roman" w:eastAsia="Times New Roman" w:hAnsi="Times New Roman" w:cs="Times New Roman"/>
            <w:sz w:val="26"/>
            <w:szCs w:val="26"/>
          </w:rPr>
          <w:delText xml:space="preserve"> mà ứng dụng đầu cuối và các dịch vụ khác có thể sử dụng. Một dịch vụ bao gồm một triển khai cung cấp dữ liệu cho logic nghiệp vụ, một hợp đồng dịch vụ chỉ định chức năng, cách sử dụng và các ràng buộc cho một khách hàng của dịch vụ và một giao diện để kết nối. Kho lưu trữ dịch vụ lưu trữ các hợp đồng dịch vụ của các dịch vụ riêng lẻ của một</w:delText>
        </w:r>
        <w:r w:rsidR="00555AA0" w:rsidRPr="00C307BC" w:rsidDel="00A26DDC">
          <w:rPr>
            <w:rFonts w:ascii="Times New Roman" w:eastAsia="Times New Roman" w:hAnsi="Times New Roman" w:cs="Times New Roman"/>
            <w:sz w:val="26"/>
            <w:szCs w:val="26"/>
          </w:rPr>
          <w:delText xml:space="preserve"> kiến trúc</w:delText>
        </w:r>
        <w:r w:rsidR="0033447E" w:rsidRPr="00C307BC" w:rsidDel="00A26DDC">
          <w:rPr>
            <w:rFonts w:ascii="Times New Roman" w:eastAsia="Times New Roman" w:hAnsi="Times New Roman" w:cs="Times New Roman"/>
            <w:sz w:val="26"/>
            <w:szCs w:val="26"/>
          </w:rPr>
          <w:delText xml:space="preserve"> SOA và </w:delText>
        </w:r>
        <w:r w:rsidR="00555AA0" w:rsidRPr="00C307BC" w:rsidDel="00A26DDC">
          <w:rPr>
            <w:rFonts w:ascii="Times New Roman" w:eastAsia="Times New Roman" w:hAnsi="Times New Roman" w:cs="Times New Roman"/>
            <w:sz w:val="26"/>
            <w:szCs w:val="26"/>
          </w:rPr>
          <w:delText>trục tích hợp</w:delText>
        </w:r>
        <w:r w:rsidR="0033447E" w:rsidRPr="00C307BC" w:rsidDel="00A26DDC">
          <w:rPr>
            <w:rFonts w:ascii="Times New Roman" w:eastAsia="Times New Roman" w:hAnsi="Times New Roman" w:cs="Times New Roman"/>
            <w:sz w:val="26"/>
            <w:szCs w:val="26"/>
          </w:rPr>
          <w:delText xml:space="preserve"> dịch vụ kết nối các giao diện và dịch vụ </w:delText>
        </w:r>
        <w:r w:rsidR="00A73353" w:rsidRPr="00C307BC" w:rsidDel="00A26DDC">
          <w:rPr>
            <w:rFonts w:ascii="Times New Roman" w:eastAsia="Times New Roman" w:hAnsi="Times New Roman" w:cs="Times New Roman"/>
            <w:sz w:val="26"/>
            <w:szCs w:val="26"/>
          </w:rPr>
          <w:delText>đầu cuối</w:delText>
        </w:r>
        <w:r w:rsidR="000451C8" w:rsidRPr="00C307BC" w:rsidDel="00A26DDC">
          <w:rPr>
            <w:rFonts w:ascii="Times New Roman" w:eastAsia="Times New Roman" w:hAnsi="Times New Roman" w:cs="Times New Roman"/>
            <w:sz w:val="26"/>
            <w:szCs w:val="26"/>
          </w:rPr>
          <w:delText xml:space="preserve"> </w:delText>
        </w:r>
      </w:del>
      <w:del w:id="162" w:author="Nguyen Toan" w:date="2018-05-07T21:37:00Z">
        <w:r w:rsidR="000451C8" w:rsidRPr="00C307BC" w:rsidDel="0015268A">
          <w:rPr>
            <w:rFonts w:ascii="Times New Roman" w:eastAsia="Times New Roman" w:hAnsi="Times New Roman" w:cs="Times New Roman"/>
            <w:sz w:val="26"/>
            <w:szCs w:val="26"/>
          </w:rPr>
          <w:delText>[3]</w:delText>
        </w:r>
      </w:del>
      <w:del w:id="163" w:author="Nguyen Toan" w:date="2018-05-07T23:13:00Z">
        <w:r w:rsidR="000451C8" w:rsidRPr="00C307BC" w:rsidDel="00A26DDC">
          <w:rPr>
            <w:rFonts w:ascii="Times New Roman" w:eastAsia="Times New Roman" w:hAnsi="Times New Roman" w:cs="Times New Roman"/>
            <w:sz w:val="26"/>
            <w:szCs w:val="26"/>
          </w:rPr>
          <w:delText>.</w:delText>
        </w:r>
      </w:del>
    </w:p>
    <w:p w14:paraId="20FA506D" w14:textId="5393212E" w:rsidR="003D28B9" w:rsidRPr="00C307BC" w:rsidDel="00A26DDC" w:rsidRDefault="00226720">
      <w:pPr>
        <w:spacing w:after="120"/>
        <w:ind w:firstLine="567"/>
        <w:jc w:val="both"/>
        <w:rPr>
          <w:del w:id="164" w:author="Nguyen Toan" w:date="2018-05-07T23:13:00Z"/>
          <w:rFonts w:ascii="Times New Roman" w:hAnsi="Times New Roman" w:cs="Times New Roman"/>
          <w:sz w:val="26"/>
          <w:szCs w:val="26"/>
        </w:rPr>
        <w:pPrChange w:id="165" w:author="Nguyen Toan" w:date="2018-05-05T22:23:00Z">
          <w:pPr>
            <w:keepNext/>
            <w:spacing w:line="288" w:lineRule="auto"/>
            <w:jc w:val="center"/>
          </w:pPr>
        </w:pPrChange>
      </w:pPr>
      <w:moveFromRangeStart w:id="166" w:author="Nguyen Toan" w:date="2018-05-05T22:22:00Z" w:name="move513322285"/>
      <w:moveFrom w:id="167" w:author="Nguyen Toan" w:date="2018-05-05T22:22:00Z">
        <w:del w:id="168" w:author="Nguyen Toan" w:date="2018-05-07T23:13:00Z">
          <w:r w:rsidRPr="00C307BC" w:rsidDel="00A26DDC">
            <w:rPr>
              <w:rFonts w:ascii="Times New Roman" w:eastAsia="Times New Roman" w:hAnsi="Times New Roman" w:cs="Times New Roman"/>
              <w:noProof/>
              <w:sz w:val="26"/>
              <w:szCs w:val="26"/>
              <w:lang w:val="en-US"/>
              <w:rPrChange w:id="169" w:author="Unknown">
                <w:rPr>
                  <w:noProof/>
                  <w:lang w:val="en-US"/>
                </w:rPr>
              </w:rPrChange>
            </w:rPr>
            <w:drawing>
              <wp:inline distT="0" distB="0" distL="0" distR="0" wp14:anchorId="4AEC4A4F" wp14:editId="6C7BAE05">
                <wp:extent cx="4050803" cy="3490623"/>
                <wp:effectExtent l="0" t="0" r="6985" b="0"/>
                <wp:docPr id="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4053069" cy="3492576"/>
                        </a:xfrm>
                        <a:prstGeom prst="rect">
                          <a:avLst/>
                        </a:prstGeom>
                        <a:ln/>
                      </pic:spPr>
                    </pic:pic>
                  </a:graphicData>
                </a:graphic>
              </wp:inline>
            </w:drawing>
          </w:r>
        </w:del>
      </w:moveFrom>
      <w:moveFromRangeEnd w:id="166"/>
    </w:p>
    <w:p w14:paraId="3DEC19AC" w14:textId="2323F6C4" w:rsidR="003D28B9" w:rsidRPr="00C307BC" w:rsidDel="00BE0028" w:rsidRDefault="003D28B9" w:rsidP="003D28B9">
      <w:pPr>
        <w:pStyle w:val="Caption"/>
        <w:jc w:val="center"/>
        <w:rPr>
          <w:del w:id="170" w:author="Nguyen Toan" w:date="2018-05-05T22:22:00Z"/>
          <w:rFonts w:ascii="Times New Roman" w:hAnsi="Times New Roman" w:cs="Times New Roman"/>
          <w:i w:val="0"/>
          <w:color w:val="auto"/>
          <w:sz w:val="26"/>
          <w:szCs w:val="26"/>
        </w:rPr>
      </w:pPr>
      <w:bookmarkStart w:id="171" w:name="_Ref512089215"/>
      <w:bookmarkStart w:id="172" w:name="_Toc511991192"/>
      <w:del w:id="173" w:author="Nguyen Toan" w:date="2018-05-05T22:22:00Z">
        <w:r w:rsidRPr="00C307BC" w:rsidDel="00BE0028">
          <w:rPr>
            <w:rFonts w:ascii="Times New Roman" w:hAnsi="Times New Roman" w:cs="Times New Roman"/>
            <w:i w:val="0"/>
            <w:color w:val="auto"/>
            <w:sz w:val="26"/>
            <w:szCs w:val="26"/>
          </w:rPr>
          <w:delText>H</w:delText>
        </w:r>
        <w:r w:rsidRPr="00C307BC" w:rsidDel="00BE0028">
          <w:rPr>
            <w:rFonts w:ascii="Times New Roman" w:eastAsia="Calibri" w:hAnsi="Times New Roman" w:cs="Times New Roman"/>
            <w:i w:val="0"/>
            <w:color w:val="auto"/>
            <w:sz w:val="26"/>
            <w:szCs w:val="26"/>
          </w:rPr>
          <w:delText xml:space="preserve">ình </w:delText>
        </w:r>
        <w:r w:rsidR="00185199" w:rsidRPr="00C307BC" w:rsidDel="00BE0028">
          <w:rPr>
            <w:rFonts w:ascii="Times New Roman" w:eastAsia="Calibri" w:hAnsi="Times New Roman" w:cs="Times New Roman"/>
            <w:i w:val="0"/>
            <w:color w:val="auto"/>
            <w:sz w:val="26"/>
            <w:szCs w:val="26"/>
          </w:rPr>
          <w:fldChar w:fldCharType="begin"/>
        </w:r>
        <w:r w:rsidR="00185199" w:rsidRPr="00C307BC" w:rsidDel="00BE0028">
          <w:rPr>
            <w:rFonts w:ascii="Times New Roman" w:eastAsia="Calibri" w:hAnsi="Times New Roman" w:cs="Times New Roman"/>
            <w:i w:val="0"/>
            <w:color w:val="auto"/>
            <w:sz w:val="26"/>
            <w:szCs w:val="26"/>
          </w:rPr>
          <w:delInstrText xml:space="preserve"> STYLEREF 1 \s </w:delInstrText>
        </w:r>
        <w:r w:rsidR="00185199" w:rsidRPr="00C307BC" w:rsidDel="00BE0028">
          <w:rPr>
            <w:rFonts w:ascii="Times New Roman" w:eastAsia="Calibri" w:hAnsi="Times New Roman" w:cs="Times New Roman"/>
            <w:i w:val="0"/>
            <w:color w:val="auto"/>
            <w:sz w:val="26"/>
            <w:szCs w:val="26"/>
          </w:rPr>
          <w:fldChar w:fldCharType="separate"/>
        </w:r>
        <w:r w:rsidR="00E6465F" w:rsidRPr="00C307BC" w:rsidDel="00BE0028">
          <w:rPr>
            <w:rFonts w:ascii="Times New Roman" w:eastAsia="Calibri" w:hAnsi="Times New Roman" w:cs="Times New Roman"/>
            <w:i w:val="0"/>
            <w:noProof/>
            <w:color w:val="auto"/>
            <w:sz w:val="26"/>
            <w:szCs w:val="26"/>
          </w:rPr>
          <w:delText>1</w:delText>
        </w:r>
        <w:r w:rsidR="00185199" w:rsidRPr="00C307BC" w:rsidDel="00BE0028">
          <w:rPr>
            <w:rFonts w:ascii="Times New Roman" w:eastAsia="Calibri" w:hAnsi="Times New Roman" w:cs="Times New Roman"/>
            <w:i w:val="0"/>
            <w:color w:val="auto"/>
            <w:sz w:val="26"/>
            <w:szCs w:val="26"/>
          </w:rPr>
          <w:fldChar w:fldCharType="end"/>
        </w:r>
        <w:r w:rsidR="00185199" w:rsidRPr="00C307BC" w:rsidDel="00BE0028">
          <w:rPr>
            <w:rFonts w:ascii="Times New Roman" w:eastAsia="Calibri" w:hAnsi="Times New Roman" w:cs="Times New Roman"/>
            <w:i w:val="0"/>
            <w:color w:val="auto"/>
            <w:sz w:val="26"/>
            <w:szCs w:val="26"/>
          </w:rPr>
          <w:delText>.</w:delText>
        </w:r>
        <w:r w:rsidR="00185199" w:rsidRPr="00C307BC" w:rsidDel="00BE0028">
          <w:rPr>
            <w:rFonts w:ascii="Times New Roman" w:eastAsia="Calibri" w:hAnsi="Times New Roman" w:cs="Times New Roman"/>
            <w:i w:val="0"/>
            <w:color w:val="auto"/>
            <w:sz w:val="26"/>
            <w:szCs w:val="26"/>
          </w:rPr>
          <w:fldChar w:fldCharType="begin"/>
        </w:r>
        <w:r w:rsidR="00185199" w:rsidRPr="00C307BC" w:rsidDel="00BE0028">
          <w:rPr>
            <w:rFonts w:ascii="Times New Roman" w:eastAsia="Calibri" w:hAnsi="Times New Roman" w:cs="Times New Roman"/>
            <w:i w:val="0"/>
            <w:color w:val="auto"/>
            <w:sz w:val="26"/>
            <w:szCs w:val="26"/>
          </w:rPr>
          <w:delInstrText xml:space="preserve"> SEQ Hình \* ARABIC \s 1 </w:delInstrText>
        </w:r>
        <w:r w:rsidR="00185199" w:rsidRPr="00C307BC" w:rsidDel="00BE0028">
          <w:rPr>
            <w:rFonts w:ascii="Times New Roman" w:eastAsia="Calibri" w:hAnsi="Times New Roman" w:cs="Times New Roman"/>
            <w:i w:val="0"/>
            <w:color w:val="auto"/>
            <w:sz w:val="26"/>
            <w:szCs w:val="26"/>
          </w:rPr>
          <w:fldChar w:fldCharType="separate"/>
        </w:r>
        <w:r w:rsidR="00E6465F" w:rsidRPr="00C307BC" w:rsidDel="00BE0028">
          <w:rPr>
            <w:rFonts w:ascii="Times New Roman" w:eastAsia="Calibri" w:hAnsi="Times New Roman" w:cs="Times New Roman"/>
            <w:i w:val="0"/>
            <w:noProof/>
            <w:color w:val="auto"/>
            <w:sz w:val="26"/>
            <w:szCs w:val="26"/>
          </w:rPr>
          <w:delText>1</w:delText>
        </w:r>
        <w:r w:rsidR="00185199" w:rsidRPr="00C307BC" w:rsidDel="00BE0028">
          <w:rPr>
            <w:rFonts w:ascii="Times New Roman" w:eastAsia="Calibri" w:hAnsi="Times New Roman" w:cs="Times New Roman"/>
            <w:i w:val="0"/>
            <w:color w:val="auto"/>
            <w:sz w:val="26"/>
            <w:szCs w:val="26"/>
          </w:rPr>
          <w:fldChar w:fldCharType="end"/>
        </w:r>
        <w:bookmarkEnd w:id="171"/>
        <w:r w:rsidRPr="00C307BC" w:rsidDel="00BE0028">
          <w:rPr>
            <w:rFonts w:ascii="Times New Roman" w:eastAsia="Calibri" w:hAnsi="Times New Roman" w:cs="Times New Roman"/>
            <w:i w:val="0"/>
            <w:color w:val="auto"/>
            <w:sz w:val="26"/>
            <w:szCs w:val="26"/>
          </w:rPr>
          <w:delText>.</w:delText>
        </w:r>
        <w:r w:rsidRPr="00C307BC" w:rsidDel="00BE0028">
          <w:rPr>
            <w:rFonts w:ascii="Times New Roman" w:hAnsi="Times New Roman" w:cs="Times New Roman"/>
            <w:i w:val="0"/>
            <w:color w:val="auto"/>
            <w:sz w:val="26"/>
            <w:szCs w:val="26"/>
          </w:rPr>
          <w:delText xml:space="preserve"> C</w:delText>
        </w:r>
        <w:r w:rsidRPr="00C307BC" w:rsidDel="00BE0028">
          <w:rPr>
            <w:rFonts w:ascii="Times New Roman" w:eastAsia="Calibri" w:hAnsi="Times New Roman" w:cs="Times New Roman"/>
            <w:i w:val="0"/>
            <w:color w:val="auto"/>
            <w:sz w:val="26"/>
            <w:szCs w:val="26"/>
          </w:rPr>
          <w:delText>ác công nghệ</w:delText>
        </w:r>
        <w:r w:rsidRPr="00C307BC" w:rsidDel="00BE0028">
          <w:rPr>
            <w:rFonts w:ascii="Times New Roman" w:hAnsi="Times New Roman" w:cs="Times New Roman"/>
            <w:i w:val="0"/>
            <w:color w:val="auto"/>
            <w:sz w:val="26"/>
            <w:szCs w:val="26"/>
          </w:rPr>
          <w:delText xml:space="preserve"> trong h</w:delText>
        </w:r>
        <w:r w:rsidRPr="00C307BC" w:rsidDel="00BE0028">
          <w:rPr>
            <w:rFonts w:ascii="Times New Roman" w:eastAsia="Calibri" w:hAnsi="Times New Roman" w:cs="Times New Roman"/>
            <w:i w:val="0"/>
            <w:color w:val="auto"/>
            <w:sz w:val="26"/>
            <w:szCs w:val="26"/>
          </w:rPr>
          <w:delText>ệ</w:delText>
        </w:r>
        <w:r w:rsidRPr="00C307BC" w:rsidDel="00BE0028">
          <w:rPr>
            <w:rFonts w:ascii="Times New Roman" w:hAnsi="Times New Roman" w:cs="Times New Roman"/>
            <w:i w:val="0"/>
            <w:color w:val="auto"/>
            <w:sz w:val="26"/>
            <w:szCs w:val="26"/>
          </w:rPr>
          <w:delText xml:space="preserve"> th</w:delText>
        </w:r>
        <w:r w:rsidRPr="00C307BC" w:rsidDel="00BE0028">
          <w:rPr>
            <w:rFonts w:ascii="Times New Roman" w:eastAsia="Calibri" w:hAnsi="Times New Roman" w:cs="Times New Roman"/>
            <w:i w:val="0"/>
            <w:color w:val="auto"/>
            <w:sz w:val="26"/>
            <w:szCs w:val="26"/>
          </w:rPr>
          <w:delText>ố</w:delText>
        </w:r>
        <w:r w:rsidRPr="00C307BC" w:rsidDel="00BE0028">
          <w:rPr>
            <w:rFonts w:ascii="Times New Roman" w:hAnsi="Times New Roman" w:cs="Times New Roman"/>
            <w:i w:val="0"/>
            <w:color w:val="auto"/>
            <w:sz w:val="26"/>
            <w:szCs w:val="26"/>
          </w:rPr>
          <w:delText>ng SOA</w:delText>
        </w:r>
        <w:bookmarkEnd w:id="172"/>
        <w:r w:rsidRPr="00C307BC" w:rsidDel="00BE0028">
          <w:rPr>
            <w:rFonts w:ascii="Times New Roman" w:hAnsi="Times New Roman" w:cs="Times New Roman"/>
            <w:i w:val="0"/>
            <w:color w:val="auto"/>
            <w:sz w:val="26"/>
            <w:szCs w:val="26"/>
          </w:rPr>
          <w:delText xml:space="preserve"> </w:delText>
        </w:r>
      </w:del>
    </w:p>
    <w:p w14:paraId="2BAE4EEA" w14:textId="64CB57CC" w:rsidR="00870051" w:rsidRPr="00C307BC" w:rsidRDefault="00870051"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Ứng dụng đầu cuối là lớp có chức năng kích hoạt và điều khiển mọi hoạt động của hệ thống ứng dụng doanh nghiệp. Có nhiều loại ứng dụng đầu cuối. Một ứng dụng đầu cuối cung cấp giao diện tương tác với người dùng như ứng dụng web hoặc một rich-client. Tuy nhiên, một ứng dụng đầu cuối không nhất thiết phải tương tác trực tiếp với người dùng. Các chương trình chạy theo lô (Batch programming) hay các tiến trình</w:t>
      </w:r>
      <w:r w:rsidR="00456A9F" w:rsidRPr="00C307BC">
        <w:rPr>
          <w:rFonts w:ascii="Times New Roman" w:eastAsia="Times New Roman" w:hAnsi="Times New Roman" w:cs="Times New Roman"/>
          <w:sz w:val="26"/>
          <w:szCs w:val="26"/>
        </w:rPr>
        <w:t xml:space="preserve"> chạy tự động</w:t>
      </w:r>
      <w:r w:rsidRPr="00C307BC">
        <w:rPr>
          <w:rFonts w:ascii="Times New Roman" w:eastAsia="Times New Roman" w:hAnsi="Times New Roman" w:cs="Times New Roman"/>
          <w:sz w:val="26"/>
          <w:szCs w:val="26"/>
        </w:rPr>
        <w:t xml:space="preserve"> có thể gọi đến một chức năng nào đó trong hệ thống hoặc là kết quả của một sự kiện cũng được coi là ứng dụng dầu cuối.</w:t>
      </w:r>
    </w:p>
    <w:p w14:paraId="591638AE" w14:textId="77777777" w:rsidR="00870051" w:rsidRPr="00C307BC" w:rsidDel="005945E9" w:rsidRDefault="00870051" w:rsidP="00966627">
      <w:pPr>
        <w:spacing w:after="120"/>
        <w:ind w:firstLine="567"/>
        <w:jc w:val="both"/>
        <w:rPr>
          <w:del w:id="174" w:author="Nguyen Toan" w:date="2018-05-06T16:19:00Z"/>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Kho chứa dịch vụ được sử dụng để tích hợp các ứng dụng của các doanh nghiệp, những doanh nghiệp này thường có yêu cầu khác nhau, các kho lưu trữu được thông khai thông qua mạng Internet. Các yêu cầu này có thể bao gồm các vấn đề pháp lý (điều khoản và điều kiện sử dụng), kiểu trình bày, bảo mật, đăng ký người dùng, đăng ký dịch vụ, thanh toán và quản lý phiên bản. </w:t>
      </w:r>
    </w:p>
    <w:p w14:paraId="5B49722F" w14:textId="2A0E7B1B" w:rsidR="00870051" w:rsidRPr="00C307BC" w:rsidDel="000F3B74" w:rsidRDefault="00870051">
      <w:pPr>
        <w:spacing w:after="120"/>
        <w:ind w:firstLine="567"/>
        <w:jc w:val="both"/>
        <w:rPr>
          <w:rFonts w:ascii="Times New Roman" w:hAnsi="Times New Roman" w:cs="Times New Roman"/>
          <w:sz w:val="26"/>
          <w:szCs w:val="26"/>
        </w:rPr>
      </w:pPr>
      <w:moveFromRangeStart w:id="175" w:author="Nguyen Toan" w:date="2018-05-05T22:24:00Z" w:name="move513322411"/>
      <w:moveFrom w:id="176" w:author="Nguyen Toan" w:date="2018-05-05T22:24:00Z">
        <w:r w:rsidRPr="00C307BC" w:rsidDel="000F3B74">
          <w:rPr>
            <w:rFonts w:ascii="Times New Roman" w:eastAsia="Times New Roman" w:hAnsi="Times New Roman" w:cs="Times New Roman"/>
            <w:sz w:val="26"/>
            <w:szCs w:val="26"/>
          </w:rPr>
          <w:t>Một trục tích hợp (Service bus) kết nối các thành phần tham gia của hệ thống SOA với nhau bao gồm dịch vụ và các ứng đụng dầu cuối. Khái niệm trục tích hợp này có cùng ý tưởng với khái niệm software bus trong kiến trúc COBRA.</w:t>
        </w:r>
      </w:moveFrom>
    </w:p>
    <w:moveFromRangeEnd w:id="175"/>
    <w:p w14:paraId="1EE9F828" w14:textId="7D124B22" w:rsidR="001A242C" w:rsidRPr="00C307BC" w:rsidRDefault="00F04F5A" w:rsidP="00966627">
      <w:pPr>
        <w:spacing w:after="120"/>
        <w:ind w:firstLine="567"/>
        <w:jc w:val="both"/>
        <w:rPr>
          <w:ins w:id="177" w:author="Nguyen Toan" w:date="2018-05-06T17:08:00Z"/>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SOA là cấp độ cao hơn của phát triển ứng dụng, chú trọng đến quy trình nghiệp vụ và dùng giao tiếp chuẩn để nhằm che giấu cách thức phát triển bên trong từng ứng dụng. Các thành phần được nối kết qua cổng giao tiếp, có tính kế thừa các thành phần đang tồn tại, và sự tương tác giữa chúng không cần quan tâm đến việc chúng được phát triển trên nền tảng công nghệ nào. Điều này khiến hệ thống có thể mở rộng và tích hợp một cách dễ dàng. </w:t>
      </w:r>
      <w:ins w:id="178" w:author="Nguyen Toan" w:date="2018-05-06T17:08:00Z">
        <w:r w:rsidR="001A242C" w:rsidRPr="00C307BC">
          <w:rPr>
            <w:rFonts w:ascii="Times New Roman" w:eastAsia="Times New Roman" w:hAnsi="Times New Roman" w:cs="Times New Roman"/>
            <w:sz w:val="26"/>
            <w:szCs w:val="26"/>
          </w:rPr>
          <w:t xml:space="preserve">Kiến </w:t>
        </w:r>
        <w:r w:rsidR="001A242C" w:rsidRPr="00C307BC">
          <w:rPr>
            <w:rFonts w:ascii="Times New Roman" w:eastAsia="Times New Roman" w:hAnsi="Times New Roman" w:cs="Times New Roman"/>
            <w:sz w:val="26"/>
            <w:szCs w:val="26"/>
          </w:rPr>
          <w:lastRenderedPageBreak/>
          <w:t>trúc SOA có những ưu điểm như: tính tái sử dụng, tính linh hoạt, các thành phần trong kiến trúc liên kết không chặ</w:t>
        </w:r>
        <w:r w:rsidR="00C22355" w:rsidRPr="00C307BC">
          <w:rPr>
            <w:rFonts w:ascii="Times New Roman" w:eastAsia="Times New Roman" w:hAnsi="Times New Roman" w:cs="Times New Roman"/>
            <w:sz w:val="26"/>
            <w:szCs w:val="26"/>
          </w:rPr>
          <w:t xml:space="preserve">t, ít có sự ràng buộc với nhau. Các dịch vụ trong kiến trúc SOA có </w:t>
        </w:r>
        <w:r w:rsidR="001A242C" w:rsidRPr="00C307BC">
          <w:rPr>
            <w:rFonts w:ascii="Times New Roman" w:eastAsia="Times New Roman" w:hAnsi="Times New Roman" w:cs="Times New Roman"/>
            <w:sz w:val="26"/>
            <w:szCs w:val="26"/>
          </w:rPr>
          <w:t>tính tự trị</w:t>
        </w:r>
      </w:ins>
      <w:ins w:id="179" w:author="Nguyen Toan" w:date="2018-05-06T17:21:00Z">
        <w:r w:rsidR="00C22355" w:rsidRPr="00C307BC">
          <w:rPr>
            <w:rFonts w:ascii="Times New Roman" w:eastAsia="Times New Roman" w:hAnsi="Times New Roman" w:cs="Times New Roman"/>
            <w:sz w:val="26"/>
            <w:szCs w:val="26"/>
          </w:rPr>
          <w:t>, có quyền kiểm sóa dựa vào logic bên trong của dịch vụ đó. SOA cung cấp</w:t>
        </w:r>
      </w:ins>
      <w:ins w:id="180" w:author="Nguyen Toan" w:date="2018-05-06T17:08:00Z">
        <w:r w:rsidR="001A242C" w:rsidRPr="00C307BC">
          <w:rPr>
            <w:rFonts w:ascii="Times New Roman" w:eastAsia="Times New Roman" w:hAnsi="Times New Roman" w:cs="Times New Roman"/>
            <w:sz w:val="26"/>
            <w:szCs w:val="26"/>
          </w:rPr>
          <w:t xml:space="preserve"> khả năng </w:t>
        </w:r>
      </w:ins>
      <w:ins w:id="181" w:author="Nguyen Toan" w:date="2018-05-06T17:10:00Z">
        <w:r w:rsidR="00A654A4" w:rsidRPr="00C307BC">
          <w:rPr>
            <w:rFonts w:ascii="Times New Roman" w:eastAsia="Times New Roman" w:hAnsi="Times New Roman" w:cs="Times New Roman"/>
            <w:sz w:val="26"/>
            <w:szCs w:val="26"/>
          </w:rPr>
          <w:t>tương thích giữa nhiều nền tảng ngôn ngữ</w:t>
        </w:r>
      </w:ins>
      <w:ins w:id="182" w:author="Nguyen Toan" w:date="2018-05-06T17:08:00Z">
        <w:r w:rsidR="001A242C" w:rsidRPr="00C307BC">
          <w:rPr>
            <w:rFonts w:ascii="Times New Roman" w:eastAsia="Times New Roman" w:hAnsi="Times New Roman" w:cs="Times New Roman"/>
            <w:sz w:val="26"/>
            <w:szCs w:val="26"/>
          </w:rPr>
          <w:t>, tính đóng gói, các thành phần hoạt động phi trạng thái và người dùng có thể tìm kiếm, sử dụng dịch vụ theo nhu cầu.</w:t>
        </w:r>
      </w:ins>
    </w:p>
    <w:p w14:paraId="21DD9158" w14:textId="231874CC" w:rsidR="00F04F5A" w:rsidRPr="00C307BC" w:rsidDel="00D02D00" w:rsidRDefault="00F04F5A" w:rsidP="00966627">
      <w:pPr>
        <w:spacing w:after="120"/>
        <w:ind w:firstLine="567"/>
        <w:jc w:val="both"/>
        <w:rPr>
          <w:del w:id="183" w:author="Nguyen Toan" w:date="2018-05-06T17:56:00Z"/>
          <w:rFonts w:ascii="Times New Roman" w:eastAsia="Times New Roman" w:hAnsi="Times New Roman" w:cs="Times New Roman"/>
          <w:sz w:val="26"/>
          <w:szCs w:val="26"/>
        </w:rPr>
      </w:pPr>
      <w:del w:id="184" w:author="Nguyen Toan" w:date="2018-05-06T17:56:00Z">
        <w:r w:rsidRPr="00C307BC" w:rsidDel="00D02D00">
          <w:rPr>
            <w:rFonts w:ascii="Times New Roman" w:eastAsia="Times New Roman" w:hAnsi="Times New Roman" w:cs="Times New Roman"/>
            <w:sz w:val="26"/>
            <w:szCs w:val="26"/>
          </w:rPr>
          <w:delText>Ưu điểm của sử dụng SOA:</w:delText>
        </w:r>
      </w:del>
    </w:p>
    <w:p w14:paraId="4C1D9CE2" w14:textId="7C4569F5" w:rsidR="00F04F5A" w:rsidRPr="00C307BC" w:rsidDel="00D02D00" w:rsidRDefault="00F04F5A" w:rsidP="00F04F5A">
      <w:pPr>
        <w:pStyle w:val="ListParagraph"/>
        <w:numPr>
          <w:ilvl w:val="0"/>
          <w:numId w:val="8"/>
        </w:numPr>
        <w:spacing w:before="60" w:after="60" w:line="288" w:lineRule="auto"/>
        <w:jc w:val="both"/>
        <w:rPr>
          <w:del w:id="185" w:author="Nguyen Toan" w:date="2018-05-06T17:56:00Z"/>
          <w:rFonts w:ascii="Times New Roman" w:eastAsia="Times New Roman" w:hAnsi="Times New Roman" w:cs="Times New Roman"/>
          <w:sz w:val="26"/>
          <w:szCs w:val="26"/>
        </w:rPr>
      </w:pPr>
      <w:del w:id="186" w:author="Nguyen Toan" w:date="2018-05-06T17:56:00Z">
        <w:r w:rsidRPr="00C307BC" w:rsidDel="00D02D00">
          <w:rPr>
            <w:rFonts w:ascii="Times New Roman" w:eastAsia="Times New Roman" w:hAnsi="Times New Roman" w:cs="Times New Roman"/>
            <w:sz w:val="26"/>
            <w:szCs w:val="26"/>
          </w:rPr>
          <w:delText>Tính tái sử dụng phần mềm.</w:delText>
        </w:r>
      </w:del>
    </w:p>
    <w:p w14:paraId="2718619F" w14:textId="0392432E" w:rsidR="00F04F5A" w:rsidRPr="00C307BC" w:rsidDel="00D02D00" w:rsidRDefault="00F04F5A" w:rsidP="00F04F5A">
      <w:pPr>
        <w:pStyle w:val="ListParagraph"/>
        <w:numPr>
          <w:ilvl w:val="0"/>
          <w:numId w:val="8"/>
        </w:numPr>
        <w:spacing w:before="60" w:after="60" w:line="288" w:lineRule="auto"/>
        <w:jc w:val="both"/>
        <w:rPr>
          <w:del w:id="187" w:author="Nguyen Toan" w:date="2018-05-06T17:56:00Z"/>
          <w:rFonts w:ascii="Times New Roman" w:eastAsia="Times New Roman" w:hAnsi="Times New Roman" w:cs="Times New Roman"/>
          <w:sz w:val="26"/>
          <w:szCs w:val="26"/>
        </w:rPr>
      </w:pPr>
      <w:del w:id="188" w:author="Nguyen Toan" w:date="2018-05-06T17:56:00Z">
        <w:r w:rsidRPr="00C307BC" w:rsidDel="00D02D00">
          <w:rPr>
            <w:rFonts w:ascii="Times New Roman" w:eastAsia="Times New Roman" w:hAnsi="Times New Roman" w:cs="Times New Roman"/>
            <w:sz w:val="26"/>
            <w:szCs w:val="26"/>
          </w:rPr>
          <w:delText>Tính linh hoạt dễ mở rộng, kết nối, tích hợp</w:delText>
        </w:r>
      </w:del>
    </w:p>
    <w:p w14:paraId="6D65CA3B" w14:textId="1D27EC6B" w:rsidR="00F04F5A" w:rsidRPr="00C307BC" w:rsidDel="00D02D00" w:rsidRDefault="00F04F5A" w:rsidP="00F04F5A">
      <w:pPr>
        <w:pStyle w:val="ListParagraph"/>
        <w:numPr>
          <w:ilvl w:val="0"/>
          <w:numId w:val="8"/>
        </w:numPr>
        <w:spacing w:before="60" w:after="60" w:line="288" w:lineRule="auto"/>
        <w:jc w:val="both"/>
        <w:rPr>
          <w:del w:id="189" w:author="Nguyen Toan" w:date="2018-05-06T17:56:00Z"/>
          <w:rFonts w:ascii="Times New Roman" w:eastAsia="Times New Roman" w:hAnsi="Times New Roman" w:cs="Times New Roman"/>
          <w:sz w:val="26"/>
          <w:szCs w:val="26"/>
        </w:rPr>
      </w:pPr>
      <w:del w:id="190" w:author="Nguyen Toan" w:date="2018-05-06T17:56:00Z">
        <w:r w:rsidRPr="00C307BC" w:rsidDel="00D02D00">
          <w:rPr>
            <w:rFonts w:ascii="Times New Roman" w:eastAsia="Times New Roman" w:hAnsi="Times New Roman" w:cs="Times New Roman"/>
            <w:sz w:val="26"/>
            <w:szCs w:val="26"/>
          </w:rPr>
          <w:delText>Liên kết không chặt: các ứng dụng, dịch vụ có ít sự ràng buộc với nhau, tuy nhiên các thành phần có ràng buộc rõ ràng, đảm bảo tính mềm dẻo của hệ thống SOA</w:delText>
        </w:r>
      </w:del>
    </w:p>
    <w:p w14:paraId="750C1F7C" w14:textId="1FA57AE6" w:rsidR="00F04F5A" w:rsidRPr="00C307BC" w:rsidDel="00D02D00" w:rsidRDefault="00F04F5A" w:rsidP="00F04F5A">
      <w:pPr>
        <w:pStyle w:val="ListParagraph"/>
        <w:numPr>
          <w:ilvl w:val="0"/>
          <w:numId w:val="8"/>
        </w:numPr>
        <w:spacing w:before="60" w:after="60" w:line="288" w:lineRule="auto"/>
        <w:jc w:val="both"/>
        <w:rPr>
          <w:del w:id="191" w:author="Nguyen Toan" w:date="2018-05-06T17:56:00Z"/>
          <w:rFonts w:ascii="Times New Roman" w:eastAsia="Times New Roman" w:hAnsi="Times New Roman" w:cs="Times New Roman"/>
          <w:sz w:val="26"/>
          <w:szCs w:val="26"/>
        </w:rPr>
      </w:pPr>
      <w:del w:id="192" w:author="Nguyen Toan" w:date="2018-05-06T17:56:00Z">
        <w:r w:rsidRPr="00C307BC" w:rsidDel="00D02D00">
          <w:rPr>
            <w:rFonts w:ascii="Times New Roman" w:eastAsia="Times New Roman" w:hAnsi="Times New Roman" w:cs="Times New Roman"/>
            <w:sz w:val="26"/>
            <w:szCs w:val="26"/>
          </w:rPr>
          <w:delText>Tính tự trị: các dịch vụ có quyền kiểm soát dựa vào logic bên trong của dịch vụ đó.</w:delText>
        </w:r>
      </w:del>
    </w:p>
    <w:p w14:paraId="6D20C12B" w14:textId="055AD00A" w:rsidR="00F04F5A" w:rsidRPr="00C307BC" w:rsidDel="00D02D00" w:rsidRDefault="00F04F5A" w:rsidP="00F04F5A">
      <w:pPr>
        <w:pStyle w:val="ListParagraph"/>
        <w:numPr>
          <w:ilvl w:val="0"/>
          <w:numId w:val="8"/>
        </w:numPr>
        <w:spacing w:before="60" w:after="60" w:line="288" w:lineRule="auto"/>
        <w:jc w:val="both"/>
        <w:rPr>
          <w:del w:id="193" w:author="Nguyen Toan" w:date="2018-05-06T17:56:00Z"/>
          <w:rFonts w:ascii="Times New Roman" w:eastAsia="Times New Roman" w:hAnsi="Times New Roman" w:cs="Times New Roman"/>
          <w:sz w:val="26"/>
          <w:szCs w:val="26"/>
        </w:rPr>
      </w:pPr>
      <w:del w:id="194" w:author="Nguyen Toan" w:date="2018-05-06T17:56:00Z">
        <w:r w:rsidRPr="00C307BC" w:rsidDel="00D02D00">
          <w:rPr>
            <w:rFonts w:ascii="Times New Roman" w:eastAsia="Times New Roman" w:hAnsi="Times New Roman" w:cs="Times New Roman"/>
            <w:sz w:val="26"/>
            <w:szCs w:val="26"/>
          </w:rPr>
          <w:delText>Khả năng cộng tác: hệ thống có thể giao tiếp với nhau trên nhiều nền tảng và ngôn ngữ khác nhau.</w:delText>
        </w:r>
      </w:del>
    </w:p>
    <w:p w14:paraId="1C9F88D5" w14:textId="07EBC43C" w:rsidR="00F04F5A" w:rsidRPr="00C307BC" w:rsidDel="00D02D00" w:rsidRDefault="00F04F5A" w:rsidP="00F04F5A">
      <w:pPr>
        <w:pStyle w:val="ListParagraph"/>
        <w:numPr>
          <w:ilvl w:val="0"/>
          <w:numId w:val="8"/>
        </w:numPr>
        <w:spacing w:before="60" w:after="60" w:line="288" w:lineRule="auto"/>
        <w:jc w:val="both"/>
        <w:rPr>
          <w:del w:id="195" w:author="Nguyen Toan" w:date="2018-05-06T17:56:00Z"/>
          <w:rFonts w:ascii="Times New Roman" w:eastAsia="Times New Roman" w:hAnsi="Times New Roman" w:cs="Times New Roman"/>
          <w:sz w:val="26"/>
          <w:szCs w:val="26"/>
        </w:rPr>
      </w:pPr>
      <w:del w:id="196" w:author="Nguyen Toan" w:date="2018-05-06T17:56:00Z">
        <w:r w:rsidRPr="00C307BC" w:rsidDel="00D02D00">
          <w:rPr>
            <w:rFonts w:ascii="Times New Roman" w:eastAsia="Times New Roman" w:hAnsi="Times New Roman" w:cs="Times New Roman"/>
            <w:sz w:val="26"/>
            <w:szCs w:val="26"/>
          </w:rPr>
          <w:delText>Tính đóng gói</w:delText>
        </w:r>
      </w:del>
    </w:p>
    <w:p w14:paraId="2F5110BF" w14:textId="7AD3F8E7" w:rsidR="00F04F5A" w:rsidRPr="00C307BC" w:rsidDel="00D02D00" w:rsidRDefault="00F04F5A" w:rsidP="00F04F5A">
      <w:pPr>
        <w:pStyle w:val="ListParagraph"/>
        <w:numPr>
          <w:ilvl w:val="0"/>
          <w:numId w:val="8"/>
        </w:numPr>
        <w:spacing w:before="60" w:after="60" w:line="288" w:lineRule="auto"/>
        <w:jc w:val="both"/>
        <w:rPr>
          <w:del w:id="197" w:author="Nguyen Toan" w:date="2018-05-06T17:56:00Z"/>
          <w:rFonts w:ascii="Times New Roman" w:eastAsia="Times New Roman" w:hAnsi="Times New Roman" w:cs="Times New Roman"/>
          <w:sz w:val="26"/>
          <w:szCs w:val="26"/>
        </w:rPr>
      </w:pPr>
      <w:del w:id="198" w:author="Nguyen Toan" w:date="2018-05-06T17:56:00Z">
        <w:r w:rsidRPr="00C307BC" w:rsidDel="00D02D00">
          <w:rPr>
            <w:rFonts w:ascii="Times New Roman" w:eastAsia="Times New Roman" w:hAnsi="Times New Roman" w:cs="Times New Roman"/>
            <w:sz w:val="26"/>
            <w:szCs w:val="26"/>
          </w:rPr>
          <w:delText>Tính sử dụng lại: tái sử dụng lại các dịch vụ, tránh các dịch vụ trùng lặp, tăng độ vững chắc trong cài đặt, đơn giản hoá việc tự trị</w:delText>
        </w:r>
      </w:del>
    </w:p>
    <w:p w14:paraId="53FC4029" w14:textId="7FC29E2F" w:rsidR="00F04F5A" w:rsidRPr="00C307BC" w:rsidDel="00D02D00" w:rsidRDefault="00F04F5A" w:rsidP="00F04F5A">
      <w:pPr>
        <w:pStyle w:val="ListParagraph"/>
        <w:numPr>
          <w:ilvl w:val="0"/>
          <w:numId w:val="8"/>
        </w:numPr>
        <w:spacing w:before="60" w:after="60" w:line="288" w:lineRule="auto"/>
        <w:jc w:val="both"/>
        <w:rPr>
          <w:del w:id="199" w:author="Nguyen Toan" w:date="2018-05-06T17:56:00Z"/>
          <w:rFonts w:ascii="Times New Roman" w:eastAsia="Times New Roman" w:hAnsi="Times New Roman" w:cs="Times New Roman"/>
          <w:sz w:val="26"/>
          <w:szCs w:val="26"/>
        </w:rPr>
      </w:pPr>
      <w:del w:id="200" w:author="Nguyen Toan" w:date="2018-05-06T17:56:00Z">
        <w:r w:rsidRPr="00C307BC" w:rsidDel="00D02D00">
          <w:rPr>
            <w:rFonts w:ascii="Times New Roman" w:eastAsia="Times New Roman" w:hAnsi="Times New Roman" w:cs="Times New Roman"/>
            <w:sz w:val="26"/>
            <w:szCs w:val="26"/>
          </w:rPr>
          <w:delText xml:space="preserve">Phi trạng thái: các dịch vụ hoạt động theo chế độ phi trạng thái (stateless) </w:delText>
        </w:r>
      </w:del>
    </w:p>
    <w:p w14:paraId="46A6A655" w14:textId="273F52CA" w:rsidR="000F3B74" w:rsidRPr="00C307BC" w:rsidDel="00101AD8" w:rsidRDefault="00F04F5A">
      <w:pPr>
        <w:spacing w:after="120"/>
        <w:ind w:firstLine="567"/>
        <w:jc w:val="both"/>
        <w:rPr>
          <w:del w:id="201" w:author="Nguyen Toan" w:date="2018-05-05T22:24:00Z"/>
          <w:rFonts w:ascii="Times New Roman" w:hAnsi="Times New Roman" w:cs="Times New Roman"/>
          <w:sz w:val="26"/>
          <w:szCs w:val="26"/>
        </w:rPr>
        <w:pPrChange w:id="202" w:author="Nguyen Toan" w:date="2018-05-05T22:24:00Z">
          <w:pPr>
            <w:pStyle w:val="ListParagraph"/>
            <w:numPr>
              <w:numId w:val="8"/>
            </w:numPr>
            <w:spacing w:after="120"/>
            <w:ind w:left="1440" w:hanging="360"/>
            <w:jc w:val="both"/>
          </w:pPr>
        </w:pPrChange>
      </w:pPr>
      <w:del w:id="203" w:author="Nguyen Toan" w:date="2018-05-06T17:56:00Z">
        <w:r w:rsidRPr="00C307BC" w:rsidDel="00D02D00">
          <w:rPr>
            <w:rFonts w:ascii="Times New Roman" w:eastAsia="Times New Roman" w:hAnsi="Times New Roman" w:cs="Times New Roman"/>
            <w:sz w:val="26"/>
            <w:szCs w:val="26"/>
          </w:rPr>
          <w:delText>Có thể tìm thấy: người dùng có thể tìm kiếm và sử dụng dịch vụ theo nhu cầu.</w:delText>
        </w:r>
      </w:del>
      <w:moveToRangeStart w:id="204" w:author="Nguyen Toan" w:date="2018-05-05T22:24:00Z" w:name="move513322411"/>
      <w:moveTo w:id="205" w:author="Nguyen Toan" w:date="2018-05-05T22:24:00Z">
        <w:r w:rsidR="000F3B74" w:rsidRPr="00C307BC">
          <w:rPr>
            <w:rFonts w:ascii="Times New Roman" w:eastAsia="Times New Roman" w:hAnsi="Times New Roman" w:cs="Times New Roman"/>
            <w:sz w:val="26"/>
            <w:szCs w:val="26"/>
          </w:rPr>
          <w:t xml:space="preserve">Một trục tích hợp (Service bus) kết nối các thành phần tham gia của hệ thống SOA với nhau bao gồm dịch vụ và các ứng đụng dầu cuối. Khái niệm trục tích hợp </w:t>
        </w:r>
      </w:moveTo>
      <w:ins w:id="206" w:author="Nguyen Toan" w:date="2018-05-05T22:25:00Z">
        <w:r w:rsidR="00225666" w:rsidRPr="00C307BC">
          <w:rPr>
            <w:rFonts w:ascii="Times New Roman" w:eastAsia="Times New Roman" w:hAnsi="Times New Roman" w:cs="Times New Roman"/>
            <w:sz w:val="26"/>
            <w:szCs w:val="26"/>
          </w:rPr>
          <w:t xml:space="preserve">sẽ được trình bày cụ thể trong phần </w:t>
        </w:r>
      </w:ins>
      <w:ins w:id="207" w:author="Nguyen Toan" w:date="2018-05-05T22:26:00Z">
        <w:r w:rsidR="00676236" w:rsidRPr="00C307BC">
          <w:rPr>
            <w:rFonts w:ascii="Times New Roman" w:eastAsia="Times New Roman" w:hAnsi="Times New Roman" w:cs="Times New Roman"/>
            <w:sz w:val="26"/>
            <w:szCs w:val="26"/>
          </w:rPr>
          <w:fldChar w:fldCharType="begin"/>
        </w:r>
        <w:r w:rsidR="00676236" w:rsidRPr="00C307BC">
          <w:rPr>
            <w:rFonts w:ascii="Times New Roman" w:eastAsia="Times New Roman" w:hAnsi="Times New Roman" w:cs="Times New Roman"/>
            <w:sz w:val="26"/>
            <w:szCs w:val="26"/>
          </w:rPr>
          <w:instrText xml:space="preserve"> REF _Ref513322491 \r \h </w:instrText>
        </w:r>
      </w:ins>
      <w:r w:rsidR="00C307BC" w:rsidRPr="00C307BC">
        <w:rPr>
          <w:rFonts w:ascii="Times New Roman" w:eastAsia="Times New Roman" w:hAnsi="Times New Roman" w:cs="Times New Roman"/>
          <w:sz w:val="26"/>
          <w:szCs w:val="26"/>
        </w:rPr>
        <w:instrText xml:space="preserve"> \* MERGEFORMAT </w:instrText>
      </w:r>
      <w:r w:rsidR="00676236" w:rsidRPr="00C307BC">
        <w:rPr>
          <w:rFonts w:ascii="Times New Roman" w:eastAsia="Times New Roman" w:hAnsi="Times New Roman" w:cs="Times New Roman"/>
          <w:sz w:val="26"/>
          <w:szCs w:val="26"/>
        </w:rPr>
      </w:r>
      <w:ins w:id="208" w:author="Nguyen Toan" w:date="2018-05-05T22:26:00Z">
        <w:r w:rsidR="00676236" w:rsidRPr="00C307BC">
          <w:rPr>
            <w:rFonts w:ascii="Times New Roman" w:eastAsia="Times New Roman" w:hAnsi="Times New Roman" w:cs="Times New Roman"/>
            <w:sz w:val="26"/>
            <w:szCs w:val="26"/>
          </w:rPr>
          <w:fldChar w:fldCharType="separate"/>
        </w:r>
      </w:ins>
      <w:r w:rsidR="009C452F">
        <w:rPr>
          <w:rFonts w:ascii="Times New Roman" w:eastAsia="Times New Roman" w:hAnsi="Times New Roman" w:cs="Times New Roman"/>
          <w:sz w:val="26"/>
          <w:szCs w:val="26"/>
        </w:rPr>
        <w:t>1.1.2</w:t>
      </w:r>
      <w:ins w:id="209" w:author="Nguyen Toan" w:date="2018-05-05T22:26:00Z">
        <w:r w:rsidR="00676236" w:rsidRPr="00C307BC">
          <w:rPr>
            <w:rFonts w:ascii="Times New Roman" w:eastAsia="Times New Roman" w:hAnsi="Times New Roman" w:cs="Times New Roman"/>
            <w:sz w:val="26"/>
            <w:szCs w:val="26"/>
          </w:rPr>
          <w:fldChar w:fldCharType="end"/>
        </w:r>
        <w:r w:rsidR="00607CCA" w:rsidRPr="00C307BC">
          <w:rPr>
            <w:rFonts w:ascii="Times New Roman" w:eastAsia="Times New Roman" w:hAnsi="Times New Roman" w:cs="Times New Roman"/>
            <w:sz w:val="26"/>
            <w:szCs w:val="26"/>
          </w:rPr>
          <w:t>.</w:t>
        </w:r>
        <w:r w:rsidR="00676236" w:rsidRPr="00C307BC">
          <w:rPr>
            <w:rFonts w:ascii="Times New Roman" w:eastAsia="Times New Roman" w:hAnsi="Times New Roman" w:cs="Times New Roman"/>
            <w:sz w:val="26"/>
            <w:szCs w:val="26"/>
          </w:rPr>
          <w:t xml:space="preserve"> </w:t>
        </w:r>
      </w:ins>
      <w:ins w:id="210" w:author="Nguyen Toan" w:date="2018-05-05T22:25:00Z">
        <w:r w:rsidR="00676236" w:rsidRPr="00C307BC">
          <w:rPr>
            <w:rFonts w:ascii="Times New Roman" w:eastAsia="Times New Roman" w:hAnsi="Times New Roman" w:cs="Times New Roman"/>
            <w:sz w:val="26"/>
            <w:szCs w:val="26"/>
          </w:rPr>
          <w:fldChar w:fldCharType="begin"/>
        </w:r>
        <w:r w:rsidR="00676236" w:rsidRPr="00C307BC">
          <w:rPr>
            <w:rFonts w:ascii="Times New Roman" w:eastAsia="Times New Roman" w:hAnsi="Times New Roman" w:cs="Times New Roman"/>
            <w:sz w:val="26"/>
            <w:szCs w:val="26"/>
          </w:rPr>
          <w:instrText xml:space="preserve"> REF _Ref513322480 \h </w:instrText>
        </w:r>
      </w:ins>
      <w:r w:rsidR="00676236" w:rsidRPr="00C307BC">
        <w:rPr>
          <w:rFonts w:ascii="Times New Roman" w:eastAsia="Times New Roman" w:hAnsi="Times New Roman" w:cs="Times New Roman"/>
          <w:sz w:val="26"/>
          <w:szCs w:val="26"/>
          <w:rPrChange w:id="211" w:author="Nguyen Toan" w:date="2018-05-05T22:26:00Z">
            <w:rPr>
              <w:rFonts w:ascii="Times New Roman" w:eastAsia="Times New Roman" w:hAnsi="Times New Roman" w:cs="Times New Roman"/>
              <w:b/>
              <w:sz w:val="28"/>
              <w:szCs w:val="28"/>
            </w:rPr>
          </w:rPrChange>
        </w:rPr>
        <w:instrText xml:space="preserve"> \* MERGEFORMAT </w:instrText>
      </w:r>
      <w:r w:rsidR="00676236" w:rsidRPr="00C307BC">
        <w:rPr>
          <w:rFonts w:ascii="Times New Roman" w:eastAsia="Times New Roman" w:hAnsi="Times New Roman" w:cs="Times New Roman"/>
          <w:sz w:val="26"/>
          <w:szCs w:val="26"/>
        </w:rPr>
      </w:r>
      <w:r w:rsidR="00676236" w:rsidRPr="00C307BC">
        <w:rPr>
          <w:rFonts w:ascii="Times New Roman" w:eastAsia="Times New Roman" w:hAnsi="Times New Roman" w:cs="Times New Roman"/>
          <w:sz w:val="26"/>
          <w:szCs w:val="26"/>
        </w:rPr>
        <w:fldChar w:fldCharType="separate"/>
      </w:r>
      <w:r w:rsidR="009C452F" w:rsidRPr="009C452F">
        <w:rPr>
          <w:rFonts w:ascii="Times New Roman" w:hAnsi="Times New Roman" w:cs="Times New Roman"/>
          <w:sz w:val="26"/>
          <w:szCs w:val="26"/>
        </w:rPr>
        <w:t>Công</w:t>
      </w:r>
      <w:r w:rsidR="009C452F" w:rsidRPr="009C452F">
        <w:rPr>
          <w:rFonts w:ascii="Times New Roman" w:eastAsia="Times New Roman" w:hAnsi="Times New Roman" w:cs="Times New Roman"/>
          <w:color w:val="auto"/>
          <w:sz w:val="26"/>
          <w:szCs w:val="26"/>
        </w:rPr>
        <w:t xml:space="preserve"> nghệ </w:t>
      </w:r>
      <w:r w:rsidR="009C452F" w:rsidRPr="009C452F">
        <w:rPr>
          <w:rFonts w:ascii="Times New Roman" w:hAnsi="Times New Roman" w:cs="Times New Roman"/>
          <w:sz w:val="26"/>
          <w:szCs w:val="26"/>
        </w:rPr>
        <w:t>trục</w:t>
      </w:r>
      <w:r w:rsidR="009C452F" w:rsidRPr="009C452F">
        <w:rPr>
          <w:rFonts w:ascii="Times New Roman" w:eastAsia="Times New Roman" w:hAnsi="Times New Roman" w:cs="Times New Roman"/>
          <w:color w:val="auto"/>
          <w:sz w:val="26"/>
          <w:szCs w:val="26"/>
        </w:rPr>
        <w:t xml:space="preserve"> tích hợp</w:t>
      </w:r>
      <w:ins w:id="212" w:author="Nguyen Toan" w:date="2018-05-05T22:25:00Z">
        <w:r w:rsidR="00676236" w:rsidRPr="00C307BC">
          <w:rPr>
            <w:rFonts w:ascii="Times New Roman" w:eastAsia="Times New Roman" w:hAnsi="Times New Roman" w:cs="Times New Roman"/>
            <w:sz w:val="26"/>
            <w:szCs w:val="26"/>
          </w:rPr>
          <w:fldChar w:fldCharType="end"/>
        </w:r>
      </w:ins>
      <w:moveTo w:id="213" w:author="Nguyen Toan" w:date="2018-05-05T22:24:00Z">
        <w:del w:id="214" w:author="Nguyen Toan" w:date="2018-05-05T22:25:00Z">
          <w:r w:rsidR="000F3B74" w:rsidRPr="00C307BC" w:rsidDel="00225666">
            <w:rPr>
              <w:rFonts w:ascii="Times New Roman" w:eastAsia="Times New Roman" w:hAnsi="Times New Roman" w:cs="Times New Roman"/>
              <w:sz w:val="26"/>
              <w:szCs w:val="26"/>
            </w:rPr>
            <w:delText>này có cùng ý tưởng với khái niệm software bus trong kiến trúc COBRA</w:delText>
          </w:r>
        </w:del>
        <w:r w:rsidR="000F3B74" w:rsidRPr="00C307BC">
          <w:rPr>
            <w:rFonts w:ascii="Times New Roman" w:eastAsia="Times New Roman" w:hAnsi="Times New Roman" w:cs="Times New Roman"/>
            <w:sz w:val="26"/>
            <w:szCs w:val="26"/>
          </w:rPr>
          <w:t>.</w:t>
        </w:r>
      </w:moveTo>
    </w:p>
    <w:moveToRangeEnd w:id="204"/>
    <w:p w14:paraId="089572A2" w14:textId="77777777" w:rsidR="000F3B74" w:rsidRPr="00C307BC" w:rsidRDefault="000F3B74">
      <w:pPr>
        <w:spacing w:after="120"/>
        <w:ind w:firstLine="567"/>
        <w:jc w:val="both"/>
        <w:rPr>
          <w:rFonts w:ascii="Times New Roman" w:hAnsi="Times New Roman" w:cs="Times New Roman"/>
          <w:sz w:val="26"/>
          <w:szCs w:val="26"/>
        </w:rPr>
        <w:pPrChange w:id="215" w:author="Nguyen Toan" w:date="2018-05-05T22:24:00Z">
          <w:pPr>
            <w:pStyle w:val="ListParagraph"/>
            <w:numPr>
              <w:numId w:val="8"/>
            </w:numPr>
            <w:spacing w:before="60" w:after="60" w:line="288" w:lineRule="auto"/>
            <w:ind w:left="1440" w:hanging="360"/>
            <w:jc w:val="both"/>
          </w:pPr>
        </w:pPrChange>
      </w:pPr>
    </w:p>
    <w:p w14:paraId="1E7A0A77" w14:textId="77777777" w:rsidR="00AE1B3D" w:rsidRPr="00C307BC" w:rsidRDefault="00AE1B3D" w:rsidP="00966627">
      <w:pPr>
        <w:pStyle w:val="ListParagraph"/>
        <w:numPr>
          <w:ilvl w:val="3"/>
          <w:numId w:val="12"/>
        </w:numPr>
        <w:spacing w:before="60" w:after="120" w:line="288" w:lineRule="auto"/>
        <w:ind w:left="646" w:hanging="646"/>
        <w:contextualSpacing w:val="0"/>
        <w:jc w:val="both"/>
        <w:outlineLvl w:val="2"/>
        <w:rPr>
          <w:rFonts w:ascii="Times New Roman" w:eastAsia="Times New Roman" w:hAnsi="Times New Roman" w:cs="Times New Roman"/>
          <w:b/>
          <w:color w:val="auto"/>
          <w:sz w:val="26"/>
          <w:szCs w:val="26"/>
        </w:rPr>
      </w:pPr>
      <w:bookmarkStart w:id="216" w:name="_Ref513322453"/>
      <w:bookmarkStart w:id="217" w:name="_Ref513322480"/>
      <w:bookmarkStart w:id="218" w:name="_Ref513322487"/>
      <w:bookmarkStart w:id="219" w:name="_Ref513322491"/>
      <w:bookmarkStart w:id="220" w:name="_Toc514278006"/>
      <w:r w:rsidRPr="00C307BC">
        <w:rPr>
          <w:rFonts w:ascii="Times New Roman" w:hAnsi="Times New Roman" w:cs="Times New Roman"/>
          <w:b/>
          <w:sz w:val="26"/>
          <w:szCs w:val="26"/>
        </w:rPr>
        <w:t>Công</w:t>
      </w:r>
      <w:r w:rsidRPr="00C307BC">
        <w:rPr>
          <w:rFonts w:ascii="Times New Roman" w:eastAsia="Times New Roman" w:hAnsi="Times New Roman" w:cs="Times New Roman"/>
          <w:b/>
          <w:color w:val="auto"/>
          <w:sz w:val="26"/>
          <w:szCs w:val="26"/>
        </w:rPr>
        <w:t xml:space="preserve"> nghệ </w:t>
      </w:r>
      <w:r w:rsidRPr="00C307BC">
        <w:rPr>
          <w:rFonts w:ascii="Times New Roman" w:hAnsi="Times New Roman" w:cs="Times New Roman"/>
          <w:b/>
          <w:sz w:val="26"/>
          <w:szCs w:val="26"/>
        </w:rPr>
        <w:t>trục</w:t>
      </w:r>
      <w:r w:rsidRPr="00C307BC">
        <w:rPr>
          <w:rFonts w:ascii="Times New Roman" w:eastAsia="Times New Roman" w:hAnsi="Times New Roman" w:cs="Times New Roman"/>
          <w:b/>
          <w:color w:val="auto"/>
          <w:sz w:val="26"/>
          <w:szCs w:val="26"/>
        </w:rPr>
        <w:t xml:space="preserve"> tích hợp</w:t>
      </w:r>
      <w:bookmarkEnd w:id="216"/>
      <w:bookmarkEnd w:id="217"/>
      <w:bookmarkEnd w:id="218"/>
      <w:bookmarkEnd w:id="219"/>
      <w:bookmarkEnd w:id="220"/>
    </w:p>
    <w:p w14:paraId="4AF02CCE" w14:textId="4406F67A" w:rsidR="00AE1B3D" w:rsidRPr="00C307BC" w:rsidRDefault="00AE1B3D"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Công nghệ trục tích hợp - Enterprise Service Bus (ESB)</w:t>
      </w:r>
      <w:ins w:id="221" w:author="Nguyen Toan" w:date="2018-05-07T21:39:00Z">
        <w:r w:rsidR="003E0E76" w:rsidRPr="00C307BC">
          <w:rPr>
            <w:rFonts w:ascii="Times New Roman" w:eastAsia="Times New Roman" w:hAnsi="Times New Roman" w:cs="Times New Roman"/>
            <w:sz w:val="26"/>
            <w:szCs w:val="26"/>
          </w:rPr>
          <w:t xml:space="preserve"> </w:t>
        </w:r>
      </w:ins>
      <w:customXmlInsRangeStart w:id="222" w:author="Nguyen Toan" w:date="2018-05-07T21:40:00Z"/>
      <w:sdt>
        <w:sdtPr>
          <w:rPr>
            <w:rFonts w:ascii="Times New Roman" w:eastAsia="Times New Roman" w:hAnsi="Times New Roman" w:cs="Times New Roman"/>
            <w:sz w:val="26"/>
            <w:szCs w:val="26"/>
          </w:rPr>
          <w:id w:val="909965330"/>
          <w:citation/>
        </w:sdtPr>
        <w:sdtContent>
          <w:customXmlInsRangeEnd w:id="222"/>
          <w:ins w:id="223" w:author="Nguyen Toan" w:date="2018-05-07T21:40:00Z">
            <w:r w:rsidR="003E0E76" w:rsidRPr="00C307BC">
              <w:rPr>
                <w:rFonts w:ascii="Times New Roman" w:eastAsia="Times New Roman" w:hAnsi="Times New Roman" w:cs="Times New Roman"/>
                <w:sz w:val="26"/>
                <w:szCs w:val="26"/>
              </w:rPr>
              <w:fldChar w:fldCharType="begin"/>
            </w:r>
            <w:r w:rsidR="003E0E76" w:rsidRPr="00C307BC">
              <w:rPr>
                <w:rFonts w:ascii="Times New Roman" w:eastAsia="Times New Roman" w:hAnsi="Times New Roman" w:cs="Times New Roman"/>
                <w:sz w:val="26"/>
                <w:szCs w:val="26"/>
                <w:lang w:val="en-US"/>
              </w:rPr>
              <w:instrText xml:space="preserve"> CITATION B3 \l 1033 </w:instrText>
            </w:r>
          </w:ins>
          <w:r w:rsidR="003E0E76" w:rsidRPr="00C307BC">
            <w:rPr>
              <w:rFonts w:ascii="Times New Roman" w:eastAsia="Times New Roman" w:hAnsi="Times New Roman" w:cs="Times New Roman"/>
              <w:sz w:val="26"/>
              <w:szCs w:val="26"/>
            </w:rPr>
            <w:fldChar w:fldCharType="separate"/>
          </w:r>
          <w:r w:rsidR="00D65DF8" w:rsidRPr="00C307BC">
            <w:rPr>
              <w:rFonts w:ascii="Times New Roman" w:eastAsia="Times New Roman" w:hAnsi="Times New Roman" w:cs="Times New Roman"/>
              <w:noProof/>
              <w:sz w:val="26"/>
              <w:szCs w:val="26"/>
              <w:lang w:val="en-US"/>
            </w:rPr>
            <w:t>[4]</w:t>
          </w:r>
          <w:ins w:id="224" w:author="Nguyen Toan" w:date="2018-05-07T21:40:00Z">
            <w:r w:rsidR="003E0E76" w:rsidRPr="00C307BC">
              <w:rPr>
                <w:rFonts w:ascii="Times New Roman" w:eastAsia="Times New Roman" w:hAnsi="Times New Roman" w:cs="Times New Roman"/>
                <w:sz w:val="26"/>
                <w:szCs w:val="26"/>
              </w:rPr>
              <w:fldChar w:fldCharType="end"/>
            </w:r>
          </w:ins>
          <w:customXmlInsRangeStart w:id="225" w:author="Nguyen Toan" w:date="2018-05-07T21:40:00Z"/>
        </w:sdtContent>
      </w:sdt>
      <w:customXmlInsRangeEnd w:id="225"/>
      <w:ins w:id="226" w:author="Nguyen Toan" w:date="2018-05-07T21:40:00Z">
        <w:r w:rsidR="003E0E76" w:rsidRPr="00C307BC">
          <w:rPr>
            <w:rFonts w:ascii="Times New Roman" w:eastAsia="Times New Roman" w:hAnsi="Times New Roman" w:cs="Times New Roman"/>
            <w:sz w:val="26"/>
            <w:szCs w:val="26"/>
          </w:rPr>
          <w:t xml:space="preserve"> </w:t>
        </w:r>
      </w:ins>
      <w:del w:id="227" w:author="Nguyen Toan" w:date="2018-05-07T21:40:00Z">
        <w:r w:rsidRPr="00C307BC" w:rsidDel="003E0E76">
          <w:rPr>
            <w:rFonts w:ascii="Times New Roman" w:eastAsia="Times New Roman" w:hAnsi="Times New Roman" w:cs="Times New Roman"/>
            <w:sz w:val="26"/>
            <w:szCs w:val="26"/>
          </w:rPr>
          <w:delText xml:space="preserve"> [2,3,</w:delText>
        </w:r>
        <w:commentRangeStart w:id="228"/>
        <w:r w:rsidR="00B967E7" w:rsidRPr="00C307BC" w:rsidDel="003E0E76">
          <w:rPr>
            <w:rFonts w:ascii="Times New Roman" w:eastAsia="Times New Roman" w:hAnsi="Times New Roman" w:cs="Times New Roman"/>
            <w:sz w:val="26"/>
            <w:szCs w:val="26"/>
          </w:rPr>
          <w:delText>14</w:delText>
        </w:r>
      </w:del>
      <w:commentRangeEnd w:id="228"/>
      <w:r w:rsidR="00B752BF" w:rsidRPr="00C307BC">
        <w:rPr>
          <w:rStyle w:val="CommentReference"/>
          <w:rFonts w:ascii="Times New Roman" w:hAnsi="Times New Roman" w:cs="Times New Roman"/>
          <w:sz w:val="26"/>
          <w:szCs w:val="26"/>
        </w:rPr>
        <w:commentReference w:id="228"/>
      </w:r>
      <w:del w:id="229" w:author="Nguyen Toan" w:date="2018-05-07T21:40:00Z">
        <w:r w:rsidRPr="00C307BC" w:rsidDel="003E0E76">
          <w:rPr>
            <w:rFonts w:ascii="Times New Roman" w:eastAsia="Times New Roman" w:hAnsi="Times New Roman" w:cs="Times New Roman"/>
            <w:sz w:val="26"/>
            <w:szCs w:val="26"/>
          </w:rPr>
          <w:delText>]</w:delText>
        </w:r>
      </w:del>
      <w:customXmlInsRangeStart w:id="230" w:author="Nguyen Toan" w:date="2018-05-07T21:40:00Z"/>
      <w:sdt>
        <w:sdtPr>
          <w:rPr>
            <w:rFonts w:ascii="Times New Roman" w:eastAsia="Times New Roman" w:hAnsi="Times New Roman" w:cs="Times New Roman"/>
            <w:sz w:val="26"/>
            <w:szCs w:val="26"/>
          </w:rPr>
          <w:id w:val="-1732535217"/>
          <w:citation/>
        </w:sdtPr>
        <w:sdtContent>
          <w:customXmlInsRangeEnd w:id="230"/>
          <w:ins w:id="231" w:author="Nguyen Toan" w:date="2018-05-07T21:40:00Z">
            <w:r w:rsidR="003E0E76" w:rsidRPr="00C307BC">
              <w:rPr>
                <w:rFonts w:ascii="Times New Roman" w:eastAsia="Times New Roman" w:hAnsi="Times New Roman" w:cs="Times New Roman"/>
                <w:sz w:val="26"/>
                <w:szCs w:val="26"/>
              </w:rPr>
              <w:fldChar w:fldCharType="begin"/>
            </w:r>
            <w:r w:rsidR="003E0E76" w:rsidRPr="00C307BC">
              <w:rPr>
                <w:rFonts w:ascii="Times New Roman" w:eastAsia="Times New Roman" w:hAnsi="Times New Roman" w:cs="Times New Roman"/>
                <w:sz w:val="26"/>
                <w:szCs w:val="26"/>
                <w:lang w:val="en-US"/>
              </w:rPr>
              <w:instrText xml:space="preserve"> CITATION B14 \l 1033 </w:instrText>
            </w:r>
          </w:ins>
          <w:r w:rsidR="003E0E76" w:rsidRPr="00C307BC">
            <w:rPr>
              <w:rFonts w:ascii="Times New Roman" w:eastAsia="Times New Roman" w:hAnsi="Times New Roman" w:cs="Times New Roman"/>
              <w:sz w:val="26"/>
              <w:szCs w:val="26"/>
            </w:rPr>
            <w:fldChar w:fldCharType="separate"/>
          </w:r>
          <w:r w:rsidR="00D65DF8" w:rsidRPr="00C307BC">
            <w:rPr>
              <w:rFonts w:ascii="Times New Roman" w:eastAsia="Times New Roman" w:hAnsi="Times New Roman" w:cs="Times New Roman"/>
              <w:noProof/>
              <w:sz w:val="26"/>
              <w:szCs w:val="26"/>
              <w:lang w:val="en-US"/>
            </w:rPr>
            <w:t xml:space="preserve"> [5]</w:t>
          </w:r>
          <w:ins w:id="232" w:author="Nguyen Toan" w:date="2018-05-07T21:40:00Z">
            <w:r w:rsidR="003E0E76" w:rsidRPr="00C307BC">
              <w:rPr>
                <w:rFonts w:ascii="Times New Roman" w:eastAsia="Times New Roman" w:hAnsi="Times New Roman" w:cs="Times New Roman"/>
                <w:sz w:val="26"/>
                <w:szCs w:val="26"/>
              </w:rPr>
              <w:fldChar w:fldCharType="end"/>
            </w:r>
          </w:ins>
          <w:customXmlInsRangeStart w:id="233" w:author="Nguyen Toan" w:date="2018-05-07T21:40:00Z"/>
        </w:sdtContent>
      </w:sdt>
      <w:customXmlInsRangeEnd w:id="233"/>
      <w:r w:rsidRPr="00C307BC">
        <w:rPr>
          <w:rFonts w:ascii="Times New Roman" w:eastAsia="Times New Roman" w:hAnsi="Times New Roman" w:cs="Times New Roman"/>
          <w:sz w:val="26"/>
          <w:szCs w:val="26"/>
        </w:rPr>
        <w:t xml:space="preserve"> là một kiến trúc phần mềm, chứa một tập các luật và nguyên tắc cho việc tích hợp nhiều ứng dụng khác nhau (về nền tảng, ngôn ngữ,...) vào một hay nhiều hệ thống. Xây dựng hệ thống</w:t>
      </w:r>
      <w:r w:rsidR="002E0143">
        <w:rPr>
          <w:rFonts w:ascii="Times New Roman" w:eastAsia="Times New Roman" w:hAnsi="Times New Roman" w:cs="Times New Roman"/>
          <w:sz w:val="26"/>
          <w:szCs w:val="26"/>
        </w:rPr>
        <w:t xml:space="preserve"> nền tảng</w:t>
      </w:r>
      <w:r w:rsidRPr="00C307BC">
        <w:rPr>
          <w:rFonts w:ascii="Times New Roman" w:eastAsia="Times New Roman" w:hAnsi="Times New Roman" w:cs="Times New Roman"/>
          <w:sz w:val="26"/>
          <w:szCs w:val="26"/>
        </w:rPr>
        <w:t xml:space="preserve"> </w:t>
      </w:r>
      <w:r w:rsidR="002E0143">
        <w:rPr>
          <w:rFonts w:ascii="Times New Roman" w:eastAsia="Times New Roman" w:hAnsi="Times New Roman" w:cs="Times New Roman"/>
          <w:sz w:val="26"/>
          <w:szCs w:val="26"/>
        </w:rPr>
        <w:t>trục tích hợp</w:t>
      </w:r>
      <w:r w:rsidRPr="00C307BC">
        <w:rPr>
          <w:rFonts w:ascii="Times New Roman" w:eastAsia="Times New Roman" w:hAnsi="Times New Roman" w:cs="Times New Roman"/>
          <w:sz w:val="26"/>
          <w:szCs w:val="26"/>
        </w:rPr>
        <w:t xml:space="preserve"> cho doanh nghiệp từ đầu đòi hỏi rất nhiều thời gian, công sức và tiền bạc. Hệ thống </w:t>
      </w:r>
      <w:r w:rsidR="002E0143">
        <w:rPr>
          <w:rFonts w:ascii="Times New Roman" w:eastAsia="Times New Roman" w:hAnsi="Times New Roman" w:cs="Times New Roman"/>
          <w:sz w:val="26"/>
          <w:szCs w:val="26"/>
        </w:rPr>
        <w:t>nền tảng trục tích hợp</w:t>
      </w:r>
      <w:r w:rsidRPr="00C307BC">
        <w:rPr>
          <w:rFonts w:ascii="Times New Roman" w:eastAsia="Times New Roman" w:hAnsi="Times New Roman" w:cs="Times New Roman"/>
          <w:sz w:val="26"/>
          <w:szCs w:val="26"/>
        </w:rPr>
        <w:t xml:space="preserve"> có tính tái sử dụng cao, chi phí cho việc phát triển và tích hợp các ứng dụng ngoài hay ứng dụng của bên thứ ba thấp.</w:t>
      </w:r>
    </w:p>
    <w:p w14:paraId="7AF3AFCD" w14:textId="77777777" w:rsidR="00AE1B3D" w:rsidRPr="00C307BC" w:rsidRDefault="00AE1B3D" w:rsidP="00AE1B3D">
      <w:pPr>
        <w:keepNext/>
        <w:spacing w:line="288" w:lineRule="auto"/>
        <w:jc w:val="center"/>
        <w:rPr>
          <w:rFonts w:ascii="Times New Roman" w:hAnsi="Times New Roman" w:cs="Times New Roman"/>
          <w:sz w:val="26"/>
          <w:szCs w:val="26"/>
        </w:rPr>
      </w:pPr>
      <w:r w:rsidRPr="00C307BC">
        <w:rPr>
          <w:rFonts w:ascii="Times New Roman" w:hAnsi="Times New Roman" w:cs="Times New Roman"/>
          <w:noProof/>
          <w:sz w:val="26"/>
          <w:szCs w:val="26"/>
          <w:lang w:val="en-US"/>
        </w:rPr>
        <w:drawing>
          <wp:inline distT="0" distB="0" distL="0" distR="0" wp14:anchorId="74059DA7" wp14:editId="599CD805">
            <wp:extent cx="4643231" cy="2374945"/>
            <wp:effectExtent l="0" t="0" r="508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png"/>
                    <pic:cNvPicPr/>
                  </pic:nvPicPr>
                  <pic:blipFill>
                    <a:blip r:embed="rId14">
                      <a:extLst>
                        <a:ext uri="{28A0092B-C50C-407E-A947-70E740481C1C}">
                          <a14:useLocalDpi xmlns:a14="http://schemas.microsoft.com/office/drawing/2010/main" val="0"/>
                        </a:ext>
                      </a:extLst>
                    </a:blip>
                    <a:stretch>
                      <a:fillRect/>
                    </a:stretch>
                  </pic:blipFill>
                  <pic:spPr>
                    <a:xfrm>
                      <a:off x="0" y="0"/>
                      <a:ext cx="4643231" cy="2374945"/>
                    </a:xfrm>
                    <a:prstGeom prst="rect">
                      <a:avLst/>
                    </a:prstGeom>
                  </pic:spPr>
                </pic:pic>
              </a:graphicData>
            </a:graphic>
          </wp:inline>
        </w:drawing>
      </w:r>
    </w:p>
    <w:p w14:paraId="71AC4AEC" w14:textId="3ED4848F" w:rsidR="00AE1B3D" w:rsidRPr="00C307BC" w:rsidRDefault="00AE1B3D" w:rsidP="00AE1B3D">
      <w:pPr>
        <w:pStyle w:val="Caption"/>
        <w:spacing w:line="288" w:lineRule="auto"/>
        <w:jc w:val="center"/>
        <w:rPr>
          <w:rFonts w:ascii="Times New Roman" w:eastAsia="Times New Roman" w:hAnsi="Times New Roman" w:cs="Times New Roman"/>
          <w:i w:val="0"/>
          <w:color w:val="auto"/>
          <w:sz w:val="26"/>
          <w:szCs w:val="26"/>
        </w:rPr>
      </w:pPr>
      <w:bookmarkStart w:id="234" w:name="_Toc511320651"/>
      <w:bookmarkStart w:id="235" w:name="_Toc511326632"/>
      <w:bookmarkStart w:id="236" w:name="_Toc511991193"/>
      <w:bookmarkStart w:id="237" w:name="_Toc514157740"/>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1</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2</w:t>
      </w:r>
      <w:r w:rsidR="007B1CDB" w:rsidRPr="00C307BC">
        <w:rPr>
          <w:rFonts w:ascii="Times New Roman" w:hAnsi="Times New Roman" w:cs="Times New Roman"/>
          <w:i w:val="0"/>
          <w:color w:val="auto"/>
          <w:sz w:val="26"/>
          <w:szCs w:val="26"/>
        </w:rPr>
        <w:fldChar w:fldCharType="end"/>
      </w:r>
      <w:ins w:id="238" w:author="Nguyen Toan" w:date="2018-05-14T18:03:00Z">
        <w:del w:id="239"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240"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1</w:delText>
        </w:r>
      </w:del>
      <w:ins w:id="241" w:author="Nguyen Toan" w:date="2018-05-14T18:03:00Z">
        <w:del w:id="242"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243"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244" w:author="Nguyen Toan" w:date="2018-05-14T23:17:00Z">
        <w:del w:id="245" w:author="Đinh Thị Loan - ITC" w:date="2018-05-15T14:06:00Z">
          <w:r w:rsidR="00620576" w:rsidRPr="00C307BC" w:rsidDel="006A746E">
            <w:rPr>
              <w:rFonts w:ascii="Times New Roman" w:hAnsi="Times New Roman" w:cs="Times New Roman"/>
              <w:i w:val="0"/>
              <w:noProof/>
              <w:color w:val="auto"/>
              <w:sz w:val="26"/>
              <w:szCs w:val="26"/>
            </w:rPr>
            <w:delText>2</w:delText>
          </w:r>
        </w:del>
      </w:ins>
      <w:ins w:id="246" w:author="Nguyen Toan" w:date="2018-05-14T18:03:00Z">
        <w:del w:id="247" w:author="Đinh Thị Loan - ITC" w:date="2018-05-15T14:06:00Z">
          <w:r w:rsidR="0052504F" w:rsidRPr="00C307BC" w:rsidDel="006A746E">
            <w:rPr>
              <w:rFonts w:ascii="Times New Roman" w:hAnsi="Times New Roman" w:cs="Times New Roman"/>
              <w:i w:val="0"/>
              <w:color w:val="auto"/>
              <w:sz w:val="26"/>
              <w:szCs w:val="26"/>
            </w:rPr>
            <w:fldChar w:fldCharType="end"/>
          </w:r>
        </w:del>
      </w:ins>
      <w:del w:id="248" w:author="Nguyen Toan" w:date="2018-05-05T22:22:00Z">
        <w:r w:rsidR="00185199" w:rsidRPr="00C307BC" w:rsidDel="00BE0028">
          <w:rPr>
            <w:rFonts w:ascii="Times New Roman" w:hAnsi="Times New Roman" w:cs="Times New Roman"/>
            <w:i w:val="0"/>
            <w:color w:val="auto"/>
            <w:sz w:val="26"/>
            <w:szCs w:val="26"/>
          </w:rPr>
          <w:fldChar w:fldCharType="begin"/>
        </w:r>
        <w:r w:rsidR="00185199" w:rsidRPr="00C307BC" w:rsidDel="00BE0028">
          <w:rPr>
            <w:rFonts w:ascii="Times New Roman" w:hAnsi="Times New Roman" w:cs="Times New Roman"/>
            <w:i w:val="0"/>
            <w:color w:val="auto"/>
            <w:sz w:val="26"/>
            <w:szCs w:val="26"/>
          </w:rPr>
          <w:delInstrText xml:space="preserve"> STYLEREF 1 \s </w:delInstrText>
        </w:r>
        <w:r w:rsidR="00185199"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1</w:delText>
        </w:r>
        <w:r w:rsidR="00185199" w:rsidRPr="00C307BC" w:rsidDel="00BE0028">
          <w:rPr>
            <w:rFonts w:ascii="Times New Roman" w:hAnsi="Times New Roman" w:cs="Times New Roman"/>
            <w:i w:val="0"/>
            <w:color w:val="auto"/>
            <w:sz w:val="26"/>
            <w:szCs w:val="26"/>
          </w:rPr>
          <w:fldChar w:fldCharType="end"/>
        </w:r>
        <w:r w:rsidR="00185199" w:rsidRPr="00C307BC" w:rsidDel="00BE0028">
          <w:rPr>
            <w:rFonts w:ascii="Times New Roman" w:hAnsi="Times New Roman" w:cs="Times New Roman"/>
            <w:i w:val="0"/>
            <w:color w:val="auto"/>
            <w:sz w:val="26"/>
            <w:szCs w:val="26"/>
          </w:rPr>
          <w:delText>.</w:delText>
        </w:r>
        <w:r w:rsidR="00185199" w:rsidRPr="00C307BC" w:rsidDel="00BE0028">
          <w:rPr>
            <w:rFonts w:ascii="Times New Roman" w:hAnsi="Times New Roman" w:cs="Times New Roman"/>
            <w:i w:val="0"/>
            <w:color w:val="auto"/>
            <w:sz w:val="26"/>
            <w:szCs w:val="26"/>
          </w:rPr>
          <w:fldChar w:fldCharType="begin"/>
        </w:r>
        <w:r w:rsidR="00185199" w:rsidRPr="00C307BC" w:rsidDel="00BE0028">
          <w:rPr>
            <w:rFonts w:ascii="Times New Roman" w:hAnsi="Times New Roman" w:cs="Times New Roman"/>
            <w:i w:val="0"/>
            <w:color w:val="auto"/>
            <w:sz w:val="26"/>
            <w:szCs w:val="26"/>
          </w:rPr>
          <w:delInstrText xml:space="preserve"> SEQ Hình \* ARABIC \s 1 </w:delInstrText>
        </w:r>
        <w:r w:rsidR="00185199"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3</w:delText>
        </w:r>
        <w:r w:rsidR="00185199" w:rsidRPr="00C307BC" w:rsidDel="00BE0028">
          <w:rPr>
            <w:rFonts w:ascii="Times New Roman" w:hAnsi="Times New Roman" w:cs="Times New Roman"/>
            <w:i w:val="0"/>
            <w:color w:val="auto"/>
            <w:sz w:val="26"/>
            <w:szCs w:val="26"/>
          </w:rPr>
          <w:fldChar w:fldCharType="end"/>
        </w:r>
      </w:del>
      <w:bookmarkEnd w:id="234"/>
      <w:r w:rsidRPr="00C307BC">
        <w:rPr>
          <w:rFonts w:ascii="Times New Roman" w:hAnsi="Times New Roman" w:cs="Times New Roman"/>
          <w:i w:val="0"/>
          <w:color w:val="auto"/>
          <w:sz w:val="26"/>
          <w:szCs w:val="26"/>
        </w:rPr>
        <w:t xml:space="preserve">. Kiến trúc hệ thống </w:t>
      </w:r>
      <w:bookmarkEnd w:id="235"/>
      <w:bookmarkEnd w:id="236"/>
      <w:bookmarkEnd w:id="237"/>
      <w:r w:rsidR="00FE71EB">
        <w:rPr>
          <w:rFonts w:ascii="Times New Roman" w:hAnsi="Times New Roman" w:cs="Times New Roman"/>
          <w:i w:val="0"/>
          <w:color w:val="auto"/>
          <w:sz w:val="26"/>
          <w:szCs w:val="26"/>
        </w:rPr>
        <w:t>nền tảng trục tích hợp</w:t>
      </w:r>
    </w:p>
    <w:p w14:paraId="7C78D748" w14:textId="60DB13D6" w:rsidR="008669FE" w:rsidRPr="00C307BC" w:rsidRDefault="008669FE" w:rsidP="00966627">
      <w:pPr>
        <w:spacing w:after="120"/>
        <w:ind w:firstLine="567"/>
        <w:jc w:val="both"/>
        <w:rPr>
          <w:ins w:id="249" w:author="Nguyen Toan" w:date="2018-05-06T17:11:00Z"/>
          <w:rFonts w:ascii="Times New Roman" w:eastAsia="Times New Roman" w:hAnsi="Times New Roman" w:cs="Times New Roman"/>
          <w:sz w:val="26"/>
          <w:szCs w:val="26"/>
        </w:rPr>
      </w:pPr>
      <w:ins w:id="250" w:author="Nguyen Toan" w:date="2018-05-06T17:11:00Z">
        <w:r w:rsidRPr="00C307BC">
          <w:rPr>
            <w:rFonts w:ascii="Times New Roman" w:eastAsia="Times New Roman" w:hAnsi="Times New Roman" w:cs="Times New Roman"/>
            <w:sz w:val="26"/>
            <w:szCs w:val="26"/>
          </w:rPr>
          <w:t xml:space="preserve">Hệ thống nền tảng </w:t>
        </w:r>
      </w:ins>
      <w:r w:rsidR="007A38A7">
        <w:rPr>
          <w:rFonts w:ascii="Times New Roman" w:eastAsia="Times New Roman" w:hAnsi="Times New Roman" w:cs="Times New Roman"/>
          <w:sz w:val="26"/>
          <w:szCs w:val="26"/>
        </w:rPr>
        <w:t xml:space="preserve">trục </w:t>
      </w:r>
      <w:ins w:id="251" w:author="Nguyen Toan" w:date="2018-05-06T17:11:00Z">
        <w:r w:rsidRPr="00C307BC">
          <w:rPr>
            <w:rFonts w:ascii="Times New Roman" w:eastAsia="Times New Roman" w:hAnsi="Times New Roman" w:cs="Times New Roman"/>
            <w:sz w:val="26"/>
            <w:szCs w:val="26"/>
          </w:rPr>
          <w:t>tích hợp cung cấp khả năng gọi dịch vụ đồng</w:t>
        </w:r>
      </w:ins>
      <w:ins w:id="252" w:author="Nguyen Toan" w:date="2018-05-06T17:12:00Z">
        <w:r w:rsidRPr="00C307BC">
          <w:rPr>
            <w:rFonts w:ascii="Times New Roman" w:eastAsia="Times New Roman" w:hAnsi="Times New Roman" w:cs="Times New Roman"/>
            <w:sz w:val="26"/>
            <w:szCs w:val="26"/>
          </w:rPr>
          <w:t xml:space="preserve"> bộ và không đồng bộ</w:t>
        </w:r>
      </w:ins>
      <w:ins w:id="253" w:author="Nguyen Toan" w:date="2018-05-06T17:14:00Z">
        <w:r w:rsidR="00447C1B" w:rsidRPr="00C307BC">
          <w:rPr>
            <w:rFonts w:ascii="Times New Roman" w:eastAsia="Times New Roman" w:hAnsi="Times New Roman" w:cs="Times New Roman"/>
            <w:sz w:val="26"/>
            <w:szCs w:val="26"/>
          </w:rPr>
          <w:t xml:space="preserve"> tạo điều kiện thuận lợi cho sự tương tác giữa các ứng dụng khác nhau</w:t>
        </w:r>
      </w:ins>
      <w:ins w:id="254" w:author="Nguyen Toan" w:date="2018-05-06T17:12:00Z">
        <w:r w:rsidRPr="00C307BC">
          <w:rPr>
            <w:rFonts w:ascii="Times New Roman" w:eastAsia="Times New Roman" w:hAnsi="Times New Roman" w:cs="Times New Roman"/>
            <w:sz w:val="26"/>
            <w:szCs w:val="26"/>
          </w:rPr>
          <w:t>.</w:t>
        </w:r>
      </w:ins>
      <w:ins w:id="255" w:author="Nguyen Toan" w:date="2018-05-06T17:15:00Z">
        <w:r w:rsidR="00447C1B" w:rsidRPr="00C307BC">
          <w:rPr>
            <w:rFonts w:ascii="Times New Roman" w:eastAsia="Times New Roman" w:hAnsi="Times New Roman" w:cs="Times New Roman"/>
            <w:sz w:val="26"/>
            <w:szCs w:val="26"/>
          </w:rPr>
          <w:t xml:space="preserve"> Việc xử lý và chuyển đổi thông tin hoặc làm giàu thêm thông tin được hiện bên trong lớp ESB nên gần như trong suốt với các ứng dụng thành phần. </w:t>
        </w:r>
      </w:ins>
      <w:ins w:id="256" w:author="Nguyen Toan" w:date="2018-05-06T17:16:00Z">
        <w:r w:rsidR="00406929" w:rsidRPr="00C307BC">
          <w:rPr>
            <w:rFonts w:ascii="Times New Roman" w:eastAsia="Times New Roman" w:hAnsi="Times New Roman" w:cs="Times New Roman"/>
            <w:sz w:val="26"/>
            <w:szCs w:val="26"/>
          </w:rPr>
          <w:t>Ngoài ra hệ thống nền tảng</w:t>
        </w:r>
      </w:ins>
      <w:r w:rsidR="00B86C5E">
        <w:rPr>
          <w:rFonts w:ascii="Times New Roman" w:eastAsia="Times New Roman" w:hAnsi="Times New Roman" w:cs="Times New Roman"/>
          <w:sz w:val="26"/>
          <w:szCs w:val="26"/>
        </w:rPr>
        <w:t xml:space="preserve"> trục</w:t>
      </w:r>
      <w:ins w:id="257" w:author="Nguyen Toan" w:date="2018-05-06T17:16:00Z">
        <w:r w:rsidR="00406929" w:rsidRPr="00C307BC">
          <w:rPr>
            <w:rFonts w:ascii="Times New Roman" w:eastAsia="Times New Roman" w:hAnsi="Times New Roman" w:cs="Times New Roman"/>
            <w:sz w:val="26"/>
            <w:szCs w:val="26"/>
          </w:rPr>
          <w:t xml:space="preserve"> tích hợp còn cung cấp khả năng định tuyến phân phối các thông điệp, giúp theo dõi, kiểm soát thông điệp, thiết lập các luồng thông điệp hoặc sự kiện mới. ESB cũng hỗ trợ nhiều loại hình tương tác:</w:t>
        </w:r>
      </w:ins>
      <w:ins w:id="258" w:author="Nguyen Toan" w:date="2018-05-06T17:17:00Z">
        <w:r w:rsidR="00406929" w:rsidRPr="00C307BC">
          <w:rPr>
            <w:rFonts w:ascii="Times New Roman" w:eastAsia="Times New Roman" w:hAnsi="Times New Roman" w:cs="Times New Roman"/>
            <w:sz w:val="26"/>
            <w:szCs w:val="26"/>
          </w:rPr>
          <w:t xml:space="preserve"> Request/response,</w:t>
        </w:r>
      </w:ins>
      <w:ins w:id="259" w:author="Nguyen Toan" w:date="2018-05-07T21:40:00Z">
        <w:r w:rsidR="003E0E76" w:rsidRPr="00C307BC">
          <w:rPr>
            <w:rFonts w:ascii="Times New Roman" w:eastAsia="Times New Roman" w:hAnsi="Times New Roman" w:cs="Times New Roman"/>
            <w:sz w:val="26"/>
            <w:szCs w:val="26"/>
          </w:rPr>
          <w:t xml:space="preserve"> </w:t>
        </w:r>
      </w:ins>
      <w:ins w:id="260" w:author="Nguyen Toan" w:date="2018-05-06T17:17:00Z">
        <w:r w:rsidR="00406929" w:rsidRPr="00C307BC">
          <w:rPr>
            <w:rFonts w:ascii="Times New Roman" w:eastAsia="Times New Roman" w:hAnsi="Times New Roman" w:cs="Times New Roman"/>
            <w:sz w:val="26"/>
            <w:szCs w:val="26"/>
          </w:rPr>
          <w:t>Request/multi-response, Event propagation),...</w:t>
        </w:r>
      </w:ins>
    </w:p>
    <w:p w14:paraId="79C33EE2" w14:textId="6FD548ED" w:rsidR="00AE1B3D" w:rsidRPr="00C307BC" w:rsidDel="00F5507F" w:rsidRDefault="00AE1B3D" w:rsidP="00966627">
      <w:pPr>
        <w:spacing w:after="120"/>
        <w:ind w:firstLine="567"/>
        <w:jc w:val="both"/>
        <w:rPr>
          <w:del w:id="261" w:author="Nguyen Toan" w:date="2018-05-06T17:56:00Z"/>
          <w:rFonts w:ascii="Times New Roman" w:eastAsia="Times New Roman" w:hAnsi="Times New Roman" w:cs="Times New Roman"/>
          <w:sz w:val="26"/>
          <w:szCs w:val="26"/>
        </w:rPr>
      </w:pPr>
      <w:del w:id="262" w:author="Nguyen Toan" w:date="2018-05-06T17:56:00Z">
        <w:r w:rsidRPr="00C307BC" w:rsidDel="00F5507F">
          <w:rPr>
            <w:rFonts w:ascii="Times New Roman" w:eastAsia="Times New Roman" w:hAnsi="Times New Roman" w:cs="Times New Roman"/>
            <w:sz w:val="26"/>
            <w:szCs w:val="26"/>
          </w:rPr>
          <w:delText>Các đặc tính của một hệ thống nền tảng tích hợp ESB:</w:delText>
        </w:r>
      </w:del>
    </w:p>
    <w:p w14:paraId="52506DBE" w14:textId="2BC59988" w:rsidR="00AE1B3D" w:rsidRPr="00C307BC" w:rsidDel="00F5507F" w:rsidRDefault="00AE1B3D" w:rsidP="00F26AFE">
      <w:pPr>
        <w:pStyle w:val="ListParagraph"/>
        <w:numPr>
          <w:ilvl w:val="0"/>
          <w:numId w:val="9"/>
        </w:numPr>
        <w:spacing w:before="60" w:after="60" w:line="288" w:lineRule="auto"/>
        <w:jc w:val="both"/>
        <w:rPr>
          <w:del w:id="263" w:author="Nguyen Toan" w:date="2018-05-06T17:56:00Z"/>
          <w:rFonts w:ascii="Times New Roman" w:eastAsia="Times New Roman" w:hAnsi="Times New Roman" w:cs="Times New Roman"/>
          <w:sz w:val="26"/>
          <w:szCs w:val="26"/>
        </w:rPr>
      </w:pPr>
      <w:del w:id="264" w:author="Nguyen Toan" w:date="2018-05-06T17:56:00Z">
        <w:r w:rsidRPr="00C307BC" w:rsidDel="00F5507F">
          <w:rPr>
            <w:rFonts w:ascii="Times New Roman" w:eastAsia="Times New Roman" w:hAnsi="Times New Roman" w:cs="Times New Roman"/>
            <w:sz w:val="26"/>
            <w:szCs w:val="26"/>
          </w:rPr>
          <w:delText>Cung cấp khả năng gọi dich vụ đồng bộ và không đồng bộ: Các dịch vụ có thể được triển khai bởi hàng loạt các công nghệ khác nhau. ESB cung cấp kết nối giữa các bên, tạo điều kiện thuận lợi cho sự tương tác giữa các ứng dụng với nhau.</w:delText>
        </w:r>
      </w:del>
    </w:p>
    <w:p w14:paraId="728F05C9" w14:textId="569FC3BB" w:rsidR="00AE1B3D" w:rsidRPr="00C307BC" w:rsidDel="00F5507F" w:rsidRDefault="00AE1B3D" w:rsidP="00F26AFE">
      <w:pPr>
        <w:pStyle w:val="ListParagraph"/>
        <w:numPr>
          <w:ilvl w:val="0"/>
          <w:numId w:val="9"/>
        </w:numPr>
        <w:spacing w:before="60" w:after="60" w:line="288" w:lineRule="auto"/>
        <w:jc w:val="both"/>
        <w:rPr>
          <w:del w:id="265" w:author="Nguyen Toan" w:date="2018-05-06T17:56:00Z"/>
          <w:rFonts w:ascii="Times New Roman" w:eastAsia="Times New Roman" w:hAnsi="Times New Roman" w:cs="Times New Roman"/>
          <w:sz w:val="26"/>
          <w:szCs w:val="26"/>
        </w:rPr>
      </w:pPr>
      <w:del w:id="266" w:author="Nguyen Toan" w:date="2018-05-06T17:56:00Z">
        <w:r w:rsidRPr="00C307BC" w:rsidDel="00F5507F">
          <w:rPr>
            <w:rFonts w:ascii="Times New Roman" w:eastAsia="Times New Roman" w:hAnsi="Times New Roman" w:cs="Times New Roman"/>
            <w:sz w:val="26"/>
            <w:szCs w:val="26"/>
          </w:rPr>
          <w:delText xml:space="preserve">Việc xử lý và chuyển đổi thông tin hoặc làm giàu thêm thông tin thực hiện trên lớp ESB và gần như trong suốt với các ứng dụng khác, </w:delText>
        </w:r>
      </w:del>
    </w:p>
    <w:p w14:paraId="73DDE235" w14:textId="001F7D9A" w:rsidR="00AE1B3D" w:rsidRPr="00C307BC" w:rsidDel="00F5507F" w:rsidRDefault="00AE1B3D" w:rsidP="00F26AFE">
      <w:pPr>
        <w:pStyle w:val="ListParagraph"/>
        <w:numPr>
          <w:ilvl w:val="0"/>
          <w:numId w:val="9"/>
        </w:numPr>
        <w:spacing w:before="60" w:after="60" w:line="288" w:lineRule="auto"/>
        <w:jc w:val="both"/>
        <w:rPr>
          <w:del w:id="267" w:author="Nguyen Toan" w:date="2018-05-06T17:56:00Z"/>
          <w:rFonts w:ascii="Times New Roman" w:eastAsia="Times New Roman" w:hAnsi="Times New Roman" w:cs="Times New Roman"/>
          <w:sz w:val="26"/>
          <w:szCs w:val="26"/>
        </w:rPr>
      </w:pPr>
      <w:del w:id="268" w:author="Nguyen Toan" w:date="2018-05-06T17:56:00Z">
        <w:r w:rsidRPr="00C307BC" w:rsidDel="00F5507F">
          <w:rPr>
            <w:rFonts w:ascii="Times New Roman" w:eastAsia="Times New Roman" w:hAnsi="Times New Roman" w:cs="Times New Roman"/>
            <w:sz w:val="26"/>
            <w:szCs w:val="26"/>
          </w:rPr>
          <w:delText xml:space="preserve">Tính  định tuyến  phân phối các thông  </w:delText>
        </w:r>
      </w:del>
    </w:p>
    <w:p w14:paraId="223C0491" w14:textId="532232F8" w:rsidR="00AE1B3D" w:rsidRPr="00C307BC" w:rsidDel="00F5507F" w:rsidRDefault="00AE1B3D" w:rsidP="00F26AFE">
      <w:pPr>
        <w:pStyle w:val="ListParagraph"/>
        <w:numPr>
          <w:ilvl w:val="0"/>
          <w:numId w:val="9"/>
        </w:numPr>
        <w:spacing w:before="60" w:after="60" w:line="288" w:lineRule="auto"/>
        <w:jc w:val="both"/>
        <w:rPr>
          <w:del w:id="269" w:author="Nguyen Toan" w:date="2018-05-06T17:56:00Z"/>
          <w:rFonts w:ascii="Times New Roman" w:eastAsia="Times New Roman" w:hAnsi="Times New Roman" w:cs="Times New Roman"/>
          <w:sz w:val="26"/>
          <w:szCs w:val="26"/>
        </w:rPr>
      </w:pPr>
      <w:del w:id="270" w:author="Nguyen Toan" w:date="2018-05-06T17:56:00Z">
        <w:r w:rsidRPr="00C307BC" w:rsidDel="00F5507F">
          <w:rPr>
            <w:rFonts w:ascii="Times New Roman" w:eastAsia="Times New Roman" w:hAnsi="Times New Roman" w:cs="Times New Roman"/>
            <w:sz w:val="26"/>
            <w:szCs w:val="26"/>
          </w:rPr>
          <w:delText>Theo dõi, kiểm soát thông điệp.</w:delText>
        </w:r>
      </w:del>
    </w:p>
    <w:p w14:paraId="7387E525" w14:textId="620A2C82" w:rsidR="00AE1B3D" w:rsidRPr="00C307BC" w:rsidDel="00F5507F" w:rsidRDefault="00AE1B3D" w:rsidP="00F26AFE">
      <w:pPr>
        <w:pStyle w:val="ListParagraph"/>
        <w:numPr>
          <w:ilvl w:val="0"/>
          <w:numId w:val="9"/>
        </w:numPr>
        <w:spacing w:before="60" w:after="60" w:line="288" w:lineRule="auto"/>
        <w:jc w:val="both"/>
        <w:rPr>
          <w:del w:id="271" w:author="Nguyen Toan" w:date="2018-05-06T17:56:00Z"/>
          <w:rFonts w:ascii="Times New Roman" w:eastAsia="Times New Roman" w:hAnsi="Times New Roman" w:cs="Times New Roman"/>
          <w:sz w:val="26"/>
          <w:szCs w:val="26"/>
        </w:rPr>
      </w:pPr>
      <w:del w:id="272" w:author="Nguyen Toan" w:date="2018-05-06T17:56:00Z">
        <w:r w:rsidRPr="00C307BC" w:rsidDel="00F5507F">
          <w:rPr>
            <w:rFonts w:ascii="Times New Roman" w:eastAsia="Times New Roman" w:hAnsi="Times New Roman" w:cs="Times New Roman"/>
            <w:sz w:val="26"/>
            <w:szCs w:val="26"/>
          </w:rPr>
          <w:delText>Thiết lập các luồng thông điệp hoặc sự kiện mới.</w:delText>
        </w:r>
      </w:del>
    </w:p>
    <w:p w14:paraId="3F6EBEAB" w14:textId="3B5A6C57" w:rsidR="00AE1B3D" w:rsidRPr="00C307BC" w:rsidDel="00F5507F" w:rsidRDefault="00AE1B3D" w:rsidP="00F26AFE">
      <w:pPr>
        <w:pStyle w:val="ListParagraph"/>
        <w:numPr>
          <w:ilvl w:val="0"/>
          <w:numId w:val="9"/>
        </w:numPr>
        <w:spacing w:before="60" w:after="60" w:line="288" w:lineRule="auto"/>
        <w:jc w:val="both"/>
        <w:rPr>
          <w:del w:id="273" w:author="Nguyen Toan" w:date="2018-05-06T17:56:00Z"/>
          <w:rFonts w:ascii="Times New Roman" w:eastAsia="Times New Roman" w:hAnsi="Times New Roman" w:cs="Times New Roman"/>
          <w:sz w:val="26"/>
          <w:szCs w:val="26"/>
        </w:rPr>
      </w:pPr>
      <w:del w:id="274" w:author="Nguyen Toan" w:date="2018-05-06T17:56:00Z">
        <w:r w:rsidRPr="00C307BC" w:rsidDel="00F5507F">
          <w:rPr>
            <w:rFonts w:ascii="Times New Roman" w:eastAsia="Times New Roman" w:hAnsi="Times New Roman" w:cs="Times New Roman"/>
            <w:sz w:val="26"/>
            <w:szCs w:val="26"/>
          </w:rPr>
          <w:delText>Hỗ trợ nhiều loại hình tương tác:Request/response,Request/multi-response, Event propagation),...</w:delText>
        </w:r>
      </w:del>
    </w:p>
    <w:p w14:paraId="36A82BB3" w14:textId="013C06C5" w:rsidR="00C22355" w:rsidRPr="00C307BC" w:rsidRDefault="005449AB" w:rsidP="00966627">
      <w:pPr>
        <w:spacing w:after="120"/>
        <w:ind w:firstLine="567"/>
        <w:jc w:val="both"/>
        <w:rPr>
          <w:ins w:id="275" w:author="Nguyen Toan" w:date="2018-05-06T17:17:00Z"/>
          <w:rFonts w:ascii="Times New Roman" w:eastAsia="Times New Roman" w:hAnsi="Times New Roman" w:cs="Times New Roman"/>
          <w:sz w:val="26"/>
          <w:szCs w:val="26"/>
        </w:rPr>
      </w:pPr>
      <w:ins w:id="276" w:author="Nguyen Toan" w:date="2018-05-06T17:27:00Z">
        <w:r w:rsidRPr="00C307BC">
          <w:rPr>
            <w:rFonts w:ascii="Times New Roman" w:eastAsia="Times New Roman" w:hAnsi="Times New Roman" w:cs="Times New Roman"/>
            <w:sz w:val="26"/>
            <w:szCs w:val="26"/>
          </w:rPr>
          <w:t>Như vậy</w:t>
        </w:r>
        <w:r w:rsidR="00C117CD" w:rsidRPr="00C307BC">
          <w:rPr>
            <w:rFonts w:ascii="Times New Roman" w:eastAsia="Times New Roman" w:hAnsi="Times New Roman" w:cs="Times New Roman"/>
            <w:sz w:val="26"/>
            <w:szCs w:val="26"/>
          </w:rPr>
          <w:t xml:space="preserve"> khi hệ thống được xây dựng với kiến trúc </w:t>
        </w:r>
      </w:ins>
      <w:r w:rsidR="00487643">
        <w:rPr>
          <w:rFonts w:ascii="Times New Roman" w:eastAsia="Times New Roman" w:hAnsi="Times New Roman" w:cs="Times New Roman"/>
          <w:sz w:val="26"/>
          <w:szCs w:val="26"/>
        </w:rPr>
        <w:t>trục tích hợp</w:t>
      </w:r>
      <w:ins w:id="277" w:author="Nguyen Toan" w:date="2018-05-06T17:27:00Z">
        <w:r w:rsidR="00C117CD" w:rsidRPr="00C307BC">
          <w:rPr>
            <w:rFonts w:ascii="Times New Roman" w:eastAsia="Times New Roman" w:hAnsi="Times New Roman" w:cs="Times New Roman"/>
            <w:sz w:val="26"/>
            <w:szCs w:val="26"/>
          </w:rPr>
          <w:t xml:space="preserve"> sẽ có khả năng phân phối thông tin cho toàn bộ hệ thống một cách nhanh chóng và dễ dàng mặt khác vẫn ẩn đi các nền tảng phía sau của kiến trúc phần mềm và giao thức mạng. </w:t>
        </w:r>
      </w:ins>
      <w:ins w:id="278" w:author="Nguyen Toan" w:date="2018-05-06T17:40:00Z">
        <w:r w:rsidR="000F2FFF" w:rsidRPr="00C307BC">
          <w:rPr>
            <w:rFonts w:ascii="Times New Roman" w:eastAsia="Times New Roman" w:hAnsi="Times New Roman" w:cs="Times New Roman"/>
            <w:sz w:val="26"/>
            <w:szCs w:val="26"/>
          </w:rPr>
          <w:t xml:space="preserve">Hệ thống vẫn sẽ đảm bảo </w:t>
        </w:r>
        <w:r w:rsidR="000F2FFF" w:rsidRPr="00C307BC">
          <w:rPr>
            <w:rFonts w:ascii="Times New Roman" w:eastAsia="Times New Roman" w:hAnsi="Times New Roman" w:cs="Times New Roman"/>
            <w:sz w:val="26"/>
            <w:szCs w:val="26"/>
          </w:rPr>
          <w:lastRenderedPageBreak/>
          <w:t xml:space="preserve">thông tin được chuyển đi thậm chí khi vài thành phần hoặc mạng bị ngừng hoạt động, </w:t>
        </w:r>
      </w:ins>
      <w:ins w:id="279" w:author="Nguyen Toan" w:date="2018-05-06T17:42:00Z">
        <w:r w:rsidR="000F2FFF" w:rsidRPr="00C307BC">
          <w:rPr>
            <w:rFonts w:ascii="Times New Roman" w:eastAsia="Times New Roman" w:hAnsi="Times New Roman" w:cs="Times New Roman"/>
            <w:sz w:val="26"/>
            <w:szCs w:val="26"/>
          </w:rPr>
          <w:t>gián đoạn. Thông tin trao đổi giữa các thành phần được định tuyến, lưu vết</w:t>
        </w:r>
      </w:ins>
      <w:ins w:id="280" w:author="Nguyen Toan" w:date="2018-05-06T17:45:00Z">
        <w:r w:rsidR="001D71D1" w:rsidRPr="00C307BC">
          <w:rPr>
            <w:rFonts w:ascii="Times New Roman" w:eastAsia="Times New Roman" w:hAnsi="Times New Roman" w:cs="Times New Roman"/>
            <w:sz w:val="26"/>
            <w:szCs w:val="26"/>
          </w:rPr>
          <w:t xml:space="preserve">. Quá trình triển khai cũng có thể thực hiện từng phần, không nhất thiết phải chuyển toàn bộ dịch vụ hay </w:t>
        </w:r>
      </w:ins>
      <w:ins w:id="281" w:author="Nguyen Toan" w:date="2018-05-06T17:46:00Z">
        <w:r w:rsidR="001D71D1" w:rsidRPr="00C307BC">
          <w:rPr>
            <w:rFonts w:ascii="Times New Roman" w:eastAsia="Times New Roman" w:hAnsi="Times New Roman" w:cs="Times New Roman"/>
            <w:sz w:val="26"/>
            <w:szCs w:val="26"/>
          </w:rPr>
          <w:t xml:space="preserve">toàn bộ </w:t>
        </w:r>
      </w:ins>
      <w:ins w:id="282" w:author="Nguyen Toan" w:date="2018-05-06T17:45:00Z">
        <w:r w:rsidR="001D71D1" w:rsidRPr="00C307BC">
          <w:rPr>
            <w:rFonts w:ascii="Times New Roman" w:eastAsia="Times New Roman" w:hAnsi="Times New Roman" w:cs="Times New Roman"/>
            <w:sz w:val="26"/>
            <w:szCs w:val="26"/>
          </w:rPr>
          <w:t xml:space="preserve">các ứng dụng </w:t>
        </w:r>
      </w:ins>
      <w:ins w:id="283" w:author="Nguyen Toan" w:date="2018-05-06T17:46:00Z">
        <w:r w:rsidR="001D71D1" w:rsidRPr="00C307BC">
          <w:rPr>
            <w:rFonts w:ascii="Times New Roman" w:eastAsia="Times New Roman" w:hAnsi="Times New Roman" w:cs="Times New Roman"/>
            <w:sz w:val="26"/>
            <w:szCs w:val="26"/>
          </w:rPr>
          <w:t>trong một lần.</w:t>
        </w:r>
      </w:ins>
    </w:p>
    <w:p w14:paraId="16957446" w14:textId="555460E9" w:rsidR="00AE1B3D" w:rsidRPr="00C307BC" w:rsidDel="00D649F6" w:rsidRDefault="00AE1B3D" w:rsidP="00966627">
      <w:pPr>
        <w:spacing w:after="120"/>
        <w:ind w:firstLine="567"/>
        <w:jc w:val="both"/>
        <w:rPr>
          <w:del w:id="284" w:author="Nguyen Toan" w:date="2018-05-06T17:56:00Z"/>
          <w:rFonts w:ascii="Times New Roman" w:eastAsia="Times New Roman" w:hAnsi="Times New Roman" w:cs="Times New Roman"/>
          <w:sz w:val="26"/>
          <w:szCs w:val="26"/>
        </w:rPr>
      </w:pPr>
      <w:del w:id="285" w:author="Nguyen Toan" w:date="2018-05-06T17:56:00Z">
        <w:r w:rsidRPr="00C307BC" w:rsidDel="00D649F6">
          <w:rPr>
            <w:rFonts w:ascii="Times New Roman" w:eastAsia="Times New Roman" w:hAnsi="Times New Roman" w:cs="Times New Roman"/>
            <w:sz w:val="26"/>
            <w:szCs w:val="26"/>
          </w:rPr>
          <w:delText>Như vậy khi hệ thống ESB được xây dựng thì hệ thống này có khả năng:</w:delText>
        </w:r>
      </w:del>
    </w:p>
    <w:p w14:paraId="7E9A6636" w14:textId="2116B160" w:rsidR="00AE1B3D" w:rsidRPr="00C307BC" w:rsidDel="00D649F6" w:rsidRDefault="00AE1B3D" w:rsidP="00F26AFE">
      <w:pPr>
        <w:pStyle w:val="ListParagraph"/>
        <w:numPr>
          <w:ilvl w:val="0"/>
          <w:numId w:val="9"/>
        </w:numPr>
        <w:spacing w:before="60" w:after="60" w:line="288" w:lineRule="auto"/>
        <w:jc w:val="both"/>
        <w:rPr>
          <w:del w:id="286" w:author="Nguyen Toan" w:date="2018-05-06T17:56:00Z"/>
          <w:rFonts w:ascii="Times New Roman" w:eastAsia="Times New Roman" w:hAnsi="Times New Roman" w:cs="Times New Roman"/>
          <w:sz w:val="26"/>
          <w:szCs w:val="26"/>
        </w:rPr>
      </w:pPr>
      <w:del w:id="287" w:author="Nguyen Toan" w:date="2018-05-06T17:56:00Z">
        <w:r w:rsidRPr="00C307BC" w:rsidDel="00D649F6">
          <w:rPr>
            <w:rFonts w:ascii="Times New Roman" w:eastAsia="Times New Roman" w:hAnsi="Times New Roman" w:cs="Times New Roman"/>
            <w:sz w:val="26"/>
            <w:szCs w:val="26"/>
          </w:rPr>
          <w:delText>Phân phối thông tin cho toàn bộ doanh nghiệp một cách nhanh chóng và dễ dàng.</w:delText>
        </w:r>
      </w:del>
    </w:p>
    <w:p w14:paraId="04501C15" w14:textId="7E9F6479" w:rsidR="00AE1B3D" w:rsidRPr="00C307BC" w:rsidDel="00D649F6" w:rsidRDefault="00AE1B3D" w:rsidP="00F26AFE">
      <w:pPr>
        <w:pStyle w:val="ListParagraph"/>
        <w:numPr>
          <w:ilvl w:val="0"/>
          <w:numId w:val="9"/>
        </w:numPr>
        <w:spacing w:before="60" w:after="60" w:line="288" w:lineRule="auto"/>
        <w:jc w:val="both"/>
        <w:rPr>
          <w:del w:id="288" w:author="Nguyen Toan" w:date="2018-05-06T17:56:00Z"/>
          <w:rFonts w:ascii="Times New Roman" w:eastAsia="Times New Roman" w:hAnsi="Times New Roman" w:cs="Times New Roman"/>
          <w:sz w:val="26"/>
          <w:szCs w:val="26"/>
        </w:rPr>
      </w:pPr>
      <w:del w:id="289" w:author="Nguyen Toan" w:date="2018-05-06T17:56:00Z">
        <w:r w:rsidRPr="00C307BC" w:rsidDel="00D649F6">
          <w:rPr>
            <w:rFonts w:ascii="Times New Roman" w:eastAsia="Times New Roman" w:hAnsi="Times New Roman" w:cs="Times New Roman"/>
            <w:sz w:val="26"/>
            <w:szCs w:val="26"/>
          </w:rPr>
          <w:delText>Ẩn đi các nền tảng khác nhau phía sau của kiến trúc phần mềm và các giao thức mạng.</w:delText>
        </w:r>
      </w:del>
    </w:p>
    <w:p w14:paraId="10520BDA" w14:textId="459934F9" w:rsidR="00AE1B3D" w:rsidRPr="00C307BC" w:rsidDel="00D649F6" w:rsidRDefault="00AE1B3D" w:rsidP="00F26AFE">
      <w:pPr>
        <w:pStyle w:val="ListParagraph"/>
        <w:numPr>
          <w:ilvl w:val="0"/>
          <w:numId w:val="9"/>
        </w:numPr>
        <w:spacing w:before="60" w:after="60" w:line="288" w:lineRule="auto"/>
        <w:jc w:val="both"/>
        <w:rPr>
          <w:del w:id="290" w:author="Nguyen Toan" w:date="2018-05-06T17:56:00Z"/>
          <w:rFonts w:ascii="Times New Roman" w:eastAsia="Times New Roman" w:hAnsi="Times New Roman" w:cs="Times New Roman"/>
          <w:sz w:val="26"/>
          <w:szCs w:val="26"/>
        </w:rPr>
      </w:pPr>
      <w:del w:id="291" w:author="Nguyen Toan" w:date="2018-05-06T17:56:00Z">
        <w:r w:rsidRPr="00C307BC" w:rsidDel="00D649F6">
          <w:rPr>
            <w:rFonts w:ascii="Times New Roman" w:eastAsia="Times New Roman" w:hAnsi="Times New Roman" w:cs="Times New Roman"/>
            <w:sz w:val="26"/>
            <w:szCs w:val="26"/>
          </w:rPr>
          <w:delText>Đảm bảo thông tin được chuyển đi cho dù thậm chí khi vài hệ thống hoặc mạng bị ngừng hoạt động gián đoạn.</w:delText>
        </w:r>
      </w:del>
    </w:p>
    <w:p w14:paraId="369D62D8" w14:textId="21920F46" w:rsidR="00AE1B3D" w:rsidRPr="00C307BC" w:rsidDel="00D649F6" w:rsidRDefault="00AE1B3D" w:rsidP="00F26AFE">
      <w:pPr>
        <w:pStyle w:val="ListParagraph"/>
        <w:numPr>
          <w:ilvl w:val="0"/>
          <w:numId w:val="9"/>
        </w:numPr>
        <w:spacing w:before="60" w:after="60" w:line="288" w:lineRule="auto"/>
        <w:jc w:val="both"/>
        <w:rPr>
          <w:del w:id="292" w:author="Nguyen Toan" w:date="2018-05-06T17:56:00Z"/>
          <w:rFonts w:ascii="Times New Roman" w:eastAsia="Times New Roman" w:hAnsi="Times New Roman" w:cs="Times New Roman"/>
          <w:sz w:val="26"/>
          <w:szCs w:val="26"/>
        </w:rPr>
      </w:pPr>
      <w:del w:id="293" w:author="Nguyen Toan" w:date="2018-05-06T17:56:00Z">
        <w:r w:rsidRPr="00C307BC" w:rsidDel="00D649F6">
          <w:rPr>
            <w:rFonts w:ascii="Times New Roman" w:eastAsia="Times New Roman" w:hAnsi="Times New Roman" w:cs="Times New Roman"/>
            <w:sz w:val="26"/>
            <w:szCs w:val="26"/>
          </w:rPr>
          <w:delText>Định tuyến, lưu vết và lưu trữ thông tin không đòi hỏi các ứng dụng cần viết lại.</w:delText>
        </w:r>
      </w:del>
    </w:p>
    <w:p w14:paraId="4EE5B83B" w14:textId="46574320" w:rsidR="00AE1B3D" w:rsidRPr="00C307BC" w:rsidDel="00D649F6" w:rsidRDefault="00AE1B3D" w:rsidP="00F26AFE">
      <w:pPr>
        <w:pStyle w:val="ListParagraph"/>
        <w:numPr>
          <w:ilvl w:val="0"/>
          <w:numId w:val="9"/>
        </w:numPr>
        <w:spacing w:before="60" w:after="60" w:line="288" w:lineRule="auto"/>
        <w:jc w:val="both"/>
        <w:rPr>
          <w:del w:id="294" w:author="Nguyen Toan" w:date="2018-05-06T17:56:00Z"/>
          <w:rFonts w:ascii="Times New Roman" w:eastAsia="Times New Roman" w:hAnsi="Times New Roman" w:cs="Times New Roman"/>
          <w:sz w:val="26"/>
          <w:szCs w:val="26"/>
        </w:rPr>
      </w:pPr>
      <w:del w:id="295" w:author="Nguyen Toan" w:date="2018-05-06T17:56:00Z">
        <w:r w:rsidRPr="00C307BC" w:rsidDel="00D649F6">
          <w:rPr>
            <w:rFonts w:ascii="Times New Roman" w:eastAsia="Times New Roman" w:hAnsi="Times New Roman" w:cs="Times New Roman"/>
            <w:sz w:val="26"/>
            <w:szCs w:val="26"/>
          </w:rPr>
          <w:delText xml:space="preserve">Đáp ứng việc triển khai từng phần, doanh nghiệp không nhất thiết phải chuyển toàn bộ dịch vụ hay các ứng dụng ngay hoặc toàn bộ trong một lần. </w:delText>
        </w:r>
      </w:del>
    </w:p>
    <w:p w14:paraId="5DD99F60" w14:textId="7616EE8F" w:rsidR="00AE1B3D" w:rsidRPr="00C307BC" w:rsidRDefault="00AE1B3D"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Mô hình </w:t>
      </w:r>
      <w:r w:rsidR="002E6278">
        <w:rPr>
          <w:rFonts w:ascii="Times New Roman" w:eastAsia="Times New Roman" w:hAnsi="Times New Roman" w:cs="Times New Roman"/>
          <w:sz w:val="26"/>
          <w:szCs w:val="26"/>
        </w:rPr>
        <w:t>trục tích hợp</w:t>
      </w:r>
      <w:r w:rsidRPr="00C307BC">
        <w:rPr>
          <w:rFonts w:ascii="Times New Roman" w:eastAsia="Times New Roman" w:hAnsi="Times New Roman" w:cs="Times New Roman"/>
          <w:sz w:val="26"/>
          <w:szCs w:val="26"/>
        </w:rPr>
        <w:t xml:space="preserve"> tránh cho bên yêu cầu không cần phải biết rõ việc bên cung cấp dịch vụ xử lý như thế nào, từ khía cạnh nhà cung cấp dịch vụ lẫn nhà phát triển. ESB sẽ chịu trách nhiệm về việc truyền/nhận và phân phối thông điệp từ nơi gửi đến nơi nhận và đảm bảo đáp ứng dược yêu cầu mà không cần biết đến nguồn gốc của thông điệp. Chính lớp ESB cũng là trong suốt đối với các ứng dụng kết nối với nó. Logic ứng dụng có thể gọi hoặc phân phối dịch vụ bằng cách sử dụng một loạt các mô hình và các kỹ thuật lập trình mà không cần phải xem xét việc kết nối đi qua lớp ESB như thế nào. Việc kết nối đến một ESB không làm thay đổi công nghệ phát triển của ứng dụng. </w:t>
      </w:r>
    </w:p>
    <w:p w14:paraId="5F447AD9" w14:textId="0EEA8F64" w:rsidR="00F71AB9" w:rsidRPr="00C307BC" w:rsidRDefault="00AE1B3D"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ESB hỗ trợ sự tăng lên nhanh chóng các dịch vụ và các ứng dụng tích hợp trong các hệ thống của tổ chức doanh nghiệp theo đòi hỏi của nghiệp vụ kinh doanh có thể vượt quá khả năng của công nghệ của các hệ thống đó. ESB giúp giảm thiểu dư thừa dữ liệu và dữ liệu không nhất quán. Việc xây dựng và phát triển nền tảng ESB được coi như đặt viên gạch đầu tiên trong quá trình xây dựng</w:t>
      </w:r>
      <w:r w:rsidR="001701DA" w:rsidRPr="00C307BC">
        <w:rPr>
          <w:rFonts w:ascii="Times New Roman" w:eastAsia="Times New Roman" w:hAnsi="Times New Roman" w:cs="Times New Roman"/>
          <w:sz w:val="26"/>
          <w:szCs w:val="26"/>
        </w:rPr>
        <w:t xml:space="preserve"> kiến trúc hướng dịch vụ (SOA).</w:t>
      </w:r>
    </w:p>
    <w:p w14:paraId="51A485A5" w14:textId="24BF1AC8" w:rsidR="001A6C17" w:rsidRPr="00C307BC" w:rsidDel="00761E4D" w:rsidRDefault="001A6C17" w:rsidP="001A6C17">
      <w:pPr>
        <w:pStyle w:val="Caption"/>
        <w:jc w:val="center"/>
        <w:rPr>
          <w:del w:id="296" w:author="Nguyen Toan" w:date="2018-05-06T17:47:00Z"/>
          <w:rFonts w:ascii="Times New Roman" w:hAnsi="Times New Roman" w:cs="Times New Roman"/>
          <w:i w:val="0"/>
          <w:color w:val="auto"/>
          <w:sz w:val="26"/>
          <w:szCs w:val="26"/>
        </w:rPr>
      </w:pPr>
      <w:bookmarkStart w:id="297" w:name="_Toc512953076"/>
      <w:bookmarkStart w:id="298" w:name="_Toc512953077"/>
      <w:bookmarkStart w:id="299" w:name="_Toc512953078"/>
      <w:bookmarkStart w:id="300" w:name="_Toc512953079"/>
      <w:bookmarkStart w:id="301" w:name="_Toc512953080"/>
      <w:bookmarkStart w:id="302" w:name="_Toc512953081"/>
      <w:bookmarkStart w:id="303" w:name="_Toc512953082"/>
      <w:bookmarkStart w:id="304" w:name="_Toc513584064"/>
      <w:bookmarkStart w:id="305" w:name="_Toc513613687"/>
      <w:bookmarkStart w:id="306" w:name="_Toc514156372"/>
      <w:bookmarkStart w:id="307" w:name="_Toc514156430"/>
      <w:bookmarkStart w:id="308" w:name="_Toc514157617"/>
      <w:bookmarkStart w:id="309" w:name="_Toc514277608"/>
      <w:bookmarkStart w:id="310" w:name="_Toc514278007"/>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p>
    <w:p w14:paraId="50697E6E" w14:textId="0707E823" w:rsidR="00891A42" w:rsidRPr="00C307BC" w:rsidRDefault="00891A42" w:rsidP="00966627">
      <w:pPr>
        <w:pStyle w:val="Heading2"/>
        <w:numPr>
          <w:ilvl w:val="1"/>
          <w:numId w:val="12"/>
        </w:numPr>
        <w:spacing w:before="240"/>
        <w:ind w:left="431" w:hanging="431"/>
        <w:rPr>
          <w:rFonts w:ascii="Times New Roman" w:eastAsia="Times New Roman" w:hAnsi="Times New Roman" w:cs="Times New Roman"/>
          <w:b/>
          <w:sz w:val="26"/>
          <w:szCs w:val="26"/>
        </w:rPr>
      </w:pPr>
      <w:bookmarkStart w:id="311" w:name="_Toc514278008"/>
      <w:r w:rsidRPr="00C307BC">
        <w:rPr>
          <w:rFonts w:ascii="Times New Roman" w:eastAsia="Times New Roman" w:hAnsi="Times New Roman" w:cs="Times New Roman"/>
          <w:b/>
          <w:sz w:val="26"/>
          <w:szCs w:val="26"/>
        </w:rPr>
        <w:t xml:space="preserve">Xây dựng hệ thống </w:t>
      </w:r>
      <w:r w:rsidR="00E52BF0">
        <w:rPr>
          <w:rFonts w:ascii="Times New Roman" w:eastAsia="Times New Roman" w:hAnsi="Times New Roman" w:cs="Times New Roman"/>
          <w:b/>
          <w:sz w:val="26"/>
          <w:szCs w:val="26"/>
        </w:rPr>
        <w:t>trục tích hợp</w:t>
      </w:r>
      <w:r w:rsidRPr="00C307BC">
        <w:rPr>
          <w:rFonts w:ascii="Times New Roman" w:eastAsia="Times New Roman" w:hAnsi="Times New Roman" w:cs="Times New Roman"/>
          <w:b/>
          <w:sz w:val="26"/>
          <w:szCs w:val="26"/>
        </w:rPr>
        <w:t xml:space="preserve"> dựa trên nền tảng MuleESB</w:t>
      </w:r>
      <w:bookmarkEnd w:id="311"/>
    </w:p>
    <w:p w14:paraId="4CAD3842" w14:textId="06EF72B9" w:rsidR="00BE3D4C" w:rsidRPr="00C307BC" w:rsidRDefault="00D04503" w:rsidP="00966627">
      <w:pPr>
        <w:spacing w:after="120"/>
        <w:ind w:firstLine="567"/>
        <w:jc w:val="both"/>
        <w:rPr>
          <w:ins w:id="312" w:author="Nguyen Toan" w:date="2018-05-08T00:14:00Z"/>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Đa số các hệ thống hiện đại bao gồm các ứng dụng độc lập cần phải trao đổi thông tin với nhau, tạo thành hệ thống tích hợp. ESB là một hướng tiếp cận giúp cho người lập trình xử lý thông điệp truyền giữa các thành phần ứng dụng độc lập mà không cần phải tốn nhiều công sức trong việc chuyển đổi dữ liệu giúp các ứng dụng giao tiếp với nhau. </w:t>
      </w:r>
      <w:ins w:id="313" w:author="Nguyen Toan" w:date="2018-05-08T00:14:00Z">
        <w:r w:rsidR="00BE3D4C" w:rsidRPr="00C307BC">
          <w:rPr>
            <w:rFonts w:ascii="Times New Roman" w:eastAsia="Times New Roman" w:hAnsi="Times New Roman" w:cs="Times New Roman"/>
            <w:sz w:val="26"/>
            <w:szCs w:val="26"/>
          </w:rPr>
          <w:t>Trong khi đó các giải pháp ESB bản thương mại như Oracle Service Bus, IBM Websphere Enterprise Service Bus … gây tốn kém chi phí cho doanh nghiệp, các giải pháp này còn mang tính đóng, lập trình viên không thể kiểm soát được nội dung bên trong của mã nguồn</w:t>
        </w:r>
      </w:ins>
      <w:del w:id="314" w:author="Nguyen Toan" w:date="2018-05-08T00:14:00Z">
        <w:r w:rsidRPr="00C307BC" w:rsidDel="00BE3D4C">
          <w:rPr>
            <w:rFonts w:ascii="Times New Roman" w:eastAsia="Times New Roman" w:hAnsi="Times New Roman" w:cs="Times New Roman"/>
            <w:sz w:val="26"/>
            <w:szCs w:val="26"/>
          </w:rPr>
          <w:delText>Trong khi đó các giải pháp ESB bản thương mại gây tốn kém chi phí cho doanh nghiệp</w:delText>
        </w:r>
      </w:del>
      <w:r w:rsidRPr="00C307BC">
        <w:rPr>
          <w:rFonts w:ascii="Times New Roman" w:eastAsia="Times New Roman" w:hAnsi="Times New Roman" w:cs="Times New Roman"/>
          <w:sz w:val="26"/>
          <w:szCs w:val="26"/>
        </w:rPr>
        <w:t>. MuleES</w:t>
      </w:r>
      <w:ins w:id="315" w:author="Nguyen Toan" w:date="2018-05-07T21:41:00Z">
        <w:r w:rsidR="003E0E76" w:rsidRPr="00C307BC">
          <w:rPr>
            <w:rFonts w:ascii="Times New Roman" w:eastAsia="Times New Roman" w:hAnsi="Times New Roman" w:cs="Times New Roman"/>
            <w:sz w:val="26"/>
            <w:szCs w:val="26"/>
          </w:rPr>
          <w:t>B</w:t>
        </w:r>
      </w:ins>
      <w:customXmlInsRangeStart w:id="316" w:author="Nguyen Toan" w:date="2018-05-07T21:41:00Z"/>
      <w:sdt>
        <w:sdtPr>
          <w:rPr>
            <w:rFonts w:ascii="Times New Roman" w:eastAsia="Times New Roman" w:hAnsi="Times New Roman" w:cs="Times New Roman"/>
            <w:sz w:val="26"/>
            <w:szCs w:val="26"/>
          </w:rPr>
          <w:id w:val="1549105046"/>
          <w:citation/>
        </w:sdtPr>
        <w:sdtContent>
          <w:customXmlInsRangeEnd w:id="316"/>
          <w:ins w:id="317" w:author="Nguyen Toan" w:date="2018-05-07T21:41:00Z">
            <w:r w:rsidR="003E0E76" w:rsidRPr="00C307BC">
              <w:rPr>
                <w:rFonts w:ascii="Times New Roman" w:eastAsia="Times New Roman" w:hAnsi="Times New Roman" w:cs="Times New Roman"/>
                <w:sz w:val="26"/>
                <w:szCs w:val="26"/>
              </w:rPr>
              <w:fldChar w:fldCharType="begin"/>
            </w:r>
            <w:r w:rsidR="003E0E76" w:rsidRPr="00C307BC">
              <w:rPr>
                <w:rFonts w:ascii="Times New Roman" w:eastAsia="Times New Roman" w:hAnsi="Times New Roman" w:cs="Times New Roman"/>
                <w:sz w:val="26"/>
                <w:szCs w:val="26"/>
                <w:lang w:val="en-US"/>
              </w:rPr>
              <w:instrText xml:space="preserve"> CITATION MuleSoft \l 1033 </w:instrText>
            </w:r>
          </w:ins>
          <w:r w:rsidR="003E0E76" w:rsidRPr="00C307BC">
            <w:rPr>
              <w:rFonts w:ascii="Times New Roman" w:eastAsia="Times New Roman" w:hAnsi="Times New Roman" w:cs="Times New Roman"/>
              <w:sz w:val="26"/>
              <w:szCs w:val="26"/>
            </w:rPr>
            <w:fldChar w:fldCharType="separate"/>
          </w:r>
          <w:r w:rsidR="00D65DF8" w:rsidRPr="00C307BC">
            <w:rPr>
              <w:rFonts w:ascii="Times New Roman" w:eastAsia="Times New Roman" w:hAnsi="Times New Roman" w:cs="Times New Roman"/>
              <w:noProof/>
              <w:sz w:val="26"/>
              <w:szCs w:val="26"/>
              <w:lang w:val="en-US"/>
            </w:rPr>
            <w:t xml:space="preserve"> [6]</w:t>
          </w:r>
          <w:ins w:id="318" w:author="Nguyen Toan" w:date="2018-05-07T21:41:00Z">
            <w:r w:rsidR="003E0E76" w:rsidRPr="00C307BC">
              <w:rPr>
                <w:rFonts w:ascii="Times New Roman" w:eastAsia="Times New Roman" w:hAnsi="Times New Roman" w:cs="Times New Roman"/>
                <w:sz w:val="26"/>
                <w:szCs w:val="26"/>
              </w:rPr>
              <w:fldChar w:fldCharType="end"/>
            </w:r>
          </w:ins>
          <w:customXmlInsRangeStart w:id="319" w:author="Nguyen Toan" w:date="2018-05-07T21:41:00Z"/>
        </w:sdtContent>
      </w:sdt>
      <w:customXmlInsRangeEnd w:id="319"/>
      <w:del w:id="320" w:author="Nguyen Toan" w:date="2018-05-07T21:41:00Z">
        <w:r w:rsidRPr="00C307BC" w:rsidDel="003E0E76">
          <w:rPr>
            <w:rFonts w:ascii="Times New Roman" w:eastAsia="Times New Roman" w:hAnsi="Times New Roman" w:cs="Times New Roman"/>
            <w:sz w:val="26"/>
            <w:szCs w:val="26"/>
          </w:rPr>
          <w:delText>B</w:delText>
        </w:r>
        <w:r w:rsidR="002E2135" w:rsidRPr="00C307BC" w:rsidDel="003E0E76">
          <w:rPr>
            <w:rFonts w:ascii="Times New Roman" w:eastAsia="Times New Roman" w:hAnsi="Times New Roman" w:cs="Times New Roman"/>
            <w:sz w:val="26"/>
            <w:szCs w:val="26"/>
          </w:rPr>
          <w:delText xml:space="preserve"> [</w:delText>
        </w:r>
        <w:r w:rsidR="008710E8" w:rsidRPr="00C307BC" w:rsidDel="003E0E76">
          <w:rPr>
            <w:rFonts w:ascii="Times New Roman" w:eastAsia="Times New Roman" w:hAnsi="Times New Roman" w:cs="Times New Roman"/>
            <w:sz w:val="26"/>
            <w:szCs w:val="26"/>
          </w:rPr>
          <w:delText>9</w:delText>
        </w:r>
        <w:r w:rsidR="002E2135" w:rsidRPr="00C307BC" w:rsidDel="003E0E76">
          <w:rPr>
            <w:rFonts w:ascii="Times New Roman" w:eastAsia="Times New Roman" w:hAnsi="Times New Roman" w:cs="Times New Roman"/>
            <w:sz w:val="26"/>
            <w:szCs w:val="26"/>
          </w:rPr>
          <w:delText>]</w:delText>
        </w:r>
      </w:del>
      <w:r w:rsidRPr="00C307BC">
        <w:rPr>
          <w:rFonts w:ascii="Times New Roman" w:eastAsia="Times New Roman" w:hAnsi="Times New Roman" w:cs="Times New Roman"/>
          <w:sz w:val="26"/>
          <w:szCs w:val="26"/>
        </w:rPr>
        <w:t xml:space="preserve"> đưa ra cách giải quyết vấn đề thường gặp ở các doanh nghiệp trong việc tích hợp, kiến trúc hệ thống.</w:t>
      </w:r>
    </w:p>
    <w:p w14:paraId="7A242324" w14:textId="0541FF6F" w:rsidR="00D04503" w:rsidRPr="00C307BC" w:rsidDel="00BE3D4C" w:rsidRDefault="00D04503" w:rsidP="00966627">
      <w:pPr>
        <w:spacing w:after="120"/>
        <w:ind w:firstLine="567"/>
        <w:jc w:val="both"/>
        <w:rPr>
          <w:del w:id="321" w:author="Nguyen Toan" w:date="2018-05-08T00:15:00Z"/>
          <w:rFonts w:ascii="Times New Roman" w:eastAsia="Times New Roman" w:hAnsi="Times New Roman" w:cs="Times New Roman"/>
          <w:sz w:val="26"/>
          <w:szCs w:val="26"/>
        </w:rPr>
      </w:pPr>
      <w:del w:id="322" w:author="Nguyen Toan" w:date="2018-05-08T00:15:00Z">
        <w:r w:rsidRPr="00C307BC" w:rsidDel="00BE3D4C">
          <w:rPr>
            <w:rFonts w:ascii="Times New Roman" w:eastAsia="Times New Roman" w:hAnsi="Times New Roman" w:cs="Times New Roman"/>
            <w:sz w:val="26"/>
            <w:szCs w:val="26"/>
          </w:rPr>
          <w:delText xml:space="preserve"> </w:delText>
        </w:r>
        <w:bookmarkStart w:id="323" w:name="_Toc513584066"/>
        <w:bookmarkStart w:id="324" w:name="_Toc513613689"/>
        <w:bookmarkStart w:id="325" w:name="_Toc514156374"/>
        <w:bookmarkStart w:id="326" w:name="_Toc514156432"/>
        <w:bookmarkStart w:id="327" w:name="_Toc514157619"/>
        <w:bookmarkStart w:id="328" w:name="_Toc514277610"/>
        <w:bookmarkStart w:id="329" w:name="_Toc514278009"/>
        <w:bookmarkEnd w:id="323"/>
        <w:bookmarkEnd w:id="324"/>
        <w:bookmarkEnd w:id="325"/>
        <w:bookmarkEnd w:id="326"/>
        <w:bookmarkEnd w:id="327"/>
        <w:bookmarkEnd w:id="328"/>
        <w:bookmarkEnd w:id="329"/>
      </w:del>
    </w:p>
    <w:p w14:paraId="57650C78" w14:textId="77777777" w:rsidR="00D04503" w:rsidRPr="00C307BC" w:rsidRDefault="00D04503" w:rsidP="00966627">
      <w:pPr>
        <w:pStyle w:val="Heading3"/>
        <w:numPr>
          <w:ilvl w:val="3"/>
          <w:numId w:val="12"/>
        </w:numPr>
        <w:spacing w:before="240" w:after="120"/>
        <w:ind w:left="646" w:hanging="646"/>
        <w:rPr>
          <w:rFonts w:ascii="Times New Roman" w:eastAsia="Times New Roman" w:hAnsi="Times New Roman" w:cs="Times New Roman"/>
          <w:b/>
          <w:color w:val="auto"/>
          <w:sz w:val="26"/>
          <w:szCs w:val="26"/>
        </w:rPr>
      </w:pPr>
      <w:bookmarkStart w:id="330" w:name="_Toc514278010"/>
      <w:r w:rsidRPr="00C307BC">
        <w:rPr>
          <w:rFonts w:ascii="Times New Roman" w:eastAsia="Times New Roman" w:hAnsi="Times New Roman" w:cs="Times New Roman"/>
          <w:b/>
          <w:color w:val="auto"/>
          <w:sz w:val="26"/>
          <w:szCs w:val="26"/>
        </w:rPr>
        <w:t>Mule framework</w:t>
      </w:r>
      <w:bookmarkEnd w:id="330"/>
    </w:p>
    <w:p w14:paraId="5A9C431D" w14:textId="7F786AFC" w:rsidR="00D04503" w:rsidRPr="00C307BC" w:rsidRDefault="00D04503" w:rsidP="00966627">
      <w:pPr>
        <w:spacing w:after="120"/>
        <w:ind w:firstLine="567"/>
        <w:jc w:val="both"/>
        <w:rPr>
          <w:ins w:id="331" w:author="Nguyen Toan" w:date="2018-05-05T22:51:00Z"/>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Mule</w:t>
      </w:r>
      <w:customXmlInsRangeStart w:id="332" w:author="Nguyen Toan" w:date="2018-05-07T21:41:00Z"/>
      <w:sdt>
        <w:sdtPr>
          <w:rPr>
            <w:rFonts w:ascii="Times New Roman" w:eastAsia="Times New Roman" w:hAnsi="Times New Roman" w:cs="Times New Roman"/>
            <w:sz w:val="26"/>
            <w:szCs w:val="26"/>
          </w:rPr>
          <w:id w:val="-695385386"/>
          <w:citation/>
        </w:sdtPr>
        <w:sdtContent>
          <w:customXmlInsRangeEnd w:id="332"/>
          <w:ins w:id="333" w:author="Nguyen Toan" w:date="2018-05-07T21:41:00Z">
            <w:r w:rsidR="003E0E76" w:rsidRPr="00C307BC">
              <w:rPr>
                <w:rFonts w:ascii="Times New Roman" w:eastAsia="Times New Roman" w:hAnsi="Times New Roman" w:cs="Times New Roman"/>
                <w:sz w:val="26"/>
                <w:szCs w:val="26"/>
              </w:rPr>
              <w:fldChar w:fldCharType="begin"/>
            </w:r>
            <w:r w:rsidR="003E0E76" w:rsidRPr="00C307BC">
              <w:rPr>
                <w:rFonts w:ascii="Times New Roman" w:eastAsia="Times New Roman" w:hAnsi="Times New Roman" w:cs="Times New Roman"/>
                <w:sz w:val="26"/>
                <w:szCs w:val="26"/>
                <w:lang w:val="en-US"/>
              </w:rPr>
              <w:instrText xml:space="preserve"> CITATION Mul \l 1033 </w:instrText>
            </w:r>
          </w:ins>
          <w:r w:rsidR="003E0E76" w:rsidRPr="00C307BC">
            <w:rPr>
              <w:rFonts w:ascii="Times New Roman" w:eastAsia="Times New Roman" w:hAnsi="Times New Roman" w:cs="Times New Roman"/>
              <w:sz w:val="26"/>
              <w:szCs w:val="26"/>
            </w:rPr>
            <w:fldChar w:fldCharType="separate"/>
          </w:r>
          <w:r w:rsidR="00D65DF8" w:rsidRPr="00C307BC">
            <w:rPr>
              <w:rFonts w:ascii="Times New Roman" w:eastAsia="Times New Roman" w:hAnsi="Times New Roman" w:cs="Times New Roman"/>
              <w:noProof/>
              <w:sz w:val="26"/>
              <w:szCs w:val="26"/>
              <w:lang w:val="en-US"/>
            </w:rPr>
            <w:t xml:space="preserve"> [7]</w:t>
          </w:r>
          <w:ins w:id="334" w:author="Nguyen Toan" w:date="2018-05-07T21:41:00Z">
            <w:r w:rsidR="003E0E76" w:rsidRPr="00C307BC">
              <w:rPr>
                <w:rFonts w:ascii="Times New Roman" w:eastAsia="Times New Roman" w:hAnsi="Times New Roman" w:cs="Times New Roman"/>
                <w:sz w:val="26"/>
                <w:szCs w:val="26"/>
              </w:rPr>
              <w:fldChar w:fldCharType="end"/>
            </w:r>
          </w:ins>
          <w:customXmlInsRangeStart w:id="335" w:author="Nguyen Toan" w:date="2018-05-07T21:41:00Z"/>
        </w:sdtContent>
      </w:sdt>
      <w:customXmlInsRangeEnd w:id="335"/>
      <w:del w:id="336" w:author="Nguyen Toan" w:date="2018-05-07T21:41:00Z">
        <w:r w:rsidR="00AD1576" w:rsidRPr="00C307BC" w:rsidDel="003E0E76">
          <w:rPr>
            <w:rFonts w:ascii="Times New Roman" w:eastAsia="Times New Roman" w:hAnsi="Times New Roman" w:cs="Times New Roman"/>
            <w:sz w:val="26"/>
            <w:szCs w:val="26"/>
          </w:rPr>
          <w:delText xml:space="preserve"> [</w:delText>
        </w:r>
        <w:r w:rsidR="00143432" w:rsidRPr="00C307BC" w:rsidDel="003E0E76">
          <w:rPr>
            <w:rFonts w:ascii="Times New Roman" w:eastAsia="Times New Roman" w:hAnsi="Times New Roman" w:cs="Times New Roman"/>
            <w:sz w:val="26"/>
            <w:szCs w:val="26"/>
          </w:rPr>
          <w:delText>9</w:delText>
        </w:r>
        <w:r w:rsidR="00AD1576" w:rsidRPr="00C307BC" w:rsidDel="003E0E76">
          <w:rPr>
            <w:rFonts w:ascii="Times New Roman" w:eastAsia="Times New Roman" w:hAnsi="Times New Roman" w:cs="Times New Roman"/>
            <w:sz w:val="26"/>
            <w:szCs w:val="26"/>
          </w:rPr>
          <w:delText>]</w:delText>
        </w:r>
      </w:del>
      <w:r w:rsidRPr="00C307BC">
        <w:rPr>
          <w:rFonts w:ascii="Times New Roman" w:eastAsia="Times New Roman" w:hAnsi="Times New Roman" w:cs="Times New Roman"/>
          <w:sz w:val="26"/>
          <w:szCs w:val="26"/>
        </w:rPr>
        <w:t xml:space="preserve"> là một trong những </w:t>
      </w:r>
      <w:del w:id="337" w:author="Nguyen Toan" w:date="2018-05-07T22:29:00Z">
        <w:r w:rsidRPr="00C307BC" w:rsidDel="002723DD">
          <w:rPr>
            <w:rFonts w:ascii="Times New Roman" w:eastAsia="Times New Roman" w:hAnsi="Times New Roman" w:cs="Times New Roman"/>
            <w:sz w:val="26"/>
            <w:szCs w:val="26"/>
          </w:rPr>
          <w:delText xml:space="preserve">project </w:delText>
        </w:r>
      </w:del>
      <w:ins w:id="338" w:author="Nguyen Toan" w:date="2018-05-07T22:29:00Z">
        <w:r w:rsidR="002723DD" w:rsidRPr="00C307BC">
          <w:rPr>
            <w:rFonts w:ascii="Times New Roman" w:eastAsia="Times New Roman" w:hAnsi="Times New Roman" w:cs="Times New Roman"/>
            <w:sz w:val="26"/>
            <w:szCs w:val="26"/>
          </w:rPr>
          <w:t>d</w:t>
        </w:r>
      </w:ins>
      <w:ins w:id="339" w:author="Nguyen Toan" w:date="2018-05-07T22:30:00Z">
        <w:r w:rsidR="002723DD" w:rsidRPr="00C307BC">
          <w:rPr>
            <w:rFonts w:ascii="Times New Roman" w:eastAsia="Times New Roman" w:hAnsi="Times New Roman" w:cs="Times New Roman"/>
            <w:sz w:val="26"/>
            <w:szCs w:val="26"/>
          </w:rPr>
          <w:t>ự án</w:t>
        </w:r>
      </w:ins>
      <w:ins w:id="340" w:author="Nguyen Toan" w:date="2018-05-07T22:29:00Z">
        <w:r w:rsidR="002723DD" w:rsidRPr="00C307BC">
          <w:rPr>
            <w:rFonts w:ascii="Times New Roman" w:eastAsia="Times New Roman" w:hAnsi="Times New Roman" w:cs="Times New Roman"/>
            <w:sz w:val="26"/>
            <w:szCs w:val="26"/>
          </w:rPr>
          <w:t xml:space="preserve"> </w:t>
        </w:r>
      </w:ins>
      <w:r w:rsidRPr="00C307BC">
        <w:rPr>
          <w:rFonts w:ascii="Times New Roman" w:eastAsia="Times New Roman" w:hAnsi="Times New Roman" w:cs="Times New Roman"/>
          <w:sz w:val="26"/>
          <w:szCs w:val="26"/>
        </w:rPr>
        <w:t>mã nguồn mở đầu tiên cung cấp giải pháp tổng thể và đủ lớn để xây dựng nên một hệ thống ESB. Nó cung cấp một bộ đầy đủ các tính năng tích hợp cần thiết cho một doanh nghiệp.</w:t>
      </w:r>
    </w:p>
    <w:p w14:paraId="04A55A7F" w14:textId="2F98B314" w:rsidR="004D7B1E" w:rsidRPr="00C307BC" w:rsidRDefault="004D7B1E" w:rsidP="004D7B1E">
      <w:pPr>
        <w:spacing w:after="120"/>
        <w:ind w:firstLine="567"/>
        <w:jc w:val="both"/>
        <w:rPr>
          <w:ins w:id="341" w:author="Nguyen Toan" w:date="2018-05-05T22:51:00Z"/>
          <w:rFonts w:ascii="Times New Roman" w:eastAsia="Times New Roman" w:hAnsi="Times New Roman" w:cs="Times New Roman"/>
          <w:sz w:val="26"/>
          <w:szCs w:val="26"/>
        </w:rPr>
      </w:pPr>
      <w:ins w:id="342" w:author="Nguyen Toan" w:date="2018-05-05T22:51:00Z">
        <w:r w:rsidRPr="00C307BC">
          <w:rPr>
            <w:rFonts w:ascii="Times New Roman" w:eastAsia="Times New Roman" w:hAnsi="Times New Roman" w:cs="Times New Roman"/>
            <w:sz w:val="26"/>
            <w:szCs w:val="26"/>
          </w:rPr>
          <w:t>Mule</w:t>
        </w:r>
        <w:del w:id="343" w:author="LoanDT" w:date="2018-05-08T23:13:00Z">
          <w:r w:rsidRPr="00C307BC" w:rsidDel="0023271D">
            <w:rPr>
              <w:rFonts w:ascii="Times New Roman" w:eastAsia="Times New Roman" w:hAnsi="Times New Roman" w:cs="Times New Roman"/>
              <w:sz w:val="26"/>
              <w:szCs w:val="26"/>
            </w:rPr>
            <w:delText>, công cụ runtime của Anypoint Platform,</w:delText>
          </w:r>
        </w:del>
        <w:r w:rsidRPr="00C307BC">
          <w:rPr>
            <w:rFonts w:ascii="Times New Roman" w:eastAsia="Times New Roman" w:hAnsi="Times New Roman" w:cs="Times New Roman"/>
            <w:sz w:val="26"/>
            <w:szCs w:val="26"/>
          </w:rPr>
          <w:t xml:space="preserve"> là một nền tảng tích hợp dựa trên Java, cho phép các nhà phát triển kết nối các ứng dụng với nhau một cách nhanh chóng và dễ dàng, giúp các ứng dụng trao đổi dữ liệu với nhau. Mule cho phép tích hợp các hệ thống hiện có, bất kể các công nghệ khác nhau mà các ứng dụng sử dụng, bao gồm JMS, Dịch vụ Web, JDBC, HTTP, và nhiều hơn nữa. Kiến trúc ESB có thể được triển khai ở mọi nơi, có thể tích hợp và sắp xếp các sự kiện theo </w:t>
        </w:r>
        <w:r w:rsidRPr="00C307BC">
          <w:rPr>
            <w:rFonts w:ascii="Times New Roman" w:eastAsia="Times New Roman" w:hAnsi="Times New Roman" w:cs="Times New Roman"/>
            <w:sz w:val="26"/>
            <w:szCs w:val="26"/>
          </w:rPr>
          <w:lastRenderedPageBreak/>
          <w:t>thời gian thực hoặc theo lô và có kết nối chung.</w:t>
        </w:r>
      </w:ins>
      <w:ins w:id="344" w:author="LoanDT" w:date="2018-05-08T23:13:00Z">
        <w:r w:rsidR="00257E44" w:rsidRPr="00C307BC">
          <w:rPr>
            <w:rFonts w:ascii="Times New Roman" w:eastAsia="Times New Roman" w:hAnsi="Times New Roman" w:cs="Times New Roman"/>
            <w:sz w:val="26"/>
            <w:szCs w:val="26"/>
          </w:rPr>
          <w:t xml:space="preserve"> Mule xây dựng trên nền t</w:t>
        </w:r>
      </w:ins>
      <w:ins w:id="345" w:author="LoanDT" w:date="2018-05-08T23:14:00Z">
        <w:r w:rsidR="00257E44" w:rsidRPr="00C307BC">
          <w:rPr>
            <w:rFonts w:ascii="Times New Roman" w:eastAsia="Times New Roman" w:hAnsi="Times New Roman" w:cs="Times New Roman"/>
            <w:sz w:val="26"/>
            <w:szCs w:val="26"/>
          </w:rPr>
          <w:t>ảng Anypoint Platform.</w:t>
        </w:r>
      </w:ins>
      <w:ins w:id="346" w:author="LoanDT" w:date="2018-05-08T23:13:00Z">
        <w:r w:rsidR="0023271D" w:rsidRPr="00C307BC">
          <w:rPr>
            <w:rFonts w:ascii="Times New Roman" w:eastAsia="Times New Roman" w:hAnsi="Times New Roman" w:cs="Times New Roman"/>
            <w:sz w:val="26"/>
            <w:szCs w:val="26"/>
          </w:rPr>
          <w:t xml:space="preserve"> Anypoint Studio là một công cụ giúp dễ dàng phát triển một </w:t>
        </w:r>
      </w:ins>
      <w:ins w:id="347" w:author="LoanDT" w:date="2018-05-08T23:14:00Z">
        <w:r w:rsidR="001A3DE9" w:rsidRPr="00C307BC">
          <w:rPr>
            <w:rFonts w:ascii="Times New Roman" w:eastAsia="Times New Roman" w:hAnsi="Times New Roman" w:cs="Times New Roman"/>
            <w:sz w:val="26"/>
            <w:szCs w:val="26"/>
          </w:rPr>
          <w:t xml:space="preserve">ứng dụng </w:t>
        </w:r>
      </w:ins>
      <w:ins w:id="348" w:author="LoanDT" w:date="2018-05-08T23:13:00Z">
        <w:r w:rsidR="0023271D" w:rsidRPr="00C307BC">
          <w:rPr>
            <w:rFonts w:ascii="Times New Roman" w:eastAsia="Times New Roman" w:hAnsi="Times New Roman" w:cs="Times New Roman"/>
            <w:sz w:val="26"/>
            <w:szCs w:val="26"/>
          </w:rPr>
          <w:t>trên nền tảng Mul</w:t>
        </w:r>
        <w:r w:rsidR="0023271D" w:rsidRPr="00C307BC">
          <w:rPr>
            <w:rFonts w:ascii="Times New Roman" w:eastAsia="Times New Roman" w:hAnsi="Times New Roman" w:cs="Times New Roman"/>
            <w:sz w:val="26"/>
            <w:szCs w:val="26"/>
            <w:lang w:val="en-US"/>
          </w:rPr>
          <w:t>eESB</w:t>
        </w:r>
        <w:r w:rsidR="0023271D" w:rsidRPr="00C307BC">
          <w:rPr>
            <w:rFonts w:ascii="Times New Roman" w:eastAsia="Times New Roman" w:hAnsi="Times New Roman" w:cs="Times New Roman"/>
            <w:sz w:val="26"/>
            <w:szCs w:val="26"/>
          </w:rPr>
          <w:t xml:space="preserve">. </w:t>
        </w:r>
        <w:r w:rsidR="0023271D" w:rsidRPr="00C307BC">
          <w:rPr>
            <w:rFonts w:ascii="Times New Roman" w:eastAsia="Times New Roman" w:hAnsi="Times New Roman" w:cs="Times New Roman"/>
            <w:sz w:val="26"/>
            <w:szCs w:val="26"/>
            <w:lang w:val="vi-VN"/>
          </w:rPr>
          <w:t>Đ</w:t>
        </w:r>
        <w:r w:rsidR="0023271D" w:rsidRPr="00C307BC">
          <w:rPr>
            <w:rFonts w:ascii="Times New Roman" w:eastAsia="Times New Roman" w:hAnsi="Times New Roman" w:cs="Times New Roman"/>
            <w:sz w:val="26"/>
            <w:szCs w:val="26"/>
          </w:rPr>
          <w:t>ược xây dựng từ nền tảng của IDE Eclipse, Anypoint Studio cho phép lập trình viên có thể kéo thả các thành phần để tạo nên các dòng điều khiển (flow), để có thể chuyển đổi dữ liệu gửi đi từ ứng dụng này sang dữ liệu nhận vào của ứng dụng kia. MuleSoft cung cấp cả giải pháp chạy tích hợp Mule server trên Anypoint Studio lẫn chạy độc lập ứng dụng trên Mule server (Standalone)</w:t>
        </w:r>
        <w:r w:rsidR="002C0A54" w:rsidRPr="00C307BC">
          <w:rPr>
            <w:rFonts w:ascii="Times New Roman" w:eastAsia="Times New Roman" w:hAnsi="Times New Roman" w:cs="Times New Roman"/>
            <w:sz w:val="26"/>
            <w:szCs w:val="26"/>
          </w:rPr>
          <w:t>.</w:t>
        </w:r>
      </w:ins>
    </w:p>
    <w:p w14:paraId="21A30DBF" w14:textId="1F5D9723" w:rsidR="00F91E38" w:rsidRPr="00C307BC" w:rsidRDefault="004D7B1E" w:rsidP="00693534">
      <w:pPr>
        <w:spacing w:after="120"/>
        <w:ind w:firstLine="567"/>
        <w:jc w:val="both"/>
        <w:rPr>
          <w:ins w:id="349" w:author="Nguyen Toan" w:date="2018-05-07T22:31:00Z"/>
          <w:rFonts w:ascii="Times New Roman" w:eastAsia="Times New Roman" w:hAnsi="Times New Roman" w:cs="Times New Roman"/>
          <w:sz w:val="26"/>
          <w:szCs w:val="26"/>
        </w:rPr>
      </w:pPr>
      <w:ins w:id="350" w:author="Nguyen Toan" w:date="2018-05-05T22:51:00Z">
        <w:r w:rsidRPr="00C307BC">
          <w:rPr>
            <w:rFonts w:ascii="Times New Roman" w:eastAsia="Times New Roman" w:hAnsi="Times New Roman" w:cs="Times New Roman"/>
            <w:sz w:val="26"/>
            <w:szCs w:val="26"/>
          </w:rPr>
          <w:t xml:space="preserve">Mule nhẹ nhưng có khả năng mở rộng cao, cho phép người dùng bắt đầu từ việc kết nối một vài ứng dụng và tăng số lượng ứng dụng tham gia vào hệ thống theo thời gian. Một hệ thống theo kiến trúc ESB quản lý tất cả các tương tác giữa các ứng dụng và các thành phần một cách minh bạch, bất kể chúng tồn tại trong cùng một máy ảo hay trên Internet, và bất kể giao thức truyền tải cơ bản mà chúng sử dụng. MuleSoft là nhà cung cấp duy nhất được Gartner đánh giá là công cụ đứng đầu trong việc phát triển hệ thống tích hợp, đặc biệt là ứng dụng theo kiến trúc </w:t>
        </w:r>
      </w:ins>
      <w:r w:rsidR="00693534">
        <w:rPr>
          <w:rFonts w:ascii="Times New Roman" w:eastAsia="Times New Roman" w:hAnsi="Times New Roman" w:cs="Times New Roman"/>
          <w:sz w:val="26"/>
          <w:szCs w:val="26"/>
        </w:rPr>
        <w:t>trục tích hợp</w:t>
      </w:r>
      <w:r w:rsidR="009D1EC9" w:rsidRPr="00C307BC">
        <w:rPr>
          <w:rFonts w:ascii="Times New Roman" w:eastAsia="Times New Roman" w:hAnsi="Times New Roman" w:cs="Times New Roman"/>
          <w:sz w:val="26"/>
          <w:szCs w:val="26"/>
        </w:rPr>
        <w:t xml:space="preserve">(xem </w:t>
      </w:r>
      <w:ins w:id="351" w:author="Nguyen Toan" w:date="2018-05-07T22:30:00Z">
        <w:r w:rsidR="00147198" w:rsidRPr="00C307BC">
          <w:rPr>
            <w:rFonts w:ascii="Times New Roman" w:eastAsia="Times New Roman" w:hAnsi="Times New Roman" w:cs="Times New Roman"/>
            <w:sz w:val="26"/>
            <w:szCs w:val="26"/>
          </w:rPr>
          <w:fldChar w:fldCharType="begin"/>
        </w:r>
        <w:r w:rsidR="00147198" w:rsidRPr="00C307BC">
          <w:rPr>
            <w:rFonts w:ascii="Times New Roman" w:eastAsia="Times New Roman" w:hAnsi="Times New Roman" w:cs="Times New Roman"/>
            <w:sz w:val="26"/>
            <w:szCs w:val="26"/>
          </w:rPr>
          <w:instrText xml:space="preserve"> REF _Ref513495578 \h </w:instrText>
        </w:r>
      </w:ins>
      <w:r w:rsidR="00C307BC" w:rsidRPr="00C307BC">
        <w:rPr>
          <w:rFonts w:ascii="Times New Roman" w:eastAsia="Times New Roman" w:hAnsi="Times New Roman" w:cs="Times New Roman"/>
          <w:sz w:val="26"/>
          <w:szCs w:val="26"/>
        </w:rPr>
        <w:instrText xml:space="preserve"> \* MERGEFORMAT </w:instrText>
      </w:r>
      <w:r w:rsidR="00147198" w:rsidRPr="00C307BC">
        <w:rPr>
          <w:rFonts w:ascii="Times New Roman" w:eastAsia="Times New Roman" w:hAnsi="Times New Roman" w:cs="Times New Roman"/>
          <w:sz w:val="26"/>
          <w:szCs w:val="26"/>
        </w:rPr>
      </w:r>
      <w:r w:rsidR="00147198" w:rsidRPr="00C307BC">
        <w:rPr>
          <w:rFonts w:ascii="Times New Roman" w:eastAsia="Times New Roman" w:hAnsi="Times New Roman" w:cs="Times New Roman"/>
          <w:sz w:val="26"/>
          <w:szCs w:val="26"/>
        </w:rPr>
        <w:fldChar w:fldCharType="separate"/>
      </w:r>
      <w:ins w:id="352" w:author="Nguyen Toan" w:date="2018-05-05T22:36:00Z">
        <w:r w:rsidR="009C452F" w:rsidRPr="009C452F">
          <w:rPr>
            <w:rFonts w:ascii="Times New Roman" w:hAnsi="Times New Roman" w:cs="Times New Roman"/>
            <w:i/>
            <w:iCs/>
            <w:color w:val="auto"/>
            <w:sz w:val="26"/>
            <w:szCs w:val="26"/>
            <w:rPrChange w:id="353" w:author="Nguyen Toan" w:date="2018-05-05T22:36:00Z">
              <w:rPr/>
            </w:rPrChange>
          </w:rPr>
          <w:t xml:space="preserve">Hình </w:t>
        </w:r>
      </w:ins>
      <w:r w:rsidR="009C452F">
        <w:rPr>
          <w:rFonts w:ascii="Times New Roman" w:hAnsi="Times New Roman" w:cs="Times New Roman"/>
          <w:noProof/>
          <w:color w:val="auto"/>
          <w:sz w:val="26"/>
          <w:szCs w:val="26"/>
        </w:rPr>
        <w:t>1</w:t>
      </w:r>
      <w:r w:rsidR="009C452F" w:rsidRPr="00C307BC">
        <w:rPr>
          <w:rFonts w:ascii="Times New Roman" w:hAnsi="Times New Roman" w:cs="Times New Roman"/>
          <w:noProof/>
          <w:color w:val="auto"/>
          <w:sz w:val="26"/>
          <w:szCs w:val="26"/>
        </w:rPr>
        <w:t>.</w:t>
      </w:r>
      <w:r w:rsidR="009C452F">
        <w:rPr>
          <w:rFonts w:ascii="Times New Roman" w:hAnsi="Times New Roman" w:cs="Times New Roman"/>
          <w:noProof/>
          <w:color w:val="auto"/>
          <w:sz w:val="26"/>
          <w:szCs w:val="26"/>
        </w:rPr>
        <w:t>3</w:t>
      </w:r>
      <w:ins w:id="354" w:author="Nguyen Toan" w:date="2018-05-07T22:30:00Z">
        <w:r w:rsidR="00147198" w:rsidRPr="00C307BC">
          <w:rPr>
            <w:rFonts w:ascii="Times New Roman" w:eastAsia="Times New Roman" w:hAnsi="Times New Roman" w:cs="Times New Roman"/>
            <w:sz w:val="26"/>
            <w:szCs w:val="26"/>
          </w:rPr>
          <w:fldChar w:fldCharType="end"/>
        </w:r>
      </w:ins>
      <w:r w:rsidR="009D1EC9" w:rsidRPr="00C307BC">
        <w:rPr>
          <w:rFonts w:ascii="Times New Roman" w:eastAsia="Times New Roman" w:hAnsi="Times New Roman" w:cs="Times New Roman"/>
          <w:sz w:val="26"/>
          <w:szCs w:val="26"/>
        </w:rPr>
        <w:fldChar w:fldCharType="begin"/>
      </w:r>
      <w:r w:rsidR="009D1EC9" w:rsidRPr="00C307BC">
        <w:rPr>
          <w:rFonts w:ascii="Times New Roman" w:eastAsia="Times New Roman" w:hAnsi="Times New Roman" w:cs="Times New Roman"/>
          <w:sz w:val="26"/>
          <w:szCs w:val="26"/>
        </w:rPr>
        <w:instrText xml:space="preserve"> REF _Ref513152097 \h  \* MERGEFORMAT </w:instrText>
      </w:r>
      <w:r w:rsidR="009D1EC9" w:rsidRPr="00C307BC">
        <w:rPr>
          <w:rFonts w:ascii="Times New Roman" w:eastAsia="Times New Roman" w:hAnsi="Times New Roman" w:cs="Times New Roman"/>
          <w:sz w:val="26"/>
          <w:szCs w:val="26"/>
        </w:rPr>
      </w:r>
      <w:r w:rsidR="009D1EC9" w:rsidRPr="00C307BC">
        <w:rPr>
          <w:rFonts w:ascii="Times New Roman" w:eastAsia="Times New Roman" w:hAnsi="Times New Roman" w:cs="Times New Roman"/>
          <w:sz w:val="26"/>
          <w:szCs w:val="26"/>
        </w:rPr>
        <w:fldChar w:fldCharType="end"/>
      </w:r>
      <w:r w:rsidR="009D1EC9" w:rsidRPr="00C307BC">
        <w:rPr>
          <w:rFonts w:ascii="Times New Roman" w:eastAsia="Times New Roman" w:hAnsi="Times New Roman" w:cs="Times New Roman"/>
          <w:sz w:val="26"/>
          <w:szCs w:val="26"/>
        </w:rPr>
        <w:t>)</w:t>
      </w:r>
      <w:r w:rsidR="00C76E4F" w:rsidRPr="00C307BC">
        <w:rPr>
          <w:rFonts w:ascii="Times New Roman" w:eastAsia="Times New Roman" w:hAnsi="Times New Roman" w:cs="Times New Roman"/>
          <w:sz w:val="26"/>
          <w:szCs w:val="26"/>
        </w:rPr>
        <w:t>.</w:t>
      </w:r>
    </w:p>
    <w:p w14:paraId="1DAF093F" w14:textId="77777777" w:rsidR="00147198" w:rsidRPr="00C307BC" w:rsidRDefault="00147198" w:rsidP="00147198">
      <w:pPr>
        <w:spacing w:after="120"/>
        <w:ind w:firstLine="567"/>
        <w:jc w:val="both"/>
        <w:rPr>
          <w:rFonts w:ascii="Times New Roman" w:eastAsia="Times New Roman" w:hAnsi="Times New Roman" w:cs="Times New Roman"/>
          <w:sz w:val="26"/>
          <w:szCs w:val="26"/>
        </w:rPr>
      </w:pPr>
      <w:moveToRangeStart w:id="355" w:author="Nguyen Toan" w:date="2018-05-07T22:31:00Z" w:name="move513495589"/>
      <w:moveTo w:id="356" w:author="Nguyen Toan" w:date="2018-05-07T22:31:00Z">
        <w:r w:rsidRPr="00C307BC">
          <w:rPr>
            <w:rFonts w:ascii="Times New Roman" w:eastAsia="Times New Roman" w:hAnsi="Times New Roman" w:cs="Times New Roman"/>
            <w:sz w:val="26"/>
            <w:szCs w:val="26"/>
          </w:rPr>
          <w:t>MuleESB là một nền tảng mã nguồn mở xây dựng bằng ngôn ngữ Java cho phép phát triển ứng dụng trục tích hợp (ESB) là cầu nối giữa các ứng dụng với nhau, giúp cho việc giao tiếp giữa các ứng dụng nhanh chóng và dễ dàng. MuleESB cho phép tích hợp nhiều loại công nghệ khác nhau, qua các giao thức như JMS, Web Services, JDBC, HTTP,...</w:t>
        </w:r>
      </w:moveTo>
    </w:p>
    <w:p w14:paraId="67BC707F" w14:textId="77777777" w:rsidR="00111541" w:rsidRPr="00C307BC" w:rsidDel="00AD4C63" w:rsidRDefault="00111541" w:rsidP="00111541">
      <w:pPr>
        <w:spacing w:after="120"/>
        <w:ind w:firstLine="567"/>
        <w:jc w:val="both"/>
        <w:rPr>
          <w:del w:id="357" w:author="Nguyen Toan" w:date="2018-05-07T22:31:00Z"/>
          <w:rFonts w:ascii="Times New Roman" w:eastAsia="Times New Roman" w:hAnsi="Times New Roman" w:cs="Times New Roman"/>
          <w:sz w:val="26"/>
          <w:szCs w:val="26"/>
        </w:rPr>
      </w:pPr>
      <w:moveToRangeStart w:id="358" w:author="Nguyen Toan" w:date="2018-05-07T22:31:00Z" w:name="move513495597"/>
      <w:moveToRangeEnd w:id="355"/>
      <w:moveTo w:id="359" w:author="Nguyen Toan" w:date="2018-05-07T22:31:00Z">
        <w:r w:rsidRPr="00C307BC">
          <w:rPr>
            <w:rFonts w:ascii="Times New Roman" w:eastAsia="Times New Roman" w:hAnsi="Times New Roman" w:cs="Times New Roman"/>
            <w:sz w:val="26"/>
            <w:szCs w:val="26"/>
          </w:rPr>
          <w:t>Việc triển khai ứng dụng phân tán trên môi trường mạng giúp cho việc kết nối giữa các ứng dụng dễ dàng, tuy nhiên lại gây ra khó khăn trong giao tiếp giữa các ứng dụng do việc khác biệt về công nghệ, nền tảng. MuleESB giải quyết vấn đề này bằng việc cung cấp một trục tích hợp có chức năng nhận và định tuyến thông điện giữa các ứng dụng với nhau.</w:t>
        </w:r>
      </w:moveTo>
    </w:p>
    <w:moveToRangeEnd w:id="358"/>
    <w:p w14:paraId="1B694CD1" w14:textId="77777777" w:rsidR="00147198" w:rsidRPr="00C307BC" w:rsidRDefault="00147198" w:rsidP="00AD4C63">
      <w:pPr>
        <w:spacing w:after="120"/>
        <w:ind w:firstLine="567"/>
        <w:jc w:val="both"/>
        <w:rPr>
          <w:rFonts w:ascii="Times New Roman" w:eastAsia="Times New Roman" w:hAnsi="Times New Roman" w:cs="Times New Roman"/>
          <w:sz w:val="26"/>
          <w:szCs w:val="26"/>
        </w:rPr>
      </w:pPr>
    </w:p>
    <w:p w14:paraId="647ACBE8" w14:textId="77777777" w:rsidR="00EA1ED0" w:rsidRPr="00C307BC" w:rsidRDefault="00EA1ED0" w:rsidP="0048202A">
      <w:pPr>
        <w:keepNext/>
        <w:spacing w:before="60" w:after="60" w:line="288" w:lineRule="auto"/>
        <w:ind w:firstLine="284"/>
        <w:jc w:val="center"/>
        <w:rPr>
          <w:ins w:id="360" w:author="Nguyen Toan" w:date="2018-05-05T22:36:00Z"/>
          <w:rFonts w:ascii="Times New Roman" w:hAnsi="Times New Roman" w:cs="Times New Roman"/>
          <w:sz w:val="26"/>
          <w:szCs w:val="26"/>
        </w:rPr>
      </w:pPr>
      <w:ins w:id="361" w:author="Nguyen Toan" w:date="2018-05-05T22:36:00Z">
        <w:r w:rsidRPr="00C307BC">
          <w:rPr>
            <w:rFonts w:ascii="Times New Roman" w:hAnsi="Times New Roman" w:cs="Times New Roman"/>
            <w:noProof/>
            <w:sz w:val="26"/>
            <w:szCs w:val="26"/>
            <w:lang w:val="en-US"/>
            <w:rPrChange w:id="362" w:author="Unknown">
              <w:rPr>
                <w:noProof/>
                <w:lang w:val="en-US"/>
              </w:rPr>
            </w:rPrChange>
          </w:rPr>
          <w:drawing>
            <wp:inline distT="0" distB="0" distL="0" distR="0" wp14:anchorId="17B63D1B" wp14:editId="1AF7E7AE">
              <wp:extent cx="2846567" cy="2846567"/>
              <wp:effectExtent l="0" t="0" r="0" b="0"/>
              <wp:docPr id="41" name="Picture 41" descr="Research image courtesy of Gartner,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earch image courtesy of Gartner, In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5053" cy="2855053"/>
                      </a:xfrm>
                      <a:prstGeom prst="rect">
                        <a:avLst/>
                      </a:prstGeom>
                      <a:noFill/>
                      <a:ln>
                        <a:noFill/>
                      </a:ln>
                    </pic:spPr>
                  </pic:pic>
                </a:graphicData>
              </a:graphic>
            </wp:inline>
          </w:drawing>
        </w:r>
      </w:ins>
    </w:p>
    <w:p w14:paraId="67D14B77" w14:textId="5F8EC267" w:rsidR="00F77016" w:rsidRPr="00C307BC" w:rsidDel="003D69F5" w:rsidRDefault="00EA1ED0">
      <w:pPr>
        <w:pStyle w:val="Caption"/>
        <w:jc w:val="center"/>
        <w:rPr>
          <w:del w:id="363" w:author="LoanDT" w:date="2018-05-08T23:07:00Z"/>
          <w:rFonts w:ascii="Times New Roman" w:hAnsi="Times New Roman" w:cs="Times New Roman"/>
          <w:color w:val="auto"/>
          <w:sz w:val="26"/>
          <w:szCs w:val="26"/>
          <w:rPrChange w:id="364" w:author="Nguyen Toan" w:date="2018-05-05T22:59:00Z">
            <w:rPr>
              <w:del w:id="365" w:author="LoanDT" w:date="2018-05-08T23:07:00Z"/>
            </w:rPr>
          </w:rPrChange>
        </w:rPr>
        <w:pPrChange w:id="366" w:author="Nguyen Toan" w:date="2018-05-05T22:59:00Z">
          <w:pPr>
            <w:keepNext/>
            <w:spacing w:before="60" w:after="60" w:line="288" w:lineRule="auto"/>
            <w:ind w:firstLine="284"/>
          </w:pPr>
        </w:pPrChange>
      </w:pPr>
      <w:bookmarkStart w:id="367" w:name="_Ref513495578"/>
      <w:bookmarkStart w:id="368" w:name="_Toc514157741"/>
      <w:ins w:id="369" w:author="Nguyen Toan" w:date="2018-05-05T22:36:00Z">
        <w:r w:rsidRPr="00C307BC">
          <w:rPr>
            <w:rFonts w:ascii="Times New Roman" w:hAnsi="Times New Roman" w:cs="Times New Roman"/>
            <w:color w:val="auto"/>
            <w:sz w:val="26"/>
            <w:szCs w:val="26"/>
            <w:rPrChange w:id="370" w:author="Nguyen Toan" w:date="2018-05-05T22:36:00Z">
              <w:rPr/>
            </w:rPrChange>
          </w:rPr>
          <w:t xml:space="preserve">Hình </w:t>
        </w:r>
      </w:ins>
      <w:r w:rsidR="007B1CDB" w:rsidRPr="00C307BC">
        <w:rPr>
          <w:rFonts w:ascii="Times New Roman" w:hAnsi="Times New Roman" w:cs="Times New Roman"/>
          <w:i w:val="0"/>
          <w:iCs w:val="0"/>
          <w:color w:val="auto"/>
          <w:sz w:val="26"/>
          <w:szCs w:val="26"/>
        </w:rPr>
        <w:fldChar w:fldCharType="begin"/>
      </w:r>
      <w:r w:rsidR="007B1CDB" w:rsidRPr="00C307BC">
        <w:rPr>
          <w:rFonts w:ascii="Times New Roman" w:hAnsi="Times New Roman" w:cs="Times New Roman"/>
          <w:color w:val="auto"/>
          <w:sz w:val="26"/>
          <w:szCs w:val="26"/>
        </w:rPr>
        <w:instrText xml:space="preserve"> STYLEREF 1 \s </w:instrText>
      </w:r>
      <w:r w:rsidR="007B1CDB" w:rsidRPr="00C307BC">
        <w:rPr>
          <w:rFonts w:ascii="Times New Roman" w:hAnsi="Times New Roman" w:cs="Times New Roman"/>
          <w:i w:val="0"/>
          <w:iCs w:val="0"/>
          <w:color w:val="auto"/>
          <w:sz w:val="26"/>
          <w:szCs w:val="26"/>
        </w:rPr>
        <w:fldChar w:fldCharType="separate"/>
      </w:r>
      <w:r w:rsidR="009C452F">
        <w:rPr>
          <w:rFonts w:ascii="Times New Roman" w:hAnsi="Times New Roman" w:cs="Times New Roman"/>
          <w:noProof/>
          <w:color w:val="auto"/>
          <w:sz w:val="26"/>
          <w:szCs w:val="26"/>
        </w:rPr>
        <w:t>1</w:t>
      </w:r>
      <w:r w:rsidR="007B1CDB" w:rsidRPr="00C307BC">
        <w:rPr>
          <w:rFonts w:ascii="Times New Roman" w:hAnsi="Times New Roman" w:cs="Times New Roman"/>
          <w:i w:val="0"/>
          <w:iCs w:val="0"/>
          <w:color w:val="auto"/>
          <w:sz w:val="26"/>
          <w:szCs w:val="26"/>
        </w:rPr>
        <w:fldChar w:fldCharType="end"/>
      </w:r>
      <w:r w:rsidR="007B1CDB" w:rsidRPr="00C307BC">
        <w:rPr>
          <w:rFonts w:ascii="Times New Roman" w:hAnsi="Times New Roman" w:cs="Times New Roman"/>
          <w:color w:val="auto"/>
          <w:sz w:val="26"/>
          <w:szCs w:val="26"/>
        </w:rPr>
        <w:t>.</w:t>
      </w:r>
      <w:r w:rsidR="007B1CDB" w:rsidRPr="00C307BC">
        <w:rPr>
          <w:rFonts w:ascii="Times New Roman" w:hAnsi="Times New Roman" w:cs="Times New Roman"/>
          <w:i w:val="0"/>
          <w:iCs w:val="0"/>
          <w:color w:val="auto"/>
          <w:sz w:val="26"/>
          <w:szCs w:val="26"/>
        </w:rPr>
        <w:fldChar w:fldCharType="begin"/>
      </w:r>
      <w:r w:rsidR="007B1CDB" w:rsidRPr="00C307BC">
        <w:rPr>
          <w:rFonts w:ascii="Times New Roman" w:hAnsi="Times New Roman" w:cs="Times New Roman"/>
          <w:color w:val="auto"/>
          <w:sz w:val="26"/>
          <w:szCs w:val="26"/>
        </w:rPr>
        <w:instrText xml:space="preserve"> SEQ Hình \* ARABIC \s 1 </w:instrText>
      </w:r>
      <w:r w:rsidR="007B1CDB" w:rsidRPr="00C307BC">
        <w:rPr>
          <w:rFonts w:ascii="Times New Roman" w:hAnsi="Times New Roman" w:cs="Times New Roman"/>
          <w:i w:val="0"/>
          <w:iCs w:val="0"/>
          <w:color w:val="auto"/>
          <w:sz w:val="26"/>
          <w:szCs w:val="26"/>
        </w:rPr>
        <w:fldChar w:fldCharType="separate"/>
      </w:r>
      <w:r w:rsidR="009C452F">
        <w:rPr>
          <w:rFonts w:ascii="Times New Roman" w:hAnsi="Times New Roman" w:cs="Times New Roman"/>
          <w:noProof/>
          <w:color w:val="auto"/>
          <w:sz w:val="26"/>
          <w:szCs w:val="26"/>
        </w:rPr>
        <w:t>3</w:t>
      </w:r>
      <w:r w:rsidR="007B1CDB" w:rsidRPr="00C307BC">
        <w:rPr>
          <w:rFonts w:ascii="Times New Roman" w:hAnsi="Times New Roman" w:cs="Times New Roman"/>
          <w:i w:val="0"/>
          <w:iCs w:val="0"/>
          <w:color w:val="auto"/>
          <w:sz w:val="26"/>
          <w:szCs w:val="26"/>
        </w:rPr>
        <w:fldChar w:fldCharType="end"/>
      </w:r>
      <w:ins w:id="371" w:author="Nguyen Toan" w:date="2018-05-14T18:03:00Z">
        <w:del w:id="372" w:author="Đinh Thị Loan - ITC" w:date="2018-05-15T14:06:00Z">
          <w:r w:rsidR="0052504F" w:rsidRPr="00C307BC" w:rsidDel="006A746E">
            <w:rPr>
              <w:rFonts w:ascii="Times New Roman" w:hAnsi="Times New Roman" w:cs="Times New Roman"/>
              <w:i w:val="0"/>
              <w:iCs w:val="0"/>
              <w:color w:val="auto"/>
              <w:sz w:val="26"/>
              <w:szCs w:val="26"/>
            </w:rPr>
            <w:fldChar w:fldCharType="begin"/>
          </w:r>
          <w:r w:rsidR="0052504F" w:rsidRPr="00C307BC" w:rsidDel="006A746E">
            <w:rPr>
              <w:rFonts w:ascii="Times New Roman" w:hAnsi="Times New Roman" w:cs="Times New Roman"/>
              <w:color w:val="auto"/>
              <w:sz w:val="26"/>
              <w:szCs w:val="26"/>
            </w:rPr>
            <w:delInstrText xml:space="preserve"> STYLEREF 1 \s </w:delInstrText>
          </w:r>
        </w:del>
      </w:ins>
      <w:del w:id="373" w:author="Đinh Thị Loan - ITC" w:date="2018-05-15T14:06:00Z">
        <w:r w:rsidR="0052504F" w:rsidRPr="00C307BC" w:rsidDel="006A746E">
          <w:rPr>
            <w:rFonts w:ascii="Times New Roman" w:hAnsi="Times New Roman" w:cs="Times New Roman"/>
            <w:i w:val="0"/>
            <w:iCs w:val="0"/>
            <w:color w:val="auto"/>
            <w:sz w:val="26"/>
            <w:szCs w:val="26"/>
          </w:rPr>
          <w:fldChar w:fldCharType="separate"/>
        </w:r>
        <w:r w:rsidR="00620576" w:rsidRPr="00C307BC" w:rsidDel="006A746E">
          <w:rPr>
            <w:rFonts w:ascii="Times New Roman" w:hAnsi="Times New Roman" w:cs="Times New Roman"/>
            <w:noProof/>
            <w:color w:val="auto"/>
            <w:sz w:val="26"/>
            <w:szCs w:val="26"/>
          </w:rPr>
          <w:delText>1</w:delText>
        </w:r>
      </w:del>
      <w:ins w:id="374" w:author="Nguyen Toan" w:date="2018-05-14T18:03:00Z">
        <w:del w:id="375" w:author="Đinh Thị Loan - ITC" w:date="2018-05-15T14:06:00Z">
          <w:r w:rsidR="0052504F" w:rsidRPr="00C307BC" w:rsidDel="006A746E">
            <w:rPr>
              <w:rFonts w:ascii="Times New Roman" w:hAnsi="Times New Roman" w:cs="Times New Roman"/>
              <w:i w:val="0"/>
              <w:iCs w:val="0"/>
              <w:color w:val="auto"/>
              <w:sz w:val="26"/>
              <w:szCs w:val="26"/>
            </w:rPr>
            <w:fldChar w:fldCharType="end"/>
          </w:r>
          <w:r w:rsidR="0052504F" w:rsidRPr="00C307BC" w:rsidDel="006A746E">
            <w:rPr>
              <w:rFonts w:ascii="Times New Roman" w:hAnsi="Times New Roman" w:cs="Times New Roman"/>
              <w:color w:val="auto"/>
              <w:sz w:val="26"/>
              <w:szCs w:val="26"/>
            </w:rPr>
            <w:delText>.</w:delText>
          </w:r>
          <w:r w:rsidR="0052504F" w:rsidRPr="00C307BC" w:rsidDel="006A746E">
            <w:rPr>
              <w:rFonts w:ascii="Times New Roman" w:hAnsi="Times New Roman" w:cs="Times New Roman"/>
              <w:i w:val="0"/>
              <w:iCs w:val="0"/>
              <w:color w:val="auto"/>
              <w:sz w:val="26"/>
              <w:szCs w:val="26"/>
            </w:rPr>
            <w:fldChar w:fldCharType="begin"/>
          </w:r>
          <w:r w:rsidR="0052504F" w:rsidRPr="00C307BC" w:rsidDel="006A746E">
            <w:rPr>
              <w:rFonts w:ascii="Times New Roman" w:hAnsi="Times New Roman" w:cs="Times New Roman"/>
              <w:color w:val="auto"/>
              <w:sz w:val="26"/>
              <w:szCs w:val="26"/>
            </w:rPr>
            <w:delInstrText xml:space="preserve"> SEQ Hình \* ARABIC \s 1 </w:delInstrText>
          </w:r>
        </w:del>
      </w:ins>
      <w:del w:id="376" w:author="Đinh Thị Loan - ITC" w:date="2018-05-15T14:06:00Z">
        <w:r w:rsidR="0052504F" w:rsidRPr="00C307BC" w:rsidDel="006A746E">
          <w:rPr>
            <w:rFonts w:ascii="Times New Roman" w:hAnsi="Times New Roman" w:cs="Times New Roman"/>
            <w:i w:val="0"/>
            <w:iCs w:val="0"/>
            <w:color w:val="auto"/>
            <w:sz w:val="26"/>
            <w:szCs w:val="26"/>
          </w:rPr>
          <w:fldChar w:fldCharType="separate"/>
        </w:r>
      </w:del>
      <w:ins w:id="377" w:author="Nguyen Toan" w:date="2018-05-14T23:17:00Z">
        <w:del w:id="378" w:author="Đinh Thị Loan - ITC" w:date="2018-05-15T14:06:00Z">
          <w:r w:rsidR="00620576" w:rsidRPr="00C307BC" w:rsidDel="006A746E">
            <w:rPr>
              <w:rFonts w:ascii="Times New Roman" w:hAnsi="Times New Roman" w:cs="Times New Roman"/>
              <w:noProof/>
              <w:color w:val="auto"/>
              <w:sz w:val="26"/>
              <w:szCs w:val="26"/>
            </w:rPr>
            <w:delText>3</w:delText>
          </w:r>
        </w:del>
      </w:ins>
      <w:ins w:id="379" w:author="Nguyen Toan" w:date="2018-05-14T18:03:00Z">
        <w:del w:id="380" w:author="Đinh Thị Loan - ITC" w:date="2018-05-15T14:06:00Z">
          <w:r w:rsidR="0052504F" w:rsidRPr="00C307BC" w:rsidDel="006A746E">
            <w:rPr>
              <w:rFonts w:ascii="Times New Roman" w:hAnsi="Times New Roman" w:cs="Times New Roman"/>
              <w:i w:val="0"/>
              <w:iCs w:val="0"/>
              <w:color w:val="auto"/>
              <w:sz w:val="26"/>
              <w:szCs w:val="26"/>
            </w:rPr>
            <w:fldChar w:fldCharType="end"/>
          </w:r>
        </w:del>
      </w:ins>
      <w:bookmarkEnd w:id="367"/>
      <w:ins w:id="381" w:author="Nguyen Toan" w:date="2018-05-05T22:36:00Z">
        <w:r w:rsidRPr="00C307BC">
          <w:rPr>
            <w:rFonts w:ascii="Times New Roman" w:hAnsi="Times New Roman" w:cs="Times New Roman"/>
            <w:color w:val="auto"/>
            <w:sz w:val="26"/>
            <w:szCs w:val="26"/>
            <w:rPrChange w:id="382" w:author="Nguyen Toan" w:date="2018-05-05T22:36:00Z">
              <w:rPr/>
            </w:rPrChange>
          </w:rPr>
          <w:t>: Nền tảng tích hợp cho doanh nghiệp</w:t>
        </w:r>
      </w:ins>
      <w:customXmlInsRangeStart w:id="383" w:author="Nguyen Toan" w:date="2018-05-07T21:42:00Z"/>
      <w:sdt>
        <w:sdtPr>
          <w:rPr>
            <w:rFonts w:ascii="Times New Roman" w:hAnsi="Times New Roman" w:cs="Times New Roman"/>
            <w:i w:val="0"/>
            <w:color w:val="auto"/>
            <w:sz w:val="26"/>
            <w:szCs w:val="26"/>
          </w:rPr>
          <w:id w:val="2127490950"/>
          <w:citation/>
        </w:sdtPr>
        <w:sdtContent>
          <w:customXmlInsRangeEnd w:id="383"/>
          <w:ins w:id="384" w:author="Nguyen Toan" w:date="2018-05-07T21:42:00Z">
            <w:r w:rsidR="00330973" w:rsidRPr="00C307BC">
              <w:rPr>
                <w:rFonts w:ascii="Times New Roman" w:hAnsi="Times New Roman" w:cs="Times New Roman"/>
                <w:i w:val="0"/>
                <w:color w:val="auto"/>
                <w:sz w:val="26"/>
                <w:szCs w:val="26"/>
              </w:rPr>
              <w:fldChar w:fldCharType="begin"/>
            </w:r>
            <w:r w:rsidR="00330973" w:rsidRPr="00C307BC">
              <w:rPr>
                <w:rFonts w:ascii="Times New Roman" w:hAnsi="Times New Roman" w:cs="Times New Roman"/>
                <w:i w:val="0"/>
                <w:color w:val="auto"/>
                <w:sz w:val="26"/>
                <w:szCs w:val="26"/>
                <w:lang w:val="en-US"/>
              </w:rPr>
              <w:instrText xml:space="preserve"> CITATION Gar \l 1033 </w:instrText>
            </w:r>
          </w:ins>
          <w:r w:rsidR="00330973" w:rsidRPr="00C307BC">
            <w:rPr>
              <w:rFonts w:ascii="Times New Roman" w:hAnsi="Times New Roman" w:cs="Times New Roman"/>
              <w:i w:val="0"/>
              <w:color w:val="auto"/>
              <w:sz w:val="26"/>
              <w:szCs w:val="26"/>
            </w:rPr>
            <w:fldChar w:fldCharType="separate"/>
          </w:r>
          <w:r w:rsidR="00D65DF8" w:rsidRPr="00C307BC">
            <w:rPr>
              <w:rFonts w:ascii="Times New Roman" w:hAnsi="Times New Roman" w:cs="Times New Roman"/>
              <w:i w:val="0"/>
              <w:noProof/>
              <w:color w:val="auto"/>
              <w:sz w:val="26"/>
              <w:szCs w:val="26"/>
              <w:lang w:val="en-US"/>
            </w:rPr>
            <w:t xml:space="preserve"> </w:t>
          </w:r>
          <w:r w:rsidR="00D65DF8" w:rsidRPr="00C307BC">
            <w:rPr>
              <w:rFonts w:ascii="Times New Roman" w:hAnsi="Times New Roman" w:cs="Times New Roman"/>
              <w:noProof/>
              <w:color w:val="auto"/>
              <w:sz w:val="26"/>
              <w:szCs w:val="26"/>
              <w:lang w:val="en-US"/>
            </w:rPr>
            <w:t>[8]</w:t>
          </w:r>
          <w:ins w:id="385" w:author="Nguyen Toan" w:date="2018-05-07T21:42:00Z">
            <w:r w:rsidR="00330973" w:rsidRPr="00C307BC">
              <w:rPr>
                <w:rFonts w:ascii="Times New Roman" w:hAnsi="Times New Roman" w:cs="Times New Roman"/>
                <w:i w:val="0"/>
                <w:color w:val="auto"/>
                <w:sz w:val="26"/>
                <w:szCs w:val="26"/>
              </w:rPr>
              <w:fldChar w:fldCharType="end"/>
            </w:r>
          </w:ins>
          <w:customXmlInsRangeStart w:id="386" w:author="Nguyen Toan" w:date="2018-05-07T21:42:00Z"/>
        </w:sdtContent>
      </w:sdt>
      <w:customXmlInsRangeEnd w:id="386"/>
      <w:bookmarkEnd w:id="368"/>
      <w:del w:id="387" w:author="Nguyen Toan" w:date="2018-05-05T22:36:00Z">
        <w:r w:rsidR="006250CA" w:rsidRPr="00C307BC" w:rsidDel="00EA1ED0">
          <w:rPr>
            <w:rFonts w:ascii="Times New Roman" w:eastAsia="Times New Roman" w:hAnsi="Times New Roman" w:cs="Times New Roman"/>
            <w:noProof/>
            <w:sz w:val="26"/>
            <w:szCs w:val="26"/>
            <w:lang w:val="en-US"/>
            <w:rPrChange w:id="388" w:author="Unknown">
              <w:rPr>
                <w:noProof/>
                <w:lang w:val="en-US"/>
              </w:rPr>
            </w:rPrChange>
          </w:rPr>
          <w:drawing>
            <wp:inline distT="0" distB="0" distL="0" distR="0" wp14:anchorId="46B47682" wp14:editId="40C49E45">
              <wp:extent cx="3763387" cy="3823562"/>
              <wp:effectExtent l="0" t="0" r="889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0669" cy="3830960"/>
                      </a:xfrm>
                      <a:prstGeom prst="rect">
                        <a:avLst/>
                      </a:prstGeom>
                      <a:noFill/>
                      <a:ln>
                        <a:noFill/>
                      </a:ln>
                    </pic:spPr>
                  </pic:pic>
                </a:graphicData>
              </a:graphic>
            </wp:inline>
          </w:drawing>
        </w:r>
      </w:del>
    </w:p>
    <w:p w14:paraId="403C0F5D" w14:textId="66B4C5ED" w:rsidR="00F77016" w:rsidRPr="00C307BC" w:rsidDel="00EA1ED0" w:rsidRDefault="00F77016">
      <w:pPr>
        <w:pStyle w:val="Caption"/>
        <w:jc w:val="center"/>
        <w:rPr>
          <w:del w:id="389" w:author="Nguyen Toan" w:date="2018-05-05T22:36:00Z"/>
          <w:rFonts w:ascii="Times New Roman" w:eastAsia="Times New Roman" w:hAnsi="Times New Roman" w:cs="Times New Roman"/>
          <w:i w:val="0"/>
          <w:color w:val="auto"/>
          <w:sz w:val="26"/>
          <w:szCs w:val="26"/>
          <w:highlight w:val="yellow"/>
        </w:rPr>
      </w:pPr>
      <w:bookmarkStart w:id="390" w:name="_Ref513152097"/>
      <w:del w:id="391" w:author="Nguyen Toan" w:date="2018-05-05T22:36:00Z">
        <w:r w:rsidRPr="00C307BC" w:rsidDel="00EA1ED0">
          <w:rPr>
            <w:rFonts w:ascii="Times New Roman" w:hAnsi="Times New Roman" w:cs="Times New Roman"/>
            <w:i w:val="0"/>
            <w:color w:val="auto"/>
            <w:sz w:val="26"/>
            <w:szCs w:val="26"/>
          </w:rPr>
          <w:delText xml:space="preserve">Hình </w:delText>
        </w:r>
      </w:del>
      <w:del w:id="392" w:author="Nguyen Toan" w:date="2018-05-05T22:22:00Z">
        <w:r w:rsidR="00185199" w:rsidRPr="00C307BC" w:rsidDel="00BE0028">
          <w:rPr>
            <w:rFonts w:ascii="Times New Roman" w:hAnsi="Times New Roman" w:cs="Times New Roman"/>
            <w:i w:val="0"/>
            <w:color w:val="auto"/>
            <w:sz w:val="26"/>
            <w:szCs w:val="26"/>
          </w:rPr>
          <w:fldChar w:fldCharType="begin"/>
        </w:r>
        <w:r w:rsidR="00185199" w:rsidRPr="00C307BC" w:rsidDel="00BE0028">
          <w:rPr>
            <w:rFonts w:ascii="Times New Roman" w:hAnsi="Times New Roman" w:cs="Times New Roman"/>
            <w:i w:val="0"/>
            <w:color w:val="auto"/>
            <w:sz w:val="26"/>
            <w:szCs w:val="26"/>
          </w:rPr>
          <w:delInstrText xml:space="preserve"> STYLEREF 1 \s </w:delInstrText>
        </w:r>
        <w:r w:rsidR="00185199"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1</w:delText>
        </w:r>
        <w:r w:rsidR="00185199" w:rsidRPr="00C307BC" w:rsidDel="00BE0028">
          <w:rPr>
            <w:rFonts w:ascii="Times New Roman" w:hAnsi="Times New Roman" w:cs="Times New Roman"/>
            <w:i w:val="0"/>
            <w:color w:val="auto"/>
            <w:sz w:val="26"/>
            <w:szCs w:val="26"/>
          </w:rPr>
          <w:fldChar w:fldCharType="end"/>
        </w:r>
        <w:r w:rsidR="00185199" w:rsidRPr="00C307BC" w:rsidDel="00BE0028">
          <w:rPr>
            <w:rFonts w:ascii="Times New Roman" w:hAnsi="Times New Roman" w:cs="Times New Roman"/>
            <w:i w:val="0"/>
            <w:color w:val="auto"/>
            <w:sz w:val="26"/>
            <w:szCs w:val="26"/>
          </w:rPr>
          <w:delText>.</w:delText>
        </w:r>
        <w:r w:rsidR="00185199" w:rsidRPr="00C307BC" w:rsidDel="00BE0028">
          <w:rPr>
            <w:rFonts w:ascii="Times New Roman" w:hAnsi="Times New Roman" w:cs="Times New Roman"/>
            <w:i w:val="0"/>
            <w:color w:val="auto"/>
            <w:sz w:val="26"/>
            <w:szCs w:val="26"/>
          </w:rPr>
          <w:fldChar w:fldCharType="begin"/>
        </w:r>
        <w:r w:rsidR="00185199" w:rsidRPr="00C307BC" w:rsidDel="00BE0028">
          <w:rPr>
            <w:rFonts w:ascii="Times New Roman" w:hAnsi="Times New Roman" w:cs="Times New Roman"/>
            <w:i w:val="0"/>
            <w:color w:val="auto"/>
            <w:sz w:val="26"/>
            <w:szCs w:val="26"/>
          </w:rPr>
          <w:delInstrText xml:space="preserve"> SEQ Hình \* ARABIC \s 1 </w:delInstrText>
        </w:r>
        <w:r w:rsidR="00185199"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7</w:delText>
        </w:r>
        <w:r w:rsidR="00185199" w:rsidRPr="00C307BC" w:rsidDel="00BE0028">
          <w:rPr>
            <w:rFonts w:ascii="Times New Roman" w:hAnsi="Times New Roman" w:cs="Times New Roman"/>
            <w:i w:val="0"/>
            <w:color w:val="auto"/>
            <w:sz w:val="26"/>
            <w:szCs w:val="26"/>
          </w:rPr>
          <w:fldChar w:fldCharType="end"/>
        </w:r>
      </w:del>
      <w:bookmarkEnd w:id="390"/>
      <w:del w:id="393" w:author="Nguyen Toan" w:date="2018-05-05T22:36:00Z">
        <w:r w:rsidRPr="00C307BC" w:rsidDel="00EA1ED0">
          <w:rPr>
            <w:rFonts w:ascii="Times New Roman" w:hAnsi="Times New Roman" w:cs="Times New Roman"/>
            <w:i w:val="0"/>
            <w:color w:val="auto"/>
            <w:sz w:val="26"/>
            <w:szCs w:val="26"/>
          </w:rPr>
          <w:delText>: Nền tảng tích hợp cho doanh nghiệp</w:delText>
        </w:r>
      </w:del>
    </w:p>
    <w:p w14:paraId="37C7A27A" w14:textId="7E4F8680" w:rsidR="00D04503" w:rsidRPr="00C307BC" w:rsidDel="00147198" w:rsidRDefault="00D04503">
      <w:pPr>
        <w:pStyle w:val="Caption"/>
        <w:jc w:val="center"/>
        <w:rPr>
          <w:rFonts w:ascii="Times New Roman" w:hAnsi="Times New Roman" w:cs="Times New Roman"/>
          <w:sz w:val="26"/>
          <w:szCs w:val="26"/>
        </w:rPr>
        <w:pPrChange w:id="394" w:author="LoanDT" w:date="2018-05-08T23:07:00Z">
          <w:pPr>
            <w:spacing w:after="120"/>
            <w:ind w:firstLine="567"/>
            <w:jc w:val="both"/>
          </w:pPr>
        </w:pPrChange>
      </w:pPr>
      <w:moveFromRangeStart w:id="395" w:author="Nguyen Toan" w:date="2018-05-07T22:31:00Z" w:name="move513495589"/>
      <w:moveFrom w:id="396" w:author="Nguyen Toan" w:date="2018-05-07T22:31:00Z">
        <w:r w:rsidRPr="00C307BC" w:rsidDel="00147198">
          <w:rPr>
            <w:rFonts w:ascii="Times New Roman" w:hAnsi="Times New Roman" w:cs="Times New Roman"/>
            <w:sz w:val="26"/>
            <w:szCs w:val="26"/>
          </w:rPr>
          <w:t>MuleESB là một nền tảng mã nguồn mở xây dựng bằng ngôn ngữ Java cho phép phát triển ứng dụng trục tích hợp (ESB) là cầu nối giữa các ứng dụng với nhau, giúp cho việc giao tiếp giữa các ứng dụng nhanh chóng và dễ dàng. MuleESB cho phép tích hợp nhiều loại công nghệ khác nhau, qua các giao thức như JMS, Web Services, JDBC, HTTP,...</w:t>
        </w:r>
      </w:moveFrom>
    </w:p>
    <w:p w14:paraId="57047D06" w14:textId="352FD01D" w:rsidR="001F293E" w:rsidRPr="00C307BC" w:rsidRDefault="00D04503" w:rsidP="00966627">
      <w:pPr>
        <w:spacing w:after="120"/>
        <w:ind w:firstLine="567"/>
        <w:jc w:val="both"/>
        <w:rPr>
          <w:ins w:id="397" w:author="Đinh Thị Loan - ITC" w:date="2018-05-15T13:59:00Z"/>
          <w:rFonts w:ascii="Times New Roman" w:eastAsia="Times New Roman" w:hAnsi="Times New Roman" w:cs="Times New Roman"/>
          <w:sz w:val="26"/>
          <w:szCs w:val="26"/>
        </w:rPr>
      </w:pPr>
      <w:moveFromRangeStart w:id="398" w:author="Nguyen Toan" w:date="2018-05-07T22:31:00Z" w:name="move513495597"/>
      <w:moveFromRangeEnd w:id="395"/>
      <w:moveFrom w:id="399" w:author="Nguyen Toan" w:date="2018-05-07T22:31:00Z">
        <w:r w:rsidRPr="00C307BC" w:rsidDel="00111541">
          <w:rPr>
            <w:rFonts w:ascii="Times New Roman" w:eastAsia="Times New Roman" w:hAnsi="Times New Roman" w:cs="Times New Roman"/>
            <w:sz w:val="26"/>
            <w:szCs w:val="26"/>
          </w:rPr>
          <w:lastRenderedPageBreak/>
          <w:t>Việc triển khai ứng dụng phân tán trên môi trường mạng giúp cho việc kết nối giữa các ứng dụng dễ dàng, tuy nhiên lại gây ra khó khăn trong giao tiếp giữa các ứng dụng do việc khác biệt về công nghệ, nền tảng. MuleESB giải quyết vấn đề này bằng việc cung cấp một trục tích hợp có chức năng nhận và định tuyến thông điện giữa các ứng dụng với nhau.</w:t>
        </w:r>
      </w:moveFrom>
      <w:moveFromRangeEnd w:id="398"/>
      <w:ins w:id="400" w:author="Nguyen Toan" w:date="2018-05-06T17:51:00Z">
        <w:r w:rsidR="00101362" w:rsidRPr="00C307BC">
          <w:rPr>
            <w:rFonts w:ascii="Times New Roman" w:eastAsia="Times New Roman" w:hAnsi="Times New Roman" w:cs="Times New Roman"/>
            <w:sz w:val="26"/>
            <w:szCs w:val="26"/>
          </w:rPr>
          <w:t xml:space="preserve">MuleESB hoạt động như một bộ chứa các dịch vụ có khả năng tái sử dụng. </w:t>
        </w:r>
      </w:ins>
      <w:ins w:id="401" w:author="Nguyen Toan" w:date="2018-05-06T17:53:00Z">
        <w:r w:rsidR="005A5B19" w:rsidRPr="00C307BC">
          <w:rPr>
            <w:rFonts w:ascii="Times New Roman" w:eastAsia="Times New Roman" w:hAnsi="Times New Roman" w:cs="Times New Roman"/>
            <w:sz w:val="26"/>
            <w:szCs w:val="26"/>
          </w:rPr>
          <w:t xml:space="preserve">MuleESB che giấu các dịch vụ khỏi định dạng thông điệp và các giao thức, tách biệt luồng nghiệp vụ với xử lý thông điệp, </w:t>
        </w:r>
      </w:ins>
      <w:ins w:id="402" w:author="Nguyen Toan" w:date="2018-05-06T17:54:00Z">
        <w:r w:rsidR="005A5B19" w:rsidRPr="00C307BC">
          <w:rPr>
            <w:rFonts w:ascii="Times New Roman" w:eastAsia="Times New Roman" w:hAnsi="Times New Roman" w:cs="Times New Roman"/>
            <w:sz w:val="26"/>
            <w:szCs w:val="26"/>
          </w:rPr>
          <w:t xml:space="preserve">cho phép gọi dịch vụ ở các điểm độc lập. </w:t>
        </w:r>
        <w:r w:rsidR="00C36F22" w:rsidRPr="00C307BC">
          <w:rPr>
            <w:rFonts w:ascii="Times New Roman" w:eastAsia="Times New Roman" w:hAnsi="Times New Roman" w:cs="Times New Roman"/>
            <w:sz w:val="26"/>
            <w:szCs w:val="26"/>
          </w:rPr>
          <w:t xml:space="preserve">Ngoài ra, MuleESB cung cấp khả năng định tuyến, phân loại, sắp xếp </w:t>
        </w:r>
      </w:ins>
      <w:ins w:id="403" w:author="Nguyen Toan" w:date="2018-05-06T17:55:00Z">
        <w:r w:rsidR="00C36F22" w:rsidRPr="00C307BC">
          <w:rPr>
            <w:rFonts w:ascii="Times New Roman" w:eastAsia="Times New Roman" w:hAnsi="Times New Roman" w:cs="Times New Roman"/>
            <w:sz w:val="26"/>
            <w:szCs w:val="26"/>
          </w:rPr>
          <w:t>thứ tự các thông điệp dựa trên nội dung và các quy tắc quản lý luồng nghiệp vụ cũng như chuyển đổi dữ liệu qua lại giữa các định dạng và giao thức khác nhau.</w:t>
        </w:r>
      </w:ins>
    </w:p>
    <w:p w14:paraId="0EDEF5A9" w14:textId="1A831C2E" w:rsidR="0028220A" w:rsidRPr="00C307BC" w:rsidRDefault="0028220A">
      <w:pPr>
        <w:pStyle w:val="Heading3"/>
        <w:numPr>
          <w:ilvl w:val="3"/>
          <w:numId w:val="12"/>
        </w:numPr>
        <w:spacing w:before="240" w:after="120"/>
        <w:ind w:left="646" w:hanging="646"/>
        <w:rPr>
          <w:rFonts w:ascii="Times New Roman" w:eastAsia="Times New Roman" w:hAnsi="Times New Roman" w:cs="Times New Roman"/>
          <w:b/>
          <w:color w:val="auto"/>
          <w:sz w:val="26"/>
          <w:szCs w:val="26"/>
          <w:rPrChange w:id="404" w:author="Đinh Thị Loan - ITC" w:date="2018-05-15T13:59:00Z">
            <w:rPr>
              <w:rFonts w:ascii="Times New Roman" w:eastAsia="Times New Roman" w:hAnsi="Times New Roman" w:cs="Times New Roman"/>
              <w:sz w:val="28"/>
              <w:szCs w:val="28"/>
            </w:rPr>
          </w:rPrChange>
        </w:rPr>
        <w:pPrChange w:id="405" w:author="Đinh Thị Loan - ITC" w:date="2018-05-15T13:59:00Z">
          <w:pPr>
            <w:spacing w:after="120"/>
            <w:ind w:firstLine="567"/>
            <w:jc w:val="both"/>
          </w:pPr>
        </w:pPrChange>
      </w:pPr>
      <w:bookmarkStart w:id="406" w:name="_Toc514278011"/>
      <w:ins w:id="407" w:author="Đinh Thị Loan - ITC" w:date="2018-05-15T13:59:00Z">
        <w:r w:rsidRPr="00C307BC">
          <w:rPr>
            <w:rFonts w:ascii="Times New Roman" w:eastAsia="Times New Roman" w:hAnsi="Times New Roman" w:cs="Times New Roman"/>
            <w:b/>
            <w:color w:val="auto"/>
            <w:sz w:val="26"/>
            <w:szCs w:val="26"/>
            <w:rPrChange w:id="408" w:author="Đinh Thị Loan - ITC" w:date="2018-05-15T13:59:00Z">
              <w:rPr>
                <w:rFonts w:ascii="Times New Roman" w:eastAsia="Times New Roman" w:hAnsi="Times New Roman" w:cs="Times New Roman"/>
              </w:rPr>
            </w:rPrChange>
          </w:rPr>
          <w:t>Kiến trúc MuleESB</w:t>
        </w:r>
      </w:ins>
      <w:bookmarkEnd w:id="406"/>
    </w:p>
    <w:p w14:paraId="1EAFDAA0" w14:textId="1CFC6EEE" w:rsidR="00D04503" w:rsidRPr="00C307BC" w:rsidDel="0000105E" w:rsidRDefault="00D04503" w:rsidP="00966627">
      <w:pPr>
        <w:spacing w:after="120"/>
        <w:ind w:firstLine="567"/>
        <w:jc w:val="both"/>
        <w:rPr>
          <w:del w:id="409" w:author="Nguyen Toan" w:date="2018-05-06T17:56:00Z"/>
          <w:rFonts w:ascii="Times New Roman" w:eastAsia="Times New Roman" w:hAnsi="Times New Roman" w:cs="Times New Roman"/>
          <w:color w:val="auto"/>
          <w:sz w:val="26"/>
          <w:szCs w:val="26"/>
          <w:rPrChange w:id="410" w:author="Nguyen Toan" w:date="2018-05-07T22:28:00Z">
            <w:rPr>
              <w:del w:id="411" w:author="Nguyen Toan" w:date="2018-05-06T17:56:00Z"/>
              <w:rFonts w:ascii="Times New Roman" w:eastAsia="Times New Roman" w:hAnsi="Times New Roman" w:cs="Times New Roman"/>
              <w:sz w:val="28"/>
              <w:szCs w:val="28"/>
            </w:rPr>
          </w:rPrChange>
        </w:rPr>
      </w:pPr>
      <w:del w:id="412" w:author="Nguyen Toan" w:date="2018-05-06T17:56:00Z">
        <w:r w:rsidRPr="00C307BC" w:rsidDel="0000105E">
          <w:rPr>
            <w:rFonts w:ascii="Times New Roman" w:eastAsia="Times New Roman" w:hAnsi="Times New Roman" w:cs="Times New Roman"/>
            <w:color w:val="auto"/>
            <w:sz w:val="26"/>
            <w:szCs w:val="26"/>
            <w:rPrChange w:id="413" w:author="Nguyen Toan" w:date="2018-05-07T22:28:00Z">
              <w:rPr>
                <w:rFonts w:ascii="Times New Roman" w:eastAsia="Times New Roman" w:hAnsi="Times New Roman" w:cs="Times New Roman"/>
                <w:sz w:val="28"/>
                <w:szCs w:val="28"/>
              </w:rPr>
            </w:rPrChange>
          </w:rPr>
          <w:delText>Các đặc điểm của MuleESB:</w:delText>
        </w:r>
        <w:bookmarkStart w:id="414" w:name="_Toc513584068"/>
        <w:bookmarkStart w:id="415" w:name="_Toc513613691"/>
        <w:bookmarkEnd w:id="414"/>
        <w:bookmarkEnd w:id="415"/>
      </w:del>
    </w:p>
    <w:p w14:paraId="5B62DE67" w14:textId="5C380181" w:rsidR="00D04503" w:rsidRPr="00C307BC" w:rsidDel="0000105E" w:rsidRDefault="00D04503" w:rsidP="00966627">
      <w:pPr>
        <w:pStyle w:val="ListParagraph"/>
        <w:numPr>
          <w:ilvl w:val="0"/>
          <w:numId w:val="32"/>
        </w:numPr>
        <w:spacing w:after="120"/>
        <w:jc w:val="both"/>
        <w:rPr>
          <w:del w:id="416" w:author="Nguyen Toan" w:date="2018-05-06T17:56:00Z"/>
          <w:rFonts w:ascii="Times New Roman" w:eastAsia="Times New Roman" w:hAnsi="Times New Roman" w:cs="Times New Roman"/>
          <w:color w:val="auto"/>
          <w:sz w:val="26"/>
          <w:szCs w:val="26"/>
          <w:rPrChange w:id="417" w:author="Nguyen Toan" w:date="2018-05-07T22:28:00Z">
            <w:rPr>
              <w:del w:id="418" w:author="Nguyen Toan" w:date="2018-05-06T17:56:00Z"/>
              <w:rFonts w:ascii="Times New Roman" w:eastAsia="Times New Roman" w:hAnsi="Times New Roman" w:cs="Times New Roman"/>
              <w:sz w:val="28"/>
              <w:szCs w:val="28"/>
            </w:rPr>
          </w:rPrChange>
        </w:rPr>
      </w:pPr>
      <w:del w:id="419" w:author="Nguyen Toan" w:date="2018-05-06T17:56:00Z">
        <w:r w:rsidRPr="00C307BC" w:rsidDel="0000105E">
          <w:rPr>
            <w:rFonts w:ascii="Times New Roman" w:eastAsia="Times New Roman" w:hAnsi="Times New Roman" w:cs="Times New Roman"/>
            <w:color w:val="auto"/>
            <w:sz w:val="26"/>
            <w:szCs w:val="26"/>
            <w:rPrChange w:id="420" w:author="Nguyen Toan" w:date="2018-05-07T22:28:00Z">
              <w:rPr>
                <w:rFonts w:ascii="Times New Roman" w:eastAsia="Times New Roman" w:hAnsi="Times New Roman" w:cs="Times New Roman"/>
                <w:sz w:val="28"/>
                <w:szCs w:val="28"/>
              </w:rPr>
            </w:rPrChange>
          </w:rPr>
          <w:delText>Service creation and hosting: Lưu trữ và phục vụ các dịch vụ có thể tái sử dụng, MuleESB hoạt động như một bộ chứa các dịch vụ.</w:delText>
        </w:r>
        <w:bookmarkStart w:id="421" w:name="_Toc513584069"/>
        <w:bookmarkStart w:id="422" w:name="_Toc513613692"/>
        <w:bookmarkEnd w:id="421"/>
        <w:bookmarkEnd w:id="422"/>
      </w:del>
    </w:p>
    <w:p w14:paraId="7AFAF62F" w14:textId="6B9E8E2C" w:rsidR="00D04503" w:rsidRPr="00C307BC" w:rsidDel="0000105E" w:rsidRDefault="00D04503" w:rsidP="00966627">
      <w:pPr>
        <w:pStyle w:val="ListParagraph"/>
        <w:numPr>
          <w:ilvl w:val="0"/>
          <w:numId w:val="32"/>
        </w:numPr>
        <w:spacing w:after="120"/>
        <w:jc w:val="both"/>
        <w:rPr>
          <w:del w:id="423" w:author="Nguyen Toan" w:date="2018-05-06T17:56:00Z"/>
          <w:rFonts w:ascii="Times New Roman" w:eastAsia="Times New Roman" w:hAnsi="Times New Roman" w:cs="Times New Roman"/>
          <w:color w:val="auto"/>
          <w:sz w:val="26"/>
          <w:szCs w:val="26"/>
          <w:rPrChange w:id="424" w:author="Nguyen Toan" w:date="2018-05-07T22:28:00Z">
            <w:rPr>
              <w:del w:id="425" w:author="Nguyen Toan" w:date="2018-05-06T17:56:00Z"/>
              <w:rFonts w:ascii="Times New Roman" w:eastAsia="Times New Roman" w:hAnsi="Times New Roman" w:cs="Times New Roman"/>
              <w:sz w:val="28"/>
              <w:szCs w:val="28"/>
            </w:rPr>
          </w:rPrChange>
        </w:rPr>
      </w:pPr>
      <w:del w:id="426" w:author="Nguyen Toan" w:date="2018-05-06T17:56:00Z">
        <w:r w:rsidRPr="00C307BC" w:rsidDel="0000105E">
          <w:rPr>
            <w:rFonts w:ascii="Times New Roman" w:eastAsia="Times New Roman" w:hAnsi="Times New Roman" w:cs="Times New Roman"/>
            <w:color w:val="auto"/>
            <w:sz w:val="26"/>
            <w:szCs w:val="26"/>
            <w:rPrChange w:id="427" w:author="Nguyen Toan" w:date="2018-05-07T22:28:00Z">
              <w:rPr>
                <w:rFonts w:ascii="Times New Roman" w:eastAsia="Times New Roman" w:hAnsi="Times New Roman" w:cs="Times New Roman"/>
                <w:sz w:val="28"/>
                <w:szCs w:val="28"/>
              </w:rPr>
            </w:rPrChange>
          </w:rPr>
          <w:delText>Service mediation: che giing: Lưu trữ và phục vụ các dịch vụ có thể tái sử dụng, MuleESB hoạt động như một bộ chứa các dịch vụ.ó khhép gọi dịch vụ ở các điểm độc lập.</w:delText>
        </w:r>
        <w:bookmarkStart w:id="428" w:name="_Toc513584070"/>
        <w:bookmarkStart w:id="429" w:name="_Toc513613693"/>
        <w:bookmarkEnd w:id="428"/>
        <w:bookmarkEnd w:id="429"/>
      </w:del>
    </w:p>
    <w:p w14:paraId="08C36CA7" w14:textId="1C85716F" w:rsidR="00D04503" w:rsidRPr="00C307BC" w:rsidDel="00650A94" w:rsidRDefault="00D04503">
      <w:pPr>
        <w:pStyle w:val="Heading3"/>
        <w:numPr>
          <w:ilvl w:val="3"/>
          <w:numId w:val="12"/>
        </w:numPr>
        <w:spacing w:before="240" w:after="120"/>
        <w:ind w:left="646" w:hanging="646"/>
        <w:rPr>
          <w:del w:id="430" w:author="LoanDT" w:date="2018-05-08T23:08:00Z"/>
          <w:rFonts w:ascii="Times New Roman" w:eastAsia="Times New Roman" w:hAnsi="Times New Roman" w:cs="Times New Roman"/>
          <w:color w:val="auto"/>
          <w:sz w:val="26"/>
          <w:szCs w:val="26"/>
          <w:rPrChange w:id="431" w:author="Nguyen Toan" w:date="2018-05-07T22:28:00Z">
            <w:rPr>
              <w:del w:id="432" w:author="LoanDT" w:date="2018-05-08T23:08:00Z"/>
              <w:rFonts w:ascii="Times New Roman" w:eastAsia="Times New Roman" w:hAnsi="Times New Roman" w:cs="Times New Roman"/>
            </w:rPr>
          </w:rPrChange>
        </w:rPr>
        <w:pPrChange w:id="433" w:author="Nguyen Toan" w:date="2018-05-05T22:30:00Z">
          <w:pPr>
            <w:pStyle w:val="ListParagraph"/>
            <w:numPr>
              <w:numId w:val="32"/>
            </w:numPr>
            <w:spacing w:after="120"/>
            <w:ind w:left="1287" w:hanging="360"/>
            <w:jc w:val="both"/>
          </w:pPr>
        </w:pPrChange>
      </w:pPr>
      <w:bookmarkStart w:id="434" w:name="_Toc514157543"/>
      <w:del w:id="435" w:author="Nguyen Toan" w:date="2018-05-06T17:56:00Z">
        <w:r w:rsidRPr="00C307BC" w:rsidDel="0000105E">
          <w:rPr>
            <w:rFonts w:ascii="Times New Roman" w:eastAsia="Times New Roman" w:hAnsi="Times New Roman" w:cs="Times New Roman"/>
            <w:color w:val="auto"/>
            <w:sz w:val="26"/>
            <w:szCs w:val="26"/>
            <w:rPrChange w:id="436" w:author="Nguyen Toan" w:date="2018-05-07T22:28:00Z">
              <w:rPr>
                <w:rFonts w:ascii="Times New Roman" w:eastAsia="Times New Roman" w:hAnsi="Times New Roman" w:cs="Times New Roman"/>
              </w:rPr>
            </w:rPrChange>
          </w:rPr>
          <w:delText xml:space="preserve">Message routing: đ che giing: Lưu trữ và phục vụ các dịch vụ có thể tái sử dụng, MuleESB hoạt động như một bộ chứa các dịch vụ.Data transformation: chuying: Lưu trữ và phục vụ các dịch vụ có thể tái sử dụng, </w:delText>
        </w:r>
      </w:del>
      <w:del w:id="437" w:author="Đinh Thị Loan - ITC" w:date="2018-05-15T14:00:00Z">
        <w:r w:rsidR="00FA489A" w:rsidRPr="00C307BC" w:rsidDel="006407DF">
          <w:rPr>
            <w:rFonts w:ascii="Times New Roman" w:eastAsia="Times New Roman" w:hAnsi="Times New Roman" w:cs="Times New Roman"/>
            <w:b/>
            <w:color w:val="auto"/>
            <w:sz w:val="26"/>
            <w:szCs w:val="26"/>
            <w:rPrChange w:id="438" w:author="Nguyen Toan" w:date="2018-05-07T22:28:00Z">
              <w:rPr>
                <w:rFonts w:ascii="Times New Roman" w:eastAsia="Times New Roman" w:hAnsi="Times New Roman" w:cs="Times New Roman"/>
                <w:b/>
              </w:rPr>
            </w:rPrChange>
          </w:rPr>
          <w:delText>Kiến trúc hệ thống MuleESB</w:delText>
        </w:r>
        <w:bookmarkEnd w:id="434"/>
        <w:r w:rsidR="00FA489A" w:rsidRPr="00C307BC" w:rsidDel="006407DF">
          <w:rPr>
            <w:rFonts w:ascii="Times New Roman" w:eastAsia="Times New Roman" w:hAnsi="Times New Roman" w:cs="Times New Roman"/>
            <w:b/>
            <w:color w:val="auto"/>
            <w:sz w:val="26"/>
            <w:szCs w:val="26"/>
            <w:rPrChange w:id="439" w:author="Nguyen Toan" w:date="2018-05-07T22:28:00Z">
              <w:rPr>
                <w:rFonts w:ascii="Times New Roman" w:eastAsia="Times New Roman" w:hAnsi="Times New Roman" w:cs="Times New Roman"/>
                <w:b/>
              </w:rPr>
            </w:rPrChange>
          </w:rPr>
          <w:delText xml:space="preserve"> </w:delText>
        </w:r>
      </w:del>
    </w:p>
    <w:p w14:paraId="05468C9C" w14:textId="77777777" w:rsidR="00650A94" w:rsidRPr="00C307BC" w:rsidDel="006407DF" w:rsidRDefault="00650A94">
      <w:pPr>
        <w:rPr>
          <w:ins w:id="440" w:author="LoanDT" w:date="2018-05-08T23:08:00Z"/>
          <w:del w:id="441" w:author="Đinh Thị Loan - ITC" w:date="2018-05-15T14:00:00Z"/>
          <w:rFonts w:ascii="Times New Roman" w:eastAsia="Times New Roman" w:hAnsi="Times New Roman" w:cs="Times New Roman"/>
          <w:color w:val="434343"/>
          <w:sz w:val="26"/>
          <w:szCs w:val="26"/>
          <w:rPrChange w:id="442" w:author="LoanDT" w:date="2018-05-08T23:08:00Z">
            <w:rPr>
              <w:ins w:id="443" w:author="LoanDT" w:date="2018-05-08T23:08:00Z"/>
              <w:del w:id="444" w:author="Đinh Thị Loan - ITC" w:date="2018-05-15T14:00:00Z"/>
            </w:rPr>
          </w:rPrChange>
        </w:rPr>
        <w:pPrChange w:id="445" w:author="Đinh Thị Loan - ITC" w:date="2018-05-15T13:59:00Z">
          <w:pPr>
            <w:spacing w:after="120"/>
            <w:ind w:firstLine="567"/>
            <w:jc w:val="both"/>
          </w:pPr>
        </w:pPrChange>
      </w:pPr>
    </w:p>
    <w:p w14:paraId="7A77A559" w14:textId="1C285D93" w:rsidR="00824E49" w:rsidRPr="00C307BC" w:rsidRDefault="00B3148A" w:rsidP="00AA7D69">
      <w:pPr>
        <w:spacing w:after="120"/>
        <w:ind w:firstLine="567"/>
        <w:jc w:val="both"/>
        <w:rPr>
          <w:rFonts w:ascii="Times New Roman" w:eastAsia="Times New Roman" w:hAnsi="Times New Roman" w:cs="Times New Roman"/>
          <w:sz w:val="26"/>
          <w:szCs w:val="26"/>
        </w:rPr>
      </w:pPr>
      <w:ins w:id="446" w:author="Nguyen Toan" w:date="2018-05-09T07:11:00Z">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_Ref513613209 \h </w:instrText>
        </w:r>
      </w:ins>
      <w:r w:rsidR="00C307BC" w:rsidRPr="00C307BC">
        <w:rPr>
          <w:rFonts w:ascii="Times New Roman" w:eastAsia="Times New Roman" w:hAnsi="Times New Roman" w:cs="Times New Roman"/>
          <w:sz w:val="26"/>
          <w:szCs w:val="26"/>
        </w:rPr>
        <w:instrText xml:space="preserve"> \* MERGEFORMAT </w:instrText>
      </w:r>
      <w:r w:rsidRPr="00C307BC">
        <w:rPr>
          <w:rFonts w:ascii="Times New Roman" w:eastAsia="Times New Roman" w:hAnsi="Times New Roman" w:cs="Times New Roman"/>
          <w:sz w:val="26"/>
          <w:szCs w:val="26"/>
        </w:rPr>
      </w:r>
      <w:r w:rsidRPr="00C307BC">
        <w:rPr>
          <w:rFonts w:ascii="Times New Roman" w:eastAsia="Times New Roman" w:hAnsi="Times New Roman" w:cs="Times New Roman"/>
          <w:sz w:val="26"/>
          <w:szCs w:val="26"/>
        </w:rPr>
        <w:fldChar w:fldCharType="separate"/>
      </w:r>
      <w:ins w:id="447" w:author="Nguyen Toan" w:date="2018-05-05T22:31:00Z">
        <w:r w:rsidR="009C452F" w:rsidRPr="00C307BC">
          <w:rPr>
            <w:rFonts w:ascii="Times New Roman" w:hAnsi="Times New Roman" w:cs="Times New Roman"/>
            <w:color w:val="auto"/>
            <w:sz w:val="26"/>
            <w:szCs w:val="26"/>
            <w:rPrChange w:id="448" w:author="Nguyen Toan" w:date="2018-05-05T22:31:00Z">
              <w:rPr>
                <w:i/>
                <w:iCs/>
              </w:rPr>
            </w:rPrChange>
          </w:rPr>
          <w:t xml:space="preserve">Hình </w:t>
        </w:r>
      </w:ins>
      <w:r w:rsidR="009C452F">
        <w:rPr>
          <w:rFonts w:ascii="Times New Roman" w:hAnsi="Times New Roman" w:cs="Times New Roman"/>
          <w:i/>
          <w:iCs/>
          <w:noProof/>
          <w:color w:val="auto"/>
          <w:sz w:val="26"/>
          <w:szCs w:val="26"/>
        </w:rPr>
        <w:t>1</w:t>
      </w:r>
      <w:r w:rsidR="009C452F" w:rsidRPr="00C307BC">
        <w:rPr>
          <w:rFonts w:ascii="Times New Roman" w:hAnsi="Times New Roman" w:cs="Times New Roman"/>
          <w:i/>
          <w:iCs/>
          <w:noProof/>
          <w:color w:val="auto"/>
          <w:sz w:val="26"/>
          <w:szCs w:val="26"/>
        </w:rPr>
        <w:t>.</w:t>
      </w:r>
      <w:r w:rsidR="009C452F">
        <w:rPr>
          <w:rFonts w:ascii="Times New Roman" w:hAnsi="Times New Roman" w:cs="Times New Roman"/>
          <w:i/>
          <w:iCs/>
          <w:noProof/>
          <w:color w:val="auto"/>
          <w:sz w:val="26"/>
          <w:szCs w:val="26"/>
        </w:rPr>
        <w:t>4</w:t>
      </w:r>
      <w:ins w:id="449" w:author="Nguyen Toan" w:date="2018-05-09T07:11:00Z">
        <w:r w:rsidRPr="00C307BC">
          <w:rPr>
            <w:rFonts w:ascii="Times New Roman" w:eastAsia="Times New Roman" w:hAnsi="Times New Roman" w:cs="Times New Roman"/>
            <w:sz w:val="26"/>
            <w:szCs w:val="26"/>
          </w:rPr>
          <w:fldChar w:fldCharType="end"/>
        </w:r>
      </w:ins>
      <w:ins w:id="450" w:author="LoanDT" w:date="2018-05-08T23:11:00Z">
        <w:del w:id="451" w:author="Nguyen Toan" w:date="2018-05-09T07:11:00Z">
          <w:r w:rsidR="0092609A" w:rsidRPr="00C307BC" w:rsidDel="00B3148A">
            <w:rPr>
              <w:rFonts w:ascii="Times New Roman" w:eastAsia="Times New Roman" w:hAnsi="Times New Roman" w:cs="Times New Roman"/>
              <w:sz w:val="26"/>
              <w:szCs w:val="26"/>
            </w:rPr>
            <w:delText>Hình 1.4</w:delText>
          </w:r>
        </w:del>
        <w:r w:rsidR="0092609A" w:rsidRPr="00C307BC">
          <w:rPr>
            <w:rFonts w:ascii="Times New Roman" w:eastAsia="Times New Roman" w:hAnsi="Times New Roman" w:cs="Times New Roman"/>
            <w:sz w:val="26"/>
            <w:szCs w:val="26"/>
          </w:rPr>
          <w:t xml:space="preserve"> mô t</w:t>
        </w:r>
      </w:ins>
      <w:ins w:id="452" w:author="LoanDT" w:date="2018-05-08T23:12:00Z">
        <w:r w:rsidR="0092609A" w:rsidRPr="00C307BC">
          <w:rPr>
            <w:rFonts w:ascii="Times New Roman" w:eastAsia="Times New Roman" w:hAnsi="Times New Roman" w:cs="Times New Roman"/>
            <w:sz w:val="26"/>
            <w:szCs w:val="26"/>
          </w:rPr>
          <w:t xml:space="preserve">ả kiến trúc của MuleESB. </w:t>
        </w:r>
      </w:ins>
      <w:del w:id="453" w:author="LoanDT" w:date="2018-05-08T23:08:00Z">
        <w:r w:rsidR="00FA489A" w:rsidRPr="00C307BC" w:rsidDel="00BD2376">
          <w:rPr>
            <w:rFonts w:ascii="Times New Roman" w:eastAsia="Times New Roman" w:hAnsi="Times New Roman" w:cs="Times New Roman"/>
            <w:sz w:val="26"/>
            <w:szCs w:val="26"/>
          </w:rPr>
          <w:delText>MuleESB cho phép truyền nhận</w:delText>
        </w:r>
        <w:r w:rsidR="00E31A28" w:rsidRPr="00C307BC" w:rsidDel="00BD2376">
          <w:rPr>
            <w:rFonts w:ascii="Times New Roman" w:eastAsia="Times New Roman" w:hAnsi="Times New Roman" w:cs="Times New Roman"/>
            <w:sz w:val="26"/>
            <w:szCs w:val="26"/>
          </w:rPr>
          <w:delText xml:space="preserve"> thô</w:delText>
        </w:r>
        <w:r w:rsidR="00FA489A" w:rsidRPr="00C307BC" w:rsidDel="00BD2376">
          <w:rPr>
            <w:rFonts w:ascii="Times New Roman" w:eastAsia="Times New Roman" w:hAnsi="Times New Roman" w:cs="Times New Roman"/>
            <w:sz w:val="26"/>
            <w:szCs w:val="26"/>
          </w:rPr>
          <w:delText xml:space="preserve">ng điệp bằng nhiều giao thức khác nhau. </w:delText>
        </w:r>
      </w:del>
      <w:r w:rsidR="00FA489A" w:rsidRPr="00C307BC">
        <w:rPr>
          <w:rFonts w:ascii="Times New Roman" w:eastAsia="Times New Roman" w:hAnsi="Times New Roman" w:cs="Times New Roman"/>
          <w:sz w:val="26"/>
          <w:szCs w:val="26"/>
        </w:rPr>
        <w:t>Trong luồng xử lý, bộ chuyển đổi (Transformer) có vai trò chuyển đổi định dạng thông điệp thành các loại định dạng phù hợp với nơi nhận thông điệp, trước khi được xử lý và định tuyến.</w:t>
      </w:r>
      <w:ins w:id="454" w:author="Nguyen Toan" w:date="2018-05-07T22:28:00Z">
        <w:r w:rsidR="004C6924" w:rsidRPr="00C307BC">
          <w:rPr>
            <w:rFonts w:ascii="Times New Roman" w:eastAsia="Times New Roman" w:hAnsi="Times New Roman" w:cs="Times New Roman"/>
            <w:sz w:val="26"/>
            <w:szCs w:val="26"/>
          </w:rPr>
          <w:t xml:space="preserve"> </w:t>
        </w:r>
      </w:ins>
      <w:moveToRangeStart w:id="455" w:author="Nguyen Toan" w:date="2018-05-05T22:31:00Z" w:name="move513322818"/>
      <w:moveTo w:id="456" w:author="Nguyen Toan" w:date="2018-05-05T22:31:00Z">
        <w:r w:rsidR="00824E49" w:rsidRPr="00C307BC">
          <w:rPr>
            <w:rFonts w:ascii="Times New Roman" w:eastAsia="Times New Roman" w:hAnsi="Times New Roman" w:cs="Times New Roman"/>
            <w:sz w:val="26"/>
            <w:szCs w:val="26"/>
          </w:rPr>
          <w:t>Các bộ chuyển đổi (Transformer) là chìa khoá để trao đổi dữ liệu, dữ liệu chỉ được chuyển đổi khi cần thiết thay vì chuyển đổi thành định dạng chung, thông điệp có thể được gửi qua các kênh truyền khác nhau</w:t>
        </w:r>
      </w:moveTo>
      <w:ins w:id="457" w:author="Nguyen Toan" w:date="2018-05-06T11:09:00Z">
        <w:r w:rsidR="0054698B" w:rsidRPr="00C307BC">
          <w:rPr>
            <w:rFonts w:ascii="Times New Roman" w:eastAsia="Times New Roman" w:hAnsi="Times New Roman" w:cs="Times New Roman"/>
            <w:sz w:val="26"/>
            <w:szCs w:val="26"/>
          </w:rPr>
          <w:t>.</w:t>
        </w:r>
      </w:ins>
    </w:p>
    <w:p w14:paraId="002DDCAE" w14:textId="711636E8" w:rsidR="00824E49" w:rsidRPr="00C307BC" w:rsidRDefault="00824E49" w:rsidP="00824E49">
      <w:pPr>
        <w:spacing w:after="120"/>
        <w:ind w:firstLine="567"/>
        <w:jc w:val="both"/>
        <w:rPr>
          <w:ins w:id="458" w:author="Nguyen Toan" w:date="2018-05-05T22:31:00Z"/>
          <w:rFonts w:ascii="Times New Roman" w:eastAsia="Times New Roman" w:hAnsi="Times New Roman" w:cs="Times New Roman"/>
          <w:sz w:val="26"/>
          <w:szCs w:val="26"/>
        </w:rPr>
      </w:pPr>
      <w:moveTo w:id="459" w:author="Nguyen Toan" w:date="2018-05-05T22:31:00Z">
        <w:r w:rsidRPr="00C307BC">
          <w:rPr>
            <w:rFonts w:ascii="Times New Roman" w:eastAsia="Times New Roman" w:hAnsi="Times New Roman" w:cs="Times New Roman"/>
            <w:sz w:val="26"/>
            <w:szCs w:val="26"/>
          </w:rPr>
          <w:t>Việc tách biệt giữa luồng logic nghiệp vụ và cách thức truyền nhận dữ liệu cho phép mở rộng kiến trúc hệ thống và dễ dàng tuỳ biến luồng nghiệp vụ</w:t>
        </w:r>
      </w:moveTo>
      <w:moveToRangeEnd w:id="455"/>
      <w:ins w:id="460" w:author="Nguyen Toan" w:date="2018-05-05T22:31:00Z">
        <w:r w:rsidRPr="00C307BC">
          <w:rPr>
            <w:rFonts w:ascii="Times New Roman" w:eastAsia="Times New Roman" w:hAnsi="Times New Roman" w:cs="Times New Roman"/>
            <w:sz w:val="26"/>
            <w:szCs w:val="26"/>
          </w:rPr>
          <w:t>.</w:t>
        </w:r>
      </w:ins>
    </w:p>
    <w:p w14:paraId="30D0F255" w14:textId="77777777" w:rsidR="00824E49" w:rsidRPr="00C307BC" w:rsidRDefault="00824E49">
      <w:pPr>
        <w:keepNext/>
        <w:spacing w:after="120"/>
        <w:ind w:firstLine="567"/>
        <w:jc w:val="center"/>
        <w:rPr>
          <w:ins w:id="461" w:author="Nguyen Toan" w:date="2018-05-05T22:31:00Z"/>
          <w:rFonts w:ascii="Times New Roman" w:hAnsi="Times New Roman" w:cs="Times New Roman"/>
          <w:sz w:val="26"/>
          <w:szCs w:val="26"/>
        </w:rPr>
        <w:pPrChange w:id="462" w:author="Nguyen Toan" w:date="2018-05-05T22:31:00Z">
          <w:pPr>
            <w:spacing w:after="120"/>
            <w:ind w:firstLine="567"/>
            <w:jc w:val="center"/>
          </w:pPr>
        </w:pPrChange>
      </w:pPr>
      <w:ins w:id="463" w:author="Nguyen Toan" w:date="2018-05-05T22:31:00Z">
        <w:r w:rsidRPr="00C307BC">
          <w:rPr>
            <w:rFonts w:ascii="Times New Roman" w:hAnsi="Times New Roman" w:cs="Times New Roman"/>
            <w:noProof/>
            <w:sz w:val="26"/>
            <w:szCs w:val="26"/>
            <w:lang w:val="en-US"/>
            <w:rPrChange w:id="464" w:author="Unknown">
              <w:rPr>
                <w:noProof/>
                <w:lang w:val="en-US"/>
              </w:rPr>
            </w:rPrChange>
          </w:rPr>
          <w:drawing>
            <wp:inline distT="0" distB="0" distL="0" distR="0" wp14:anchorId="2371456C" wp14:editId="3FD7F7AA">
              <wp:extent cx="3965944" cy="2870275"/>
              <wp:effectExtent l="0" t="0" r="0" b="6350"/>
              <wp:docPr id="40" name="Picture 40" descr="what mule e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mule es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5987" cy="2892018"/>
                      </a:xfrm>
                      <a:prstGeom prst="rect">
                        <a:avLst/>
                      </a:prstGeom>
                      <a:noFill/>
                      <a:ln>
                        <a:noFill/>
                      </a:ln>
                    </pic:spPr>
                  </pic:pic>
                </a:graphicData>
              </a:graphic>
            </wp:inline>
          </w:drawing>
        </w:r>
      </w:ins>
    </w:p>
    <w:p w14:paraId="1D8AB904" w14:textId="19895E4F" w:rsidR="00824E49" w:rsidRPr="00C307BC" w:rsidDel="00B3148A" w:rsidRDefault="00824E49">
      <w:pPr>
        <w:pStyle w:val="Caption"/>
        <w:jc w:val="center"/>
        <w:rPr>
          <w:del w:id="465" w:author="Nguyen Toan" w:date="2018-05-09T07:10:00Z"/>
          <w:rFonts w:ascii="Times New Roman" w:eastAsia="Times New Roman" w:hAnsi="Times New Roman" w:cs="Times New Roman"/>
          <w:color w:val="auto"/>
          <w:sz w:val="26"/>
          <w:szCs w:val="26"/>
          <w:rPrChange w:id="466" w:author="Nguyen Toan" w:date="2018-05-05T22:31:00Z">
            <w:rPr>
              <w:del w:id="467" w:author="Nguyen Toan" w:date="2018-05-09T07:10:00Z"/>
              <w:rFonts w:ascii="Times New Roman" w:eastAsia="Times New Roman" w:hAnsi="Times New Roman" w:cs="Times New Roman"/>
              <w:sz w:val="28"/>
              <w:szCs w:val="28"/>
            </w:rPr>
          </w:rPrChange>
        </w:rPr>
        <w:pPrChange w:id="468" w:author="Nguyen Toan" w:date="2018-05-05T22:31:00Z">
          <w:pPr>
            <w:spacing w:after="120"/>
            <w:ind w:firstLine="567"/>
            <w:jc w:val="both"/>
          </w:pPr>
        </w:pPrChange>
      </w:pPr>
      <w:bookmarkStart w:id="469" w:name="_Ref513613209"/>
      <w:bookmarkStart w:id="470" w:name="_Toc514157742"/>
      <w:ins w:id="471" w:author="Nguyen Toan" w:date="2018-05-05T22:31:00Z">
        <w:r w:rsidRPr="00C307BC">
          <w:rPr>
            <w:rFonts w:ascii="Times New Roman" w:hAnsi="Times New Roman" w:cs="Times New Roman"/>
            <w:i w:val="0"/>
            <w:iCs w:val="0"/>
            <w:color w:val="auto"/>
            <w:sz w:val="26"/>
            <w:szCs w:val="26"/>
            <w:rPrChange w:id="472" w:author="Nguyen Toan" w:date="2018-05-05T22:31:00Z">
              <w:rPr>
                <w:i/>
                <w:iCs/>
              </w:rPr>
            </w:rPrChange>
          </w:rPr>
          <w:t xml:space="preserve">Hình </w:t>
        </w:r>
      </w:ins>
      <w:r w:rsidR="007B1CDB" w:rsidRPr="00C307BC">
        <w:rPr>
          <w:rFonts w:ascii="Times New Roman" w:hAnsi="Times New Roman" w:cs="Times New Roman"/>
          <w:color w:val="auto"/>
          <w:sz w:val="26"/>
          <w:szCs w:val="26"/>
        </w:rPr>
        <w:fldChar w:fldCharType="begin"/>
      </w:r>
      <w:r w:rsidR="007B1CDB" w:rsidRPr="00C307BC">
        <w:rPr>
          <w:rFonts w:ascii="Times New Roman" w:hAnsi="Times New Roman" w:cs="Times New Roman"/>
          <w:i w:val="0"/>
          <w:iCs w:val="0"/>
          <w:color w:val="auto"/>
          <w:sz w:val="26"/>
          <w:szCs w:val="26"/>
        </w:rPr>
        <w:instrText xml:space="preserve"> STYLEREF 1 \s </w:instrText>
      </w:r>
      <w:r w:rsidR="007B1CDB" w:rsidRPr="00C307BC">
        <w:rPr>
          <w:rFonts w:ascii="Times New Roman" w:hAnsi="Times New Roman" w:cs="Times New Roman"/>
          <w:color w:val="auto"/>
          <w:sz w:val="26"/>
          <w:szCs w:val="26"/>
        </w:rPr>
        <w:fldChar w:fldCharType="separate"/>
      </w:r>
      <w:r w:rsidR="009C452F">
        <w:rPr>
          <w:rFonts w:ascii="Times New Roman" w:hAnsi="Times New Roman" w:cs="Times New Roman"/>
          <w:i w:val="0"/>
          <w:iCs w:val="0"/>
          <w:noProof/>
          <w:color w:val="auto"/>
          <w:sz w:val="26"/>
          <w:szCs w:val="26"/>
        </w:rPr>
        <w:t>1</w:t>
      </w:r>
      <w:r w:rsidR="007B1CDB" w:rsidRPr="00C307BC">
        <w:rPr>
          <w:rFonts w:ascii="Times New Roman" w:hAnsi="Times New Roman" w:cs="Times New Roman"/>
          <w:color w:val="auto"/>
          <w:sz w:val="26"/>
          <w:szCs w:val="26"/>
        </w:rPr>
        <w:fldChar w:fldCharType="end"/>
      </w:r>
      <w:r w:rsidR="007B1CDB" w:rsidRPr="00C307BC">
        <w:rPr>
          <w:rFonts w:ascii="Times New Roman" w:hAnsi="Times New Roman" w:cs="Times New Roman"/>
          <w:i w:val="0"/>
          <w:iCs w:val="0"/>
          <w:color w:val="auto"/>
          <w:sz w:val="26"/>
          <w:szCs w:val="26"/>
        </w:rPr>
        <w:t>.</w:t>
      </w:r>
      <w:r w:rsidR="007B1CDB" w:rsidRPr="00C307BC">
        <w:rPr>
          <w:rFonts w:ascii="Times New Roman" w:hAnsi="Times New Roman" w:cs="Times New Roman"/>
          <w:color w:val="auto"/>
          <w:sz w:val="26"/>
          <w:szCs w:val="26"/>
        </w:rPr>
        <w:fldChar w:fldCharType="begin"/>
      </w:r>
      <w:r w:rsidR="007B1CDB" w:rsidRPr="00C307BC">
        <w:rPr>
          <w:rFonts w:ascii="Times New Roman" w:hAnsi="Times New Roman" w:cs="Times New Roman"/>
          <w:i w:val="0"/>
          <w:iCs w:val="0"/>
          <w:color w:val="auto"/>
          <w:sz w:val="26"/>
          <w:szCs w:val="26"/>
        </w:rPr>
        <w:instrText xml:space="preserve"> SEQ Hình \* ARABIC \s 1 </w:instrText>
      </w:r>
      <w:r w:rsidR="007B1CDB" w:rsidRPr="00C307BC">
        <w:rPr>
          <w:rFonts w:ascii="Times New Roman" w:hAnsi="Times New Roman" w:cs="Times New Roman"/>
          <w:color w:val="auto"/>
          <w:sz w:val="26"/>
          <w:szCs w:val="26"/>
        </w:rPr>
        <w:fldChar w:fldCharType="separate"/>
      </w:r>
      <w:r w:rsidR="009C452F">
        <w:rPr>
          <w:rFonts w:ascii="Times New Roman" w:hAnsi="Times New Roman" w:cs="Times New Roman"/>
          <w:i w:val="0"/>
          <w:iCs w:val="0"/>
          <w:noProof/>
          <w:color w:val="auto"/>
          <w:sz w:val="26"/>
          <w:szCs w:val="26"/>
        </w:rPr>
        <w:t>4</w:t>
      </w:r>
      <w:r w:rsidR="007B1CDB" w:rsidRPr="00C307BC">
        <w:rPr>
          <w:rFonts w:ascii="Times New Roman" w:hAnsi="Times New Roman" w:cs="Times New Roman"/>
          <w:color w:val="auto"/>
          <w:sz w:val="26"/>
          <w:szCs w:val="26"/>
        </w:rPr>
        <w:fldChar w:fldCharType="end"/>
      </w:r>
      <w:ins w:id="473" w:author="Nguyen Toan" w:date="2018-05-14T18:03:00Z">
        <w:del w:id="474" w:author="Đinh Thị Loan - ITC" w:date="2018-05-15T14:06:00Z">
          <w:r w:rsidR="0052504F" w:rsidRPr="00C307BC" w:rsidDel="006A746E">
            <w:rPr>
              <w:rFonts w:ascii="Times New Roman" w:hAnsi="Times New Roman" w:cs="Times New Roman"/>
              <w:color w:val="auto"/>
              <w:sz w:val="26"/>
              <w:szCs w:val="26"/>
            </w:rPr>
            <w:fldChar w:fldCharType="begin"/>
          </w:r>
          <w:r w:rsidR="0052504F" w:rsidRPr="00C307BC" w:rsidDel="006A746E">
            <w:rPr>
              <w:rFonts w:ascii="Times New Roman" w:hAnsi="Times New Roman" w:cs="Times New Roman"/>
              <w:i w:val="0"/>
              <w:iCs w:val="0"/>
              <w:color w:val="auto"/>
              <w:sz w:val="26"/>
              <w:szCs w:val="26"/>
            </w:rPr>
            <w:delInstrText xml:space="preserve"> STYLEREF 1 \s </w:delInstrText>
          </w:r>
        </w:del>
      </w:ins>
      <w:del w:id="475" w:author="Đinh Thị Loan - ITC" w:date="2018-05-15T14:06:00Z">
        <w:r w:rsidR="0052504F" w:rsidRPr="00C307BC" w:rsidDel="006A746E">
          <w:rPr>
            <w:rFonts w:ascii="Times New Roman" w:hAnsi="Times New Roman" w:cs="Times New Roman"/>
            <w:color w:val="auto"/>
            <w:sz w:val="26"/>
            <w:szCs w:val="26"/>
          </w:rPr>
          <w:fldChar w:fldCharType="separate"/>
        </w:r>
        <w:r w:rsidR="00620576" w:rsidRPr="00C307BC" w:rsidDel="006A746E">
          <w:rPr>
            <w:rFonts w:ascii="Times New Roman" w:hAnsi="Times New Roman" w:cs="Times New Roman"/>
            <w:i w:val="0"/>
            <w:iCs w:val="0"/>
            <w:noProof/>
            <w:color w:val="auto"/>
            <w:sz w:val="26"/>
            <w:szCs w:val="26"/>
          </w:rPr>
          <w:delText>1</w:delText>
        </w:r>
      </w:del>
      <w:ins w:id="476" w:author="Nguyen Toan" w:date="2018-05-14T18:03:00Z">
        <w:del w:id="477" w:author="Đinh Thị Loan - ITC" w:date="2018-05-15T14:06:00Z">
          <w:r w:rsidR="0052504F" w:rsidRPr="00C307BC" w:rsidDel="006A746E">
            <w:rPr>
              <w:rFonts w:ascii="Times New Roman" w:hAnsi="Times New Roman" w:cs="Times New Roman"/>
              <w:color w:val="auto"/>
              <w:sz w:val="26"/>
              <w:szCs w:val="26"/>
            </w:rPr>
            <w:fldChar w:fldCharType="end"/>
          </w:r>
          <w:r w:rsidR="0052504F" w:rsidRPr="00C307BC" w:rsidDel="006A746E">
            <w:rPr>
              <w:rFonts w:ascii="Times New Roman" w:hAnsi="Times New Roman" w:cs="Times New Roman"/>
              <w:i w:val="0"/>
              <w:iCs w:val="0"/>
              <w:color w:val="auto"/>
              <w:sz w:val="26"/>
              <w:szCs w:val="26"/>
            </w:rPr>
            <w:delText>.</w:delText>
          </w:r>
          <w:r w:rsidR="0052504F" w:rsidRPr="00C307BC" w:rsidDel="006A746E">
            <w:rPr>
              <w:rFonts w:ascii="Times New Roman" w:hAnsi="Times New Roman" w:cs="Times New Roman"/>
              <w:color w:val="auto"/>
              <w:sz w:val="26"/>
              <w:szCs w:val="26"/>
            </w:rPr>
            <w:fldChar w:fldCharType="begin"/>
          </w:r>
          <w:r w:rsidR="0052504F" w:rsidRPr="00C307BC" w:rsidDel="006A746E">
            <w:rPr>
              <w:rFonts w:ascii="Times New Roman" w:hAnsi="Times New Roman" w:cs="Times New Roman"/>
              <w:i w:val="0"/>
              <w:iCs w:val="0"/>
              <w:color w:val="auto"/>
              <w:sz w:val="26"/>
              <w:szCs w:val="26"/>
            </w:rPr>
            <w:delInstrText xml:space="preserve"> SEQ Hình \* ARABIC \s 1 </w:delInstrText>
          </w:r>
        </w:del>
      </w:ins>
      <w:del w:id="478" w:author="Đinh Thị Loan - ITC" w:date="2018-05-15T14:06:00Z">
        <w:r w:rsidR="0052504F" w:rsidRPr="00C307BC" w:rsidDel="006A746E">
          <w:rPr>
            <w:rFonts w:ascii="Times New Roman" w:hAnsi="Times New Roman" w:cs="Times New Roman"/>
            <w:color w:val="auto"/>
            <w:sz w:val="26"/>
            <w:szCs w:val="26"/>
          </w:rPr>
          <w:fldChar w:fldCharType="separate"/>
        </w:r>
      </w:del>
      <w:ins w:id="479" w:author="Nguyen Toan" w:date="2018-05-14T23:17:00Z">
        <w:del w:id="480" w:author="Đinh Thị Loan - ITC" w:date="2018-05-15T14:06:00Z">
          <w:r w:rsidR="00620576" w:rsidRPr="00C307BC" w:rsidDel="006A746E">
            <w:rPr>
              <w:rFonts w:ascii="Times New Roman" w:hAnsi="Times New Roman" w:cs="Times New Roman"/>
              <w:i w:val="0"/>
              <w:iCs w:val="0"/>
              <w:noProof/>
              <w:color w:val="auto"/>
              <w:sz w:val="26"/>
              <w:szCs w:val="26"/>
            </w:rPr>
            <w:delText>4</w:delText>
          </w:r>
        </w:del>
      </w:ins>
      <w:ins w:id="481" w:author="Nguyen Toan" w:date="2018-05-14T18:03:00Z">
        <w:del w:id="482" w:author="Đinh Thị Loan - ITC" w:date="2018-05-15T14:06:00Z">
          <w:r w:rsidR="0052504F" w:rsidRPr="00C307BC" w:rsidDel="006A746E">
            <w:rPr>
              <w:rFonts w:ascii="Times New Roman" w:hAnsi="Times New Roman" w:cs="Times New Roman"/>
              <w:color w:val="auto"/>
              <w:sz w:val="26"/>
              <w:szCs w:val="26"/>
            </w:rPr>
            <w:fldChar w:fldCharType="end"/>
          </w:r>
        </w:del>
      </w:ins>
      <w:bookmarkEnd w:id="469"/>
      <w:ins w:id="483" w:author="Nguyen Toan" w:date="2018-05-05T22:31:00Z">
        <w:r w:rsidRPr="00C307BC">
          <w:rPr>
            <w:rFonts w:ascii="Times New Roman" w:hAnsi="Times New Roman" w:cs="Times New Roman"/>
            <w:i w:val="0"/>
            <w:iCs w:val="0"/>
            <w:color w:val="auto"/>
            <w:sz w:val="26"/>
            <w:szCs w:val="26"/>
            <w:rPrChange w:id="484" w:author="Nguyen Toan" w:date="2018-05-05T22:31:00Z">
              <w:rPr>
                <w:i/>
                <w:iCs/>
              </w:rPr>
            </w:rPrChange>
          </w:rPr>
          <w:t>: Kiến trúc MuleESB</w:t>
        </w:r>
      </w:ins>
      <w:ins w:id="485" w:author="Nguyen Toan" w:date="2018-05-05T22:32:00Z">
        <w:r w:rsidR="00330973" w:rsidRPr="00C307BC">
          <w:rPr>
            <w:rFonts w:ascii="Times New Roman" w:hAnsi="Times New Roman" w:cs="Times New Roman"/>
            <w:i w:val="0"/>
            <w:color w:val="auto"/>
            <w:sz w:val="26"/>
            <w:szCs w:val="26"/>
          </w:rPr>
          <w:t xml:space="preserve"> </w:t>
        </w:r>
      </w:ins>
      <w:customXmlInsRangeStart w:id="486" w:author="Nguyen Toan" w:date="2018-05-07T21:42:00Z"/>
      <w:sdt>
        <w:sdtPr>
          <w:rPr>
            <w:rFonts w:ascii="Times New Roman" w:hAnsi="Times New Roman" w:cs="Times New Roman"/>
            <w:iCs w:val="0"/>
            <w:color w:val="auto"/>
            <w:sz w:val="26"/>
            <w:szCs w:val="26"/>
          </w:rPr>
          <w:id w:val="896869862"/>
          <w:citation/>
        </w:sdtPr>
        <w:sdtContent>
          <w:customXmlInsRangeEnd w:id="486"/>
          <w:ins w:id="487" w:author="Nguyen Toan" w:date="2018-05-07T21:42:00Z">
            <w:r w:rsidR="00330973" w:rsidRPr="00C307BC">
              <w:rPr>
                <w:rFonts w:ascii="Times New Roman" w:hAnsi="Times New Roman" w:cs="Times New Roman"/>
                <w:iCs w:val="0"/>
                <w:color w:val="auto"/>
                <w:sz w:val="26"/>
                <w:szCs w:val="26"/>
              </w:rPr>
              <w:fldChar w:fldCharType="begin"/>
            </w:r>
            <w:r w:rsidR="00330973" w:rsidRPr="00C307BC">
              <w:rPr>
                <w:rFonts w:ascii="Times New Roman" w:hAnsi="Times New Roman" w:cs="Times New Roman"/>
                <w:i w:val="0"/>
                <w:color w:val="auto"/>
                <w:sz w:val="26"/>
                <w:szCs w:val="26"/>
                <w:lang w:val="en-US"/>
              </w:rPr>
              <w:instrText xml:space="preserve"> CITATION MuleSoft \l 1033 </w:instrText>
            </w:r>
          </w:ins>
          <w:r w:rsidR="00330973" w:rsidRPr="00C307BC">
            <w:rPr>
              <w:rFonts w:ascii="Times New Roman" w:hAnsi="Times New Roman" w:cs="Times New Roman"/>
              <w:iCs w:val="0"/>
              <w:color w:val="auto"/>
              <w:sz w:val="26"/>
              <w:szCs w:val="26"/>
            </w:rPr>
            <w:fldChar w:fldCharType="separate"/>
          </w:r>
          <w:r w:rsidR="00D65DF8" w:rsidRPr="00C307BC">
            <w:rPr>
              <w:rFonts w:ascii="Times New Roman" w:hAnsi="Times New Roman" w:cs="Times New Roman"/>
              <w:noProof/>
              <w:color w:val="auto"/>
              <w:sz w:val="26"/>
              <w:szCs w:val="26"/>
              <w:lang w:val="en-US"/>
            </w:rPr>
            <w:t>[6]</w:t>
          </w:r>
          <w:ins w:id="488" w:author="Nguyen Toan" w:date="2018-05-07T21:42:00Z">
            <w:r w:rsidR="00330973" w:rsidRPr="00C307BC">
              <w:rPr>
                <w:rFonts w:ascii="Times New Roman" w:hAnsi="Times New Roman" w:cs="Times New Roman"/>
                <w:iCs w:val="0"/>
                <w:color w:val="auto"/>
                <w:sz w:val="26"/>
                <w:szCs w:val="26"/>
              </w:rPr>
              <w:fldChar w:fldCharType="end"/>
            </w:r>
          </w:ins>
          <w:customXmlInsRangeStart w:id="489" w:author="Nguyen Toan" w:date="2018-05-07T21:42:00Z"/>
        </w:sdtContent>
      </w:sdt>
      <w:customXmlInsRangeEnd w:id="489"/>
      <w:ins w:id="490" w:author="Nguyen Toan" w:date="2018-05-05T22:32:00Z">
        <w:r w:rsidR="003D4192" w:rsidRPr="00C307BC">
          <w:rPr>
            <w:rFonts w:ascii="Times New Roman" w:hAnsi="Times New Roman" w:cs="Times New Roman"/>
            <w:i w:val="0"/>
            <w:color w:val="auto"/>
            <w:sz w:val="26"/>
            <w:szCs w:val="26"/>
          </w:rPr>
          <w:t>.</w:t>
        </w:r>
      </w:ins>
      <w:bookmarkEnd w:id="470"/>
    </w:p>
    <w:p w14:paraId="4AD05286" w14:textId="1EA7FE46" w:rsidR="00FA489A" w:rsidRPr="00C307BC" w:rsidDel="00A35D72" w:rsidRDefault="00FA489A">
      <w:pPr>
        <w:spacing w:after="120"/>
        <w:jc w:val="both"/>
        <w:rPr>
          <w:del w:id="491" w:author="LoanDT" w:date="2018-05-08T23:11:00Z"/>
          <w:rFonts w:ascii="Times New Roman" w:eastAsia="Times New Roman" w:hAnsi="Times New Roman" w:cs="Times New Roman"/>
          <w:sz w:val="26"/>
          <w:szCs w:val="26"/>
        </w:rPr>
        <w:pPrChange w:id="492" w:author="Nguyen Toan" w:date="2018-05-09T07:10:00Z">
          <w:pPr>
            <w:spacing w:after="120"/>
            <w:ind w:firstLine="567"/>
            <w:jc w:val="both"/>
          </w:pPr>
        </w:pPrChange>
      </w:pPr>
      <w:moveFromRangeStart w:id="493" w:author="Nguyen Toan" w:date="2018-05-05T22:31:00Z" w:name="move513322818"/>
      <w:commentRangeStart w:id="494"/>
      <w:moveFrom w:id="495" w:author="Nguyen Toan" w:date="2018-05-05T22:31:00Z">
        <w:r w:rsidRPr="00C307BC" w:rsidDel="00824E49">
          <w:rPr>
            <w:rFonts w:ascii="Times New Roman" w:eastAsia="Times New Roman" w:hAnsi="Times New Roman" w:cs="Times New Roman"/>
            <w:sz w:val="26"/>
            <w:szCs w:val="26"/>
          </w:rPr>
          <w:t>Các bộ chuyển đổi (Transformer) là chìa khoá để trao đổi dữ liệu, dữ liệu chỉ được chuyển đổi khi cần thiết thay vì chuyển đổi thành định dạng chung, thông điệp có thể được gửi qua các kênh truyền khác nh</w:t>
        </w:r>
        <w:del w:id="496" w:author="LoanDT" w:date="2018-05-08T23:11:00Z">
          <w:r w:rsidRPr="00C307BC" w:rsidDel="00A35D72">
            <w:rPr>
              <w:rFonts w:ascii="Times New Roman" w:eastAsia="Times New Roman" w:hAnsi="Times New Roman" w:cs="Times New Roman"/>
              <w:sz w:val="26"/>
              <w:szCs w:val="26"/>
            </w:rPr>
            <w:delText>au</w:delText>
          </w:r>
        </w:del>
      </w:moveFrom>
    </w:p>
    <w:p w14:paraId="34FAC721" w14:textId="2DD28465" w:rsidR="00FA489A" w:rsidRPr="00C307BC" w:rsidRDefault="00FA489A">
      <w:pPr>
        <w:pStyle w:val="Caption"/>
        <w:jc w:val="center"/>
        <w:rPr>
          <w:rFonts w:ascii="Times New Roman" w:hAnsi="Times New Roman" w:cs="Times New Roman"/>
          <w:sz w:val="26"/>
          <w:szCs w:val="26"/>
        </w:rPr>
        <w:pPrChange w:id="497" w:author="Nguyen Toan" w:date="2018-05-09T07:10:00Z">
          <w:pPr>
            <w:spacing w:after="120"/>
            <w:ind w:firstLine="567"/>
            <w:jc w:val="both"/>
          </w:pPr>
        </w:pPrChange>
      </w:pPr>
      <w:moveFrom w:id="498" w:author="Nguyen Toan" w:date="2018-05-05T22:31:00Z">
        <w:r w:rsidRPr="00C307BC" w:rsidDel="00824E49">
          <w:rPr>
            <w:rFonts w:ascii="Times New Roman" w:hAnsi="Times New Roman" w:cs="Times New Roman"/>
            <w:sz w:val="26"/>
            <w:szCs w:val="26"/>
          </w:rPr>
          <w:t>Việc tách biệt giữa luồng logic nghiệp vụ và cách thức truyền nhận dữ liệu cho phép mở rộng kiến trúc hệ thống và dễ dàng tuỳ biến luồng nghiệp v</w:t>
        </w:r>
        <w:del w:id="499" w:author="Nguyen Toan" w:date="2018-05-05T22:32:00Z">
          <w:r w:rsidRPr="00C307BC" w:rsidDel="006E0A49">
            <w:rPr>
              <w:rFonts w:ascii="Times New Roman" w:hAnsi="Times New Roman" w:cs="Times New Roman"/>
              <w:sz w:val="26"/>
              <w:szCs w:val="26"/>
            </w:rPr>
            <w:delText>ụ</w:delText>
          </w:r>
        </w:del>
      </w:moveFrom>
      <w:moveFromRangeEnd w:id="493"/>
      <w:commentRangeEnd w:id="494"/>
      <w:r w:rsidR="00B41001" w:rsidRPr="00C307BC">
        <w:rPr>
          <w:rStyle w:val="CommentReference"/>
          <w:rFonts w:ascii="Times New Roman" w:hAnsi="Times New Roman" w:cs="Times New Roman"/>
          <w:sz w:val="26"/>
          <w:szCs w:val="26"/>
        </w:rPr>
        <w:commentReference w:id="494"/>
      </w:r>
      <w:del w:id="500" w:author="Nguyen Toan" w:date="2018-05-05T22:32:00Z">
        <w:r w:rsidRPr="00C307BC" w:rsidDel="006E0A49">
          <w:rPr>
            <w:rFonts w:ascii="Times New Roman" w:hAnsi="Times New Roman" w:cs="Times New Roman"/>
            <w:sz w:val="26"/>
            <w:szCs w:val="26"/>
          </w:rPr>
          <w:delText>.</w:delText>
        </w:r>
      </w:del>
    </w:p>
    <w:p w14:paraId="13B61EC6" w14:textId="77777777" w:rsidR="00FA489A" w:rsidRPr="00C307BC" w:rsidRDefault="00FA489A" w:rsidP="00966627">
      <w:pPr>
        <w:pStyle w:val="Heading3"/>
        <w:numPr>
          <w:ilvl w:val="3"/>
          <w:numId w:val="12"/>
        </w:numPr>
        <w:spacing w:before="240" w:after="120"/>
        <w:ind w:left="646" w:hanging="646"/>
        <w:rPr>
          <w:rFonts w:ascii="Times New Roman" w:eastAsia="Times New Roman" w:hAnsi="Times New Roman" w:cs="Times New Roman"/>
          <w:b/>
          <w:color w:val="000000"/>
          <w:sz w:val="26"/>
          <w:szCs w:val="26"/>
        </w:rPr>
      </w:pPr>
      <w:bookmarkStart w:id="501" w:name="_Toc514278012"/>
      <w:r w:rsidRPr="00C307BC">
        <w:rPr>
          <w:rFonts w:ascii="Times New Roman" w:eastAsia="Times New Roman" w:hAnsi="Times New Roman" w:cs="Times New Roman"/>
          <w:b/>
          <w:color w:val="000000"/>
          <w:sz w:val="26"/>
          <w:szCs w:val="26"/>
        </w:rPr>
        <w:t>Xử lý dữ liệu</w:t>
      </w:r>
      <w:bookmarkEnd w:id="501"/>
    </w:p>
    <w:p w14:paraId="4CC746FA" w14:textId="3A8C75A2" w:rsidR="00FA489A" w:rsidRPr="00C307BC" w:rsidRDefault="00A77891" w:rsidP="00966627">
      <w:pPr>
        <w:spacing w:after="120"/>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Bộ chuyển đổi (</w:t>
      </w:r>
      <w:r w:rsidR="00FA489A" w:rsidRPr="00C307BC">
        <w:rPr>
          <w:rFonts w:ascii="Times New Roman" w:eastAsia="Times New Roman" w:hAnsi="Times New Roman" w:cs="Times New Roman"/>
          <w:sz w:val="26"/>
          <w:szCs w:val="26"/>
        </w:rPr>
        <w:t>Transformer</w:t>
      </w:r>
      <w:r>
        <w:rPr>
          <w:rFonts w:ascii="Times New Roman" w:eastAsia="Times New Roman" w:hAnsi="Times New Roman" w:cs="Times New Roman"/>
          <w:sz w:val="26"/>
          <w:szCs w:val="26"/>
        </w:rPr>
        <w:t>)</w:t>
      </w:r>
      <w:r w:rsidR="009714DF">
        <w:rPr>
          <w:rFonts w:ascii="Times New Roman" w:eastAsia="Times New Roman" w:hAnsi="Times New Roman" w:cs="Times New Roman"/>
          <w:sz w:val="26"/>
          <w:szCs w:val="26"/>
        </w:rPr>
        <w:t>:</w:t>
      </w:r>
      <w:r w:rsidR="00FA489A" w:rsidRPr="00C307BC">
        <w:rPr>
          <w:rFonts w:ascii="Times New Roman" w:eastAsia="Times New Roman" w:hAnsi="Times New Roman" w:cs="Times New Roman"/>
          <w:sz w:val="26"/>
          <w:szCs w:val="26"/>
        </w:rPr>
        <w:t xml:space="preserve"> Khi một thông điệp được gửi đi giữa các ứng dụng, MuleESB tiếp nhận thông điệp, chuyển đổi định dạng thông điệp, phân loại và điều hướng sang dịch vụ nhận cần thiết. </w:t>
      </w:r>
    </w:p>
    <w:p w14:paraId="13FAD5BE" w14:textId="06DDCB51" w:rsidR="00FA489A" w:rsidRPr="00C307BC" w:rsidRDefault="00A77891" w:rsidP="00966627">
      <w:pPr>
        <w:spacing w:after="120"/>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thành phần (</w:t>
      </w:r>
      <w:r w:rsidR="00FA489A" w:rsidRPr="00C307BC">
        <w:rPr>
          <w:rFonts w:ascii="Times New Roman" w:eastAsia="Times New Roman" w:hAnsi="Times New Roman" w:cs="Times New Roman"/>
          <w:sz w:val="26"/>
          <w:szCs w:val="26"/>
        </w:rPr>
        <w:t>Components</w:t>
      </w:r>
      <w:r w:rsidR="009714DF">
        <w:rPr>
          <w:rFonts w:ascii="Times New Roman" w:eastAsia="Times New Roman" w:hAnsi="Times New Roman" w:cs="Times New Roman"/>
          <w:sz w:val="26"/>
          <w:szCs w:val="26"/>
        </w:rPr>
        <w:t>)</w:t>
      </w:r>
      <w:r w:rsidR="00FA489A" w:rsidRPr="00C307BC">
        <w:rPr>
          <w:rFonts w:ascii="Times New Roman" w:eastAsia="Times New Roman" w:hAnsi="Times New Roman" w:cs="Times New Roman"/>
          <w:sz w:val="26"/>
          <w:szCs w:val="26"/>
        </w:rPr>
        <w:t xml:space="preserve"> chứa logic nghiệp vụ để xử lý dữ liệu bên trong thông điệp. Nó không chứa thông tin nào về cách nhận và gửi của bản thân thông điệp đó</w:t>
      </w:r>
    </w:p>
    <w:p w14:paraId="5E456AE3" w14:textId="7115B2EA" w:rsidR="00FA489A" w:rsidRPr="00C307BC" w:rsidRDefault="00FA489A" w:rsidP="007A5F8B">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lastRenderedPageBreak/>
        <w:t>Điều hướng thông điệp giữa các thành phần</w:t>
      </w:r>
      <w:r w:rsidR="002A7135" w:rsidRPr="00C307BC">
        <w:rPr>
          <w:rFonts w:ascii="Times New Roman" w:eastAsia="Times New Roman" w:hAnsi="Times New Roman" w:cs="Times New Roman"/>
          <w:sz w:val="26"/>
          <w:szCs w:val="26"/>
        </w:rPr>
        <w:t xml:space="preserve"> như </w:t>
      </w:r>
      <w:r w:rsidR="002A7135" w:rsidRPr="00C307BC">
        <w:rPr>
          <w:rFonts w:ascii="Times New Roman" w:eastAsia="Times New Roman" w:hAnsi="Times New Roman" w:cs="Times New Roman"/>
          <w:sz w:val="26"/>
          <w:szCs w:val="26"/>
        </w:rPr>
        <w:fldChar w:fldCharType="begin"/>
      </w:r>
      <w:r w:rsidR="002A7135" w:rsidRPr="00C307BC">
        <w:rPr>
          <w:rFonts w:ascii="Times New Roman" w:eastAsia="Times New Roman" w:hAnsi="Times New Roman" w:cs="Times New Roman"/>
          <w:sz w:val="26"/>
          <w:szCs w:val="26"/>
        </w:rPr>
        <w:instrText xml:space="preserve"> REF _Ref513152133 \h  \* MERGEFORMAT </w:instrText>
      </w:r>
      <w:r w:rsidR="002A7135" w:rsidRPr="00C307BC">
        <w:rPr>
          <w:rFonts w:ascii="Times New Roman" w:eastAsia="Times New Roman" w:hAnsi="Times New Roman" w:cs="Times New Roman"/>
          <w:sz w:val="26"/>
          <w:szCs w:val="26"/>
        </w:rPr>
      </w:r>
      <w:r w:rsidR="002A7135" w:rsidRPr="00C307BC">
        <w:rPr>
          <w:rFonts w:ascii="Times New Roman" w:eastAsia="Times New Roman" w:hAnsi="Times New Roman" w:cs="Times New Roman"/>
          <w:sz w:val="26"/>
          <w:szCs w:val="26"/>
        </w:rPr>
        <w:fldChar w:fldCharType="separate"/>
      </w:r>
      <w:r w:rsidR="009C452F" w:rsidRPr="009C452F">
        <w:rPr>
          <w:rFonts w:ascii="Times New Roman" w:hAnsi="Times New Roman" w:cs="Times New Roman"/>
          <w:color w:val="auto"/>
          <w:sz w:val="26"/>
          <w:szCs w:val="26"/>
        </w:rPr>
        <w:t xml:space="preserve">Hình </w:t>
      </w:r>
      <w:r w:rsidR="009C452F" w:rsidRPr="009C452F">
        <w:rPr>
          <w:rFonts w:ascii="Times New Roman" w:hAnsi="Times New Roman" w:cs="Times New Roman"/>
          <w:noProof/>
          <w:color w:val="auto"/>
          <w:sz w:val="26"/>
          <w:szCs w:val="26"/>
        </w:rPr>
        <w:t>1.5</w:t>
      </w:r>
      <w:r w:rsidR="002A7135" w:rsidRPr="00C307BC">
        <w:rPr>
          <w:rFonts w:ascii="Times New Roman" w:eastAsia="Times New Roman" w:hAnsi="Times New Roman" w:cs="Times New Roman"/>
          <w:sz w:val="26"/>
          <w:szCs w:val="26"/>
        </w:rPr>
        <w:fldChar w:fldCharType="end"/>
      </w:r>
      <w:r w:rsidR="00EC620D" w:rsidRPr="00C307BC">
        <w:rPr>
          <w:rFonts w:ascii="Times New Roman" w:eastAsia="Times New Roman" w:hAnsi="Times New Roman" w:cs="Times New Roman"/>
          <w:sz w:val="26"/>
          <w:szCs w:val="26"/>
        </w:rPr>
        <w:t xml:space="preserve"> là một ví </w:t>
      </w:r>
      <w:r w:rsidR="006022C2" w:rsidRPr="00C307BC">
        <w:rPr>
          <w:rFonts w:ascii="Times New Roman" w:eastAsia="Times New Roman" w:hAnsi="Times New Roman" w:cs="Times New Roman"/>
          <w:sz w:val="26"/>
          <w:szCs w:val="26"/>
        </w:rPr>
        <w:t>dụ về luồng cơ bản của MuleESB.</w:t>
      </w:r>
      <w:r w:rsidR="007A5F8B">
        <w:rPr>
          <w:rFonts w:ascii="Times New Roman" w:eastAsia="Times New Roman" w:hAnsi="Times New Roman" w:cs="Times New Roman"/>
          <w:sz w:val="26"/>
          <w:szCs w:val="26"/>
        </w:rPr>
        <w:t xml:space="preserve"> </w:t>
      </w:r>
      <w:r w:rsidR="00A77891">
        <w:rPr>
          <w:rFonts w:ascii="Times New Roman" w:eastAsia="Times New Roman" w:hAnsi="Times New Roman" w:cs="Times New Roman"/>
          <w:sz w:val="26"/>
          <w:szCs w:val="26"/>
        </w:rPr>
        <w:t>Quản lý luồng (</w:t>
      </w:r>
      <w:r w:rsidRPr="00C307BC">
        <w:rPr>
          <w:rFonts w:ascii="Times New Roman" w:eastAsia="Times New Roman" w:hAnsi="Times New Roman" w:cs="Times New Roman"/>
          <w:sz w:val="26"/>
          <w:szCs w:val="26"/>
        </w:rPr>
        <w:t>Flow control</w:t>
      </w:r>
      <w:r w:rsidR="00A77891">
        <w:rPr>
          <w:rFonts w:ascii="Times New Roman" w:eastAsia="Times New Roman" w:hAnsi="Times New Roman" w:cs="Times New Roman"/>
          <w:sz w:val="26"/>
          <w:szCs w:val="26"/>
        </w:rPr>
        <w:t>)</w:t>
      </w:r>
      <w:r w:rsidRPr="00C307BC">
        <w:rPr>
          <w:rFonts w:ascii="Times New Roman" w:eastAsia="Times New Roman" w:hAnsi="Times New Roman" w:cs="Times New Roman"/>
          <w:sz w:val="26"/>
          <w:szCs w:val="26"/>
        </w:rPr>
        <w:t xml:space="preserve"> đảm bảo việc thông tin đúng đắn sẽ được chuyển đi đến đúng đích dựa vào các điều kiện được ghi trong thông điệp. Mule hỗ trợ nhiều loại khác nhau để quản lý việc xử lý và điều hướng thông điệp, để thêm  các thành phần này, chỉ cần định nghĩa các thẻ XML trong file cấu hình của một ứng dụng Mule, Mule studio sẽ tự động tìm và xử lý nội dung theo vai trò của thành phần đó. </w:t>
      </w:r>
    </w:p>
    <w:p w14:paraId="28227B5B" w14:textId="77777777" w:rsidR="00FA489A" w:rsidRPr="00C307BC" w:rsidRDefault="00FA489A" w:rsidP="00FA489A">
      <w:pPr>
        <w:spacing w:line="288" w:lineRule="auto"/>
        <w:ind w:left="1440"/>
        <w:rPr>
          <w:rFonts w:ascii="Times New Roman" w:eastAsia="Times New Roman" w:hAnsi="Times New Roman" w:cs="Times New Roman"/>
          <w:sz w:val="26"/>
          <w:szCs w:val="26"/>
        </w:rPr>
      </w:pPr>
    </w:p>
    <w:p w14:paraId="4DE31352" w14:textId="77777777" w:rsidR="00FA489A" w:rsidRPr="00C307BC" w:rsidRDefault="00FA489A">
      <w:pPr>
        <w:keepNext/>
        <w:spacing w:line="288" w:lineRule="auto"/>
        <w:ind w:left="180"/>
        <w:jc w:val="center"/>
        <w:rPr>
          <w:rFonts w:ascii="Times New Roman" w:hAnsi="Times New Roman" w:cs="Times New Roman"/>
          <w:sz w:val="26"/>
          <w:szCs w:val="26"/>
        </w:rPr>
        <w:pPrChange w:id="502" w:author="Nguyen Toan" w:date="2018-05-05T22:32:00Z">
          <w:pPr>
            <w:keepNext/>
            <w:spacing w:line="288" w:lineRule="auto"/>
            <w:ind w:left="180"/>
          </w:pPr>
        </w:pPrChange>
      </w:pPr>
      <w:r w:rsidRPr="00C307BC">
        <w:rPr>
          <w:rFonts w:ascii="Times New Roman" w:eastAsia="Times New Roman" w:hAnsi="Times New Roman" w:cs="Times New Roman"/>
          <w:noProof/>
          <w:sz w:val="26"/>
          <w:szCs w:val="26"/>
          <w:lang w:val="en-US"/>
        </w:rPr>
        <w:drawing>
          <wp:inline distT="0" distB="0" distL="0" distR="0" wp14:anchorId="198D6CD4" wp14:editId="517493D2">
            <wp:extent cx="5267739" cy="2388815"/>
            <wp:effectExtent l="0" t="0" r="0" b="0"/>
            <wp:docPr id="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5276438" cy="2392760"/>
                    </a:xfrm>
                    <a:prstGeom prst="rect">
                      <a:avLst/>
                    </a:prstGeom>
                    <a:ln/>
                  </pic:spPr>
                </pic:pic>
              </a:graphicData>
            </a:graphic>
          </wp:inline>
        </w:drawing>
      </w:r>
    </w:p>
    <w:p w14:paraId="1B6912A6" w14:textId="66532993" w:rsidR="00FA489A" w:rsidRPr="00C307BC" w:rsidRDefault="00FA489A" w:rsidP="00FA489A">
      <w:pPr>
        <w:pStyle w:val="Caption"/>
        <w:spacing w:line="288" w:lineRule="auto"/>
        <w:jc w:val="center"/>
        <w:rPr>
          <w:rFonts w:ascii="Times New Roman" w:eastAsia="Times New Roman" w:hAnsi="Times New Roman" w:cs="Times New Roman"/>
          <w:i w:val="0"/>
          <w:color w:val="auto"/>
          <w:sz w:val="26"/>
          <w:szCs w:val="26"/>
        </w:rPr>
      </w:pPr>
      <w:bookmarkStart w:id="503" w:name="_Ref513152133"/>
      <w:bookmarkStart w:id="504" w:name="_Toc511991194"/>
      <w:bookmarkStart w:id="505" w:name="_Toc514157743"/>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1</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5</w:t>
      </w:r>
      <w:r w:rsidR="007B1CDB" w:rsidRPr="00C307BC">
        <w:rPr>
          <w:rFonts w:ascii="Times New Roman" w:hAnsi="Times New Roman" w:cs="Times New Roman"/>
          <w:i w:val="0"/>
          <w:color w:val="auto"/>
          <w:sz w:val="26"/>
          <w:szCs w:val="26"/>
        </w:rPr>
        <w:fldChar w:fldCharType="end"/>
      </w:r>
      <w:ins w:id="506" w:author="Nguyen Toan" w:date="2018-05-14T18:03:00Z">
        <w:del w:id="507"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508"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1</w:delText>
        </w:r>
      </w:del>
      <w:ins w:id="509" w:author="Nguyen Toan" w:date="2018-05-14T18:03:00Z">
        <w:del w:id="510"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511"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512" w:author="Nguyen Toan" w:date="2018-05-14T23:17:00Z">
        <w:del w:id="513" w:author="Đinh Thị Loan - ITC" w:date="2018-05-15T14:06:00Z">
          <w:r w:rsidR="00620576" w:rsidRPr="00C307BC" w:rsidDel="006A746E">
            <w:rPr>
              <w:rFonts w:ascii="Times New Roman" w:hAnsi="Times New Roman" w:cs="Times New Roman"/>
              <w:i w:val="0"/>
              <w:noProof/>
              <w:color w:val="auto"/>
              <w:sz w:val="26"/>
              <w:szCs w:val="26"/>
            </w:rPr>
            <w:delText>5</w:delText>
          </w:r>
        </w:del>
      </w:ins>
      <w:ins w:id="514" w:author="Nguyen Toan" w:date="2018-05-14T18:03:00Z">
        <w:del w:id="515" w:author="Đinh Thị Loan - ITC" w:date="2018-05-15T14:06:00Z">
          <w:r w:rsidR="0052504F" w:rsidRPr="00C307BC" w:rsidDel="006A746E">
            <w:rPr>
              <w:rFonts w:ascii="Times New Roman" w:hAnsi="Times New Roman" w:cs="Times New Roman"/>
              <w:i w:val="0"/>
              <w:color w:val="auto"/>
              <w:sz w:val="26"/>
              <w:szCs w:val="26"/>
            </w:rPr>
            <w:fldChar w:fldCharType="end"/>
          </w:r>
        </w:del>
      </w:ins>
      <w:del w:id="516" w:author="Nguyen Toan" w:date="2018-05-05T22:22:00Z">
        <w:r w:rsidR="00185199" w:rsidRPr="00C307BC" w:rsidDel="00BE0028">
          <w:rPr>
            <w:rFonts w:ascii="Times New Roman" w:hAnsi="Times New Roman" w:cs="Times New Roman"/>
            <w:i w:val="0"/>
            <w:color w:val="auto"/>
            <w:sz w:val="26"/>
            <w:szCs w:val="26"/>
          </w:rPr>
          <w:fldChar w:fldCharType="begin"/>
        </w:r>
        <w:r w:rsidR="00185199" w:rsidRPr="00C307BC" w:rsidDel="00BE0028">
          <w:rPr>
            <w:rFonts w:ascii="Times New Roman" w:hAnsi="Times New Roman" w:cs="Times New Roman"/>
            <w:i w:val="0"/>
            <w:color w:val="auto"/>
            <w:sz w:val="26"/>
            <w:szCs w:val="26"/>
          </w:rPr>
          <w:delInstrText xml:space="preserve"> STYLEREF 1 \s </w:delInstrText>
        </w:r>
        <w:r w:rsidR="00185199"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1</w:delText>
        </w:r>
        <w:r w:rsidR="00185199" w:rsidRPr="00C307BC" w:rsidDel="00BE0028">
          <w:rPr>
            <w:rFonts w:ascii="Times New Roman" w:hAnsi="Times New Roman" w:cs="Times New Roman"/>
            <w:i w:val="0"/>
            <w:color w:val="auto"/>
            <w:sz w:val="26"/>
            <w:szCs w:val="26"/>
          </w:rPr>
          <w:fldChar w:fldCharType="end"/>
        </w:r>
        <w:r w:rsidR="00185199" w:rsidRPr="00C307BC" w:rsidDel="00BE0028">
          <w:rPr>
            <w:rFonts w:ascii="Times New Roman" w:hAnsi="Times New Roman" w:cs="Times New Roman"/>
            <w:i w:val="0"/>
            <w:color w:val="auto"/>
            <w:sz w:val="26"/>
            <w:szCs w:val="26"/>
          </w:rPr>
          <w:delText>.</w:delText>
        </w:r>
        <w:r w:rsidR="00185199" w:rsidRPr="00C307BC" w:rsidDel="00BE0028">
          <w:rPr>
            <w:rFonts w:ascii="Times New Roman" w:hAnsi="Times New Roman" w:cs="Times New Roman"/>
            <w:i w:val="0"/>
            <w:color w:val="auto"/>
            <w:sz w:val="26"/>
            <w:szCs w:val="26"/>
          </w:rPr>
          <w:fldChar w:fldCharType="begin"/>
        </w:r>
        <w:r w:rsidR="00185199" w:rsidRPr="00C307BC" w:rsidDel="00BE0028">
          <w:rPr>
            <w:rFonts w:ascii="Times New Roman" w:hAnsi="Times New Roman" w:cs="Times New Roman"/>
            <w:i w:val="0"/>
            <w:color w:val="auto"/>
            <w:sz w:val="26"/>
            <w:szCs w:val="26"/>
          </w:rPr>
          <w:delInstrText xml:space="preserve"> SEQ Hình \* ARABIC \s 1 </w:delInstrText>
        </w:r>
        <w:r w:rsidR="00185199"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8</w:delText>
        </w:r>
        <w:r w:rsidR="00185199" w:rsidRPr="00C307BC" w:rsidDel="00BE0028">
          <w:rPr>
            <w:rFonts w:ascii="Times New Roman" w:hAnsi="Times New Roman" w:cs="Times New Roman"/>
            <w:i w:val="0"/>
            <w:color w:val="auto"/>
            <w:sz w:val="26"/>
            <w:szCs w:val="26"/>
          </w:rPr>
          <w:fldChar w:fldCharType="end"/>
        </w:r>
      </w:del>
      <w:bookmarkEnd w:id="503"/>
      <w:r w:rsidR="00553B44"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t xml:space="preserve"> Mô hình luồng xử lý trên MuleESB</w:t>
      </w:r>
      <w:bookmarkEnd w:id="504"/>
      <w:bookmarkEnd w:id="505"/>
    </w:p>
    <w:p w14:paraId="28FD2653" w14:textId="77777777" w:rsidR="00FA489A" w:rsidRPr="00C307BC" w:rsidRDefault="00C435A4" w:rsidP="00966627">
      <w:pPr>
        <w:pStyle w:val="Heading3"/>
        <w:numPr>
          <w:ilvl w:val="3"/>
          <w:numId w:val="12"/>
        </w:numPr>
        <w:spacing w:before="240" w:after="120"/>
        <w:ind w:left="646" w:hanging="646"/>
        <w:rPr>
          <w:rFonts w:ascii="Times New Roman" w:eastAsia="Times New Roman" w:hAnsi="Times New Roman" w:cs="Times New Roman"/>
          <w:b/>
          <w:color w:val="000000"/>
          <w:sz w:val="26"/>
          <w:szCs w:val="26"/>
        </w:rPr>
      </w:pPr>
      <w:bookmarkStart w:id="517" w:name="_Toc514278013"/>
      <w:r w:rsidRPr="00C307BC">
        <w:rPr>
          <w:rFonts w:ascii="Times New Roman" w:eastAsia="Times New Roman" w:hAnsi="Times New Roman" w:cs="Times New Roman"/>
          <w:b/>
          <w:color w:val="000000"/>
          <w:sz w:val="26"/>
          <w:szCs w:val="26"/>
        </w:rPr>
        <w:t>Ứ</w:t>
      </w:r>
      <w:r w:rsidR="00FA489A" w:rsidRPr="00C307BC">
        <w:rPr>
          <w:rFonts w:ascii="Times New Roman" w:eastAsia="Times New Roman" w:hAnsi="Times New Roman" w:cs="Times New Roman"/>
          <w:b/>
          <w:color w:val="000000"/>
          <w:sz w:val="26"/>
          <w:szCs w:val="26"/>
        </w:rPr>
        <w:t xml:space="preserve">ng dụng </w:t>
      </w:r>
      <w:r w:rsidRPr="00C307BC">
        <w:rPr>
          <w:rFonts w:ascii="Times New Roman" w:eastAsia="Times New Roman" w:hAnsi="Times New Roman" w:cs="Times New Roman"/>
          <w:b/>
          <w:color w:val="000000"/>
          <w:sz w:val="26"/>
          <w:szCs w:val="26"/>
        </w:rPr>
        <w:t xml:space="preserve">thực tế </w:t>
      </w:r>
      <w:r w:rsidR="00FA489A" w:rsidRPr="00C307BC">
        <w:rPr>
          <w:rFonts w:ascii="Times New Roman" w:eastAsia="Times New Roman" w:hAnsi="Times New Roman" w:cs="Times New Roman"/>
          <w:b/>
          <w:color w:val="000000"/>
          <w:sz w:val="26"/>
          <w:szCs w:val="26"/>
        </w:rPr>
        <w:t>sử dụng MuleESB</w:t>
      </w:r>
      <w:bookmarkEnd w:id="517"/>
    </w:p>
    <w:p w14:paraId="37864E4E" w14:textId="703F2C96" w:rsidR="00A650DB" w:rsidRPr="00C307BC" w:rsidRDefault="005A3A65" w:rsidP="00351C8D">
      <w:pPr>
        <w:spacing w:after="120"/>
        <w:ind w:firstLine="567"/>
        <w:jc w:val="both"/>
        <w:rPr>
          <w:ins w:id="518" w:author="Nguyen Toan" w:date="2018-05-05T22:33:00Z"/>
          <w:rFonts w:ascii="Times New Roman" w:eastAsia="Times New Roman" w:hAnsi="Times New Roman" w:cs="Times New Roman"/>
          <w:sz w:val="26"/>
          <w:szCs w:val="26"/>
        </w:rPr>
      </w:pPr>
      <w:ins w:id="519" w:author="Nguyen Toan" w:date="2018-05-05T22:33:00Z">
        <w:r w:rsidRPr="00C307BC">
          <w:rPr>
            <w:rFonts w:ascii="Times New Roman" w:eastAsia="Times New Roman" w:hAnsi="Times New Roman" w:cs="Times New Roman"/>
            <w:sz w:val="26"/>
            <w:szCs w:val="26"/>
          </w:rPr>
          <w:t xml:space="preserve">MuleESB </w:t>
        </w:r>
        <w:r w:rsidR="00D3709A" w:rsidRPr="00C307BC">
          <w:rPr>
            <w:rFonts w:ascii="Times New Roman" w:eastAsia="Times New Roman" w:hAnsi="Times New Roman" w:cs="Times New Roman"/>
            <w:sz w:val="26"/>
            <w:szCs w:val="26"/>
          </w:rPr>
          <w:t xml:space="preserve">được sử dụng rộng rãi để phát triển ứng dụng </w:t>
        </w:r>
      </w:ins>
      <w:ins w:id="520" w:author="Nguyen Toan" w:date="2018-05-05T22:34:00Z">
        <w:r w:rsidR="00D3709A" w:rsidRPr="00C307BC">
          <w:rPr>
            <w:rFonts w:ascii="Times New Roman" w:eastAsia="Times New Roman" w:hAnsi="Times New Roman" w:cs="Times New Roman"/>
            <w:sz w:val="26"/>
            <w:szCs w:val="26"/>
          </w:rPr>
          <w:t xml:space="preserve">ESB, </w:t>
        </w:r>
      </w:ins>
      <w:ins w:id="521" w:author="Nguyen Toan" w:date="2018-05-05T22:44:00Z">
        <w:r w:rsidR="00930178" w:rsidRPr="00C307BC">
          <w:rPr>
            <w:rFonts w:ascii="Times New Roman" w:eastAsia="Times New Roman" w:hAnsi="Times New Roman" w:cs="Times New Roman"/>
            <w:sz w:val="26"/>
            <w:szCs w:val="26"/>
          </w:rPr>
          <w:t>đặc biệt</w:t>
        </w:r>
      </w:ins>
      <w:ins w:id="522" w:author="Nguyen Toan" w:date="2018-05-06T15:17:00Z">
        <w:r w:rsidR="00E71C4B" w:rsidRPr="00C307BC">
          <w:rPr>
            <w:rFonts w:ascii="Times New Roman" w:eastAsia="Times New Roman" w:hAnsi="Times New Roman" w:cs="Times New Roman"/>
            <w:sz w:val="26"/>
            <w:szCs w:val="26"/>
          </w:rPr>
          <w:t xml:space="preserve"> trong</w:t>
        </w:r>
      </w:ins>
      <w:ins w:id="523" w:author="Nguyen Toan" w:date="2018-05-05T22:44:00Z">
        <w:r w:rsidR="00A650DB" w:rsidRPr="00C307BC">
          <w:rPr>
            <w:rFonts w:ascii="Times New Roman" w:eastAsia="Times New Roman" w:hAnsi="Times New Roman" w:cs="Times New Roman"/>
            <w:sz w:val="26"/>
            <w:szCs w:val="26"/>
          </w:rPr>
          <w:t xml:space="preserve"> ngành tài chính, ngân hàng. Ví dụ sau đây trình bày về một hệ thống ngân hàng điện tử sử dụng MuleESB để phát triển ứng dụng ESB, giúp giảm thiểu chi phí phát triển và bảo trì, nâng cao chất lượng sản phẩm.</w:t>
        </w:r>
      </w:ins>
    </w:p>
    <w:p w14:paraId="12B40497" w14:textId="008AE794" w:rsidR="00FA489A" w:rsidRPr="00C307BC" w:rsidDel="00D43A7B" w:rsidRDefault="00FA489A" w:rsidP="00966627">
      <w:pPr>
        <w:spacing w:after="120"/>
        <w:ind w:firstLine="567"/>
        <w:jc w:val="both"/>
        <w:rPr>
          <w:del w:id="524" w:author="Nguyen Toan" w:date="2018-05-06T17:59:00Z"/>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Internet Banking (IB) là hệ thống ngân hàng điện tử dành cho Khách hàng doanh nghiệp sử dụng các dịch vụ của VietinBank như: chuyển tiền, chi lương, thanh toán chuỗi hóa đơn, nộp ngân sách nhà nước, </w:t>
      </w:r>
      <w:r w:rsidR="00314E5A" w:rsidRPr="00C307BC">
        <w:rPr>
          <w:rFonts w:ascii="Times New Roman" w:eastAsia="Times New Roman" w:hAnsi="Times New Roman" w:cs="Times New Roman"/>
          <w:sz w:val="26"/>
          <w:szCs w:val="26"/>
        </w:rPr>
        <w:t>báo cáo</w:t>
      </w:r>
      <w:del w:id="525" w:author="Đinh Thị Loan - ITC" w:date="2018-05-15T13:45:00Z">
        <w:r w:rsidR="00314E5A" w:rsidRPr="00C307BC" w:rsidDel="00B85C5D">
          <w:rPr>
            <w:rFonts w:ascii="Times New Roman" w:eastAsia="Times New Roman" w:hAnsi="Times New Roman" w:cs="Times New Roman"/>
            <w:sz w:val="26"/>
            <w:szCs w:val="26"/>
          </w:rPr>
          <w:delText>,</w:delText>
        </w:r>
        <w:r w:rsidRPr="00C307BC" w:rsidDel="00B85C5D">
          <w:rPr>
            <w:rFonts w:ascii="Times New Roman" w:eastAsia="Times New Roman" w:hAnsi="Times New Roman" w:cs="Times New Roman"/>
            <w:sz w:val="26"/>
            <w:szCs w:val="26"/>
          </w:rPr>
          <w:delText>...</w:delText>
        </w:r>
      </w:del>
      <w:ins w:id="526" w:author="Đinh Thị Loan - ITC" w:date="2018-05-15T13:45:00Z">
        <w:r w:rsidR="00B85C5D" w:rsidRPr="00C307BC">
          <w:rPr>
            <w:rFonts w:ascii="Times New Roman" w:eastAsia="Times New Roman" w:hAnsi="Times New Roman" w:cs="Times New Roman"/>
            <w:sz w:val="26"/>
            <w:szCs w:val="26"/>
          </w:rPr>
          <w:t>...</w:t>
        </w:r>
      </w:ins>
    </w:p>
    <w:p w14:paraId="71584F6B" w14:textId="02B5997D" w:rsidR="003456AD" w:rsidRPr="00C307BC" w:rsidRDefault="00FA489A">
      <w:pPr>
        <w:spacing w:after="120"/>
        <w:ind w:firstLine="567"/>
        <w:jc w:val="both"/>
        <w:rPr>
          <w:ins w:id="527" w:author="Nguyen Toan" w:date="2018-05-06T18:10:00Z"/>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Hệ thống bao gồm các ứng dụng phía khách hàng, các ứng dụng quản trị của ngân hàng và các hệ thống lõi</w:t>
      </w:r>
      <w:r w:rsidR="005B5EFC" w:rsidRPr="00C307BC">
        <w:rPr>
          <w:rFonts w:ascii="Times New Roman" w:eastAsia="Times New Roman" w:hAnsi="Times New Roman" w:cs="Times New Roman"/>
          <w:sz w:val="26"/>
          <w:szCs w:val="26"/>
        </w:rPr>
        <w:t xml:space="preserve"> của ngân hàng</w:t>
      </w:r>
      <w:r w:rsidRPr="00C307BC">
        <w:rPr>
          <w:rFonts w:ascii="Times New Roman" w:eastAsia="Times New Roman" w:hAnsi="Times New Roman" w:cs="Times New Roman"/>
          <w:sz w:val="26"/>
          <w:szCs w:val="26"/>
        </w:rPr>
        <w:t xml:space="preserve"> (core banking).</w:t>
      </w:r>
      <w:ins w:id="528" w:author="Nguyen Toan" w:date="2018-05-07T22:32:00Z">
        <w:r w:rsidR="00DE1D20" w:rsidRPr="00C307BC">
          <w:rPr>
            <w:rFonts w:ascii="Times New Roman" w:eastAsia="Times New Roman" w:hAnsi="Times New Roman" w:cs="Times New Roman"/>
            <w:sz w:val="26"/>
            <w:szCs w:val="26"/>
          </w:rPr>
          <w:t xml:space="preserve"> Các ứng dụng trong hệ thống được xây dựng trên các nền tảng khác nhau như .NET, java,</w:t>
        </w:r>
      </w:ins>
      <w:ins w:id="529" w:author="Nguyen Toan" w:date="2018-05-07T22:33:00Z">
        <w:r w:rsidR="00274CFF" w:rsidRPr="00C307BC">
          <w:rPr>
            <w:rFonts w:ascii="Times New Roman" w:eastAsia="Times New Roman" w:hAnsi="Times New Roman" w:cs="Times New Roman"/>
            <w:sz w:val="26"/>
            <w:szCs w:val="26"/>
          </w:rPr>
          <w:t xml:space="preserve"> .M</w:t>
        </w:r>
        <w:del w:id="530" w:author="Đinh Thị Loan - ITC" w:date="2018-05-15T13:45:00Z">
          <w:r w:rsidR="00274CFF" w:rsidRPr="00C307BC" w:rsidDel="00B85C5D">
            <w:rPr>
              <w:rFonts w:ascii="Times New Roman" w:eastAsia="Times New Roman" w:hAnsi="Times New Roman" w:cs="Times New Roman"/>
              <w:sz w:val="26"/>
              <w:szCs w:val="26"/>
            </w:rPr>
            <w:delText>,</w:delText>
          </w:r>
        </w:del>
      </w:ins>
      <w:ins w:id="531" w:author="Nguyen Toan" w:date="2018-05-07T22:32:00Z">
        <w:del w:id="532" w:author="Đinh Thị Loan - ITC" w:date="2018-05-15T13:45:00Z">
          <w:r w:rsidR="00DE1D20" w:rsidRPr="00C307BC" w:rsidDel="00B85C5D">
            <w:rPr>
              <w:rFonts w:ascii="Times New Roman" w:eastAsia="Times New Roman" w:hAnsi="Times New Roman" w:cs="Times New Roman"/>
              <w:sz w:val="26"/>
              <w:szCs w:val="26"/>
            </w:rPr>
            <w:delText>…</w:delText>
          </w:r>
        </w:del>
      </w:ins>
      <w:ins w:id="533" w:author="Đinh Thị Loan - ITC" w:date="2018-05-15T13:45:00Z">
        <w:r w:rsidR="00B85C5D" w:rsidRPr="00C307BC">
          <w:rPr>
            <w:rFonts w:ascii="Times New Roman" w:eastAsia="Times New Roman" w:hAnsi="Times New Roman" w:cs="Times New Roman"/>
            <w:sz w:val="26"/>
            <w:szCs w:val="26"/>
          </w:rPr>
          <w:t>…</w:t>
        </w:r>
      </w:ins>
      <w:ins w:id="534" w:author="Nguyen Toan" w:date="2018-05-07T22:32:00Z">
        <w:r w:rsidR="00DE1D20" w:rsidRPr="00C307BC">
          <w:rPr>
            <w:rFonts w:ascii="Times New Roman" w:eastAsia="Times New Roman" w:hAnsi="Times New Roman" w:cs="Times New Roman"/>
            <w:sz w:val="26"/>
            <w:szCs w:val="26"/>
          </w:rPr>
          <w:t xml:space="preserve"> thậm chí có những ứng dụng xây dựng trên nền tản</w:t>
        </w:r>
        <w:r w:rsidR="009C41C2" w:rsidRPr="00C307BC">
          <w:rPr>
            <w:rFonts w:ascii="Times New Roman" w:eastAsia="Times New Roman" w:hAnsi="Times New Roman" w:cs="Times New Roman"/>
            <w:sz w:val="26"/>
            <w:szCs w:val="26"/>
          </w:rPr>
          <w:t>g công nghệ cũ như Visual Basic.</w:t>
        </w:r>
      </w:ins>
    </w:p>
    <w:p w14:paraId="27D5CB1E" w14:textId="508E5C6F" w:rsidR="00D11238" w:rsidRPr="00C307BC" w:rsidRDefault="009D2651">
      <w:pPr>
        <w:spacing w:after="120"/>
        <w:ind w:firstLine="567"/>
        <w:jc w:val="both"/>
        <w:rPr>
          <w:rFonts w:ascii="Times New Roman" w:eastAsia="Times New Roman" w:hAnsi="Times New Roman" w:cs="Times New Roman"/>
          <w:sz w:val="26"/>
          <w:szCs w:val="26"/>
        </w:rPr>
      </w:pPr>
      <w:ins w:id="535" w:author="Nguyen Toan" w:date="2018-05-06T18:06:00Z">
        <w:r w:rsidRPr="00C307BC">
          <w:rPr>
            <w:rFonts w:ascii="Times New Roman" w:eastAsia="Times New Roman" w:hAnsi="Times New Roman" w:cs="Times New Roman"/>
            <w:sz w:val="26"/>
            <w:szCs w:val="26"/>
          </w:rPr>
          <w:t>Trong hệ thống IB</w:t>
        </w:r>
        <w:r w:rsidR="00D11238" w:rsidRPr="00C307BC">
          <w:rPr>
            <w:rFonts w:ascii="Times New Roman" w:eastAsia="Times New Roman" w:hAnsi="Times New Roman" w:cs="Times New Roman"/>
            <w:sz w:val="26"/>
            <w:szCs w:val="26"/>
          </w:rPr>
          <w:t xml:space="preserve">, </w:t>
        </w:r>
      </w:ins>
      <w:ins w:id="536" w:author="Nguyen Toan" w:date="2018-05-07T22:35:00Z">
        <w:r w:rsidR="005B50DC" w:rsidRPr="00C307BC">
          <w:rPr>
            <w:rFonts w:ascii="Times New Roman" w:eastAsia="Times New Roman" w:hAnsi="Times New Roman" w:cs="Times New Roman"/>
            <w:sz w:val="26"/>
            <w:szCs w:val="26"/>
          </w:rPr>
          <w:t xml:space="preserve">ứng dụng </w:t>
        </w:r>
      </w:ins>
      <w:ins w:id="537" w:author="Nguyen Toan" w:date="2018-05-06T18:06:00Z">
        <w:r w:rsidR="00D11238" w:rsidRPr="00C307BC">
          <w:rPr>
            <w:rFonts w:ascii="Times New Roman" w:eastAsia="Times New Roman" w:hAnsi="Times New Roman" w:cs="Times New Roman"/>
            <w:sz w:val="26"/>
            <w:szCs w:val="26"/>
          </w:rPr>
          <w:t xml:space="preserve">RestAPI cung cấp </w:t>
        </w:r>
      </w:ins>
      <w:ins w:id="538" w:author="Nguyen Toan" w:date="2018-05-06T18:07:00Z">
        <w:r w:rsidR="00D11238" w:rsidRPr="00C307BC">
          <w:rPr>
            <w:rFonts w:ascii="Times New Roman" w:eastAsia="Times New Roman" w:hAnsi="Times New Roman" w:cs="Times New Roman"/>
            <w:sz w:val="26"/>
            <w:szCs w:val="26"/>
          </w:rPr>
          <w:t>các đầu dịch vụ cho các ứng dụng ERP của doanh</w:t>
        </w:r>
      </w:ins>
      <w:ins w:id="539" w:author="Nguyen Toan" w:date="2018-05-06T18:10:00Z">
        <w:r w:rsidR="000E6C93" w:rsidRPr="00C307BC">
          <w:rPr>
            <w:rFonts w:ascii="Times New Roman" w:eastAsia="Times New Roman" w:hAnsi="Times New Roman" w:cs="Times New Roman"/>
            <w:sz w:val="26"/>
            <w:szCs w:val="26"/>
          </w:rPr>
          <w:t xml:space="preserve"> </w:t>
        </w:r>
      </w:ins>
      <w:ins w:id="540" w:author="Nguyen Toan" w:date="2018-05-06T18:07:00Z">
        <w:r w:rsidR="00D11238" w:rsidRPr="00C307BC">
          <w:rPr>
            <w:rFonts w:ascii="Times New Roman" w:eastAsia="Times New Roman" w:hAnsi="Times New Roman" w:cs="Times New Roman"/>
            <w:sz w:val="26"/>
            <w:szCs w:val="26"/>
          </w:rPr>
          <w:t xml:space="preserve">nghiệp ngoài kết nối vào và thực hiện các giao dịch. Mobile API cung cấp </w:t>
        </w:r>
      </w:ins>
      <w:ins w:id="541" w:author="Nguyen Toan" w:date="2018-05-06T18:08:00Z">
        <w:r w:rsidR="00D11238" w:rsidRPr="00C307BC">
          <w:rPr>
            <w:rFonts w:ascii="Times New Roman" w:eastAsia="Times New Roman" w:hAnsi="Times New Roman" w:cs="Times New Roman"/>
            <w:sz w:val="26"/>
            <w:szCs w:val="26"/>
          </w:rPr>
          <w:t xml:space="preserve">cho ứng dụng </w:t>
        </w:r>
      </w:ins>
      <w:ins w:id="542" w:author="Nguyen Toan" w:date="2018-05-07T22:35:00Z">
        <w:r w:rsidR="00A5647F" w:rsidRPr="00C307BC">
          <w:rPr>
            <w:rFonts w:ascii="Times New Roman" w:eastAsia="Times New Roman" w:hAnsi="Times New Roman" w:cs="Times New Roman"/>
            <w:sz w:val="26"/>
            <w:szCs w:val="26"/>
          </w:rPr>
          <w:t>chạy trên thiết bị di động</w:t>
        </w:r>
      </w:ins>
      <w:ins w:id="543" w:author="Nguyen Toan" w:date="2018-05-06T18:08:00Z">
        <w:r w:rsidR="00D11238" w:rsidRPr="00C307BC">
          <w:rPr>
            <w:rFonts w:ascii="Times New Roman" w:eastAsia="Times New Roman" w:hAnsi="Times New Roman" w:cs="Times New Roman"/>
            <w:sz w:val="26"/>
            <w:szCs w:val="26"/>
          </w:rPr>
          <w:t xml:space="preserve">, khách hàng có thể sử dụng ứng dụng </w:t>
        </w:r>
      </w:ins>
      <w:ins w:id="544" w:author="Nguyen Toan" w:date="2018-05-07T22:35:00Z">
        <w:r w:rsidR="00435718" w:rsidRPr="00C307BC">
          <w:rPr>
            <w:rFonts w:ascii="Times New Roman" w:eastAsia="Times New Roman" w:hAnsi="Times New Roman" w:cs="Times New Roman"/>
            <w:sz w:val="26"/>
            <w:szCs w:val="26"/>
          </w:rPr>
          <w:t>trên thiết bị cầm tay</w:t>
        </w:r>
      </w:ins>
      <w:ins w:id="545" w:author="Nguyen Toan" w:date="2018-05-06T18:08:00Z">
        <w:r w:rsidR="00D11238" w:rsidRPr="00C307BC">
          <w:rPr>
            <w:rFonts w:ascii="Times New Roman" w:eastAsia="Times New Roman" w:hAnsi="Times New Roman" w:cs="Times New Roman"/>
            <w:sz w:val="26"/>
            <w:szCs w:val="26"/>
          </w:rPr>
          <w:t xml:space="preserve"> để thực hiện giao dịch.</w:t>
        </w:r>
        <w:r w:rsidR="00622A86" w:rsidRPr="00C307BC">
          <w:rPr>
            <w:rFonts w:ascii="Times New Roman" w:eastAsia="Times New Roman" w:hAnsi="Times New Roman" w:cs="Times New Roman"/>
            <w:sz w:val="26"/>
            <w:szCs w:val="26"/>
          </w:rPr>
          <w:t xml:space="preserve"> </w:t>
        </w:r>
        <w:r w:rsidR="00156CF2" w:rsidRPr="00C307BC">
          <w:rPr>
            <w:rFonts w:ascii="Times New Roman" w:eastAsia="Times New Roman" w:hAnsi="Times New Roman" w:cs="Times New Roman"/>
            <w:sz w:val="26"/>
            <w:szCs w:val="26"/>
          </w:rPr>
          <w:t>Web application là nơi</w:t>
        </w:r>
        <w:r w:rsidR="00622A86" w:rsidRPr="00C307BC">
          <w:rPr>
            <w:rFonts w:ascii="Times New Roman" w:eastAsia="Times New Roman" w:hAnsi="Times New Roman" w:cs="Times New Roman"/>
            <w:sz w:val="26"/>
            <w:szCs w:val="26"/>
          </w:rPr>
          <w:t xml:space="preserve"> cung cấp các giải pháp giao dịch cho doanh nghiệp trên nền tảng web.</w:t>
        </w:r>
      </w:ins>
      <w:ins w:id="546" w:author="Nguyen Toan" w:date="2018-05-06T18:09:00Z">
        <w:r w:rsidR="00622A86" w:rsidRPr="00C307BC">
          <w:rPr>
            <w:rFonts w:ascii="Times New Roman" w:hAnsi="Times New Roman" w:cs="Times New Roman"/>
            <w:sz w:val="26"/>
            <w:szCs w:val="26"/>
          </w:rPr>
          <w:t xml:space="preserve"> </w:t>
        </w:r>
        <w:r w:rsidR="00622A86" w:rsidRPr="00C307BC">
          <w:rPr>
            <w:rFonts w:ascii="Times New Roman" w:eastAsia="Times New Roman" w:hAnsi="Times New Roman" w:cs="Times New Roman"/>
            <w:sz w:val="26"/>
            <w:szCs w:val="26"/>
          </w:rPr>
          <w:t xml:space="preserve">Report Dasboard hỗ trợ báo cáo cho người dùng ngân hàng. Bankadmin màn hình quản trị hệ thống, xử lý lỗi xảy ra cho các giao dịch của khách </w:t>
        </w:r>
        <w:r w:rsidR="00622A86" w:rsidRPr="00C307BC">
          <w:rPr>
            <w:rFonts w:ascii="Times New Roman" w:eastAsia="Times New Roman" w:hAnsi="Times New Roman" w:cs="Times New Roman"/>
            <w:sz w:val="26"/>
            <w:szCs w:val="26"/>
          </w:rPr>
          <w:lastRenderedPageBreak/>
          <w:t xml:space="preserve">hàng gửi tới. </w:t>
        </w:r>
        <w:r w:rsidR="001951B9" w:rsidRPr="00C307BC">
          <w:rPr>
            <w:rFonts w:ascii="Times New Roman" w:eastAsia="Times New Roman" w:hAnsi="Times New Roman" w:cs="Times New Roman"/>
            <w:sz w:val="26"/>
            <w:szCs w:val="26"/>
          </w:rPr>
          <w:t>Database là nơi</w:t>
        </w:r>
        <w:r w:rsidR="00622A86" w:rsidRPr="00C307BC">
          <w:rPr>
            <w:rFonts w:ascii="Times New Roman" w:eastAsia="Times New Roman" w:hAnsi="Times New Roman" w:cs="Times New Roman"/>
            <w:sz w:val="26"/>
            <w:szCs w:val="26"/>
          </w:rPr>
          <w:t xml:space="preserve"> lưu trữ thông tin khách hàng và giao dịch của hệ thống I</w:t>
        </w:r>
      </w:ins>
      <w:ins w:id="547" w:author="Nguyen Toan" w:date="2018-05-06T18:11:00Z">
        <w:r w:rsidR="009E2E69" w:rsidRPr="00C307BC">
          <w:rPr>
            <w:rFonts w:ascii="Times New Roman" w:eastAsia="Times New Roman" w:hAnsi="Times New Roman" w:cs="Times New Roman"/>
            <w:sz w:val="26"/>
            <w:szCs w:val="26"/>
          </w:rPr>
          <w:t xml:space="preserve">nternet </w:t>
        </w:r>
      </w:ins>
      <w:ins w:id="548" w:author="Nguyen Toan" w:date="2018-05-06T18:09:00Z">
        <w:r w:rsidR="00622A86" w:rsidRPr="00C307BC">
          <w:rPr>
            <w:rFonts w:ascii="Times New Roman" w:eastAsia="Times New Roman" w:hAnsi="Times New Roman" w:cs="Times New Roman"/>
            <w:sz w:val="26"/>
            <w:szCs w:val="26"/>
          </w:rPr>
          <w:t>B</w:t>
        </w:r>
      </w:ins>
      <w:ins w:id="549" w:author="Nguyen Toan" w:date="2018-05-06T18:11:00Z">
        <w:r w:rsidR="009E2E69" w:rsidRPr="00C307BC">
          <w:rPr>
            <w:rFonts w:ascii="Times New Roman" w:eastAsia="Times New Roman" w:hAnsi="Times New Roman" w:cs="Times New Roman"/>
            <w:sz w:val="26"/>
            <w:szCs w:val="26"/>
          </w:rPr>
          <w:t>anking</w:t>
        </w:r>
      </w:ins>
      <w:ins w:id="550" w:author="Nguyen Toan" w:date="2018-05-06T18:09:00Z">
        <w:r w:rsidR="00622A86" w:rsidRPr="00C307BC">
          <w:rPr>
            <w:rFonts w:ascii="Times New Roman" w:eastAsia="Times New Roman" w:hAnsi="Times New Roman" w:cs="Times New Roman"/>
            <w:sz w:val="26"/>
            <w:szCs w:val="26"/>
          </w:rPr>
          <w:t xml:space="preserve">. </w:t>
        </w:r>
        <w:r w:rsidR="00875E10" w:rsidRPr="00C307BC">
          <w:rPr>
            <w:rFonts w:ascii="Times New Roman" w:eastAsia="Times New Roman" w:hAnsi="Times New Roman" w:cs="Times New Roman"/>
            <w:sz w:val="26"/>
            <w:szCs w:val="26"/>
          </w:rPr>
          <w:t>Core bank</w:t>
        </w:r>
        <w:r w:rsidR="00622A86" w:rsidRPr="00C307BC">
          <w:rPr>
            <w:rFonts w:ascii="Times New Roman" w:eastAsia="Times New Roman" w:hAnsi="Times New Roman" w:cs="Times New Roman"/>
            <w:sz w:val="26"/>
            <w:szCs w:val="26"/>
          </w:rPr>
          <w:t xml:space="preserve"> thực hiện nghiệp vụ giao dịch, sao kê ngân hàng. </w:t>
        </w:r>
      </w:ins>
      <w:ins w:id="551" w:author="Nguyen Toan" w:date="2018-05-06T18:10:00Z">
        <w:r w:rsidR="00875E10" w:rsidRPr="00C307BC">
          <w:rPr>
            <w:rFonts w:ascii="Times New Roman" w:eastAsia="Times New Roman" w:hAnsi="Times New Roman" w:cs="Times New Roman"/>
            <w:sz w:val="26"/>
            <w:szCs w:val="26"/>
          </w:rPr>
          <w:t>Datawarehouse là</w:t>
        </w:r>
        <w:r w:rsidR="00622A86" w:rsidRPr="00C307BC">
          <w:rPr>
            <w:rFonts w:ascii="Times New Roman" w:eastAsia="Times New Roman" w:hAnsi="Times New Roman" w:cs="Times New Roman"/>
            <w:sz w:val="26"/>
            <w:szCs w:val="26"/>
          </w:rPr>
          <w:t xml:space="preserve"> kho dữ liệu phục vụ báo cáo.</w:t>
        </w:r>
        <w:r w:rsidR="00622A86" w:rsidRPr="00C307BC">
          <w:rPr>
            <w:rFonts w:ascii="Times New Roman" w:hAnsi="Times New Roman" w:cs="Times New Roman"/>
            <w:sz w:val="26"/>
            <w:szCs w:val="26"/>
          </w:rPr>
          <w:t xml:space="preserve"> </w:t>
        </w:r>
        <w:r w:rsidR="00622A86" w:rsidRPr="00C307BC">
          <w:rPr>
            <w:rFonts w:ascii="Times New Roman" w:eastAsia="Times New Roman" w:hAnsi="Times New Roman" w:cs="Times New Roman"/>
            <w:sz w:val="26"/>
            <w:szCs w:val="26"/>
          </w:rPr>
          <w:t>Payment gateway</w:t>
        </w:r>
      </w:ins>
      <w:ins w:id="552" w:author="Nguyen Toan" w:date="2018-05-07T22:36:00Z">
        <w:r w:rsidR="00F91222" w:rsidRPr="00C307BC">
          <w:rPr>
            <w:rFonts w:ascii="Times New Roman" w:eastAsia="Times New Roman" w:hAnsi="Times New Roman" w:cs="Times New Roman"/>
            <w:sz w:val="26"/>
            <w:szCs w:val="26"/>
          </w:rPr>
          <w:t xml:space="preserve"> thực hiện nhiệm vụ</w:t>
        </w:r>
      </w:ins>
      <w:ins w:id="553" w:author="Nguyen Toan" w:date="2018-05-06T18:10:00Z">
        <w:r w:rsidR="00622A86" w:rsidRPr="00C307BC">
          <w:rPr>
            <w:rFonts w:ascii="Times New Roman" w:eastAsia="Times New Roman" w:hAnsi="Times New Roman" w:cs="Times New Roman"/>
            <w:sz w:val="26"/>
            <w:szCs w:val="26"/>
          </w:rPr>
          <w:t xml:space="preserve"> cổng thanh toán, kết nố</w:t>
        </w:r>
        <w:r w:rsidR="00FD3BB1" w:rsidRPr="00C307BC">
          <w:rPr>
            <w:rFonts w:ascii="Times New Roman" w:eastAsia="Times New Roman" w:hAnsi="Times New Roman" w:cs="Times New Roman"/>
            <w:sz w:val="26"/>
            <w:szCs w:val="26"/>
          </w:rPr>
          <w:t>i với các đối tác</w:t>
        </w:r>
      </w:ins>
      <w:ins w:id="554" w:author="Nguyen Toan" w:date="2018-05-07T22:36:00Z">
        <w:r w:rsidR="003A6615" w:rsidRPr="00C307BC">
          <w:rPr>
            <w:rFonts w:ascii="Times New Roman" w:eastAsia="Times New Roman" w:hAnsi="Times New Roman" w:cs="Times New Roman"/>
            <w:sz w:val="26"/>
            <w:szCs w:val="26"/>
          </w:rPr>
          <w:t xml:space="preserve"> bên ngoài như</w:t>
        </w:r>
      </w:ins>
      <w:ins w:id="555" w:author="Nguyen Toan" w:date="2018-05-06T18:10:00Z">
        <w:r w:rsidR="00FD3BB1" w:rsidRPr="00C307BC">
          <w:rPr>
            <w:rFonts w:ascii="Times New Roman" w:eastAsia="Times New Roman" w:hAnsi="Times New Roman" w:cs="Times New Roman"/>
            <w:sz w:val="26"/>
            <w:szCs w:val="26"/>
          </w:rPr>
          <w:t xml:space="preserve"> nhà cung cấp </w:t>
        </w:r>
        <w:r w:rsidR="00622A86" w:rsidRPr="00C307BC">
          <w:rPr>
            <w:rFonts w:ascii="Times New Roman" w:eastAsia="Times New Roman" w:hAnsi="Times New Roman" w:cs="Times New Roman"/>
            <w:sz w:val="26"/>
            <w:szCs w:val="26"/>
          </w:rPr>
          <w:t>dịch vụ, kho bạc nhà nước, chi cục thuế, ...</w:t>
        </w:r>
      </w:ins>
    </w:p>
    <w:p w14:paraId="4636C79F" w14:textId="17C6CF4E" w:rsidR="00FA489A" w:rsidRPr="00C307BC" w:rsidDel="00FD3BB1" w:rsidRDefault="00FA489A" w:rsidP="00966627">
      <w:pPr>
        <w:spacing w:after="120"/>
        <w:ind w:firstLine="567"/>
        <w:jc w:val="both"/>
        <w:rPr>
          <w:del w:id="556" w:author="Nguyen Toan" w:date="2018-05-06T18:10:00Z"/>
          <w:rFonts w:ascii="Times New Roman" w:eastAsia="Times New Roman" w:hAnsi="Times New Roman" w:cs="Times New Roman"/>
          <w:sz w:val="26"/>
          <w:szCs w:val="26"/>
        </w:rPr>
      </w:pPr>
      <w:del w:id="557" w:author="Nguyen Toan" w:date="2018-05-06T18:10:00Z">
        <w:r w:rsidRPr="00C307BC" w:rsidDel="00FD3BB1">
          <w:rPr>
            <w:rFonts w:ascii="Times New Roman" w:eastAsia="Times New Roman" w:hAnsi="Times New Roman" w:cs="Times New Roman"/>
            <w:sz w:val="26"/>
            <w:szCs w:val="26"/>
          </w:rPr>
          <w:delText>Các ứng dụng trong hệ thống IB</w:delText>
        </w:r>
        <w:r w:rsidR="005E0F6E" w:rsidRPr="00C307BC" w:rsidDel="00FD3BB1">
          <w:rPr>
            <w:rFonts w:ascii="Times New Roman" w:eastAsia="Times New Roman" w:hAnsi="Times New Roman" w:cs="Times New Roman"/>
            <w:sz w:val="26"/>
            <w:szCs w:val="26"/>
          </w:rPr>
          <w:delText xml:space="preserve"> bao gồm</w:delText>
        </w:r>
        <w:r w:rsidR="00FD24DE" w:rsidRPr="00C307BC" w:rsidDel="00FD3BB1">
          <w:rPr>
            <w:rFonts w:ascii="Times New Roman" w:eastAsia="Times New Roman" w:hAnsi="Times New Roman" w:cs="Times New Roman"/>
            <w:sz w:val="26"/>
            <w:szCs w:val="26"/>
          </w:rPr>
          <w:delText>:</w:delText>
        </w:r>
      </w:del>
    </w:p>
    <w:p w14:paraId="3E94FF0C" w14:textId="334CED5E" w:rsidR="00FA489A" w:rsidRPr="00C307BC" w:rsidDel="00FD3BB1" w:rsidRDefault="00FA489A" w:rsidP="00966627">
      <w:pPr>
        <w:pStyle w:val="ListParagraph"/>
        <w:numPr>
          <w:ilvl w:val="0"/>
          <w:numId w:val="33"/>
        </w:numPr>
        <w:spacing w:after="120"/>
        <w:jc w:val="both"/>
        <w:rPr>
          <w:del w:id="558" w:author="Nguyen Toan" w:date="2018-05-06T18:10:00Z"/>
          <w:rFonts w:ascii="Times New Roman" w:eastAsia="Times New Roman" w:hAnsi="Times New Roman" w:cs="Times New Roman"/>
          <w:sz w:val="26"/>
          <w:szCs w:val="26"/>
        </w:rPr>
      </w:pPr>
      <w:commentRangeStart w:id="559"/>
      <w:del w:id="560" w:author="Nguyen Toan" w:date="2018-05-06T18:10:00Z">
        <w:r w:rsidRPr="00C307BC" w:rsidDel="00FD3BB1">
          <w:rPr>
            <w:rFonts w:ascii="Times New Roman" w:eastAsia="Times New Roman" w:hAnsi="Times New Roman" w:cs="Times New Roman"/>
            <w:sz w:val="26"/>
            <w:szCs w:val="26"/>
          </w:rPr>
          <w:delText>RestAPI: cung cong hệ thống IBphía khách hàng, các ứng dụng quản trị của ngân hàng và các hệ thống lõivụ của VietinBaMobile API: cung c hệ thống IBphía khách hàng, các ứng dụng quản trị của ngân hàng và các hệ thống lõivụ của VietinBank nh</w:delText>
        </w:r>
        <w:r w:rsidR="002775CF" w:rsidRPr="00C307BC" w:rsidDel="00FD3BB1">
          <w:rPr>
            <w:rFonts w:ascii="Times New Roman" w:eastAsia="Times New Roman" w:hAnsi="Times New Roman" w:cs="Times New Roman"/>
            <w:sz w:val="26"/>
            <w:szCs w:val="26"/>
          </w:rPr>
          <w:delText>.</w:delText>
        </w:r>
      </w:del>
    </w:p>
    <w:p w14:paraId="7CE30262" w14:textId="2E346329" w:rsidR="00FA489A" w:rsidRPr="00C307BC" w:rsidDel="00FD3BB1" w:rsidRDefault="00FA489A" w:rsidP="00966627">
      <w:pPr>
        <w:pStyle w:val="ListParagraph"/>
        <w:numPr>
          <w:ilvl w:val="0"/>
          <w:numId w:val="33"/>
        </w:numPr>
        <w:spacing w:after="120"/>
        <w:jc w:val="both"/>
        <w:rPr>
          <w:del w:id="561" w:author="Nguyen Toan" w:date="2018-05-06T18:10:00Z"/>
          <w:rFonts w:ascii="Times New Roman" w:eastAsia="Times New Roman" w:hAnsi="Times New Roman" w:cs="Times New Roman"/>
          <w:sz w:val="26"/>
          <w:szCs w:val="26"/>
        </w:rPr>
      </w:pPr>
      <w:del w:id="562" w:author="Nguyen Toan" w:date="2018-05-06T18:10:00Z">
        <w:r w:rsidRPr="00C307BC" w:rsidDel="00FD3BB1">
          <w:rPr>
            <w:rFonts w:ascii="Times New Roman" w:eastAsia="Times New Roman" w:hAnsi="Times New Roman" w:cs="Times New Roman"/>
            <w:sz w:val="26"/>
            <w:szCs w:val="26"/>
          </w:rPr>
          <w:delText>Web application: cung cấp các giải pháp giao dịch cho doanh nghiệp trên nền tảng web</w:delText>
        </w:r>
        <w:r w:rsidR="002775CF" w:rsidRPr="00C307BC" w:rsidDel="00FD3BB1">
          <w:rPr>
            <w:rFonts w:ascii="Times New Roman" w:eastAsia="Times New Roman" w:hAnsi="Times New Roman" w:cs="Times New Roman"/>
            <w:sz w:val="26"/>
            <w:szCs w:val="26"/>
          </w:rPr>
          <w:delText>.</w:delText>
        </w:r>
      </w:del>
    </w:p>
    <w:p w14:paraId="2BDF581F" w14:textId="396E670E" w:rsidR="00FA489A" w:rsidRPr="00C307BC" w:rsidDel="00FD3BB1" w:rsidRDefault="00FA489A" w:rsidP="00966627">
      <w:pPr>
        <w:pStyle w:val="ListParagraph"/>
        <w:numPr>
          <w:ilvl w:val="0"/>
          <w:numId w:val="33"/>
        </w:numPr>
        <w:spacing w:after="120"/>
        <w:jc w:val="both"/>
        <w:rPr>
          <w:del w:id="563" w:author="Nguyen Toan" w:date="2018-05-06T18:10:00Z"/>
          <w:rFonts w:ascii="Times New Roman" w:eastAsia="Times New Roman" w:hAnsi="Times New Roman" w:cs="Times New Roman"/>
          <w:sz w:val="26"/>
          <w:szCs w:val="26"/>
        </w:rPr>
      </w:pPr>
      <w:del w:id="564" w:author="Nguyen Toan" w:date="2018-05-06T18:10:00Z">
        <w:r w:rsidRPr="00C307BC" w:rsidDel="00FD3BB1">
          <w:rPr>
            <w:rFonts w:ascii="Times New Roman" w:eastAsia="Times New Roman" w:hAnsi="Times New Roman" w:cs="Times New Roman"/>
            <w:sz w:val="26"/>
            <w:szCs w:val="26"/>
          </w:rPr>
          <w:delText>Report Dasboard: hung cấp các giải pháp giao dịch cho doanBankadmin: màn hình qucấp các giải pháp giao dịch cho doanh nghiệp trên nền tảng webà các hệ thố</w:delText>
        </w:r>
        <w:r w:rsidR="00060F47" w:rsidRPr="00C307BC" w:rsidDel="00FD3BB1">
          <w:rPr>
            <w:rFonts w:ascii="Times New Roman" w:eastAsia="Times New Roman" w:hAnsi="Times New Roman" w:cs="Times New Roman"/>
            <w:sz w:val="26"/>
            <w:szCs w:val="26"/>
          </w:rPr>
          <w:delText>.</w:delText>
        </w:r>
      </w:del>
    </w:p>
    <w:p w14:paraId="0726F74B" w14:textId="1B46D322" w:rsidR="00FA489A" w:rsidRPr="00C307BC" w:rsidDel="00FD3BB1" w:rsidRDefault="00FA489A" w:rsidP="00966627">
      <w:pPr>
        <w:pStyle w:val="ListParagraph"/>
        <w:numPr>
          <w:ilvl w:val="0"/>
          <w:numId w:val="33"/>
        </w:numPr>
        <w:spacing w:after="120"/>
        <w:jc w:val="both"/>
        <w:rPr>
          <w:del w:id="565" w:author="Nguyen Toan" w:date="2018-05-06T18:10:00Z"/>
          <w:rFonts w:ascii="Times New Roman" w:eastAsia="Times New Roman" w:hAnsi="Times New Roman" w:cs="Times New Roman"/>
          <w:sz w:val="26"/>
          <w:szCs w:val="26"/>
        </w:rPr>
      </w:pPr>
      <w:del w:id="566" w:author="Nguyen Toan" w:date="2018-05-06T18:10:00Z">
        <w:r w:rsidRPr="00C307BC" w:rsidDel="00FD3BB1">
          <w:rPr>
            <w:rFonts w:ascii="Times New Roman" w:eastAsia="Times New Roman" w:hAnsi="Times New Roman" w:cs="Times New Roman"/>
            <w:sz w:val="26"/>
            <w:szCs w:val="26"/>
          </w:rPr>
          <w:delText>Database: lưu trữ thông tin khách hàng và giao dịch của hệ thống IB</w:delText>
        </w:r>
      </w:del>
    </w:p>
    <w:p w14:paraId="7CE9B6A8" w14:textId="5CCB0F65" w:rsidR="00FA489A" w:rsidRPr="00C307BC" w:rsidDel="00FD3BB1" w:rsidRDefault="00FA489A" w:rsidP="00966627">
      <w:pPr>
        <w:pStyle w:val="ListParagraph"/>
        <w:numPr>
          <w:ilvl w:val="0"/>
          <w:numId w:val="33"/>
        </w:numPr>
        <w:spacing w:after="120"/>
        <w:jc w:val="both"/>
        <w:rPr>
          <w:del w:id="567" w:author="Nguyen Toan" w:date="2018-05-06T18:10:00Z"/>
          <w:rFonts w:ascii="Times New Roman" w:eastAsia="Times New Roman" w:hAnsi="Times New Roman" w:cs="Times New Roman"/>
          <w:sz w:val="26"/>
          <w:szCs w:val="26"/>
        </w:rPr>
      </w:pPr>
      <w:del w:id="568" w:author="Nguyen Toan" w:date="2018-05-06T18:10:00Z">
        <w:r w:rsidRPr="00C307BC" w:rsidDel="00FD3BB1">
          <w:rPr>
            <w:rFonts w:ascii="Times New Roman" w:eastAsia="Times New Roman" w:hAnsi="Times New Roman" w:cs="Times New Roman"/>
            <w:sz w:val="26"/>
            <w:szCs w:val="26"/>
          </w:rPr>
          <w:delText>Core bank: th trữ thông tin khách hàng và giao dịch của hệ tDatawarehouse: kho dữ liệu phục vụ báo cáo.</w:delText>
        </w:r>
      </w:del>
    </w:p>
    <w:p w14:paraId="6BE6DBD1" w14:textId="127AD001" w:rsidR="00FA489A" w:rsidRPr="00C307BC" w:rsidDel="00FD3BB1" w:rsidRDefault="00FA489A" w:rsidP="00966627">
      <w:pPr>
        <w:pStyle w:val="ListParagraph"/>
        <w:numPr>
          <w:ilvl w:val="0"/>
          <w:numId w:val="33"/>
        </w:numPr>
        <w:spacing w:after="120"/>
        <w:jc w:val="both"/>
        <w:rPr>
          <w:del w:id="569" w:author="Nguyen Toan" w:date="2018-05-06T18:10:00Z"/>
          <w:rFonts w:ascii="Times New Roman" w:eastAsia="Times New Roman" w:hAnsi="Times New Roman" w:cs="Times New Roman"/>
          <w:sz w:val="26"/>
          <w:szCs w:val="26"/>
        </w:rPr>
      </w:pPr>
      <w:del w:id="570" w:author="Nguyen Toan" w:date="2018-05-06T18:10:00Z">
        <w:r w:rsidRPr="00C307BC" w:rsidDel="00FD3BB1">
          <w:rPr>
            <w:rFonts w:ascii="Times New Roman" w:eastAsia="Times New Roman" w:hAnsi="Times New Roman" w:cs="Times New Roman"/>
            <w:sz w:val="26"/>
            <w:szCs w:val="26"/>
          </w:rPr>
          <w:delText>Payment gateway: cổng thanh toán, kết nối với các đối tác: nhà cung cấp dịch vụ, kho bạc nhà nước, chi cục thuế, ...</w:delText>
        </w:r>
        <w:commentRangeEnd w:id="559"/>
        <w:r w:rsidR="00097A7B" w:rsidRPr="00C307BC" w:rsidDel="00FD3BB1">
          <w:rPr>
            <w:rStyle w:val="CommentReference"/>
            <w:rFonts w:ascii="Times New Roman" w:hAnsi="Times New Roman" w:cs="Times New Roman"/>
            <w:sz w:val="26"/>
            <w:szCs w:val="26"/>
          </w:rPr>
          <w:commentReference w:id="559"/>
        </w:r>
      </w:del>
    </w:p>
    <w:p w14:paraId="128BC39C" w14:textId="0503378F" w:rsidR="005E5313" w:rsidRPr="00C307BC" w:rsidRDefault="00E2202F"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_Ref511971056 \h  \* MERGEFORMAT </w:instrText>
      </w:r>
      <w:r w:rsidRPr="00C307BC">
        <w:rPr>
          <w:rFonts w:ascii="Times New Roman" w:eastAsia="Times New Roman" w:hAnsi="Times New Roman" w:cs="Times New Roman"/>
          <w:sz w:val="26"/>
          <w:szCs w:val="26"/>
        </w:rPr>
      </w:r>
      <w:r w:rsidRPr="00C307BC">
        <w:rPr>
          <w:rFonts w:ascii="Times New Roman" w:eastAsia="Times New Roman" w:hAnsi="Times New Roman" w:cs="Times New Roman"/>
          <w:sz w:val="26"/>
          <w:szCs w:val="26"/>
        </w:rPr>
        <w:fldChar w:fldCharType="separate"/>
      </w:r>
      <w:r w:rsidR="009C452F" w:rsidRPr="009C452F">
        <w:rPr>
          <w:rFonts w:ascii="Times New Roman" w:hAnsi="Times New Roman" w:cs="Times New Roman"/>
          <w:color w:val="auto"/>
          <w:sz w:val="26"/>
          <w:szCs w:val="26"/>
        </w:rPr>
        <w:t xml:space="preserve">Hình </w:t>
      </w:r>
      <w:r w:rsidR="009C452F" w:rsidRPr="009C452F">
        <w:rPr>
          <w:rFonts w:ascii="Times New Roman" w:hAnsi="Times New Roman" w:cs="Times New Roman"/>
          <w:noProof/>
          <w:color w:val="auto"/>
          <w:sz w:val="26"/>
          <w:szCs w:val="26"/>
        </w:rPr>
        <w:t>1.6</w:t>
      </w:r>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 xml:space="preserve"> </w:t>
      </w:r>
      <w:r w:rsidR="005E5313" w:rsidRPr="00C307BC">
        <w:rPr>
          <w:rFonts w:ascii="Times New Roman" w:eastAsia="Times New Roman" w:hAnsi="Times New Roman" w:cs="Times New Roman"/>
          <w:sz w:val="26"/>
          <w:szCs w:val="26"/>
        </w:rPr>
        <w:t>mô tả kiến trúc hệ thống I</w:t>
      </w:r>
      <w:ins w:id="571" w:author="Nguyen Toan" w:date="2018-05-06T18:11:00Z">
        <w:r w:rsidR="006D158B" w:rsidRPr="00C307BC">
          <w:rPr>
            <w:rFonts w:ascii="Times New Roman" w:eastAsia="Times New Roman" w:hAnsi="Times New Roman" w:cs="Times New Roman"/>
            <w:sz w:val="26"/>
            <w:szCs w:val="26"/>
          </w:rPr>
          <w:t>nternet Banking</w:t>
        </w:r>
      </w:ins>
      <w:del w:id="572" w:author="Nguyen Toan" w:date="2018-05-06T18:11:00Z">
        <w:r w:rsidR="005E5313" w:rsidRPr="00C307BC" w:rsidDel="006D158B">
          <w:rPr>
            <w:rFonts w:ascii="Times New Roman" w:eastAsia="Times New Roman" w:hAnsi="Times New Roman" w:cs="Times New Roman"/>
            <w:sz w:val="26"/>
            <w:szCs w:val="26"/>
          </w:rPr>
          <w:delText>B</w:delText>
        </w:r>
      </w:del>
      <w:r w:rsidR="005E5313" w:rsidRPr="00C307BC">
        <w:rPr>
          <w:rFonts w:ascii="Times New Roman" w:eastAsia="Times New Roman" w:hAnsi="Times New Roman" w:cs="Times New Roman"/>
          <w:sz w:val="26"/>
          <w:szCs w:val="26"/>
        </w:rPr>
        <w:t xml:space="preserve"> xây dựng theo mô hình kết nối điểm-điểm (point-to-point)</w:t>
      </w:r>
      <w:r w:rsidR="00DE685A" w:rsidRPr="00C307BC">
        <w:rPr>
          <w:rFonts w:ascii="Times New Roman" w:eastAsia="Times New Roman" w:hAnsi="Times New Roman" w:cs="Times New Roman"/>
          <w:sz w:val="26"/>
          <w:szCs w:val="26"/>
        </w:rPr>
        <w:t>. Với kiến trúc này, hệ thống sẽ bao gồm nhiều kết nối giữa các ứng dụng khác nhau. Việc này dẫn đến quá trình bảo trì và mở rộng hệ thống gặp nhiều khó khăn, khả năng kiểm soát lỗ</w:t>
      </w:r>
      <w:r w:rsidR="00EF3BAE" w:rsidRPr="00C307BC">
        <w:rPr>
          <w:rFonts w:ascii="Times New Roman" w:eastAsia="Times New Roman" w:hAnsi="Times New Roman" w:cs="Times New Roman"/>
          <w:sz w:val="26"/>
          <w:szCs w:val="26"/>
        </w:rPr>
        <w:t xml:space="preserve">i kém. Ngoài ra, </w:t>
      </w:r>
      <w:del w:id="573" w:author="Nguyen Toan" w:date="2018-05-07T22:37:00Z">
        <w:r w:rsidR="00EF3BAE" w:rsidRPr="00C307BC" w:rsidDel="000910BC">
          <w:rPr>
            <w:rFonts w:ascii="Times New Roman" w:eastAsia="Times New Roman" w:hAnsi="Times New Roman" w:cs="Times New Roman"/>
            <w:sz w:val="26"/>
            <w:szCs w:val="26"/>
          </w:rPr>
          <w:delText xml:space="preserve">việc </w:delText>
        </w:r>
      </w:del>
      <w:r w:rsidR="00EF3BAE" w:rsidRPr="00C307BC">
        <w:rPr>
          <w:rFonts w:ascii="Times New Roman" w:eastAsia="Times New Roman" w:hAnsi="Times New Roman" w:cs="Times New Roman"/>
          <w:sz w:val="26"/>
          <w:szCs w:val="26"/>
        </w:rPr>
        <w:t>kết nối point-to-point đối với hệ thống này dẫn đến các quy trình nghiệp vụ của các ứng dụng trên lặp lại và chồ</w:t>
      </w:r>
      <w:r w:rsidR="00716EE3" w:rsidRPr="00C307BC">
        <w:rPr>
          <w:rFonts w:ascii="Times New Roman" w:eastAsia="Times New Roman" w:hAnsi="Times New Roman" w:cs="Times New Roman"/>
          <w:sz w:val="26"/>
          <w:szCs w:val="26"/>
        </w:rPr>
        <w:t>ng chéo nhau, gây tốn chi phí phát triển và bảo trì.</w:t>
      </w:r>
    </w:p>
    <w:p w14:paraId="095DB9F9" w14:textId="77777777" w:rsidR="004D470C" w:rsidRPr="00C307BC" w:rsidRDefault="00FA489A">
      <w:pPr>
        <w:keepNext/>
        <w:spacing w:line="288" w:lineRule="auto"/>
        <w:jc w:val="center"/>
        <w:rPr>
          <w:rFonts w:ascii="Times New Roman" w:hAnsi="Times New Roman" w:cs="Times New Roman"/>
          <w:sz w:val="26"/>
          <w:szCs w:val="26"/>
        </w:rPr>
        <w:pPrChange w:id="574" w:author="Nguyen Toan" w:date="2018-05-05T22:46:00Z">
          <w:pPr>
            <w:keepNext/>
            <w:spacing w:line="288" w:lineRule="auto"/>
          </w:pPr>
        </w:pPrChange>
      </w:pPr>
      <w:r w:rsidRPr="00C307BC">
        <w:rPr>
          <w:rFonts w:ascii="Times New Roman" w:hAnsi="Times New Roman" w:cs="Times New Roman"/>
          <w:b/>
          <w:noProof/>
          <w:sz w:val="26"/>
          <w:szCs w:val="26"/>
          <w:lang w:val="en-US"/>
        </w:rPr>
        <w:drawing>
          <wp:inline distT="0" distB="0" distL="0" distR="0" wp14:anchorId="40DA9B76" wp14:editId="7221A965">
            <wp:extent cx="3961749" cy="3093085"/>
            <wp:effectExtent l="0" t="0" r="1270" b="0"/>
            <wp:docPr id="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3970843" cy="3100185"/>
                    </a:xfrm>
                    <a:prstGeom prst="rect">
                      <a:avLst/>
                    </a:prstGeom>
                    <a:ln/>
                  </pic:spPr>
                </pic:pic>
              </a:graphicData>
            </a:graphic>
          </wp:inline>
        </w:drawing>
      </w:r>
    </w:p>
    <w:p w14:paraId="16DBF3B1" w14:textId="5E4B72CF" w:rsidR="00FA489A" w:rsidRPr="00C307BC" w:rsidRDefault="004D470C" w:rsidP="004D470C">
      <w:pPr>
        <w:pStyle w:val="Caption"/>
        <w:jc w:val="center"/>
        <w:rPr>
          <w:rFonts w:ascii="Times New Roman" w:hAnsi="Times New Roman" w:cs="Times New Roman"/>
          <w:i w:val="0"/>
          <w:color w:val="auto"/>
          <w:sz w:val="26"/>
          <w:szCs w:val="26"/>
        </w:rPr>
      </w:pPr>
      <w:bookmarkStart w:id="575" w:name="_Ref511971056"/>
      <w:bookmarkStart w:id="576" w:name="_Ref511971046"/>
      <w:bookmarkStart w:id="577" w:name="_Toc511991195"/>
      <w:bookmarkStart w:id="578" w:name="_Toc514157744"/>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1</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6</w:t>
      </w:r>
      <w:r w:rsidR="007B1CDB" w:rsidRPr="00C307BC">
        <w:rPr>
          <w:rFonts w:ascii="Times New Roman" w:hAnsi="Times New Roman" w:cs="Times New Roman"/>
          <w:i w:val="0"/>
          <w:color w:val="auto"/>
          <w:sz w:val="26"/>
          <w:szCs w:val="26"/>
        </w:rPr>
        <w:fldChar w:fldCharType="end"/>
      </w:r>
      <w:ins w:id="579" w:author="Nguyen Toan" w:date="2018-05-14T18:03:00Z">
        <w:del w:id="580"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581"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1</w:delText>
        </w:r>
      </w:del>
      <w:ins w:id="582" w:author="Nguyen Toan" w:date="2018-05-14T18:03:00Z">
        <w:del w:id="583"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584"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585" w:author="Nguyen Toan" w:date="2018-05-14T23:17:00Z">
        <w:del w:id="586" w:author="Đinh Thị Loan - ITC" w:date="2018-05-15T14:06:00Z">
          <w:r w:rsidR="00620576" w:rsidRPr="00C307BC" w:rsidDel="006A746E">
            <w:rPr>
              <w:rFonts w:ascii="Times New Roman" w:hAnsi="Times New Roman" w:cs="Times New Roman"/>
              <w:i w:val="0"/>
              <w:noProof/>
              <w:color w:val="auto"/>
              <w:sz w:val="26"/>
              <w:szCs w:val="26"/>
            </w:rPr>
            <w:delText>6</w:delText>
          </w:r>
        </w:del>
      </w:ins>
      <w:ins w:id="587" w:author="Nguyen Toan" w:date="2018-05-14T18:03:00Z">
        <w:del w:id="588" w:author="Đinh Thị Loan - ITC" w:date="2018-05-15T14:06:00Z">
          <w:r w:rsidR="0052504F" w:rsidRPr="00C307BC" w:rsidDel="006A746E">
            <w:rPr>
              <w:rFonts w:ascii="Times New Roman" w:hAnsi="Times New Roman" w:cs="Times New Roman"/>
              <w:i w:val="0"/>
              <w:color w:val="auto"/>
              <w:sz w:val="26"/>
              <w:szCs w:val="26"/>
            </w:rPr>
            <w:fldChar w:fldCharType="end"/>
          </w:r>
        </w:del>
      </w:ins>
      <w:del w:id="589" w:author="Nguyen Toan" w:date="2018-05-05T22:22:00Z">
        <w:r w:rsidR="00185199" w:rsidRPr="00C307BC" w:rsidDel="00BE0028">
          <w:rPr>
            <w:rFonts w:ascii="Times New Roman" w:hAnsi="Times New Roman" w:cs="Times New Roman"/>
            <w:i w:val="0"/>
            <w:color w:val="auto"/>
            <w:sz w:val="26"/>
            <w:szCs w:val="26"/>
          </w:rPr>
          <w:fldChar w:fldCharType="begin"/>
        </w:r>
        <w:r w:rsidR="00185199" w:rsidRPr="00C307BC" w:rsidDel="00BE0028">
          <w:rPr>
            <w:rFonts w:ascii="Times New Roman" w:hAnsi="Times New Roman" w:cs="Times New Roman"/>
            <w:i w:val="0"/>
            <w:color w:val="auto"/>
            <w:sz w:val="26"/>
            <w:szCs w:val="26"/>
          </w:rPr>
          <w:delInstrText xml:space="preserve"> STYLEREF 1 \s </w:delInstrText>
        </w:r>
        <w:r w:rsidR="00185199"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1</w:delText>
        </w:r>
        <w:r w:rsidR="00185199" w:rsidRPr="00C307BC" w:rsidDel="00BE0028">
          <w:rPr>
            <w:rFonts w:ascii="Times New Roman" w:hAnsi="Times New Roman" w:cs="Times New Roman"/>
            <w:i w:val="0"/>
            <w:color w:val="auto"/>
            <w:sz w:val="26"/>
            <w:szCs w:val="26"/>
          </w:rPr>
          <w:fldChar w:fldCharType="end"/>
        </w:r>
        <w:r w:rsidR="00185199" w:rsidRPr="00C307BC" w:rsidDel="00BE0028">
          <w:rPr>
            <w:rFonts w:ascii="Times New Roman" w:hAnsi="Times New Roman" w:cs="Times New Roman"/>
            <w:i w:val="0"/>
            <w:color w:val="auto"/>
            <w:sz w:val="26"/>
            <w:szCs w:val="26"/>
          </w:rPr>
          <w:delText>.</w:delText>
        </w:r>
        <w:r w:rsidR="00185199" w:rsidRPr="00C307BC" w:rsidDel="00BE0028">
          <w:rPr>
            <w:rFonts w:ascii="Times New Roman" w:hAnsi="Times New Roman" w:cs="Times New Roman"/>
            <w:i w:val="0"/>
            <w:color w:val="auto"/>
            <w:sz w:val="26"/>
            <w:szCs w:val="26"/>
          </w:rPr>
          <w:fldChar w:fldCharType="begin"/>
        </w:r>
        <w:r w:rsidR="00185199" w:rsidRPr="00C307BC" w:rsidDel="00BE0028">
          <w:rPr>
            <w:rFonts w:ascii="Times New Roman" w:hAnsi="Times New Roman" w:cs="Times New Roman"/>
            <w:i w:val="0"/>
            <w:color w:val="auto"/>
            <w:sz w:val="26"/>
            <w:szCs w:val="26"/>
          </w:rPr>
          <w:delInstrText xml:space="preserve"> SEQ Hình \* ARABIC \s 1 </w:delInstrText>
        </w:r>
        <w:r w:rsidR="00185199"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9</w:delText>
        </w:r>
        <w:r w:rsidR="00185199" w:rsidRPr="00C307BC" w:rsidDel="00BE0028">
          <w:rPr>
            <w:rFonts w:ascii="Times New Roman" w:hAnsi="Times New Roman" w:cs="Times New Roman"/>
            <w:i w:val="0"/>
            <w:color w:val="auto"/>
            <w:sz w:val="26"/>
            <w:szCs w:val="26"/>
          </w:rPr>
          <w:fldChar w:fldCharType="end"/>
        </w:r>
      </w:del>
      <w:bookmarkEnd w:id="575"/>
      <w:r w:rsidRPr="00C307BC">
        <w:rPr>
          <w:rFonts w:ascii="Times New Roman" w:hAnsi="Times New Roman" w:cs="Times New Roman"/>
          <w:i w:val="0"/>
          <w:color w:val="auto"/>
          <w:sz w:val="26"/>
          <w:szCs w:val="26"/>
        </w:rPr>
        <w:t>. Kiến trúc hệ thống IB cũ</w:t>
      </w:r>
      <w:bookmarkEnd w:id="576"/>
      <w:bookmarkEnd w:id="577"/>
      <w:bookmarkEnd w:id="578"/>
    </w:p>
    <w:p w14:paraId="7EB50D45" w14:textId="7642961E" w:rsidR="001736C8" w:rsidRPr="00C307BC" w:rsidRDefault="00E2202F" w:rsidP="00C82EDF">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_Ref511971090 \h  \* MERGEFORMAT </w:instrText>
      </w:r>
      <w:r w:rsidRPr="00C307BC">
        <w:rPr>
          <w:rFonts w:ascii="Times New Roman" w:eastAsia="Times New Roman" w:hAnsi="Times New Roman" w:cs="Times New Roman"/>
          <w:sz w:val="26"/>
          <w:szCs w:val="26"/>
        </w:rPr>
      </w:r>
      <w:r w:rsidRPr="00C307BC">
        <w:rPr>
          <w:rFonts w:ascii="Times New Roman" w:eastAsia="Times New Roman" w:hAnsi="Times New Roman" w:cs="Times New Roman"/>
          <w:sz w:val="26"/>
          <w:szCs w:val="26"/>
        </w:rPr>
        <w:fldChar w:fldCharType="separate"/>
      </w:r>
      <w:r w:rsidR="009C452F" w:rsidRPr="009C452F">
        <w:rPr>
          <w:rFonts w:ascii="Times New Roman" w:hAnsi="Times New Roman" w:cs="Times New Roman"/>
          <w:color w:val="auto"/>
          <w:sz w:val="26"/>
          <w:szCs w:val="26"/>
        </w:rPr>
        <w:t xml:space="preserve">Hình </w:t>
      </w:r>
      <w:r w:rsidR="009C452F" w:rsidRPr="009C452F">
        <w:rPr>
          <w:rFonts w:ascii="Times New Roman" w:hAnsi="Times New Roman" w:cs="Times New Roman"/>
          <w:noProof/>
          <w:color w:val="auto"/>
          <w:sz w:val="26"/>
          <w:szCs w:val="26"/>
        </w:rPr>
        <w:t>1.7</w:t>
      </w:r>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 xml:space="preserve"> </w:t>
      </w:r>
      <w:r w:rsidR="002B4020" w:rsidRPr="00C307BC">
        <w:rPr>
          <w:rFonts w:ascii="Times New Roman" w:eastAsia="Times New Roman" w:hAnsi="Times New Roman" w:cs="Times New Roman"/>
          <w:sz w:val="26"/>
          <w:szCs w:val="26"/>
        </w:rPr>
        <w:t>mô tả hệ thống I</w:t>
      </w:r>
      <w:ins w:id="590" w:author="Nguyen Toan" w:date="2018-05-06T18:12:00Z">
        <w:r w:rsidR="004F1F52" w:rsidRPr="00C307BC">
          <w:rPr>
            <w:rFonts w:ascii="Times New Roman" w:eastAsia="Times New Roman" w:hAnsi="Times New Roman" w:cs="Times New Roman"/>
            <w:sz w:val="26"/>
            <w:szCs w:val="26"/>
          </w:rPr>
          <w:t xml:space="preserve">nternet </w:t>
        </w:r>
      </w:ins>
      <w:r w:rsidR="002B4020" w:rsidRPr="00C307BC">
        <w:rPr>
          <w:rFonts w:ascii="Times New Roman" w:eastAsia="Times New Roman" w:hAnsi="Times New Roman" w:cs="Times New Roman"/>
          <w:sz w:val="26"/>
          <w:szCs w:val="26"/>
        </w:rPr>
        <w:t>B</w:t>
      </w:r>
      <w:ins w:id="591" w:author="Nguyen Toan" w:date="2018-05-06T18:12:00Z">
        <w:r w:rsidR="004F1F52" w:rsidRPr="00C307BC">
          <w:rPr>
            <w:rFonts w:ascii="Times New Roman" w:eastAsia="Times New Roman" w:hAnsi="Times New Roman" w:cs="Times New Roman"/>
            <w:sz w:val="26"/>
            <w:szCs w:val="26"/>
          </w:rPr>
          <w:t>anking</w:t>
        </w:r>
      </w:ins>
      <w:r w:rsidR="002B4020" w:rsidRPr="00C307BC">
        <w:rPr>
          <w:rFonts w:ascii="Times New Roman" w:eastAsia="Times New Roman" w:hAnsi="Times New Roman" w:cs="Times New Roman"/>
          <w:sz w:val="26"/>
          <w:szCs w:val="26"/>
        </w:rPr>
        <w:t xml:space="preserve"> sau khi phát triển </w:t>
      </w:r>
      <w:r w:rsidR="00FA489A" w:rsidRPr="00C307BC">
        <w:rPr>
          <w:rFonts w:ascii="Times New Roman" w:eastAsia="Times New Roman" w:hAnsi="Times New Roman" w:cs="Times New Roman"/>
          <w:sz w:val="26"/>
          <w:szCs w:val="26"/>
        </w:rPr>
        <w:t>sử dụng một lớp ESB thực hiện điều hướng thông điệp và xử lý kết hợp với quy trình nghiệp vụ để giảm thiểu việc phát triển chồng chéo nhiều chức năng giống nhau, đồng thời giảm thiểu số lượng các kết nối giữa các ứng dụng.</w:t>
      </w:r>
      <w:ins w:id="592" w:author="Nguyen Toan" w:date="2018-05-07T22:37:00Z">
        <w:r w:rsidR="00C82EDF" w:rsidRPr="00C307BC">
          <w:rPr>
            <w:rFonts w:ascii="Times New Roman" w:eastAsia="Times New Roman" w:hAnsi="Times New Roman" w:cs="Times New Roman"/>
            <w:sz w:val="26"/>
            <w:szCs w:val="26"/>
          </w:rPr>
          <w:t xml:space="preserve"> </w:t>
        </w:r>
      </w:ins>
      <w:moveToRangeStart w:id="593" w:author="Nguyen Toan" w:date="2018-05-07T22:31:00Z" w:name="move513495639"/>
      <w:moveTo w:id="594" w:author="Nguyen Toan" w:date="2018-05-07T22:31:00Z">
        <w:r w:rsidR="001736C8" w:rsidRPr="00C307BC">
          <w:rPr>
            <w:rFonts w:ascii="Times New Roman" w:eastAsia="Times New Roman" w:hAnsi="Times New Roman" w:cs="Times New Roman"/>
            <w:sz w:val="26"/>
            <w:szCs w:val="26"/>
          </w:rPr>
          <w:t xml:space="preserve">Việc tích hợp </w:t>
        </w:r>
        <w:del w:id="595" w:author="Nguyen Toan" w:date="2018-05-07T22:37:00Z">
          <w:r w:rsidR="001736C8" w:rsidRPr="00C307BC" w:rsidDel="00A4705C">
            <w:rPr>
              <w:rFonts w:ascii="Times New Roman" w:eastAsia="Times New Roman" w:hAnsi="Times New Roman" w:cs="Times New Roman"/>
              <w:sz w:val="26"/>
              <w:szCs w:val="26"/>
            </w:rPr>
            <w:delText xml:space="preserve">lại </w:delText>
          </w:r>
        </w:del>
        <w:r w:rsidR="001736C8" w:rsidRPr="00C307BC">
          <w:rPr>
            <w:rFonts w:ascii="Times New Roman" w:eastAsia="Times New Roman" w:hAnsi="Times New Roman" w:cs="Times New Roman"/>
            <w:sz w:val="26"/>
            <w:szCs w:val="26"/>
          </w:rPr>
          <w:t>hệ thống</w:t>
        </w:r>
      </w:moveTo>
      <w:ins w:id="596" w:author="Nguyen Toan" w:date="2018-05-07T22:37:00Z">
        <w:r w:rsidR="00A4705C" w:rsidRPr="00C307BC">
          <w:rPr>
            <w:rFonts w:ascii="Times New Roman" w:eastAsia="Times New Roman" w:hAnsi="Times New Roman" w:cs="Times New Roman"/>
            <w:sz w:val="26"/>
            <w:szCs w:val="26"/>
          </w:rPr>
          <w:t xml:space="preserve"> qua ứng dụng ESB</w:t>
        </w:r>
      </w:ins>
      <w:moveTo w:id="597" w:author="Nguyen Toan" w:date="2018-05-07T22:31:00Z">
        <w:r w:rsidR="001736C8" w:rsidRPr="00C307BC">
          <w:rPr>
            <w:rFonts w:ascii="Times New Roman" w:eastAsia="Times New Roman" w:hAnsi="Times New Roman" w:cs="Times New Roman"/>
            <w:sz w:val="26"/>
            <w:szCs w:val="26"/>
          </w:rPr>
          <w:t xml:space="preserve"> giúp giảm đáng kể số lượng kết nối giữa các ứng dụng, loại bỏ </w:t>
        </w:r>
        <w:del w:id="598" w:author="Nguyen Toan" w:date="2018-05-07T22:37:00Z">
          <w:r w:rsidR="001736C8" w:rsidRPr="00C307BC" w:rsidDel="007F36E3">
            <w:rPr>
              <w:rFonts w:ascii="Times New Roman" w:eastAsia="Times New Roman" w:hAnsi="Times New Roman" w:cs="Times New Roman"/>
              <w:sz w:val="26"/>
              <w:szCs w:val="26"/>
            </w:rPr>
            <w:delText xml:space="preserve"> việc </w:delText>
          </w:r>
        </w:del>
        <w:r w:rsidR="001736C8" w:rsidRPr="00C307BC">
          <w:rPr>
            <w:rFonts w:ascii="Times New Roman" w:eastAsia="Times New Roman" w:hAnsi="Times New Roman" w:cs="Times New Roman"/>
            <w:sz w:val="26"/>
            <w:szCs w:val="26"/>
          </w:rPr>
          <w:t>phát triển trùng lặp các chức năng gần giống nhau trên các ứng dụng. Ngoài ra, việc tích hợp còn giúp tiết kiệm kiệm chi phí triển khai, bảo trì. MuleESB là một framework nhẹ, việc triển khai diễn ra tự động và nhanh chóng, nên thời gian ngắt của ứng dụng trong lúc triển khai nhỏ (dưới 60 giây), đảm bảo hệ thống chạy thông suốt thời gian dài.</w:t>
        </w:r>
      </w:moveTo>
      <w:moveToRangeEnd w:id="593"/>
    </w:p>
    <w:p w14:paraId="287C3A76" w14:textId="77777777" w:rsidR="00FA489A" w:rsidRPr="00C307BC" w:rsidRDefault="00FA489A">
      <w:pPr>
        <w:keepNext/>
        <w:spacing w:line="288" w:lineRule="auto"/>
        <w:jc w:val="center"/>
        <w:rPr>
          <w:rFonts w:ascii="Times New Roman" w:hAnsi="Times New Roman" w:cs="Times New Roman"/>
          <w:sz w:val="26"/>
          <w:szCs w:val="26"/>
        </w:rPr>
        <w:pPrChange w:id="599" w:author="Nguyen Toan" w:date="2018-05-05T22:46:00Z">
          <w:pPr>
            <w:keepNext/>
            <w:spacing w:line="288" w:lineRule="auto"/>
          </w:pPr>
        </w:pPrChange>
      </w:pPr>
      <w:r w:rsidRPr="00C307BC">
        <w:rPr>
          <w:rFonts w:ascii="Times New Roman" w:hAnsi="Times New Roman" w:cs="Times New Roman"/>
          <w:noProof/>
          <w:sz w:val="26"/>
          <w:szCs w:val="26"/>
          <w:lang w:val="en-US"/>
        </w:rPr>
        <w:lastRenderedPageBreak/>
        <w:drawing>
          <wp:inline distT="0" distB="0" distL="0" distR="0" wp14:anchorId="49BE0D1B" wp14:editId="31FE5223">
            <wp:extent cx="3987135" cy="3355975"/>
            <wp:effectExtent l="0" t="0" r="0" b="0"/>
            <wp:docPr id="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4025649" cy="3388392"/>
                    </a:xfrm>
                    <a:prstGeom prst="rect">
                      <a:avLst/>
                    </a:prstGeom>
                    <a:ln/>
                  </pic:spPr>
                </pic:pic>
              </a:graphicData>
            </a:graphic>
          </wp:inline>
        </w:drawing>
      </w:r>
    </w:p>
    <w:p w14:paraId="40DB7AF0" w14:textId="53DC165C" w:rsidR="00FA489A" w:rsidRPr="00C307BC" w:rsidDel="003806F4" w:rsidRDefault="00FA489A" w:rsidP="00FA489A">
      <w:pPr>
        <w:pStyle w:val="Caption"/>
        <w:spacing w:line="288" w:lineRule="auto"/>
        <w:jc w:val="center"/>
        <w:rPr>
          <w:del w:id="600" w:author="Nguyen Toan" w:date="2018-05-07T22:31:00Z"/>
          <w:rFonts w:ascii="Times New Roman" w:hAnsi="Times New Roman" w:cs="Times New Roman"/>
          <w:i w:val="0"/>
          <w:color w:val="auto"/>
          <w:sz w:val="26"/>
          <w:szCs w:val="26"/>
        </w:rPr>
      </w:pPr>
      <w:bookmarkStart w:id="601" w:name="_Ref511971090"/>
      <w:bookmarkStart w:id="602" w:name="_Toc511991196"/>
      <w:bookmarkStart w:id="603" w:name="_Toc514157745"/>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Cs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Cs w:val="0"/>
          <w:color w:val="auto"/>
          <w:sz w:val="26"/>
          <w:szCs w:val="26"/>
        </w:rPr>
        <w:fldChar w:fldCharType="separate"/>
      </w:r>
      <w:r w:rsidR="009C452F">
        <w:rPr>
          <w:rFonts w:ascii="Times New Roman" w:hAnsi="Times New Roman" w:cs="Times New Roman"/>
          <w:i w:val="0"/>
          <w:noProof/>
          <w:color w:val="auto"/>
          <w:sz w:val="26"/>
          <w:szCs w:val="26"/>
        </w:rPr>
        <w:t>1</w:t>
      </w:r>
      <w:r w:rsidR="007B1CDB" w:rsidRPr="00C307BC">
        <w:rPr>
          <w:rFonts w:ascii="Times New Roman" w:hAnsi="Times New Roman" w:cs="Times New Roman"/>
          <w:iCs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Cs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Cs w:val="0"/>
          <w:color w:val="auto"/>
          <w:sz w:val="26"/>
          <w:szCs w:val="26"/>
        </w:rPr>
        <w:fldChar w:fldCharType="separate"/>
      </w:r>
      <w:r w:rsidR="009C452F">
        <w:rPr>
          <w:rFonts w:ascii="Times New Roman" w:hAnsi="Times New Roman" w:cs="Times New Roman"/>
          <w:i w:val="0"/>
          <w:noProof/>
          <w:color w:val="auto"/>
          <w:sz w:val="26"/>
          <w:szCs w:val="26"/>
        </w:rPr>
        <w:t>7</w:t>
      </w:r>
      <w:r w:rsidR="007B1CDB" w:rsidRPr="00C307BC">
        <w:rPr>
          <w:rFonts w:ascii="Times New Roman" w:hAnsi="Times New Roman" w:cs="Times New Roman"/>
          <w:iCs w:val="0"/>
          <w:color w:val="auto"/>
          <w:sz w:val="26"/>
          <w:szCs w:val="26"/>
        </w:rPr>
        <w:fldChar w:fldCharType="end"/>
      </w:r>
      <w:ins w:id="604" w:author="Nguyen Toan" w:date="2018-05-14T18:03:00Z">
        <w:del w:id="605" w:author="Đinh Thị Loan - ITC" w:date="2018-05-15T14:06:00Z">
          <w:r w:rsidR="0052504F" w:rsidRPr="00C307BC" w:rsidDel="006A746E">
            <w:rPr>
              <w:rFonts w:ascii="Times New Roman" w:hAnsi="Times New Roman" w:cs="Times New Roman"/>
              <w:iCs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606" w:author="Đinh Thị Loan - ITC" w:date="2018-05-15T14:06:00Z">
        <w:r w:rsidR="0052504F" w:rsidRPr="00C307BC" w:rsidDel="006A746E">
          <w:rPr>
            <w:rFonts w:ascii="Times New Roman" w:hAnsi="Times New Roman" w:cs="Times New Roman"/>
            <w:iCs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1</w:delText>
        </w:r>
      </w:del>
      <w:ins w:id="607" w:author="Nguyen Toan" w:date="2018-05-14T18:03:00Z">
        <w:del w:id="608" w:author="Đinh Thị Loan - ITC" w:date="2018-05-15T14:06:00Z">
          <w:r w:rsidR="0052504F" w:rsidRPr="00C307BC" w:rsidDel="006A746E">
            <w:rPr>
              <w:rFonts w:ascii="Times New Roman" w:hAnsi="Times New Roman" w:cs="Times New Roman"/>
              <w:iCs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Cs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609" w:author="Đinh Thị Loan - ITC" w:date="2018-05-15T14:06:00Z">
        <w:r w:rsidR="0052504F" w:rsidRPr="00C307BC" w:rsidDel="006A746E">
          <w:rPr>
            <w:rFonts w:ascii="Times New Roman" w:hAnsi="Times New Roman" w:cs="Times New Roman"/>
            <w:iCs w:val="0"/>
            <w:color w:val="auto"/>
            <w:sz w:val="26"/>
            <w:szCs w:val="26"/>
          </w:rPr>
          <w:fldChar w:fldCharType="separate"/>
        </w:r>
      </w:del>
      <w:ins w:id="610" w:author="Nguyen Toan" w:date="2018-05-14T23:17:00Z">
        <w:del w:id="611" w:author="Đinh Thị Loan - ITC" w:date="2018-05-15T14:06:00Z">
          <w:r w:rsidR="00620576" w:rsidRPr="00C307BC" w:rsidDel="006A746E">
            <w:rPr>
              <w:rFonts w:ascii="Times New Roman" w:hAnsi="Times New Roman" w:cs="Times New Roman"/>
              <w:i w:val="0"/>
              <w:noProof/>
              <w:color w:val="auto"/>
              <w:sz w:val="26"/>
              <w:szCs w:val="26"/>
            </w:rPr>
            <w:delText>7</w:delText>
          </w:r>
        </w:del>
      </w:ins>
      <w:ins w:id="612" w:author="Nguyen Toan" w:date="2018-05-14T18:03:00Z">
        <w:del w:id="613" w:author="Đinh Thị Loan - ITC" w:date="2018-05-15T14:06:00Z">
          <w:r w:rsidR="0052504F" w:rsidRPr="00C307BC" w:rsidDel="006A746E">
            <w:rPr>
              <w:rFonts w:ascii="Times New Roman" w:hAnsi="Times New Roman" w:cs="Times New Roman"/>
              <w:iCs w:val="0"/>
              <w:color w:val="auto"/>
              <w:sz w:val="26"/>
              <w:szCs w:val="26"/>
            </w:rPr>
            <w:fldChar w:fldCharType="end"/>
          </w:r>
        </w:del>
      </w:ins>
      <w:del w:id="614" w:author="Nguyen Toan" w:date="2018-05-05T22:22:00Z">
        <w:r w:rsidR="00185199" w:rsidRPr="00C307BC" w:rsidDel="00BE0028">
          <w:rPr>
            <w:rFonts w:ascii="Times New Roman" w:hAnsi="Times New Roman" w:cs="Times New Roman"/>
            <w:i w:val="0"/>
            <w:color w:val="auto"/>
            <w:sz w:val="26"/>
            <w:szCs w:val="26"/>
          </w:rPr>
          <w:fldChar w:fldCharType="begin"/>
        </w:r>
        <w:r w:rsidR="00185199" w:rsidRPr="00C307BC" w:rsidDel="00BE0028">
          <w:rPr>
            <w:rFonts w:ascii="Times New Roman" w:hAnsi="Times New Roman" w:cs="Times New Roman"/>
            <w:i w:val="0"/>
            <w:color w:val="auto"/>
            <w:sz w:val="26"/>
            <w:szCs w:val="26"/>
          </w:rPr>
          <w:delInstrText xml:space="preserve"> STYLEREF 1 \s </w:delInstrText>
        </w:r>
        <w:r w:rsidR="00185199"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1</w:delText>
        </w:r>
        <w:r w:rsidR="00185199" w:rsidRPr="00C307BC" w:rsidDel="00BE0028">
          <w:rPr>
            <w:rFonts w:ascii="Times New Roman" w:hAnsi="Times New Roman" w:cs="Times New Roman"/>
            <w:i w:val="0"/>
            <w:color w:val="auto"/>
            <w:sz w:val="26"/>
            <w:szCs w:val="26"/>
          </w:rPr>
          <w:fldChar w:fldCharType="end"/>
        </w:r>
        <w:r w:rsidR="00185199" w:rsidRPr="00C307BC" w:rsidDel="00BE0028">
          <w:rPr>
            <w:rFonts w:ascii="Times New Roman" w:hAnsi="Times New Roman" w:cs="Times New Roman"/>
            <w:i w:val="0"/>
            <w:color w:val="auto"/>
            <w:sz w:val="26"/>
            <w:szCs w:val="26"/>
          </w:rPr>
          <w:delText>.</w:delText>
        </w:r>
        <w:r w:rsidR="00185199" w:rsidRPr="00C307BC" w:rsidDel="00BE0028">
          <w:rPr>
            <w:rFonts w:ascii="Times New Roman" w:hAnsi="Times New Roman" w:cs="Times New Roman"/>
            <w:i w:val="0"/>
            <w:color w:val="auto"/>
            <w:sz w:val="26"/>
            <w:szCs w:val="26"/>
          </w:rPr>
          <w:fldChar w:fldCharType="begin"/>
        </w:r>
        <w:r w:rsidR="00185199" w:rsidRPr="00C307BC" w:rsidDel="00BE0028">
          <w:rPr>
            <w:rFonts w:ascii="Times New Roman" w:hAnsi="Times New Roman" w:cs="Times New Roman"/>
            <w:i w:val="0"/>
            <w:color w:val="auto"/>
            <w:sz w:val="26"/>
            <w:szCs w:val="26"/>
          </w:rPr>
          <w:delInstrText xml:space="preserve"> SEQ Hình \* ARABIC \s 1 </w:delInstrText>
        </w:r>
        <w:r w:rsidR="00185199"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10</w:delText>
        </w:r>
        <w:r w:rsidR="00185199" w:rsidRPr="00C307BC" w:rsidDel="00BE0028">
          <w:rPr>
            <w:rFonts w:ascii="Times New Roman" w:hAnsi="Times New Roman" w:cs="Times New Roman"/>
            <w:i w:val="0"/>
            <w:color w:val="auto"/>
            <w:sz w:val="26"/>
            <w:szCs w:val="26"/>
          </w:rPr>
          <w:fldChar w:fldCharType="end"/>
        </w:r>
      </w:del>
      <w:bookmarkEnd w:id="601"/>
      <w:r w:rsidR="007F5E8C"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t xml:space="preserve"> Kiến trúc hệ thống IB mới</w:t>
      </w:r>
      <w:bookmarkEnd w:id="602"/>
      <w:bookmarkEnd w:id="603"/>
    </w:p>
    <w:p w14:paraId="3F081A43" w14:textId="77D91071" w:rsidR="00FA489A" w:rsidRPr="00C307BC" w:rsidRDefault="00FA489A">
      <w:pPr>
        <w:pStyle w:val="Caption"/>
        <w:spacing w:line="288" w:lineRule="auto"/>
        <w:jc w:val="center"/>
        <w:rPr>
          <w:rFonts w:ascii="Times New Roman" w:hAnsi="Times New Roman" w:cs="Times New Roman"/>
          <w:sz w:val="26"/>
          <w:szCs w:val="26"/>
        </w:rPr>
        <w:pPrChange w:id="615" w:author="Nguyen Toan" w:date="2018-05-07T22:31:00Z">
          <w:pPr>
            <w:spacing w:after="120"/>
            <w:ind w:firstLine="567"/>
            <w:jc w:val="both"/>
          </w:pPr>
        </w:pPrChange>
      </w:pPr>
      <w:moveFromRangeStart w:id="616" w:author="Nguyen Toan" w:date="2018-05-07T22:31:00Z" w:name="move513495639"/>
      <w:moveFrom w:id="617" w:author="Nguyen Toan" w:date="2018-05-07T22:31:00Z">
        <w:r w:rsidRPr="00C307BC" w:rsidDel="001736C8">
          <w:rPr>
            <w:rFonts w:ascii="Times New Roman" w:hAnsi="Times New Roman" w:cs="Times New Roman"/>
            <w:sz w:val="26"/>
            <w:szCs w:val="26"/>
          </w:rPr>
          <w:t>Việc tích hợp lại hệ thống giúp giảm đáng kể số lượng kết nối giữa các ứng dụng, loại bỏ  việc phát triển trùng lặp các chức năng gần giống nhau trên các ứng dụng. Ngoài ra, việc tích hợp còn giúp tiết kiệm kiệm chi phí triển khai, bảo trì. MuleESB là một framework nhẹ, việc triển khai diễn ra tự động và nhanh chóng, nên thời gian ngắt của ứng dụng trong lúc triển khai nhỏ (dưới 60</w:t>
        </w:r>
        <w:r w:rsidR="00CD0A22" w:rsidRPr="00C307BC" w:rsidDel="001736C8">
          <w:rPr>
            <w:rFonts w:ascii="Times New Roman" w:hAnsi="Times New Roman" w:cs="Times New Roman"/>
            <w:sz w:val="26"/>
            <w:szCs w:val="26"/>
          </w:rPr>
          <w:t xml:space="preserve"> giây</w:t>
        </w:r>
        <w:r w:rsidRPr="00C307BC" w:rsidDel="001736C8">
          <w:rPr>
            <w:rFonts w:ascii="Times New Roman" w:hAnsi="Times New Roman" w:cs="Times New Roman"/>
            <w:sz w:val="26"/>
            <w:szCs w:val="26"/>
          </w:rPr>
          <w:t>), đảm bảo hệ thống chạy thông suốt thời gian dài.</w:t>
        </w:r>
      </w:moveFrom>
      <w:moveFromRangeEnd w:id="616"/>
    </w:p>
    <w:p w14:paraId="12CEEDAE" w14:textId="77777777" w:rsidR="0014472B" w:rsidRPr="00C307BC" w:rsidRDefault="0014472B" w:rsidP="0014472B">
      <w:pPr>
        <w:pStyle w:val="Heading2"/>
        <w:numPr>
          <w:ilvl w:val="1"/>
          <w:numId w:val="12"/>
        </w:numPr>
        <w:spacing w:before="240"/>
        <w:ind w:left="567" w:hanging="567"/>
        <w:rPr>
          <w:rFonts w:ascii="Times New Roman" w:eastAsia="Times New Roman" w:hAnsi="Times New Roman" w:cs="Times New Roman"/>
          <w:b/>
          <w:sz w:val="26"/>
          <w:szCs w:val="26"/>
        </w:rPr>
      </w:pPr>
      <w:bookmarkStart w:id="618" w:name="_Toc514278014"/>
      <w:r w:rsidRPr="00C307BC">
        <w:rPr>
          <w:rFonts w:ascii="Times New Roman" w:eastAsia="Times New Roman" w:hAnsi="Times New Roman" w:cs="Times New Roman"/>
          <w:b/>
          <w:sz w:val="26"/>
          <w:szCs w:val="26"/>
        </w:rPr>
        <w:t>Tích hợp và triển khai liên tục</w:t>
      </w:r>
      <w:bookmarkEnd w:id="618"/>
      <w:r w:rsidRPr="00C307BC">
        <w:rPr>
          <w:rFonts w:ascii="Times New Roman" w:eastAsia="Times New Roman" w:hAnsi="Times New Roman" w:cs="Times New Roman"/>
          <w:b/>
          <w:sz w:val="26"/>
          <w:szCs w:val="26"/>
        </w:rPr>
        <w:t xml:space="preserve"> </w:t>
      </w:r>
    </w:p>
    <w:p w14:paraId="2780E1F0" w14:textId="77777777" w:rsidR="0014472B" w:rsidRPr="00C307BC" w:rsidRDefault="0014472B" w:rsidP="0014472B">
      <w:pPr>
        <w:pStyle w:val="ListParagraph"/>
        <w:numPr>
          <w:ilvl w:val="3"/>
          <w:numId w:val="12"/>
        </w:numPr>
        <w:spacing w:before="240" w:after="120" w:line="288" w:lineRule="auto"/>
        <w:ind w:left="851" w:hanging="851"/>
        <w:contextualSpacing w:val="0"/>
        <w:jc w:val="both"/>
        <w:outlineLvl w:val="2"/>
        <w:rPr>
          <w:rFonts w:ascii="Times New Roman" w:eastAsia="Times New Roman" w:hAnsi="Times New Roman" w:cs="Times New Roman"/>
          <w:b/>
          <w:sz w:val="26"/>
          <w:szCs w:val="26"/>
        </w:rPr>
      </w:pPr>
      <w:bookmarkStart w:id="619" w:name="_Toc514278015"/>
      <w:r w:rsidRPr="00C307BC">
        <w:rPr>
          <w:rFonts w:ascii="Times New Roman" w:eastAsia="Times New Roman" w:hAnsi="Times New Roman" w:cs="Times New Roman"/>
          <w:b/>
          <w:sz w:val="26"/>
          <w:szCs w:val="26"/>
        </w:rPr>
        <w:t>Tích hợp liên tục</w:t>
      </w:r>
      <w:bookmarkEnd w:id="619"/>
    </w:p>
    <w:p w14:paraId="166870BC" w14:textId="6DE8693E" w:rsidR="0014472B" w:rsidRPr="00C307BC" w:rsidDel="00813123" w:rsidRDefault="0014472B" w:rsidP="0014472B">
      <w:pPr>
        <w:spacing w:after="120"/>
        <w:ind w:firstLine="567"/>
        <w:jc w:val="both"/>
        <w:rPr>
          <w:del w:id="620" w:author="Nguyen Toan" w:date="2018-05-07T22:41:00Z"/>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Theo định nghĩa của Martin Fowler</w:t>
      </w:r>
      <w:customXmlInsRangeStart w:id="621" w:author="Nguyen Toan" w:date="2018-05-07T21:43:00Z"/>
      <w:sdt>
        <w:sdtPr>
          <w:rPr>
            <w:rFonts w:ascii="Times New Roman" w:eastAsia="Times New Roman" w:hAnsi="Times New Roman" w:cs="Times New Roman"/>
            <w:sz w:val="26"/>
            <w:szCs w:val="26"/>
          </w:rPr>
          <w:id w:val="-253367325"/>
          <w:citation/>
        </w:sdtPr>
        <w:sdtContent>
          <w:customXmlInsRangeEnd w:id="621"/>
          <w:ins w:id="622" w:author="Nguyen Toan" w:date="2018-05-07T21:43:00Z">
            <w:r w:rsidR="00A811F8" w:rsidRPr="00C307BC">
              <w:rPr>
                <w:rFonts w:ascii="Times New Roman" w:eastAsia="Times New Roman" w:hAnsi="Times New Roman" w:cs="Times New Roman"/>
                <w:sz w:val="26"/>
                <w:szCs w:val="26"/>
              </w:rPr>
              <w:fldChar w:fldCharType="begin"/>
            </w:r>
            <w:r w:rsidR="00A811F8" w:rsidRPr="00C307BC">
              <w:rPr>
                <w:rFonts w:ascii="Times New Roman" w:eastAsia="Times New Roman" w:hAnsi="Times New Roman" w:cs="Times New Roman"/>
                <w:sz w:val="26"/>
                <w:szCs w:val="26"/>
                <w:lang w:val="en-US"/>
              </w:rPr>
              <w:instrText xml:space="preserve"> CITATION Mar \l 1033 </w:instrText>
            </w:r>
          </w:ins>
          <w:r w:rsidR="00A811F8" w:rsidRPr="00C307BC">
            <w:rPr>
              <w:rFonts w:ascii="Times New Roman" w:eastAsia="Times New Roman" w:hAnsi="Times New Roman" w:cs="Times New Roman"/>
              <w:sz w:val="26"/>
              <w:szCs w:val="26"/>
            </w:rPr>
            <w:fldChar w:fldCharType="separate"/>
          </w:r>
          <w:r w:rsidR="00D65DF8" w:rsidRPr="00C307BC">
            <w:rPr>
              <w:rFonts w:ascii="Times New Roman" w:eastAsia="Times New Roman" w:hAnsi="Times New Roman" w:cs="Times New Roman"/>
              <w:noProof/>
              <w:sz w:val="26"/>
              <w:szCs w:val="26"/>
              <w:lang w:val="en-US"/>
            </w:rPr>
            <w:t xml:space="preserve"> [9]</w:t>
          </w:r>
          <w:ins w:id="623" w:author="Nguyen Toan" w:date="2018-05-07T21:43:00Z">
            <w:r w:rsidR="00A811F8" w:rsidRPr="00C307BC">
              <w:rPr>
                <w:rFonts w:ascii="Times New Roman" w:eastAsia="Times New Roman" w:hAnsi="Times New Roman" w:cs="Times New Roman"/>
                <w:sz w:val="26"/>
                <w:szCs w:val="26"/>
              </w:rPr>
              <w:fldChar w:fldCharType="end"/>
            </w:r>
          </w:ins>
          <w:customXmlInsRangeStart w:id="624" w:author="Nguyen Toan" w:date="2018-05-07T21:43:00Z"/>
        </w:sdtContent>
      </w:sdt>
      <w:customXmlInsRangeEnd w:id="624"/>
      <w:r w:rsidRPr="00C307BC">
        <w:rPr>
          <w:rFonts w:ascii="Times New Roman" w:eastAsia="Times New Roman" w:hAnsi="Times New Roman" w:cs="Times New Roman"/>
          <w:sz w:val="26"/>
          <w:szCs w:val="26"/>
        </w:rPr>
        <w:t>,</w:t>
      </w:r>
      <w:del w:id="625" w:author="Nguyen Toan" w:date="2018-05-07T21:43:00Z">
        <w:r w:rsidRPr="00C307BC" w:rsidDel="004D1736">
          <w:rPr>
            <w:rFonts w:ascii="Times New Roman" w:eastAsia="Times New Roman" w:hAnsi="Times New Roman" w:cs="Times New Roman"/>
            <w:sz w:val="26"/>
            <w:szCs w:val="26"/>
          </w:rPr>
          <w:delText xml:space="preserve"> </w:delText>
        </w:r>
        <w:r w:rsidRPr="00C307BC" w:rsidDel="009319B5">
          <w:rPr>
            <w:rFonts w:ascii="Times New Roman" w:eastAsia="Times New Roman" w:hAnsi="Times New Roman" w:cs="Times New Roman"/>
            <w:sz w:val="26"/>
            <w:szCs w:val="26"/>
          </w:rPr>
          <w:delText xml:space="preserve"> </w:delText>
        </w:r>
      </w:del>
      <w:ins w:id="626" w:author="Nguyen Toan" w:date="2018-05-07T21:43:00Z">
        <w:r w:rsidR="009319B5" w:rsidRPr="00C307BC">
          <w:rPr>
            <w:rFonts w:ascii="Times New Roman" w:eastAsia="Times New Roman" w:hAnsi="Times New Roman" w:cs="Times New Roman"/>
            <w:sz w:val="26"/>
            <w:szCs w:val="26"/>
          </w:rPr>
          <w:t xml:space="preserve"> </w:t>
        </w:r>
      </w:ins>
      <w:r w:rsidRPr="00C307BC">
        <w:rPr>
          <w:rFonts w:ascii="Times New Roman" w:eastAsia="Times New Roman" w:hAnsi="Times New Roman" w:cs="Times New Roman"/>
          <w:sz w:val="26"/>
          <w:szCs w:val="26"/>
        </w:rPr>
        <w:t xml:space="preserve">tích hợp liên tục – Continuous Intergration là phương pháp phát triển phần mềm đòi hỏi các lập trình viên trong nhóm tích hợp ứng dụng thường xuyên. Mỗi ngày, các thành viên đều phải theo dõi và phát triển công việc của họ ít nhất một lần. Việc này sẽ được một nhóm khác kiểm tra tự động, nhóm này sẽ tiến hành kiểm thử truy hồi để phát hiện lỗi nhanh nhất có thể. </w:t>
      </w:r>
      <w:ins w:id="627" w:author="Nguyen Toan" w:date="2018-05-07T22:39:00Z">
        <w:r w:rsidR="00DF32AF" w:rsidRPr="00C307BC">
          <w:rPr>
            <w:rFonts w:ascii="Times New Roman" w:eastAsia="Times New Roman" w:hAnsi="Times New Roman" w:cs="Times New Roman"/>
            <w:sz w:val="26"/>
            <w:szCs w:val="26"/>
          </w:rPr>
          <w:t>Đây là</w:t>
        </w:r>
      </w:ins>
      <w:del w:id="628" w:author="Nguyen Toan" w:date="2018-05-07T22:39:00Z">
        <w:r w:rsidRPr="00C307BC" w:rsidDel="00DF32AF">
          <w:rPr>
            <w:rFonts w:ascii="Times New Roman" w:eastAsia="Times New Roman" w:hAnsi="Times New Roman" w:cs="Times New Roman"/>
            <w:sz w:val="26"/>
            <w:szCs w:val="26"/>
          </w:rPr>
          <w:delText>Cả nhóm thấy rằng</w:delText>
        </w:r>
      </w:del>
      <w:r w:rsidRPr="00C307BC">
        <w:rPr>
          <w:rFonts w:ascii="Times New Roman" w:eastAsia="Times New Roman" w:hAnsi="Times New Roman" w:cs="Times New Roman"/>
          <w:sz w:val="26"/>
          <w:szCs w:val="26"/>
        </w:rPr>
        <w:t xml:space="preserve"> phương pháp tiếp cận này giúp giảm bớt vấn đề về tích hợp hơn và cho phép phát triển phần mềm gắn kết nhanh hơn. </w:t>
      </w:r>
      <w:moveToRangeStart w:id="629" w:author="Nguyen Toan" w:date="2018-05-07T22:40:00Z" w:name="move513496135"/>
      <w:moveTo w:id="630" w:author="Nguyen Toan" w:date="2018-05-07T22:40:00Z">
        <w:del w:id="631" w:author="Nguyen Toan" w:date="2018-05-07T22:40:00Z">
          <w:r w:rsidR="00E70D03" w:rsidRPr="00C307BC" w:rsidDel="00E70D03">
            <w:rPr>
              <w:rFonts w:ascii="Times New Roman" w:eastAsia="Times New Roman" w:hAnsi="Times New Roman" w:cs="Times New Roman"/>
              <w:sz w:val="26"/>
              <w:szCs w:val="26"/>
            </w:rPr>
            <w:delText>Tích hợp liên tục là phương pháp mà c</w:delText>
          </w:r>
        </w:del>
      </w:moveTo>
      <w:ins w:id="632" w:author="Nguyen Toan" w:date="2018-05-07T22:40:00Z">
        <w:r w:rsidR="00E70D03" w:rsidRPr="00C307BC">
          <w:rPr>
            <w:rFonts w:ascii="Times New Roman" w:eastAsia="Times New Roman" w:hAnsi="Times New Roman" w:cs="Times New Roman"/>
            <w:sz w:val="26"/>
            <w:szCs w:val="26"/>
          </w:rPr>
          <w:t>C</w:t>
        </w:r>
      </w:ins>
      <w:moveTo w:id="633" w:author="Nguyen Toan" w:date="2018-05-07T22:40:00Z">
        <w:r w:rsidR="00E70D03" w:rsidRPr="00C307BC">
          <w:rPr>
            <w:rFonts w:ascii="Times New Roman" w:eastAsia="Times New Roman" w:hAnsi="Times New Roman" w:cs="Times New Roman"/>
            <w:sz w:val="26"/>
            <w:szCs w:val="26"/>
          </w:rPr>
          <w:t>ác nhóm phát triển sử dụng phương pháp Agile hay dùng</w:t>
        </w:r>
      </w:moveTo>
      <w:ins w:id="634" w:author="Nguyen Toan" w:date="2018-05-07T22:40:00Z">
        <w:r w:rsidR="00B179D6" w:rsidRPr="00C307BC">
          <w:rPr>
            <w:rFonts w:ascii="Times New Roman" w:eastAsia="Times New Roman" w:hAnsi="Times New Roman" w:cs="Times New Roman"/>
            <w:sz w:val="26"/>
            <w:szCs w:val="26"/>
          </w:rPr>
          <w:t xml:space="preserve"> tích hợp liên tục</w:t>
        </w:r>
      </w:ins>
      <w:moveTo w:id="635" w:author="Nguyen Toan" w:date="2018-05-07T22:40:00Z">
        <w:r w:rsidR="00E70D03" w:rsidRPr="00C307BC">
          <w:rPr>
            <w:rFonts w:ascii="Times New Roman" w:eastAsia="Times New Roman" w:hAnsi="Times New Roman" w:cs="Times New Roman"/>
            <w:sz w:val="26"/>
            <w:szCs w:val="26"/>
          </w:rPr>
          <w:t xml:space="preserve"> để đảm bảo mã nguồn của toàn dự án luôn dịch được và chạy đúng.</w:t>
        </w:r>
      </w:moveTo>
      <w:moveToRangeEnd w:id="629"/>
      <w:ins w:id="636" w:author="Nguyen Toan" w:date="2018-05-07T22:41:00Z">
        <w:r w:rsidR="00813123" w:rsidRPr="00C307BC">
          <w:rPr>
            <w:rFonts w:ascii="Times New Roman" w:eastAsia="Times New Roman" w:hAnsi="Times New Roman" w:cs="Times New Roman"/>
            <w:sz w:val="26"/>
            <w:szCs w:val="26"/>
          </w:rPr>
          <w:t xml:space="preserve"> </w:t>
        </w:r>
      </w:ins>
    </w:p>
    <w:p w14:paraId="3FB986C8" w14:textId="5A5A7655" w:rsidR="0014472B" w:rsidRPr="00C307BC" w:rsidRDefault="0014472B" w:rsidP="00813123">
      <w:pPr>
        <w:spacing w:after="120"/>
        <w:ind w:firstLine="567"/>
        <w:jc w:val="both"/>
        <w:rPr>
          <w:rFonts w:ascii="Times New Roman" w:eastAsia="Times New Roman" w:hAnsi="Times New Roman" w:cs="Times New Roman"/>
          <w:sz w:val="26"/>
          <w:szCs w:val="26"/>
        </w:rPr>
      </w:pPr>
      <w:del w:id="637" w:author="Nguyen Toan" w:date="2018-05-07T22:41:00Z">
        <w:r w:rsidRPr="00C307BC" w:rsidDel="00813123">
          <w:rPr>
            <w:rFonts w:ascii="Times New Roman" w:eastAsia="Times New Roman" w:hAnsi="Times New Roman" w:cs="Times New Roman"/>
            <w:sz w:val="26"/>
            <w:szCs w:val="26"/>
          </w:rPr>
          <w:delText>Tích hợp liên tục</w:delText>
        </w:r>
      </w:del>
      <w:ins w:id="638" w:author="Nguyen Toan" w:date="2018-05-07T22:41:00Z">
        <w:r w:rsidR="00813123" w:rsidRPr="00C307BC">
          <w:rPr>
            <w:rFonts w:ascii="Times New Roman" w:eastAsia="Times New Roman" w:hAnsi="Times New Roman" w:cs="Times New Roman"/>
            <w:sz w:val="26"/>
            <w:szCs w:val="26"/>
          </w:rPr>
          <w:t>Đây</w:t>
        </w:r>
      </w:ins>
      <w:r w:rsidRPr="00C307BC">
        <w:rPr>
          <w:rFonts w:ascii="Times New Roman" w:eastAsia="Times New Roman" w:hAnsi="Times New Roman" w:cs="Times New Roman"/>
          <w:sz w:val="26"/>
          <w:szCs w:val="26"/>
        </w:rPr>
        <w:t xml:space="preserve"> là một thực tiễn phát triển yêu cầu các lập trình viên tích hợp mã vào một kho lưu trữ được chia sẻ trong các khoảng thời gian đều đặn, giúp loại bỏ các vấn đề của việc tìm lỗi xảy ra trong pha lập trình. Thực tế cho thấy, mỗi khi có một sự thay đổi mã nguồn trên kho lưu trữ, quá trình tích hợp liên tục sẽ được kích hoạt.</w:t>
      </w:r>
    </w:p>
    <w:p w14:paraId="4B74801F" w14:textId="36257E0F" w:rsidR="0014472B" w:rsidRPr="00C307BC" w:rsidDel="00F74CDD" w:rsidRDefault="0014472B" w:rsidP="0014472B">
      <w:pPr>
        <w:spacing w:after="120"/>
        <w:ind w:firstLine="567"/>
        <w:jc w:val="both"/>
        <w:rPr>
          <w:del w:id="639" w:author="Nguyen Toan" w:date="2018-05-06T21:09:00Z"/>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Với tầm quan trọng của kiểm thử, việc sử dụng một giải pháp tích hợp liên tục - Continuous Integration (CI) trong cả quá trình phát triển là vô cùng cần thiết. CI đem lại nhiều thuận lợi trong kiểm thử như phát hiện sớm các vấn đề của hệ thống trong vòng đời phát triển, đảm bảo các ca kiểm thử được chạy hết trước khi triển khai một phiên bản mới. </w:t>
      </w:r>
      <w:ins w:id="640" w:author="Nguyen Toan" w:date="2018-05-06T21:09:00Z">
        <w:r w:rsidR="00C61D17" w:rsidRPr="00C307BC">
          <w:rPr>
            <w:rFonts w:ascii="Times New Roman" w:eastAsia="Times New Roman" w:hAnsi="Times New Roman" w:cs="Times New Roman"/>
            <w:sz w:val="26"/>
            <w:szCs w:val="26"/>
          </w:rPr>
          <w:t xml:space="preserve">Hệ thống CI có khả năng tự động cập nhật và biên dịch mã nguồn, chạy các ca kiểm thử đã được định nghĩa trước cho mỗi một commit. </w:t>
        </w:r>
      </w:ins>
      <w:r w:rsidRPr="00C307BC">
        <w:rPr>
          <w:rFonts w:ascii="Times New Roman" w:eastAsia="Times New Roman" w:hAnsi="Times New Roman" w:cs="Times New Roman"/>
          <w:sz w:val="26"/>
          <w:szCs w:val="26"/>
        </w:rPr>
        <w:t xml:space="preserve">Ngoài ra CI còn giúp cho việc đóng gói phần </w:t>
      </w:r>
      <w:r w:rsidRPr="00C307BC">
        <w:rPr>
          <w:rFonts w:ascii="Times New Roman" w:eastAsia="Times New Roman" w:hAnsi="Times New Roman" w:cs="Times New Roman"/>
          <w:sz w:val="26"/>
          <w:szCs w:val="26"/>
        </w:rPr>
        <w:lastRenderedPageBreak/>
        <w:t>mềm dễ dàng, kết hợp với các giải pháp triển khai liên tục -Continuos Delivery (CD) triển khai nhanh gọn hơn.</w:t>
      </w:r>
      <w:ins w:id="641" w:author="Nguyen Toan" w:date="2018-05-06T20:58:00Z">
        <w:r w:rsidR="009E6BD3" w:rsidRPr="00C307BC">
          <w:rPr>
            <w:rFonts w:ascii="Times New Roman" w:eastAsia="Times New Roman" w:hAnsi="Times New Roman" w:cs="Times New Roman"/>
            <w:sz w:val="26"/>
            <w:szCs w:val="26"/>
          </w:rPr>
          <w:t xml:space="preserve"> </w:t>
        </w:r>
      </w:ins>
    </w:p>
    <w:p w14:paraId="0B9B9115" w14:textId="4C7DE2B8" w:rsidR="00467176" w:rsidRPr="00C307BC" w:rsidRDefault="00467176">
      <w:pPr>
        <w:spacing w:after="120"/>
        <w:ind w:firstLine="567"/>
        <w:jc w:val="both"/>
        <w:rPr>
          <w:ins w:id="642" w:author="Nguyen Toan" w:date="2018-05-06T18:18:00Z"/>
          <w:rFonts w:ascii="Times New Roman" w:eastAsia="Times New Roman" w:hAnsi="Times New Roman" w:cs="Times New Roman"/>
          <w:sz w:val="26"/>
          <w:szCs w:val="26"/>
        </w:rPr>
      </w:pPr>
    </w:p>
    <w:p w14:paraId="4F63FA74" w14:textId="01FADA8B" w:rsidR="0014472B" w:rsidRPr="00C307BC" w:rsidDel="004C5181" w:rsidRDefault="0014472B" w:rsidP="0014472B">
      <w:pPr>
        <w:spacing w:after="120"/>
        <w:ind w:firstLine="567"/>
        <w:jc w:val="both"/>
        <w:rPr>
          <w:del w:id="643" w:author="Nguyen Toan" w:date="2018-05-06T21:09:00Z"/>
          <w:rFonts w:ascii="Times New Roman" w:eastAsia="Times New Roman" w:hAnsi="Times New Roman" w:cs="Times New Roman"/>
          <w:sz w:val="26"/>
          <w:szCs w:val="26"/>
        </w:rPr>
      </w:pPr>
      <w:del w:id="644" w:author="Nguyen Toan" w:date="2018-05-06T21:09:00Z">
        <w:r w:rsidRPr="00C307BC" w:rsidDel="004C5181">
          <w:rPr>
            <w:rFonts w:ascii="Times New Roman" w:eastAsia="Times New Roman" w:hAnsi="Times New Roman" w:cs="Times New Roman"/>
            <w:sz w:val="26"/>
            <w:szCs w:val="26"/>
          </w:rPr>
          <w:delText>Một hệ thống CI có những tính năng sau:</w:delText>
        </w:r>
      </w:del>
    </w:p>
    <w:p w14:paraId="498C2223" w14:textId="543ADAB2" w:rsidR="0014472B" w:rsidRPr="00C307BC" w:rsidDel="004C5181" w:rsidRDefault="0014472B" w:rsidP="0014472B">
      <w:pPr>
        <w:pStyle w:val="ListParagraph"/>
        <w:numPr>
          <w:ilvl w:val="0"/>
          <w:numId w:val="30"/>
        </w:numPr>
        <w:spacing w:after="120"/>
        <w:jc w:val="both"/>
        <w:rPr>
          <w:del w:id="645" w:author="Nguyen Toan" w:date="2018-05-06T21:09:00Z"/>
          <w:rFonts w:ascii="Times New Roman" w:eastAsia="Times New Roman" w:hAnsi="Times New Roman" w:cs="Times New Roman"/>
          <w:sz w:val="26"/>
          <w:szCs w:val="26"/>
        </w:rPr>
      </w:pPr>
      <w:del w:id="646" w:author="Nguyen Toan" w:date="2018-05-06T21:09:00Z">
        <w:r w:rsidRPr="00C307BC" w:rsidDel="004C5181">
          <w:rPr>
            <w:rFonts w:ascii="Times New Roman" w:eastAsia="Times New Roman" w:hAnsi="Times New Roman" w:cs="Times New Roman"/>
            <w:sz w:val="26"/>
            <w:szCs w:val="26"/>
          </w:rPr>
          <w:delText>Pht hệ thống CI có những tính năng sau:rong quá trình phát trig tính năng sau:i đg quá trình phát trig tính năng sau: thg Tthg quá trình phát trig tính năng sau:Chhg quá trìkiểm thử đã được định nghĩa trước và hiển thị kết quả đối với từng phiên bản mã nguồn</w:delText>
        </w:r>
      </w:del>
    </w:p>
    <w:p w14:paraId="20066512" w14:textId="539A9376" w:rsidR="0014472B" w:rsidRPr="00C307BC" w:rsidDel="00E556AE" w:rsidRDefault="0014472B" w:rsidP="0014472B">
      <w:pPr>
        <w:spacing w:after="120"/>
        <w:ind w:firstLine="567"/>
        <w:jc w:val="both"/>
        <w:rPr>
          <w:del w:id="647" w:author="Nguyen Toan" w:date="2018-05-06T21:17:00Z"/>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Quy trình của một hệ thống CI (xem</w:t>
      </w:r>
      <w:ins w:id="648" w:author="Nguyen Toan" w:date="2018-05-06T21:10:00Z">
        <w:r w:rsidR="00F74CDD" w:rsidRPr="00C307BC">
          <w:rPr>
            <w:rFonts w:ascii="Times New Roman" w:eastAsia="Times New Roman" w:hAnsi="Times New Roman" w:cs="Times New Roman"/>
            <w:sz w:val="26"/>
            <w:szCs w:val="26"/>
          </w:rPr>
          <w:t xml:space="preserve"> </w:t>
        </w:r>
        <w:r w:rsidR="00F74CDD" w:rsidRPr="00C307BC">
          <w:rPr>
            <w:rFonts w:ascii="Times New Roman" w:eastAsia="Times New Roman" w:hAnsi="Times New Roman" w:cs="Times New Roman"/>
            <w:sz w:val="26"/>
            <w:szCs w:val="26"/>
          </w:rPr>
          <w:fldChar w:fldCharType="begin"/>
        </w:r>
        <w:r w:rsidR="00F74CDD" w:rsidRPr="00C307BC">
          <w:rPr>
            <w:rFonts w:ascii="Times New Roman" w:eastAsia="Times New Roman" w:hAnsi="Times New Roman" w:cs="Times New Roman"/>
            <w:sz w:val="26"/>
            <w:szCs w:val="26"/>
          </w:rPr>
          <w:instrText xml:space="preserve"> REF _Ref513404363 \h </w:instrText>
        </w:r>
      </w:ins>
      <w:r w:rsidR="00C307BC" w:rsidRPr="00C307BC">
        <w:rPr>
          <w:rFonts w:ascii="Times New Roman" w:eastAsia="Times New Roman" w:hAnsi="Times New Roman" w:cs="Times New Roman"/>
          <w:sz w:val="26"/>
          <w:szCs w:val="26"/>
        </w:rPr>
        <w:instrText xml:space="preserve"> \* MERGEFORMAT </w:instrText>
      </w:r>
      <w:r w:rsidR="00F74CDD" w:rsidRPr="00C307BC">
        <w:rPr>
          <w:rFonts w:ascii="Times New Roman" w:eastAsia="Times New Roman" w:hAnsi="Times New Roman" w:cs="Times New Roman"/>
          <w:sz w:val="26"/>
          <w:szCs w:val="26"/>
        </w:rPr>
      </w:r>
      <w:r w:rsidR="00F74CDD" w:rsidRPr="00C307BC">
        <w:rPr>
          <w:rFonts w:ascii="Times New Roman" w:eastAsia="Times New Roman" w:hAnsi="Times New Roman" w:cs="Times New Roman"/>
          <w:sz w:val="26"/>
          <w:szCs w:val="26"/>
        </w:rPr>
        <w:fldChar w:fldCharType="separate"/>
      </w:r>
      <w:r w:rsidR="009C452F" w:rsidRPr="009C452F">
        <w:rPr>
          <w:rFonts w:ascii="Times New Roman" w:hAnsi="Times New Roman" w:cs="Times New Roman"/>
          <w:color w:val="auto"/>
          <w:sz w:val="26"/>
          <w:szCs w:val="26"/>
        </w:rPr>
        <w:t xml:space="preserve">Hình </w:t>
      </w:r>
      <w:r w:rsidR="009C452F">
        <w:rPr>
          <w:rFonts w:ascii="Times New Roman" w:hAnsi="Times New Roman" w:cs="Times New Roman"/>
          <w:i/>
          <w:noProof/>
          <w:color w:val="auto"/>
          <w:sz w:val="26"/>
          <w:szCs w:val="26"/>
        </w:rPr>
        <w:t>1</w:t>
      </w:r>
      <w:r w:rsidR="009C452F" w:rsidRPr="00C307BC">
        <w:rPr>
          <w:rFonts w:ascii="Times New Roman" w:hAnsi="Times New Roman" w:cs="Times New Roman"/>
          <w:i/>
          <w:noProof/>
          <w:color w:val="auto"/>
          <w:sz w:val="26"/>
          <w:szCs w:val="26"/>
        </w:rPr>
        <w:t>.</w:t>
      </w:r>
      <w:r w:rsidR="009C452F">
        <w:rPr>
          <w:rFonts w:ascii="Times New Roman" w:hAnsi="Times New Roman" w:cs="Times New Roman"/>
          <w:i/>
          <w:noProof/>
          <w:color w:val="auto"/>
          <w:sz w:val="26"/>
          <w:szCs w:val="26"/>
        </w:rPr>
        <w:t>8</w:t>
      </w:r>
      <w:ins w:id="649" w:author="Nguyen Toan" w:date="2018-05-06T21:10:00Z">
        <w:r w:rsidR="00F74CDD" w:rsidRPr="00C307BC">
          <w:rPr>
            <w:rFonts w:ascii="Times New Roman" w:eastAsia="Times New Roman" w:hAnsi="Times New Roman" w:cs="Times New Roman"/>
            <w:sz w:val="26"/>
            <w:szCs w:val="26"/>
          </w:rPr>
          <w:fldChar w:fldCharType="end"/>
        </w:r>
      </w:ins>
      <w:del w:id="650" w:author="Nguyen Toan" w:date="2018-05-06T21:10:00Z">
        <w:r w:rsidRPr="00C307BC" w:rsidDel="00F74CDD">
          <w:rPr>
            <w:rFonts w:ascii="Times New Roman" w:eastAsia="Times New Roman" w:hAnsi="Times New Roman" w:cs="Times New Roman"/>
            <w:sz w:val="26"/>
            <w:szCs w:val="26"/>
          </w:rPr>
          <w:delText xml:space="preserve"> </w:delText>
        </w:r>
        <w:r w:rsidRPr="00C307BC" w:rsidDel="00F74CDD">
          <w:rPr>
            <w:rFonts w:ascii="Times New Roman" w:hAnsi="Times New Roman" w:cs="Times New Roman"/>
            <w:sz w:val="26"/>
            <w:szCs w:val="26"/>
          </w:rPr>
          <w:fldChar w:fldCharType="begin"/>
        </w:r>
        <w:r w:rsidRPr="00C307BC" w:rsidDel="00F74CDD">
          <w:rPr>
            <w:rFonts w:ascii="Times New Roman" w:hAnsi="Times New Roman" w:cs="Times New Roman"/>
            <w:sz w:val="26"/>
            <w:szCs w:val="26"/>
          </w:rPr>
          <w:delInstrText xml:space="preserve"> REF _Ref512114456 \h  \* MERGEFORMAT </w:delInstrText>
        </w:r>
        <w:r w:rsidRPr="00C307BC" w:rsidDel="00F74CDD">
          <w:rPr>
            <w:rFonts w:ascii="Times New Roman" w:hAnsi="Times New Roman" w:cs="Times New Roman"/>
            <w:sz w:val="26"/>
            <w:szCs w:val="26"/>
          </w:rPr>
        </w:r>
        <w:r w:rsidRPr="00C307BC" w:rsidDel="00F74CDD">
          <w:rPr>
            <w:rFonts w:ascii="Times New Roman" w:hAnsi="Times New Roman" w:cs="Times New Roman"/>
            <w:sz w:val="26"/>
            <w:szCs w:val="26"/>
          </w:rPr>
          <w:fldChar w:fldCharType="separate"/>
        </w:r>
      </w:del>
      <w:del w:id="651" w:author="Nguyen Toan" w:date="2018-05-05T22:57:00Z">
        <w:r w:rsidRPr="00C307BC" w:rsidDel="00351C8D">
          <w:rPr>
            <w:rFonts w:ascii="Times New Roman" w:hAnsi="Times New Roman" w:cs="Times New Roman"/>
            <w:color w:val="auto"/>
            <w:sz w:val="26"/>
            <w:szCs w:val="26"/>
          </w:rPr>
          <w:delText xml:space="preserve">Hình </w:delText>
        </w:r>
        <w:r w:rsidRPr="00C307BC" w:rsidDel="00351C8D">
          <w:rPr>
            <w:rFonts w:ascii="Times New Roman" w:hAnsi="Times New Roman" w:cs="Times New Roman"/>
            <w:noProof/>
            <w:color w:val="auto"/>
            <w:sz w:val="26"/>
            <w:szCs w:val="26"/>
          </w:rPr>
          <w:delText>1.4</w:delText>
        </w:r>
      </w:del>
      <w:del w:id="652" w:author="Nguyen Toan" w:date="2018-05-06T21:10:00Z">
        <w:r w:rsidRPr="00C307BC" w:rsidDel="00F74CDD">
          <w:rPr>
            <w:rFonts w:ascii="Times New Roman" w:hAnsi="Times New Roman" w:cs="Times New Roman"/>
            <w:sz w:val="26"/>
            <w:szCs w:val="26"/>
          </w:rPr>
          <w:fldChar w:fldCharType="end"/>
        </w:r>
      </w:del>
      <w:r w:rsidRPr="00C307BC">
        <w:rPr>
          <w:rFonts w:ascii="Times New Roman" w:hAnsi="Times New Roman" w:cs="Times New Roman"/>
          <w:sz w:val="26"/>
          <w:szCs w:val="26"/>
        </w:rPr>
        <w:t>)</w:t>
      </w:r>
      <w:ins w:id="653" w:author="Nguyen Toan" w:date="2018-05-06T21:10:00Z">
        <w:r w:rsidR="00F74CDD" w:rsidRPr="00C307BC">
          <w:rPr>
            <w:rFonts w:ascii="Times New Roman" w:hAnsi="Times New Roman" w:cs="Times New Roman"/>
            <w:sz w:val="26"/>
            <w:szCs w:val="26"/>
          </w:rPr>
          <w:t xml:space="preserve"> bắt đầu khi có một</w:t>
        </w:r>
      </w:ins>
      <w:ins w:id="654" w:author="Nguyen Toan" w:date="2018-05-07T22:40:00Z">
        <w:r w:rsidR="00B94BF8" w:rsidRPr="00C307BC">
          <w:rPr>
            <w:rFonts w:ascii="Times New Roman" w:hAnsi="Times New Roman" w:cs="Times New Roman"/>
            <w:sz w:val="26"/>
            <w:szCs w:val="26"/>
          </w:rPr>
          <w:t xml:space="preserve"> sự thay đổi</w:t>
        </w:r>
      </w:ins>
      <w:ins w:id="655" w:author="Nguyen Toan" w:date="2018-05-06T21:10:00Z">
        <w:r w:rsidR="00F74CDD" w:rsidRPr="00C307BC">
          <w:rPr>
            <w:rFonts w:ascii="Times New Roman" w:hAnsi="Times New Roman" w:cs="Times New Roman"/>
            <w:sz w:val="26"/>
            <w:szCs w:val="26"/>
          </w:rPr>
          <w:t xml:space="preserve"> </w:t>
        </w:r>
      </w:ins>
      <w:ins w:id="656" w:author="Nguyen Toan" w:date="2018-05-07T22:40:00Z">
        <w:r w:rsidR="00B94BF8" w:rsidRPr="00C307BC">
          <w:rPr>
            <w:rFonts w:ascii="Times New Roman" w:hAnsi="Times New Roman" w:cs="Times New Roman"/>
            <w:sz w:val="26"/>
            <w:szCs w:val="26"/>
          </w:rPr>
          <w:t>(</w:t>
        </w:r>
      </w:ins>
      <w:ins w:id="657" w:author="Nguyen Toan" w:date="2018-05-06T21:10:00Z">
        <w:r w:rsidR="00F74CDD" w:rsidRPr="00C307BC">
          <w:rPr>
            <w:rFonts w:ascii="Times New Roman" w:hAnsi="Times New Roman" w:cs="Times New Roman"/>
            <w:sz w:val="26"/>
            <w:szCs w:val="26"/>
          </w:rPr>
          <w:t>commit</w:t>
        </w:r>
      </w:ins>
      <w:ins w:id="658" w:author="Nguyen Toan" w:date="2018-05-07T22:40:00Z">
        <w:r w:rsidR="00B94BF8" w:rsidRPr="00C307BC">
          <w:rPr>
            <w:rFonts w:ascii="Times New Roman" w:hAnsi="Times New Roman" w:cs="Times New Roman"/>
            <w:sz w:val="26"/>
            <w:szCs w:val="26"/>
          </w:rPr>
          <w:t>)</w:t>
        </w:r>
      </w:ins>
      <w:ins w:id="659" w:author="Nguyen Toan" w:date="2018-05-06T21:10:00Z">
        <w:r w:rsidR="00F74CDD" w:rsidRPr="00C307BC">
          <w:rPr>
            <w:rFonts w:ascii="Times New Roman" w:hAnsi="Times New Roman" w:cs="Times New Roman"/>
            <w:sz w:val="26"/>
            <w:szCs w:val="26"/>
          </w:rPr>
          <w:t xml:space="preserve"> mới được đẩy lên, </w:t>
        </w:r>
      </w:ins>
      <w:ins w:id="660" w:author="Nguyen Toan" w:date="2018-05-06T21:11:00Z">
        <w:r w:rsidR="00F74CDD" w:rsidRPr="00C307BC">
          <w:rPr>
            <w:rFonts w:ascii="Times New Roman" w:eastAsia="Times New Roman" w:hAnsi="Times New Roman" w:cs="Times New Roman"/>
            <w:sz w:val="26"/>
            <w:szCs w:val="26"/>
          </w:rPr>
          <w:t xml:space="preserve">hệ thống CI sẽ tự lấy mã nguồn mới về bằng lệnh gọi từ svn hoặc git, sau đó thực hiện dịch mã. Hệ thống sẽ tự động gửi email về cho các thành viên nếu như việc dịch mã bị lỗi. </w:t>
        </w:r>
        <w:r w:rsidR="00A7109C" w:rsidRPr="00C307BC">
          <w:rPr>
            <w:rFonts w:ascii="Times New Roman" w:eastAsia="Times New Roman" w:hAnsi="Times New Roman" w:cs="Times New Roman"/>
            <w:sz w:val="26"/>
            <w:szCs w:val="26"/>
          </w:rPr>
          <w:t xml:space="preserve">Bước tiếp theo </w:t>
        </w:r>
      </w:ins>
      <w:ins w:id="661" w:author="Nguyen Toan" w:date="2018-05-06T21:13:00Z">
        <w:r w:rsidR="00C62E2D" w:rsidRPr="00C307BC">
          <w:rPr>
            <w:rFonts w:ascii="Times New Roman" w:eastAsia="Times New Roman" w:hAnsi="Times New Roman" w:cs="Times New Roman"/>
            <w:sz w:val="26"/>
            <w:szCs w:val="26"/>
          </w:rPr>
          <w:t xml:space="preserve">khi bược biên dịch thành công, </w:t>
        </w:r>
      </w:ins>
      <w:ins w:id="662" w:author="Nguyen Toan" w:date="2018-05-06T21:11:00Z">
        <w:r w:rsidR="00A7109C" w:rsidRPr="00C307BC">
          <w:rPr>
            <w:rFonts w:ascii="Times New Roman" w:eastAsia="Times New Roman" w:hAnsi="Times New Roman" w:cs="Times New Roman"/>
            <w:sz w:val="26"/>
            <w:szCs w:val="26"/>
          </w:rPr>
          <w:t xml:space="preserve">các ca kiểm thử đã được định nghĩa sẽ được chạy toàn bộ, </w:t>
        </w:r>
      </w:ins>
      <w:ins w:id="663" w:author="Nguyen Toan" w:date="2018-05-06T21:12:00Z">
        <w:r w:rsidR="00A7109C" w:rsidRPr="00C307BC">
          <w:rPr>
            <w:rFonts w:ascii="Times New Roman" w:eastAsia="Times New Roman" w:hAnsi="Times New Roman" w:cs="Times New Roman"/>
            <w:sz w:val="26"/>
            <w:szCs w:val="26"/>
          </w:rPr>
          <w:t xml:space="preserve">nếu có ca kiểm thử thất bại, </w:t>
        </w:r>
      </w:ins>
      <w:ins w:id="664" w:author="Nguyen Toan" w:date="2018-05-06T21:13:00Z">
        <w:r w:rsidR="002D736D" w:rsidRPr="00C307BC">
          <w:rPr>
            <w:rFonts w:ascii="Times New Roman" w:eastAsia="Times New Roman" w:hAnsi="Times New Roman" w:cs="Times New Roman"/>
            <w:sz w:val="26"/>
            <w:szCs w:val="26"/>
          </w:rPr>
          <w:t>hệ thống</w:t>
        </w:r>
      </w:ins>
      <w:ins w:id="665" w:author="Nguyen Toan" w:date="2018-05-06T21:12:00Z">
        <w:r w:rsidR="00A7109C" w:rsidRPr="00C307BC">
          <w:rPr>
            <w:rFonts w:ascii="Times New Roman" w:eastAsia="Times New Roman" w:hAnsi="Times New Roman" w:cs="Times New Roman"/>
            <w:sz w:val="26"/>
            <w:szCs w:val="26"/>
          </w:rPr>
          <w:t xml:space="preserve"> sẽ gửi email thông báo cho đội phát triển.</w:t>
        </w:r>
      </w:ins>
      <w:ins w:id="666" w:author="Nguyen Toan" w:date="2018-05-06T21:13:00Z">
        <w:r w:rsidR="00CC320C" w:rsidRPr="00C307BC">
          <w:rPr>
            <w:rFonts w:ascii="Times New Roman" w:eastAsia="Times New Roman" w:hAnsi="Times New Roman" w:cs="Times New Roman"/>
            <w:sz w:val="26"/>
            <w:szCs w:val="26"/>
          </w:rPr>
          <w:t xml:space="preserve"> </w:t>
        </w:r>
      </w:ins>
      <w:ins w:id="667" w:author="Nguyen Toan" w:date="2018-05-06T21:14:00Z">
        <w:r w:rsidR="009C0A48" w:rsidRPr="00C307BC">
          <w:rPr>
            <w:rFonts w:ascii="Times New Roman" w:eastAsia="Times New Roman" w:hAnsi="Times New Roman" w:cs="Times New Roman"/>
            <w:sz w:val="26"/>
            <w:szCs w:val="26"/>
          </w:rPr>
          <w:t xml:space="preserve">Sau khi chạy thành công các ca kiểm thử, hệ thống CI tiến hành đóng gói và triển khai ứng dụng lên máy chủ (nếu cần). Quá trình tích hợp </w:t>
        </w:r>
      </w:ins>
      <w:ins w:id="668" w:author="Nguyen Toan" w:date="2018-05-06T21:15:00Z">
        <w:r w:rsidR="009C0A48" w:rsidRPr="00C307BC">
          <w:rPr>
            <w:rFonts w:ascii="Times New Roman" w:eastAsia="Times New Roman" w:hAnsi="Times New Roman" w:cs="Times New Roman"/>
            <w:sz w:val="26"/>
            <w:szCs w:val="26"/>
          </w:rPr>
          <w:t>sẽ được tiến hành theo cấu hình của đội phát triển</w:t>
        </w:r>
      </w:ins>
      <w:ins w:id="669" w:author="Nguyen Toan" w:date="2018-05-07T22:39:00Z">
        <w:r w:rsidR="00D92C64" w:rsidRPr="00C307BC">
          <w:rPr>
            <w:rFonts w:ascii="Times New Roman" w:eastAsia="Times New Roman" w:hAnsi="Times New Roman" w:cs="Times New Roman"/>
            <w:sz w:val="26"/>
            <w:szCs w:val="26"/>
          </w:rPr>
          <w:t xml:space="preserve"> ứng dụng</w:t>
        </w:r>
      </w:ins>
      <w:ins w:id="670" w:author="Nguyen Toan" w:date="2018-05-06T21:15:00Z">
        <w:r w:rsidR="009C0A48" w:rsidRPr="00C307BC">
          <w:rPr>
            <w:rFonts w:ascii="Times New Roman" w:eastAsia="Times New Roman" w:hAnsi="Times New Roman" w:cs="Times New Roman"/>
            <w:sz w:val="26"/>
            <w:szCs w:val="26"/>
          </w:rPr>
          <w:t>.</w:t>
        </w:r>
      </w:ins>
    </w:p>
    <w:p w14:paraId="30601A8A" w14:textId="27AA7A27" w:rsidR="0014472B" w:rsidRPr="00C307BC" w:rsidDel="00E556AE" w:rsidRDefault="0014472B">
      <w:pPr>
        <w:rPr>
          <w:del w:id="671" w:author="Nguyen Toan" w:date="2018-05-06T21:17:00Z"/>
          <w:rFonts w:ascii="Times New Roman" w:eastAsia="Times New Roman" w:hAnsi="Times New Roman" w:cs="Times New Roman"/>
          <w:sz w:val="26"/>
          <w:szCs w:val="26"/>
          <w:rPrChange w:id="672" w:author="Nguyen Toan" w:date="2018-05-06T21:17:00Z">
            <w:rPr>
              <w:del w:id="673" w:author="Nguyen Toan" w:date="2018-05-06T21:17:00Z"/>
            </w:rPr>
          </w:rPrChange>
        </w:rPr>
        <w:pPrChange w:id="674" w:author="Nguyen Toan" w:date="2018-05-06T21:17:00Z">
          <w:pPr>
            <w:pStyle w:val="ListParagraph"/>
            <w:numPr>
              <w:numId w:val="30"/>
            </w:numPr>
            <w:spacing w:after="120"/>
            <w:ind w:left="1287" w:hanging="360"/>
            <w:jc w:val="both"/>
          </w:pPr>
        </w:pPrChange>
      </w:pPr>
      <w:del w:id="675" w:author="Nguyen Toan" w:date="2018-05-06T21:17:00Z">
        <w:r w:rsidRPr="00C307BC" w:rsidDel="00E556AE">
          <w:rPr>
            <w:rFonts w:ascii="Times New Roman" w:eastAsia="Times New Roman" w:hAnsi="Times New Roman" w:cs="Times New Roman"/>
            <w:sz w:val="26"/>
            <w:szCs w:val="26"/>
            <w:rPrChange w:id="676" w:author="Nguyen Toan" w:date="2018-05-06T21:17:00Z">
              <w:rPr/>
            </w:rPrChange>
          </w:rPr>
          <w:delText>Mứng dụngiến hành theo cấu hình của đội phát triểnCI tiến hành đóng gói và triển khai ứng dụng lên máy chủ (nếu cần). Quá trình tích hợp hành viên nếu như việc dịch mã bị lỗi. m thử đã được định nghĩa trước và h</w:delText>
        </w:r>
        <w:r w:rsidRPr="00C307BC" w:rsidDel="00E556AE">
          <w:rPr>
            <w:rFonts w:ascii="Times New Roman" w:hAnsi="Times New Roman" w:cs="Times New Roman"/>
            <w:sz w:val="26"/>
            <w:szCs w:val="26"/>
          </w:rPr>
          <w:delText>Mã nguồn được viết các phần kiểm thử đầy đủ và cẩn thận. Sau khi dịch, hệ thống CI sẽ gọi đến pha chạy lại toàn bộ các ca kiểm thử đã được viết sẵn, nếu có ca kiểm thử nào không qua được, CI sẽ gửi email thông báo cho đội phát triển.</w:delText>
        </w:r>
      </w:del>
    </w:p>
    <w:p w14:paraId="412E03E0" w14:textId="465374A7" w:rsidR="0014472B" w:rsidRPr="00C307BC" w:rsidRDefault="0014472B">
      <w:pPr>
        <w:spacing w:after="120"/>
        <w:ind w:firstLine="567"/>
        <w:jc w:val="both"/>
        <w:rPr>
          <w:rFonts w:ascii="Times New Roman" w:hAnsi="Times New Roman" w:cs="Times New Roman"/>
          <w:sz w:val="26"/>
          <w:szCs w:val="26"/>
        </w:rPr>
        <w:pPrChange w:id="677" w:author="Nguyen Toan" w:date="2018-05-06T21:17:00Z">
          <w:pPr>
            <w:pStyle w:val="ListParagraph"/>
            <w:numPr>
              <w:numId w:val="30"/>
            </w:numPr>
            <w:spacing w:after="120"/>
            <w:ind w:left="1287" w:hanging="360"/>
            <w:jc w:val="both"/>
          </w:pPr>
        </w:pPrChange>
      </w:pPr>
      <w:del w:id="678" w:author="Nguyen Toan" w:date="2018-05-06T21:17:00Z">
        <w:r w:rsidRPr="00C307BC" w:rsidDel="00E556AE">
          <w:rPr>
            <w:rFonts w:ascii="Times New Roman" w:hAnsi="Times New Roman" w:cs="Times New Roman"/>
            <w:sz w:val="26"/>
            <w:szCs w:val="26"/>
          </w:rPr>
          <w:delText>Việc tích hợp được diễn ra hằng ngày. Sau khi chạy thành công các ca kiểm thử, hệ thống CI tiến hành đóng gói và triển khai ứng dụng lên máy chủ (nếu cần). Quá trình tích hợp xảy ra gần như ngay lập tức, vì thế việc kiểm soát lỗi trong pha lập trình trở nên dễ dàng hơn.</w:delText>
        </w:r>
      </w:del>
    </w:p>
    <w:p w14:paraId="1D578836" w14:textId="77777777" w:rsidR="0014472B" w:rsidRPr="00C307BC" w:rsidRDefault="0014472B" w:rsidP="0014472B">
      <w:pPr>
        <w:keepNext/>
        <w:spacing w:line="288" w:lineRule="auto"/>
        <w:ind w:left="720"/>
        <w:contextualSpacing/>
        <w:jc w:val="center"/>
        <w:rPr>
          <w:rFonts w:ascii="Times New Roman" w:hAnsi="Times New Roman" w:cs="Times New Roman"/>
          <w:sz w:val="26"/>
          <w:szCs w:val="26"/>
        </w:rPr>
      </w:pPr>
      <w:r w:rsidRPr="00C307BC">
        <w:rPr>
          <w:rFonts w:ascii="Times New Roman" w:hAnsi="Times New Roman" w:cs="Times New Roman"/>
          <w:noProof/>
          <w:sz w:val="26"/>
          <w:szCs w:val="26"/>
          <w:lang w:val="en-US"/>
        </w:rPr>
        <w:drawing>
          <wp:inline distT="0" distB="0" distL="0" distR="0" wp14:anchorId="6D3ECBF1" wp14:editId="1D22C42E">
            <wp:extent cx="3475777" cy="36262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482943" cy="3633685"/>
                    </a:xfrm>
                    <a:prstGeom prst="rect">
                      <a:avLst/>
                    </a:prstGeom>
                    <a:noFill/>
                    <a:ln>
                      <a:noFill/>
                    </a:ln>
                  </pic:spPr>
                </pic:pic>
              </a:graphicData>
            </a:graphic>
          </wp:inline>
        </w:drawing>
      </w:r>
    </w:p>
    <w:p w14:paraId="42113F4E" w14:textId="1F4DCBB9" w:rsidR="0014472B" w:rsidRPr="00C307BC" w:rsidRDefault="0014472B" w:rsidP="0014472B">
      <w:pPr>
        <w:pStyle w:val="Caption"/>
        <w:jc w:val="center"/>
        <w:rPr>
          <w:rFonts w:ascii="Times New Roman" w:hAnsi="Times New Roman" w:cs="Times New Roman"/>
          <w:i w:val="0"/>
          <w:color w:val="auto"/>
          <w:sz w:val="26"/>
          <w:szCs w:val="26"/>
        </w:rPr>
      </w:pPr>
      <w:bookmarkStart w:id="679" w:name="_Ref513404363"/>
      <w:bookmarkStart w:id="680" w:name="_Toc514157746"/>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1</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8</w:t>
      </w:r>
      <w:r w:rsidR="007B1CDB" w:rsidRPr="00C307BC">
        <w:rPr>
          <w:rFonts w:ascii="Times New Roman" w:hAnsi="Times New Roman" w:cs="Times New Roman"/>
          <w:i w:val="0"/>
          <w:color w:val="auto"/>
          <w:sz w:val="26"/>
          <w:szCs w:val="26"/>
        </w:rPr>
        <w:fldChar w:fldCharType="end"/>
      </w:r>
      <w:ins w:id="681" w:author="Nguyen Toan" w:date="2018-05-14T18:03:00Z">
        <w:del w:id="682"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683"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1</w:delText>
        </w:r>
      </w:del>
      <w:ins w:id="684" w:author="Nguyen Toan" w:date="2018-05-14T18:03:00Z">
        <w:del w:id="685"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686"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687" w:author="Nguyen Toan" w:date="2018-05-14T23:17:00Z">
        <w:del w:id="688" w:author="Đinh Thị Loan - ITC" w:date="2018-05-15T14:06:00Z">
          <w:r w:rsidR="00620576" w:rsidRPr="00C307BC" w:rsidDel="006A746E">
            <w:rPr>
              <w:rFonts w:ascii="Times New Roman" w:hAnsi="Times New Roman" w:cs="Times New Roman"/>
              <w:i w:val="0"/>
              <w:noProof/>
              <w:color w:val="auto"/>
              <w:sz w:val="26"/>
              <w:szCs w:val="26"/>
            </w:rPr>
            <w:delText>8</w:delText>
          </w:r>
        </w:del>
      </w:ins>
      <w:ins w:id="689" w:author="Nguyen Toan" w:date="2018-05-14T18:03:00Z">
        <w:del w:id="690" w:author="Đinh Thị Loan - ITC" w:date="2018-05-15T14:06:00Z">
          <w:r w:rsidR="0052504F" w:rsidRPr="00C307BC" w:rsidDel="006A746E">
            <w:rPr>
              <w:rFonts w:ascii="Times New Roman" w:hAnsi="Times New Roman" w:cs="Times New Roman"/>
              <w:i w:val="0"/>
              <w:color w:val="auto"/>
              <w:sz w:val="26"/>
              <w:szCs w:val="26"/>
            </w:rPr>
            <w:fldChar w:fldCharType="end"/>
          </w:r>
        </w:del>
      </w:ins>
      <w:bookmarkEnd w:id="679"/>
      <w:del w:id="691" w:author="Nguyen Toan" w:date="2018-05-05T22:22:00Z">
        <w:r w:rsidRPr="00C307BC" w:rsidDel="00BE0028">
          <w:rPr>
            <w:rFonts w:ascii="Times New Roman" w:hAnsi="Times New Roman" w:cs="Times New Roman"/>
            <w:i w:val="0"/>
            <w:color w:val="auto"/>
            <w:sz w:val="26"/>
            <w:szCs w:val="26"/>
          </w:rPr>
          <w:fldChar w:fldCharType="begin"/>
        </w:r>
        <w:r w:rsidRPr="00C307BC" w:rsidDel="00BE0028">
          <w:rPr>
            <w:rFonts w:ascii="Times New Roman" w:hAnsi="Times New Roman" w:cs="Times New Roman"/>
            <w:i w:val="0"/>
            <w:color w:val="auto"/>
            <w:sz w:val="26"/>
            <w:szCs w:val="26"/>
          </w:rPr>
          <w:delInstrText xml:space="preserve"> STYLEREF 1 \s </w:delInstrText>
        </w:r>
        <w:r w:rsidRPr="00C307BC" w:rsidDel="00BE0028">
          <w:rPr>
            <w:rFonts w:ascii="Times New Roman" w:hAnsi="Times New Roman" w:cs="Times New Roman"/>
            <w:i w:val="0"/>
            <w:color w:val="auto"/>
            <w:sz w:val="26"/>
            <w:szCs w:val="26"/>
          </w:rPr>
          <w:fldChar w:fldCharType="separate"/>
        </w:r>
        <w:r w:rsidRPr="00C307BC" w:rsidDel="00BE0028">
          <w:rPr>
            <w:rFonts w:ascii="Times New Roman" w:hAnsi="Times New Roman" w:cs="Times New Roman"/>
            <w:i w:val="0"/>
            <w:noProof/>
            <w:color w:val="auto"/>
            <w:sz w:val="26"/>
            <w:szCs w:val="26"/>
          </w:rPr>
          <w:delText>1</w:delText>
        </w:r>
        <w:r w:rsidRPr="00C307BC" w:rsidDel="00BE0028">
          <w:rPr>
            <w:rFonts w:ascii="Times New Roman" w:hAnsi="Times New Roman" w:cs="Times New Roman"/>
            <w:i w:val="0"/>
            <w:color w:val="auto"/>
            <w:sz w:val="26"/>
            <w:szCs w:val="26"/>
          </w:rPr>
          <w:fldChar w:fldCharType="end"/>
        </w:r>
        <w:r w:rsidRPr="00C307BC" w:rsidDel="00BE0028">
          <w:rPr>
            <w:rFonts w:ascii="Times New Roman" w:hAnsi="Times New Roman" w:cs="Times New Roman"/>
            <w:i w:val="0"/>
            <w:color w:val="auto"/>
            <w:sz w:val="26"/>
            <w:szCs w:val="26"/>
          </w:rPr>
          <w:delText>.</w:delText>
        </w:r>
        <w:r w:rsidRPr="00C307BC" w:rsidDel="00BE0028">
          <w:rPr>
            <w:rFonts w:ascii="Times New Roman" w:hAnsi="Times New Roman" w:cs="Times New Roman"/>
            <w:i w:val="0"/>
            <w:color w:val="auto"/>
            <w:sz w:val="26"/>
            <w:szCs w:val="26"/>
          </w:rPr>
          <w:fldChar w:fldCharType="begin"/>
        </w:r>
        <w:r w:rsidRPr="00C307BC" w:rsidDel="00BE0028">
          <w:rPr>
            <w:rFonts w:ascii="Times New Roman" w:hAnsi="Times New Roman" w:cs="Times New Roman"/>
            <w:i w:val="0"/>
            <w:color w:val="auto"/>
            <w:sz w:val="26"/>
            <w:szCs w:val="26"/>
          </w:rPr>
          <w:delInstrText xml:space="preserve"> SEQ Hình \* ARABIC \s 1 </w:delInstrText>
        </w:r>
        <w:r w:rsidRPr="00C307BC" w:rsidDel="00BE0028">
          <w:rPr>
            <w:rFonts w:ascii="Times New Roman" w:hAnsi="Times New Roman" w:cs="Times New Roman"/>
            <w:i w:val="0"/>
            <w:color w:val="auto"/>
            <w:sz w:val="26"/>
            <w:szCs w:val="26"/>
          </w:rPr>
          <w:fldChar w:fldCharType="separate"/>
        </w:r>
        <w:r w:rsidRPr="00C307BC" w:rsidDel="00BE0028">
          <w:rPr>
            <w:rFonts w:ascii="Times New Roman" w:hAnsi="Times New Roman" w:cs="Times New Roman"/>
            <w:i w:val="0"/>
            <w:noProof/>
            <w:color w:val="auto"/>
            <w:sz w:val="26"/>
            <w:szCs w:val="26"/>
          </w:rPr>
          <w:delText>4</w:delText>
        </w:r>
        <w:r w:rsidRPr="00C307BC" w:rsidDel="00BE0028">
          <w:rPr>
            <w:rFonts w:ascii="Times New Roman" w:hAnsi="Times New Roman" w:cs="Times New Roman"/>
            <w:i w:val="0"/>
            <w:color w:val="auto"/>
            <w:sz w:val="26"/>
            <w:szCs w:val="26"/>
          </w:rPr>
          <w:fldChar w:fldCharType="end"/>
        </w:r>
      </w:del>
      <w:r w:rsidRPr="00C307BC">
        <w:rPr>
          <w:rFonts w:ascii="Times New Roman" w:hAnsi="Times New Roman" w:cs="Times New Roman"/>
          <w:i w:val="0"/>
          <w:color w:val="auto"/>
          <w:sz w:val="26"/>
          <w:szCs w:val="26"/>
        </w:rPr>
        <w:t>: Quy trình tích hợp liên tục</w:t>
      </w:r>
      <w:bookmarkEnd w:id="680"/>
    </w:p>
    <w:p w14:paraId="2AB67C50" w14:textId="55BF9D23" w:rsidR="0014472B" w:rsidRPr="00C307BC" w:rsidDel="00061FA0" w:rsidRDefault="0014472B" w:rsidP="0014472B">
      <w:pPr>
        <w:spacing w:after="120"/>
        <w:ind w:firstLine="567"/>
        <w:jc w:val="both"/>
        <w:rPr>
          <w:del w:id="692" w:author="Nguyen Toan" w:date="2018-05-07T22:41:00Z"/>
          <w:rFonts w:ascii="Times New Roman" w:eastAsia="Times New Roman" w:hAnsi="Times New Roman" w:cs="Times New Roman"/>
          <w:sz w:val="26"/>
          <w:szCs w:val="26"/>
        </w:rPr>
      </w:pPr>
      <w:moveFromRangeStart w:id="693" w:author="Nguyen Toan" w:date="2018-05-07T22:40:00Z" w:name="move513496135"/>
      <w:moveFrom w:id="694" w:author="Nguyen Toan" w:date="2018-05-07T22:40:00Z">
        <w:del w:id="695" w:author="Nguyen Toan" w:date="2018-05-07T22:41:00Z">
          <w:r w:rsidRPr="00C307BC" w:rsidDel="00061FA0">
            <w:rPr>
              <w:rFonts w:ascii="Times New Roman" w:eastAsia="Times New Roman" w:hAnsi="Times New Roman" w:cs="Times New Roman"/>
              <w:sz w:val="26"/>
              <w:szCs w:val="26"/>
            </w:rPr>
            <w:delText xml:space="preserve">Tích hợp liên tục là phương pháp mà các nhóm phát triển sử dụng phương pháp Agile hay dùng để đảm bảo mã nguồn của toàn dự án luôn dịch được và chạy đúng. </w:delText>
          </w:r>
        </w:del>
      </w:moveFrom>
      <w:moveFromRangeEnd w:id="693"/>
      <w:del w:id="696" w:author="Nguyen Toan" w:date="2018-05-07T22:41:00Z">
        <w:r w:rsidRPr="00C307BC" w:rsidDel="00061FA0">
          <w:rPr>
            <w:rFonts w:ascii="Times New Roman" w:eastAsia="Times New Roman" w:hAnsi="Times New Roman" w:cs="Times New Roman"/>
            <w:sz w:val="26"/>
            <w:szCs w:val="26"/>
          </w:rPr>
          <w:delText>Hiện tại, có nhiều công cụ hỗ trợ việc tích hợp liên tục như</w:delText>
        </w:r>
      </w:del>
      <w:del w:id="697" w:author="Nguyen Toan" w:date="2018-05-06T21:17:00Z">
        <w:r w:rsidRPr="00C307BC" w:rsidDel="00307FB4">
          <w:rPr>
            <w:rFonts w:ascii="Times New Roman" w:eastAsia="Times New Roman" w:hAnsi="Times New Roman" w:cs="Times New Roman"/>
            <w:sz w:val="26"/>
            <w:szCs w:val="26"/>
          </w:rPr>
          <w:delText>L</w:delText>
        </w:r>
      </w:del>
      <w:del w:id="698" w:author="Nguyen Toan" w:date="2018-05-07T22:41:00Z">
        <w:r w:rsidRPr="00C307BC" w:rsidDel="00061FA0">
          <w:rPr>
            <w:rFonts w:ascii="Times New Roman" w:eastAsia="Times New Roman" w:hAnsi="Times New Roman" w:cs="Times New Roman"/>
            <w:sz w:val="26"/>
            <w:szCs w:val="26"/>
          </w:rPr>
          <w:delText xml:space="preserve"> TFS, TeamCity, Hudson, Jenkin, Travis, ...</w:delText>
        </w:r>
      </w:del>
    </w:p>
    <w:p w14:paraId="35CBCEE6" w14:textId="6A3B731C" w:rsidR="0014472B" w:rsidRPr="00C307BC" w:rsidRDefault="0014472B" w:rsidP="00EB23FA">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Tích hợp liên tục </w:t>
      </w:r>
      <w:ins w:id="699" w:author="Nguyen Toan" w:date="2018-05-06T21:19:00Z">
        <w:r w:rsidR="00E6320A" w:rsidRPr="00C307BC">
          <w:rPr>
            <w:rFonts w:ascii="Times New Roman" w:eastAsia="Times New Roman" w:hAnsi="Times New Roman" w:cs="Times New Roman"/>
            <w:sz w:val="26"/>
            <w:szCs w:val="26"/>
          </w:rPr>
          <w:t>giúp giảm thiểu rủi ro nhờ việc phát hiện lỗi sớm, tăng chất lượng phần mềm nhờ việc tự động kiểm thử và kiểm tra</w:t>
        </w:r>
      </w:ins>
      <w:ins w:id="700" w:author="Nguyen Toan" w:date="2018-05-06T21:20:00Z">
        <w:r w:rsidR="00E6320A" w:rsidRPr="00C307BC">
          <w:rPr>
            <w:rFonts w:ascii="Times New Roman" w:eastAsia="Times New Roman" w:hAnsi="Times New Roman" w:cs="Times New Roman"/>
            <w:sz w:val="26"/>
            <w:szCs w:val="26"/>
          </w:rPr>
          <w:t>, đồng thời giảm thiểu những quy trình thủ công lặp đi lặp lại, thay vào đó là thực hiện tự động.</w:t>
        </w:r>
      </w:ins>
      <w:ins w:id="701" w:author="Nguyen Toan" w:date="2018-05-07T22:41:00Z">
        <w:r w:rsidR="00061FA0" w:rsidRPr="00C307BC">
          <w:rPr>
            <w:rFonts w:ascii="Times New Roman" w:eastAsia="Times New Roman" w:hAnsi="Times New Roman" w:cs="Times New Roman"/>
            <w:sz w:val="26"/>
            <w:szCs w:val="26"/>
          </w:rPr>
          <w:t xml:space="preserve"> Hiện tại, có nhiều công cụ hỗ trợ việc tích hợp liên tục như</w:t>
        </w:r>
        <w:del w:id="702" w:author="Nguyen Toan" w:date="2018-05-06T21:17:00Z">
          <w:r w:rsidR="00061FA0" w:rsidRPr="00C307BC" w:rsidDel="00307FB4">
            <w:rPr>
              <w:rFonts w:ascii="Times New Roman" w:eastAsia="Times New Roman" w:hAnsi="Times New Roman" w:cs="Times New Roman"/>
              <w:sz w:val="26"/>
              <w:szCs w:val="26"/>
            </w:rPr>
            <w:delText>L</w:delText>
          </w:r>
        </w:del>
        <w:r w:rsidR="00061FA0" w:rsidRPr="00C307BC">
          <w:rPr>
            <w:rFonts w:ascii="Times New Roman" w:eastAsia="Times New Roman" w:hAnsi="Times New Roman" w:cs="Times New Roman"/>
            <w:sz w:val="26"/>
            <w:szCs w:val="26"/>
          </w:rPr>
          <w:t xml:space="preserve"> TFS, TeamCity, Hudson, Jenkin, Travis, ...</w:t>
        </w:r>
      </w:ins>
      <w:del w:id="703" w:author="Nguyen Toan" w:date="2018-05-06T21:19:00Z">
        <w:r w:rsidRPr="00C307BC" w:rsidDel="00E6320A">
          <w:rPr>
            <w:rFonts w:ascii="Times New Roman" w:eastAsia="Times New Roman" w:hAnsi="Times New Roman" w:cs="Times New Roman"/>
            <w:sz w:val="26"/>
            <w:szCs w:val="26"/>
          </w:rPr>
          <w:delText>mang lại các lợi ích:</w:delText>
        </w:r>
      </w:del>
    </w:p>
    <w:p w14:paraId="66CD0C1E" w14:textId="48F09D68" w:rsidR="0014472B" w:rsidRPr="00C307BC" w:rsidDel="00E6320A" w:rsidRDefault="0014472B" w:rsidP="0014472B">
      <w:pPr>
        <w:pStyle w:val="ListParagraph"/>
        <w:numPr>
          <w:ilvl w:val="0"/>
          <w:numId w:val="31"/>
        </w:numPr>
        <w:spacing w:after="120"/>
        <w:jc w:val="both"/>
        <w:rPr>
          <w:del w:id="704" w:author="Nguyen Toan" w:date="2018-05-06T21:21:00Z"/>
          <w:rFonts w:ascii="Times New Roman" w:eastAsia="Times New Roman" w:hAnsi="Times New Roman" w:cs="Times New Roman"/>
          <w:sz w:val="26"/>
          <w:szCs w:val="26"/>
        </w:rPr>
      </w:pPr>
      <w:del w:id="705" w:author="Nguyen Toan" w:date="2018-05-06T21:21:00Z">
        <w:r w:rsidRPr="00C307BC" w:rsidDel="00E6320A">
          <w:rPr>
            <w:rFonts w:ascii="Times New Roman" w:eastAsia="Times New Roman" w:hAnsi="Times New Roman" w:cs="Times New Roman"/>
            <w:sz w:val="26"/>
            <w:szCs w:val="26"/>
          </w:rPr>
          <w:delText>Gich hợp liên tục mang lại các lợi ích:iên tsich hợ sch hợp liên tụcưsch hợpn mh hợp liên tục mang lại các  và kià  hợp (đây cũng là mục mang lại các lợi ích:iên tụcmã ngucũ đưngukiưngucũ tưngucũng là mục ctưngucũ đã cài đg là mục ma tuân thđg là mục map trình)</w:delText>
        </w:r>
        <w:bookmarkStart w:id="706" w:name="_Toc513584076"/>
        <w:bookmarkStart w:id="707" w:name="_Toc513613700"/>
        <w:bookmarkStart w:id="708" w:name="_Toc514156381"/>
        <w:bookmarkStart w:id="709" w:name="_Toc514156439"/>
        <w:bookmarkStart w:id="710" w:name="_Toc514157626"/>
        <w:bookmarkStart w:id="711" w:name="_Toc514277617"/>
        <w:bookmarkStart w:id="712" w:name="_Toc514278016"/>
        <w:bookmarkEnd w:id="706"/>
        <w:bookmarkEnd w:id="707"/>
        <w:bookmarkEnd w:id="708"/>
        <w:bookmarkEnd w:id="709"/>
        <w:bookmarkEnd w:id="710"/>
        <w:bookmarkEnd w:id="711"/>
        <w:bookmarkEnd w:id="712"/>
      </w:del>
    </w:p>
    <w:p w14:paraId="6356CE70" w14:textId="2E89E94E" w:rsidR="0014472B" w:rsidRPr="00C307BC" w:rsidDel="00E6320A" w:rsidRDefault="0014472B" w:rsidP="0014472B">
      <w:pPr>
        <w:pStyle w:val="ListParagraph"/>
        <w:numPr>
          <w:ilvl w:val="0"/>
          <w:numId w:val="31"/>
        </w:numPr>
        <w:spacing w:after="120"/>
        <w:jc w:val="both"/>
        <w:rPr>
          <w:del w:id="713" w:author="Nguyen Toan" w:date="2018-05-06T21:21:00Z"/>
          <w:rFonts w:ascii="Times New Roman" w:eastAsia="Times New Roman" w:hAnsi="Times New Roman" w:cs="Times New Roman"/>
          <w:sz w:val="26"/>
          <w:szCs w:val="26"/>
        </w:rPr>
      </w:pPr>
      <w:del w:id="714" w:author="Nguyen Toan" w:date="2018-05-06T21:21:00Z">
        <w:r w:rsidRPr="00C307BC" w:rsidDel="00E6320A">
          <w:rPr>
            <w:rFonts w:ascii="Times New Roman" w:eastAsia="Times New Roman" w:hAnsi="Times New Roman" w:cs="Times New Roman"/>
            <w:sz w:val="26"/>
            <w:szCs w:val="26"/>
          </w:rPr>
          <w:delText>Giuân thđg là mục map trìnhcác lợi ích:iên tục nhưLdùng việc kiểm soát lỗi hử, hệ thống CI tiến hànhdiuân thđg là mục map ttiuân thSinh ra ph là mục map trtrih ra ph rih ra ph là mục map trìnhcác</w:delText>
        </w:r>
        <w:bookmarkStart w:id="715" w:name="_Toc513584077"/>
        <w:bookmarkStart w:id="716" w:name="_Toc513613701"/>
        <w:bookmarkStart w:id="717" w:name="_Toc514156382"/>
        <w:bookmarkStart w:id="718" w:name="_Toc514156440"/>
        <w:bookmarkStart w:id="719" w:name="_Toc514157627"/>
        <w:bookmarkStart w:id="720" w:name="_Toc514277618"/>
        <w:bookmarkStart w:id="721" w:name="_Toc514278017"/>
        <w:bookmarkEnd w:id="715"/>
        <w:bookmarkEnd w:id="716"/>
        <w:bookmarkEnd w:id="717"/>
        <w:bookmarkEnd w:id="718"/>
        <w:bookmarkEnd w:id="719"/>
        <w:bookmarkEnd w:id="720"/>
        <w:bookmarkEnd w:id="721"/>
      </w:del>
    </w:p>
    <w:p w14:paraId="143A7BFA" w14:textId="77777777" w:rsidR="0014472B" w:rsidRPr="00C307BC" w:rsidRDefault="0014472B" w:rsidP="0014472B">
      <w:pPr>
        <w:pStyle w:val="ListParagraph"/>
        <w:numPr>
          <w:ilvl w:val="3"/>
          <w:numId w:val="12"/>
        </w:numPr>
        <w:spacing w:before="240" w:after="120" w:line="288" w:lineRule="auto"/>
        <w:ind w:left="851" w:hanging="851"/>
        <w:contextualSpacing w:val="0"/>
        <w:jc w:val="both"/>
        <w:outlineLvl w:val="2"/>
        <w:rPr>
          <w:rFonts w:ascii="Times New Roman" w:eastAsia="Times New Roman" w:hAnsi="Times New Roman" w:cs="Times New Roman"/>
          <w:sz w:val="26"/>
          <w:szCs w:val="26"/>
        </w:rPr>
      </w:pPr>
      <w:bookmarkStart w:id="722" w:name="_Toc514278018"/>
      <w:r w:rsidRPr="00C307BC">
        <w:rPr>
          <w:rFonts w:ascii="Times New Roman" w:eastAsia="Times New Roman" w:hAnsi="Times New Roman" w:cs="Times New Roman"/>
          <w:b/>
          <w:sz w:val="26"/>
          <w:szCs w:val="26"/>
        </w:rPr>
        <w:t>Chuyển giao liên tục</w:t>
      </w:r>
      <w:bookmarkEnd w:id="722"/>
    </w:p>
    <w:p w14:paraId="22B2DEC5" w14:textId="4FA17C8D" w:rsidR="0014472B" w:rsidRPr="00C307BC" w:rsidRDefault="0014472B" w:rsidP="0014472B">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Trong khi tích hợp liên tục là quy trình để dịch và kiểm thử tự động, thì việc chuyển giao liên tục (Continuous Delivery) cao hơn một mức, đó là triển khai ứng dụng sau khi kiểm thử thành công lên môi trường kiểm thử hoặc staging.</w:t>
      </w:r>
      <w:ins w:id="723" w:author="Nguyen Toan" w:date="2018-05-06T20:23:00Z">
        <w:r w:rsidR="000067AF" w:rsidRPr="00C307BC">
          <w:rPr>
            <w:rFonts w:ascii="Times New Roman" w:eastAsia="Times New Roman" w:hAnsi="Times New Roman" w:cs="Times New Roman"/>
            <w:sz w:val="26"/>
            <w:szCs w:val="26"/>
          </w:rPr>
          <w:t xml:space="preserve"> </w:t>
        </w:r>
      </w:ins>
      <w:r w:rsidRPr="00C307BC">
        <w:rPr>
          <w:rFonts w:ascii="Times New Roman" w:eastAsia="Times New Roman" w:hAnsi="Times New Roman" w:cs="Times New Roman"/>
          <w:sz w:val="26"/>
          <w:szCs w:val="26"/>
        </w:rPr>
        <w:t xml:space="preserve">Chuyển giao liên tục cho phép lập trình viên tự động hóa phần kiểm thử bên cạnh việc sử dụng keierm thử đơn vị để kiểm </w:t>
      </w:r>
      <w:r w:rsidRPr="00C307BC">
        <w:rPr>
          <w:rFonts w:ascii="Times New Roman" w:eastAsia="Times New Roman" w:hAnsi="Times New Roman" w:cs="Times New Roman"/>
          <w:sz w:val="26"/>
          <w:szCs w:val="26"/>
        </w:rPr>
        <w:lastRenderedPageBreak/>
        <w:t xml:space="preserve">tra phần mềm qua nhiều thước đo trước khi triển khai cho khách hàng. Những bài kiểm thử này bao gồm: kiểm thử giao diện, kiểm thử tải, kiểm thử tích hợp và kiểm thử giao diện API. Nó tự động hoàn toàn quy trình triển khai phần mềm. </w:t>
      </w:r>
      <w:ins w:id="724" w:author="Nguyen Toan" w:date="2018-05-06T20:09:00Z">
        <w:r w:rsidR="00A1132B" w:rsidRPr="00C307BC">
          <w:rPr>
            <w:rFonts w:ascii="Times New Roman" w:eastAsia="Times New Roman" w:hAnsi="Times New Roman" w:cs="Times New Roman"/>
            <w:sz w:val="26"/>
            <w:szCs w:val="26"/>
          </w:rPr>
          <w:fldChar w:fldCharType="begin"/>
        </w:r>
        <w:r w:rsidR="00A1132B" w:rsidRPr="00C307BC">
          <w:rPr>
            <w:rFonts w:ascii="Times New Roman" w:eastAsia="Times New Roman" w:hAnsi="Times New Roman" w:cs="Times New Roman"/>
            <w:sz w:val="26"/>
            <w:szCs w:val="26"/>
          </w:rPr>
          <w:instrText xml:space="preserve"> REF _Ref513400707 \h </w:instrText>
        </w:r>
      </w:ins>
      <w:r w:rsidR="00C307BC" w:rsidRPr="00C307BC">
        <w:rPr>
          <w:rFonts w:ascii="Times New Roman" w:eastAsia="Times New Roman" w:hAnsi="Times New Roman" w:cs="Times New Roman"/>
          <w:sz w:val="26"/>
          <w:szCs w:val="26"/>
        </w:rPr>
        <w:instrText xml:space="preserve"> \* MERGEFORMAT </w:instrText>
      </w:r>
      <w:r w:rsidR="00A1132B" w:rsidRPr="00C307BC">
        <w:rPr>
          <w:rFonts w:ascii="Times New Roman" w:eastAsia="Times New Roman" w:hAnsi="Times New Roman" w:cs="Times New Roman"/>
          <w:sz w:val="26"/>
          <w:szCs w:val="26"/>
        </w:rPr>
      </w:r>
      <w:r w:rsidR="00A1132B" w:rsidRPr="00C307BC">
        <w:rPr>
          <w:rFonts w:ascii="Times New Roman" w:eastAsia="Times New Roman" w:hAnsi="Times New Roman" w:cs="Times New Roman"/>
          <w:sz w:val="26"/>
          <w:szCs w:val="26"/>
        </w:rPr>
        <w:fldChar w:fldCharType="separate"/>
      </w:r>
      <w:r w:rsidR="009C452F" w:rsidRPr="009C452F">
        <w:rPr>
          <w:rFonts w:ascii="Times New Roman" w:hAnsi="Times New Roman" w:cs="Times New Roman"/>
          <w:color w:val="auto"/>
          <w:sz w:val="26"/>
          <w:szCs w:val="26"/>
        </w:rPr>
        <w:t xml:space="preserve">Hình </w:t>
      </w:r>
      <w:r w:rsidR="009C452F">
        <w:rPr>
          <w:rFonts w:ascii="Times New Roman" w:hAnsi="Times New Roman" w:cs="Times New Roman"/>
          <w:i/>
          <w:noProof/>
          <w:color w:val="auto"/>
          <w:sz w:val="26"/>
          <w:szCs w:val="26"/>
        </w:rPr>
        <w:t>1</w:t>
      </w:r>
      <w:r w:rsidR="009C452F" w:rsidRPr="00C307BC">
        <w:rPr>
          <w:rFonts w:ascii="Times New Roman" w:hAnsi="Times New Roman" w:cs="Times New Roman"/>
          <w:i/>
          <w:noProof/>
          <w:color w:val="auto"/>
          <w:sz w:val="26"/>
          <w:szCs w:val="26"/>
        </w:rPr>
        <w:t>.</w:t>
      </w:r>
      <w:r w:rsidR="009C452F">
        <w:rPr>
          <w:rFonts w:ascii="Times New Roman" w:hAnsi="Times New Roman" w:cs="Times New Roman"/>
          <w:i/>
          <w:noProof/>
          <w:color w:val="auto"/>
          <w:sz w:val="26"/>
          <w:szCs w:val="26"/>
        </w:rPr>
        <w:t>9</w:t>
      </w:r>
      <w:ins w:id="725" w:author="Nguyen Toan" w:date="2018-05-06T20:09:00Z">
        <w:r w:rsidR="00A1132B" w:rsidRPr="00C307BC">
          <w:rPr>
            <w:rFonts w:ascii="Times New Roman" w:eastAsia="Times New Roman" w:hAnsi="Times New Roman" w:cs="Times New Roman"/>
            <w:sz w:val="26"/>
            <w:szCs w:val="26"/>
          </w:rPr>
          <w:fldChar w:fldCharType="end"/>
        </w:r>
      </w:ins>
      <w:r w:rsidRPr="00C307BC">
        <w:rPr>
          <w:rFonts w:ascii="Times New Roman" w:eastAsia="Times New Roman" w:hAnsi="Times New Roman" w:cs="Times New Roman"/>
          <w:sz w:val="26"/>
          <w:szCs w:val="26"/>
        </w:rPr>
        <w:t xml:space="preserve"> mô tả quá trình chuyển giao liên tục.</w:t>
      </w:r>
    </w:p>
    <w:p w14:paraId="4318E0D7" w14:textId="77777777" w:rsidR="0014472B" w:rsidRPr="00C307BC" w:rsidRDefault="0014472B" w:rsidP="0014472B">
      <w:pPr>
        <w:keepNext/>
        <w:spacing w:before="60" w:after="60" w:line="288" w:lineRule="auto"/>
        <w:jc w:val="center"/>
        <w:rPr>
          <w:rFonts w:ascii="Times New Roman" w:hAnsi="Times New Roman" w:cs="Times New Roman"/>
          <w:sz w:val="26"/>
          <w:szCs w:val="26"/>
        </w:rPr>
      </w:pPr>
      <w:r w:rsidRPr="00C307BC">
        <w:rPr>
          <w:rFonts w:ascii="Times New Roman" w:hAnsi="Times New Roman" w:cs="Times New Roman"/>
          <w:noProof/>
          <w:sz w:val="26"/>
          <w:szCs w:val="26"/>
          <w:lang w:val="en-US"/>
        </w:rPr>
        <w:drawing>
          <wp:inline distT="0" distB="0" distL="0" distR="0" wp14:anchorId="59CCD447" wp14:editId="69370E95">
            <wp:extent cx="3296618" cy="147521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iblo.asia/uploads/50e5d6e9-b0db-467b-bb9f-a6871a6ffef6.pn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296618" cy="1475211"/>
                    </a:xfrm>
                    <a:prstGeom prst="rect">
                      <a:avLst/>
                    </a:prstGeom>
                    <a:noFill/>
                    <a:ln>
                      <a:noFill/>
                    </a:ln>
                  </pic:spPr>
                </pic:pic>
              </a:graphicData>
            </a:graphic>
          </wp:inline>
        </w:drawing>
      </w:r>
    </w:p>
    <w:p w14:paraId="2C767791" w14:textId="3D2229DD" w:rsidR="0014472B" w:rsidRPr="00C307BC" w:rsidRDefault="0014472B" w:rsidP="0014472B">
      <w:pPr>
        <w:pStyle w:val="Caption"/>
        <w:jc w:val="center"/>
        <w:rPr>
          <w:rFonts w:ascii="Times New Roman" w:hAnsi="Times New Roman" w:cs="Times New Roman"/>
          <w:i w:val="0"/>
          <w:color w:val="auto"/>
          <w:sz w:val="26"/>
          <w:szCs w:val="26"/>
        </w:rPr>
      </w:pPr>
      <w:bookmarkStart w:id="726" w:name="_Ref513400707"/>
      <w:bookmarkStart w:id="727" w:name="_Toc514157747"/>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1</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9</w:t>
      </w:r>
      <w:r w:rsidR="007B1CDB" w:rsidRPr="00C307BC">
        <w:rPr>
          <w:rFonts w:ascii="Times New Roman" w:hAnsi="Times New Roman" w:cs="Times New Roman"/>
          <w:i w:val="0"/>
          <w:color w:val="auto"/>
          <w:sz w:val="26"/>
          <w:szCs w:val="26"/>
        </w:rPr>
        <w:fldChar w:fldCharType="end"/>
      </w:r>
      <w:ins w:id="728" w:author="Nguyen Toan" w:date="2018-05-14T18:03:00Z">
        <w:del w:id="729"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730"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1</w:delText>
        </w:r>
      </w:del>
      <w:ins w:id="731" w:author="Nguyen Toan" w:date="2018-05-14T18:03:00Z">
        <w:del w:id="732"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733"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734" w:author="Nguyen Toan" w:date="2018-05-14T23:17:00Z">
        <w:del w:id="735" w:author="Đinh Thị Loan - ITC" w:date="2018-05-15T14:06:00Z">
          <w:r w:rsidR="00620576" w:rsidRPr="00C307BC" w:rsidDel="006A746E">
            <w:rPr>
              <w:rFonts w:ascii="Times New Roman" w:hAnsi="Times New Roman" w:cs="Times New Roman"/>
              <w:i w:val="0"/>
              <w:noProof/>
              <w:color w:val="auto"/>
              <w:sz w:val="26"/>
              <w:szCs w:val="26"/>
            </w:rPr>
            <w:delText>9</w:delText>
          </w:r>
        </w:del>
      </w:ins>
      <w:ins w:id="736" w:author="Nguyen Toan" w:date="2018-05-14T18:03:00Z">
        <w:del w:id="737" w:author="Đinh Thị Loan - ITC" w:date="2018-05-15T14:06:00Z">
          <w:r w:rsidR="0052504F" w:rsidRPr="00C307BC" w:rsidDel="006A746E">
            <w:rPr>
              <w:rFonts w:ascii="Times New Roman" w:hAnsi="Times New Roman" w:cs="Times New Roman"/>
              <w:i w:val="0"/>
              <w:color w:val="auto"/>
              <w:sz w:val="26"/>
              <w:szCs w:val="26"/>
            </w:rPr>
            <w:fldChar w:fldCharType="end"/>
          </w:r>
        </w:del>
      </w:ins>
      <w:bookmarkEnd w:id="726"/>
      <w:del w:id="738" w:author="Nguyen Toan" w:date="2018-05-05T22:22:00Z">
        <w:r w:rsidRPr="00C307BC" w:rsidDel="00BE0028">
          <w:rPr>
            <w:rFonts w:ascii="Times New Roman" w:hAnsi="Times New Roman" w:cs="Times New Roman"/>
            <w:i w:val="0"/>
            <w:color w:val="auto"/>
            <w:sz w:val="26"/>
            <w:szCs w:val="26"/>
          </w:rPr>
          <w:fldChar w:fldCharType="begin"/>
        </w:r>
        <w:r w:rsidRPr="00C307BC" w:rsidDel="00BE0028">
          <w:rPr>
            <w:rFonts w:ascii="Times New Roman" w:hAnsi="Times New Roman" w:cs="Times New Roman"/>
            <w:i w:val="0"/>
            <w:color w:val="auto"/>
            <w:sz w:val="26"/>
            <w:szCs w:val="26"/>
          </w:rPr>
          <w:delInstrText xml:space="preserve"> STYLEREF 1 \s </w:delInstrText>
        </w:r>
        <w:r w:rsidRPr="00C307BC" w:rsidDel="00BE0028">
          <w:rPr>
            <w:rFonts w:ascii="Times New Roman" w:hAnsi="Times New Roman" w:cs="Times New Roman"/>
            <w:i w:val="0"/>
            <w:color w:val="auto"/>
            <w:sz w:val="26"/>
            <w:szCs w:val="26"/>
          </w:rPr>
          <w:fldChar w:fldCharType="separate"/>
        </w:r>
        <w:r w:rsidRPr="00C307BC" w:rsidDel="00BE0028">
          <w:rPr>
            <w:rFonts w:ascii="Times New Roman" w:hAnsi="Times New Roman" w:cs="Times New Roman"/>
            <w:i w:val="0"/>
            <w:noProof/>
            <w:color w:val="auto"/>
            <w:sz w:val="26"/>
            <w:szCs w:val="26"/>
          </w:rPr>
          <w:delText>1</w:delText>
        </w:r>
        <w:r w:rsidRPr="00C307BC" w:rsidDel="00BE0028">
          <w:rPr>
            <w:rFonts w:ascii="Times New Roman" w:hAnsi="Times New Roman" w:cs="Times New Roman"/>
            <w:i w:val="0"/>
            <w:color w:val="auto"/>
            <w:sz w:val="26"/>
            <w:szCs w:val="26"/>
          </w:rPr>
          <w:fldChar w:fldCharType="end"/>
        </w:r>
        <w:r w:rsidRPr="00C307BC" w:rsidDel="00BE0028">
          <w:rPr>
            <w:rFonts w:ascii="Times New Roman" w:hAnsi="Times New Roman" w:cs="Times New Roman"/>
            <w:i w:val="0"/>
            <w:color w:val="auto"/>
            <w:sz w:val="26"/>
            <w:szCs w:val="26"/>
          </w:rPr>
          <w:delText>.</w:delText>
        </w:r>
        <w:r w:rsidRPr="00C307BC" w:rsidDel="00BE0028">
          <w:rPr>
            <w:rFonts w:ascii="Times New Roman" w:hAnsi="Times New Roman" w:cs="Times New Roman"/>
            <w:i w:val="0"/>
            <w:color w:val="auto"/>
            <w:sz w:val="26"/>
            <w:szCs w:val="26"/>
          </w:rPr>
          <w:fldChar w:fldCharType="begin"/>
        </w:r>
        <w:r w:rsidRPr="00C307BC" w:rsidDel="00BE0028">
          <w:rPr>
            <w:rFonts w:ascii="Times New Roman" w:hAnsi="Times New Roman" w:cs="Times New Roman"/>
            <w:i w:val="0"/>
            <w:color w:val="auto"/>
            <w:sz w:val="26"/>
            <w:szCs w:val="26"/>
          </w:rPr>
          <w:delInstrText xml:space="preserve"> SEQ Hình \* ARABIC \s 1 </w:delInstrText>
        </w:r>
        <w:r w:rsidRPr="00C307BC" w:rsidDel="00BE0028">
          <w:rPr>
            <w:rFonts w:ascii="Times New Roman" w:hAnsi="Times New Roman" w:cs="Times New Roman"/>
            <w:i w:val="0"/>
            <w:color w:val="auto"/>
            <w:sz w:val="26"/>
            <w:szCs w:val="26"/>
          </w:rPr>
          <w:fldChar w:fldCharType="separate"/>
        </w:r>
        <w:r w:rsidRPr="00C307BC" w:rsidDel="00BE0028">
          <w:rPr>
            <w:rFonts w:ascii="Times New Roman" w:hAnsi="Times New Roman" w:cs="Times New Roman"/>
            <w:i w:val="0"/>
            <w:noProof/>
            <w:color w:val="auto"/>
            <w:sz w:val="26"/>
            <w:szCs w:val="26"/>
          </w:rPr>
          <w:delText>5</w:delText>
        </w:r>
        <w:r w:rsidRPr="00C307BC" w:rsidDel="00BE0028">
          <w:rPr>
            <w:rFonts w:ascii="Times New Roman" w:hAnsi="Times New Roman" w:cs="Times New Roman"/>
            <w:i w:val="0"/>
            <w:color w:val="auto"/>
            <w:sz w:val="26"/>
            <w:szCs w:val="26"/>
          </w:rPr>
          <w:fldChar w:fldCharType="end"/>
        </w:r>
      </w:del>
      <w:r w:rsidRPr="00C307BC">
        <w:rPr>
          <w:rFonts w:ascii="Times New Roman" w:hAnsi="Times New Roman" w:cs="Times New Roman"/>
          <w:i w:val="0"/>
          <w:color w:val="auto"/>
          <w:sz w:val="26"/>
          <w:szCs w:val="26"/>
        </w:rPr>
        <w:t>: Quy trình chuyển giao liên tục</w:t>
      </w:r>
      <w:bookmarkEnd w:id="727"/>
    </w:p>
    <w:p w14:paraId="57D5B8E3" w14:textId="70983ECA" w:rsidR="0014472B" w:rsidRPr="00C307BC" w:rsidRDefault="0014472B" w:rsidP="0014472B">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Chuyển giao liên tục được thực hiện bằng cách sử dùng dòng triển khai (Deployment Pipeline -</w:t>
      </w:r>
      <w:ins w:id="739" w:author="Nguyen Toan" w:date="2018-05-06T20:09:00Z">
        <w:r w:rsidR="00A1132B" w:rsidRPr="00C307BC">
          <w:rPr>
            <w:rFonts w:ascii="Times New Roman" w:eastAsia="Times New Roman" w:hAnsi="Times New Roman" w:cs="Times New Roman"/>
            <w:sz w:val="26"/>
            <w:szCs w:val="26"/>
          </w:rPr>
          <w:t xml:space="preserve"> </w:t>
        </w:r>
        <w:r w:rsidR="00A1132B" w:rsidRPr="00C307BC">
          <w:rPr>
            <w:rFonts w:ascii="Times New Roman" w:eastAsia="Times New Roman" w:hAnsi="Times New Roman" w:cs="Times New Roman"/>
            <w:sz w:val="26"/>
            <w:szCs w:val="26"/>
          </w:rPr>
          <w:fldChar w:fldCharType="begin"/>
        </w:r>
        <w:r w:rsidR="00A1132B" w:rsidRPr="00C307BC">
          <w:rPr>
            <w:rFonts w:ascii="Times New Roman" w:eastAsia="Times New Roman" w:hAnsi="Times New Roman" w:cs="Times New Roman"/>
            <w:sz w:val="26"/>
            <w:szCs w:val="26"/>
          </w:rPr>
          <w:instrText xml:space="preserve"> REF _Ref513400721 \h </w:instrText>
        </w:r>
      </w:ins>
      <w:r w:rsidR="00C307BC" w:rsidRPr="00C307BC">
        <w:rPr>
          <w:rFonts w:ascii="Times New Roman" w:eastAsia="Times New Roman" w:hAnsi="Times New Roman" w:cs="Times New Roman"/>
          <w:sz w:val="26"/>
          <w:szCs w:val="26"/>
        </w:rPr>
        <w:instrText xml:space="preserve"> \* MERGEFORMAT </w:instrText>
      </w:r>
      <w:r w:rsidR="00A1132B" w:rsidRPr="00C307BC">
        <w:rPr>
          <w:rFonts w:ascii="Times New Roman" w:eastAsia="Times New Roman" w:hAnsi="Times New Roman" w:cs="Times New Roman"/>
          <w:sz w:val="26"/>
          <w:szCs w:val="26"/>
        </w:rPr>
      </w:r>
      <w:r w:rsidR="00A1132B" w:rsidRPr="00C307BC">
        <w:rPr>
          <w:rFonts w:ascii="Times New Roman" w:eastAsia="Times New Roman" w:hAnsi="Times New Roman" w:cs="Times New Roman"/>
          <w:sz w:val="26"/>
          <w:szCs w:val="26"/>
        </w:rPr>
        <w:fldChar w:fldCharType="separate"/>
      </w:r>
      <w:r w:rsidR="009C452F" w:rsidRPr="009C452F">
        <w:rPr>
          <w:rFonts w:ascii="Times New Roman" w:hAnsi="Times New Roman" w:cs="Times New Roman"/>
          <w:color w:val="auto"/>
          <w:sz w:val="26"/>
          <w:szCs w:val="26"/>
        </w:rPr>
        <w:t xml:space="preserve">Hình </w:t>
      </w:r>
      <w:r w:rsidR="009C452F">
        <w:rPr>
          <w:rFonts w:ascii="Times New Roman" w:hAnsi="Times New Roman" w:cs="Times New Roman"/>
          <w:i/>
          <w:noProof/>
          <w:color w:val="auto"/>
          <w:sz w:val="26"/>
          <w:szCs w:val="26"/>
        </w:rPr>
        <w:t>1</w:t>
      </w:r>
      <w:r w:rsidR="009C452F" w:rsidRPr="00C307BC">
        <w:rPr>
          <w:rFonts w:ascii="Times New Roman" w:hAnsi="Times New Roman" w:cs="Times New Roman"/>
          <w:i/>
          <w:noProof/>
          <w:color w:val="auto"/>
          <w:sz w:val="26"/>
          <w:szCs w:val="26"/>
        </w:rPr>
        <w:t>.</w:t>
      </w:r>
      <w:r w:rsidR="009C452F">
        <w:rPr>
          <w:rFonts w:ascii="Times New Roman" w:hAnsi="Times New Roman" w:cs="Times New Roman"/>
          <w:i/>
          <w:noProof/>
          <w:color w:val="auto"/>
          <w:sz w:val="26"/>
          <w:szCs w:val="26"/>
        </w:rPr>
        <w:t>10</w:t>
      </w:r>
      <w:ins w:id="740" w:author="Nguyen Toan" w:date="2018-05-06T20:09:00Z">
        <w:r w:rsidR="00A1132B" w:rsidRPr="00C307BC">
          <w:rPr>
            <w:rFonts w:ascii="Times New Roman" w:eastAsia="Times New Roman" w:hAnsi="Times New Roman" w:cs="Times New Roman"/>
            <w:sz w:val="26"/>
            <w:szCs w:val="26"/>
          </w:rPr>
          <w:fldChar w:fldCharType="end"/>
        </w:r>
      </w:ins>
      <w:del w:id="741" w:author="Nguyen Toan" w:date="2018-05-06T20:09:00Z">
        <w:r w:rsidRPr="00C307BC" w:rsidDel="00A1132B">
          <w:rPr>
            <w:rFonts w:ascii="Times New Roman" w:eastAsia="Times New Roman" w:hAnsi="Times New Roman" w:cs="Times New Roman"/>
            <w:sz w:val="26"/>
            <w:szCs w:val="26"/>
          </w:rPr>
          <w:delText xml:space="preserve"> </w:delText>
        </w:r>
        <w:r w:rsidRPr="00C307BC" w:rsidDel="00A1132B">
          <w:rPr>
            <w:rFonts w:ascii="Times New Roman" w:eastAsia="Times New Roman" w:hAnsi="Times New Roman" w:cs="Times New Roman"/>
            <w:sz w:val="26"/>
            <w:szCs w:val="26"/>
          </w:rPr>
          <w:fldChar w:fldCharType="begin"/>
        </w:r>
        <w:r w:rsidRPr="00C307BC" w:rsidDel="00A1132B">
          <w:rPr>
            <w:rFonts w:ascii="Times New Roman" w:eastAsia="Times New Roman" w:hAnsi="Times New Roman" w:cs="Times New Roman"/>
            <w:sz w:val="26"/>
            <w:szCs w:val="26"/>
          </w:rPr>
          <w:delInstrText xml:space="preserve"> REF _Ref513152031 \h  \* MERGEFORMAT </w:delInstrText>
        </w:r>
        <w:r w:rsidRPr="00C307BC" w:rsidDel="00A1132B">
          <w:rPr>
            <w:rFonts w:ascii="Times New Roman" w:eastAsia="Times New Roman" w:hAnsi="Times New Roman" w:cs="Times New Roman"/>
            <w:sz w:val="26"/>
            <w:szCs w:val="26"/>
          </w:rPr>
        </w:r>
        <w:r w:rsidRPr="00C307BC" w:rsidDel="00A1132B">
          <w:rPr>
            <w:rFonts w:ascii="Times New Roman" w:eastAsia="Times New Roman" w:hAnsi="Times New Roman" w:cs="Times New Roman"/>
            <w:sz w:val="26"/>
            <w:szCs w:val="26"/>
          </w:rPr>
          <w:fldChar w:fldCharType="separate"/>
        </w:r>
      </w:del>
      <w:del w:id="742" w:author="Nguyen Toan" w:date="2018-05-05T22:57:00Z">
        <w:r w:rsidRPr="00C307BC" w:rsidDel="00351C8D">
          <w:rPr>
            <w:rFonts w:ascii="Times New Roman" w:hAnsi="Times New Roman" w:cs="Times New Roman"/>
            <w:color w:val="auto"/>
            <w:sz w:val="26"/>
            <w:szCs w:val="26"/>
          </w:rPr>
          <w:delText xml:space="preserve">Hình </w:delText>
        </w:r>
        <w:r w:rsidRPr="00C307BC" w:rsidDel="00351C8D">
          <w:rPr>
            <w:rFonts w:ascii="Times New Roman" w:hAnsi="Times New Roman" w:cs="Times New Roman"/>
            <w:noProof/>
            <w:color w:val="auto"/>
            <w:sz w:val="26"/>
            <w:szCs w:val="26"/>
          </w:rPr>
          <w:delText>1.6</w:delText>
        </w:r>
      </w:del>
      <w:del w:id="743" w:author="Nguyen Toan" w:date="2018-05-06T20:09:00Z">
        <w:r w:rsidRPr="00C307BC" w:rsidDel="00A1132B">
          <w:rPr>
            <w:rFonts w:ascii="Times New Roman" w:eastAsia="Times New Roman" w:hAnsi="Times New Roman" w:cs="Times New Roman"/>
            <w:sz w:val="26"/>
            <w:szCs w:val="26"/>
          </w:rPr>
          <w:fldChar w:fldCharType="end"/>
        </w:r>
      </w:del>
      <w:r w:rsidRPr="00C307BC">
        <w:rPr>
          <w:rFonts w:ascii="Times New Roman" w:eastAsia="Times New Roman" w:hAnsi="Times New Roman" w:cs="Times New Roman"/>
          <w:sz w:val="26"/>
          <w:szCs w:val="26"/>
        </w:rPr>
        <w:t>). Dòng triển khai chia quy trình chuyển giao phần mềm thành các giai đoạn. Mỗi giai đoạn có mục tiêu xác minh chất lượng của các tính năng mới từ một góc độ khác nhau để kiểm định chức năng và tránh lỗi ảnh hưởng đến người dùng. Pipeline sẽ cung cấp phản hồi cho nhóm trong việc cung cấp tính năng mới. Ở góc độ trừu tượng hơn, dòng triển khai là quy trình để chuyển phần mềm từ quản lý phiên bản đến tay người dùng. Mỗi thay đổi đến phần mềm sẽ đi qua một quy trình phức tạp để được phát hành.</w:t>
      </w:r>
    </w:p>
    <w:p w14:paraId="3D22B3AF" w14:textId="77777777" w:rsidR="0014472B" w:rsidRPr="00C307BC" w:rsidRDefault="0014472B">
      <w:pPr>
        <w:keepNext/>
        <w:spacing w:before="60" w:after="60" w:line="288" w:lineRule="auto"/>
        <w:ind w:firstLine="284"/>
        <w:jc w:val="center"/>
        <w:rPr>
          <w:rFonts w:ascii="Times New Roman" w:hAnsi="Times New Roman" w:cs="Times New Roman"/>
          <w:sz w:val="26"/>
          <w:szCs w:val="26"/>
        </w:rPr>
        <w:pPrChange w:id="744" w:author="Nguyen Toan" w:date="2018-05-05T22:47:00Z">
          <w:pPr>
            <w:keepNext/>
            <w:spacing w:before="60" w:after="60" w:line="288" w:lineRule="auto"/>
            <w:ind w:firstLine="284"/>
          </w:pPr>
        </w:pPrChange>
      </w:pPr>
      <w:r w:rsidRPr="00C307BC">
        <w:rPr>
          <w:rFonts w:ascii="Times New Roman" w:hAnsi="Times New Roman" w:cs="Times New Roman"/>
          <w:noProof/>
          <w:sz w:val="26"/>
          <w:szCs w:val="26"/>
          <w:lang w:val="en-US"/>
        </w:rPr>
        <w:drawing>
          <wp:inline distT="0" distB="0" distL="0" distR="0" wp14:anchorId="57E4FAC0" wp14:editId="2D64D745">
            <wp:extent cx="4687657" cy="3301247"/>
            <wp:effectExtent l="0" t="0" r="0" b="0"/>
            <wp:docPr id="38" name="Picture 38" descr="https://viblo.asia/uploads/0976a518-5fbb-4377-86b6-813376e20a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viblo.asia/uploads/0976a518-5fbb-4377-86b6-813376e20a6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1066" cy="3310690"/>
                    </a:xfrm>
                    <a:prstGeom prst="rect">
                      <a:avLst/>
                    </a:prstGeom>
                    <a:noFill/>
                    <a:ln>
                      <a:noFill/>
                    </a:ln>
                  </pic:spPr>
                </pic:pic>
              </a:graphicData>
            </a:graphic>
          </wp:inline>
        </w:drawing>
      </w:r>
    </w:p>
    <w:p w14:paraId="6D8E9AA0" w14:textId="28D2AC20" w:rsidR="0014472B" w:rsidRPr="00C307BC" w:rsidRDefault="0014472B" w:rsidP="00966627">
      <w:pPr>
        <w:pStyle w:val="Caption"/>
        <w:jc w:val="center"/>
        <w:rPr>
          <w:rFonts w:ascii="Times New Roman" w:hAnsi="Times New Roman" w:cs="Times New Roman"/>
          <w:b/>
          <w:sz w:val="26"/>
          <w:szCs w:val="26"/>
        </w:rPr>
      </w:pPr>
      <w:bookmarkStart w:id="745" w:name="_Ref513400721"/>
      <w:bookmarkStart w:id="746" w:name="_Toc514157748"/>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1</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10</w:t>
      </w:r>
      <w:r w:rsidR="007B1CDB" w:rsidRPr="00C307BC">
        <w:rPr>
          <w:rFonts w:ascii="Times New Roman" w:hAnsi="Times New Roman" w:cs="Times New Roman"/>
          <w:i w:val="0"/>
          <w:color w:val="auto"/>
          <w:sz w:val="26"/>
          <w:szCs w:val="26"/>
        </w:rPr>
        <w:fldChar w:fldCharType="end"/>
      </w:r>
      <w:ins w:id="747" w:author="Nguyen Toan" w:date="2018-05-14T18:03:00Z">
        <w:del w:id="748"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749"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1</w:delText>
        </w:r>
      </w:del>
      <w:ins w:id="750" w:author="Nguyen Toan" w:date="2018-05-14T18:03:00Z">
        <w:del w:id="751"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752"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753" w:author="Nguyen Toan" w:date="2018-05-14T23:17:00Z">
        <w:del w:id="754" w:author="Đinh Thị Loan - ITC" w:date="2018-05-15T14:06:00Z">
          <w:r w:rsidR="00620576" w:rsidRPr="00C307BC" w:rsidDel="006A746E">
            <w:rPr>
              <w:rFonts w:ascii="Times New Roman" w:hAnsi="Times New Roman" w:cs="Times New Roman"/>
              <w:i w:val="0"/>
              <w:noProof/>
              <w:color w:val="auto"/>
              <w:sz w:val="26"/>
              <w:szCs w:val="26"/>
            </w:rPr>
            <w:delText>10</w:delText>
          </w:r>
        </w:del>
      </w:ins>
      <w:ins w:id="755" w:author="Nguyen Toan" w:date="2018-05-14T18:03:00Z">
        <w:del w:id="756" w:author="Đinh Thị Loan - ITC" w:date="2018-05-15T14:06:00Z">
          <w:r w:rsidR="0052504F" w:rsidRPr="00C307BC" w:rsidDel="006A746E">
            <w:rPr>
              <w:rFonts w:ascii="Times New Roman" w:hAnsi="Times New Roman" w:cs="Times New Roman"/>
              <w:i w:val="0"/>
              <w:color w:val="auto"/>
              <w:sz w:val="26"/>
              <w:szCs w:val="26"/>
            </w:rPr>
            <w:fldChar w:fldCharType="end"/>
          </w:r>
        </w:del>
      </w:ins>
      <w:bookmarkEnd w:id="745"/>
      <w:del w:id="757" w:author="Nguyen Toan" w:date="2018-05-05T22:22:00Z">
        <w:r w:rsidRPr="00C307BC" w:rsidDel="00BE0028">
          <w:rPr>
            <w:rFonts w:ascii="Times New Roman" w:hAnsi="Times New Roman" w:cs="Times New Roman"/>
            <w:i w:val="0"/>
            <w:color w:val="auto"/>
            <w:sz w:val="26"/>
            <w:szCs w:val="26"/>
          </w:rPr>
          <w:fldChar w:fldCharType="begin"/>
        </w:r>
        <w:r w:rsidRPr="00C307BC" w:rsidDel="00BE0028">
          <w:rPr>
            <w:rFonts w:ascii="Times New Roman" w:hAnsi="Times New Roman" w:cs="Times New Roman"/>
            <w:i w:val="0"/>
            <w:color w:val="auto"/>
            <w:sz w:val="26"/>
            <w:szCs w:val="26"/>
          </w:rPr>
          <w:delInstrText xml:space="preserve"> STYLEREF 1 \s </w:delInstrText>
        </w:r>
        <w:r w:rsidRPr="00C307BC" w:rsidDel="00BE0028">
          <w:rPr>
            <w:rFonts w:ascii="Times New Roman" w:hAnsi="Times New Roman" w:cs="Times New Roman"/>
            <w:i w:val="0"/>
            <w:color w:val="auto"/>
            <w:sz w:val="26"/>
            <w:szCs w:val="26"/>
          </w:rPr>
          <w:fldChar w:fldCharType="separate"/>
        </w:r>
        <w:r w:rsidRPr="00C307BC" w:rsidDel="00BE0028">
          <w:rPr>
            <w:rFonts w:ascii="Times New Roman" w:hAnsi="Times New Roman" w:cs="Times New Roman"/>
            <w:i w:val="0"/>
            <w:noProof/>
            <w:color w:val="auto"/>
            <w:sz w:val="26"/>
            <w:szCs w:val="26"/>
          </w:rPr>
          <w:delText>1</w:delText>
        </w:r>
        <w:r w:rsidRPr="00C307BC" w:rsidDel="00BE0028">
          <w:rPr>
            <w:rFonts w:ascii="Times New Roman" w:hAnsi="Times New Roman" w:cs="Times New Roman"/>
            <w:i w:val="0"/>
            <w:color w:val="auto"/>
            <w:sz w:val="26"/>
            <w:szCs w:val="26"/>
          </w:rPr>
          <w:fldChar w:fldCharType="end"/>
        </w:r>
        <w:r w:rsidRPr="00C307BC" w:rsidDel="00BE0028">
          <w:rPr>
            <w:rFonts w:ascii="Times New Roman" w:hAnsi="Times New Roman" w:cs="Times New Roman"/>
            <w:i w:val="0"/>
            <w:color w:val="auto"/>
            <w:sz w:val="26"/>
            <w:szCs w:val="26"/>
          </w:rPr>
          <w:delText>.</w:delText>
        </w:r>
        <w:r w:rsidRPr="00C307BC" w:rsidDel="00BE0028">
          <w:rPr>
            <w:rFonts w:ascii="Times New Roman" w:hAnsi="Times New Roman" w:cs="Times New Roman"/>
            <w:i w:val="0"/>
            <w:color w:val="auto"/>
            <w:sz w:val="26"/>
            <w:szCs w:val="26"/>
          </w:rPr>
          <w:fldChar w:fldCharType="begin"/>
        </w:r>
        <w:r w:rsidRPr="00C307BC" w:rsidDel="00BE0028">
          <w:rPr>
            <w:rFonts w:ascii="Times New Roman" w:hAnsi="Times New Roman" w:cs="Times New Roman"/>
            <w:i w:val="0"/>
            <w:color w:val="auto"/>
            <w:sz w:val="26"/>
            <w:szCs w:val="26"/>
          </w:rPr>
          <w:delInstrText xml:space="preserve"> SEQ Hình \* ARABIC \s 1 </w:delInstrText>
        </w:r>
        <w:r w:rsidRPr="00C307BC" w:rsidDel="00BE0028">
          <w:rPr>
            <w:rFonts w:ascii="Times New Roman" w:hAnsi="Times New Roman" w:cs="Times New Roman"/>
            <w:i w:val="0"/>
            <w:color w:val="auto"/>
            <w:sz w:val="26"/>
            <w:szCs w:val="26"/>
          </w:rPr>
          <w:fldChar w:fldCharType="separate"/>
        </w:r>
        <w:r w:rsidRPr="00C307BC" w:rsidDel="00BE0028">
          <w:rPr>
            <w:rFonts w:ascii="Times New Roman" w:hAnsi="Times New Roman" w:cs="Times New Roman"/>
            <w:i w:val="0"/>
            <w:noProof/>
            <w:color w:val="auto"/>
            <w:sz w:val="26"/>
            <w:szCs w:val="26"/>
          </w:rPr>
          <w:delText>6</w:delText>
        </w:r>
        <w:r w:rsidRPr="00C307BC" w:rsidDel="00BE0028">
          <w:rPr>
            <w:rFonts w:ascii="Times New Roman" w:hAnsi="Times New Roman" w:cs="Times New Roman"/>
            <w:i w:val="0"/>
            <w:color w:val="auto"/>
            <w:sz w:val="26"/>
            <w:szCs w:val="26"/>
          </w:rPr>
          <w:fldChar w:fldCharType="end"/>
        </w:r>
      </w:del>
      <w:r w:rsidRPr="00C307BC">
        <w:rPr>
          <w:rFonts w:ascii="Times New Roman" w:hAnsi="Times New Roman" w:cs="Times New Roman"/>
          <w:i w:val="0"/>
          <w:color w:val="auto"/>
          <w:sz w:val="26"/>
          <w:szCs w:val="26"/>
        </w:rPr>
        <w:t>: Dòng triển khai</w:t>
      </w:r>
      <w:bookmarkEnd w:id="746"/>
    </w:p>
    <w:p w14:paraId="34E44459" w14:textId="77777777" w:rsidR="0009672D" w:rsidRPr="00C307BC" w:rsidRDefault="0009672D" w:rsidP="00966627">
      <w:pPr>
        <w:pStyle w:val="Heading2"/>
        <w:numPr>
          <w:ilvl w:val="1"/>
          <w:numId w:val="12"/>
        </w:numPr>
        <w:spacing w:before="240"/>
        <w:ind w:left="431" w:hanging="431"/>
        <w:rPr>
          <w:rFonts w:ascii="Times New Roman" w:hAnsi="Times New Roman" w:cs="Times New Roman"/>
          <w:b/>
          <w:sz w:val="26"/>
          <w:szCs w:val="26"/>
        </w:rPr>
      </w:pPr>
      <w:bookmarkStart w:id="758" w:name="_Toc514278019"/>
      <w:r w:rsidRPr="00C307BC">
        <w:rPr>
          <w:rFonts w:ascii="Times New Roman" w:hAnsi="Times New Roman" w:cs="Times New Roman"/>
          <w:b/>
          <w:sz w:val="26"/>
          <w:szCs w:val="26"/>
        </w:rPr>
        <w:lastRenderedPageBreak/>
        <w:t xml:space="preserve">Kiểm </w:t>
      </w:r>
      <w:r w:rsidRPr="00C307BC">
        <w:rPr>
          <w:rFonts w:ascii="Times New Roman" w:eastAsia="Times New Roman" w:hAnsi="Times New Roman" w:cs="Times New Roman"/>
          <w:b/>
          <w:sz w:val="26"/>
          <w:szCs w:val="26"/>
        </w:rPr>
        <w:t>thử</w:t>
      </w:r>
      <w:bookmarkEnd w:id="758"/>
    </w:p>
    <w:p w14:paraId="341ED32A" w14:textId="5E8BE377" w:rsidR="0009672D" w:rsidRPr="00C307BC" w:rsidRDefault="003E5699"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Mỗi sản phẩm phần mềm khi phát triển đều phải trải qua giai đoạn kiểm thử để đảm bảo chất lượng sản phẩm. Vì vậy việc kiểm thử là một trong những giai đoạn quan trọng trong quá trình phát triển bất cứ một ứng dụng nào.</w:t>
      </w:r>
    </w:p>
    <w:p w14:paraId="6B3A23B0" w14:textId="53B23BEE" w:rsidR="00A6368E" w:rsidRPr="00C307BC" w:rsidRDefault="002E529D"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Kiểm thử phần mềm là hoạt động khảo sát thực tiễn sản phẩm hay dịch vụ phần mềm trong đúng môi trường dự định triển khai phần mềm đó, nhằm cung cấp cho các bên liên quan thông tin về chất lượng của sản phẩm hay dịch vụ phần mềm. </w:t>
      </w:r>
      <w:r w:rsidR="00694EDB" w:rsidRPr="00C307BC">
        <w:rPr>
          <w:rFonts w:ascii="Times New Roman" w:eastAsia="Times New Roman" w:hAnsi="Times New Roman" w:cs="Times New Roman"/>
          <w:sz w:val="26"/>
          <w:szCs w:val="26"/>
        </w:rPr>
        <w:t>Mục đích của kiểm thử phần mềm là tìm ra các lỗi hay khiếm khuyết nhằm đảm bảo chương trình hoạt động đạt được hiệu quả tối đa.</w:t>
      </w:r>
    </w:p>
    <w:p w14:paraId="30780DB3" w14:textId="07D3D5E0" w:rsidR="00A6368E" w:rsidRPr="00C307BC" w:rsidRDefault="00A6368E"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Theo</w:t>
      </w:r>
      <w:ins w:id="759" w:author="Nguyen Toan" w:date="2018-05-06T20:24:00Z">
        <w:r w:rsidR="00AE6D65" w:rsidRPr="00C307BC">
          <w:rPr>
            <w:rFonts w:ascii="Times New Roman" w:eastAsia="Times New Roman" w:hAnsi="Times New Roman" w:cs="Times New Roman"/>
            <w:sz w:val="26"/>
            <w:szCs w:val="26"/>
          </w:rPr>
          <w:t xml:space="preserve"> </w:t>
        </w:r>
      </w:ins>
      <w:del w:id="760" w:author="Nguyen Toan" w:date="2018-05-06T20:24:00Z">
        <w:r w:rsidRPr="00C307BC" w:rsidDel="00AE6D65">
          <w:rPr>
            <w:rFonts w:ascii="Times New Roman" w:eastAsia="Times New Roman" w:hAnsi="Times New Roman" w:cs="Times New Roman"/>
            <w:sz w:val="26"/>
            <w:szCs w:val="26"/>
          </w:rPr>
          <w:delText xml:space="preserve">  </w:delText>
        </w:r>
      </w:del>
      <w:r w:rsidRPr="00C307BC">
        <w:rPr>
          <w:rFonts w:ascii="Times New Roman" w:eastAsia="Times New Roman" w:hAnsi="Times New Roman" w:cs="Times New Roman"/>
          <w:sz w:val="26"/>
          <w:szCs w:val="26"/>
        </w:rPr>
        <w:t xml:space="preserve">bảng chú giải thuật ngữ chuẩn IEEE – IEEE Standard Glossary of Software Engineering Technology: </w:t>
      </w:r>
    </w:p>
    <w:p w14:paraId="08B26220" w14:textId="5214CE9F" w:rsidR="00A6368E" w:rsidRPr="00C307BC" w:rsidRDefault="00A6368E"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“Kiểm thử phần mềm là quá trình khảo sát một hệ thống hay thành phần dưới những điều kiện xác định, quan sát và ghi lại các kết quả, và đánh g</w:t>
      </w:r>
      <w:del w:id="761" w:author="Nguyen Toan" w:date="2018-05-05T22:48:00Z">
        <w:r w:rsidRPr="00C307BC" w:rsidDel="00B546B2">
          <w:rPr>
            <w:rFonts w:ascii="Times New Roman" w:eastAsia="Times New Roman" w:hAnsi="Times New Roman" w:cs="Times New Roman"/>
            <w:sz w:val="26"/>
            <w:szCs w:val="26"/>
          </w:rPr>
          <w:delText>á</w:delText>
        </w:r>
      </w:del>
      <w:r w:rsidRPr="00C307BC">
        <w:rPr>
          <w:rFonts w:ascii="Times New Roman" w:eastAsia="Times New Roman" w:hAnsi="Times New Roman" w:cs="Times New Roman"/>
          <w:sz w:val="26"/>
          <w:szCs w:val="26"/>
        </w:rPr>
        <w:t>i</w:t>
      </w:r>
      <w:ins w:id="762" w:author="Nguyen Toan" w:date="2018-05-05T22:48:00Z">
        <w:r w:rsidR="00B546B2" w:rsidRPr="00C307BC">
          <w:rPr>
            <w:rFonts w:ascii="Times New Roman" w:eastAsia="Times New Roman" w:hAnsi="Times New Roman" w:cs="Times New Roman"/>
            <w:sz w:val="26"/>
            <w:szCs w:val="26"/>
          </w:rPr>
          <w:t>á</w:t>
        </w:r>
      </w:ins>
      <w:r w:rsidRPr="00C307BC">
        <w:rPr>
          <w:rFonts w:ascii="Times New Roman" w:eastAsia="Times New Roman" w:hAnsi="Times New Roman" w:cs="Times New Roman"/>
          <w:sz w:val="26"/>
          <w:szCs w:val="26"/>
        </w:rPr>
        <w:t xml:space="preserve"> một khía cạnh nào đó của hệ thống hay thành phần đó”</w:t>
      </w:r>
    </w:p>
    <w:p w14:paraId="14E9DFC4" w14:textId="31A4C7EB" w:rsidR="00A6368E" w:rsidRPr="00C307BC" w:rsidRDefault="00F048F9"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w:t>
      </w:r>
      <w:r w:rsidR="00A6368E" w:rsidRPr="00C307BC">
        <w:rPr>
          <w:rFonts w:ascii="Times New Roman" w:eastAsia="Times New Roman" w:hAnsi="Times New Roman" w:cs="Times New Roman"/>
          <w:sz w:val="26"/>
          <w:szCs w:val="26"/>
        </w:rPr>
        <w:t>Kiểm thử phần mềm là quá trình thực thi một chương trình với mục đích tìm lỗ</w:t>
      </w:r>
      <w:r w:rsidRPr="00C307BC">
        <w:rPr>
          <w:rFonts w:ascii="Times New Roman" w:eastAsia="Times New Roman" w:hAnsi="Times New Roman" w:cs="Times New Roman"/>
          <w:sz w:val="26"/>
          <w:szCs w:val="26"/>
        </w:rPr>
        <w:t>i”</w:t>
      </w:r>
      <w:customXmlInsRangeStart w:id="763" w:author="Nguyen Toan" w:date="2018-05-07T21:44:00Z"/>
      <w:sdt>
        <w:sdtPr>
          <w:rPr>
            <w:rFonts w:ascii="Times New Roman" w:eastAsia="Times New Roman" w:hAnsi="Times New Roman" w:cs="Times New Roman"/>
            <w:sz w:val="26"/>
            <w:szCs w:val="26"/>
          </w:rPr>
          <w:id w:val="1838810844"/>
          <w:citation/>
        </w:sdtPr>
        <w:sdtContent>
          <w:customXmlInsRangeEnd w:id="763"/>
          <w:ins w:id="764" w:author="Nguyen Toan" w:date="2018-05-07T21:44:00Z">
            <w:r w:rsidR="00836EC4" w:rsidRPr="00C307BC">
              <w:rPr>
                <w:rFonts w:ascii="Times New Roman" w:eastAsia="Times New Roman" w:hAnsi="Times New Roman" w:cs="Times New Roman"/>
                <w:sz w:val="26"/>
                <w:szCs w:val="26"/>
              </w:rPr>
              <w:fldChar w:fldCharType="begin"/>
            </w:r>
            <w:r w:rsidR="00836EC4" w:rsidRPr="00C307BC">
              <w:rPr>
                <w:rFonts w:ascii="Times New Roman" w:eastAsia="Times New Roman" w:hAnsi="Times New Roman" w:cs="Times New Roman"/>
                <w:sz w:val="26"/>
                <w:szCs w:val="26"/>
                <w:lang w:val="en-US"/>
              </w:rPr>
              <w:instrText xml:space="preserve"> CITATION B4 \l 1033 </w:instrText>
            </w:r>
          </w:ins>
          <w:r w:rsidR="00836EC4" w:rsidRPr="00C307BC">
            <w:rPr>
              <w:rFonts w:ascii="Times New Roman" w:eastAsia="Times New Roman" w:hAnsi="Times New Roman" w:cs="Times New Roman"/>
              <w:sz w:val="26"/>
              <w:szCs w:val="26"/>
            </w:rPr>
            <w:fldChar w:fldCharType="separate"/>
          </w:r>
          <w:r w:rsidR="00D65DF8" w:rsidRPr="00C307BC">
            <w:rPr>
              <w:rFonts w:ascii="Times New Roman" w:eastAsia="Times New Roman" w:hAnsi="Times New Roman" w:cs="Times New Roman"/>
              <w:noProof/>
              <w:sz w:val="26"/>
              <w:szCs w:val="26"/>
              <w:lang w:val="en-US"/>
            </w:rPr>
            <w:t xml:space="preserve"> [10]</w:t>
          </w:r>
          <w:ins w:id="765" w:author="Nguyen Toan" w:date="2018-05-07T21:44:00Z">
            <w:r w:rsidR="00836EC4" w:rsidRPr="00C307BC">
              <w:rPr>
                <w:rFonts w:ascii="Times New Roman" w:eastAsia="Times New Roman" w:hAnsi="Times New Roman" w:cs="Times New Roman"/>
                <w:sz w:val="26"/>
                <w:szCs w:val="26"/>
              </w:rPr>
              <w:fldChar w:fldCharType="end"/>
            </w:r>
          </w:ins>
          <w:customXmlInsRangeStart w:id="766" w:author="Nguyen Toan" w:date="2018-05-07T21:44:00Z"/>
        </w:sdtContent>
      </w:sdt>
      <w:customXmlInsRangeEnd w:id="766"/>
      <w:del w:id="767" w:author="Nguyen Toan" w:date="2018-05-07T21:44:00Z">
        <w:r w:rsidR="00506823" w:rsidRPr="00C307BC" w:rsidDel="00836EC4">
          <w:rPr>
            <w:rFonts w:ascii="Times New Roman" w:eastAsia="Times New Roman" w:hAnsi="Times New Roman" w:cs="Times New Roman"/>
            <w:sz w:val="26"/>
            <w:szCs w:val="26"/>
          </w:rPr>
          <w:delText xml:space="preserve"> </w:delText>
        </w:r>
        <w:r w:rsidR="0051758A" w:rsidRPr="00C307BC" w:rsidDel="00836EC4">
          <w:rPr>
            <w:rFonts w:ascii="Times New Roman" w:eastAsia="Times New Roman" w:hAnsi="Times New Roman" w:cs="Times New Roman"/>
            <w:sz w:val="26"/>
            <w:szCs w:val="26"/>
          </w:rPr>
          <w:delText>[5</w:delText>
        </w:r>
        <w:r w:rsidR="00375367" w:rsidRPr="00C307BC" w:rsidDel="00836EC4">
          <w:rPr>
            <w:rFonts w:ascii="Times New Roman" w:eastAsia="Times New Roman" w:hAnsi="Times New Roman" w:cs="Times New Roman"/>
            <w:sz w:val="26"/>
            <w:szCs w:val="26"/>
          </w:rPr>
          <w:delText>]</w:delText>
        </w:r>
      </w:del>
      <w:r w:rsidR="00375367" w:rsidRPr="00C307BC">
        <w:rPr>
          <w:rFonts w:ascii="Times New Roman" w:eastAsia="Times New Roman" w:hAnsi="Times New Roman" w:cs="Times New Roman"/>
          <w:sz w:val="26"/>
          <w:szCs w:val="26"/>
        </w:rPr>
        <w:t>.</w:t>
      </w:r>
      <w:r w:rsidR="00506823" w:rsidRPr="00C307BC">
        <w:rPr>
          <w:rFonts w:ascii="Times New Roman" w:eastAsia="Times New Roman" w:hAnsi="Times New Roman" w:cs="Times New Roman"/>
          <w:sz w:val="26"/>
          <w:szCs w:val="26"/>
        </w:rPr>
        <w:t xml:space="preserve"> </w:t>
      </w:r>
    </w:p>
    <w:p w14:paraId="3EDDA77B" w14:textId="1894F236" w:rsidR="002641F5" w:rsidRPr="00C307BC" w:rsidRDefault="002641F5"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Đảm bảo chất lượng phần mềm Quality Assurance (QA) là việc đảm bảo không xảy ra lỗi, thiếu sót trong quá trình phát triển, chuyển giao , sử dụng phần mềm.</w:t>
      </w:r>
    </w:p>
    <w:p w14:paraId="0453827C" w14:textId="7E0AAC8F" w:rsidR="009568FD" w:rsidRPr="00C307BC" w:rsidRDefault="0009672D"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Kiểm thử</w:t>
      </w:r>
      <w:customXmlInsRangeStart w:id="768" w:author="Nguyen Toan" w:date="2018-05-07T21:44:00Z"/>
      <w:sdt>
        <w:sdtPr>
          <w:rPr>
            <w:rFonts w:ascii="Times New Roman" w:eastAsia="Times New Roman" w:hAnsi="Times New Roman" w:cs="Times New Roman"/>
            <w:sz w:val="26"/>
            <w:szCs w:val="26"/>
          </w:rPr>
          <w:id w:val="1866093241"/>
          <w:citation/>
        </w:sdtPr>
        <w:sdtContent>
          <w:customXmlInsRangeEnd w:id="768"/>
          <w:ins w:id="769" w:author="Nguyen Toan" w:date="2018-05-07T21:44:00Z">
            <w:r w:rsidR="00772073" w:rsidRPr="00C307BC">
              <w:rPr>
                <w:rFonts w:ascii="Times New Roman" w:eastAsia="Times New Roman" w:hAnsi="Times New Roman" w:cs="Times New Roman"/>
                <w:sz w:val="26"/>
                <w:szCs w:val="26"/>
              </w:rPr>
              <w:fldChar w:fldCharType="begin"/>
            </w:r>
            <w:r w:rsidR="00772073" w:rsidRPr="00C307BC">
              <w:rPr>
                <w:rFonts w:ascii="Times New Roman" w:eastAsia="Times New Roman" w:hAnsi="Times New Roman" w:cs="Times New Roman"/>
                <w:sz w:val="26"/>
                <w:szCs w:val="26"/>
                <w:lang w:val="en-US"/>
              </w:rPr>
              <w:instrText xml:space="preserve"> CITATION A1 \l 1033 </w:instrText>
            </w:r>
          </w:ins>
          <w:r w:rsidR="00772073" w:rsidRPr="00C307BC">
            <w:rPr>
              <w:rFonts w:ascii="Times New Roman" w:eastAsia="Times New Roman" w:hAnsi="Times New Roman" w:cs="Times New Roman"/>
              <w:sz w:val="26"/>
              <w:szCs w:val="26"/>
            </w:rPr>
            <w:fldChar w:fldCharType="separate"/>
          </w:r>
          <w:r w:rsidR="00D65DF8" w:rsidRPr="00C307BC">
            <w:rPr>
              <w:rFonts w:ascii="Times New Roman" w:eastAsia="Times New Roman" w:hAnsi="Times New Roman" w:cs="Times New Roman"/>
              <w:noProof/>
              <w:sz w:val="26"/>
              <w:szCs w:val="26"/>
              <w:lang w:val="en-US"/>
            </w:rPr>
            <w:t xml:space="preserve"> [11]</w:t>
          </w:r>
          <w:ins w:id="770" w:author="Nguyen Toan" w:date="2018-05-07T21:44:00Z">
            <w:r w:rsidR="00772073" w:rsidRPr="00C307BC">
              <w:rPr>
                <w:rFonts w:ascii="Times New Roman" w:eastAsia="Times New Roman" w:hAnsi="Times New Roman" w:cs="Times New Roman"/>
                <w:sz w:val="26"/>
                <w:szCs w:val="26"/>
              </w:rPr>
              <w:fldChar w:fldCharType="end"/>
            </w:r>
          </w:ins>
          <w:customXmlInsRangeStart w:id="771" w:author="Nguyen Toan" w:date="2018-05-07T21:44:00Z"/>
        </w:sdtContent>
      </w:sdt>
      <w:customXmlInsRangeEnd w:id="771"/>
      <w:del w:id="772" w:author="Nguyen Toan" w:date="2018-05-07T21:44:00Z">
        <w:r w:rsidR="00F14A88" w:rsidRPr="00C307BC" w:rsidDel="00772073">
          <w:rPr>
            <w:rFonts w:ascii="Times New Roman" w:eastAsia="Times New Roman" w:hAnsi="Times New Roman" w:cs="Times New Roman"/>
            <w:sz w:val="26"/>
            <w:szCs w:val="26"/>
          </w:rPr>
          <w:delText xml:space="preserve"> </w:delText>
        </w:r>
        <w:r w:rsidR="00663FEE" w:rsidRPr="00C307BC" w:rsidDel="00772073">
          <w:rPr>
            <w:rFonts w:ascii="Times New Roman" w:eastAsia="Times New Roman" w:hAnsi="Times New Roman" w:cs="Times New Roman"/>
            <w:sz w:val="26"/>
            <w:szCs w:val="26"/>
          </w:rPr>
          <w:delText>[1]</w:delText>
        </w:r>
      </w:del>
      <w:r w:rsidR="00663FEE" w:rsidRPr="00C307BC">
        <w:rPr>
          <w:rFonts w:ascii="Times New Roman" w:eastAsia="Times New Roman" w:hAnsi="Times New Roman" w:cs="Times New Roman"/>
          <w:sz w:val="26"/>
          <w:szCs w:val="26"/>
        </w:rPr>
        <w:t xml:space="preserve"> </w:t>
      </w:r>
      <w:r w:rsidRPr="00C307BC">
        <w:rPr>
          <w:rFonts w:ascii="Times New Roman" w:eastAsia="Times New Roman" w:hAnsi="Times New Roman" w:cs="Times New Roman"/>
          <w:sz w:val="26"/>
          <w:szCs w:val="26"/>
        </w:rPr>
        <w:t xml:space="preserve">là kỹ thuật đảm bảo chất lượng ở pha lập trình và sau lập trình. Đây là một phần con của hoạt động QA và là hoạt động chủ yếu của QA. </w:t>
      </w:r>
      <w:r w:rsidR="008F0D7A" w:rsidRPr="00C307BC">
        <w:rPr>
          <w:rFonts w:ascii="Times New Roman" w:eastAsia="Times New Roman" w:hAnsi="Times New Roman" w:cs="Times New Roman"/>
          <w:sz w:val="26"/>
          <w:szCs w:val="26"/>
        </w:rPr>
        <w:t xml:space="preserve"> </w:t>
      </w:r>
    </w:p>
    <w:p w14:paraId="2F33FB98" w14:textId="47D740CA" w:rsidR="007808D6" w:rsidRPr="00C307BC" w:rsidRDefault="0009672D"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Kiểm thử bao gồm hai phần : Verification (kiểm chứng) và validation (thẩm định). Hoạt động kiểm chứng (verification) trả lời cho câu hỏi “Are you building it right?”, mục tiêu là tìm ra lỗi lập trình so với thiết kế, đây là công việc của người phát triển. Hoạt động thẩm định (Validation) trả lời cho câu hỏi “Are you building the right thing?”, mục tiêu là kiểm thử chấp nhận (UAT). </w:t>
      </w:r>
    </w:p>
    <w:p w14:paraId="7E68985E" w14:textId="3308F4E7" w:rsidR="009567A2" w:rsidRPr="00C307BC" w:rsidRDefault="009567A2" w:rsidP="00966627">
      <w:pPr>
        <w:pStyle w:val="Heading3"/>
        <w:numPr>
          <w:ilvl w:val="3"/>
          <w:numId w:val="12"/>
        </w:numPr>
        <w:spacing w:before="240" w:after="120"/>
        <w:ind w:left="646" w:hanging="646"/>
        <w:rPr>
          <w:rFonts w:ascii="Times New Roman" w:eastAsia="Times New Roman" w:hAnsi="Times New Roman" w:cs="Times New Roman"/>
          <w:b/>
          <w:color w:val="auto"/>
          <w:sz w:val="26"/>
          <w:szCs w:val="26"/>
        </w:rPr>
      </w:pPr>
      <w:bookmarkStart w:id="773" w:name="_Toc514278020"/>
      <w:r w:rsidRPr="00C307BC">
        <w:rPr>
          <w:rFonts w:ascii="Times New Roman" w:eastAsia="Times New Roman" w:hAnsi="Times New Roman" w:cs="Times New Roman"/>
          <w:b/>
          <w:color w:val="auto"/>
          <w:sz w:val="26"/>
          <w:szCs w:val="26"/>
        </w:rPr>
        <w:t>Kiểm thử hộp đen</w:t>
      </w:r>
      <w:bookmarkEnd w:id="773"/>
    </w:p>
    <w:p w14:paraId="79A82365" w14:textId="4407A76A" w:rsidR="009567A2" w:rsidRPr="00C307BC" w:rsidDel="007757A9" w:rsidRDefault="00F812C3" w:rsidP="00966627">
      <w:pPr>
        <w:spacing w:after="120"/>
        <w:ind w:firstLine="567"/>
        <w:jc w:val="both"/>
        <w:rPr>
          <w:del w:id="774" w:author="Nguyen Toan" w:date="2018-05-06T20:11:00Z"/>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Kiểm thử hộp đen xem chương trình như một hộp đen, kiểm thử viên không cần quan tâm đến việc cấu trúc và hoạt động bên trong của chương trình, thay vào đó, kiểm thử viên tập trung tìm các đặc điểm mà chương trình thực hiện không đúng như đặc tả của nó.</w:t>
      </w:r>
      <w:ins w:id="775" w:author="Nguyen Toan" w:date="2018-05-06T20:11:00Z">
        <w:r w:rsidR="007757A9" w:rsidRPr="00C307BC">
          <w:rPr>
            <w:rFonts w:ascii="Times New Roman" w:eastAsia="Times New Roman" w:hAnsi="Times New Roman" w:cs="Times New Roman"/>
            <w:sz w:val="26"/>
            <w:szCs w:val="26"/>
          </w:rPr>
          <w:t xml:space="preserve"> </w:t>
        </w:r>
      </w:ins>
    </w:p>
    <w:p w14:paraId="3418EB51" w14:textId="3CE18966" w:rsidR="00301CDE" w:rsidRPr="00C307BC" w:rsidRDefault="00301CDE">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Các ca kiểm thử được sinh ra từ đặc tả </w:t>
      </w:r>
      <w:r w:rsidR="00A87ED5" w:rsidRPr="00C307BC">
        <w:rPr>
          <w:rFonts w:ascii="Times New Roman" w:eastAsia="Times New Roman" w:hAnsi="Times New Roman" w:cs="Times New Roman"/>
          <w:sz w:val="26"/>
          <w:szCs w:val="26"/>
        </w:rPr>
        <w:t>người dùng (User requirement)</w:t>
      </w:r>
      <w:ins w:id="776" w:author="Nguyen Toan" w:date="2018-05-07T21:44:00Z">
        <w:r w:rsidR="00523C33" w:rsidRPr="00C307BC">
          <w:rPr>
            <w:rFonts w:ascii="Times New Roman" w:eastAsia="Times New Roman" w:hAnsi="Times New Roman" w:cs="Times New Roman"/>
            <w:sz w:val="26"/>
            <w:szCs w:val="26"/>
          </w:rPr>
          <w:t xml:space="preserve"> </w:t>
        </w:r>
      </w:ins>
      <w:r w:rsidRPr="00C307BC">
        <w:rPr>
          <w:rFonts w:ascii="Times New Roman" w:eastAsia="Times New Roman" w:hAnsi="Times New Roman" w:cs="Times New Roman"/>
          <w:sz w:val="26"/>
          <w:szCs w:val="26"/>
        </w:rPr>
        <w:t>của chương trình</w:t>
      </w:r>
      <w:ins w:id="777" w:author="Nguyen Toan" w:date="2018-05-06T20:11:00Z">
        <w:r w:rsidR="0066636E" w:rsidRPr="00C307BC">
          <w:rPr>
            <w:rFonts w:ascii="Times New Roman" w:eastAsia="Times New Roman" w:hAnsi="Times New Roman" w:cs="Times New Roman"/>
            <w:sz w:val="26"/>
            <w:szCs w:val="26"/>
          </w:rPr>
          <w:t>.</w:t>
        </w:r>
      </w:ins>
    </w:p>
    <w:p w14:paraId="61FCAD09" w14:textId="6497A513" w:rsidR="00286322" w:rsidRPr="00C307BC" w:rsidDel="00917EF6" w:rsidRDefault="00286322">
      <w:pPr>
        <w:spacing w:after="120"/>
        <w:ind w:firstLine="567"/>
        <w:jc w:val="both"/>
        <w:rPr>
          <w:del w:id="778" w:author="Nguyen Toan" w:date="2018-05-06T20:11:00Z"/>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Các phương pháp kiểm thử hộp đen</w:t>
      </w:r>
      <w:ins w:id="779" w:author="Nguyen Toan" w:date="2018-05-06T20:10:00Z">
        <w:r w:rsidR="00917EF6" w:rsidRPr="00C307BC">
          <w:rPr>
            <w:rFonts w:ascii="Times New Roman" w:eastAsia="Times New Roman" w:hAnsi="Times New Roman" w:cs="Times New Roman"/>
            <w:sz w:val="26"/>
            <w:szCs w:val="26"/>
          </w:rPr>
          <w:t xml:space="preserve"> </w:t>
        </w:r>
      </w:ins>
      <w:ins w:id="780" w:author="Nguyen Toan" w:date="2018-05-06T20:11:00Z">
        <w:r w:rsidR="00037894" w:rsidRPr="00C307BC">
          <w:rPr>
            <w:rFonts w:ascii="Times New Roman" w:eastAsia="Times New Roman" w:hAnsi="Times New Roman" w:cs="Times New Roman"/>
            <w:sz w:val="26"/>
            <w:szCs w:val="26"/>
          </w:rPr>
          <w:t>bao gồm</w:t>
        </w:r>
      </w:ins>
      <w:ins w:id="781" w:author="Nguyen Toan" w:date="2018-05-06T20:10:00Z">
        <w:r w:rsidR="00917EF6" w:rsidRPr="00C307BC">
          <w:rPr>
            <w:rFonts w:ascii="Times New Roman" w:eastAsia="Times New Roman" w:hAnsi="Times New Roman" w:cs="Times New Roman"/>
            <w:sz w:val="26"/>
            <w:szCs w:val="26"/>
          </w:rPr>
          <w:t xml:space="preserve"> kiểm thử tương đương, phân tích giá trị biên, </w:t>
        </w:r>
      </w:ins>
      <w:ins w:id="782" w:author="Nguyen Toan" w:date="2018-05-06T20:11:00Z">
        <w:r w:rsidR="00917EF6" w:rsidRPr="00C307BC">
          <w:rPr>
            <w:rFonts w:ascii="Times New Roman" w:eastAsia="Times New Roman" w:hAnsi="Times New Roman" w:cs="Times New Roman"/>
            <w:sz w:val="26"/>
            <w:szCs w:val="26"/>
          </w:rPr>
          <w:t xml:space="preserve">kiểm thử mọi cặp, kiểm thử fuzz. </w:t>
        </w:r>
      </w:ins>
      <w:del w:id="783" w:author="Nguyen Toan" w:date="2018-05-06T20:10:00Z">
        <w:r w:rsidRPr="00C307BC" w:rsidDel="00917EF6">
          <w:rPr>
            <w:rFonts w:ascii="Times New Roman" w:eastAsia="Times New Roman" w:hAnsi="Times New Roman" w:cs="Times New Roman"/>
            <w:sz w:val="26"/>
            <w:szCs w:val="26"/>
          </w:rPr>
          <w:delText>:</w:delText>
        </w:r>
      </w:del>
    </w:p>
    <w:p w14:paraId="3587224A" w14:textId="05FE7B7C" w:rsidR="00286322" w:rsidRPr="00C307BC" w:rsidRDefault="00286322">
      <w:pPr>
        <w:spacing w:after="120"/>
        <w:ind w:firstLine="567"/>
        <w:jc w:val="both"/>
        <w:rPr>
          <w:rFonts w:ascii="Times New Roman" w:eastAsia="Times New Roman" w:hAnsi="Times New Roman" w:cs="Times New Roman"/>
          <w:sz w:val="26"/>
          <w:szCs w:val="26"/>
        </w:rPr>
        <w:pPrChange w:id="784" w:author="Nguyen Toan" w:date="2018-05-06T20:11:00Z">
          <w:pPr>
            <w:pStyle w:val="ListParagraph"/>
            <w:numPr>
              <w:numId w:val="34"/>
            </w:numPr>
            <w:spacing w:after="120"/>
            <w:ind w:left="1287" w:hanging="360"/>
            <w:jc w:val="both"/>
          </w:pPr>
        </w:pPrChange>
      </w:pPr>
      <w:del w:id="785" w:author="Nguyen Toan" w:date="2018-05-06T20:11:00Z">
        <w:r w:rsidRPr="00C307BC" w:rsidDel="00917EF6">
          <w:rPr>
            <w:rFonts w:ascii="Times New Roman" w:eastAsia="Times New Roman" w:hAnsi="Times New Roman" w:cs="Times New Roman"/>
            <w:sz w:val="26"/>
            <w:szCs w:val="26"/>
          </w:rPr>
          <w:delText>Kic phương pháp kiểm Phân tích giá trkiểm thKiân tích giá trkKiân tích giá t</w:delText>
        </w:r>
      </w:del>
      <w:r w:rsidR="00191AA8" w:rsidRPr="00C307BC">
        <w:rPr>
          <w:rFonts w:ascii="Times New Roman" w:eastAsia="Times New Roman" w:hAnsi="Times New Roman" w:cs="Times New Roman"/>
          <w:sz w:val="26"/>
          <w:szCs w:val="26"/>
        </w:rPr>
        <w:t>Kiểm thử hộp đen không có mối liên quan nào tới mã nguồn của chương trình, kiểm thử viên chỉ cần quan tâm đến việc một chức năng có hành xử đúng như đặc tả người dùng đưa ra.</w:t>
      </w:r>
      <w:r w:rsidR="00EB5737" w:rsidRPr="00C307BC">
        <w:rPr>
          <w:rFonts w:ascii="Times New Roman" w:eastAsia="Times New Roman" w:hAnsi="Times New Roman" w:cs="Times New Roman"/>
          <w:sz w:val="26"/>
          <w:szCs w:val="26"/>
        </w:rPr>
        <w:t xml:space="preserve"> Do kiểm thử viên không biết được phần mềm bên trong hoạt động thế nào, nên họ cần phải đưa ra nhiều ca kiểm thử khác nhau để có thể </w:t>
      </w:r>
      <w:r w:rsidR="00EB5737" w:rsidRPr="00C307BC">
        <w:rPr>
          <w:rFonts w:ascii="Times New Roman" w:eastAsia="Times New Roman" w:hAnsi="Times New Roman" w:cs="Times New Roman"/>
          <w:sz w:val="26"/>
          <w:szCs w:val="26"/>
        </w:rPr>
        <w:lastRenderedPageBreak/>
        <w:t>bao quát hết được chức năng.</w:t>
      </w:r>
      <w:r w:rsidR="00C93426" w:rsidRPr="00C307BC">
        <w:rPr>
          <w:rFonts w:ascii="Times New Roman" w:eastAsia="Times New Roman" w:hAnsi="Times New Roman" w:cs="Times New Roman"/>
          <w:sz w:val="26"/>
          <w:szCs w:val="26"/>
        </w:rPr>
        <w:t xml:space="preserve"> Kiểm thử hộp đen mang tính đánh giá khách quan nhưng theo chiều hướng thăm dò mù</w:t>
      </w:r>
      <w:r w:rsidR="00E00BC9" w:rsidRPr="00C307BC">
        <w:rPr>
          <w:rFonts w:ascii="Times New Roman" w:eastAsia="Times New Roman" w:hAnsi="Times New Roman" w:cs="Times New Roman"/>
          <w:sz w:val="26"/>
          <w:szCs w:val="26"/>
        </w:rPr>
        <w:t>.</w:t>
      </w:r>
    </w:p>
    <w:p w14:paraId="082E3B67" w14:textId="32A28322" w:rsidR="00375F4B" w:rsidRPr="00C307BC" w:rsidRDefault="00375F4B" w:rsidP="00966627">
      <w:pPr>
        <w:pStyle w:val="Heading3"/>
        <w:numPr>
          <w:ilvl w:val="3"/>
          <w:numId w:val="12"/>
        </w:numPr>
        <w:spacing w:before="240" w:after="120"/>
        <w:ind w:left="646" w:hanging="646"/>
        <w:rPr>
          <w:rFonts w:ascii="Times New Roman" w:eastAsia="Times New Roman" w:hAnsi="Times New Roman" w:cs="Times New Roman"/>
          <w:b/>
          <w:color w:val="auto"/>
          <w:sz w:val="26"/>
          <w:szCs w:val="26"/>
        </w:rPr>
      </w:pPr>
      <w:bookmarkStart w:id="786" w:name="_Toc514278021"/>
      <w:r w:rsidRPr="00C307BC">
        <w:rPr>
          <w:rFonts w:ascii="Times New Roman" w:eastAsia="Times New Roman" w:hAnsi="Times New Roman" w:cs="Times New Roman"/>
          <w:b/>
          <w:color w:val="auto"/>
          <w:sz w:val="26"/>
          <w:szCs w:val="26"/>
        </w:rPr>
        <w:t>Kiểm thử hộp trắng</w:t>
      </w:r>
      <w:bookmarkEnd w:id="786"/>
    </w:p>
    <w:p w14:paraId="70A986BA" w14:textId="71CC2F73" w:rsidR="00375F4B" w:rsidRPr="00C307BC" w:rsidRDefault="00E00BC9"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Kiểm thử hộp trắng </w:t>
      </w:r>
      <w:r w:rsidR="00D87A2D" w:rsidRPr="00C307BC">
        <w:rPr>
          <w:rFonts w:ascii="Times New Roman" w:eastAsia="Times New Roman" w:hAnsi="Times New Roman" w:cs="Times New Roman"/>
          <w:sz w:val="26"/>
          <w:szCs w:val="26"/>
        </w:rPr>
        <w:t>l</w:t>
      </w:r>
      <w:r w:rsidR="00375F4B" w:rsidRPr="00C307BC">
        <w:rPr>
          <w:rFonts w:ascii="Times New Roman" w:eastAsia="Times New Roman" w:hAnsi="Times New Roman" w:cs="Times New Roman"/>
          <w:sz w:val="26"/>
          <w:szCs w:val="26"/>
        </w:rPr>
        <w:t xml:space="preserve">à một chiến lược kiểm thử khác, trái ngược với kiểm thử hộp đen. Kiểm thử hộp trắng </w:t>
      </w:r>
      <w:r w:rsidR="003E7E6D" w:rsidRPr="00C307BC">
        <w:rPr>
          <w:rFonts w:ascii="Times New Roman" w:eastAsia="Times New Roman" w:hAnsi="Times New Roman" w:cs="Times New Roman"/>
          <w:sz w:val="26"/>
          <w:szCs w:val="26"/>
        </w:rPr>
        <w:t>cho phép khảo sát cấu trúc bên trong của chương trình. Chiến lược này xuất phát từ dữ liệu kiểm thử bằng sự kiểm thử tính logic của chương trình.</w:t>
      </w:r>
      <w:r w:rsidR="00104F52" w:rsidRPr="00C307BC">
        <w:rPr>
          <w:rFonts w:ascii="Times New Roman" w:eastAsia="Times New Roman" w:hAnsi="Times New Roman" w:cs="Times New Roman"/>
          <w:sz w:val="26"/>
          <w:szCs w:val="26"/>
        </w:rPr>
        <w:t xml:space="preserve"> Kiểm thử viên (thường là lập trình viên) sẽ truy cập vào cấu trúc dữ liệu và giải thuật cùng với mã nguồn của chương trình.</w:t>
      </w:r>
    </w:p>
    <w:p w14:paraId="0F8D1902" w14:textId="7CCD9B0D" w:rsidR="00413B10" w:rsidRPr="00C307BC" w:rsidDel="00211F9F" w:rsidRDefault="00413B10">
      <w:pPr>
        <w:spacing w:after="120"/>
        <w:ind w:firstLine="567"/>
        <w:jc w:val="both"/>
        <w:rPr>
          <w:del w:id="787" w:author="Nguyen Toan" w:date="2018-05-06T20:14:00Z"/>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Các loại kiểm thử hộp trắng bao gồm:</w:t>
      </w:r>
      <w:ins w:id="788" w:author="Nguyen Toan" w:date="2018-05-06T20:12:00Z">
        <w:r w:rsidR="00211F9F" w:rsidRPr="00C307BC">
          <w:rPr>
            <w:rFonts w:ascii="Times New Roman" w:eastAsia="Times New Roman" w:hAnsi="Times New Roman" w:cs="Times New Roman"/>
            <w:sz w:val="26"/>
            <w:szCs w:val="26"/>
          </w:rPr>
          <w:t xml:space="preserve"> kiểm thử giao diện lập trình ứng dụng – API testing, đây là phương pháp kiểm thử của ứng dụng sử dụng các API. </w:t>
        </w:r>
      </w:ins>
      <w:ins w:id="789" w:author="Nguyen Toan" w:date="2018-05-06T20:13:00Z">
        <w:r w:rsidR="00211F9F" w:rsidRPr="00C307BC">
          <w:rPr>
            <w:rFonts w:ascii="Times New Roman" w:eastAsia="Times New Roman" w:hAnsi="Times New Roman" w:cs="Times New Roman"/>
            <w:sz w:val="26"/>
            <w:szCs w:val="26"/>
          </w:rPr>
          <w:t xml:space="preserve">Kiểm thử bao phủ mã lệnh – Code coverage tạo các ca kiểm thử để đáp ứng một số tiêu chuẩn về bao phủ mã lệnh. Các phương pháp gán lỗi – Fault injection, các phương pháp kiểm thử </w:t>
        </w:r>
      </w:ins>
      <w:ins w:id="790" w:author="Nguyen Toan" w:date="2018-05-06T20:14:00Z">
        <w:r w:rsidR="00211F9F" w:rsidRPr="00C307BC">
          <w:rPr>
            <w:rFonts w:ascii="Times New Roman" w:eastAsia="Times New Roman" w:hAnsi="Times New Roman" w:cs="Times New Roman"/>
            <w:sz w:val="26"/>
            <w:szCs w:val="26"/>
          </w:rPr>
          <w:t>hoán chuyển – Mutation testing methods, kiểm thử tĩnh – static testing.</w:t>
        </w:r>
      </w:ins>
    </w:p>
    <w:p w14:paraId="33050B9D" w14:textId="2455200F" w:rsidR="00413B10" w:rsidRPr="00C307BC" w:rsidDel="00211F9F" w:rsidRDefault="00413B10">
      <w:pPr>
        <w:spacing w:after="120"/>
        <w:ind w:firstLine="567"/>
        <w:jc w:val="both"/>
        <w:rPr>
          <w:del w:id="791" w:author="Nguyen Toan" w:date="2018-05-06T20:14:00Z"/>
          <w:rFonts w:ascii="Times New Roman" w:eastAsia="Times New Roman" w:hAnsi="Times New Roman" w:cs="Times New Roman"/>
          <w:sz w:val="26"/>
          <w:szCs w:val="26"/>
        </w:rPr>
        <w:pPrChange w:id="792" w:author="Nguyen Toan" w:date="2018-05-06T20:14:00Z">
          <w:pPr>
            <w:pStyle w:val="ListParagraph"/>
            <w:numPr>
              <w:numId w:val="35"/>
            </w:numPr>
            <w:spacing w:after="120"/>
            <w:ind w:left="1287" w:hanging="360"/>
            <w:jc w:val="both"/>
          </w:pPr>
        </w:pPrChange>
      </w:pPr>
      <w:del w:id="793" w:author="Nguyen Toan" w:date="2018-05-06T20:14:00Z">
        <w:r w:rsidRPr="00C307BC" w:rsidDel="00211F9F">
          <w:rPr>
            <w:rFonts w:ascii="Times New Roman" w:eastAsia="Times New Roman" w:hAnsi="Times New Roman" w:cs="Times New Roman"/>
            <w:sz w:val="26"/>
            <w:szCs w:val="26"/>
          </w:rPr>
          <w:delText>Kic loại kiểm thử hộp trắng bao gồm:g – API testing: là phương pháp kim: th API testinụng sử dụng các API</w:delText>
        </w:r>
      </w:del>
    </w:p>
    <w:p w14:paraId="7E3166A3" w14:textId="6C7B20A8" w:rsidR="0060415E" w:rsidRPr="00C307BC" w:rsidDel="00211F9F" w:rsidRDefault="0060415E">
      <w:pPr>
        <w:spacing w:after="120"/>
        <w:ind w:firstLine="567"/>
        <w:jc w:val="both"/>
        <w:rPr>
          <w:del w:id="794" w:author="Nguyen Toan" w:date="2018-05-06T20:14:00Z"/>
          <w:rFonts w:ascii="Times New Roman" w:eastAsia="Times New Roman" w:hAnsi="Times New Roman" w:cs="Times New Roman"/>
          <w:sz w:val="26"/>
          <w:szCs w:val="26"/>
        </w:rPr>
        <w:pPrChange w:id="795" w:author="Nguyen Toan" w:date="2018-05-06T20:14:00Z">
          <w:pPr>
            <w:pStyle w:val="ListParagraph"/>
            <w:numPr>
              <w:numId w:val="35"/>
            </w:numPr>
            <w:spacing w:after="120"/>
            <w:ind w:left="1287" w:hanging="360"/>
            <w:jc w:val="both"/>
          </w:pPr>
        </w:pPrChange>
      </w:pPr>
      <w:del w:id="796" w:author="Nguyen Toan" w:date="2018-05-06T20:14:00Z">
        <w:r w:rsidRPr="00C307BC" w:rsidDel="00211F9F">
          <w:rPr>
            <w:rFonts w:ascii="Times New Roman" w:eastAsia="Times New Roman" w:hAnsi="Times New Roman" w:cs="Times New Roman"/>
            <w:sz w:val="26"/>
            <w:szCs w:val="26"/>
          </w:rPr>
          <w:delText xml:space="preserve">Bao phI testinụng sử dụng các APIim: các ki testinụng sử dụng các APIim: chu ki testinụng sử dụng Các phương pháp gán ldụng các APIim:ction </w:delText>
        </w:r>
      </w:del>
    </w:p>
    <w:p w14:paraId="71B375BF" w14:textId="4AA0BCC0" w:rsidR="0060415E" w:rsidRPr="00C307BC" w:rsidDel="00211F9F" w:rsidRDefault="0060415E">
      <w:pPr>
        <w:spacing w:after="120"/>
        <w:ind w:firstLine="567"/>
        <w:jc w:val="both"/>
        <w:rPr>
          <w:del w:id="797" w:author="Nguyen Toan" w:date="2018-05-06T20:14:00Z"/>
          <w:rFonts w:ascii="Times New Roman" w:eastAsia="Times New Roman" w:hAnsi="Times New Roman" w:cs="Times New Roman"/>
          <w:sz w:val="26"/>
          <w:szCs w:val="26"/>
        </w:rPr>
        <w:pPrChange w:id="798" w:author="Nguyen Toan" w:date="2018-05-06T20:14:00Z">
          <w:pPr>
            <w:pStyle w:val="ListParagraph"/>
            <w:numPr>
              <w:numId w:val="35"/>
            </w:numPr>
            <w:spacing w:after="120"/>
            <w:ind w:left="1287" w:hanging="360"/>
            <w:jc w:val="both"/>
          </w:pPr>
        </w:pPrChange>
      </w:pPr>
      <w:del w:id="799" w:author="Nguyen Toan" w:date="2018-05-06T20:14:00Z">
        <w:r w:rsidRPr="00C307BC" w:rsidDel="00211F9F">
          <w:rPr>
            <w:rFonts w:ascii="Times New Roman" w:eastAsia="Times New Roman" w:hAnsi="Times New Roman" w:cs="Times New Roman"/>
            <w:sz w:val="26"/>
            <w:szCs w:val="26"/>
          </w:rPr>
          <w:delText>Các phương pháp kin ldụng các APIim: – Mutation testing methos</w:delText>
        </w:r>
      </w:del>
    </w:p>
    <w:p w14:paraId="5C0984C7" w14:textId="76C23BB4" w:rsidR="0060415E" w:rsidRPr="00C307BC" w:rsidRDefault="0060415E">
      <w:pPr>
        <w:spacing w:after="120"/>
        <w:ind w:firstLine="567"/>
        <w:jc w:val="both"/>
        <w:rPr>
          <w:rFonts w:ascii="Times New Roman" w:eastAsia="Times New Roman" w:hAnsi="Times New Roman" w:cs="Times New Roman"/>
          <w:sz w:val="26"/>
          <w:szCs w:val="26"/>
        </w:rPr>
        <w:pPrChange w:id="800" w:author="Nguyen Toan" w:date="2018-05-06T20:14:00Z">
          <w:pPr>
            <w:pStyle w:val="ListParagraph"/>
            <w:numPr>
              <w:numId w:val="35"/>
            </w:numPr>
            <w:spacing w:after="120"/>
            <w:ind w:left="1287" w:hanging="360"/>
            <w:jc w:val="both"/>
          </w:pPr>
        </w:pPrChange>
      </w:pPr>
      <w:del w:id="801" w:author="Nguyen Toan" w:date="2018-05-06T20:14:00Z">
        <w:r w:rsidRPr="00C307BC" w:rsidDel="00211F9F">
          <w:rPr>
            <w:rFonts w:ascii="Times New Roman" w:eastAsia="Times New Roman" w:hAnsi="Times New Roman" w:cs="Times New Roman"/>
            <w:sz w:val="26"/>
            <w:szCs w:val="26"/>
          </w:rPr>
          <w:delText>Ki Mutation testing methosting: kiểm thử hộp trắng bao gồm gọi kiểm thử tĩnh</w:delText>
        </w:r>
      </w:del>
    </w:p>
    <w:p w14:paraId="264A1D23" w14:textId="01084316" w:rsidR="00C014C3" w:rsidRPr="00C307BC" w:rsidRDefault="0066347E"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Phương pháp kiểm thử</w:t>
      </w:r>
      <w:r w:rsidR="008407AB" w:rsidRPr="00C307BC">
        <w:rPr>
          <w:rFonts w:ascii="Times New Roman" w:eastAsia="Times New Roman" w:hAnsi="Times New Roman" w:cs="Times New Roman"/>
          <w:sz w:val="26"/>
          <w:szCs w:val="26"/>
        </w:rPr>
        <w:t xml:space="preserve"> hộp trắng cũng có thể được sử d</w:t>
      </w:r>
      <w:r w:rsidRPr="00C307BC">
        <w:rPr>
          <w:rFonts w:ascii="Times New Roman" w:eastAsia="Times New Roman" w:hAnsi="Times New Roman" w:cs="Times New Roman"/>
          <w:sz w:val="26"/>
          <w:szCs w:val="26"/>
        </w:rPr>
        <w:t xml:space="preserve">ụng dể đánh giá sự hoàn thành của một bộ kiểm thử mà được tạo cùng với các phương pháp kiểm thử hộp đen. Điều này cho phép các nhóm phần mềm khảo sát các phần của một hệ thống ít khi được kiểm tra và đảm bảo rằng những điểm chức năng quan trọng </w:t>
      </w:r>
      <w:r w:rsidR="00052FC7" w:rsidRPr="00C307BC">
        <w:rPr>
          <w:rFonts w:ascii="Times New Roman" w:eastAsia="Times New Roman" w:hAnsi="Times New Roman" w:cs="Times New Roman"/>
          <w:sz w:val="26"/>
          <w:szCs w:val="26"/>
        </w:rPr>
        <w:t xml:space="preserve">nhất </w:t>
      </w:r>
      <w:r w:rsidRPr="00C307BC">
        <w:rPr>
          <w:rFonts w:ascii="Times New Roman" w:eastAsia="Times New Roman" w:hAnsi="Times New Roman" w:cs="Times New Roman"/>
          <w:sz w:val="26"/>
          <w:szCs w:val="26"/>
        </w:rPr>
        <w:t>đã được kiểm tra.</w:t>
      </w:r>
    </w:p>
    <w:p w14:paraId="36722FD2" w14:textId="2D61FF1D" w:rsidR="00C014C3" w:rsidRPr="00C307BC" w:rsidRDefault="00C014C3" w:rsidP="00966627">
      <w:pPr>
        <w:pStyle w:val="Heading3"/>
        <w:numPr>
          <w:ilvl w:val="3"/>
          <w:numId w:val="12"/>
        </w:numPr>
        <w:spacing w:before="240" w:after="120"/>
        <w:ind w:left="646" w:hanging="646"/>
        <w:rPr>
          <w:rFonts w:ascii="Times New Roman" w:eastAsia="Times New Roman" w:hAnsi="Times New Roman" w:cs="Times New Roman"/>
          <w:b/>
          <w:color w:val="auto"/>
          <w:sz w:val="26"/>
          <w:szCs w:val="26"/>
        </w:rPr>
      </w:pPr>
      <w:bookmarkStart w:id="802" w:name="_Toc514278022"/>
      <w:r w:rsidRPr="00C307BC">
        <w:rPr>
          <w:rFonts w:ascii="Times New Roman" w:eastAsia="Times New Roman" w:hAnsi="Times New Roman" w:cs="Times New Roman"/>
          <w:b/>
          <w:color w:val="auto"/>
          <w:sz w:val="26"/>
          <w:szCs w:val="26"/>
        </w:rPr>
        <w:t>Kiểm thử hộp xám</w:t>
      </w:r>
      <w:bookmarkEnd w:id="802"/>
    </w:p>
    <w:p w14:paraId="2774F69C" w14:textId="32EC2D6F" w:rsidR="001C4CAF" w:rsidRPr="00C307BC" w:rsidRDefault="000B47F9"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Kiểm thử hộp xám đòi hỏi phải có sự truy cập tới cấu trúc dữ liệu và giải thuật bên trong cho những mục đích thiết kế các ca kiểm thử, nhưng là kiểm thử ở mức người sử dụng hay mức hộp đen. Việc thao tác tới dữ liệu đầu vào và định dạng dữ liệu đầu ra là không rõ ràng, bởi vì đầu vào và đầu ra ở bên ngoài “hộp đen” chương trình</w:t>
      </w:r>
      <w:del w:id="803" w:author="Nguyen Toan" w:date="2018-05-06T20:17:00Z">
        <w:r w:rsidR="003C58ED" w:rsidRPr="00C307BC" w:rsidDel="00A1776C">
          <w:rPr>
            <w:rFonts w:ascii="Times New Roman" w:eastAsia="Times New Roman" w:hAnsi="Times New Roman" w:cs="Times New Roman"/>
            <w:sz w:val="26"/>
            <w:szCs w:val="26"/>
          </w:rPr>
          <w:delText xml:space="preserve">, </w:delText>
        </w:r>
      </w:del>
      <w:ins w:id="804" w:author="Nguyen Toan" w:date="2018-05-06T20:17:00Z">
        <w:r w:rsidR="00A1776C" w:rsidRPr="00C307BC">
          <w:rPr>
            <w:rFonts w:ascii="Times New Roman" w:eastAsia="Times New Roman" w:hAnsi="Times New Roman" w:cs="Times New Roman"/>
            <w:sz w:val="26"/>
            <w:szCs w:val="26"/>
          </w:rPr>
          <w:t xml:space="preserve">. </w:t>
        </w:r>
      </w:ins>
      <w:r w:rsidR="003C58ED" w:rsidRPr="00C307BC">
        <w:rPr>
          <w:rFonts w:ascii="Times New Roman" w:eastAsia="Times New Roman" w:hAnsi="Times New Roman" w:cs="Times New Roman"/>
          <w:sz w:val="26"/>
          <w:szCs w:val="26"/>
        </w:rPr>
        <w:t xml:space="preserve">Sự khác biệt này </w:t>
      </w:r>
      <w:r w:rsidR="008959EB" w:rsidRPr="00C307BC">
        <w:rPr>
          <w:rFonts w:ascii="Times New Roman" w:eastAsia="Times New Roman" w:hAnsi="Times New Roman" w:cs="Times New Roman"/>
          <w:sz w:val="26"/>
          <w:szCs w:val="26"/>
        </w:rPr>
        <w:t>đ</w:t>
      </w:r>
      <w:r w:rsidR="003C58ED" w:rsidRPr="00C307BC">
        <w:rPr>
          <w:rFonts w:ascii="Times New Roman" w:eastAsia="Times New Roman" w:hAnsi="Times New Roman" w:cs="Times New Roman"/>
          <w:sz w:val="26"/>
          <w:szCs w:val="26"/>
        </w:rPr>
        <w:t>ặc biệt quan trọng khi kiểm thử tích hợp – intergration testing giữa hai thành phần (modules) mã nguồn được viết bởi hai lập trình viên khác nhau, trong đó chỉ giao diện là được đưa ra để kiểm thử. Kiểm thử hộp xám có thể cũng bao gồm cả thiết kế đối chiếu để quyết định, ví dụ, giá trị biên không thay đổi</w:t>
      </w:r>
    </w:p>
    <w:p w14:paraId="0CF8F8FD" w14:textId="59E27962" w:rsidR="00A95B33" w:rsidRPr="00C307BC" w:rsidRDefault="006E0B1C" w:rsidP="00966627">
      <w:pPr>
        <w:pStyle w:val="Heading3"/>
        <w:numPr>
          <w:ilvl w:val="3"/>
          <w:numId w:val="12"/>
        </w:numPr>
        <w:spacing w:before="240" w:after="120"/>
        <w:ind w:left="646" w:hanging="646"/>
        <w:rPr>
          <w:rFonts w:ascii="Times New Roman" w:eastAsia="Times New Roman" w:hAnsi="Times New Roman" w:cs="Times New Roman"/>
          <w:b/>
          <w:color w:val="auto"/>
          <w:sz w:val="26"/>
          <w:szCs w:val="26"/>
        </w:rPr>
      </w:pPr>
      <w:bookmarkStart w:id="805" w:name="_Toc514278023"/>
      <w:r w:rsidRPr="00C307BC">
        <w:rPr>
          <w:rFonts w:ascii="Times New Roman" w:eastAsia="Times New Roman" w:hAnsi="Times New Roman" w:cs="Times New Roman"/>
          <w:b/>
          <w:color w:val="auto"/>
          <w:sz w:val="26"/>
          <w:szCs w:val="26"/>
        </w:rPr>
        <w:t xml:space="preserve">Các </w:t>
      </w:r>
      <w:r w:rsidR="00266296" w:rsidRPr="00C307BC">
        <w:rPr>
          <w:rFonts w:ascii="Times New Roman" w:eastAsia="Times New Roman" w:hAnsi="Times New Roman" w:cs="Times New Roman"/>
          <w:b/>
          <w:color w:val="auto"/>
          <w:sz w:val="26"/>
          <w:szCs w:val="26"/>
        </w:rPr>
        <w:t>cấp độ</w:t>
      </w:r>
      <w:r w:rsidRPr="00C307BC">
        <w:rPr>
          <w:rFonts w:ascii="Times New Roman" w:eastAsia="Times New Roman" w:hAnsi="Times New Roman" w:cs="Times New Roman"/>
          <w:b/>
          <w:color w:val="auto"/>
          <w:sz w:val="26"/>
          <w:szCs w:val="26"/>
        </w:rPr>
        <w:t xml:space="preserve"> kiểm thử</w:t>
      </w:r>
      <w:bookmarkEnd w:id="805"/>
    </w:p>
    <w:p w14:paraId="4C7C9E8F" w14:textId="2F22E96C" w:rsidR="000D26B2" w:rsidRPr="00C307BC" w:rsidRDefault="0078170B"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Quá trình kiểm thử được chia thành nhiều cấp độ như thể hiện trong</w:t>
      </w:r>
      <w:r w:rsidR="005C3F41" w:rsidRPr="00C307BC">
        <w:rPr>
          <w:rFonts w:ascii="Times New Roman" w:eastAsia="Times New Roman" w:hAnsi="Times New Roman" w:cs="Times New Roman"/>
          <w:sz w:val="26"/>
          <w:szCs w:val="26"/>
        </w:rPr>
        <w:t xml:space="preserve"> </w:t>
      </w:r>
      <w:r w:rsidR="005C3F41" w:rsidRPr="00C307BC">
        <w:rPr>
          <w:rFonts w:ascii="Times New Roman" w:eastAsia="Times New Roman" w:hAnsi="Times New Roman" w:cs="Times New Roman"/>
          <w:sz w:val="26"/>
          <w:szCs w:val="26"/>
        </w:rPr>
        <w:fldChar w:fldCharType="begin"/>
      </w:r>
      <w:r w:rsidR="005C3F41" w:rsidRPr="00C307BC">
        <w:rPr>
          <w:rFonts w:ascii="Times New Roman" w:eastAsia="Times New Roman" w:hAnsi="Times New Roman" w:cs="Times New Roman"/>
          <w:sz w:val="26"/>
          <w:szCs w:val="26"/>
        </w:rPr>
        <w:instrText xml:space="preserve"> REF _Ref512029124 \h  \* MERGEFORMAT </w:instrText>
      </w:r>
      <w:r w:rsidR="005C3F41" w:rsidRPr="00C307BC">
        <w:rPr>
          <w:rFonts w:ascii="Times New Roman" w:eastAsia="Times New Roman" w:hAnsi="Times New Roman" w:cs="Times New Roman"/>
          <w:sz w:val="26"/>
          <w:szCs w:val="26"/>
        </w:rPr>
      </w:r>
      <w:r w:rsidR="005C3F41" w:rsidRPr="00C307BC">
        <w:rPr>
          <w:rFonts w:ascii="Times New Roman" w:eastAsia="Times New Roman" w:hAnsi="Times New Roman" w:cs="Times New Roman"/>
          <w:sz w:val="26"/>
          <w:szCs w:val="26"/>
        </w:rPr>
        <w:fldChar w:fldCharType="separate"/>
      </w:r>
      <w:r w:rsidR="009C452F" w:rsidRPr="009C452F">
        <w:rPr>
          <w:rFonts w:ascii="Times New Roman" w:hAnsi="Times New Roman" w:cs="Times New Roman"/>
          <w:color w:val="auto"/>
          <w:sz w:val="26"/>
          <w:szCs w:val="26"/>
        </w:rPr>
        <w:t xml:space="preserve">Hình </w:t>
      </w:r>
      <w:r w:rsidR="009C452F" w:rsidRPr="009C452F">
        <w:rPr>
          <w:rFonts w:ascii="Times New Roman" w:hAnsi="Times New Roman" w:cs="Times New Roman"/>
          <w:noProof/>
          <w:color w:val="auto"/>
          <w:sz w:val="26"/>
          <w:szCs w:val="26"/>
        </w:rPr>
        <w:t>1.11</w:t>
      </w:r>
      <w:r w:rsidR="005C3F41" w:rsidRPr="00C307BC">
        <w:rPr>
          <w:rFonts w:ascii="Times New Roman" w:eastAsia="Times New Roman" w:hAnsi="Times New Roman" w:cs="Times New Roman"/>
          <w:sz w:val="26"/>
          <w:szCs w:val="26"/>
        </w:rPr>
        <w:fldChar w:fldCharType="end"/>
      </w:r>
      <w:ins w:id="806" w:author="Nguyen Toan" w:date="2018-05-06T20:17:00Z">
        <w:r w:rsidR="00671FA5" w:rsidRPr="00C307BC">
          <w:rPr>
            <w:rFonts w:ascii="Times New Roman" w:eastAsia="Times New Roman" w:hAnsi="Times New Roman" w:cs="Times New Roman"/>
            <w:sz w:val="26"/>
            <w:szCs w:val="26"/>
          </w:rPr>
          <w:t>.</w:t>
        </w:r>
      </w:ins>
    </w:p>
    <w:p w14:paraId="63DBBD42" w14:textId="786F01EF" w:rsidR="000D26B2" w:rsidRPr="00C307BC" w:rsidRDefault="007C6B05" w:rsidP="00D54437">
      <w:pPr>
        <w:keepNext/>
        <w:jc w:val="center"/>
        <w:rPr>
          <w:rFonts w:ascii="Times New Roman" w:hAnsi="Times New Roman" w:cs="Times New Roman"/>
          <w:sz w:val="26"/>
          <w:szCs w:val="26"/>
        </w:rPr>
      </w:pPr>
      <w:r w:rsidRPr="00C307BC">
        <w:rPr>
          <w:rFonts w:ascii="Times New Roman" w:hAnsi="Times New Roman" w:cs="Times New Roman"/>
          <w:noProof/>
          <w:sz w:val="26"/>
          <w:szCs w:val="26"/>
          <w:lang w:val="en-US"/>
        </w:rPr>
        <w:lastRenderedPageBreak/>
        <w:drawing>
          <wp:anchor distT="0" distB="0" distL="114300" distR="114300" simplePos="0" relativeHeight="251683328" behindDoc="0" locked="0" layoutInCell="1" allowOverlap="1" wp14:anchorId="59F2D81B" wp14:editId="55E964A4">
            <wp:simplePos x="0" y="0"/>
            <wp:positionH relativeFrom="column">
              <wp:posOffset>1006475</wp:posOffset>
            </wp:positionH>
            <wp:positionV relativeFrom="paragraph">
              <wp:posOffset>175895</wp:posOffset>
            </wp:positionV>
            <wp:extent cx="4216400" cy="27844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6400" cy="2784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B28A9E" w14:textId="6911D5E6" w:rsidR="000D26B2" w:rsidRPr="00C307BC" w:rsidRDefault="000D26B2" w:rsidP="0078170B">
      <w:pPr>
        <w:pStyle w:val="Caption"/>
        <w:jc w:val="center"/>
        <w:rPr>
          <w:rFonts w:ascii="Times New Roman" w:hAnsi="Times New Roman" w:cs="Times New Roman"/>
          <w:i w:val="0"/>
          <w:color w:val="auto"/>
          <w:sz w:val="26"/>
          <w:szCs w:val="26"/>
        </w:rPr>
      </w:pPr>
      <w:bookmarkStart w:id="807" w:name="_Ref512029124"/>
      <w:bookmarkStart w:id="808" w:name="_Ref512029099"/>
      <w:bookmarkStart w:id="809" w:name="_Toc514157749"/>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1</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11</w:t>
      </w:r>
      <w:r w:rsidR="007B1CDB" w:rsidRPr="00C307BC">
        <w:rPr>
          <w:rFonts w:ascii="Times New Roman" w:hAnsi="Times New Roman" w:cs="Times New Roman"/>
          <w:i w:val="0"/>
          <w:color w:val="auto"/>
          <w:sz w:val="26"/>
          <w:szCs w:val="26"/>
        </w:rPr>
        <w:fldChar w:fldCharType="end"/>
      </w:r>
      <w:ins w:id="810" w:author="Nguyen Toan" w:date="2018-05-14T18:03:00Z">
        <w:del w:id="811"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812"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1</w:delText>
        </w:r>
      </w:del>
      <w:ins w:id="813" w:author="Nguyen Toan" w:date="2018-05-14T18:03:00Z">
        <w:del w:id="814"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815"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816" w:author="Nguyen Toan" w:date="2018-05-14T23:17:00Z">
        <w:del w:id="817" w:author="Đinh Thị Loan - ITC" w:date="2018-05-15T14:06:00Z">
          <w:r w:rsidR="00620576" w:rsidRPr="00C307BC" w:rsidDel="006A746E">
            <w:rPr>
              <w:rFonts w:ascii="Times New Roman" w:hAnsi="Times New Roman" w:cs="Times New Roman"/>
              <w:i w:val="0"/>
              <w:noProof/>
              <w:color w:val="auto"/>
              <w:sz w:val="26"/>
              <w:szCs w:val="26"/>
            </w:rPr>
            <w:delText>11</w:delText>
          </w:r>
        </w:del>
      </w:ins>
      <w:ins w:id="818" w:author="Nguyen Toan" w:date="2018-05-14T18:03:00Z">
        <w:del w:id="819" w:author="Đinh Thị Loan - ITC" w:date="2018-05-15T14:06:00Z">
          <w:r w:rsidR="0052504F" w:rsidRPr="00C307BC" w:rsidDel="006A746E">
            <w:rPr>
              <w:rFonts w:ascii="Times New Roman" w:hAnsi="Times New Roman" w:cs="Times New Roman"/>
              <w:i w:val="0"/>
              <w:color w:val="auto"/>
              <w:sz w:val="26"/>
              <w:szCs w:val="26"/>
            </w:rPr>
            <w:fldChar w:fldCharType="end"/>
          </w:r>
        </w:del>
      </w:ins>
      <w:del w:id="820" w:author="Nguyen Toan" w:date="2018-05-05T22:22:00Z">
        <w:r w:rsidR="00185199" w:rsidRPr="00C307BC" w:rsidDel="00BE0028">
          <w:rPr>
            <w:rFonts w:ascii="Times New Roman" w:hAnsi="Times New Roman" w:cs="Times New Roman"/>
            <w:i w:val="0"/>
            <w:color w:val="auto"/>
            <w:sz w:val="26"/>
            <w:szCs w:val="26"/>
          </w:rPr>
          <w:fldChar w:fldCharType="begin"/>
        </w:r>
        <w:r w:rsidR="00185199" w:rsidRPr="00C307BC" w:rsidDel="00BE0028">
          <w:rPr>
            <w:rFonts w:ascii="Times New Roman" w:hAnsi="Times New Roman" w:cs="Times New Roman"/>
            <w:i w:val="0"/>
            <w:color w:val="auto"/>
            <w:sz w:val="26"/>
            <w:szCs w:val="26"/>
          </w:rPr>
          <w:delInstrText xml:space="preserve"> STYLEREF 1 \s </w:delInstrText>
        </w:r>
        <w:r w:rsidR="00185199"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1</w:delText>
        </w:r>
        <w:r w:rsidR="00185199" w:rsidRPr="00C307BC" w:rsidDel="00BE0028">
          <w:rPr>
            <w:rFonts w:ascii="Times New Roman" w:hAnsi="Times New Roman" w:cs="Times New Roman"/>
            <w:i w:val="0"/>
            <w:color w:val="auto"/>
            <w:sz w:val="26"/>
            <w:szCs w:val="26"/>
          </w:rPr>
          <w:fldChar w:fldCharType="end"/>
        </w:r>
        <w:r w:rsidR="00185199" w:rsidRPr="00C307BC" w:rsidDel="00BE0028">
          <w:rPr>
            <w:rFonts w:ascii="Times New Roman" w:hAnsi="Times New Roman" w:cs="Times New Roman"/>
            <w:i w:val="0"/>
            <w:color w:val="auto"/>
            <w:sz w:val="26"/>
            <w:szCs w:val="26"/>
          </w:rPr>
          <w:delText>.</w:delText>
        </w:r>
        <w:r w:rsidR="00185199" w:rsidRPr="00C307BC" w:rsidDel="00BE0028">
          <w:rPr>
            <w:rFonts w:ascii="Times New Roman" w:hAnsi="Times New Roman" w:cs="Times New Roman"/>
            <w:i w:val="0"/>
            <w:color w:val="auto"/>
            <w:sz w:val="26"/>
            <w:szCs w:val="26"/>
          </w:rPr>
          <w:fldChar w:fldCharType="begin"/>
        </w:r>
        <w:r w:rsidR="00185199" w:rsidRPr="00C307BC" w:rsidDel="00BE0028">
          <w:rPr>
            <w:rFonts w:ascii="Times New Roman" w:hAnsi="Times New Roman" w:cs="Times New Roman"/>
            <w:i w:val="0"/>
            <w:color w:val="auto"/>
            <w:sz w:val="26"/>
            <w:szCs w:val="26"/>
          </w:rPr>
          <w:delInstrText xml:space="preserve"> SEQ Hình \* ARABIC \s 1 </w:delInstrText>
        </w:r>
        <w:r w:rsidR="00185199"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11</w:delText>
        </w:r>
        <w:r w:rsidR="00185199" w:rsidRPr="00C307BC" w:rsidDel="00BE0028">
          <w:rPr>
            <w:rFonts w:ascii="Times New Roman" w:hAnsi="Times New Roman" w:cs="Times New Roman"/>
            <w:i w:val="0"/>
            <w:color w:val="auto"/>
            <w:sz w:val="26"/>
            <w:szCs w:val="26"/>
          </w:rPr>
          <w:fldChar w:fldCharType="end"/>
        </w:r>
      </w:del>
      <w:bookmarkEnd w:id="807"/>
      <w:r w:rsidRPr="00C307BC">
        <w:rPr>
          <w:rFonts w:ascii="Times New Roman" w:hAnsi="Times New Roman" w:cs="Times New Roman"/>
          <w:i w:val="0"/>
          <w:color w:val="auto"/>
          <w:sz w:val="26"/>
          <w:szCs w:val="26"/>
        </w:rPr>
        <w:t>: Sơ đồ các cấp độ kiểm thử</w:t>
      </w:r>
      <w:bookmarkEnd w:id="808"/>
      <w:bookmarkEnd w:id="809"/>
    </w:p>
    <w:p w14:paraId="3B7A24DC" w14:textId="77777777" w:rsidR="00E41E87" w:rsidRPr="00C307BC" w:rsidRDefault="00E950C7" w:rsidP="00966627">
      <w:pPr>
        <w:pStyle w:val="ListParagraph"/>
        <w:numPr>
          <w:ilvl w:val="4"/>
          <w:numId w:val="12"/>
        </w:numPr>
        <w:spacing w:before="240" w:after="120"/>
        <w:ind w:left="1134" w:hanging="1134"/>
        <w:contextualSpacing w:val="0"/>
        <w:outlineLvl w:val="3"/>
        <w:rPr>
          <w:rFonts w:ascii="Times New Roman" w:hAnsi="Times New Roman" w:cs="Times New Roman"/>
          <w:b/>
          <w:sz w:val="26"/>
          <w:szCs w:val="26"/>
        </w:rPr>
      </w:pPr>
      <w:r w:rsidRPr="00C307BC">
        <w:rPr>
          <w:rFonts w:ascii="Times New Roman" w:hAnsi="Times New Roman" w:cs="Times New Roman"/>
          <w:b/>
          <w:sz w:val="26"/>
          <w:szCs w:val="26"/>
        </w:rPr>
        <w:t>Kiểm thử đơn vị</w:t>
      </w:r>
      <w:r w:rsidR="00AE2934" w:rsidRPr="00C307BC">
        <w:rPr>
          <w:rFonts w:ascii="Times New Roman" w:hAnsi="Times New Roman" w:cs="Times New Roman"/>
          <w:b/>
          <w:sz w:val="26"/>
          <w:szCs w:val="26"/>
        </w:rPr>
        <w:t xml:space="preserve"> </w:t>
      </w:r>
    </w:p>
    <w:p w14:paraId="3BCA5DF0" w14:textId="0066BD03" w:rsidR="00ED2F6A" w:rsidRPr="00C307BC" w:rsidRDefault="00E41E87"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Kiểm thử đơn vị</w:t>
      </w:r>
      <w:r w:rsidR="00AE2934" w:rsidRPr="00C307BC">
        <w:rPr>
          <w:rFonts w:ascii="Times New Roman" w:eastAsia="Times New Roman" w:hAnsi="Times New Roman" w:cs="Times New Roman"/>
          <w:sz w:val="26"/>
          <w:szCs w:val="26"/>
        </w:rPr>
        <w:t>- Unit Test</w:t>
      </w:r>
      <w:r w:rsidR="0033203F" w:rsidRPr="00C307BC">
        <w:rPr>
          <w:rFonts w:ascii="Times New Roman" w:eastAsia="Times New Roman" w:hAnsi="Times New Roman" w:cs="Times New Roman"/>
          <w:sz w:val="26"/>
          <w:szCs w:val="26"/>
        </w:rPr>
        <w:t xml:space="preserve"> là</w:t>
      </w:r>
      <w:r w:rsidR="007918EF" w:rsidRPr="00C307BC">
        <w:rPr>
          <w:rFonts w:ascii="Times New Roman" w:eastAsia="Times New Roman" w:hAnsi="Times New Roman" w:cs="Times New Roman"/>
          <w:sz w:val="26"/>
          <w:szCs w:val="26"/>
        </w:rPr>
        <w:t xml:space="preserve"> việc kiểm thử từng thành phần cụ thể của chương trình, do lập trình viên thực hiện</w:t>
      </w:r>
      <w:r w:rsidR="002164BB" w:rsidRPr="00C307BC">
        <w:rPr>
          <w:rFonts w:ascii="Times New Roman" w:eastAsia="Times New Roman" w:hAnsi="Times New Roman" w:cs="Times New Roman"/>
          <w:sz w:val="26"/>
          <w:szCs w:val="26"/>
        </w:rPr>
        <w:t xml:space="preserve">. Một đơn vị có thể là một phương thức, thủ tục hay một lớp của chương trình, các thành phần này có kích </w:t>
      </w:r>
      <w:r w:rsidR="00B833E1" w:rsidRPr="00C307BC">
        <w:rPr>
          <w:rFonts w:ascii="Times New Roman" w:eastAsia="Times New Roman" w:hAnsi="Times New Roman" w:cs="Times New Roman"/>
          <w:sz w:val="26"/>
          <w:szCs w:val="26"/>
        </w:rPr>
        <w:t>thước nhỏ và hoạt động đơn giản</w:t>
      </w:r>
      <w:r w:rsidR="00372B3E" w:rsidRPr="00C307BC">
        <w:rPr>
          <w:rFonts w:ascii="Times New Roman" w:eastAsia="Times New Roman" w:hAnsi="Times New Roman" w:cs="Times New Roman"/>
          <w:sz w:val="26"/>
          <w:szCs w:val="26"/>
        </w:rPr>
        <w:t>.</w:t>
      </w:r>
      <w:r w:rsidR="009A55AA" w:rsidRPr="00C307BC">
        <w:rPr>
          <w:rFonts w:ascii="Times New Roman" w:eastAsia="Times New Roman" w:hAnsi="Times New Roman" w:cs="Times New Roman"/>
          <w:sz w:val="26"/>
          <w:szCs w:val="26"/>
        </w:rPr>
        <w:t xml:space="preserve"> Do đó, k</w:t>
      </w:r>
      <w:r w:rsidR="00B833E1" w:rsidRPr="00C307BC">
        <w:rPr>
          <w:rFonts w:ascii="Times New Roman" w:eastAsia="Times New Roman" w:hAnsi="Times New Roman" w:cs="Times New Roman"/>
          <w:sz w:val="26"/>
          <w:szCs w:val="26"/>
        </w:rPr>
        <w:t xml:space="preserve">iểm thử đơn vị </w:t>
      </w:r>
      <w:r w:rsidR="001C4BEC" w:rsidRPr="00C307BC">
        <w:rPr>
          <w:rFonts w:ascii="Times New Roman" w:eastAsia="Times New Roman" w:hAnsi="Times New Roman" w:cs="Times New Roman"/>
          <w:sz w:val="26"/>
          <w:szCs w:val="26"/>
        </w:rPr>
        <w:t>không có gì phức tạp, kết quả lỗi xảy ra dễ dàng khắc phục được</w:t>
      </w:r>
      <w:r w:rsidR="00F606B8" w:rsidRPr="00C307BC">
        <w:rPr>
          <w:rFonts w:ascii="Times New Roman" w:eastAsia="Times New Roman" w:hAnsi="Times New Roman" w:cs="Times New Roman"/>
          <w:sz w:val="26"/>
          <w:szCs w:val="26"/>
        </w:rPr>
        <w:t>.</w:t>
      </w:r>
    </w:p>
    <w:p w14:paraId="562DF0C2" w14:textId="746BC26E" w:rsidR="00E41E87" w:rsidRPr="00C307BC" w:rsidRDefault="000C71AA"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Kiểm thử đơn vị thường do lập trình viên </w:t>
      </w:r>
      <w:r w:rsidR="00D00F81" w:rsidRPr="00C307BC">
        <w:rPr>
          <w:rFonts w:ascii="Times New Roman" w:eastAsia="Times New Roman" w:hAnsi="Times New Roman" w:cs="Times New Roman"/>
          <w:sz w:val="26"/>
          <w:szCs w:val="26"/>
        </w:rPr>
        <w:t>thực hiện. Công đoạn này làm càng sớm càng tốt trong quá trình viết mã nguồn và xuyên suốt trong quá trình phát triển phần mềm.</w:t>
      </w:r>
      <w:r w:rsidR="00AE2934" w:rsidRPr="00C307BC">
        <w:rPr>
          <w:rFonts w:ascii="Times New Roman" w:eastAsia="Times New Roman" w:hAnsi="Times New Roman" w:cs="Times New Roman"/>
          <w:sz w:val="26"/>
          <w:szCs w:val="26"/>
        </w:rPr>
        <w:t xml:space="preserve"> Thông thường, kiểm thử đơn vị thường yêu cầu </w:t>
      </w:r>
      <w:r w:rsidR="00700835" w:rsidRPr="00C307BC">
        <w:rPr>
          <w:rFonts w:ascii="Times New Roman" w:eastAsia="Times New Roman" w:hAnsi="Times New Roman" w:cs="Times New Roman"/>
          <w:sz w:val="26"/>
          <w:szCs w:val="26"/>
        </w:rPr>
        <w:t>kiểm thử viên có kiến thức về thiết kế và mã nguồn của chương trình.</w:t>
      </w:r>
      <w:r w:rsidR="00B163FA" w:rsidRPr="00C307BC">
        <w:rPr>
          <w:rFonts w:ascii="Times New Roman" w:eastAsia="Times New Roman" w:hAnsi="Times New Roman" w:cs="Times New Roman"/>
          <w:sz w:val="26"/>
          <w:szCs w:val="26"/>
        </w:rPr>
        <w:t xml:space="preserve"> Mục đích của kiểm thử đơn vị là đảm bảo thông tin được xử lý và trả về từ thành phần con là chính xác, trong mối tương quan với dữ li</w:t>
      </w:r>
      <w:r w:rsidR="0043588A" w:rsidRPr="00C307BC">
        <w:rPr>
          <w:rFonts w:ascii="Times New Roman" w:eastAsia="Times New Roman" w:hAnsi="Times New Roman" w:cs="Times New Roman"/>
          <w:sz w:val="26"/>
          <w:szCs w:val="26"/>
        </w:rPr>
        <w:t>ệu nhập và chức năng của đơn vị đó.</w:t>
      </w:r>
    </w:p>
    <w:p w14:paraId="10CC584E" w14:textId="28DD6E93" w:rsidR="00E950C7" w:rsidRPr="00C307BC" w:rsidRDefault="00E950C7" w:rsidP="00966627">
      <w:pPr>
        <w:pStyle w:val="ListParagraph"/>
        <w:numPr>
          <w:ilvl w:val="4"/>
          <w:numId w:val="12"/>
        </w:numPr>
        <w:spacing w:before="240" w:after="120"/>
        <w:ind w:left="1134" w:hanging="1134"/>
        <w:contextualSpacing w:val="0"/>
        <w:outlineLvl w:val="3"/>
        <w:rPr>
          <w:rFonts w:ascii="Times New Roman" w:hAnsi="Times New Roman" w:cs="Times New Roman"/>
          <w:b/>
          <w:sz w:val="26"/>
          <w:szCs w:val="26"/>
        </w:rPr>
      </w:pPr>
      <w:r w:rsidRPr="00C307BC">
        <w:rPr>
          <w:rFonts w:ascii="Times New Roman" w:hAnsi="Times New Roman" w:cs="Times New Roman"/>
          <w:b/>
          <w:sz w:val="26"/>
          <w:szCs w:val="26"/>
        </w:rPr>
        <w:t>Kiểm thử tích hợp</w:t>
      </w:r>
    </w:p>
    <w:p w14:paraId="07AC9EB2" w14:textId="27F3DA17" w:rsidR="00CE213A" w:rsidRPr="00C307BC" w:rsidRDefault="00B17D12"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Kiểm t</w:t>
      </w:r>
      <w:r w:rsidR="0093650A" w:rsidRPr="00C307BC">
        <w:rPr>
          <w:rFonts w:ascii="Times New Roman" w:eastAsia="Times New Roman" w:hAnsi="Times New Roman" w:cs="Times New Roman"/>
          <w:sz w:val="26"/>
          <w:szCs w:val="26"/>
        </w:rPr>
        <w:t>hử tích hợp- Intergration Test kết hợp các thành phần của một ứng dụng và kiểm thử</w:t>
      </w:r>
      <w:r w:rsidR="00B45909" w:rsidRPr="00C307BC">
        <w:rPr>
          <w:rFonts w:ascii="Times New Roman" w:eastAsia="Times New Roman" w:hAnsi="Times New Roman" w:cs="Times New Roman"/>
          <w:sz w:val="26"/>
          <w:szCs w:val="26"/>
        </w:rPr>
        <w:t xml:space="preserve"> như một ứng dụng đã hoàn thành. Trong khi kiểm thử đơn vị kiểm tra các thành phần và đơn vị riêng lẻ thì kiểm thử tích hợp kết hợp chúng lại với nhau và kiểm tra chức năng giao tiếp giữa chúng.</w:t>
      </w:r>
    </w:p>
    <w:p w14:paraId="5102732E" w14:textId="0E0006D0" w:rsidR="00CE213A" w:rsidRPr="00C307BC" w:rsidRDefault="00CE213A"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Mục tiêu chính của kiểm thử tích hợp là phát hiện lõi giao tiếp xảy </w:t>
      </w:r>
      <w:r w:rsidR="00F200F9" w:rsidRPr="00C307BC">
        <w:rPr>
          <w:rFonts w:ascii="Times New Roman" w:eastAsia="Times New Roman" w:hAnsi="Times New Roman" w:cs="Times New Roman"/>
          <w:sz w:val="26"/>
          <w:szCs w:val="26"/>
        </w:rPr>
        <w:t xml:space="preserve">ra </w:t>
      </w:r>
      <w:r w:rsidR="00E62F98" w:rsidRPr="00C307BC">
        <w:rPr>
          <w:rFonts w:ascii="Times New Roman" w:eastAsia="Times New Roman" w:hAnsi="Times New Roman" w:cs="Times New Roman"/>
          <w:sz w:val="26"/>
          <w:szCs w:val="26"/>
        </w:rPr>
        <w:t>giữa các thành phần, đơn vị. Hơn nữa</w:t>
      </w:r>
      <w:r w:rsidR="00F200F9" w:rsidRPr="00C307BC">
        <w:rPr>
          <w:rFonts w:ascii="Times New Roman" w:eastAsia="Times New Roman" w:hAnsi="Times New Roman" w:cs="Times New Roman"/>
          <w:sz w:val="26"/>
          <w:szCs w:val="26"/>
        </w:rPr>
        <w:t xml:space="preserve">, kiểm thử tích hợp thực hiện </w:t>
      </w:r>
      <w:r w:rsidR="000D5050" w:rsidRPr="00C307BC">
        <w:rPr>
          <w:rFonts w:ascii="Times New Roman" w:eastAsia="Times New Roman" w:hAnsi="Times New Roman" w:cs="Times New Roman"/>
          <w:sz w:val="26"/>
          <w:szCs w:val="26"/>
        </w:rPr>
        <w:t xml:space="preserve">tích hợp các đơn vị đơn </w:t>
      </w:r>
      <w:r w:rsidR="00F200F9" w:rsidRPr="00C307BC">
        <w:rPr>
          <w:rFonts w:ascii="Times New Roman" w:eastAsia="Times New Roman" w:hAnsi="Times New Roman" w:cs="Times New Roman"/>
          <w:sz w:val="26"/>
          <w:szCs w:val="26"/>
        </w:rPr>
        <w:t xml:space="preserve">lẻ thành các hệ thống nhỏ và cuối cùng </w:t>
      </w:r>
      <w:r w:rsidR="00E62F98" w:rsidRPr="00C307BC">
        <w:rPr>
          <w:rFonts w:ascii="Times New Roman" w:eastAsia="Times New Roman" w:hAnsi="Times New Roman" w:cs="Times New Roman"/>
          <w:sz w:val="26"/>
          <w:szCs w:val="26"/>
        </w:rPr>
        <w:t>là nguyên hệ thống hoàn chỉnh cho việc kiểm thử ở mức hệ thống.</w:t>
      </w:r>
    </w:p>
    <w:p w14:paraId="0432E118" w14:textId="5FA5FE04" w:rsidR="00BF1078" w:rsidRPr="00C307BC" w:rsidRDefault="00BF1078"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Trong kiểm thử đơn vị, lập trình viên tìm lỗi liên quan đến chức năng và cấu trúc nội tại của từng đơn vị. Có một số phép kiểm thử đơn giản trên giao tiếp giữa đơn vị và các </w:t>
      </w:r>
      <w:r w:rsidRPr="00C307BC">
        <w:rPr>
          <w:rFonts w:ascii="Times New Roman" w:eastAsia="Times New Roman" w:hAnsi="Times New Roman" w:cs="Times New Roman"/>
          <w:sz w:val="26"/>
          <w:szCs w:val="26"/>
        </w:rPr>
        <w:lastRenderedPageBreak/>
        <w:t>thành phần liên quan khác, tuy nhiên mọi giao tiếp liên quan đến đơn vị chỉ thật sự được keier</w:t>
      </w:r>
      <w:r w:rsidR="00FE73A3" w:rsidRPr="00C307BC">
        <w:rPr>
          <w:rFonts w:ascii="Times New Roman" w:eastAsia="Times New Roman" w:hAnsi="Times New Roman" w:cs="Times New Roman"/>
          <w:sz w:val="26"/>
          <w:szCs w:val="26"/>
        </w:rPr>
        <w:t xml:space="preserve">m tra đầy đủ khi thực hiện liên kết </w:t>
      </w:r>
      <w:r w:rsidRPr="00C307BC">
        <w:rPr>
          <w:rFonts w:ascii="Times New Roman" w:eastAsia="Times New Roman" w:hAnsi="Times New Roman" w:cs="Times New Roman"/>
          <w:sz w:val="26"/>
          <w:szCs w:val="26"/>
        </w:rPr>
        <w:t>vào với nhau</w:t>
      </w:r>
      <w:r w:rsidR="00467152" w:rsidRPr="00C307BC">
        <w:rPr>
          <w:rFonts w:ascii="Times New Roman" w:eastAsia="Times New Roman" w:hAnsi="Times New Roman" w:cs="Times New Roman"/>
          <w:sz w:val="26"/>
          <w:szCs w:val="26"/>
        </w:rPr>
        <w:t xml:space="preserve"> trong quá trình kiểm thử tích hợp</w:t>
      </w:r>
      <w:r w:rsidR="00BA70A6" w:rsidRPr="00C307BC">
        <w:rPr>
          <w:rFonts w:ascii="Times New Roman" w:eastAsia="Times New Roman" w:hAnsi="Times New Roman" w:cs="Times New Roman"/>
          <w:sz w:val="26"/>
          <w:szCs w:val="26"/>
        </w:rPr>
        <w:t>.</w:t>
      </w:r>
    </w:p>
    <w:p w14:paraId="1DCCC0C8" w14:textId="6CB4B20E" w:rsidR="003A59BE" w:rsidRPr="00C307BC" w:rsidRDefault="003A59BE"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Thông thường, kiểm thử tích hợp được thực hiện trên các đơn vị đã được kiểm tra qua kiểm thử đơn vị.</w:t>
      </w:r>
      <w:r w:rsidR="00CE7339" w:rsidRPr="00C307BC">
        <w:rPr>
          <w:rFonts w:ascii="Times New Roman" w:eastAsia="Times New Roman" w:hAnsi="Times New Roman" w:cs="Times New Roman"/>
          <w:sz w:val="26"/>
          <w:szCs w:val="26"/>
        </w:rPr>
        <w:t xml:space="preserve"> Việc tích hợp giữa các đơn vị gây ra những tình huống hoàn toàn khác với hành vi của từng đơn vị khi hoạt động riêng lẻ. Một chiến lược cần quan tâm trong kiểm thử tích hợp đó là </w:t>
      </w:r>
      <w:r w:rsidR="00695F84" w:rsidRPr="00C307BC">
        <w:rPr>
          <w:rFonts w:ascii="Times New Roman" w:eastAsia="Times New Roman" w:hAnsi="Times New Roman" w:cs="Times New Roman"/>
          <w:sz w:val="26"/>
          <w:szCs w:val="26"/>
        </w:rPr>
        <w:t>nên tích hợp dần từng phần.</w:t>
      </w:r>
      <w:r w:rsidR="00320B29" w:rsidRPr="00C307BC">
        <w:rPr>
          <w:rFonts w:ascii="Times New Roman" w:eastAsia="Times New Roman" w:hAnsi="Times New Roman" w:cs="Times New Roman"/>
          <w:sz w:val="26"/>
          <w:szCs w:val="26"/>
        </w:rPr>
        <w:t xml:space="preserve"> Lúc này, ta cần kiểm thử giao tiếp của các đơn vị mới thêm vào hệ thống có các đơn vị đã tích hợp trước đó, điều này sẽ làm giảm số lượng các ca kiểm thử cần làm, giảm được sai sót trong quá trình kiểm thử.</w:t>
      </w:r>
    </w:p>
    <w:p w14:paraId="5476CD74" w14:textId="70124387" w:rsidR="00320B29" w:rsidRPr="00C307BC" w:rsidRDefault="00320B29">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Có 4 loại trong kiểm thử tích hợp</w:t>
      </w:r>
      <w:del w:id="821" w:author="Nguyen Toan" w:date="2018-05-06T21:24:00Z">
        <w:r w:rsidRPr="00C307BC" w:rsidDel="00190D36">
          <w:rPr>
            <w:rFonts w:ascii="Times New Roman" w:eastAsia="Times New Roman" w:hAnsi="Times New Roman" w:cs="Times New Roman"/>
            <w:sz w:val="26"/>
            <w:szCs w:val="26"/>
          </w:rPr>
          <w:delText>, bao gồm:</w:delText>
        </w:r>
      </w:del>
      <w:ins w:id="822" w:author="Nguyen Toan" w:date="2018-05-06T21:24:00Z">
        <w:r w:rsidR="00190D36" w:rsidRPr="00C307BC">
          <w:rPr>
            <w:rFonts w:ascii="Times New Roman" w:eastAsia="Times New Roman" w:hAnsi="Times New Roman" w:cs="Times New Roman"/>
            <w:sz w:val="26"/>
            <w:szCs w:val="26"/>
          </w:rPr>
          <w:t>. Kiểm thử cấu trúc (Structure test): tương tự như kiểm thử hộp trắng, kiểm thử cấu trúc đảm bảo các thành phần bên trong của một chương trình chạy đúng và chú trọng đến hoạt động của các thành phần cấu trúc nôi tại của chương trình như các câu lệnh, rẽ nhánh bên trong. Kiểm thử chức năng (Functional Test): tương tự như kiểm thử hộp đen,</w:t>
        </w:r>
      </w:ins>
      <w:ins w:id="823" w:author="Nguyen Toan" w:date="2018-05-06T21:25:00Z">
        <w:r w:rsidR="00190D36" w:rsidRPr="00C307BC">
          <w:rPr>
            <w:rFonts w:ascii="Times New Roman" w:eastAsia="Times New Roman" w:hAnsi="Times New Roman" w:cs="Times New Roman"/>
            <w:sz w:val="26"/>
            <w:szCs w:val="26"/>
          </w:rPr>
          <w:t xml:space="preserve"> </w:t>
        </w:r>
      </w:ins>
      <w:ins w:id="824" w:author="Nguyen Toan" w:date="2018-05-06T21:24:00Z">
        <w:r w:rsidR="00190D36" w:rsidRPr="00C307BC">
          <w:rPr>
            <w:rFonts w:ascii="Times New Roman" w:eastAsia="Times New Roman" w:hAnsi="Times New Roman" w:cs="Times New Roman"/>
            <w:sz w:val="26"/>
            <w:szCs w:val="26"/>
          </w:rPr>
          <w:t>kiểm thử chức năng chỉ chú trọng đến chức năng của chương trình, mà</w:t>
        </w:r>
      </w:ins>
      <w:ins w:id="825" w:author="Nguyen Toan" w:date="2018-05-06T21:25:00Z">
        <w:r w:rsidR="00190D36" w:rsidRPr="00C307BC">
          <w:rPr>
            <w:rFonts w:ascii="Times New Roman" w:eastAsia="Times New Roman" w:hAnsi="Times New Roman" w:cs="Times New Roman"/>
            <w:sz w:val="26"/>
            <w:szCs w:val="26"/>
          </w:rPr>
          <w:t xml:space="preserve"> </w:t>
        </w:r>
      </w:ins>
      <w:ins w:id="826" w:author="Nguyen Toan" w:date="2018-05-06T21:24:00Z">
        <w:r w:rsidR="00190D36" w:rsidRPr="00C307BC">
          <w:rPr>
            <w:rFonts w:ascii="Times New Roman" w:eastAsia="Times New Roman" w:hAnsi="Times New Roman" w:cs="Times New Roman"/>
            <w:sz w:val="26"/>
            <w:szCs w:val="26"/>
          </w:rPr>
          <w:t>không quan tâm đến hoạt động bên trong của ứng dụng, nó chỉ khảo sát</w:t>
        </w:r>
      </w:ins>
      <w:ins w:id="827" w:author="Nguyen Toan" w:date="2018-05-06T21:25:00Z">
        <w:r w:rsidR="00190D36" w:rsidRPr="00C307BC">
          <w:rPr>
            <w:rFonts w:ascii="Times New Roman" w:eastAsia="Times New Roman" w:hAnsi="Times New Roman" w:cs="Times New Roman"/>
            <w:sz w:val="26"/>
            <w:szCs w:val="26"/>
          </w:rPr>
          <w:t xml:space="preserve"> </w:t>
        </w:r>
      </w:ins>
      <w:ins w:id="828" w:author="Nguyen Toan" w:date="2018-05-06T21:24:00Z">
        <w:r w:rsidR="00190D36" w:rsidRPr="00C307BC">
          <w:rPr>
            <w:rFonts w:ascii="Times New Roman" w:eastAsia="Times New Roman" w:hAnsi="Times New Roman" w:cs="Times New Roman"/>
            <w:sz w:val="26"/>
            <w:szCs w:val="26"/>
          </w:rPr>
          <w:t>chức năng của chương trình theo yêu cầu kỹ thuật</w:t>
        </w:r>
      </w:ins>
      <w:ins w:id="829" w:author="Nguyen Toan" w:date="2018-05-06T21:25:00Z">
        <w:r w:rsidR="00190D36" w:rsidRPr="00C307BC">
          <w:rPr>
            <w:rFonts w:ascii="Times New Roman" w:eastAsia="Times New Roman" w:hAnsi="Times New Roman" w:cs="Times New Roman"/>
            <w:sz w:val="26"/>
            <w:szCs w:val="26"/>
          </w:rPr>
          <w:t>. Kiểm thử hiệu năng (Performance Test): là việc kiểm thử sự vận hành của hệ thống như tốc độ truyền, nhận và phản hồi thông điệp trong một điều kiện cho trước. Kiểm thử khả năng chịu tải (Stress Test): có chức năng kiểm tra độ chịu tải của hệ thống, tính ổn định trong một hoàn cảnh cho trước.</w:t>
        </w:r>
      </w:ins>
    </w:p>
    <w:p w14:paraId="6B1FB7E6" w14:textId="71A5709D" w:rsidR="00320B29" w:rsidRPr="00C307BC" w:rsidDel="00190D36" w:rsidRDefault="00042346" w:rsidP="00966627">
      <w:pPr>
        <w:pStyle w:val="ListParagraph"/>
        <w:numPr>
          <w:ilvl w:val="0"/>
          <w:numId w:val="36"/>
        </w:numPr>
        <w:spacing w:after="120"/>
        <w:jc w:val="both"/>
        <w:rPr>
          <w:del w:id="830" w:author="Nguyen Toan" w:date="2018-05-06T21:25:00Z"/>
          <w:rFonts w:ascii="Times New Roman" w:eastAsia="Times New Roman" w:hAnsi="Times New Roman" w:cs="Times New Roman"/>
          <w:sz w:val="26"/>
          <w:szCs w:val="26"/>
        </w:rPr>
      </w:pPr>
      <w:del w:id="831" w:author="Nguyen Toan" w:date="2018-05-06T21:25:00Z">
        <w:r w:rsidRPr="00C307BC" w:rsidDel="00190D36">
          <w:rPr>
            <w:rFonts w:ascii="Times New Roman" w:eastAsia="Times New Roman" w:hAnsi="Times New Roman" w:cs="Times New Roman"/>
            <w:sz w:val="26"/>
            <w:szCs w:val="26"/>
          </w:rPr>
          <w:delText xml:space="preserve">Ki 4 loại trong kiểm ructure test): tương tự như kiểm thử hộp trắng, kiểm thử cấu trúc đảm bảo </w:delText>
        </w:r>
        <w:r w:rsidR="00581821" w:rsidRPr="00C307BC" w:rsidDel="00190D36">
          <w:rPr>
            <w:rFonts w:ascii="Times New Roman" w:eastAsia="Times New Roman" w:hAnsi="Times New Roman" w:cs="Times New Roman"/>
            <w:sz w:val="26"/>
            <w:szCs w:val="26"/>
          </w:rPr>
          <w:delText>các thành phong kiểm ructure test): tương tự như kiểm thử hộp trắng, kiểm thử cấu trúc đảm bảo hợp trước đó, điều này sẽ làm giảm số lượ</w:delText>
        </w:r>
        <w:r w:rsidR="0025278C" w:rsidRPr="00C307BC" w:rsidDel="00190D36">
          <w:rPr>
            <w:rFonts w:ascii="Times New Roman" w:eastAsia="Times New Roman" w:hAnsi="Times New Roman" w:cs="Times New Roman"/>
            <w:sz w:val="26"/>
            <w:szCs w:val="26"/>
          </w:rPr>
          <w:delText xml:space="preserve">như các câu lng kiểm ructure test): </w:delText>
        </w:r>
      </w:del>
    </w:p>
    <w:p w14:paraId="75C91C68" w14:textId="46C3E12A" w:rsidR="0025278C" w:rsidRPr="00C307BC" w:rsidDel="00190D36" w:rsidRDefault="0025278C" w:rsidP="00966627">
      <w:pPr>
        <w:pStyle w:val="ListParagraph"/>
        <w:numPr>
          <w:ilvl w:val="0"/>
          <w:numId w:val="36"/>
        </w:numPr>
        <w:spacing w:after="120"/>
        <w:jc w:val="both"/>
        <w:rPr>
          <w:del w:id="832" w:author="Nguyen Toan" w:date="2018-05-06T21:25:00Z"/>
          <w:rFonts w:ascii="Times New Roman" w:eastAsia="Times New Roman" w:hAnsi="Times New Roman" w:cs="Times New Roman"/>
          <w:sz w:val="26"/>
          <w:szCs w:val="26"/>
        </w:rPr>
      </w:pPr>
      <w:del w:id="833" w:author="Nguyen Toan" w:date="2018-05-06T21:25:00Z">
        <w:r w:rsidRPr="00C307BC" w:rsidDel="00190D36">
          <w:rPr>
            <w:rFonts w:ascii="Times New Roman" w:eastAsia="Times New Roman" w:hAnsi="Times New Roman" w:cs="Times New Roman"/>
            <w:sz w:val="26"/>
            <w:szCs w:val="26"/>
          </w:rPr>
          <w:delText xml:space="preserve">Kiư các cchức năng (Functional Test): </w:delText>
        </w:r>
        <w:r w:rsidR="00AD3FC8" w:rsidRPr="00C307BC" w:rsidDel="00190D36">
          <w:rPr>
            <w:rFonts w:ascii="Times New Roman" w:eastAsia="Times New Roman" w:hAnsi="Times New Roman" w:cs="Times New Roman"/>
            <w:sz w:val="26"/>
            <w:szCs w:val="26"/>
          </w:rPr>
          <w:delText>tương t cchức năng (Functional Test): ơng tự như kiểm thử hộp trắng, kiểm thử cấu trúc đảm bảo hợp trước đó, điều này sẽ làm giảm số lượng các ca kiểm</w:delText>
        </w:r>
        <w:r w:rsidR="009168BB" w:rsidRPr="00C307BC" w:rsidDel="00190D36">
          <w:rPr>
            <w:rFonts w:ascii="Times New Roman" w:eastAsia="Times New Roman" w:hAnsi="Times New Roman" w:cs="Times New Roman"/>
            <w:sz w:val="26"/>
            <w:szCs w:val="26"/>
          </w:rPr>
          <w:delText>, nó ch cchức năng (Functional Test): ơng tự như kiểm thử hộp trắng</w:delText>
        </w:r>
      </w:del>
    </w:p>
    <w:p w14:paraId="18ACFE5C" w14:textId="71BDDEA8" w:rsidR="009168BB" w:rsidRPr="00C307BC" w:rsidDel="00190D36" w:rsidRDefault="009168BB" w:rsidP="00966627">
      <w:pPr>
        <w:pStyle w:val="ListParagraph"/>
        <w:numPr>
          <w:ilvl w:val="0"/>
          <w:numId w:val="36"/>
        </w:numPr>
        <w:spacing w:after="120"/>
        <w:jc w:val="both"/>
        <w:rPr>
          <w:del w:id="834" w:author="Nguyen Toan" w:date="2018-05-06T21:25:00Z"/>
          <w:rFonts w:ascii="Times New Roman" w:eastAsia="Times New Roman" w:hAnsi="Times New Roman" w:cs="Times New Roman"/>
          <w:sz w:val="26"/>
          <w:szCs w:val="26"/>
        </w:rPr>
      </w:pPr>
      <w:del w:id="835" w:author="Nguyen Toan" w:date="2018-05-06T21:25:00Z">
        <w:r w:rsidRPr="00C307BC" w:rsidDel="00190D36">
          <w:rPr>
            <w:rFonts w:ascii="Times New Roman" w:eastAsia="Times New Roman" w:hAnsi="Times New Roman" w:cs="Times New Roman"/>
            <w:sz w:val="26"/>
            <w:szCs w:val="26"/>
          </w:rPr>
          <w:delText>Kinó ch chiệu năng (Performance Test): là việc</w:delText>
        </w:r>
        <w:r w:rsidR="003530EA" w:rsidRPr="00C307BC" w:rsidDel="00190D36">
          <w:rPr>
            <w:rFonts w:ascii="Times New Roman" w:eastAsia="Times New Roman" w:hAnsi="Times New Roman" w:cs="Times New Roman"/>
            <w:sz w:val="26"/>
            <w:szCs w:val="26"/>
          </w:rPr>
          <w:delText xml:space="preserve"> kió ch chiệu năng (Performance </w:delText>
        </w:r>
        <w:r w:rsidRPr="00C307BC" w:rsidDel="00190D36">
          <w:rPr>
            <w:rFonts w:ascii="Times New Roman" w:eastAsia="Times New Roman" w:hAnsi="Times New Roman" w:cs="Times New Roman"/>
            <w:sz w:val="26"/>
            <w:szCs w:val="26"/>
          </w:rPr>
          <w:delText>ng</w:delText>
        </w:r>
        <w:r w:rsidR="009A73F9" w:rsidRPr="00C307BC" w:rsidDel="00190D36">
          <w:rPr>
            <w:rFonts w:ascii="Times New Roman" w:eastAsia="Times New Roman" w:hAnsi="Times New Roman" w:cs="Times New Roman"/>
            <w:sz w:val="26"/>
            <w:szCs w:val="26"/>
          </w:rPr>
          <w:delText xml:space="preserve"> như th chiệu năng (Performance Test): là việchư kiểm thử hộp trắng, kiểm thử </w:delText>
        </w:r>
      </w:del>
    </w:p>
    <w:p w14:paraId="69B75870" w14:textId="1511EDA3" w:rsidR="009168BB" w:rsidRPr="00C307BC" w:rsidDel="00190D36" w:rsidRDefault="009168BB" w:rsidP="00966627">
      <w:pPr>
        <w:pStyle w:val="ListParagraph"/>
        <w:numPr>
          <w:ilvl w:val="0"/>
          <w:numId w:val="36"/>
        </w:numPr>
        <w:spacing w:after="120"/>
        <w:jc w:val="both"/>
        <w:rPr>
          <w:del w:id="836" w:author="Nguyen Toan" w:date="2018-05-06T21:25:00Z"/>
          <w:rFonts w:ascii="Times New Roman" w:eastAsia="Times New Roman" w:hAnsi="Times New Roman" w:cs="Times New Roman"/>
          <w:sz w:val="26"/>
          <w:szCs w:val="26"/>
        </w:rPr>
      </w:pPr>
      <w:del w:id="837" w:author="Nguyen Toan" w:date="2018-05-06T21:25:00Z">
        <w:r w:rsidRPr="00C307BC" w:rsidDel="00190D36">
          <w:rPr>
            <w:rFonts w:ascii="Times New Roman" w:eastAsia="Times New Roman" w:hAnsi="Times New Roman" w:cs="Times New Roman"/>
            <w:sz w:val="26"/>
            <w:szCs w:val="26"/>
          </w:rPr>
          <w:delText>Kihư th chiệu năng (Performance Test): là việchư kiểm th</w:delText>
        </w:r>
        <w:r w:rsidR="00EC065D" w:rsidRPr="00C307BC" w:rsidDel="00190D36">
          <w:rPr>
            <w:rFonts w:ascii="Times New Roman" w:eastAsia="Times New Roman" w:hAnsi="Times New Roman" w:cs="Times New Roman"/>
            <w:sz w:val="26"/>
            <w:szCs w:val="26"/>
          </w:rPr>
          <w:delText>iihư th chiệu năng (Performance Test): là việchư kng một hoàn cảnh cho trước.</w:delText>
        </w:r>
      </w:del>
    </w:p>
    <w:p w14:paraId="455A00CC" w14:textId="414E2FD7" w:rsidR="00E950C7" w:rsidRPr="00C307BC" w:rsidRDefault="00E950C7" w:rsidP="00966627">
      <w:pPr>
        <w:pStyle w:val="ListParagraph"/>
        <w:numPr>
          <w:ilvl w:val="4"/>
          <w:numId w:val="12"/>
        </w:numPr>
        <w:spacing w:before="240" w:after="120"/>
        <w:ind w:left="1134" w:hanging="1134"/>
        <w:contextualSpacing w:val="0"/>
        <w:outlineLvl w:val="3"/>
        <w:rPr>
          <w:rFonts w:ascii="Times New Roman" w:hAnsi="Times New Roman" w:cs="Times New Roman"/>
          <w:b/>
          <w:sz w:val="26"/>
          <w:szCs w:val="26"/>
        </w:rPr>
      </w:pPr>
      <w:r w:rsidRPr="00C307BC">
        <w:rPr>
          <w:rFonts w:ascii="Times New Roman" w:hAnsi="Times New Roman" w:cs="Times New Roman"/>
          <w:b/>
          <w:sz w:val="26"/>
          <w:szCs w:val="26"/>
        </w:rPr>
        <w:t>Kiểm thử hệ thống</w:t>
      </w:r>
    </w:p>
    <w:p w14:paraId="5B568ECB" w14:textId="60F5302D" w:rsidR="00062D91" w:rsidRPr="00C307BC" w:rsidRDefault="00062D91"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Kiểm thử hệ thống – System Test </w:t>
      </w:r>
      <w:r w:rsidR="00905FD0" w:rsidRPr="00C307BC">
        <w:rPr>
          <w:rFonts w:ascii="Times New Roman" w:eastAsia="Times New Roman" w:hAnsi="Times New Roman" w:cs="Times New Roman"/>
          <w:sz w:val="26"/>
          <w:szCs w:val="26"/>
        </w:rPr>
        <w:t>là kiể</w:t>
      </w:r>
      <w:r w:rsidRPr="00C307BC">
        <w:rPr>
          <w:rFonts w:ascii="Times New Roman" w:eastAsia="Times New Roman" w:hAnsi="Times New Roman" w:cs="Times New Roman"/>
          <w:sz w:val="26"/>
          <w:szCs w:val="26"/>
        </w:rPr>
        <w:t>m thử thiết kế và toàn bộ hệ thống sau khi tích hợp có thỏa mãn yêu cầu người dùng đặt ra hay khong.</w:t>
      </w:r>
    </w:p>
    <w:p w14:paraId="790D41D9" w14:textId="602B6AE6" w:rsidR="00062D91" w:rsidRPr="00C307BC" w:rsidRDefault="00A16ACB"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Kiểm thử</w:t>
      </w:r>
      <w:r w:rsidR="00062D91" w:rsidRPr="00C307BC">
        <w:rPr>
          <w:rFonts w:ascii="Times New Roman" w:eastAsia="Times New Roman" w:hAnsi="Times New Roman" w:cs="Times New Roman"/>
          <w:sz w:val="26"/>
          <w:szCs w:val="26"/>
        </w:rPr>
        <w:t xml:space="preserve"> hệ thống bắt đầu sau khi đã tích hợp thành công các thành phần của hệ thống với nhau.</w:t>
      </w:r>
      <w:r w:rsidR="00AA61E5" w:rsidRPr="00C307BC">
        <w:rPr>
          <w:rFonts w:ascii="Times New Roman" w:eastAsia="Times New Roman" w:hAnsi="Times New Roman" w:cs="Times New Roman"/>
          <w:sz w:val="26"/>
          <w:szCs w:val="26"/>
        </w:rPr>
        <w:t xml:space="preserve"> Ở mức độ này, kiểm thử viên chú trọng vào việc đánh giá về hoạt động, thao tác, độ tin cậy và các yêu cầu khác liên quan đến chất lượng của toàn hệ thống như các yêu cầu phi chức năng.</w:t>
      </w:r>
    </w:p>
    <w:p w14:paraId="6F71BD36" w14:textId="09270E77" w:rsidR="00AA61E5" w:rsidRPr="00C307BC" w:rsidDel="0080368D" w:rsidRDefault="00A16ACB" w:rsidP="00966627">
      <w:pPr>
        <w:spacing w:after="120"/>
        <w:ind w:firstLine="567"/>
        <w:jc w:val="both"/>
        <w:rPr>
          <w:del w:id="838" w:author="Nguyen Toan" w:date="2018-05-07T21:45:00Z"/>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Với kiểm thử tích hợp chú trọng sự giao tiếp giữa các đơn vị, thành phần, còn kiểm thử hệ thống chú trọng các hành vi và lỗi trên toàn hệ thống.</w:t>
      </w:r>
      <w:r w:rsidR="00E237FB" w:rsidRPr="00C307BC">
        <w:rPr>
          <w:rFonts w:ascii="Times New Roman" w:eastAsia="Times New Roman" w:hAnsi="Times New Roman" w:cs="Times New Roman"/>
          <w:sz w:val="26"/>
          <w:szCs w:val="26"/>
        </w:rPr>
        <w:t xml:space="preserve"> Mức kiểm thử này thích hợp cho việc phát hiện lõi giao tiếp với các hệ thống hoặc ứng dụng của bên ngoài.</w:t>
      </w:r>
      <w:ins w:id="839" w:author="Nguyen Toan" w:date="2018-05-07T21:45:00Z">
        <w:r w:rsidR="00314B57" w:rsidRPr="00C307BC">
          <w:rPr>
            <w:rFonts w:ascii="Times New Roman" w:eastAsia="Times New Roman" w:hAnsi="Times New Roman" w:cs="Times New Roman"/>
            <w:sz w:val="26"/>
            <w:szCs w:val="26"/>
          </w:rPr>
          <w:t xml:space="preserve"> </w:t>
        </w:r>
      </w:ins>
    </w:p>
    <w:p w14:paraId="502AEB80" w14:textId="111ACB62" w:rsidR="006A553A" w:rsidRPr="00C307BC" w:rsidRDefault="006A553A" w:rsidP="00E7321A">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Việc kiểm thử hệ thống đòi hỏi nhiều thời gian, công sức, tính chính xác v</w:t>
      </w:r>
      <w:r w:rsidR="00E4534E" w:rsidRPr="00C307BC">
        <w:rPr>
          <w:rFonts w:ascii="Times New Roman" w:eastAsia="Times New Roman" w:hAnsi="Times New Roman" w:cs="Times New Roman"/>
          <w:sz w:val="26"/>
          <w:szCs w:val="26"/>
        </w:rPr>
        <w:t>à khách quan của người kiểm thử.</w:t>
      </w:r>
    </w:p>
    <w:p w14:paraId="358D8457" w14:textId="2F5A867F" w:rsidR="00E4534E" w:rsidRPr="00C307BC" w:rsidRDefault="00E4534E">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Kiểm thử hệ thống bao gồm</w:t>
      </w:r>
      <w:ins w:id="840" w:author="Nguyen Toan" w:date="2018-05-06T21:27:00Z">
        <w:r w:rsidR="0082774C" w:rsidRPr="00C307BC">
          <w:rPr>
            <w:rFonts w:ascii="Times New Roman" w:eastAsia="Times New Roman" w:hAnsi="Times New Roman" w:cs="Times New Roman"/>
            <w:sz w:val="26"/>
            <w:szCs w:val="26"/>
          </w:rPr>
          <w:t xml:space="preserve"> sáu loại. Kiểm </w:t>
        </w:r>
        <w:r w:rsidR="003C381C" w:rsidRPr="00C307BC">
          <w:rPr>
            <w:rFonts w:ascii="Times New Roman" w:eastAsia="Times New Roman" w:hAnsi="Times New Roman" w:cs="Times New Roman"/>
            <w:sz w:val="26"/>
            <w:szCs w:val="26"/>
          </w:rPr>
          <w:t>thử chức năng (Functional Test)</w:t>
        </w:r>
        <w:r w:rsidR="0082774C" w:rsidRPr="00C307BC">
          <w:rPr>
            <w:rFonts w:ascii="Times New Roman" w:eastAsia="Times New Roman" w:hAnsi="Times New Roman" w:cs="Times New Roman"/>
            <w:sz w:val="26"/>
            <w:szCs w:val="26"/>
          </w:rPr>
          <w:t xml:space="preserve"> đảm bảo các hành vi của hệ thống thỏa mãn đúng yêu cầu thiết kế</w:t>
        </w:r>
      </w:ins>
      <w:del w:id="841" w:author="Nguyen Toan" w:date="2018-05-06T21:27:00Z">
        <w:r w:rsidRPr="00C307BC" w:rsidDel="0082774C">
          <w:rPr>
            <w:rFonts w:ascii="Times New Roman" w:eastAsia="Times New Roman" w:hAnsi="Times New Roman" w:cs="Times New Roman"/>
            <w:sz w:val="26"/>
            <w:szCs w:val="26"/>
          </w:rPr>
          <w:delText>:</w:delText>
        </w:r>
      </w:del>
      <w:ins w:id="842" w:author="Nguyen Toan" w:date="2018-05-06T21:27:00Z">
        <w:r w:rsidR="0082774C" w:rsidRPr="00C307BC">
          <w:rPr>
            <w:rFonts w:ascii="Times New Roman" w:eastAsia="Times New Roman" w:hAnsi="Times New Roman" w:cs="Times New Roman"/>
            <w:sz w:val="26"/>
            <w:szCs w:val="26"/>
          </w:rPr>
          <w:t xml:space="preserve">. </w:t>
        </w:r>
      </w:ins>
      <w:ins w:id="843" w:author="Nguyen Toan" w:date="2018-05-06T21:28:00Z">
        <w:r w:rsidR="0082774C" w:rsidRPr="00C307BC">
          <w:rPr>
            <w:rFonts w:ascii="Times New Roman" w:eastAsia="Times New Roman" w:hAnsi="Times New Roman" w:cs="Times New Roman"/>
            <w:sz w:val="26"/>
            <w:szCs w:val="26"/>
          </w:rPr>
          <w:t>Kiểm t</w:t>
        </w:r>
        <w:r w:rsidR="001A7739" w:rsidRPr="00C307BC">
          <w:rPr>
            <w:rFonts w:ascii="Times New Roman" w:eastAsia="Times New Roman" w:hAnsi="Times New Roman" w:cs="Times New Roman"/>
            <w:sz w:val="26"/>
            <w:szCs w:val="26"/>
          </w:rPr>
          <w:t>hử hiệu năng (Performance Test)</w:t>
        </w:r>
        <w:r w:rsidR="0082774C" w:rsidRPr="00C307BC">
          <w:rPr>
            <w:rFonts w:ascii="Times New Roman" w:eastAsia="Times New Roman" w:hAnsi="Times New Roman" w:cs="Times New Roman"/>
            <w:sz w:val="26"/>
            <w:szCs w:val="26"/>
          </w:rPr>
          <w:t xml:space="preserve"> đảm bảo tối ưu việc phân bổ tài nguyên hệ thống nhằm đạt được các chỉ tiêu như thời gian xử lý, phản hồi,..</w:t>
        </w:r>
        <w:r w:rsidR="0082774C" w:rsidRPr="00C307BC">
          <w:rPr>
            <w:rFonts w:ascii="Times New Roman" w:hAnsi="Times New Roman" w:cs="Times New Roman"/>
            <w:sz w:val="26"/>
            <w:szCs w:val="26"/>
          </w:rPr>
          <w:t xml:space="preserve"> </w:t>
        </w:r>
        <w:r w:rsidR="0082774C" w:rsidRPr="00C307BC">
          <w:rPr>
            <w:rFonts w:ascii="Times New Roman" w:eastAsia="Times New Roman" w:hAnsi="Times New Roman" w:cs="Times New Roman"/>
            <w:sz w:val="26"/>
            <w:szCs w:val="26"/>
          </w:rPr>
          <w:t>Kiểm thử tải (Stress Test hoặc Load T</w:t>
        </w:r>
        <w:r w:rsidR="00D046C7" w:rsidRPr="00C307BC">
          <w:rPr>
            <w:rFonts w:ascii="Times New Roman" w:eastAsia="Times New Roman" w:hAnsi="Times New Roman" w:cs="Times New Roman"/>
            <w:sz w:val="26"/>
            <w:szCs w:val="26"/>
          </w:rPr>
          <w:t>est)</w:t>
        </w:r>
        <w:r w:rsidR="0082774C" w:rsidRPr="00C307BC">
          <w:rPr>
            <w:rFonts w:ascii="Times New Roman" w:eastAsia="Times New Roman" w:hAnsi="Times New Roman" w:cs="Times New Roman"/>
            <w:sz w:val="26"/>
            <w:szCs w:val="26"/>
          </w:rPr>
          <w:t xml:space="preserve"> đảm bảo hệ thống vận hành được trong điều kiện khắc nghiệt như lượng truy cập tăng cao, đường truyền kém…</w:t>
        </w:r>
      </w:ins>
      <w:ins w:id="844" w:author="Nguyen Toan" w:date="2018-05-07T23:06:00Z">
        <w:r w:rsidR="00294A61" w:rsidRPr="00C307BC">
          <w:rPr>
            <w:rFonts w:ascii="Times New Roman" w:eastAsia="Times New Roman" w:hAnsi="Times New Roman" w:cs="Times New Roman"/>
            <w:sz w:val="26"/>
            <w:szCs w:val="26"/>
          </w:rPr>
          <w:t xml:space="preserve"> </w:t>
        </w:r>
      </w:ins>
      <w:ins w:id="845" w:author="Nguyen Toan" w:date="2018-05-06T21:28:00Z">
        <w:r w:rsidR="0082774C" w:rsidRPr="00C307BC">
          <w:rPr>
            <w:rFonts w:ascii="Times New Roman" w:eastAsia="Times New Roman" w:hAnsi="Times New Roman" w:cs="Times New Roman"/>
            <w:sz w:val="26"/>
            <w:szCs w:val="26"/>
          </w:rPr>
          <w:t>Kiểm thử cấu hình (Configuraion Test)</w:t>
        </w:r>
      </w:ins>
      <w:ins w:id="846" w:author="Nguyen Toan" w:date="2018-05-06T21:29:00Z">
        <w:r w:rsidR="00E02555" w:rsidRPr="00C307BC">
          <w:rPr>
            <w:rFonts w:ascii="Times New Roman" w:eastAsia="Times New Roman" w:hAnsi="Times New Roman" w:cs="Times New Roman"/>
            <w:sz w:val="26"/>
            <w:szCs w:val="26"/>
          </w:rPr>
          <w:t xml:space="preserve"> kiểm thử </w:t>
        </w:r>
      </w:ins>
      <w:ins w:id="847" w:author="Nguyen Toan" w:date="2018-05-06T21:30:00Z">
        <w:r w:rsidR="003B13DF" w:rsidRPr="00C307BC">
          <w:rPr>
            <w:rFonts w:ascii="Times New Roman" w:eastAsia="Times New Roman" w:hAnsi="Times New Roman" w:cs="Times New Roman"/>
            <w:sz w:val="26"/>
            <w:szCs w:val="26"/>
          </w:rPr>
          <w:t xml:space="preserve">hệ thống với các </w:t>
        </w:r>
        <w:r w:rsidR="00E02555" w:rsidRPr="00C307BC">
          <w:rPr>
            <w:rFonts w:ascii="Times New Roman" w:eastAsia="Times New Roman" w:hAnsi="Times New Roman" w:cs="Times New Roman"/>
            <w:sz w:val="26"/>
            <w:szCs w:val="26"/>
          </w:rPr>
          <w:t xml:space="preserve">cấu hình </w:t>
        </w:r>
        <w:r w:rsidR="003B13DF" w:rsidRPr="00C307BC">
          <w:rPr>
            <w:rFonts w:ascii="Times New Roman" w:eastAsia="Times New Roman" w:hAnsi="Times New Roman" w:cs="Times New Roman"/>
            <w:sz w:val="26"/>
            <w:szCs w:val="26"/>
          </w:rPr>
          <w:t xml:space="preserve">ở các môi </w:t>
        </w:r>
        <w:r w:rsidR="003B13DF" w:rsidRPr="00C307BC">
          <w:rPr>
            <w:rFonts w:ascii="Times New Roman" w:eastAsia="Times New Roman" w:hAnsi="Times New Roman" w:cs="Times New Roman"/>
            <w:sz w:val="26"/>
            <w:szCs w:val="26"/>
          </w:rPr>
          <w:lastRenderedPageBreak/>
          <w:t>trường, thiết bị khác nhau</w:t>
        </w:r>
      </w:ins>
      <w:ins w:id="848" w:author="Nguyen Toan" w:date="2018-05-06T21:29:00Z">
        <w:r w:rsidR="0082774C" w:rsidRPr="00C307BC">
          <w:rPr>
            <w:rFonts w:ascii="Times New Roman" w:eastAsia="Times New Roman" w:hAnsi="Times New Roman" w:cs="Times New Roman"/>
            <w:sz w:val="26"/>
            <w:szCs w:val="26"/>
          </w:rPr>
          <w:t>. Kiểm thử bảo mật (Security Test) đảm bảo tính toàn vẹn, bảo mật của dữ liệu và của hệ thống. Kiểm thử khả năng phục hồi (Recovery Test) đảm bảo hệ thống có thể khôi phục lại trạng thái ổn định trước khi xảy ra mất mát tài nguyên, điều này đặc biệt quan trọng đối với các hệ thống tài chính – ngân hàng.</w:t>
        </w:r>
      </w:ins>
    </w:p>
    <w:p w14:paraId="42990DC2" w14:textId="38DEA992" w:rsidR="00E4534E" w:rsidRPr="00C307BC" w:rsidDel="0082774C" w:rsidRDefault="00E4534E" w:rsidP="00966627">
      <w:pPr>
        <w:pStyle w:val="ListParagraph"/>
        <w:numPr>
          <w:ilvl w:val="0"/>
          <w:numId w:val="37"/>
        </w:numPr>
        <w:spacing w:after="120"/>
        <w:jc w:val="both"/>
        <w:rPr>
          <w:del w:id="849" w:author="Nguyen Toan" w:date="2018-05-06T21:29:00Z"/>
          <w:rFonts w:ascii="Times New Roman" w:eastAsia="Times New Roman" w:hAnsi="Times New Roman" w:cs="Times New Roman"/>
          <w:sz w:val="26"/>
          <w:szCs w:val="26"/>
        </w:rPr>
      </w:pPr>
      <w:del w:id="850" w:author="Nguyen Toan" w:date="2018-05-06T21:29:00Z">
        <w:r w:rsidRPr="00C307BC" w:rsidDel="0082774C">
          <w:rPr>
            <w:rFonts w:ascii="Times New Roman" w:eastAsia="Times New Roman" w:hAnsi="Times New Roman" w:cs="Times New Roman"/>
            <w:sz w:val="26"/>
            <w:szCs w:val="26"/>
          </w:rPr>
          <w:delText xml:space="preserve">Kiểm thử hệ thống bao gồm:onal Test): đhống bao gồm:nh vi cst): đhống bao gồm:n đúng yêu cđhống bao gồKiđúng yêu cđhống bao gồm:mance Test): đống bao gồm:u </w:delText>
        </w:r>
        <w:r w:rsidR="00823DC3" w:rsidRPr="00C307BC" w:rsidDel="0082774C">
          <w:rPr>
            <w:rFonts w:ascii="Times New Roman" w:eastAsia="Times New Roman" w:hAnsi="Times New Roman" w:cs="Times New Roman"/>
            <w:sz w:val="26"/>
            <w:szCs w:val="26"/>
          </w:rPr>
          <w:delText>vince Test): đống guy</w:delText>
        </w:r>
        <w:r w:rsidR="00BA15AC" w:rsidRPr="00C307BC" w:rsidDel="0082774C">
          <w:rPr>
            <w:rFonts w:ascii="Times New Roman" w:eastAsia="Times New Roman" w:hAnsi="Times New Roman" w:cs="Times New Roman"/>
            <w:sz w:val="26"/>
            <w:szCs w:val="26"/>
          </w:rPr>
          <w:delText>ê</w:delText>
        </w:r>
        <w:r w:rsidR="00823DC3" w:rsidRPr="00C307BC" w:rsidDel="0082774C">
          <w:rPr>
            <w:rFonts w:ascii="Times New Roman" w:eastAsia="Times New Roman" w:hAnsi="Times New Roman" w:cs="Times New Roman"/>
            <w:sz w:val="26"/>
            <w:szCs w:val="26"/>
          </w:rPr>
          <w:delText xml:space="preserve">n hce Test): đống guo gồm:ác ch Test): đống guo gồm:xc ch Test): đống </w:delText>
        </w:r>
      </w:del>
    </w:p>
    <w:p w14:paraId="17701111" w14:textId="6459E135" w:rsidR="00823DC3" w:rsidRPr="00C307BC" w:rsidDel="0082774C" w:rsidRDefault="00B82DD2" w:rsidP="00966627">
      <w:pPr>
        <w:pStyle w:val="ListParagraph"/>
        <w:numPr>
          <w:ilvl w:val="0"/>
          <w:numId w:val="37"/>
        </w:numPr>
        <w:spacing w:after="120"/>
        <w:jc w:val="both"/>
        <w:rPr>
          <w:del w:id="851" w:author="Nguyen Toan" w:date="2018-05-06T21:29:00Z"/>
          <w:rFonts w:ascii="Times New Roman" w:eastAsia="Times New Roman" w:hAnsi="Times New Roman" w:cs="Times New Roman"/>
          <w:sz w:val="26"/>
          <w:szCs w:val="26"/>
        </w:rPr>
      </w:pPr>
      <w:del w:id="852" w:author="Nguyen Toan" w:date="2018-05-06T21:29:00Z">
        <w:r w:rsidRPr="00C307BC" w:rsidDel="0082774C">
          <w:rPr>
            <w:rFonts w:ascii="Times New Roman" w:eastAsia="Times New Roman" w:hAnsi="Times New Roman" w:cs="Times New Roman"/>
            <w:sz w:val="26"/>
            <w:szCs w:val="26"/>
          </w:rPr>
          <w:delText xml:space="preserve">Ki ch Test): đống guo gồm:ho ch Test): đống guo gồm:ệo ch Test): đống guo gồm:g đih Test): đống guo gồm:ư lưh Test): đống guo gồm: đưưh Test): đống </w:delText>
        </w:r>
      </w:del>
    </w:p>
    <w:p w14:paraId="02B33046" w14:textId="7410F10C" w:rsidR="00BD45DE" w:rsidRPr="00C307BC" w:rsidDel="0082774C" w:rsidRDefault="00BD45DE" w:rsidP="00966627">
      <w:pPr>
        <w:pStyle w:val="ListParagraph"/>
        <w:numPr>
          <w:ilvl w:val="0"/>
          <w:numId w:val="37"/>
        </w:numPr>
        <w:spacing w:after="120"/>
        <w:jc w:val="both"/>
        <w:rPr>
          <w:del w:id="853" w:author="Nguyen Toan" w:date="2018-05-06T21:29:00Z"/>
          <w:rFonts w:ascii="Times New Roman" w:eastAsia="Times New Roman" w:hAnsi="Times New Roman" w:cs="Times New Roman"/>
          <w:sz w:val="26"/>
          <w:szCs w:val="26"/>
        </w:rPr>
      </w:pPr>
      <w:del w:id="854" w:author="Nguyen Toan" w:date="2018-05-06T21:29:00Z">
        <w:r w:rsidRPr="00C307BC" w:rsidDel="0082774C">
          <w:rPr>
            <w:rFonts w:ascii="Times New Roman" w:eastAsia="Times New Roman" w:hAnsi="Times New Roman" w:cs="Times New Roman"/>
            <w:sz w:val="26"/>
            <w:szCs w:val="26"/>
          </w:rPr>
          <w:delText xml:space="preserve">Kiưưh </w:delText>
        </w:r>
        <w:r w:rsidR="00963683" w:rsidRPr="00C307BC" w:rsidDel="0082774C">
          <w:rPr>
            <w:rFonts w:ascii="Times New Roman" w:eastAsia="Times New Roman" w:hAnsi="Times New Roman" w:cs="Times New Roman"/>
            <w:sz w:val="26"/>
            <w:szCs w:val="26"/>
          </w:rPr>
          <w:delText>hiưưh Test): đống guo gồn Test)</w:delText>
        </w:r>
        <w:r w:rsidRPr="00C307BC" w:rsidDel="0082774C">
          <w:rPr>
            <w:rFonts w:ascii="Times New Roman" w:eastAsia="Times New Roman" w:hAnsi="Times New Roman" w:cs="Times New Roman"/>
            <w:sz w:val="26"/>
            <w:szCs w:val="26"/>
          </w:rPr>
          <w:delText xml:space="preserve"> </w:delText>
        </w:r>
      </w:del>
    </w:p>
    <w:p w14:paraId="15A8D2B7" w14:textId="77634071" w:rsidR="00BD45DE" w:rsidRPr="00C307BC" w:rsidDel="0082774C" w:rsidRDefault="00BD45DE" w:rsidP="00966627">
      <w:pPr>
        <w:pStyle w:val="ListParagraph"/>
        <w:numPr>
          <w:ilvl w:val="0"/>
          <w:numId w:val="37"/>
        </w:numPr>
        <w:spacing w:after="120"/>
        <w:jc w:val="both"/>
        <w:rPr>
          <w:del w:id="855" w:author="Nguyen Toan" w:date="2018-05-06T21:29:00Z"/>
          <w:rFonts w:ascii="Times New Roman" w:eastAsia="Times New Roman" w:hAnsi="Times New Roman" w:cs="Times New Roman"/>
          <w:sz w:val="26"/>
          <w:szCs w:val="26"/>
        </w:rPr>
      </w:pPr>
      <w:del w:id="856" w:author="Nguyen Toan" w:date="2018-05-06T21:29:00Z">
        <w:r w:rsidRPr="00C307BC" w:rsidDel="0082774C">
          <w:rPr>
            <w:rFonts w:ascii="Times New Roman" w:eastAsia="Times New Roman" w:hAnsi="Times New Roman" w:cs="Times New Roman"/>
            <w:sz w:val="26"/>
            <w:szCs w:val="26"/>
          </w:rPr>
          <w:delText>Kiưưh Test): đống guo gồn Test).hiều thời gian, công sức, tí</w:delText>
        </w:r>
        <w:r w:rsidR="004E5E92" w:rsidRPr="00C307BC" w:rsidDel="0082774C">
          <w:rPr>
            <w:rFonts w:ascii="Times New Roman" w:eastAsia="Times New Roman" w:hAnsi="Times New Roman" w:cs="Times New Roman"/>
            <w:sz w:val="26"/>
            <w:szCs w:val="26"/>
          </w:rPr>
          <w:delText xml:space="preserve"> mưưh Test): đống guo gồn Test).h</w:delText>
        </w:r>
      </w:del>
    </w:p>
    <w:p w14:paraId="6262054A" w14:textId="62C14E4D" w:rsidR="00CD5D20" w:rsidRPr="00C307BC" w:rsidDel="0082774C" w:rsidRDefault="000264BE" w:rsidP="00966627">
      <w:pPr>
        <w:pStyle w:val="ListParagraph"/>
        <w:numPr>
          <w:ilvl w:val="0"/>
          <w:numId w:val="37"/>
        </w:numPr>
        <w:spacing w:after="120"/>
        <w:jc w:val="both"/>
        <w:rPr>
          <w:del w:id="857" w:author="Nguyen Toan" w:date="2018-05-06T21:29:00Z"/>
          <w:rFonts w:ascii="Times New Roman" w:eastAsia="Times New Roman" w:hAnsi="Times New Roman" w:cs="Times New Roman"/>
          <w:sz w:val="26"/>
          <w:szCs w:val="26"/>
        </w:rPr>
      </w:pPr>
      <w:del w:id="858" w:author="Nguyen Toan" w:date="2018-05-06T21:29:00Z">
        <w:r w:rsidRPr="00C307BC" w:rsidDel="0082774C">
          <w:rPr>
            <w:rFonts w:ascii="Times New Roman" w:eastAsia="Times New Roman" w:hAnsi="Times New Roman" w:cs="Times New Roman"/>
            <w:sz w:val="26"/>
            <w:szCs w:val="26"/>
          </w:rPr>
          <w:delText>Kiưưh Test): đống guo gồn Test).hiều thời gian, công sức, tính chính xác vống hoặc ứng dụng của bên ngoài.các hành vi và lỗi trên toàn hệ thống.n hệ thốnệt quan trọng đối với các hệ thống tài chính – ngân hàng.</w:delText>
        </w:r>
      </w:del>
    </w:p>
    <w:p w14:paraId="71A075A3" w14:textId="480D79DA" w:rsidR="003376E5" w:rsidRPr="00C307BC" w:rsidRDefault="003E5F16" w:rsidP="00966627">
      <w:pPr>
        <w:pStyle w:val="ListParagraph"/>
        <w:numPr>
          <w:ilvl w:val="4"/>
          <w:numId w:val="12"/>
        </w:numPr>
        <w:spacing w:before="240" w:after="120"/>
        <w:ind w:left="1134" w:hanging="1134"/>
        <w:contextualSpacing w:val="0"/>
        <w:outlineLvl w:val="3"/>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 xml:space="preserve">Kiểm thử </w:t>
      </w:r>
      <w:r w:rsidRPr="00C307BC">
        <w:rPr>
          <w:rFonts w:ascii="Times New Roman" w:hAnsi="Times New Roman" w:cs="Times New Roman"/>
          <w:b/>
          <w:sz w:val="26"/>
          <w:szCs w:val="26"/>
        </w:rPr>
        <w:t>chấp</w:t>
      </w:r>
      <w:r w:rsidRPr="00C307BC">
        <w:rPr>
          <w:rFonts w:ascii="Times New Roman" w:eastAsia="Times New Roman" w:hAnsi="Times New Roman" w:cs="Times New Roman"/>
          <w:b/>
          <w:sz w:val="26"/>
          <w:szCs w:val="26"/>
        </w:rPr>
        <w:t xml:space="preserve"> nhận</w:t>
      </w:r>
    </w:p>
    <w:p w14:paraId="1AF50D3E" w14:textId="2831E48C" w:rsidR="00F87065" w:rsidRPr="00C307BC" w:rsidRDefault="009406F5"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Thông thường, sau giai đoạn kiểm thử hệ thống sẽ là kiểm thử chấp nhận (Acceptance Test)</w:t>
      </w:r>
      <w:r w:rsidR="0094176A" w:rsidRPr="00C307BC">
        <w:rPr>
          <w:rFonts w:ascii="Times New Roman" w:eastAsia="Times New Roman" w:hAnsi="Times New Roman" w:cs="Times New Roman"/>
          <w:sz w:val="26"/>
          <w:szCs w:val="26"/>
        </w:rPr>
        <w:t>. Bước này do khách hàng đưa ra yêu cầu thực hiện</w:t>
      </w:r>
      <w:r w:rsidR="00B66BF5" w:rsidRPr="00C307BC">
        <w:rPr>
          <w:rFonts w:ascii="Times New Roman" w:eastAsia="Times New Roman" w:hAnsi="Times New Roman" w:cs="Times New Roman"/>
          <w:sz w:val="26"/>
          <w:szCs w:val="26"/>
        </w:rPr>
        <w:t>.</w:t>
      </w:r>
      <w:r w:rsidR="009036A3" w:rsidRPr="00C307BC">
        <w:rPr>
          <w:rFonts w:ascii="Times New Roman" w:eastAsia="Times New Roman" w:hAnsi="Times New Roman" w:cs="Times New Roman"/>
          <w:sz w:val="26"/>
          <w:szCs w:val="26"/>
        </w:rPr>
        <w:t xml:space="preserve"> Quá trình kiể</w:t>
      </w:r>
      <w:r w:rsidR="00730AC2" w:rsidRPr="00C307BC">
        <w:rPr>
          <w:rFonts w:ascii="Times New Roman" w:eastAsia="Times New Roman" w:hAnsi="Times New Roman" w:cs="Times New Roman"/>
          <w:sz w:val="26"/>
          <w:szCs w:val="26"/>
        </w:rPr>
        <w:t>m thử này có ý nghĩa quan trọng trong việc xác định xem chương trình có đáp ứng được như mong đợi của khách hàng hay không.</w:t>
      </w:r>
      <w:r w:rsidR="002D0B46" w:rsidRPr="00C307BC">
        <w:rPr>
          <w:rFonts w:ascii="Times New Roman" w:eastAsia="Times New Roman" w:hAnsi="Times New Roman" w:cs="Times New Roman"/>
          <w:sz w:val="26"/>
          <w:szCs w:val="26"/>
        </w:rPr>
        <w:t xml:space="preserve"> </w:t>
      </w:r>
    </w:p>
    <w:p w14:paraId="38382F47" w14:textId="3B1D602B" w:rsidR="00D42FB1" w:rsidRPr="00C307BC" w:rsidRDefault="00D42FB1"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Ngoài các cấp độ trên, còn có một số cấp độ kiểm thử khác như </w:t>
      </w:r>
      <w:ins w:id="859" w:author="Nguyen Toan" w:date="2018-05-05T22:48:00Z">
        <w:r w:rsidR="004404AB" w:rsidRPr="00C307BC">
          <w:rPr>
            <w:rFonts w:ascii="Times New Roman" w:eastAsia="Times New Roman" w:hAnsi="Times New Roman" w:cs="Times New Roman"/>
            <w:sz w:val="26"/>
            <w:szCs w:val="26"/>
          </w:rPr>
          <w:t>kiểm thử hồi quy và kiểm thử tính đúng.</w:t>
        </w:r>
      </w:ins>
      <w:del w:id="860" w:author="Nguyen Toan" w:date="2018-05-05T22:48:00Z">
        <w:r w:rsidRPr="00C307BC" w:rsidDel="004404AB">
          <w:rPr>
            <w:rFonts w:ascii="Times New Roman" w:eastAsia="Times New Roman" w:hAnsi="Times New Roman" w:cs="Times New Roman"/>
            <w:sz w:val="26"/>
            <w:szCs w:val="26"/>
          </w:rPr>
          <w:delText>sau.</w:delText>
        </w:r>
      </w:del>
    </w:p>
    <w:p w14:paraId="0F7C1299" w14:textId="78845021" w:rsidR="00C43FF3" w:rsidRPr="00C307BC" w:rsidDel="004404AB" w:rsidRDefault="006E0B1C" w:rsidP="00351C8D">
      <w:pPr>
        <w:pStyle w:val="Heading4"/>
        <w:numPr>
          <w:ilvl w:val="4"/>
          <w:numId w:val="12"/>
        </w:numPr>
        <w:spacing w:before="240" w:after="120"/>
        <w:ind w:left="0" w:firstLine="0"/>
        <w:rPr>
          <w:del w:id="861" w:author="Nguyen Toan" w:date="2018-05-05T22:48:00Z"/>
          <w:rFonts w:ascii="Times New Roman" w:hAnsi="Times New Roman" w:cs="Times New Roman"/>
          <w:b/>
          <w:color w:val="auto"/>
          <w:sz w:val="26"/>
          <w:szCs w:val="26"/>
        </w:rPr>
      </w:pPr>
      <w:del w:id="862" w:author="Nguyen Toan" w:date="2018-05-05T22:48:00Z">
        <w:r w:rsidRPr="00C307BC" w:rsidDel="004404AB">
          <w:rPr>
            <w:rFonts w:ascii="Times New Roman" w:hAnsi="Times New Roman" w:cs="Times New Roman"/>
            <w:b/>
            <w:color w:val="auto"/>
            <w:sz w:val="26"/>
            <w:szCs w:val="26"/>
          </w:rPr>
          <w:delText>Kiểm thử hồi quy</w:delText>
        </w:r>
      </w:del>
    </w:p>
    <w:p w14:paraId="1EBC729F" w14:textId="797A251F" w:rsidR="0094316F" w:rsidRPr="00C307BC" w:rsidDel="004404AB" w:rsidRDefault="00C43FF3">
      <w:pPr>
        <w:spacing w:after="120"/>
        <w:ind w:firstLine="567"/>
        <w:jc w:val="both"/>
        <w:rPr>
          <w:del w:id="863" w:author="Nguyen Toan" w:date="2018-05-05T22:48:00Z"/>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Kiểm thử hồi quy là “sự kiểm tra lại có lựa chọn của một hệ thống hay thành phần để xác minh là những sự thay đổi không gây  ra những hậu quả không mong muốn” </w:t>
      </w:r>
      <w:r w:rsidR="00B35BAA" w:rsidRPr="00C307BC">
        <w:rPr>
          <w:rFonts w:ascii="Times New Roman" w:eastAsia="Times New Roman" w:hAnsi="Times New Roman" w:cs="Times New Roman"/>
          <w:sz w:val="26"/>
          <w:szCs w:val="26"/>
        </w:rPr>
        <w:t>(Theo chuẩn IEEE610-90)</w:t>
      </w:r>
      <w:r w:rsidR="0094316F" w:rsidRPr="00C307BC">
        <w:rPr>
          <w:rFonts w:ascii="Times New Roman" w:eastAsia="Times New Roman" w:hAnsi="Times New Roman" w:cs="Times New Roman"/>
          <w:sz w:val="26"/>
          <w:szCs w:val="26"/>
        </w:rPr>
        <w:t>.</w:t>
      </w:r>
      <w:ins w:id="864" w:author="Nguyen Toan" w:date="2018-05-05T22:48:00Z">
        <w:r w:rsidR="004404AB" w:rsidRPr="00C307BC">
          <w:rPr>
            <w:rFonts w:ascii="Times New Roman" w:eastAsia="Times New Roman" w:hAnsi="Times New Roman" w:cs="Times New Roman"/>
            <w:sz w:val="26"/>
            <w:szCs w:val="26"/>
          </w:rPr>
          <w:t xml:space="preserve"> </w:t>
        </w:r>
      </w:ins>
    </w:p>
    <w:p w14:paraId="33E91E4F" w14:textId="7BA59DEF" w:rsidR="0094316F" w:rsidRPr="00C307BC" w:rsidRDefault="0094316F">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Trên thực tế, phần mềm đã trải qua các bước kiểm tra trước đó vẫn</w:t>
      </w:r>
      <w:r w:rsidR="00B65E21" w:rsidRPr="00C307BC">
        <w:rPr>
          <w:rFonts w:ascii="Times New Roman" w:eastAsia="Times New Roman" w:hAnsi="Times New Roman" w:cs="Times New Roman"/>
          <w:sz w:val="26"/>
          <w:szCs w:val="26"/>
        </w:rPr>
        <w:t xml:space="preserve"> có thể thực hiện kiểm tra lại.</w:t>
      </w:r>
      <w:r w:rsidR="00C73E9B" w:rsidRPr="00C307BC">
        <w:rPr>
          <w:rFonts w:ascii="Times New Roman" w:eastAsia="Times New Roman" w:hAnsi="Times New Roman" w:cs="Times New Roman"/>
          <w:sz w:val="26"/>
          <w:szCs w:val="26"/>
        </w:rPr>
        <w:t xml:space="preserve"> Đây là sự lặp lại các bước kiểm thử để chỉ ra rằng hệ thống phần mềm không bị thay đổi, ngoại trừ tới mức như yêu cầu</w:t>
      </w:r>
    </w:p>
    <w:p w14:paraId="4056A15A" w14:textId="4854D4F2" w:rsidR="00133D8E" w:rsidRPr="00C307BC" w:rsidDel="004404AB" w:rsidRDefault="00133D8E" w:rsidP="00966627">
      <w:pPr>
        <w:pStyle w:val="Heading4"/>
        <w:numPr>
          <w:ilvl w:val="4"/>
          <w:numId w:val="12"/>
        </w:numPr>
        <w:spacing w:before="240" w:after="120"/>
        <w:ind w:left="794" w:hanging="794"/>
        <w:rPr>
          <w:del w:id="865" w:author="Nguyen Toan" w:date="2018-05-05T22:48:00Z"/>
          <w:rFonts w:ascii="Times New Roman" w:hAnsi="Times New Roman" w:cs="Times New Roman"/>
          <w:b/>
          <w:color w:val="auto"/>
          <w:sz w:val="26"/>
          <w:szCs w:val="26"/>
        </w:rPr>
      </w:pPr>
      <w:commentRangeStart w:id="866"/>
      <w:del w:id="867" w:author="Nguyen Toan" w:date="2018-05-05T22:48:00Z">
        <w:r w:rsidRPr="00C307BC" w:rsidDel="004404AB">
          <w:rPr>
            <w:rFonts w:ascii="Times New Roman" w:hAnsi="Times New Roman" w:cs="Times New Roman"/>
            <w:b/>
            <w:color w:val="auto"/>
            <w:sz w:val="26"/>
            <w:szCs w:val="26"/>
          </w:rPr>
          <w:delText>Kiểm thử tính đúng</w:delText>
        </w:r>
      </w:del>
    </w:p>
    <w:p w14:paraId="4F0B3E70" w14:textId="77777777" w:rsidR="004750C3" w:rsidRPr="00C307BC" w:rsidRDefault="00BB325A" w:rsidP="00966627">
      <w:pPr>
        <w:spacing w:after="120"/>
        <w:ind w:firstLine="567"/>
        <w:jc w:val="both"/>
        <w:rPr>
          <w:ins w:id="868" w:author="Nguyen Toan" w:date="2018-05-07T23:07:00Z"/>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Tính đúng đắn là yêu cầu tối thiểu của phần mềm, là mục đích chủ yếu của kiểm thử. </w:t>
      </w:r>
      <w:r w:rsidR="00F61DD6" w:rsidRPr="00C307BC">
        <w:rPr>
          <w:rFonts w:ascii="Times New Roman" w:eastAsia="Times New Roman" w:hAnsi="Times New Roman" w:cs="Times New Roman"/>
          <w:sz w:val="26"/>
          <w:szCs w:val="26"/>
        </w:rPr>
        <w:t>Kiểm thử tính đúng đắn –</w:t>
      </w:r>
      <w:r w:rsidR="00A94E20" w:rsidRPr="00C307BC">
        <w:rPr>
          <w:rFonts w:ascii="Times New Roman" w:eastAsia="Times New Roman" w:hAnsi="Times New Roman" w:cs="Times New Roman"/>
          <w:sz w:val="26"/>
          <w:szCs w:val="26"/>
        </w:rPr>
        <w:t xml:space="preserve"> Correctness Testing, kiểm thử viên có thể </w:t>
      </w:r>
      <w:r w:rsidR="00060272" w:rsidRPr="00C307BC">
        <w:rPr>
          <w:rFonts w:ascii="Times New Roman" w:eastAsia="Times New Roman" w:hAnsi="Times New Roman" w:cs="Times New Roman"/>
          <w:sz w:val="26"/>
          <w:szCs w:val="26"/>
        </w:rPr>
        <w:t xml:space="preserve">biết hay </w:t>
      </w:r>
      <w:r w:rsidR="00A94E20" w:rsidRPr="00C307BC">
        <w:rPr>
          <w:rFonts w:ascii="Times New Roman" w:eastAsia="Times New Roman" w:hAnsi="Times New Roman" w:cs="Times New Roman"/>
          <w:sz w:val="26"/>
          <w:szCs w:val="26"/>
        </w:rPr>
        <w:t>không biết chi tiết bên trong của các th</w:t>
      </w:r>
      <w:r w:rsidR="00413495" w:rsidRPr="00C307BC">
        <w:rPr>
          <w:rFonts w:ascii="Times New Roman" w:eastAsia="Times New Roman" w:hAnsi="Times New Roman" w:cs="Times New Roman"/>
          <w:sz w:val="26"/>
          <w:szCs w:val="26"/>
        </w:rPr>
        <w:t>ành phần phần mềm được kiểm thử như luồng điều khiển, dòng dữ liệu,…</w:t>
      </w:r>
      <w:commentRangeEnd w:id="866"/>
      <w:r w:rsidR="002B6271" w:rsidRPr="00C307BC">
        <w:rPr>
          <w:rStyle w:val="CommentReference"/>
          <w:rFonts w:ascii="Times New Roman" w:hAnsi="Times New Roman" w:cs="Times New Roman"/>
          <w:sz w:val="26"/>
          <w:szCs w:val="26"/>
        </w:rPr>
        <w:commentReference w:id="866"/>
      </w:r>
    </w:p>
    <w:p w14:paraId="7E7EAECE" w14:textId="7D673FDD" w:rsidR="00133D8E" w:rsidRPr="00C307BC" w:rsidRDefault="009B5C87"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br w:type="page"/>
      </w:r>
    </w:p>
    <w:p w14:paraId="763B51DB" w14:textId="45CD6006" w:rsidR="006F117B" w:rsidRPr="00C307BC" w:rsidRDefault="000A02C1" w:rsidP="00966627">
      <w:pPr>
        <w:pStyle w:val="Heading1"/>
        <w:numPr>
          <w:ilvl w:val="0"/>
          <w:numId w:val="12"/>
        </w:numPr>
        <w:spacing w:after="600" w:line="240" w:lineRule="auto"/>
        <w:ind w:left="0" w:firstLine="0"/>
        <w:jc w:val="center"/>
        <w:rPr>
          <w:ins w:id="869" w:author="Nguyen Toan" w:date="2018-05-05T22:48:00Z"/>
          <w:rFonts w:ascii="Times New Roman" w:eastAsia="Times New Roman" w:hAnsi="Times New Roman" w:cs="Times New Roman"/>
          <w:b/>
          <w:sz w:val="26"/>
          <w:szCs w:val="26"/>
        </w:rPr>
      </w:pPr>
      <w:bookmarkStart w:id="870" w:name="_9xmhgkqivhy" w:colFirst="0" w:colLast="0"/>
      <w:bookmarkEnd w:id="870"/>
      <w:del w:id="871" w:author="Nguyen Toan" w:date="2018-05-07T23:44:00Z">
        <w:r w:rsidRPr="00C307BC" w:rsidDel="007730D8">
          <w:rPr>
            <w:rFonts w:ascii="Times New Roman" w:eastAsia="Times New Roman" w:hAnsi="Times New Roman" w:cs="Times New Roman"/>
            <w:b/>
            <w:sz w:val="26"/>
            <w:szCs w:val="26"/>
          </w:rPr>
          <w:lastRenderedPageBreak/>
          <w:delText>THỰC TRẠNG</w:delText>
        </w:r>
      </w:del>
      <w:bookmarkStart w:id="872" w:name="_Toc514278024"/>
      <w:ins w:id="873" w:author="Nguyen Toan" w:date="2018-05-07T23:44:00Z">
        <w:r w:rsidR="007730D8" w:rsidRPr="00C307BC">
          <w:rPr>
            <w:rFonts w:ascii="Times New Roman" w:eastAsia="Times New Roman" w:hAnsi="Times New Roman" w:cs="Times New Roman"/>
            <w:b/>
            <w:sz w:val="26"/>
            <w:szCs w:val="26"/>
          </w:rPr>
          <w:t>KHÓ KHĂN</w:t>
        </w:r>
      </w:ins>
      <w:r w:rsidRPr="00C307BC">
        <w:rPr>
          <w:rFonts w:ascii="Times New Roman" w:eastAsia="Times New Roman" w:hAnsi="Times New Roman" w:cs="Times New Roman"/>
          <w:b/>
          <w:sz w:val="26"/>
          <w:szCs w:val="26"/>
        </w:rPr>
        <w:t xml:space="preserve"> VÀ CÁC VẤN ĐỀ CẦN GIẢI QUYẾT</w:t>
      </w:r>
      <w:bookmarkEnd w:id="872"/>
    </w:p>
    <w:p w14:paraId="59EF3F2E" w14:textId="5CF8F3BD" w:rsidR="00F725CD" w:rsidRPr="00C307BC" w:rsidRDefault="003925EB">
      <w:pPr>
        <w:spacing w:line="288" w:lineRule="auto"/>
        <w:ind w:firstLine="567"/>
        <w:jc w:val="both"/>
        <w:rPr>
          <w:rFonts w:ascii="Times New Roman" w:hAnsi="Times New Roman" w:cs="Times New Roman"/>
          <w:sz w:val="26"/>
          <w:szCs w:val="26"/>
          <w:rPrChange w:id="874" w:author="Nguyen Toan" w:date="2018-05-05T22:48:00Z">
            <w:rPr>
              <w:rFonts w:ascii="Times New Roman" w:eastAsia="Times New Roman" w:hAnsi="Times New Roman" w:cs="Times New Roman"/>
              <w:b/>
              <w:sz w:val="28"/>
              <w:szCs w:val="28"/>
            </w:rPr>
          </w:rPrChange>
        </w:rPr>
        <w:pPrChange w:id="875" w:author="Nguyen Toan" w:date="2018-05-05T22:48:00Z">
          <w:pPr>
            <w:pStyle w:val="Heading1"/>
            <w:numPr>
              <w:numId w:val="12"/>
            </w:numPr>
            <w:spacing w:after="600" w:line="240" w:lineRule="auto"/>
            <w:ind w:left="360" w:hanging="360"/>
            <w:jc w:val="center"/>
          </w:pPr>
        </w:pPrChange>
      </w:pPr>
      <w:ins w:id="876" w:author="Nguyen Toan" w:date="2018-05-07T23:38:00Z">
        <w:r w:rsidRPr="00C307BC">
          <w:rPr>
            <w:rFonts w:ascii="Times New Roman" w:eastAsia="Times New Roman" w:hAnsi="Times New Roman" w:cs="Times New Roman"/>
            <w:sz w:val="26"/>
            <w:szCs w:val="26"/>
          </w:rPr>
          <w:t xml:space="preserve">Các giải pháp tích hợp tạo nên xương sống của các hệ thống dịch vụ với các tiến trình xử lý dữ liệu thời gian thực. Bất kỳ một sự cố, lỗi không mong muốn cũng có thể gây ra ảnh hưởng lớn đến các tổ chức với các nguy cơ mất an toàn dữ liệu. Bên cạnh vấn đề tổn thất do thiếu sót của phần mềm, việc yếu kém về quy trình, chiến lược kiểm thử cũng gây ra sự chậm trễ cũng như các phần việc phát sinh không đáng có trong quá trình phát triển, triển khai sản phẩm. </w:t>
        </w:r>
        <w:del w:id="877" w:author="LoanDT" w:date="2018-05-08T21:57:00Z">
          <w:r w:rsidRPr="00C307BC" w:rsidDel="00167B79">
            <w:rPr>
              <w:rFonts w:ascii="Times New Roman" w:eastAsia="Times New Roman" w:hAnsi="Times New Roman" w:cs="Times New Roman"/>
              <w:sz w:val="26"/>
              <w:szCs w:val="26"/>
            </w:rPr>
            <w:delText>Điều khá bất ngờ là c</w:delText>
          </w:r>
        </w:del>
      </w:ins>
      <w:ins w:id="878" w:author="LoanDT" w:date="2018-05-08T21:57:00Z">
        <w:r w:rsidR="00167B79" w:rsidRPr="00C307BC">
          <w:rPr>
            <w:rFonts w:ascii="Times New Roman" w:eastAsia="Times New Roman" w:hAnsi="Times New Roman" w:cs="Times New Roman"/>
            <w:sz w:val="26"/>
            <w:szCs w:val="26"/>
          </w:rPr>
          <w:t>C</w:t>
        </w:r>
      </w:ins>
      <w:ins w:id="879" w:author="Nguyen Toan" w:date="2018-05-07T23:38:00Z">
        <w:r w:rsidRPr="00C307BC">
          <w:rPr>
            <w:rFonts w:ascii="Times New Roman" w:eastAsia="Times New Roman" w:hAnsi="Times New Roman" w:cs="Times New Roman"/>
            <w:sz w:val="26"/>
            <w:szCs w:val="26"/>
          </w:rPr>
          <w:t>ác giải pháp tích hợp hiện nay thường được kiểm thử rất ít hoặc bỏ qua kiểm thử, hoặc nếu có thì được làm thủ công và không mang tính thường xuyên. Nguyên nhân dẫn đến tình trạng này xuất phát từ nhiều nguyên nhân. Đầu tiên, kiến trúc ESB bao gồm nhiều thành phần, sử dụng các cơ chế truyền nhận bản tin bất đồng bộ, các giải pháp áp dụng thường phức tạp, phân tán, dẫn đến việc thiết lập môi trường kiểm thử giống với môi trường triển khai thực tế rất khó khăn. Ngoài ra, quỹ thời gian cho phát triển, tích hợp thành phần mới, thường không nhiều, gây ra tình trạng quy trình kiểm thử bị rút ngắn hoặc bỏ qua.</w:t>
        </w:r>
        <w:r w:rsidRPr="00C307BC" w:rsidDel="00EA6F70">
          <w:rPr>
            <w:rFonts w:ascii="Times New Roman" w:eastAsia="Times New Roman" w:hAnsi="Times New Roman" w:cs="Times New Roman"/>
            <w:sz w:val="26"/>
            <w:szCs w:val="26"/>
          </w:rPr>
          <w:t xml:space="preserve"> </w:t>
        </w:r>
        <w:r w:rsidRPr="00C307BC">
          <w:rPr>
            <w:rFonts w:ascii="Times New Roman" w:eastAsia="Times New Roman" w:hAnsi="Times New Roman" w:cs="Times New Roman"/>
            <w:sz w:val="26"/>
            <w:szCs w:val="26"/>
          </w:rPr>
          <w:t>Mặt khác hiện tại, có rất ít công cụ hỗ trợ kiểm thử các API, việc kiểm thử đều phải sử dụng qua các  công cụ riêng lẻ hoặc kiểm tra</w:t>
        </w:r>
        <w:r w:rsidR="0039412B" w:rsidRPr="00C307BC">
          <w:rPr>
            <w:rFonts w:ascii="Times New Roman" w:eastAsia="Times New Roman" w:hAnsi="Times New Roman" w:cs="Times New Roman"/>
            <w:sz w:val="26"/>
            <w:szCs w:val="26"/>
          </w:rPr>
          <w:t xml:space="preserve"> từ lớp ngoài, giao diện người </w:t>
        </w:r>
        <w:r w:rsidRPr="00C307BC">
          <w:rPr>
            <w:rFonts w:ascii="Times New Roman" w:eastAsia="Times New Roman" w:hAnsi="Times New Roman" w:cs="Times New Roman"/>
            <w:sz w:val="26"/>
            <w:szCs w:val="26"/>
          </w:rPr>
          <w:t>dùng. Việc này dẫn tới khi xảy ra lỗi tại một ứng dụng trong hệ thống sẽ đòi hỏi việc tìm lỗi và sửa đổi nhiều ứng dụng cùng lúc, gây mất thời gian và tốn kém tài nguyên, các lỗi không được kiểm soát chặt chẽ.</w:t>
        </w:r>
        <w:r w:rsidR="0039412B" w:rsidRPr="00C307BC">
          <w:rPr>
            <w:rFonts w:ascii="Times New Roman" w:eastAsia="Times New Roman" w:hAnsi="Times New Roman" w:cs="Times New Roman"/>
            <w:sz w:val="26"/>
            <w:szCs w:val="26"/>
          </w:rPr>
          <w:t xml:space="preserve"> </w:t>
        </w:r>
      </w:ins>
      <w:ins w:id="880" w:author="Nguyen Toan" w:date="2018-05-07T23:40:00Z">
        <w:r w:rsidR="0061337A" w:rsidRPr="00C307BC">
          <w:rPr>
            <w:rFonts w:ascii="Times New Roman" w:eastAsia="Times New Roman" w:hAnsi="Times New Roman" w:cs="Times New Roman"/>
            <w:sz w:val="26"/>
            <w:szCs w:val="26"/>
          </w:rPr>
          <w:t>Chương này sẽ giới thiệu và phân tích những khó khăn đang gặp phải và đưa ra các vấn đề cần tập trung giải quyết cho các khó khăn đó.</w:t>
        </w:r>
      </w:ins>
    </w:p>
    <w:p w14:paraId="5CC02DFA" w14:textId="4C4FACDA" w:rsidR="007A129C" w:rsidRPr="00C307BC" w:rsidRDefault="001938D8" w:rsidP="00966627">
      <w:pPr>
        <w:pStyle w:val="Heading2"/>
        <w:numPr>
          <w:ilvl w:val="1"/>
          <w:numId w:val="13"/>
        </w:numPr>
        <w:spacing w:before="240"/>
        <w:ind w:left="357" w:hanging="357"/>
        <w:rPr>
          <w:rFonts w:ascii="Times New Roman" w:eastAsia="Times New Roman" w:hAnsi="Times New Roman" w:cs="Times New Roman"/>
          <w:b/>
          <w:sz w:val="26"/>
          <w:szCs w:val="26"/>
        </w:rPr>
      </w:pPr>
      <w:bookmarkStart w:id="881" w:name="_Toc513150986"/>
      <w:bookmarkStart w:id="882" w:name="_Toc513150987"/>
      <w:bookmarkStart w:id="883" w:name="_Toc513150988"/>
      <w:bookmarkStart w:id="884" w:name="_Toc513150989"/>
      <w:bookmarkStart w:id="885" w:name="_jo7scs9gr2dv" w:colFirst="0" w:colLast="0"/>
      <w:bookmarkEnd w:id="881"/>
      <w:bookmarkEnd w:id="882"/>
      <w:bookmarkEnd w:id="883"/>
      <w:bookmarkEnd w:id="884"/>
      <w:bookmarkEnd w:id="885"/>
      <w:del w:id="886" w:author="Nguyen Toan" w:date="2018-05-07T23:44:00Z">
        <w:r w:rsidRPr="00C307BC" w:rsidDel="00BC182A">
          <w:rPr>
            <w:rFonts w:ascii="Times New Roman" w:hAnsi="Times New Roman" w:cs="Times New Roman"/>
            <w:b/>
            <w:sz w:val="26"/>
            <w:szCs w:val="26"/>
          </w:rPr>
          <w:delText>Thực</w:delText>
        </w:r>
        <w:r w:rsidRPr="00C307BC" w:rsidDel="00BC182A">
          <w:rPr>
            <w:rFonts w:ascii="Times New Roman" w:eastAsia="Times New Roman" w:hAnsi="Times New Roman" w:cs="Times New Roman"/>
            <w:b/>
            <w:sz w:val="26"/>
            <w:szCs w:val="26"/>
          </w:rPr>
          <w:delText xml:space="preserve"> trạng</w:delText>
        </w:r>
        <w:r w:rsidR="00E076DF" w:rsidRPr="00C307BC" w:rsidDel="00BC182A">
          <w:rPr>
            <w:rFonts w:ascii="Times New Roman" w:eastAsia="Times New Roman" w:hAnsi="Times New Roman" w:cs="Times New Roman"/>
            <w:b/>
            <w:sz w:val="26"/>
            <w:szCs w:val="26"/>
          </w:rPr>
          <w:delText xml:space="preserve"> và khó khăn</w:delText>
        </w:r>
      </w:del>
      <w:bookmarkStart w:id="887" w:name="_Toc514278025"/>
      <w:ins w:id="888" w:author="Nguyen Toan" w:date="2018-05-07T23:47:00Z">
        <w:r w:rsidR="00DB6561" w:rsidRPr="00C307BC">
          <w:rPr>
            <w:rFonts w:ascii="Times New Roman" w:hAnsi="Times New Roman" w:cs="Times New Roman"/>
            <w:b/>
            <w:sz w:val="26"/>
            <w:szCs w:val="26"/>
          </w:rPr>
          <w:t>Môi</w:t>
        </w:r>
      </w:ins>
      <w:ins w:id="889" w:author="Nguyen Toan" w:date="2018-05-07T23:44:00Z">
        <w:r w:rsidR="00BC182A" w:rsidRPr="00C307BC">
          <w:rPr>
            <w:rFonts w:ascii="Times New Roman" w:hAnsi="Times New Roman" w:cs="Times New Roman"/>
            <w:b/>
            <w:sz w:val="26"/>
            <w:szCs w:val="26"/>
          </w:rPr>
          <w:t xml:space="preserve"> trường kiểm thử</w:t>
        </w:r>
      </w:ins>
      <w:bookmarkEnd w:id="887"/>
      <w:r w:rsidR="00FE045A" w:rsidRPr="00C307BC">
        <w:rPr>
          <w:rFonts w:ascii="Times New Roman" w:eastAsia="Times New Roman" w:hAnsi="Times New Roman" w:cs="Times New Roman"/>
          <w:b/>
          <w:sz w:val="26"/>
          <w:szCs w:val="26"/>
        </w:rPr>
        <w:t xml:space="preserve"> </w:t>
      </w:r>
    </w:p>
    <w:p w14:paraId="19384D46" w14:textId="69C2979E" w:rsidR="00B478C3" w:rsidRPr="00C307BC" w:rsidDel="0028548D" w:rsidRDefault="0035532E">
      <w:pPr>
        <w:ind w:firstLine="567"/>
        <w:jc w:val="both"/>
        <w:rPr>
          <w:del w:id="890" w:author="Nguyen Toan" w:date="2018-05-06T21:31:00Z"/>
          <w:rFonts w:ascii="Times New Roman" w:eastAsia="Times New Roman" w:hAnsi="Times New Roman" w:cs="Times New Roman"/>
          <w:sz w:val="26"/>
          <w:szCs w:val="26"/>
        </w:rPr>
        <w:pPrChange w:id="891" w:author="Nguyen Toan" w:date="2018-05-07T22:08:00Z">
          <w:pPr>
            <w:spacing w:line="288" w:lineRule="auto"/>
            <w:ind w:firstLine="567"/>
            <w:jc w:val="both"/>
          </w:pPr>
        </w:pPrChange>
      </w:pPr>
      <w:ins w:id="892" w:author="Nguyen Toan" w:date="2018-05-07T23:51:00Z">
        <w:r w:rsidRPr="00C307BC">
          <w:rPr>
            <w:rFonts w:ascii="Times New Roman" w:eastAsia="Times New Roman" w:hAnsi="Times New Roman" w:cs="Times New Roman"/>
            <w:sz w:val="26"/>
            <w:szCs w:val="26"/>
          </w:rPr>
          <w:t xml:space="preserve">Kiến trúc ESB cung cấp kết nối </w:t>
        </w:r>
      </w:ins>
      <w:ins w:id="893" w:author="Nguyen Toan" w:date="2018-05-07T23:52:00Z">
        <w:r w:rsidRPr="00C307BC">
          <w:rPr>
            <w:rFonts w:ascii="Times New Roman" w:eastAsia="Times New Roman" w:hAnsi="Times New Roman" w:cs="Times New Roman"/>
            <w:sz w:val="26"/>
            <w:szCs w:val="26"/>
          </w:rPr>
          <w:t xml:space="preserve">giữa các thành phần khác biệt nhau trong một hệ thống hoặc giữa các hệ thống khác nhau thông qua một hạ tầng thông tin chung. </w:t>
        </w:r>
      </w:ins>
      <w:ins w:id="894" w:author="Nguyen Toan" w:date="2018-05-07T23:56:00Z">
        <w:r w:rsidRPr="00C307BC">
          <w:rPr>
            <w:rFonts w:ascii="Times New Roman" w:eastAsia="Times New Roman" w:hAnsi="Times New Roman" w:cs="Times New Roman"/>
            <w:sz w:val="26"/>
            <w:szCs w:val="26"/>
          </w:rPr>
          <w:t xml:space="preserve">Kiến trúc này bao gồm số lượng lớn các thành phần và </w:t>
        </w:r>
      </w:ins>
      <w:ins w:id="895" w:author="Nguyen Toan" w:date="2018-05-07T23:57:00Z">
        <w:r w:rsidR="003A0B26" w:rsidRPr="00C307BC">
          <w:rPr>
            <w:rFonts w:ascii="Times New Roman" w:eastAsia="Times New Roman" w:hAnsi="Times New Roman" w:cs="Times New Roman"/>
            <w:sz w:val="26"/>
            <w:szCs w:val="26"/>
          </w:rPr>
          <w:t xml:space="preserve">các tính năng. Để có thể kiểm thử hiệu quả hệ thống sử dụng kiến trúc ESB, tất cả các thành phần và tính năng </w:t>
        </w:r>
      </w:ins>
      <w:ins w:id="896" w:author="Nguyen Toan" w:date="2018-05-07T23:58:00Z">
        <w:r w:rsidR="003A0B26" w:rsidRPr="00C307BC">
          <w:rPr>
            <w:rFonts w:ascii="Times New Roman" w:eastAsia="Times New Roman" w:hAnsi="Times New Roman" w:cs="Times New Roman"/>
            <w:sz w:val="26"/>
            <w:szCs w:val="26"/>
          </w:rPr>
          <w:t xml:space="preserve">của hệ thống đều phải được </w:t>
        </w:r>
        <w:r w:rsidR="00065507" w:rsidRPr="00C307BC">
          <w:rPr>
            <w:rFonts w:ascii="Times New Roman" w:eastAsia="Times New Roman" w:hAnsi="Times New Roman" w:cs="Times New Roman"/>
            <w:sz w:val="26"/>
            <w:szCs w:val="26"/>
          </w:rPr>
          <w:t xml:space="preserve">bao quát đến. </w:t>
        </w:r>
      </w:ins>
      <w:ins w:id="897" w:author="Nguyen Toan" w:date="2018-05-08T00:20:00Z">
        <w:r w:rsidR="006B6C15" w:rsidRPr="00C307BC">
          <w:rPr>
            <w:rFonts w:ascii="Times New Roman" w:eastAsia="Times New Roman" w:hAnsi="Times New Roman" w:cs="Times New Roman"/>
            <w:sz w:val="26"/>
            <w:szCs w:val="26"/>
          </w:rPr>
          <w:t xml:space="preserve">Tuy nhiên các thành phần </w:t>
        </w:r>
      </w:ins>
      <w:ins w:id="898" w:author="LoanDT" w:date="2018-05-08T22:53:00Z">
        <w:r w:rsidR="00E2473B" w:rsidRPr="00C307BC">
          <w:rPr>
            <w:rFonts w:ascii="Times New Roman" w:eastAsia="Times New Roman" w:hAnsi="Times New Roman" w:cs="Times New Roman"/>
            <w:sz w:val="26"/>
            <w:szCs w:val="26"/>
          </w:rPr>
          <w:t xml:space="preserve">trong hệ thống lại </w:t>
        </w:r>
      </w:ins>
      <w:ins w:id="899" w:author="LoanDT" w:date="2018-05-08T22:54:00Z">
        <w:r w:rsidR="00E2473B" w:rsidRPr="00C307BC">
          <w:rPr>
            <w:rFonts w:ascii="Times New Roman" w:eastAsia="Times New Roman" w:hAnsi="Times New Roman" w:cs="Times New Roman"/>
            <w:sz w:val="26"/>
            <w:szCs w:val="26"/>
          </w:rPr>
          <w:t>được xây dựng từ các ngôn ngữ khác nhau, thậm chí nằm trên các hạ tầng của các công ty khác nhau.</w:t>
        </w:r>
        <w:r w:rsidR="00E018F8" w:rsidRPr="00C307BC">
          <w:rPr>
            <w:rFonts w:ascii="Times New Roman" w:eastAsia="Times New Roman" w:hAnsi="Times New Roman" w:cs="Times New Roman"/>
            <w:sz w:val="26"/>
            <w:szCs w:val="26"/>
          </w:rPr>
          <w:t xml:space="preserve"> </w:t>
        </w:r>
      </w:ins>
      <w:ins w:id="900" w:author="LoanDT" w:date="2018-05-08T22:56:00Z">
        <w:r w:rsidR="00CD0B26" w:rsidRPr="00C307BC">
          <w:rPr>
            <w:rFonts w:ascii="Times New Roman" w:eastAsia="Times New Roman" w:hAnsi="Times New Roman" w:cs="Times New Roman"/>
            <w:sz w:val="26"/>
            <w:szCs w:val="26"/>
          </w:rPr>
          <w:t xml:space="preserve">Chính vì vậy, trong nhiều trường hợp việc giả lập môi trường kiểm thử giống với môi trường triển khai thực tế là rất khó khăn. Lấy </w:t>
        </w:r>
      </w:ins>
      <w:ins w:id="901" w:author="LoanDT" w:date="2018-05-08T22:57:00Z">
        <w:r w:rsidR="00CD0B26" w:rsidRPr="00C307BC">
          <w:rPr>
            <w:rFonts w:ascii="Times New Roman" w:eastAsia="Times New Roman" w:hAnsi="Times New Roman" w:cs="Times New Roman"/>
            <w:sz w:val="26"/>
            <w:szCs w:val="26"/>
          </w:rPr>
          <w:t>ví dụ khi hệ thống ngân hàng tích hợp thêm một cổng thanh toán</w:t>
        </w:r>
        <w:r w:rsidR="00EA398C" w:rsidRPr="00C307BC">
          <w:rPr>
            <w:rFonts w:ascii="Times New Roman" w:eastAsia="Times New Roman" w:hAnsi="Times New Roman" w:cs="Times New Roman"/>
            <w:sz w:val="26"/>
            <w:szCs w:val="26"/>
          </w:rPr>
          <w:t xml:space="preserve">, </w:t>
        </w:r>
      </w:ins>
      <w:ins w:id="902" w:author="LoanDT" w:date="2018-05-08T22:58:00Z">
        <w:r w:rsidR="00EA398C" w:rsidRPr="00C307BC">
          <w:rPr>
            <w:rFonts w:ascii="Times New Roman" w:eastAsia="Times New Roman" w:hAnsi="Times New Roman" w:cs="Times New Roman"/>
            <w:sz w:val="26"/>
            <w:szCs w:val="26"/>
          </w:rPr>
          <w:t xml:space="preserve">bằng cách nào để ta xác định được việc </w:t>
        </w:r>
      </w:ins>
      <w:ins w:id="903" w:author="LoanDT" w:date="2018-05-08T22:59:00Z">
        <w:r w:rsidR="00EA398C" w:rsidRPr="00C307BC">
          <w:rPr>
            <w:rFonts w:ascii="Times New Roman" w:eastAsia="Times New Roman" w:hAnsi="Times New Roman" w:cs="Times New Roman"/>
            <w:sz w:val="26"/>
            <w:szCs w:val="26"/>
          </w:rPr>
          <w:t>kết nối và thanh toán đến cổng thanh toán đó thành công khi mà lập trình viên không có được môi trường chạy thực tế trên môi trường phát triển.</w:t>
        </w:r>
      </w:ins>
      <w:ins w:id="904" w:author="LoanDT" w:date="2018-05-08T23:00:00Z">
        <w:r w:rsidR="00903FC3" w:rsidRPr="00C307BC">
          <w:rPr>
            <w:rFonts w:ascii="Times New Roman" w:eastAsia="Times New Roman" w:hAnsi="Times New Roman" w:cs="Times New Roman"/>
            <w:sz w:val="26"/>
            <w:szCs w:val="26"/>
          </w:rPr>
          <w:t xml:space="preserve"> Ngoài ra, các hệ thống truyền tin còn có cơ chế gửi bản tin bất đồng bộ, hoặc </w:t>
        </w:r>
      </w:ins>
      <w:ins w:id="905" w:author="LoanDT" w:date="2018-05-08T23:01:00Z">
        <w:r w:rsidR="00903FC3" w:rsidRPr="00C307BC">
          <w:rPr>
            <w:rFonts w:ascii="Times New Roman" w:eastAsia="Times New Roman" w:hAnsi="Times New Roman" w:cs="Times New Roman"/>
            <w:sz w:val="26"/>
            <w:szCs w:val="26"/>
          </w:rPr>
          <w:t xml:space="preserve">gặp phải các vấn đề về tính toán song song, những vấn đề này cũng rất khó có thể kiểm thử và </w:t>
        </w:r>
      </w:ins>
      <w:ins w:id="906" w:author="LoanDT" w:date="2018-05-08T23:02:00Z">
        <w:r w:rsidR="00903FC3" w:rsidRPr="00C307BC">
          <w:rPr>
            <w:rFonts w:ascii="Times New Roman" w:eastAsia="Times New Roman" w:hAnsi="Times New Roman" w:cs="Times New Roman"/>
            <w:sz w:val="26"/>
            <w:szCs w:val="26"/>
          </w:rPr>
          <w:t xml:space="preserve">phát hiện. Một trường hợp khác là khi chức năng hệ thống dựa trên các mốc thời gian cố định, ví dụ như “gửi email cho khách hàng khi quá trình </w:t>
        </w:r>
      </w:ins>
      <w:ins w:id="907" w:author="LoanDT" w:date="2018-05-08T23:03:00Z">
        <w:r w:rsidR="00903FC3" w:rsidRPr="00C307BC">
          <w:rPr>
            <w:rFonts w:ascii="Times New Roman" w:eastAsia="Times New Roman" w:hAnsi="Times New Roman" w:cs="Times New Roman"/>
            <w:sz w:val="26"/>
            <w:szCs w:val="26"/>
          </w:rPr>
          <w:t>vận chuyển gói hàng bị trễ hơn ba ngày</w:t>
        </w:r>
      </w:ins>
      <w:ins w:id="908" w:author="LoanDT" w:date="2018-05-08T23:02:00Z">
        <w:r w:rsidR="00903FC3" w:rsidRPr="00C307BC">
          <w:rPr>
            <w:rFonts w:ascii="Times New Roman" w:eastAsia="Times New Roman" w:hAnsi="Times New Roman" w:cs="Times New Roman"/>
            <w:sz w:val="26"/>
            <w:szCs w:val="26"/>
          </w:rPr>
          <w:t>”</w:t>
        </w:r>
      </w:ins>
      <w:ins w:id="909" w:author="LoanDT" w:date="2018-05-08T23:03:00Z">
        <w:r w:rsidR="00903FC3" w:rsidRPr="00C307BC">
          <w:rPr>
            <w:rFonts w:ascii="Times New Roman" w:eastAsia="Times New Roman" w:hAnsi="Times New Roman" w:cs="Times New Roman"/>
            <w:sz w:val="26"/>
            <w:szCs w:val="26"/>
          </w:rPr>
          <w:t xml:space="preserve">, để có thể kiểm thử trường hợp này ta cần đợi ba ngày hoặc </w:t>
        </w:r>
      </w:ins>
      <w:ins w:id="910" w:author="LoanDT" w:date="2018-05-08T23:04:00Z">
        <w:r w:rsidR="00903FC3" w:rsidRPr="00C307BC">
          <w:rPr>
            <w:rFonts w:ascii="Times New Roman" w:eastAsia="Times New Roman" w:hAnsi="Times New Roman" w:cs="Times New Roman"/>
            <w:sz w:val="26"/>
            <w:szCs w:val="26"/>
          </w:rPr>
          <w:t>thay đổi thời gian trên rất nhiều hệ thống.</w:t>
        </w:r>
      </w:ins>
      <w:del w:id="911" w:author="Nguyen Toan" w:date="2018-05-07T23:50:00Z">
        <w:r w:rsidR="00681720" w:rsidRPr="00C307BC" w:rsidDel="00B63A59">
          <w:rPr>
            <w:rFonts w:ascii="Times New Roman" w:eastAsia="Times New Roman" w:hAnsi="Times New Roman" w:cs="Times New Roman"/>
            <w:sz w:val="26"/>
            <w:szCs w:val="26"/>
          </w:rPr>
          <w:delText>Các giải pháp tích hợp tạo nên xương sống của các hệ thống dịch vụ với các tiến trình xử lý dữ liệu thời gian thực. Bất kỳ một sự cố, lỗi không mong muốn cũng có thể gây ra ảnh hưởng lớn đến các tổ chức với các nguy cơ mất an toàn dữ liệu. Bên cạnh vấn đề tổn thất do thiếu sót của phần mềm, việc yếu kém về quy trình, chiến lược kiểm thử cũng gây ra sự chậm trễ cũng như các phần việc phát sinh không đán</w:delText>
        </w:r>
        <w:r w:rsidR="0026635D" w:rsidRPr="00C307BC" w:rsidDel="00B63A59">
          <w:rPr>
            <w:rFonts w:ascii="Times New Roman" w:eastAsia="Times New Roman" w:hAnsi="Times New Roman" w:cs="Times New Roman"/>
            <w:sz w:val="26"/>
            <w:szCs w:val="26"/>
          </w:rPr>
          <w:delText>g</w:delText>
        </w:r>
        <w:r w:rsidR="00681720" w:rsidRPr="00C307BC" w:rsidDel="00B63A59">
          <w:rPr>
            <w:rFonts w:ascii="Times New Roman" w:eastAsia="Times New Roman" w:hAnsi="Times New Roman" w:cs="Times New Roman"/>
            <w:sz w:val="26"/>
            <w:szCs w:val="26"/>
          </w:rPr>
          <w:delText xml:space="preserve"> có trong quá trình phát triển, triển khai sản phẩm. Điều khá bất ngờ là các giải pháp tích hợp hiện nay thường được kiểm thử rất ít hoặc bỏ qua kiểm thử, hoặc nếu có thì được làm thủ công và không mang tính thường xuyên. </w:delText>
        </w:r>
        <w:r w:rsidR="00B478C3" w:rsidRPr="00C307BC" w:rsidDel="00B63A59">
          <w:rPr>
            <w:rFonts w:ascii="Times New Roman" w:eastAsia="Times New Roman" w:hAnsi="Times New Roman" w:cs="Times New Roman"/>
            <w:sz w:val="26"/>
            <w:szCs w:val="26"/>
          </w:rPr>
          <w:delText>Nguyên nhân dẫn đến tình trạ</w:delText>
        </w:r>
        <w:r w:rsidR="001760E5" w:rsidRPr="00C307BC" w:rsidDel="00B63A59">
          <w:rPr>
            <w:rFonts w:ascii="Times New Roman" w:eastAsia="Times New Roman" w:hAnsi="Times New Roman" w:cs="Times New Roman"/>
            <w:sz w:val="26"/>
            <w:szCs w:val="26"/>
          </w:rPr>
          <w:delText xml:space="preserve">ng này xuất phát từ nhiều </w:delText>
        </w:r>
      </w:del>
      <w:del w:id="912" w:author="Nguyen Toan" w:date="2018-05-06T21:31:00Z">
        <w:r w:rsidR="001760E5" w:rsidRPr="00C307BC" w:rsidDel="009F73AB">
          <w:rPr>
            <w:rFonts w:ascii="Times New Roman" w:eastAsia="Times New Roman" w:hAnsi="Times New Roman" w:cs="Times New Roman"/>
            <w:sz w:val="26"/>
            <w:szCs w:val="26"/>
          </w:rPr>
          <w:delText>phía:</w:delText>
        </w:r>
      </w:del>
    </w:p>
    <w:p w14:paraId="23475C78" w14:textId="5FAF316E" w:rsidR="00B478C3" w:rsidRPr="00C307BC" w:rsidDel="0028548D" w:rsidRDefault="001760E5">
      <w:pPr>
        <w:ind w:firstLine="567"/>
        <w:jc w:val="both"/>
        <w:rPr>
          <w:del w:id="913" w:author="Nguyen Toan" w:date="2018-05-06T21:31:00Z"/>
          <w:rFonts w:ascii="Times New Roman" w:eastAsia="Times New Roman" w:hAnsi="Times New Roman" w:cs="Times New Roman"/>
          <w:sz w:val="26"/>
          <w:szCs w:val="26"/>
          <w:rPrChange w:id="914" w:author="Nguyen Toan" w:date="2018-05-06T21:31:00Z">
            <w:rPr>
              <w:del w:id="915" w:author="Nguyen Toan" w:date="2018-05-06T21:31:00Z"/>
            </w:rPr>
          </w:rPrChange>
        </w:rPr>
        <w:pPrChange w:id="916" w:author="Nguyen Toan" w:date="2018-05-07T22:08:00Z">
          <w:pPr>
            <w:pStyle w:val="ListParagraph"/>
            <w:numPr>
              <w:numId w:val="38"/>
            </w:numPr>
            <w:spacing w:line="288" w:lineRule="auto"/>
            <w:ind w:left="927" w:hanging="360"/>
            <w:jc w:val="both"/>
          </w:pPr>
        </w:pPrChange>
      </w:pPr>
      <w:del w:id="917" w:author="Nguyen Toan" w:date="2018-05-07T22:06:00Z">
        <w:r w:rsidRPr="00C307BC" w:rsidDel="00EA6F70">
          <w:rPr>
            <w:rFonts w:ascii="Times New Roman" w:eastAsia="Times New Roman" w:hAnsi="Times New Roman" w:cs="Times New Roman"/>
            <w:sz w:val="26"/>
            <w:szCs w:val="26"/>
            <w:rPrChange w:id="918" w:author="Nguyen Toan" w:date="2018-05-06T21:31:00Z">
              <w:rPr/>
            </w:rPrChange>
          </w:rPr>
          <w:delText>Kiuyên nh</w:delText>
        </w:r>
        <w:r w:rsidR="00B478C3" w:rsidRPr="00C307BC" w:rsidDel="00EA6F70">
          <w:rPr>
            <w:rFonts w:ascii="Times New Roman" w:eastAsia="Times New Roman" w:hAnsi="Times New Roman" w:cs="Times New Roman"/>
            <w:sz w:val="26"/>
            <w:szCs w:val="26"/>
            <w:rPrChange w:id="919" w:author="Nguyen Toan" w:date="2018-05-06T21:31:00Z">
              <w:rPr/>
            </w:rPrChange>
          </w:rPr>
          <w:delText xml:space="preserve"> ESB </w:delText>
        </w:r>
        <w:r w:rsidR="004507D6" w:rsidRPr="00C307BC" w:rsidDel="00EA6F70">
          <w:rPr>
            <w:rFonts w:ascii="Times New Roman" w:eastAsia="Times New Roman" w:hAnsi="Times New Roman" w:cs="Times New Roman"/>
            <w:sz w:val="26"/>
            <w:szCs w:val="26"/>
            <w:rPrChange w:id="920" w:author="Nguyen Toan" w:date="2018-05-06T21:31:00Z">
              <w:rPr/>
            </w:rPrChange>
          </w:rPr>
          <w:delText>bao gtrúcân.phát từ nhiều</w:delText>
        </w:r>
        <w:r w:rsidR="00B478C3" w:rsidRPr="00C307BC" w:rsidDel="00EA6F70">
          <w:rPr>
            <w:rFonts w:ascii="Times New Roman" w:eastAsia="Times New Roman" w:hAnsi="Times New Roman" w:cs="Times New Roman"/>
            <w:sz w:val="26"/>
            <w:szCs w:val="26"/>
            <w:rPrChange w:id="921" w:author="Nguyen Toan" w:date="2018-05-06T21:31:00Z">
              <w:rPr/>
            </w:rPrChange>
          </w:rPr>
          <w:delText xml:space="preserve"> </w:delText>
        </w:r>
        <w:r w:rsidR="00434CCE" w:rsidRPr="00C307BC" w:rsidDel="00EA6F70">
          <w:rPr>
            <w:rFonts w:ascii="Times New Roman" w:eastAsia="Times New Roman" w:hAnsi="Times New Roman" w:cs="Times New Roman"/>
            <w:sz w:val="26"/>
            <w:szCs w:val="26"/>
            <w:rPrChange w:id="922" w:author="Nguyen Toan" w:date="2018-05-06T21:31:00Z">
              <w:rPr/>
            </w:rPrChange>
          </w:rPr>
          <w:delText>sao gtrú</w:delText>
        </w:r>
        <w:r w:rsidR="00B478C3" w:rsidRPr="00C307BC" w:rsidDel="00EA6F70">
          <w:rPr>
            <w:rFonts w:ascii="Times New Roman" w:eastAsia="Times New Roman" w:hAnsi="Times New Roman" w:cs="Times New Roman"/>
            <w:sz w:val="26"/>
            <w:szCs w:val="26"/>
            <w:rPrChange w:id="923" w:author="Nguyen Toan" w:date="2018-05-06T21:31:00Z">
              <w:rPr/>
            </w:rPrChange>
          </w:rPr>
          <w:delText>các cơ chhi.phát từ nhiều rạển, triển khai sản phẩm.</w:delText>
        </w:r>
      </w:del>
      <w:del w:id="924" w:author="Nguyen Toan" w:date="2018-05-07T23:50:00Z">
        <w:r w:rsidR="00B478C3" w:rsidRPr="00C307BC" w:rsidDel="00B63A59">
          <w:rPr>
            <w:rFonts w:ascii="Times New Roman" w:eastAsia="Times New Roman" w:hAnsi="Times New Roman" w:cs="Times New Roman"/>
            <w:sz w:val="26"/>
            <w:szCs w:val="26"/>
            <w:rPrChange w:id="925" w:author="Nguyen Toan" w:date="2018-05-06T21:31:00Z">
              <w:rPr/>
            </w:rPrChange>
          </w:rPr>
          <w:delText xml:space="preserve"> </w:delText>
        </w:r>
      </w:del>
      <w:del w:id="926" w:author="Nguyen Toan" w:date="2018-05-07T22:06:00Z">
        <w:r w:rsidR="00B478C3" w:rsidRPr="00C307BC" w:rsidDel="00EA6F70">
          <w:rPr>
            <w:rFonts w:ascii="Times New Roman" w:eastAsia="Times New Roman" w:hAnsi="Times New Roman" w:cs="Times New Roman"/>
            <w:sz w:val="26"/>
            <w:szCs w:val="26"/>
            <w:rPrChange w:id="927" w:author="Nguyen Toan" w:date="2018-05-06T21:31:00Z">
              <w:rPr/>
            </w:rPrChange>
          </w:rPr>
          <w:delText>Điy ra tình trát từ nhiều rạển, triển k</w:delText>
        </w:r>
        <w:r w:rsidR="00434CCE" w:rsidRPr="00C307BC" w:rsidDel="00EA6F70">
          <w:rPr>
            <w:rFonts w:ascii="Times New Roman" w:eastAsia="Times New Roman" w:hAnsi="Times New Roman" w:cs="Times New Roman"/>
            <w:sz w:val="26"/>
            <w:szCs w:val="26"/>
            <w:rPrChange w:id="928" w:author="Nguyen Toan" w:date="2018-05-06T21:31:00Z">
              <w:rPr/>
            </w:rPrChange>
          </w:rPr>
          <w:delText xml:space="preserve"> dc cơ chhi.phát tquy trình ki, triển khai sản phẩm. Điều khá bất ngờ là các giải pháp tích hợp hiện</w:delText>
        </w:r>
        <w:r w:rsidR="00B478C3" w:rsidRPr="00C307BC" w:rsidDel="00EA6F70">
          <w:rPr>
            <w:rFonts w:ascii="Times New Roman" w:eastAsia="Times New Roman" w:hAnsi="Times New Roman" w:cs="Times New Roman"/>
            <w:sz w:val="26"/>
            <w:szCs w:val="26"/>
            <w:rPrChange w:id="929" w:author="Nguyen Toan" w:date="2018-05-06T21:31:00Z">
              <w:rPr/>
            </w:rPrChange>
          </w:rPr>
          <w:delText xml:space="preserve"> </w:delText>
        </w:r>
      </w:del>
    </w:p>
    <w:p w14:paraId="4BED798C" w14:textId="5F0842A5" w:rsidR="00421214" w:rsidRPr="00C307BC" w:rsidDel="0028548D" w:rsidRDefault="00E9270B">
      <w:pPr>
        <w:ind w:firstLine="567"/>
        <w:jc w:val="both"/>
        <w:rPr>
          <w:del w:id="930" w:author="Nguyen Toan" w:date="2018-05-06T21:31:00Z"/>
          <w:rFonts w:ascii="Times New Roman" w:eastAsia="Times New Roman" w:hAnsi="Times New Roman" w:cs="Times New Roman"/>
          <w:sz w:val="26"/>
          <w:szCs w:val="26"/>
          <w:rPrChange w:id="931" w:author="Nguyen Toan" w:date="2018-05-06T21:31:00Z">
            <w:rPr>
              <w:del w:id="932" w:author="Nguyen Toan" w:date="2018-05-06T21:31:00Z"/>
            </w:rPr>
          </w:rPrChange>
        </w:rPr>
        <w:pPrChange w:id="933" w:author="Nguyen Toan" w:date="2018-05-07T22:08:00Z">
          <w:pPr>
            <w:pStyle w:val="ListParagraph"/>
            <w:numPr>
              <w:numId w:val="38"/>
            </w:numPr>
            <w:spacing w:line="288" w:lineRule="auto"/>
            <w:ind w:left="927" w:hanging="360"/>
            <w:jc w:val="both"/>
          </w:pPr>
        </w:pPrChange>
      </w:pPr>
      <w:del w:id="934" w:author="Nguyen Toan" w:date="2018-05-07T22:06:00Z">
        <w:r w:rsidRPr="00C307BC" w:rsidDel="00EA6F70">
          <w:rPr>
            <w:rFonts w:ascii="Times New Roman" w:eastAsia="Times New Roman" w:hAnsi="Times New Roman" w:cs="Times New Roman"/>
            <w:sz w:val="26"/>
            <w:szCs w:val="26"/>
            <w:rPrChange w:id="935" w:author="Nguyen Toan" w:date="2018-05-06T21:31:00Z">
              <w:rPr/>
            </w:rPrChange>
          </w:rPr>
          <w:delText>Qu</w:delText>
        </w:r>
        <w:r w:rsidR="004507D6" w:rsidRPr="00C307BC" w:rsidDel="00EA6F70">
          <w:rPr>
            <w:rFonts w:ascii="Times New Roman" w:eastAsia="Times New Roman" w:hAnsi="Times New Roman" w:cs="Times New Roman"/>
            <w:sz w:val="26"/>
            <w:szCs w:val="26"/>
            <w:rPrChange w:id="936" w:author="Nguyen Toan" w:date="2018-05-06T21:31:00Z">
              <w:rPr/>
            </w:rPrChange>
          </w:rPr>
          <w:delText>ỹuc cơ chhi.phát tquy trình ki, triển khai sản phẩm. Điều khá bất ngờ là các giả</w:delText>
        </w:r>
        <w:r w:rsidR="00722D57" w:rsidRPr="00C307BC" w:rsidDel="00EA6F70">
          <w:rPr>
            <w:rFonts w:ascii="Times New Roman" w:eastAsia="Times New Roman" w:hAnsi="Times New Roman" w:cs="Times New Roman"/>
            <w:sz w:val="26"/>
            <w:szCs w:val="26"/>
            <w:rPrChange w:id="937" w:author="Nguyen Toan" w:date="2018-05-06T21:31:00Z">
              <w:rPr/>
            </w:rPrChange>
          </w:rPr>
          <w:delText>tình trchhi.phát tquy trình ki, triển khai sản phẩm. Đ</w:delText>
        </w:r>
      </w:del>
    </w:p>
    <w:p w14:paraId="566F0163" w14:textId="512E37C7" w:rsidR="001760E5" w:rsidRPr="00C307BC" w:rsidDel="00AB20E1" w:rsidRDefault="00F2209C">
      <w:pPr>
        <w:ind w:firstLine="567"/>
        <w:jc w:val="both"/>
        <w:rPr>
          <w:del w:id="938" w:author="LoanDT" w:date="2018-05-08T23:04:00Z"/>
          <w:rFonts w:ascii="Times New Roman" w:eastAsia="Times New Roman" w:hAnsi="Times New Roman" w:cs="Times New Roman"/>
          <w:sz w:val="26"/>
          <w:szCs w:val="26"/>
          <w:rPrChange w:id="939" w:author="Nguyen Toan" w:date="2018-05-06T21:31:00Z">
            <w:rPr>
              <w:del w:id="940" w:author="LoanDT" w:date="2018-05-08T23:04:00Z"/>
            </w:rPr>
          </w:rPrChange>
        </w:rPr>
        <w:pPrChange w:id="941" w:author="Nguyen Toan" w:date="2018-05-07T22:08:00Z">
          <w:pPr>
            <w:pStyle w:val="ListParagraph"/>
            <w:numPr>
              <w:numId w:val="38"/>
            </w:numPr>
            <w:spacing w:line="288" w:lineRule="auto"/>
            <w:ind w:left="927" w:hanging="360"/>
            <w:jc w:val="both"/>
          </w:pPr>
        </w:pPrChange>
      </w:pPr>
      <w:del w:id="942" w:author="Nguyen Toan" w:date="2018-05-06T21:31:00Z">
        <w:r w:rsidRPr="00C307BC" w:rsidDel="0028548D">
          <w:rPr>
            <w:rFonts w:ascii="Times New Roman" w:eastAsia="Times New Roman" w:hAnsi="Times New Roman" w:cs="Times New Roman"/>
            <w:sz w:val="26"/>
            <w:szCs w:val="26"/>
            <w:rPrChange w:id="943" w:author="Nguyen Toan" w:date="2018-05-06T21:31:00Z">
              <w:rPr/>
            </w:rPrChange>
          </w:rPr>
          <w:delText>H</w:delText>
        </w:r>
      </w:del>
      <w:del w:id="944" w:author="Nguyen Toan" w:date="2018-05-07T23:50:00Z">
        <w:r w:rsidRPr="00C307BC" w:rsidDel="00B63A59">
          <w:rPr>
            <w:rFonts w:ascii="Times New Roman" w:eastAsia="Times New Roman" w:hAnsi="Times New Roman" w:cs="Times New Roman"/>
            <w:sz w:val="26"/>
            <w:szCs w:val="26"/>
            <w:rPrChange w:id="945" w:author="Nguyen Toan" w:date="2018-05-06T21:31:00Z">
              <w:rPr/>
            </w:rPrChange>
          </w:rPr>
          <w:delText>iình trchhi.phát tquy trình ki, triển khai sản phẩm. Điều khá bất ngờ là các giải pháp tích hợp hiện nay thường được kiểm thử rất ít hoặc bỏ qua kiểm thử, hoặc nếu có thì được làm thủ côa lỗi tại một ứng dụng trong hệ thống sẽ đòi hỏi việc tìm lỗi và sửa đổi nhiều ứng dụng cùng lúc, gây mất thời gian và tốn kém tài nguyên, các lỗi không được kiểm soát chặt chẽ.</w:delText>
        </w:r>
      </w:del>
      <w:del w:id="946" w:author="Nguyen Toan" w:date="2018-05-07T23:51:00Z">
        <w:r w:rsidRPr="00C307BC" w:rsidDel="0035532E">
          <w:rPr>
            <w:rFonts w:ascii="Times New Roman" w:eastAsia="Times New Roman" w:hAnsi="Times New Roman" w:cs="Times New Roman"/>
            <w:sz w:val="26"/>
            <w:szCs w:val="26"/>
            <w:rPrChange w:id="947" w:author="Nguyen Toan" w:date="2018-05-06T21:31:00Z">
              <w:rPr/>
            </w:rPrChange>
          </w:rPr>
          <w:delText xml:space="preserve"> </w:delText>
        </w:r>
      </w:del>
    </w:p>
    <w:p w14:paraId="5744F3EE" w14:textId="71CC46EA" w:rsidR="007D287C" w:rsidRPr="00C307BC" w:rsidDel="00AB20E1" w:rsidRDefault="00E64768">
      <w:pPr>
        <w:pStyle w:val="Heading2"/>
        <w:numPr>
          <w:ilvl w:val="1"/>
          <w:numId w:val="13"/>
        </w:numPr>
        <w:spacing w:before="240"/>
        <w:ind w:left="0" w:firstLine="0"/>
        <w:rPr>
          <w:del w:id="948" w:author="LoanDT" w:date="2018-05-08T23:04:00Z"/>
          <w:rFonts w:ascii="Times New Roman" w:hAnsi="Times New Roman" w:cs="Times New Roman"/>
          <w:b/>
          <w:sz w:val="26"/>
          <w:szCs w:val="26"/>
        </w:rPr>
        <w:pPrChange w:id="949" w:author="LoanDT" w:date="2018-05-08T23:04:00Z">
          <w:pPr>
            <w:pStyle w:val="Heading2"/>
            <w:numPr>
              <w:ilvl w:val="1"/>
              <w:numId w:val="13"/>
            </w:numPr>
            <w:spacing w:before="240"/>
            <w:ind w:left="357" w:hanging="357"/>
          </w:pPr>
        </w:pPrChange>
      </w:pPr>
      <w:bookmarkStart w:id="950" w:name="_Toc513150991"/>
      <w:bookmarkStart w:id="951" w:name="_Toc513150992"/>
      <w:bookmarkStart w:id="952" w:name="_Toc514157557"/>
      <w:bookmarkEnd w:id="950"/>
      <w:bookmarkEnd w:id="951"/>
      <w:del w:id="953" w:author="LoanDT" w:date="2018-05-08T23:04:00Z">
        <w:r w:rsidRPr="00C307BC" w:rsidDel="00AB20E1">
          <w:rPr>
            <w:rFonts w:ascii="Times New Roman" w:hAnsi="Times New Roman" w:cs="Times New Roman"/>
            <w:b/>
            <w:sz w:val="26"/>
            <w:szCs w:val="26"/>
          </w:rPr>
          <w:delText>Các vấn đề cần giải quyết</w:delText>
        </w:r>
      </w:del>
      <w:ins w:id="954" w:author="Nguyen Toan" w:date="2018-05-07T23:46:00Z">
        <w:del w:id="955" w:author="LoanDT" w:date="2018-05-08T23:04:00Z">
          <w:r w:rsidR="00A945B8" w:rsidRPr="00C307BC" w:rsidDel="00AB20E1">
            <w:rPr>
              <w:rFonts w:ascii="Times New Roman" w:hAnsi="Times New Roman" w:cs="Times New Roman"/>
              <w:b/>
              <w:sz w:val="26"/>
              <w:szCs w:val="26"/>
            </w:rPr>
            <w:delText>Thời gian phát triển hệ thố</w:delText>
          </w:r>
          <w:r w:rsidR="00DB6561" w:rsidRPr="00C307BC" w:rsidDel="00AB20E1">
            <w:rPr>
              <w:rFonts w:ascii="Times New Roman" w:hAnsi="Times New Roman" w:cs="Times New Roman"/>
              <w:b/>
              <w:sz w:val="26"/>
              <w:szCs w:val="26"/>
            </w:rPr>
            <w:delText>ng</w:delText>
          </w:r>
          <w:bookmarkEnd w:id="952"/>
          <w:r w:rsidR="00DB6561" w:rsidRPr="00C307BC" w:rsidDel="00AB20E1">
            <w:rPr>
              <w:rFonts w:ascii="Times New Roman" w:hAnsi="Times New Roman" w:cs="Times New Roman"/>
              <w:b/>
              <w:sz w:val="26"/>
              <w:szCs w:val="26"/>
            </w:rPr>
            <w:delText xml:space="preserve"> </w:delText>
          </w:r>
        </w:del>
      </w:ins>
    </w:p>
    <w:p w14:paraId="69AA2FEC" w14:textId="5D80AEEC" w:rsidR="009111ED" w:rsidRPr="00C307BC" w:rsidRDefault="009111ED">
      <w:pPr>
        <w:ind w:firstLine="567"/>
        <w:jc w:val="both"/>
        <w:rPr>
          <w:ins w:id="956" w:author="Nguyen Toan" w:date="2018-05-07T23:46:00Z"/>
          <w:rFonts w:ascii="Times New Roman" w:hAnsi="Times New Roman" w:cs="Times New Roman"/>
          <w:sz w:val="26"/>
          <w:szCs w:val="26"/>
        </w:rPr>
        <w:pPrChange w:id="957" w:author="LoanDT" w:date="2018-05-08T23:04:00Z">
          <w:pPr>
            <w:pStyle w:val="ListParagraph"/>
            <w:numPr>
              <w:numId w:val="38"/>
            </w:numPr>
            <w:spacing w:line="288" w:lineRule="auto"/>
            <w:ind w:left="927" w:hanging="360"/>
            <w:jc w:val="both"/>
          </w:pPr>
        </w:pPrChange>
      </w:pPr>
    </w:p>
    <w:p w14:paraId="1225E927" w14:textId="77777777" w:rsidR="00E73597" w:rsidRPr="00C307BC" w:rsidRDefault="009111ED">
      <w:pPr>
        <w:pStyle w:val="Heading2"/>
        <w:numPr>
          <w:ilvl w:val="1"/>
          <w:numId w:val="13"/>
        </w:numPr>
        <w:spacing w:before="240"/>
        <w:ind w:left="357" w:hanging="357"/>
        <w:rPr>
          <w:ins w:id="958" w:author="Nguyen Toan" w:date="2018-05-08T00:01:00Z"/>
          <w:rFonts w:ascii="Times New Roman" w:hAnsi="Times New Roman" w:cs="Times New Roman"/>
          <w:b/>
          <w:sz w:val="26"/>
          <w:szCs w:val="26"/>
        </w:rPr>
        <w:pPrChange w:id="959" w:author="Nguyen Toan" w:date="2018-05-07T23:47:00Z">
          <w:pPr>
            <w:pStyle w:val="ListParagraph"/>
            <w:numPr>
              <w:numId w:val="38"/>
            </w:numPr>
            <w:spacing w:line="288" w:lineRule="auto"/>
            <w:ind w:left="927" w:hanging="360"/>
            <w:jc w:val="both"/>
          </w:pPr>
        </w:pPrChange>
      </w:pPr>
      <w:bookmarkStart w:id="960" w:name="_Toc514278026"/>
      <w:ins w:id="961" w:author="Nguyen Toan" w:date="2018-05-07T23:46:00Z">
        <w:r w:rsidRPr="00C307BC">
          <w:rPr>
            <w:rFonts w:ascii="Times New Roman" w:hAnsi="Times New Roman" w:cs="Times New Roman"/>
            <w:b/>
            <w:sz w:val="26"/>
            <w:szCs w:val="26"/>
            <w:rPrChange w:id="962" w:author="Nguyen Toan" w:date="2018-05-07T23:47:00Z">
              <w:rPr>
                <w:rFonts w:ascii="Times New Roman" w:hAnsi="Times New Roman" w:cs="Times New Roman"/>
                <w:sz w:val="28"/>
                <w:szCs w:val="28"/>
              </w:rPr>
            </w:rPrChange>
          </w:rPr>
          <w:lastRenderedPageBreak/>
          <w:t>Công cụ hỗ trợ kiểm thử</w:t>
        </w:r>
        <w:bookmarkEnd w:id="960"/>
        <w:r w:rsidRPr="00C307BC">
          <w:rPr>
            <w:rFonts w:ascii="Times New Roman" w:hAnsi="Times New Roman" w:cs="Times New Roman"/>
            <w:b/>
            <w:sz w:val="26"/>
            <w:szCs w:val="26"/>
            <w:rPrChange w:id="963" w:author="Nguyen Toan" w:date="2018-05-07T23:47:00Z">
              <w:rPr>
                <w:rFonts w:ascii="Times New Roman" w:hAnsi="Times New Roman" w:cs="Times New Roman"/>
                <w:sz w:val="28"/>
                <w:szCs w:val="28"/>
              </w:rPr>
            </w:rPrChange>
          </w:rPr>
          <w:t xml:space="preserve"> </w:t>
        </w:r>
      </w:ins>
    </w:p>
    <w:p w14:paraId="0897FC13" w14:textId="77777777" w:rsidR="00EE0860" w:rsidRPr="00C307BC" w:rsidRDefault="00E14B5F">
      <w:pPr>
        <w:pStyle w:val="NoSpacing"/>
        <w:spacing w:before="120" w:after="120" w:line="276" w:lineRule="auto"/>
        <w:ind w:firstLine="567"/>
        <w:jc w:val="both"/>
        <w:rPr>
          <w:ins w:id="964" w:author="LoanDT" w:date="2018-05-08T21:57:00Z"/>
          <w:rFonts w:ascii="Times New Roman" w:hAnsi="Times New Roman" w:cs="Times New Roman"/>
          <w:sz w:val="26"/>
          <w:szCs w:val="26"/>
        </w:rPr>
        <w:pPrChange w:id="965" w:author="Nguyen Toan" w:date="2018-05-14T18:13:00Z">
          <w:pPr>
            <w:pStyle w:val="ListParagraph"/>
            <w:numPr>
              <w:numId w:val="38"/>
            </w:numPr>
            <w:spacing w:line="288" w:lineRule="auto"/>
            <w:ind w:left="927" w:hanging="360"/>
            <w:jc w:val="both"/>
          </w:pPr>
        </w:pPrChange>
      </w:pPr>
      <w:ins w:id="966" w:author="Nguyen Toan" w:date="2018-05-08T00:08:00Z">
        <w:r w:rsidRPr="00C307BC">
          <w:rPr>
            <w:rFonts w:ascii="Times New Roman" w:hAnsi="Times New Roman" w:cs="Times New Roman"/>
            <w:sz w:val="26"/>
            <w:szCs w:val="26"/>
            <w:rPrChange w:id="967" w:author="Nguyen Toan" w:date="2018-05-08T00:19:00Z">
              <w:rPr/>
            </w:rPrChange>
          </w:rPr>
          <w:t xml:space="preserve">Quá trình kiểm thử hệ thống sử dụng kiến trúc ESB </w:t>
        </w:r>
      </w:ins>
      <w:ins w:id="968" w:author="Nguyen Toan" w:date="2018-05-08T00:09:00Z">
        <w:r w:rsidR="002F0D2E" w:rsidRPr="00C307BC">
          <w:rPr>
            <w:rFonts w:ascii="Times New Roman" w:hAnsi="Times New Roman" w:cs="Times New Roman"/>
            <w:sz w:val="26"/>
            <w:szCs w:val="26"/>
            <w:rPrChange w:id="969" w:author="Nguyen Toan" w:date="2018-05-08T00:19:00Z">
              <w:rPr/>
            </w:rPrChange>
          </w:rPr>
          <w:t xml:space="preserve">chủ yếu tập trung vào giao tiếp giữa các thành phần trong </w:t>
        </w:r>
        <w:r w:rsidR="002F0D2E" w:rsidRPr="00C307BC">
          <w:rPr>
            <w:rFonts w:ascii="Times New Roman" w:eastAsia="Times New Roman" w:hAnsi="Times New Roman" w:cs="Times New Roman"/>
            <w:sz w:val="26"/>
            <w:szCs w:val="26"/>
            <w:rPrChange w:id="970" w:author="Nguyen Toan" w:date="2018-05-08T00:19:00Z">
              <w:rPr/>
            </w:rPrChange>
          </w:rPr>
          <w:t>hh</w:t>
        </w:r>
        <w:r w:rsidR="002F0D2E" w:rsidRPr="00C307BC">
          <w:rPr>
            <w:rFonts w:ascii="Times New Roman" w:hAnsi="Times New Roman" w:cs="Times New Roman"/>
            <w:sz w:val="26"/>
            <w:szCs w:val="26"/>
            <w:rPrChange w:id="971" w:author="Nguyen Toan" w:date="2018-05-08T00:19:00Z">
              <w:rPr/>
            </w:rPrChange>
          </w:rPr>
          <w:t xml:space="preserve"> thống. Vì vậy, </w:t>
        </w:r>
        <w:r w:rsidR="002F0D2E" w:rsidRPr="00C307BC">
          <w:rPr>
            <w:rFonts w:ascii="Times New Roman" w:hAnsi="Times New Roman" w:cs="Times New Roman"/>
            <w:sz w:val="26"/>
            <w:szCs w:val="26"/>
            <w:lang w:val="vi-VN"/>
            <w:rPrChange w:id="972" w:author="Nguyen Toan" w:date="2018-05-14T18:13:00Z">
              <w:rPr/>
            </w:rPrChange>
          </w:rPr>
          <w:t>quy</w:t>
        </w:r>
        <w:r w:rsidR="002F0D2E" w:rsidRPr="00C307BC">
          <w:rPr>
            <w:rFonts w:ascii="Times New Roman" w:hAnsi="Times New Roman" w:cs="Times New Roman"/>
            <w:sz w:val="26"/>
            <w:szCs w:val="26"/>
            <w:rPrChange w:id="973" w:author="Nguyen Toan" w:date="2018-05-08T00:19:00Z">
              <w:rPr/>
            </w:rPrChange>
          </w:rPr>
          <w:t xml:space="preserve"> trình kiểm thử không chú trọng vào phần kiểm thử giao diện người dùng mà t</w:t>
        </w:r>
      </w:ins>
      <w:ins w:id="974" w:author="Nguyen Toan" w:date="2018-05-08T00:06:00Z">
        <w:r w:rsidR="002F0D2E" w:rsidRPr="00C307BC">
          <w:rPr>
            <w:rFonts w:ascii="Times New Roman" w:hAnsi="Times New Roman" w:cs="Times New Roman"/>
            <w:sz w:val="26"/>
            <w:szCs w:val="26"/>
            <w:rPrChange w:id="975" w:author="Nguyen Toan" w:date="2018-05-08T00:19:00Z">
              <w:rPr/>
            </w:rPrChange>
          </w:rPr>
          <w:t>ập trung vào các API của các thành phần hệ thống.</w:t>
        </w:r>
      </w:ins>
      <w:ins w:id="976" w:author="Nguyen Toan" w:date="2018-05-08T00:11:00Z">
        <w:r w:rsidR="00C01630" w:rsidRPr="00C307BC">
          <w:rPr>
            <w:rFonts w:ascii="Times New Roman" w:hAnsi="Times New Roman" w:cs="Times New Roman"/>
            <w:sz w:val="26"/>
            <w:szCs w:val="26"/>
            <w:rPrChange w:id="977" w:author="Nguyen Toan" w:date="2018-05-08T00:19:00Z">
              <w:rPr/>
            </w:rPrChange>
          </w:rPr>
          <w:t xml:space="preserve"> Hiện nay, công cụ hỗ trợ kiểm thử API </w:t>
        </w:r>
      </w:ins>
      <w:ins w:id="978" w:author="Nguyen Toan" w:date="2018-05-08T00:16:00Z">
        <w:r w:rsidR="005720F3" w:rsidRPr="00C307BC">
          <w:rPr>
            <w:rFonts w:ascii="Times New Roman" w:hAnsi="Times New Roman" w:cs="Times New Roman"/>
            <w:sz w:val="26"/>
            <w:szCs w:val="26"/>
            <w:rPrChange w:id="979" w:author="Nguyen Toan" w:date="2018-05-08T00:19:00Z">
              <w:rPr/>
            </w:rPrChange>
          </w:rPr>
          <w:t>đang phổ biến là SoapUI và Postman.</w:t>
        </w:r>
      </w:ins>
    </w:p>
    <w:p w14:paraId="3719B616" w14:textId="1BADC13F" w:rsidR="00D43216" w:rsidRPr="00C307BC" w:rsidRDefault="00EE0860">
      <w:pPr>
        <w:pStyle w:val="NoSpacing"/>
        <w:spacing w:before="120" w:after="120" w:line="276" w:lineRule="auto"/>
        <w:ind w:firstLine="567"/>
        <w:jc w:val="both"/>
        <w:rPr>
          <w:ins w:id="980" w:author="LoanDT" w:date="2018-05-08T22:01:00Z"/>
          <w:rFonts w:ascii="Times New Roman" w:hAnsi="Times New Roman" w:cs="Times New Roman"/>
          <w:sz w:val="26"/>
          <w:szCs w:val="26"/>
        </w:rPr>
        <w:pPrChange w:id="981" w:author="Nguyen Toan" w:date="2018-05-14T18:13:00Z">
          <w:pPr>
            <w:pStyle w:val="ListParagraph"/>
            <w:numPr>
              <w:numId w:val="38"/>
            </w:numPr>
            <w:spacing w:line="288" w:lineRule="auto"/>
            <w:ind w:left="927" w:hanging="360"/>
            <w:jc w:val="both"/>
          </w:pPr>
        </w:pPrChange>
      </w:pPr>
      <w:ins w:id="982" w:author="LoanDT" w:date="2018-05-08T21:57:00Z">
        <w:r w:rsidRPr="00C307BC">
          <w:rPr>
            <w:rFonts w:ascii="Times New Roman" w:hAnsi="Times New Roman" w:cs="Times New Roman"/>
            <w:sz w:val="26"/>
            <w:szCs w:val="26"/>
          </w:rPr>
          <w:t xml:space="preserve">Postman </w:t>
        </w:r>
      </w:ins>
      <w:ins w:id="983" w:author="LoanDT" w:date="2018-05-08T21:58:00Z">
        <w:r w:rsidR="007E69BC" w:rsidRPr="00C307BC">
          <w:rPr>
            <w:rFonts w:ascii="Times New Roman" w:hAnsi="Times New Roman" w:cs="Times New Roman"/>
            <w:sz w:val="26"/>
            <w:szCs w:val="26"/>
          </w:rPr>
          <w:t xml:space="preserve">là công cụ cho phép kết nối với các API, đặc biệt là các </w:t>
        </w:r>
      </w:ins>
      <w:ins w:id="984" w:author="LoanDT" w:date="2018-05-08T21:59:00Z">
        <w:r w:rsidR="007E69BC" w:rsidRPr="00C307BC">
          <w:rPr>
            <w:rFonts w:ascii="Times New Roman" w:hAnsi="Times New Roman" w:cs="Times New Roman"/>
            <w:sz w:val="26"/>
            <w:szCs w:val="26"/>
          </w:rPr>
          <w:t>ứng dụng viết theo giao thức R</w:t>
        </w:r>
        <w:r w:rsidR="00AC4FAB" w:rsidRPr="00C307BC">
          <w:rPr>
            <w:rFonts w:ascii="Times New Roman" w:hAnsi="Times New Roman" w:cs="Times New Roman"/>
            <w:sz w:val="26"/>
            <w:szCs w:val="26"/>
          </w:rPr>
          <w:t>ESTful</w:t>
        </w:r>
        <w:r w:rsidR="00453A20" w:rsidRPr="00C307BC">
          <w:rPr>
            <w:rFonts w:ascii="Times New Roman" w:hAnsi="Times New Roman" w:cs="Times New Roman"/>
            <w:sz w:val="26"/>
            <w:szCs w:val="26"/>
          </w:rPr>
          <w:t xml:space="preserve">. Người dùng có thể gọi vào các API mà không cần thiết </w:t>
        </w:r>
      </w:ins>
      <w:ins w:id="985" w:author="LoanDT" w:date="2018-05-08T22:00:00Z">
        <w:r w:rsidR="00453A20" w:rsidRPr="00C307BC">
          <w:rPr>
            <w:rFonts w:ascii="Times New Roman" w:hAnsi="Times New Roman" w:cs="Times New Roman"/>
            <w:sz w:val="26"/>
            <w:szCs w:val="26"/>
          </w:rPr>
          <w:t xml:space="preserve">viết mã </w:t>
        </w:r>
        <w:r w:rsidR="00D644C2" w:rsidRPr="00C307BC">
          <w:rPr>
            <w:rFonts w:ascii="Times New Roman" w:hAnsi="Times New Roman" w:cs="Times New Roman"/>
            <w:sz w:val="26"/>
            <w:szCs w:val="26"/>
          </w:rPr>
          <w:t>n</w:t>
        </w:r>
      </w:ins>
      <w:ins w:id="986" w:author="LoanDT" w:date="2018-05-08T22:05:00Z">
        <w:r w:rsidR="00D644C2" w:rsidRPr="00C307BC">
          <w:rPr>
            <w:rFonts w:ascii="Times New Roman" w:hAnsi="Times New Roman" w:cs="Times New Roman"/>
            <w:sz w:val="26"/>
            <w:szCs w:val="26"/>
          </w:rPr>
          <w:t xml:space="preserve">guồn. Lập trình viên có thể </w:t>
        </w:r>
        <w:r w:rsidR="00D644C2" w:rsidRPr="00C307BC">
          <w:rPr>
            <w:rFonts w:ascii="Times New Roman" w:hAnsi="Times New Roman" w:cs="Times New Roman"/>
            <w:sz w:val="26"/>
            <w:szCs w:val="26"/>
            <w:lang w:val="vi-VN"/>
            <w:rPrChange w:id="987" w:author="Nguyen Toan" w:date="2018-05-14T18:13:00Z">
              <w:rPr>
                <w:rFonts w:ascii="Times New Roman" w:hAnsi="Times New Roman" w:cs="Times New Roman"/>
                <w:sz w:val="28"/>
                <w:szCs w:val="28"/>
              </w:rPr>
            </w:rPrChange>
          </w:rPr>
          <w:t>thực</w:t>
        </w:r>
        <w:r w:rsidR="00D644C2" w:rsidRPr="00C307BC">
          <w:rPr>
            <w:rFonts w:ascii="Times New Roman" w:hAnsi="Times New Roman" w:cs="Times New Roman"/>
            <w:sz w:val="26"/>
            <w:szCs w:val="26"/>
          </w:rPr>
          <w:t xml:space="preserve"> hiện truyền trực tiếp các tham số dưới dạng text</w:t>
        </w:r>
      </w:ins>
      <w:ins w:id="988" w:author="LoanDT" w:date="2018-05-08T22:06:00Z">
        <w:r w:rsidR="00D644C2" w:rsidRPr="00C307BC">
          <w:rPr>
            <w:rFonts w:ascii="Times New Roman" w:hAnsi="Times New Roman" w:cs="Times New Roman"/>
            <w:sz w:val="26"/>
            <w:szCs w:val="26"/>
          </w:rPr>
          <w:t xml:space="preserve">, </w:t>
        </w:r>
      </w:ins>
      <w:ins w:id="989" w:author="LoanDT" w:date="2018-05-08T22:05:00Z">
        <w:r w:rsidR="00D644C2" w:rsidRPr="00C307BC">
          <w:rPr>
            <w:rFonts w:ascii="Times New Roman" w:hAnsi="Times New Roman" w:cs="Times New Roman"/>
            <w:sz w:val="26"/>
            <w:szCs w:val="26"/>
          </w:rPr>
          <w:t xml:space="preserve">json, xml, </w:t>
        </w:r>
      </w:ins>
      <w:ins w:id="990" w:author="LoanDT" w:date="2018-05-08T22:06:00Z">
        <w:r w:rsidR="00D644C2" w:rsidRPr="00C307BC">
          <w:rPr>
            <w:rFonts w:ascii="Times New Roman" w:hAnsi="Times New Roman" w:cs="Times New Roman"/>
            <w:sz w:val="26"/>
            <w:szCs w:val="26"/>
          </w:rPr>
          <w:t>html,…</w:t>
        </w:r>
      </w:ins>
      <w:ins w:id="991" w:author="Nguyen Toan" w:date="2018-05-09T07:12:00Z">
        <w:r w:rsidR="001B0944" w:rsidRPr="00C307BC">
          <w:rPr>
            <w:rFonts w:ascii="Times New Roman" w:hAnsi="Times New Roman" w:cs="Times New Roman"/>
            <w:sz w:val="26"/>
            <w:szCs w:val="26"/>
          </w:rPr>
          <w:t xml:space="preserve">(xem </w:t>
        </w:r>
        <w:r w:rsidR="001B0944" w:rsidRPr="00C307BC">
          <w:rPr>
            <w:rFonts w:ascii="Times New Roman" w:hAnsi="Times New Roman" w:cs="Times New Roman"/>
            <w:sz w:val="26"/>
            <w:szCs w:val="26"/>
          </w:rPr>
          <w:fldChar w:fldCharType="begin"/>
        </w:r>
        <w:r w:rsidR="001B0944" w:rsidRPr="00C307BC">
          <w:rPr>
            <w:rFonts w:ascii="Times New Roman" w:hAnsi="Times New Roman" w:cs="Times New Roman"/>
            <w:sz w:val="26"/>
            <w:szCs w:val="26"/>
          </w:rPr>
          <w:instrText xml:space="preserve"> REF _Ref513613301 \h </w:instrText>
        </w:r>
      </w:ins>
      <w:r w:rsidR="00C307BC" w:rsidRPr="00C307BC">
        <w:rPr>
          <w:rFonts w:ascii="Times New Roman" w:hAnsi="Times New Roman" w:cs="Times New Roman"/>
          <w:sz w:val="26"/>
          <w:szCs w:val="26"/>
        </w:rPr>
        <w:instrText xml:space="preserve"> \* MERGEFORMAT </w:instrText>
      </w:r>
      <w:r w:rsidR="001B0944" w:rsidRPr="00C307BC">
        <w:rPr>
          <w:rFonts w:ascii="Times New Roman" w:hAnsi="Times New Roman" w:cs="Times New Roman"/>
          <w:sz w:val="26"/>
          <w:szCs w:val="26"/>
        </w:rPr>
      </w:r>
      <w:r w:rsidR="001B0944" w:rsidRPr="00C307BC">
        <w:rPr>
          <w:rFonts w:ascii="Times New Roman" w:hAnsi="Times New Roman" w:cs="Times New Roman"/>
          <w:sz w:val="26"/>
          <w:szCs w:val="26"/>
        </w:rPr>
        <w:fldChar w:fldCharType="separate"/>
      </w:r>
      <w:ins w:id="992" w:author="Nguyen Toan" w:date="2018-05-09T07:12:00Z">
        <w:r w:rsidR="009C452F" w:rsidRPr="009C452F">
          <w:rPr>
            <w:rFonts w:ascii="Times New Roman" w:hAnsi="Times New Roman" w:cs="Times New Roman"/>
            <w:i/>
            <w:iCs/>
            <w:color w:val="auto"/>
            <w:sz w:val="26"/>
            <w:szCs w:val="26"/>
            <w:rPrChange w:id="993" w:author="Nguyen Toan" w:date="2018-05-09T07:12:00Z">
              <w:rPr>
                <w:i/>
                <w:iCs/>
              </w:rPr>
            </w:rPrChange>
          </w:rPr>
          <w:t xml:space="preserve">Hình </w:t>
        </w:r>
      </w:ins>
      <w:r w:rsidR="009C452F">
        <w:rPr>
          <w:rFonts w:ascii="Times New Roman" w:hAnsi="Times New Roman" w:cs="Times New Roman"/>
          <w:i/>
          <w:noProof/>
          <w:color w:val="auto"/>
          <w:sz w:val="26"/>
          <w:szCs w:val="26"/>
        </w:rPr>
        <w:t>2</w:t>
      </w:r>
      <w:r w:rsidR="009C452F" w:rsidRPr="00C307BC">
        <w:rPr>
          <w:rFonts w:ascii="Times New Roman" w:hAnsi="Times New Roman" w:cs="Times New Roman"/>
          <w:i/>
          <w:noProof/>
          <w:color w:val="auto"/>
          <w:sz w:val="26"/>
          <w:szCs w:val="26"/>
        </w:rPr>
        <w:t>.</w:t>
      </w:r>
      <w:r w:rsidR="009C452F">
        <w:rPr>
          <w:rFonts w:ascii="Times New Roman" w:hAnsi="Times New Roman" w:cs="Times New Roman"/>
          <w:i/>
          <w:noProof/>
          <w:color w:val="auto"/>
          <w:sz w:val="26"/>
          <w:szCs w:val="26"/>
        </w:rPr>
        <w:t>1</w:t>
      </w:r>
      <w:ins w:id="994" w:author="Nguyen Toan" w:date="2018-05-09T07:12:00Z">
        <w:r w:rsidR="001B0944" w:rsidRPr="00C307BC">
          <w:rPr>
            <w:rFonts w:ascii="Times New Roman" w:hAnsi="Times New Roman" w:cs="Times New Roman"/>
            <w:sz w:val="26"/>
            <w:szCs w:val="26"/>
          </w:rPr>
          <w:fldChar w:fldCharType="end"/>
        </w:r>
        <w:r w:rsidR="001B0944" w:rsidRPr="00C307BC">
          <w:rPr>
            <w:rFonts w:ascii="Times New Roman" w:hAnsi="Times New Roman" w:cs="Times New Roman"/>
            <w:sz w:val="26"/>
            <w:szCs w:val="26"/>
          </w:rPr>
          <w:t>)</w:t>
        </w:r>
      </w:ins>
    </w:p>
    <w:p w14:paraId="35C418BD" w14:textId="77777777" w:rsidR="006B2266" w:rsidRPr="00C307BC" w:rsidRDefault="00D43216">
      <w:pPr>
        <w:pStyle w:val="NoSpacing"/>
        <w:keepNext/>
        <w:spacing w:after="120" w:line="276" w:lineRule="auto"/>
        <w:ind w:firstLine="567"/>
        <w:jc w:val="center"/>
        <w:rPr>
          <w:ins w:id="995" w:author="Nguyen Toan" w:date="2018-05-09T07:12:00Z"/>
          <w:rFonts w:ascii="Times New Roman" w:hAnsi="Times New Roman" w:cs="Times New Roman"/>
          <w:sz w:val="26"/>
          <w:szCs w:val="26"/>
        </w:rPr>
        <w:pPrChange w:id="996" w:author="Nguyen Toan" w:date="2018-05-09T07:12:00Z">
          <w:pPr>
            <w:pStyle w:val="NoSpacing"/>
            <w:spacing w:after="120" w:line="276" w:lineRule="auto"/>
            <w:ind w:firstLine="567"/>
            <w:jc w:val="center"/>
          </w:pPr>
        </w:pPrChange>
      </w:pPr>
      <w:ins w:id="997" w:author="LoanDT" w:date="2018-05-08T22:01:00Z">
        <w:r w:rsidRPr="00C307BC">
          <w:rPr>
            <w:rFonts w:ascii="Times New Roman" w:hAnsi="Times New Roman" w:cs="Times New Roman"/>
            <w:noProof/>
            <w:sz w:val="26"/>
            <w:szCs w:val="26"/>
            <w:lang w:val="en-US"/>
            <w:rPrChange w:id="998" w:author="Unknown">
              <w:rPr>
                <w:noProof/>
                <w:lang w:val="en-US"/>
              </w:rPr>
            </w:rPrChange>
          </w:rPr>
          <w:drawing>
            <wp:inline distT="0" distB="0" distL="0" distR="0" wp14:anchorId="144DF496" wp14:editId="72EBBA48">
              <wp:extent cx="5772521" cy="1771039"/>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5-08 at 10.01.20 PM.png"/>
                      <pic:cNvPicPr/>
                    </pic:nvPicPr>
                    <pic:blipFill>
                      <a:blip r:embed="rId25">
                        <a:extLst>
                          <a:ext uri="{28A0092B-C50C-407E-A947-70E740481C1C}">
                            <a14:useLocalDpi xmlns:a14="http://schemas.microsoft.com/office/drawing/2010/main" val="0"/>
                          </a:ext>
                        </a:extLst>
                      </a:blip>
                      <a:stretch>
                        <a:fillRect/>
                      </a:stretch>
                    </pic:blipFill>
                    <pic:spPr>
                      <a:xfrm>
                        <a:off x="0" y="0"/>
                        <a:ext cx="5774816" cy="1771743"/>
                      </a:xfrm>
                      <a:prstGeom prst="rect">
                        <a:avLst/>
                      </a:prstGeom>
                    </pic:spPr>
                  </pic:pic>
                </a:graphicData>
              </a:graphic>
            </wp:inline>
          </w:drawing>
        </w:r>
      </w:ins>
    </w:p>
    <w:p w14:paraId="61D827CD" w14:textId="5F857963" w:rsidR="00E14B5F" w:rsidRPr="00C307BC" w:rsidRDefault="006B2266">
      <w:pPr>
        <w:pStyle w:val="Caption"/>
        <w:jc w:val="center"/>
        <w:rPr>
          <w:ins w:id="999" w:author="Nguyen Toan" w:date="2018-05-08T00:06:00Z"/>
          <w:rFonts w:ascii="Times New Roman" w:hAnsi="Times New Roman" w:cs="Times New Roman"/>
          <w:color w:val="auto"/>
          <w:sz w:val="26"/>
          <w:szCs w:val="26"/>
          <w:rPrChange w:id="1000" w:author="Nguyen Toan" w:date="2018-05-09T07:12:00Z">
            <w:rPr>
              <w:ins w:id="1001" w:author="Nguyen Toan" w:date="2018-05-08T00:06:00Z"/>
            </w:rPr>
          </w:rPrChange>
        </w:rPr>
        <w:pPrChange w:id="1002" w:author="Nguyen Toan" w:date="2018-05-09T07:12:00Z">
          <w:pPr>
            <w:pStyle w:val="ListParagraph"/>
            <w:numPr>
              <w:numId w:val="38"/>
            </w:numPr>
            <w:spacing w:line="288" w:lineRule="auto"/>
            <w:ind w:left="927" w:hanging="360"/>
            <w:jc w:val="both"/>
          </w:pPr>
        </w:pPrChange>
      </w:pPr>
      <w:bookmarkStart w:id="1003" w:name="_Ref513613301"/>
      <w:bookmarkStart w:id="1004" w:name="_Toc514157750"/>
      <w:ins w:id="1005" w:author="Nguyen Toan" w:date="2018-05-09T07:12:00Z">
        <w:r w:rsidRPr="00C307BC">
          <w:rPr>
            <w:rFonts w:ascii="Times New Roman" w:hAnsi="Times New Roman" w:cs="Times New Roman"/>
            <w:i w:val="0"/>
            <w:color w:val="auto"/>
            <w:sz w:val="26"/>
            <w:szCs w:val="26"/>
            <w:rPrChange w:id="1006" w:author="Nguyen Toan" w:date="2018-05-09T07:12:00Z">
              <w:rPr>
                <w:i/>
                <w:iCs/>
              </w:rPr>
            </w:rPrChange>
          </w:rPr>
          <w:t xml:space="preserve">Hình </w:t>
        </w:r>
      </w:ins>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2</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1</w:t>
      </w:r>
      <w:r w:rsidR="007B1CDB" w:rsidRPr="00C307BC">
        <w:rPr>
          <w:rFonts w:ascii="Times New Roman" w:hAnsi="Times New Roman" w:cs="Times New Roman"/>
          <w:i w:val="0"/>
          <w:color w:val="auto"/>
          <w:sz w:val="26"/>
          <w:szCs w:val="26"/>
        </w:rPr>
        <w:fldChar w:fldCharType="end"/>
      </w:r>
      <w:ins w:id="1007" w:author="Nguyen Toan" w:date="2018-05-14T18:03:00Z">
        <w:del w:id="1008"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1009"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2</w:delText>
        </w:r>
      </w:del>
      <w:ins w:id="1010" w:author="Nguyen Toan" w:date="2018-05-14T18:03:00Z">
        <w:del w:id="1011"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1012"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1013" w:author="Nguyen Toan" w:date="2018-05-14T23:17:00Z">
        <w:del w:id="1014" w:author="Đinh Thị Loan - ITC" w:date="2018-05-15T14:06:00Z">
          <w:r w:rsidR="00620576" w:rsidRPr="00C307BC" w:rsidDel="006A746E">
            <w:rPr>
              <w:rFonts w:ascii="Times New Roman" w:hAnsi="Times New Roman" w:cs="Times New Roman"/>
              <w:i w:val="0"/>
              <w:noProof/>
              <w:color w:val="auto"/>
              <w:sz w:val="26"/>
              <w:szCs w:val="26"/>
            </w:rPr>
            <w:delText>1</w:delText>
          </w:r>
        </w:del>
      </w:ins>
      <w:ins w:id="1015" w:author="Nguyen Toan" w:date="2018-05-14T18:03:00Z">
        <w:del w:id="1016" w:author="Đinh Thị Loan - ITC" w:date="2018-05-15T14:06:00Z">
          <w:r w:rsidR="0052504F" w:rsidRPr="00C307BC" w:rsidDel="006A746E">
            <w:rPr>
              <w:rFonts w:ascii="Times New Roman" w:hAnsi="Times New Roman" w:cs="Times New Roman"/>
              <w:i w:val="0"/>
              <w:color w:val="auto"/>
              <w:sz w:val="26"/>
              <w:szCs w:val="26"/>
            </w:rPr>
            <w:fldChar w:fldCharType="end"/>
          </w:r>
        </w:del>
      </w:ins>
      <w:bookmarkEnd w:id="1003"/>
      <w:ins w:id="1017" w:author="Nguyen Toan" w:date="2018-05-09T07:12:00Z">
        <w:r w:rsidRPr="00C307BC">
          <w:rPr>
            <w:rFonts w:ascii="Times New Roman" w:hAnsi="Times New Roman" w:cs="Times New Roman"/>
            <w:i w:val="0"/>
            <w:color w:val="auto"/>
            <w:sz w:val="26"/>
            <w:szCs w:val="26"/>
            <w:rPrChange w:id="1018" w:author="Nguyen Toan" w:date="2018-05-09T07:12:00Z">
              <w:rPr>
                <w:i/>
                <w:iCs/>
              </w:rPr>
            </w:rPrChange>
          </w:rPr>
          <w:t>: Tham số trên Postman</w:t>
        </w:r>
      </w:ins>
      <w:bookmarkEnd w:id="1004"/>
    </w:p>
    <w:p w14:paraId="34D474E5" w14:textId="73DB5D15" w:rsidR="001F3376" w:rsidRPr="00C307BC" w:rsidRDefault="001F3376">
      <w:pPr>
        <w:pStyle w:val="NoSpacing"/>
        <w:spacing w:before="120" w:after="120" w:line="276" w:lineRule="auto"/>
        <w:ind w:firstLine="567"/>
        <w:rPr>
          <w:ins w:id="1019" w:author="LoanDT" w:date="2018-05-08T22:03:00Z"/>
          <w:rFonts w:ascii="Times New Roman" w:hAnsi="Times New Roman" w:cs="Times New Roman"/>
          <w:sz w:val="26"/>
          <w:szCs w:val="26"/>
        </w:rPr>
        <w:pPrChange w:id="1020" w:author="Nguyen Toan" w:date="2018-05-14T18:13:00Z">
          <w:pPr>
            <w:pStyle w:val="ListParagraph"/>
            <w:numPr>
              <w:numId w:val="38"/>
            </w:numPr>
            <w:spacing w:line="288" w:lineRule="auto"/>
            <w:ind w:left="927" w:hanging="360"/>
            <w:jc w:val="both"/>
          </w:pPr>
        </w:pPrChange>
      </w:pPr>
      <w:ins w:id="1021" w:author="LoanDT" w:date="2018-05-08T22:02:00Z">
        <w:r w:rsidRPr="00C307BC">
          <w:rPr>
            <w:rFonts w:ascii="Times New Roman" w:hAnsi="Times New Roman" w:cs="Times New Roman"/>
            <w:sz w:val="26"/>
            <w:szCs w:val="26"/>
            <w:rPrChange w:id="1022" w:author="LoanDT" w:date="2018-05-08T22:02:00Z">
              <w:rPr>
                <w:rFonts w:ascii="Times New Roman" w:hAnsi="Times New Roman" w:cs="Times New Roman"/>
                <w:b/>
                <w:sz w:val="28"/>
                <w:szCs w:val="28"/>
              </w:rPr>
            </w:rPrChange>
          </w:rPr>
          <w:t>Thay v</w:t>
        </w:r>
      </w:ins>
      <w:ins w:id="1023" w:author="LoanDT" w:date="2018-05-08T22:03:00Z">
        <w:r w:rsidRPr="00C307BC">
          <w:rPr>
            <w:rFonts w:ascii="Times New Roman" w:hAnsi="Times New Roman" w:cs="Times New Roman"/>
            <w:sz w:val="26"/>
            <w:szCs w:val="26"/>
          </w:rPr>
          <w:t xml:space="preserve">ì việc phải viết </w:t>
        </w:r>
        <w:r w:rsidRPr="00C307BC">
          <w:rPr>
            <w:rFonts w:ascii="Times New Roman" w:hAnsi="Times New Roman" w:cs="Times New Roman"/>
            <w:sz w:val="26"/>
            <w:szCs w:val="26"/>
            <w:lang w:val="vi-VN"/>
            <w:rPrChange w:id="1024" w:author="Nguyen Toan" w:date="2018-05-14T18:13:00Z">
              <w:rPr>
                <w:rFonts w:ascii="Times New Roman" w:hAnsi="Times New Roman" w:cs="Times New Roman"/>
                <w:sz w:val="28"/>
                <w:szCs w:val="28"/>
              </w:rPr>
            </w:rPrChange>
          </w:rPr>
          <w:t>đoạn</w:t>
        </w:r>
        <w:r w:rsidRPr="00C307BC">
          <w:rPr>
            <w:rFonts w:ascii="Times New Roman" w:hAnsi="Times New Roman" w:cs="Times New Roman"/>
            <w:sz w:val="26"/>
            <w:szCs w:val="26"/>
          </w:rPr>
          <w:t xml:space="preserve"> mã nguồn như</w:t>
        </w:r>
      </w:ins>
      <w:ins w:id="1025" w:author="Nguyen Toan" w:date="2018-05-09T07:13:00Z">
        <w:r w:rsidR="0034729B" w:rsidRPr="00C307BC">
          <w:rPr>
            <w:rFonts w:ascii="Times New Roman" w:hAnsi="Times New Roman" w:cs="Times New Roman"/>
            <w:sz w:val="26"/>
            <w:szCs w:val="26"/>
          </w:rPr>
          <w:t xml:space="preserve"> </w:t>
        </w:r>
        <w:r w:rsidR="0034729B" w:rsidRPr="00C307BC">
          <w:rPr>
            <w:rFonts w:ascii="Times New Roman" w:hAnsi="Times New Roman" w:cs="Times New Roman"/>
            <w:sz w:val="26"/>
            <w:szCs w:val="26"/>
          </w:rPr>
          <w:fldChar w:fldCharType="begin"/>
        </w:r>
        <w:r w:rsidR="0034729B" w:rsidRPr="00C307BC">
          <w:rPr>
            <w:rFonts w:ascii="Times New Roman" w:hAnsi="Times New Roman" w:cs="Times New Roman"/>
            <w:sz w:val="26"/>
            <w:szCs w:val="26"/>
          </w:rPr>
          <w:instrText xml:space="preserve"> REF _Ref513613338 \h </w:instrText>
        </w:r>
      </w:ins>
      <w:r w:rsidR="00C307BC" w:rsidRPr="00C307BC">
        <w:rPr>
          <w:rFonts w:ascii="Times New Roman" w:hAnsi="Times New Roman" w:cs="Times New Roman"/>
          <w:sz w:val="26"/>
          <w:szCs w:val="26"/>
        </w:rPr>
        <w:instrText xml:space="preserve"> \* MERGEFORMAT </w:instrText>
      </w:r>
      <w:r w:rsidR="0034729B" w:rsidRPr="00C307BC">
        <w:rPr>
          <w:rFonts w:ascii="Times New Roman" w:hAnsi="Times New Roman" w:cs="Times New Roman"/>
          <w:sz w:val="26"/>
          <w:szCs w:val="26"/>
        </w:rPr>
      </w:r>
      <w:r w:rsidR="0034729B" w:rsidRPr="00C307BC">
        <w:rPr>
          <w:rFonts w:ascii="Times New Roman" w:hAnsi="Times New Roman" w:cs="Times New Roman"/>
          <w:sz w:val="26"/>
          <w:szCs w:val="26"/>
        </w:rPr>
        <w:fldChar w:fldCharType="separate"/>
      </w:r>
      <w:ins w:id="1026" w:author="Nguyen Toan" w:date="2018-05-09T07:13:00Z">
        <w:r w:rsidR="009C452F" w:rsidRPr="009C452F">
          <w:rPr>
            <w:rFonts w:ascii="Times New Roman" w:hAnsi="Times New Roman" w:cs="Times New Roman"/>
            <w:i/>
            <w:iCs/>
            <w:color w:val="auto"/>
            <w:sz w:val="26"/>
            <w:szCs w:val="26"/>
            <w:rPrChange w:id="1027" w:author="Nguyen Toan" w:date="2018-05-09T07:13:00Z">
              <w:rPr>
                <w:i/>
                <w:iCs/>
              </w:rPr>
            </w:rPrChange>
          </w:rPr>
          <w:t xml:space="preserve">Hình </w:t>
        </w:r>
      </w:ins>
      <w:r w:rsidR="009C452F">
        <w:rPr>
          <w:rFonts w:ascii="Times New Roman" w:hAnsi="Times New Roman" w:cs="Times New Roman"/>
          <w:i/>
          <w:noProof/>
          <w:color w:val="auto"/>
          <w:sz w:val="26"/>
          <w:szCs w:val="26"/>
        </w:rPr>
        <w:t>2</w:t>
      </w:r>
      <w:r w:rsidR="009C452F" w:rsidRPr="00C307BC">
        <w:rPr>
          <w:rFonts w:ascii="Times New Roman" w:hAnsi="Times New Roman" w:cs="Times New Roman"/>
          <w:i/>
          <w:noProof/>
          <w:color w:val="auto"/>
          <w:sz w:val="26"/>
          <w:szCs w:val="26"/>
        </w:rPr>
        <w:t>.</w:t>
      </w:r>
      <w:r w:rsidR="009C452F">
        <w:rPr>
          <w:rFonts w:ascii="Times New Roman" w:hAnsi="Times New Roman" w:cs="Times New Roman"/>
          <w:i/>
          <w:noProof/>
          <w:color w:val="auto"/>
          <w:sz w:val="26"/>
          <w:szCs w:val="26"/>
        </w:rPr>
        <w:t>2</w:t>
      </w:r>
      <w:ins w:id="1028" w:author="Nguyen Toan" w:date="2018-05-09T07:13:00Z">
        <w:r w:rsidR="0034729B" w:rsidRPr="00C307BC">
          <w:rPr>
            <w:rFonts w:ascii="Times New Roman" w:hAnsi="Times New Roman" w:cs="Times New Roman"/>
            <w:sz w:val="26"/>
            <w:szCs w:val="26"/>
          </w:rPr>
          <w:fldChar w:fldCharType="end"/>
        </w:r>
      </w:ins>
      <w:ins w:id="1029" w:author="LoanDT" w:date="2018-05-08T22:04:00Z">
        <w:del w:id="1030" w:author="Nguyen Toan" w:date="2018-05-09T07:13:00Z">
          <w:r w:rsidR="00F56C9A" w:rsidRPr="00C307BC" w:rsidDel="0034729B">
            <w:rPr>
              <w:rFonts w:ascii="Times New Roman" w:hAnsi="Times New Roman" w:cs="Times New Roman"/>
              <w:sz w:val="26"/>
              <w:szCs w:val="26"/>
            </w:rPr>
            <w:delText xml:space="preserve"> </w:delText>
          </w:r>
        </w:del>
      </w:ins>
      <w:ins w:id="1031" w:author="LoanDT" w:date="2018-05-08T22:06:00Z">
        <w:del w:id="1032" w:author="Nguyen Toan" w:date="2018-05-09T07:13:00Z">
          <w:r w:rsidR="00EA0C59" w:rsidRPr="00C307BC" w:rsidDel="0034729B">
            <w:rPr>
              <w:rFonts w:ascii="Times New Roman" w:hAnsi="Times New Roman" w:cs="Times New Roman"/>
              <w:sz w:val="26"/>
              <w:szCs w:val="26"/>
            </w:rPr>
            <w:delText>sau</w:delText>
          </w:r>
        </w:del>
      </w:ins>
      <w:ins w:id="1033" w:author="LoanDT" w:date="2018-05-08T22:03:00Z">
        <w:r w:rsidRPr="00C307BC">
          <w:rPr>
            <w:rFonts w:ascii="Times New Roman" w:hAnsi="Times New Roman" w:cs="Times New Roman"/>
            <w:sz w:val="26"/>
            <w:szCs w:val="26"/>
          </w:rPr>
          <w:t>:</w:t>
        </w:r>
      </w:ins>
    </w:p>
    <w:p w14:paraId="31E1F5A4" w14:textId="77777777" w:rsidR="0034729B" w:rsidRPr="00C307BC" w:rsidRDefault="00F56C9A">
      <w:pPr>
        <w:pStyle w:val="NoSpacing"/>
        <w:keepNext/>
        <w:jc w:val="center"/>
        <w:rPr>
          <w:ins w:id="1034" w:author="Nguyen Toan" w:date="2018-05-09T07:13:00Z"/>
          <w:rFonts w:ascii="Times New Roman" w:hAnsi="Times New Roman" w:cs="Times New Roman"/>
          <w:sz w:val="26"/>
          <w:szCs w:val="26"/>
        </w:rPr>
        <w:pPrChange w:id="1035" w:author="Nguyen Toan" w:date="2018-05-09T07:13:00Z">
          <w:pPr>
            <w:pStyle w:val="NoSpacing"/>
            <w:jc w:val="center"/>
          </w:pPr>
        </w:pPrChange>
      </w:pPr>
      <w:ins w:id="1036" w:author="LoanDT" w:date="2018-05-08T22:04:00Z">
        <w:r w:rsidRPr="00C307BC">
          <w:rPr>
            <w:rFonts w:ascii="Times New Roman" w:hAnsi="Times New Roman" w:cs="Times New Roman"/>
            <w:noProof/>
            <w:sz w:val="26"/>
            <w:szCs w:val="26"/>
            <w:lang w:val="en-US"/>
            <w:rPrChange w:id="1037" w:author="Unknown">
              <w:rPr>
                <w:noProof/>
                <w:lang w:val="en-US"/>
              </w:rPr>
            </w:rPrChange>
          </w:rPr>
          <w:drawing>
            <wp:inline distT="0" distB="0" distL="0" distR="0" wp14:anchorId="60A963BB" wp14:editId="5D1EC7CF">
              <wp:extent cx="4943110" cy="676951"/>
              <wp:effectExtent l="0" t="0" r="1016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5-08 at 10.04.25 PM.png"/>
                      <pic:cNvPicPr/>
                    </pic:nvPicPr>
                    <pic:blipFill>
                      <a:blip r:embed="rId26">
                        <a:extLst>
                          <a:ext uri="{28A0092B-C50C-407E-A947-70E740481C1C}">
                            <a14:useLocalDpi xmlns:a14="http://schemas.microsoft.com/office/drawing/2010/main" val="0"/>
                          </a:ext>
                        </a:extLst>
                      </a:blip>
                      <a:stretch>
                        <a:fillRect/>
                      </a:stretch>
                    </pic:blipFill>
                    <pic:spPr>
                      <a:xfrm>
                        <a:off x="0" y="0"/>
                        <a:ext cx="4974810" cy="681292"/>
                      </a:xfrm>
                      <a:prstGeom prst="rect">
                        <a:avLst/>
                      </a:prstGeom>
                    </pic:spPr>
                  </pic:pic>
                </a:graphicData>
              </a:graphic>
            </wp:inline>
          </w:drawing>
        </w:r>
      </w:ins>
    </w:p>
    <w:p w14:paraId="59134DBB" w14:textId="09E1CB90" w:rsidR="001F3376" w:rsidRPr="00C307BC" w:rsidRDefault="0034729B">
      <w:pPr>
        <w:pStyle w:val="Caption"/>
        <w:jc w:val="center"/>
        <w:rPr>
          <w:ins w:id="1038" w:author="LoanDT" w:date="2018-05-08T22:02:00Z"/>
          <w:rFonts w:ascii="Times New Roman" w:hAnsi="Times New Roman" w:cs="Times New Roman"/>
          <w:color w:val="auto"/>
          <w:sz w:val="26"/>
          <w:szCs w:val="26"/>
          <w:rPrChange w:id="1039" w:author="Nguyen Toan" w:date="2018-05-09T07:13:00Z">
            <w:rPr>
              <w:ins w:id="1040" w:author="LoanDT" w:date="2018-05-08T22:02:00Z"/>
              <w:rFonts w:ascii="Times New Roman" w:hAnsi="Times New Roman" w:cs="Times New Roman"/>
              <w:b/>
              <w:sz w:val="28"/>
              <w:szCs w:val="28"/>
            </w:rPr>
          </w:rPrChange>
        </w:rPr>
        <w:pPrChange w:id="1041" w:author="Nguyen Toan" w:date="2018-05-09T07:13:00Z">
          <w:pPr>
            <w:pStyle w:val="ListParagraph"/>
            <w:numPr>
              <w:numId w:val="38"/>
            </w:numPr>
            <w:spacing w:line="288" w:lineRule="auto"/>
            <w:ind w:left="927" w:hanging="360"/>
            <w:jc w:val="both"/>
          </w:pPr>
        </w:pPrChange>
      </w:pPr>
      <w:bookmarkStart w:id="1042" w:name="_Ref513613338"/>
      <w:bookmarkStart w:id="1043" w:name="_Toc514157751"/>
      <w:ins w:id="1044" w:author="Nguyen Toan" w:date="2018-05-09T07:13:00Z">
        <w:r w:rsidRPr="00C307BC">
          <w:rPr>
            <w:rFonts w:ascii="Times New Roman" w:hAnsi="Times New Roman" w:cs="Times New Roman"/>
            <w:i w:val="0"/>
            <w:color w:val="auto"/>
            <w:sz w:val="26"/>
            <w:szCs w:val="26"/>
            <w:rPrChange w:id="1045" w:author="Nguyen Toan" w:date="2018-05-09T07:13:00Z">
              <w:rPr>
                <w:i/>
                <w:iCs/>
              </w:rPr>
            </w:rPrChange>
          </w:rPr>
          <w:t xml:space="preserve">Hình </w:t>
        </w:r>
      </w:ins>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2</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2</w:t>
      </w:r>
      <w:r w:rsidR="007B1CDB" w:rsidRPr="00C307BC">
        <w:rPr>
          <w:rFonts w:ascii="Times New Roman" w:hAnsi="Times New Roman" w:cs="Times New Roman"/>
          <w:i w:val="0"/>
          <w:color w:val="auto"/>
          <w:sz w:val="26"/>
          <w:szCs w:val="26"/>
        </w:rPr>
        <w:fldChar w:fldCharType="end"/>
      </w:r>
      <w:ins w:id="1046" w:author="Nguyen Toan" w:date="2018-05-14T18:03:00Z">
        <w:del w:id="1047"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1048"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2</w:delText>
        </w:r>
      </w:del>
      <w:ins w:id="1049" w:author="Nguyen Toan" w:date="2018-05-14T18:03:00Z">
        <w:del w:id="1050"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1051"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1052" w:author="Nguyen Toan" w:date="2018-05-14T23:17:00Z">
        <w:del w:id="1053" w:author="Đinh Thị Loan - ITC" w:date="2018-05-15T14:06:00Z">
          <w:r w:rsidR="00620576" w:rsidRPr="00C307BC" w:rsidDel="006A746E">
            <w:rPr>
              <w:rFonts w:ascii="Times New Roman" w:hAnsi="Times New Roman" w:cs="Times New Roman"/>
              <w:i w:val="0"/>
              <w:noProof/>
              <w:color w:val="auto"/>
              <w:sz w:val="26"/>
              <w:szCs w:val="26"/>
            </w:rPr>
            <w:delText>2</w:delText>
          </w:r>
        </w:del>
      </w:ins>
      <w:ins w:id="1054" w:author="Nguyen Toan" w:date="2018-05-14T18:03:00Z">
        <w:del w:id="1055" w:author="Đinh Thị Loan - ITC" w:date="2018-05-15T14:06:00Z">
          <w:r w:rsidR="0052504F" w:rsidRPr="00C307BC" w:rsidDel="006A746E">
            <w:rPr>
              <w:rFonts w:ascii="Times New Roman" w:hAnsi="Times New Roman" w:cs="Times New Roman"/>
              <w:i w:val="0"/>
              <w:color w:val="auto"/>
              <w:sz w:val="26"/>
              <w:szCs w:val="26"/>
            </w:rPr>
            <w:fldChar w:fldCharType="end"/>
          </w:r>
        </w:del>
      </w:ins>
      <w:bookmarkEnd w:id="1042"/>
      <w:ins w:id="1056" w:author="Nguyen Toan" w:date="2018-05-09T07:13:00Z">
        <w:r w:rsidRPr="00C307BC">
          <w:rPr>
            <w:rFonts w:ascii="Times New Roman" w:hAnsi="Times New Roman" w:cs="Times New Roman"/>
            <w:i w:val="0"/>
            <w:color w:val="auto"/>
            <w:sz w:val="26"/>
            <w:szCs w:val="26"/>
            <w:rPrChange w:id="1057" w:author="Nguyen Toan" w:date="2018-05-09T07:13:00Z">
              <w:rPr>
                <w:i/>
                <w:iCs/>
              </w:rPr>
            </w:rPrChange>
          </w:rPr>
          <w:t>: Mã nguồn gọi API</w:t>
        </w:r>
      </w:ins>
      <w:bookmarkEnd w:id="1043"/>
    </w:p>
    <w:p w14:paraId="7FEFE961" w14:textId="36C22590" w:rsidR="005B37FF" w:rsidRPr="00C307BC" w:rsidRDefault="008836BE">
      <w:pPr>
        <w:pStyle w:val="NoSpacing"/>
        <w:spacing w:before="120" w:after="120" w:line="276" w:lineRule="auto"/>
        <w:ind w:firstLine="567"/>
        <w:jc w:val="both"/>
        <w:rPr>
          <w:ins w:id="1058" w:author="LoanDT" w:date="2018-05-08T22:36:00Z"/>
          <w:rFonts w:ascii="Times New Roman" w:eastAsia="Times New Roman" w:hAnsi="Times New Roman" w:cs="Times New Roman"/>
          <w:sz w:val="26"/>
          <w:szCs w:val="26"/>
        </w:rPr>
        <w:pPrChange w:id="1059" w:author="Nguyen Toan" w:date="2018-05-14T18:13:00Z">
          <w:pPr>
            <w:pStyle w:val="ListParagraph"/>
            <w:numPr>
              <w:numId w:val="38"/>
            </w:numPr>
            <w:spacing w:line="288" w:lineRule="auto"/>
            <w:ind w:left="927" w:hanging="360"/>
            <w:jc w:val="both"/>
          </w:pPr>
        </w:pPrChange>
      </w:pPr>
      <w:ins w:id="1060" w:author="LoanDT" w:date="2018-05-08T22:08:00Z">
        <w:r w:rsidRPr="00C307BC">
          <w:rPr>
            <w:rFonts w:ascii="Times New Roman" w:hAnsi="Times New Roman" w:cs="Times New Roman"/>
            <w:sz w:val="26"/>
            <w:szCs w:val="26"/>
          </w:rPr>
          <w:t xml:space="preserve">Postman </w:t>
        </w:r>
        <w:r w:rsidRPr="00C307BC">
          <w:rPr>
            <w:rFonts w:ascii="Times New Roman" w:hAnsi="Times New Roman" w:cs="Times New Roman"/>
            <w:sz w:val="26"/>
            <w:szCs w:val="26"/>
            <w:lang w:val="vi-VN"/>
          </w:rPr>
          <w:t>hỗ trợ tất cả các phương thức của HTTP như GET, POST, PUT, PATCH, DELETE,…</w:t>
        </w:r>
        <w:r w:rsidR="00206805" w:rsidRPr="00C307BC">
          <w:rPr>
            <w:rFonts w:ascii="Times New Roman" w:hAnsi="Times New Roman" w:cs="Times New Roman"/>
            <w:sz w:val="26"/>
            <w:szCs w:val="26"/>
            <w:lang w:val="vi-VN"/>
          </w:rPr>
          <w:t xml:space="preserve">và còn cho </w:t>
        </w:r>
        <w:r w:rsidR="00206805" w:rsidRPr="00C307BC">
          <w:rPr>
            <w:rFonts w:ascii="Times New Roman" w:hAnsi="Times New Roman" w:cs="Times New Roman"/>
            <w:sz w:val="26"/>
            <w:szCs w:val="26"/>
            <w:rPrChange w:id="1061" w:author="Nguyen Toan" w:date="2018-05-14T18:13:00Z">
              <w:rPr>
                <w:rFonts w:ascii="Times New Roman" w:hAnsi="Times New Roman" w:cs="Times New Roman"/>
                <w:sz w:val="28"/>
                <w:szCs w:val="28"/>
                <w:lang w:val="vi-VN"/>
              </w:rPr>
            </w:rPrChange>
          </w:rPr>
          <w:t>phép</w:t>
        </w:r>
        <w:r w:rsidR="00206805" w:rsidRPr="00C307BC">
          <w:rPr>
            <w:rFonts w:ascii="Times New Roman" w:hAnsi="Times New Roman" w:cs="Times New Roman"/>
            <w:sz w:val="26"/>
            <w:szCs w:val="26"/>
            <w:lang w:val="vi-VN"/>
          </w:rPr>
          <w:t xml:space="preserve"> lưu lại lịch sử các lần gọi</w:t>
        </w:r>
      </w:ins>
      <w:ins w:id="1062" w:author="LoanDT" w:date="2018-05-08T22:10:00Z">
        <w:r w:rsidR="006E5CFC" w:rsidRPr="00C307BC">
          <w:rPr>
            <w:rFonts w:ascii="Times New Roman" w:hAnsi="Times New Roman" w:cs="Times New Roman"/>
            <w:sz w:val="26"/>
            <w:szCs w:val="26"/>
            <w:lang w:val="vi-VN"/>
          </w:rPr>
          <w:t>, đồng bộ các lời gọi theo tài khoản đã đăng ký.</w:t>
        </w:r>
      </w:ins>
      <w:ins w:id="1063" w:author="LoanDT" w:date="2018-05-08T22:12:00Z">
        <w:r w:rsidR="005B37FF" w:rsidRPr="00C307BC">
          <w:rPr>
            <w:rFonts w:ascii="Times New Roman" w:hAnsi="Times New Roman" w:cs="Times New Roman"/>
            <w:sz w:val="26"/>
            <w:szCs w:val="26"/>
            <w:lang w:val="vi-VN"/>
          </w:rPr>
          <w:t xml:space="preserve"> Ngoài ra postman có hỗ trợ các phương thức xác thực như OAuth1.0, OAuth2.</w:t>
        </w:r>
        <w:r w:rsidR="002919A4" w:rsidRPr="00C307BC">
          <w:rPr>
            <w:rFonts w:ascii="Times New Roman" w:hAnsi="Times New Roman" w:cs="Times New Roman"/>
            <w:sz w:val="26"/>
            <w:szCs w:val="26"/>
            <w:lang w:val="vi-VN"/>
          </w:rPr>
          <w:t>0,</w:t>
        </w:r>
      </w:ins>
      <w:ins w:id="1064" w:author="LoanDT" w:date="2018-05-08T22:13:00Z">
        <w:r w:rsidR="002919A4" w:rsidRPr="00C307BC">
          <w:rPr>
            <w:rFonts w:ascii="Times New Roman" w:hAnsi="Times New Roman" w:cs="Times New Roman"/>
            <w:sz w:val="26"/>
            <w:szCs w:val="26"/>
            <w:lang w:val="vi-VN"/>
          </w:rPr>
          <w:t>… Postman cho phép thay đổi header của các lời gọi</w:t>
        </w:r>
        <w:r w:rsidR="00A138CC" w:rsidRPr="00C307BC">
          <w:rPr>
            <w:rFonts w:ascii="Times New Roman" w:eastAsia="Times New Roman" w:hAnsi="Times New Roman" w:cs="Times New Roman"/>
            <w:sz w:val="26"/>
            <w:szCs w:val="26"/>
            <w:rPrChange w:id="1065" w:author="LoanDT" w:date="2018-05-08T22:13:00Z">
              <w:rPr>
                <w:rFonts w:eastAsia="Times New Roman"/>
              </w:rPr>
            </w:rPrChange>
          </w:rPr>
          <w:t xml:space="preserve"> tuỳ theo phương thức xác thực.</w:t>
        </w:r>
      </w:ins>
    </w:p>
    <w:p w14:paraId="35957A22" w14:textId="418EEE9B" w:rsidR="00AA47E1" w:rsidRPr="00C307BC" w:rsidRDefault="00AA47E1">
      <w:pPr>
        <w:pStyle w:val="NoSpacing"/>
        <w:spacing w:before="120" w:after="120" w:line="276" w:lineRule="auto"/>
        <w:ind w:firstLine="567"/>
        <w:jc w:val="both"/>
        <w:rPr>
          <w:ins w:id="1066" w:author="LoanDT" w:date="2018-05-08T22:10:00Z"/>
          <w:rFonts w:ascii="Times New Roman" w:eastAsia="Times New Roman" w:hAnsi="Times New Roman" w:cs="Times New Roman"/>
          <w:sz w:val="26"/>
          <w:szCs w:val="26"/>
          <w:rPrChange w:id="1067" w:author="LoanDT" w:date="2018-05-08T22:13:00Z">
            <w:rPr>
              <w:ins w:id="1068" w:author="LoanDT" w:date="2018-05-08T22:10:00Z"/>
              <w:rFonts w:ascii="Times New Roman" w:hAnsi="Times New Roman" w:cs="Times New Roman"/>
              <w:sz w:val="28"/>
              <w:szCs w:val="28"/>
              <w:lang w:val="vi-VN"/>
            </w:rPr>
          </w:rPrChange>
        </w:rPr>
        <w:pPrChange w:id="1069" w:author="Nguyen Toan" w:date="2018-05-14T18:13:00Z">
          <w:pPr>
            <w:pStyle w:val="ListParagraph"/>
            <w:numPr>
              <w:numId w:val="38"/>
            </w:numPr>
            <w:spacing w:line="288" w:lineRule="auto"/>
            <w:ind w:left="927" w:hanging="360"/>
            <w:jc w:val="both"/>
          </w:pPr>
        </w:pPrChange>
      </w:pPr>
      <w:ins w:id="1070" w:author="LoanDT" w:date="2018-05-08T22:36:00Z">
        <w:r w:rsidRPr="00C307BC">
          <w:rPr>
            <w:rFonts w:ascii="Times New Roman" w:eastAsia="Times New Roman" w:hAnsi="Times New Roman" w:cs="Times New Roman"/>
            <w:sz w:val="26"/>
            <w:szCs w:val="26"/>
          </w:rPr>
          <w:t>Postman đưa ra cho người dùng các lựa chọn phiên bản miễn phí và phiên bản thương mại mất phí</w:t>
        </w:r>
      </w:ins>
      <w:ins w:id="1071" w:author="LoanDT" w:date="2018-05-08T22:37:00Z">
        <w:r w:rsidRPr="00C307BC">
          <w:rPr>
            <w:rFonts w:ascii="Times New Roman" w:eastAsia="Times New Roman" w:hAnsi="Times New Roman" w:cs="Times New Roman"/>
            <w:sz w:val="26"/>
            <w:szCs w:val="26"/>
          </w:rPr>
          <w:t>. Phiên bản miễn phí cung cấp các chức năng cơ bản</w:t>
        </w:r>
      </w:ins>
      <w:ins w:id="1072" w:author="LoanDT" w:date="2018-05-08T22:41:00Z">
        <w:r w:rsidR="00925752" w:rsidRPr="00C307BC">
          <w:rPr>
            <w:rFonts w:ascii="Times New Roman" w:eastAsia="Times New Roman" w:hAnsi="Times New Roman" w:cs="Times New Roman"/>
            <w:sz w:val="26"/>
            <w:szCs w:val="26"/>
          </w:rPr>
          <w:t xml:space="preserve"> như </w:t>
        </w:r>
      </w:ins>
      <w:ins w:id="1073" w:author="LoanDT" w:date="2018-05-08T22:42:00Z">
        <w:r w:rsidR="00925752" w:rsidRPr="00C307BC">
          <w:rPr>
            <w:rFonts w:ascii="Times New Roman" w:eastAsia="Times New Roman" w:hAnsi="Times New Roman" w:cs="Times New Roman"/>
            <w:sz w:val="26"/>
            <w:szCs w:val="26"/>
          </w:rPr>
          <w:t xml:space="preserve">tạo nhóm lời gọi, tự động chạy lời gọi theo </w:t>
        </w:r>
        <w:r w:rsidR="00925752" w:rsidRPr="00C307BC">
          <w:rPr>
            <w:rFonts w:ascii="Times New Roman" w:hAnsi="Times New Roman" w:cs="Times New Roman"/>
            <w:sz w:val="26"/>
            <w:szCs w:val="26"/>
            <w:rPrChange w:id="1074" w:author="Nguyen Toan" w:date="2018-05-14T18:13:00Z">
              <w:rPr>
                <w:rFonts w:ascii="Times New Roman" w:eastAsia="Times New Roman" w:hAnsi="Times New Roman" w:cs="Times New Roman"/>
                <w:sz w:val="28"/>
                <w:szCs w:val="28"/>
              </w:rPr>
            </w:rPrChange>
          </w:rPr>
          <w:t>nhóm</w:t>
        </w:r>
      </w:ins>
      <w:ins w:id="1075" w:author="LoanDT" w:date="2018-05-08T22:45:00Z">
        <w:r w:rsidR="00925752" w:rsidRPr="00C307BC">
          <w:rPr>
            <w:rFonts w:ascii="Times New Roman" w:eastAsia="Times New Roman" w:hAnsi="Times New Roman" w:cs="Times New Roman"/>
            <w:sz w:val="26"/>
            <w:szCs w:val="26"/>
          </w:rPr>
          <w:t xml:space="preserve">, giám sát các </w:t>
        </w:r>
      </w:ins>
      <w:ins w:id="1076" w:author="LoanDT" w:date="2018-05-08T22:46:00Z">
        <w:r w:rsidR="00925752" w:rsidRPr="00C307BC">
          <w:rPr>
            <w:rFonts w:ascii="Times New Roman" w:eastAsia="Times New Roman" w:hAnsi="Times New Roman" w:cs="Times New Roman"/>
            <w:sz w:val="26"/>
            <w:szCs w:val="26"/>
          </w:rPr>
          <w:t>API dựa trên các lời g</w:t>
        </w:r>
      </w:ins>
      <w:ins w:id="1077" w:author="Nguyen Toan" w:date="2018-05-09T07:14:00Z">
        <w:r w:rsidR="00CE3A52" w:rsidRPr="00C307BC">
          <w:rPr>
            <w:rFonts w:ascii="Times New Roman" w:eastAsia="Times New Roman" w:hAnsi="Times New Roman" w:cs="Times New Roman"/>
            <w:sz w:val="26"/>
            <w:szCs w:val="26"/>
          </w:rPr>
          <w:t>ọi (</w:t>
        </w:r>
        <w:r w:rsidR="00CE3A52" w:rsidRPr="00C307BC">
          <w:rPr>
            <w:rFonts w:ascii="Times New Roman" w:eastAsia="Times New Roman" w:hAnsi="Times New Roman" w:cs="Times New Roman"/>
            <w:sz w:val="26"/>
            <w:szCs w:val="26"/>
          </w:rPr>
          <w:fldChar w:fldCharType="begin"/>
        </w:r>
        <w:r w:rsidR="00CE3A52" w:rsidRPr="00C307BC">
          <w:rPr>
            <w:rFonts w:ascii="Times New Roman" w:eastAsia="Times New Roman" w:hAnsi="Times New Roman" w:cs="Times New Roman"/>
            <w:sz w:val="26"/>
            <w:szCs w:val="26"/>
          </w:rPr>
          <w:instrText xml:space="preserve"> REF _Ref513613388 \h </w:instrText>
        </w:r>
      </w:ins>
      <w:r w:rsidR="00C307BC" w:rsidRPr="00C307BC">
        <w:rPr>
          <w:rFonts w:ascii="Times New Roman" w:eastAsia="Times New Roman" w:hAnsi="Times New Roman" w:cs="Times New Roman"/>
          <w:sz w:val="26"/>
          <w:szCs w:val="26"/>
        </w:rPr>
        <w:instrText xml:space="preserve"> \* MERGEFORMAT </w:instrText>
      </w:r>
      <w:r w:rsidR="00CE3A52" w:rsidRPr="00C307BC">
        <w:rPr>
          <w:rFonts w:ascii="Times New Roman" w:eastAsia="Times New Roman" w:hAnsi="Times New Roman" w:cs="Times New Roman"/>
          <w:sz w:val="26"/>
          <w:szCs w:val="26"/>
        </w:rPr>
      </w:r>
      <w:r w:rsidR="00CE3A52" w:rsidRPr="00C307BC">
        <w:rPr>
          <w:rFonts w:ascii="Times New Roman" w:eastAsia="Times New Roman" w:hAnsi="Times New Roman" w:cs="Times New Roman"/>
          <w:sz w:val="26"/>
          <w:szCs w:val="26"/>
        </w:rPr>
        <w:fldChar w:fldCharType="separate"/>
      </w:r>
      <w:ins w:id="1078" w:author="Nguyen Toan" w:date="2018-05-09T07:13:00Z">
        <w:r w:rsidR="009C452F" w:rsidRPr="009C452F">
          <w:rPr>
            <w:rFonts w:ascii="Times New Roman" w:hAnsi="Times New Roman" w:cs="Times New Roman"/>
            <w:i/>
            <w:iCs/>
            <w:color w:val="auto"/>
            <w:sz w:val="26"/>
            <w:szCs w:val="26"/>
            <w:rPrChange w:id="1079" w:author="Nguyen Toan" w:date="2018-05-09T07:13:00Z">
              <w:rPr>
                <w:i/>
                <w:iCs/>
              </w:rPr>
            </w:rPrChange>
          </w:rPr>
          <w:t xml:space="preserve">Hình </w:t>
        </w:r>
      </w:ins>
      <w:r w:rsidR="009C452F">
        <w:rPr>
          <w:rFonts w:ascii="Times New Roman" w:hAnsi="Times New Roman" w:cs="Times New Roman"/>
          <w:i/>
          <w:noProof/>
          <w:color w:val="auto"/>
          <w:sz w:val="26"/>
          <w:szCs w:val="26"/>
        </w:rPr>
        <w:t>2</w:t>
      </w:r>
      <w:r w:rsidR="009C452F" w:rsidRPr="00C307BC">
        <w:rPr>
          <w:rFonts w:ascii="Times New Roman" w:hAnsi="Times New Roman" w:cs="Times New Roman"/>
          <w:i/>
          <w:noProof/>
          <w:color w:val="auto"/>
          <w:sz w:val="26"/>
          <w:szCs w:val="26"/>
        </w:rPr>
        <w:t>.</w:t>
      </w:r>
      <w:r w:rsidR="009C452F">
        <w:rPr>
          <w:rFonts w:ascii="Times New Roman" w:hAnsi="Times New Roman" w:cs="Times New Roman"/>
          <w:i/>
          <w:noProof/>
          <w:color w:val="auto"/>
          <w:sz w:val="26"/>
          <w:szCs w:val="26"/>
        </w:rPr>
        <w:t>3</w:t>
      </w:r>
      <w:ins w:id="1080" w:author="Nguyen Toan" w:date="2018-05-09T07:14:00Z">
        <w:r w:rsidR="00CE3A52" w:rsidRPr="00C307BC">
          <w:rPr>
            <w:rFonts w:ascii="Times New Roman" w:eastAsia="Times New Roman" w:hAnsi="Times New Roman" w:cs="Times New Roman"/>
            <w:sz w:val="26"/>
            <w:szCs w:val="26"/>
          </w:rPr>
          <w:fldChar w:fldCharType="end"/>
        </w:r>
        <w:r w:rsidR="00CE3A52" w:rsidRPr="00C307BC">
          <w:rPr>
            <w:rFonts w:ascii="Times New Roman" w:eastAsia="Times New Roman" w:hAnsi="Times New Roman" w:cs="Times New Roman"/>
            <w:sz w:val="26"/>
            <w:szCs w:val="26"/>
          </w:rPr>
          <w:t>)</w:t>
        </w:r>
      </w:ins>
      <w:ins w:id="1081" w:author="LoanDT" w:date="2018-05-08T22:46:00Z">
        <w:del w:id="1082" w:author="Nguyen Toan" w:date="2018-05-09T07:14:00Z">
          <w:r w:rsidR="00925752" w:rsidRPr="00C307BC" w:rsidDel="00CE3A52">
            <w:rPr>
              <w:rFonts w:ascii="Times New Roman" w:eastAsia="Times New Roman" w:hAnsi="Times New Roman" w:cs="Times New Roman"/>
              <w:sz w:val="26"/>
              <w:szCs w:val="26"/>
            </w:rPr>
            <w:delText xml:space="preserve">oị </w:delText>
          </w:r>
        </w:del>
      </w:ins>
      <w:ins w:id="1083" w:author="Nguyen Toan" w:date="2018-05-09T07:14:00Z">
        <w:r w:rsidR="00CE3A52" w:rsidRPr="00C307BC">
          <w:rPr>
            <w:rFonts w:ascii="Times New Roman" w:eastAsia="Times New Roman" w:hAnsi="Times New Roman" w:cs="Times New Roman"/>
            <w:sz w:val="26"/>
            <w:szCs w:val="26"/>
          </w:rPr>
          <w:t xml:space="preserve">. </w:t>
        </w:r>
      </w:ins>
      <w:ins w:id="1084" w:author="LoanDT" w:date="2018-05-08T22:46:00Z">
        <w:r w:rsidR="00925752" w:rsidRPr="00C307BC">
          <w:rPr>
            <w:rFonts w:ascii="Times New Roman" w:eastAsia="Times New Roman" w:hAnsi="Times New Roman" w:cs="Times New Roman"/>
            <w:sz w:val="26"/>
            <w:szCs w:val="26"/>
          </w:rPr>
          <w:t xml:space="preserve">Trong khi đó, phiên bản mất phí cung cấp thêm các chức năng nâng cao hơn như làm việc theo nhóm, </w:t>
        </w:r>
      </w:ins>
      <w:ins w:id="1085" w:author="LoanDT" w:date="2018-05-08T22:47:00Z">
        <w:r w:rsidR="00925752" w:rsidRPr="00C307BC">
          <w:rPr>
            <w:rFonts w:ascii="Times New Roman" w:eastAsia="Times New Roman" w:hAnsi="Times New Roman" w:cs="Times New Roman"/>
            <w:sz w:val="26"/>
            <w:szCs w:val="26"/>
          </w:rPr>
          <w:t>tạo tài liệu API, giám sát chặt chẽ hơn…</w:t>
        </w:r>
      </w:ins>
      <w:ins w:id="1086" w:author="LoanDT" w:date="2018-05-08T22:40:00Z">
        <w:r w:rsidR="00E05B49" w:rsidRPr="00C307BC">
          <w:rPr>
            <w:rFonts w:ascii="Times New Roman" w:eastAsia="Times New Roman" w:hAnsi="Times New Roman" w:cs="Times New Roman"/>
            <w:sz w:val="26"/>
            <w:szCs w:val="26"/>
          </w:rPr>
          <w:t xml:space="preserve"> </w:t>
        </w:r>
      </w:ins>
    </w:p>
    <w:p w14:paraId="73B2BA98" w14:textId="77777777" w:rsidR="00F72BA9" w:rsidRPr="00C307BC" w:rsidRDefault="0033126A">
      <w:pPr>
        <w:pStyle w:val="NoSpacing"/>
        <w:keepNext/>
        <w:jc w:val="center"/>
        <w:rPr>
          <w:ins w:id="1087" w:author="Nguyen Toan" w:date="2018-05-09T07:13:00Z"/>
          <w:rFonts w:ascii="Times New Roman" w:hAnsi="Times New Roman" w:cs="Times New Roman"/>
          <w:sz w:val="26"/>
          <w:szCs w:val="26"/>
        </w:rPr>
        <w:pPrChange w:id="1088" w:author="Nguyen Toan" w:date="2018-05-09T07:13:00Z">
          <w:pPr>
            <w:pStyle w:val="NoSpacing"/>
            <w:jc w:val="center"/>
          </w:pPr>
        </w:pPrChange>
      </w:pPr>
      <w:ins w:id="1089" w:author="LoanDT" w:date="2018-05-08T22:11:00Z">
        <w:r w:rsidRPr="00C307BC">
          <w:rPr>
            <w:rFonts w:ascii="Times New Roman" w:hAnsi="Times New Roman" w:cs="Times New Roman"/>
            <w:noProof/>
            <w:sz w:val="26"/>
            <w:szCs w:val="26"/>
            <w:lang w:val="en-US"/>
            <w:rPrChange w:id="1090" w:author="Unknown">
              <w:rPr>
                <w:noProof/>
                <w:lang w:val="en-US"/>
              </w:rPr>
            </w:rPrChange>
          </w:rPr>
          <w:lastRenderedPageBreak/>
          <w:drawing>
            <wp:inline distT="0" distB="0" distL="0" distR="0" wp14:anchorId="15DD3E77" wp14:editId="5E51D0EA">
              <wp:extent cx="2949575" cy="3458122"/>
              <wp:effectExtent l="0" t="0" r="317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08 at 10.10.46 PM.png"/>
                      <pic:cNvPicPr/>
                    </pic:nvPicPr>
                    <pic:blipFill>
                      <a:blip r:embed="rId27">
                        <a:extLst>
                          <a:ext uri="{28A0092B-C50C-407E-A947-70E740481C1C}">
                            <a14:useLocalDpi xmlns:a14="http://schemas.microsoft.com/office/drawing/2010/main" val="0"/>
                          </a:ext>
                        </a:extLst>
                      </a:blip>
                      <a:stretch>
                        <a:fillRect/>
                      </a:stretch>
                    </pic:blipFill>
                    <pic:spPr>
                      <a:xfrm>
                        <a:off x="0" y="0"/>
                        <a:ext cx="2953487" cy="3462709"/>
                      </a:xfrm>
                      <a:prstGeom prst="rect">
                        <a:avLst/>
                      </a:prstGeom>
                    </pic:spPr>
                  </pic:pic>
                </a:graphicData>
              </a:graphic>
            </wp:inline>
          </w:drawing>
        </w:r>
      </w:ins>
    </w:p>
    <w:p w14:paraId="305DF6DA" w14:textId="40584E3D" w:rsidR="0033126A" w:rsidRPr="00C307BC" w:rsidRDefault="00F72BA9">
      <w:pPr>
        <w:pStyle w:val="Caption"/>
        <w:jc w:val="center"/>
        <w:rPr>
          <w:ins w:id="1091" w:author="LoanDT" w:date="2018-05-08T22:10:00Z"/>
          <w:rFonts w:ascii="Times New Roman" w:hAnsi="Times New Roman" w:cs="Times New Roman"/>
          <w:color w:val="auto"/>
          <w:sz w:val="26"/>
          <w:szCs w:val="26"/>
          <w:lang w:val="vi-VN"/>
          <w:rPrChange w:id="1092" w:author="Nguyen Toan" w:date="2018-05-09T07:13:00Z">
            <w:rPr>
              <w:ins w:id="1093" w:author="LoanDT" w:date="2018-05-08T22:10:00Z"/>
              <w:rFonts w:ascii="Times New Roman" w:hAnsi="Times New Roman" w:cs="Times New Roman"/>
              <w:sz w:val="28"/>
              <w:szCs w:val="28"/>
              <w:lang w:val="vi-VN"/>
            </w:rPr>
          </w:rPrChange>
        </w:rPr>
        <w:pPrChange w:id="1094" w:author="Nguyen Toan" w:date="2018-05-09T07:13:00Z">
          <w:pPr>
            <w:pStyle w:val="ListParagraph"/>
            <w:numPr>
              <w:numId w:val="38"/>
            </w:numPr>
            <w:spacing w:line="288" w:lineRule="auto"/>
            <w:ind w:left="927" w:hanging="360"/>
            <w:jc w:val="both"/>
          </w:pPr>
        </w:pPrChange>
      </w:pPr>
      <w:bookmarkStart w:id="1095" w:name="_Ref513613388"/>
      <w:bookmarkStart w:id="1096" w:name="_Toc514157752"/>
      <w:ins w:id="1097" w:author="Nguyen Toan" w:date="2018-05-09T07:13:00Z">
        <w:r w:rsidRPr="00C307BC">
          <w:rPr>
            <w:rFonts w:ascii="Times New Roman" w:hAnsi="Times New Roman" w:cs="Times New Roman"/>
            <w:i w:val="0"/>
            <w:color w:val="auto"/>
            <w:sz w:val="26"/>
            <w:szCs w:val="26"/>
            <w:rPrChange w:id="1098" w:author="Nguyen Toan" w:date="2018-05-09T07:13:00Z">
              <w:rPr>
                <w:i/>
                <w:iCs/>
              </w:rPr>
            </w:rPrChange>
          </w:rPr>
          <w:t xml:space="preserve">Hình </w:t>
        </w:r>
      </w:ins>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2</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3</w:t>
      </w:r>
      <w:r w:rsidR="007B1CDB" w:rsidRPr="00C307BC">
        <w:rPr>
          <w:rFonts w:ascii="Times New Roman" w:hAnsi="Times New Roman" w:cs="Times New Roman"/>
          <w:i w:val="0"/>
          <w:color w:val="auto"/>
          <w:sz w:val="26"/>
          <w:szCs w:val="26"/>
        </w:rPr>
        <w:fldChar w:fldCharType="end"/>
      </w:r>
      <w:ins w:id="1099" w:author="Nguyen Toan" w:date="2018-05-14T18:03:00Z">
        <w:del w:id="1100"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1101"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2</w:delText>
        </w:r>
      </w:del>
      <w:ins w:id="1102" w:author="Nguyen Toan" w:date="2018-05-14T18:03:00Z">
        <w:del w:id="1103"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1104"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1105" w:author="Nguyen Toan" w:date="2018-05-14T23:17:00Z">
        <w:del w:id="1106" w:author="Đinh Thị Loan - ITC" w:date="2018-05-15T14:06:00Z">
          <w:r w:rsidR="00620576" w:rsidRPr="00C307BC" w:rsidDel="006A746E">
            <w:rPr>
              <w:rFonts w:ascii="Times New Roman" w:hAnsi="Times New Roman" w:cs="Times New Roman"/>
              <w:i w:val="0"/>
              <w:noProof/>
              <w:color w:val="auto"/>
              <w:sz w:val="26"/>
              <w:szCs w:val="26"/>
            </w:rPr>
            <w:delText>3</w:delText>
          </w:r>
        </w:del>
      </w:ins>
      <w:ins w:id="1107" w:author="Nguyen Toan" w:date="2018-05-14T18:03:00Z">
        <w:del w:id="1108" w:author="Đinh Thị Loan - ITC" w:date="2018-05-15T14:06:00Z">
          <w:r w:rsidR="0052504F" w:rsidRPr="00C307BC" w:rsidDel="006A746E">
            <w:rPr>
              <w:rFonts w:ascii="Times New Roman" w:hAnsi="Times New Roman" w:cs="Times New Roman"/>
              <w:i w:val="0"/>
              <w:color w:val="auto"/>
              <w:sz w:val="26"/>
              <w:szCs w:val="26"/>
            </w:rPr>
            <w:fldChar w:fldCharType="end"/>
          </w:r>
        </w:del>
      </w:ins>
      <w:bookmarkEnd w:id="1095"/>
      <w:ins w:id="1109" w:author="Nguyen Toan" w:date="2018-05-09T07:13:00Z">
        <w:r w:rsidRPr="00C307BC">
          <w:rPr>
            <w:rFonts w:ascii="Times New Roman" w:hAnsi="Times New Roman" w:cs="Times New Roman"/>
            <w:i w:val="0"/>
            <w:color w:val="auto"/>
            <w:sz w:val="26"/>
            <w:szCs w:val="26"/>
            <w:rPrChange w:id="1110" w:author="Nguyen Toan" w:date="2018-05-09T07:13:00Z">
              <w:rPr>
                <w:i/>
                <w:iCs/>
              </w:rPr>
            </w:rPrChange>
          </w:rPr>
          <w:t>: Quản lý các lời gọi API</w:t>
        </w:r>
      </w:ins>
      <w:bookmarkEnd w:id="1096"/>
    </w:p>
    <w:p w14:paraId="0589DC98" w14:textId="23649371" w:rsidR="006E6A6C" w:rsidRPr="00C307BC" w:rsidRDefault="005A58A4">
      <w:pPr>
        <w:pStyle w:val="NoSpacing"/>
        <w:spacing w:before="120" w:after="120" w:line="276" w:lineRule="auto"/>
        <w:ind w:firstLine="567"/>
        <w:jc w:val="both"/>
        <w:rPr>
          <w:ins w:id="1111" w:author="LoanDT" w:date="2018-05-08T22:30:00Z"/>
          <w:rFonts w:ascii="Times New Roman" w:hAnsi="Times New Roman" w:cs="Times New Roman"/>
          <w:sz w:val="26"/>
          <w:szCs w:val="26"/>
          <w:lang w:val="vi-VN"/>
        </w:rPr>
        <w:pPrChange w:id="1112" w:author="Nguyen Toan" w:date="2018-05-14T18:13:00Z">
          <w:pPr>
            <w:pStyle w:val="ListParagraph"/>
            <w:numPr>
              <w:numId w:val="38"/>
            </w:numPr>
            <w:spacing w:line="288" w:lineRule="auto"/>
            <w:ind w:left="927" w:hanging="360"/>
            <w:jc w:val="both"/>
          </w:pPr>
        </w:pPrChange>
      </w:pPr>
      <w:ins w:id="1113" w:author="LoanDT" w:date="2018-05-08T22:15:00Z">
        <w:r w:rsidRPr="00C307BC">
          <w:rPr>
            <w:rFonts w:ascii="Times New Roman" w:hAnsi="Times New Roman" w:cs="Times New Roman"/>
            <w:sz w:val="26"/>
            <w:szCs w:val="26"/>
            <w:lang w:val="vi-VN"/>
          </w:rPr>
          <w:t xml:space="preserve">Ngoài Postman, </w:t>
        </w:r>
        <w:r w:rsidR="00900055" w:rsidRPr="00C307BC">
          <w:rPr>
            <w:rFonts w:ascii="Times New Roman" w:hAnsi="Times New Roman" w:cs="Times New Roman"/>
            <w:sz w:val="26"/>
            <w:szCs w:val="26"/>
            <w:lang w:val="vi-VN"/>
          </w:rPr>
          <w:t>SOAPUI</w:t>
        </w:r>
      </w:ins>
      <w:ins w:id="1114" w:author="Nguyen Toan" w:date="2018-05-09T07:15:00Z">
        <w:r w:rsidR="00270D16" w:rsidRPr="00C307BC">
          <w:rPr>
            <w:rFonts w:ascii="Times New Roman" w:hAnsi="Times New Roman" w:cs="Times New Roman"/>
            <w:sz w:val="26"/>
            <w:szCs w:val="26"/>
            <w:lang w:val="vi-VN"/>
          </w:rPr>
          <w:t xml:space="preserve"> </w:t>
        </w:r>
      </w:ins>
      <w:moveToRangeStart w:id="1115" w:author="Nguyen Toan" w:date="2018-05-09T07:15:00Z" w:name="move513613440"/>
      <w:sdt>
        <w:sdtPr>
          <w:rPr>
            <w:rFonts w:ascii="Times New Roman" w:hAnsi="Times New Roman" w:cs="Times New Roman"/>
            <w:sz w:val="26"/>
            <w:szCs w:val="26"/>
            <w:lang w:val="vi-VN"/>
          </w:rPr>
          <w:id w:val="100462440"/>
          <w:citation/>
        </w:sdtPr>
        <w:sdtContent>
          <w:moveTo w:id="1116" w:author="Nguyen Toan" w:date="2018-05-09T07:15:00Z">
            <w:r w:rsidR="00270D16" w:rsidRPr="00C307BC">
              <w:rPr>
                <w:rFonts w:ascii="Times New Roman" w:hAnsi="Times New Roman" w:cs="Times New Roman"/>
                <w:sz w:val="26"/>
                <w:szCs w:val="26"/>
                <w:lang w:val="vi-VN"/>
              </w:rPr>
              <w:fldChar w:fldCharType="begin"/>
            </w:r>
            <w:r w:rsidR="00270D16" w:rsidRPr="00C307BC">
              <w:rPr>
                <w:rFonts w:ascii="Times New Roman" w:hAnsi="Times New Roman" w:cs="Times New Roman"/>
                <w:sz w:val="26"/>
                <w:szCs w:val="26"/>
                <w:lang w:val="vi-VN"/>
              </w:rPr>
              <w:instrText xml:space="preserve"> CITATION Soa \l 1066 </w:instrText>
            </w:r>
            <w:r w:rsidR="00270D16" w:rsidRPr="00C307BC">
              <w:rPr>
                <w:rFonts w:ascii="Times New Roman" w:hAnsi="Times New Roman" w:cs="Times New Roman"/>
                <w:sz w:val="26"/>
                <w:szCs w:val="26"/>
                <w:lang w:val="vi-VN"/>
              </w:rPr>
              <w:fldChar w:fldCharType="separate"/>
            </w:r>
          </w:moveTo>
          <w:r w:rsidR="00D65DF8" w:rsidRPr="00C307BC">
            <w:rPr>
              <w:rFonts w:ascii="Times New Roman" w:hAnsi="Times New Roman" w:cs="Times New Roman"/>
              <w:noProof/>
              <w:sz w:val="26"/>
              <w:szCs w:val="26"/>
              <w:lang w:val="vi-VN"/>
            </w:rPr>
            <w:t>[12]</w:t>
          </w:r>
          <w:moveTo w:id="1117" w:author="Nguyen Toan" w:date="2018-05-09T07:15:00Z">
            <w:r w:rsidR="00270D16" w:rsidRPr="00C307BC">
              <w:rPr>
                <w:rFonts w:ascii="Times New Roman" w:hAnsi="Times New Roman" w:cs="Times New Roman"/>
                <w:sz w:val="26"/>
                <w:szCs w:val="26"/>
                <w:lang w:val="vi-VN"/>
              </w:rPr>
              <w:fldChar w:fldCharType="end"/>
            </w:r>
          </w:moveTo>
        </w:sdtContent>
      </w:sdt>
      <w:moveToRangeEnd w:id="1115"/>
      <w:ins w:id="1118" w:author="LoanDT" w:date="2018-05-08T22:15:00Z">
        <w:r w:rsidR="00900055" w:rsidRPr="00C307BC">
          <w:rPr>
            <w:rFonts w:ascii="Times New Roman" w:hAnsi="Times New Roman" w:cs="Times New Roman"/>
            <w:sz w:val="26"/>
            <w:szCs w:val="26"/>
            <w:lang w:val="vi-VN"/>
          </w:rPr>
          <w:t xml:space="preserve"> cũng là công cụ hỗ trợ kiểm thử API được sử dụng </w:t>
        </w:r>
      </w:ins>
      <w:ins w:id="1119" w:author="LoanDT" w:date="2018-05-08T22:16:00Z">
        <w:r w:rsidR="00900055" w:rsidRPr="00C307BC">
          <w:rPr>
            <w:rFonts w:ascii="Times New Roman" w:hAnsi="Times New Roman" w:cs="Times New Roman"/>
            <w:sz w:val="26"/>
            <w:szCs w:val="26"/>
            <w:lang w:val="vi-VN"/>
          </w:rPr>
          <w:t xml:space="preserve">phổ biến hiện nay. </w:t>
        </w:r>
        <w:r w:rsidR="00FF4AEE" w:rsidRPr="00C307BC">
          <w:rPr>
            <w:rFonts w:ascii="Times New Roman" w:hAnsi="Times New Roman" w:cs="Times New Roman"/>
            <w:sz w:val="26"/>
            <w:szCs w:val="26"/>
            <w:lang w:val="vi-VN"/>
          </w:rPr>
          <w:t>Đây là công cụ kiểm thử có nền tảng mã nguồn mở hàng đầu</w:t>
        </w:r>
        <w:r w:rsidR="00DF7559" w:rsidRPr="00C307BC">
          <w:rPr>
            <w:rFonts w:ascii="Times New Roman" w:hAnsi="Times New Roman" w:cs="Times New Roman"/>
            <w:sz w:val="26"/>
            <w:szCs w:val="26"/>
            <w:lang w:val="vi-VN"/>
          </w:rPr>
          <w:t xml:space="preserve"> cho phép kiểm thử viên thực hiện các loại kiểm thử như: kiểm thử chức năng, hồi quy, </w:t>
        </w:r>
      </w:ins>
      <w:ins w:id="1120" w:author="LoanDT" w:date="2018-05-08T22:17:00Z">
        <w:r w:rsidR="00DF7559" w:rsidRPr="00C307BC">
          <w:rPr>
            <w:rFonts w:ascii="Times New Roman" w:hAnsi="Times New Roman" w:cs="Times New Roman"/>
            <w:sz w:val="26"/>
            <w:szCs w:val="26"/>
            <w:lang w:val="vi-VN"/>
          </w:rPr>
          <w:t>thử tải một cách tự động trên các Web API khác nhau.</w:t>
        </w:r>
      </w:ins>
      <w:ins w:id="1121" w:author="LoanDT" w:date="2018-05-08T22:18:00Z">
        <w:r w:rsidR="0044091E" w:rsidRPr="00C307BC">
          <w:rPr>
            <w:rFonts w:ascii="Times New Roman" w:hAnsi="Times New Roman" w:cs="Times New Roman"/>
            <w:sz w:val="26"/>
            <w:szCs w:val="26"/>
            <w:lang w:val="vi-VN"/>
          </w:rPr>
          <w:t xml:space="preserve"> Hỗ trợ tất cả các giao thức chuẩn và công nghệ để kiểm </w:t>
        </w:r>
        <w:r w:rsidR="0044091E" w:rsidRPr="00C307BC">
          <w:rPr>
            <w:rFonts w:ascii="Times New Roman" w:hAnsi="Times New Roman" w:cs="Times New Roman"/>
            <w:sz w:val="26"/>
            <w:szCs w:val="26"/>
            <w:rPrChange w:id="1122" w:author="Nguyen Toan" w:date="2018-05-14T18:13:00Z">
              <w:rPr>
                <w:rFonts w:ascii="Times New Roman" w:hAnsi="Times New Roman" w:cs="Times New Roman"/>
                <w:sz w:val="28"/>
                <w:szCs w:val="28"/>
                <w:lang w:val="vi-VN"/>
              </w:rPr>
            </w:rPrChange>
          </w:rPr>
          <w:t>thử</w:t>
        </w:r>
        <w:r w:rsidR="0044091E" w:rsidRPr="00C307BC">
          <w:rPr>
            <w:rFonts w:ascii="Times New Roman" w:hAnsi="Times New Roman" w:cs="Times New Roman"/>
            <w:sz w:val="26"/>
            <w:szCs w:val="26"/>
            <w:lang w:val="vi-VN"/>
          </w:rPr>
          <w:t xml:space="preserve"> các loại API</w:t>
        </w:r>
        <w:r w:rsidR="006041AD" w:rsidRPr="00C307BC">
          <w:rPr>
            <w:rFonts w:ascii="Times New Roman" w:hAnsi="Times New Roman" w:cs="Times New Roman"/>
            <w:sz w:val="26"/>
            <w:szCs w:val="26"/>
            <w:lang w:val="vi-VN"/>
          </w:rPr>
          <w:t xml:space="preserve">. Ngoài ra, </w:t>
        </w:r>
      </w:ins>
      <w:ins w:id="1123" w:author="LoanDT" w:date="2018-05-08T22:19:00Z">
        <w:r w:rsidR="00B25FBC" w:rsidRPr="00C307BC">
          <w:rPr>
            <w:rFonts w:ascii="Times New Roman" w:hAnsi="Times New Roman" w:cs="Times New Roman"/>
            <w:sz w:val="26"/>
            <w:szCs w:val="26"/>
            <w:lang w:val="vi-VN"/>
          </w:rPr>
          <w:t xml:space="preserve">SOAPUI cung cấp giao diện đồ hoạ để </w:t>
        </w:r>
      </w:ins>
      <w:ins w:id="1124" w:author="LoanDT" w:date="2018-05-08T22:20:00Z">
        <w:r w:rsidR="00B25FBC" w:rsidRPr="00C307BC">
          <w:rPr>
            <w:rFonts w:ascii="Times New Roman" w:hAnsi="Times New Roman" w:cs="Times New Roman"/>
            <w:sz w:val="26"/>
            <w:szCs w:val="26"/>
            <w:lang w:val="vi-VN"/>
          </w:rPr>
          <w:t xml:space="preserve">người dùng không </w:t>
        </w:r>
        <w:r w:rsidR="00DA2013" w:rsidRPr="00C307BC">
          <w:rPr>
            <w:rFonts w:ascii="Times New Roman" w:hAnsi="Times New Roman" w:cs="Times New Roman"/>
            <w:sz w:val="26"/>
            <w:szCs w:val="26"/>
            <w:lang w:val="vi-VN"/>
          </w:rPr>
          <w:t>chuyên</w:t>
        </w:r>
        <w:r w:rsidR="00B25FBC" w:rsidRPr="00C307BC">
          <w:rPr>
            <w:rFonts w:ascii="Times New Roman" w:hAnsi="Times New Roman" w:cs="Times New Roman"/>
            <w:sz w:val="26"/>
            <w:szCs w:val="26"/>
            <w:lang w:val="vi-VN"/>
          </w:rPr>
          <w:t xml:space="preserve"> dễ dàng tương tác</w:t>
        </w:r>
      </w:ins>
      <w:ins w:id="1125" w:author="Nguyen Toan" w:date="2018-05-09T07:15:00Z">
        <w:r w:rsidR="008B2252" w:rsidRPr="00C307BC">
          <w:rPr>
            <w:rFonts w:ascii="Times New Roman" w:hAnsi="Times New Roman" w:cs="Times New Roman"/>
            <w:sz w:val="26"/>
            <w:szCs w:val="26"/>
            <w:lang w:val="en-US"/>
          </w:rPr>
          <w:t xml:space="preserve"> (</w:t>
        </w:r>
        <w:r w:rsidR="008B2252" w:rsidRPr="00C307BC">
          <w:rPr>
            <w:rFonts w:ascii="Times New Roman" w:hAnsi="Times New Roman" w:cs="Times New Roman"/>
            <w:sz w:val="26"/>
            <w:szCs w:val="26"/>
            <w:lang w:val="en-US"/>
          </w:rPr>
          <w:fldChar w:fldCharType="begin"/>
        </w:r>
        <w:r w:rsidR="008B2252" w:rsidRPr="00C307BC">
          <w:rPr>
            <w:rFonts w:ascii="Times New Roman" w:hAnsi="Times New Roman" w:cs="Times New Roman"/>
            <w:sz w:val="26"/>
            <w:szCs w:val="26"/>
            <w:lang w:val="en-US"/>
          </w:rPr>
          <w:instrText xml:space="preserve"> REF _Ref513613454 \h </w:instrText>
        </w:r>
      </w:ins>
      <w:r w:rsidR="00C307BC" w:rsidRPr="00C307BC">
        <w:rPr>
          <w:rFonts w:ascii="Times New Roman" w:hAnsi="Times New Roman" w:cs="Times New Roman"/>
          <w:sz w:val="26"/>
          <w:szCs w:val="26"/>
          <w:lang w:val="en-US"/>
        </w:rPr>
        <w:instrText xml:space="preserve"> \* MERGEFORMAT </w:instrText>
      </w:r>
      <w:r w:rsidR="008B2252" w:rsidRPr="00C307BC">
        <w:rPr>
          <w:rFonts w:ascii="Times New Roman" w:hAnsi="Times New Roman" w:cs="Times New Roman"/>
          <w:sz w:val="26"/>
          <w:szCs w:val="26"/>
          <w:lang w:val="en-US"/>
        </w:rPr>
      </w:r>
      <w:r w:rsidR="008B2252" w:rsidRPr="00C307BC">
        <w:rPr>
          <w:rFonts w:ascii="Times New Roman" w:hAnsi="Times New Roman" w:cs="Times New Roman"/>
          <w:sz w:val="26"/>
          <w:szCs w:val="26"/>
          <w:lang w:val="en-US"/>
        </w:rPr>
        <w:fldChar w:fldCharType="separate"/>
      </w:r>
      <w:ins w:id="1126" w:author="Nguyen Toan" w:date="2018-05-09T07:14:00Z">
        <w:r w:rsidR="009C452F" w:rsidRPr="009C452F">
          <w:rPr>
            <w:rFonts w:ascii="Times New Roman" w:hAnsi="Times New Roman" w:cs="Times New Roman"/>
            <w:i/>
            <w:iCs/>
            <w:color w:val="auto"/>
            <w:sz w:val="26"/>
            <w:szCs w:val="26"/>
            <w:rPrChange w:id="1127" w:author="Nguyen Toan" w:date="2018-05-09T07:14:00Z">
              <w:rPr>
                <w:i/>
                <w:iCs/>
              </w:rPr>
            </w:rPrChange>
          </w:rPr>
          <w:t xml:space="preserve">Hình </w:t>
        </w:r>
      </w:ins>
      <w:r w:rsidR="009C452F">
        <w:rPr>
          <w:rFonts w:ascii="Times New Roman" w:hAnsi="Times New Roman" w:cs="Times New Roman"/>
          <w:i/>
          <w:noProof/>
          <w:color w:val="auto"/>
          <w:sz w:val="26"/>
          <w:szCs w:val="26"/>
        </w:rPr>
        <w:t>2</w:t>
      </w:r>
      <w:r w:rsidR="009C452F" w:rsidRPr="00C307BC">
        <w:rPr>
          <w:rFonts w:ascii="Times New Roman" w:hAnsi="Times New Roman" w:cs="Times New Roman"/>
          <w:i/>
          <w:noProof/>
          <w:color w:val="auto"/>
          <w:sz w:val="26"/>
          <w:szCs w:val="26"/>
        </w:rPr>
        <w:t>.</w:t>
      </w:r>
      <w:r w:rsidR="009C452F">
        <w:rPr>
          <w:rFonts w:ascii="Times New Roman" w:hAnsi="Times New Roman" w:cs="Times New Roman"/>
          <w:i/>
          <w:noProof/>
          <w:color w:val="auto"/>
          <w:sz w:val="26"/>
          <w:szCs w:val="26"/>
        </w:rPr>
        <w:t>4</w:t>
      </w:r>
      <w:ins w:id="1128" w:author="Nguyen Toan" w:date="2018-05-09T07:15:00Z">
        <w:r w:rsidR="008B2252" w:rsidRPr="00C307BC">
          <w:rPr>
            <w:rFonts w:ascii="Times New Roman" w:hAnsi="Times New Roman" w:cs="Times New Roman"/>
            <w:sz w:val="26"/>
            <w:szCs w:val="26"/>
            <w:lang w:val="en-US"/>
          </w:rPr>
          <w:fldChar w:fldCharType="end"/>
        </w:r>
        <w:r w:rsidR="008B2252" w:rsidRPr="00C307BC">
          <w:rPr>
            <w:rFonts w:ascii="Times New Roman" w:hAnsi="Times New Roman" w:cs="Times New Roman"/>
            <w:sz w:val="26"/>
            <w:szCs w:val="26"/>
            <w:lang w:val="en-US"/>
          </w:rPr>
          <w:t>)</w:t>
        </w:r>
      </w:ins>
      <w:ins w:id="1129" w:author="LoanDT" w:date="2018-05-08T22:20:00Z">
        <w:r w:rsidR="00EB18CD" w:rsidRPr="00C307BC">
          <w:rPr>
            <w:rFonts w:ascii="Times New Roman" w:hAnsi="Times New Roman" w:cs="Times New Roman"/>
            <w:sz w:val="26"/>
            <w:szCs w:val="26"/>
            <w:lang w:val="vi-VN"/>
          </w:rPr>
          <w:t>.</w:t>
        </w:r>
      </w:ins>
      <w:ins w:id="1130" w:author="LoanDT" w:date="2018-05-08T22:30:00Z">
        <w:r w:rsidR="00EB5376" w:rsidRPr="00C307BC">
          <w:rPr>
            <w:rFonts w:ascii="Times New Roman" w:hAnsi="Times New Roman" w:cs="Times New Roman"/>
            <w:sz w:val="26"/>
            <w:szCs w:val="26"/>
            <w:lang w:val="vi-VN"/>
          </w:rPr>
          <w:t xml:space="preserve"> </w:t>
        </w:r>
      </w:ins>
      <w:moveFromRangeStart w:id="1131" w:author="Nguyen Toan" w:date="2018-05-09T07:15:00Z" w:name="move513613440"/>
      <w:customXmlInsRangeStart w:id="1132" w:author="LoanDT" w:date="2018-05-08T22:31:00Z"/>
      <w:sdt>
        <w:sdtPr>
          <w:rPr>
            <w:rFonts w:ascii="Times New Roman" w:hAnsi="Times New Roman" w:cs="Times New Roman"/>
            <w:sz w:val="26"/>
            <w:szCs w:val="26"/>
            <w:lang w:val="vi-VN"/>
          </w:rPr>
          <w:id w:val="-449310150"/>
          <w:citation/>
        </w:sdtPr>
        <w:sdtContent>
          <w:customXmlInsRangeEnd w:id="1132"/>
          <w:moveFrom w:id="1133" w:author="Nguyen Toan" w:date="2018-05-09T07:15:00Z">
            <w:ins w:id="1134" w:author="LoanDT" w:date="2018-05-08T22:31:00Z">
              <w:r w:rsidR="00F12740" w:rsidRPr="00C307BC" w:rsidDel="00270D16">
                <w:rPr>
                  <w:rFonts w:ascii="Times New Roman" w:hAnsi="Times New Roman" w:cs="Times New Roman"/>
                  <w:sz w:val="26"/>
                  <w:szCs w:val="26"/>
                  <w:lang w:val="vi-VN"/>
                </w:rPr>
                <w:fldChar w:fldCharType="begin"/>
              </w:r>
              <w:r w:rsidR="00F12740" w:rsidRPr="00C307BC" w:rsidDel="00270D16">
                <w:rPr>
                  <w:rFonts w:ascii="Times New Roman" w:hAnsi="Times New Roman" w:cs="Times New Roman"/>
                  <w:sz w:val="26"/>
                  <w:szCs w:val="26"/>
                  <w:lang w:val="vi-VN"/>
                </w:rPr>
                <w:instrText xml:space="preserve"> CITATION Soa \l 1066 </w:instrText>
              </w:r>
            </w:ins>
            <w:r w:rsidR="00F12740" w:rsidRPr="00C307BC" w:rsidDel="00270D16">
              <w:rPr>
                <w:rFonts w:ascii="Times New Roman" w:hAnsi="Times New Roman" w:cs="Times New Roman"/>
                <w:sz w:val="26"/>
                <w:szCs w:val="26"/>
                <w:lang w:val="vi-VN"/>
              </w:rPr>
              <w:fldChar w:fldCharType="separate"/>
            </w:r>
            <w:ins w:id="1135" w:author="LoanDT" w:date="2018-05-08T22:31:00Z">
              <w:r w:rsidR="00F12740" w:rsidRPr="00C307BC" w:rsidDel="00270D16">
                <w:rPr>
                  <w:rFonts w:ascii="Times New Roman" w:hAnsi="Times New Roman" w:cs="Times New Roman"/>
                  <w:noProof/>
                  <w:sz w:val="26"/>
                  <w:szCs w:val="26"/>
                  <w:lang w:val="vi-VN"/>
                  <w:rPrChange w:id="1136" w:author="LoanDT" w:date="2018-05-08T22:31:00Z">
                    <w:rPr>
                      <w:rFonts w:eastAsia="Times New Roman"/>
                    </w:rPr>
                  </w:rPrChange>
                </w:rPr>
                <w:t>[12]</w:t>
              </w:r>
              <w:r w:rsidR="00F12740" w:rsidRPr="00C307BC" w:rsidDel="00270D16">
                <w:rPr>
                  <w:rFonts w:ascii="Times New Roman" w:hAnsi="Times New Roman" w:cs="Times New Roman"/>
                  <w:sz w:val="26"/>
                  <w:szCs w:val="26"/>
                  <w:lang w:val="vi-VN"/>
                </w:rPr>
                <w:fldChar w:fldCharType="end"/>
              </w:r>
            </w:ins>
          </w:moveFrom>
          <w:customXmlInsRangeStart w:id="1137" w:author="LoanDT" w:date="2018-05-08T22:31:00Z"/>
        </w:sdtContent>
      </w:sdt>
      <w:customXmlInsRangeEnd w:id="1137"/>
      <w:moveFromRangeEnd w:id="1131"/>
    </w:p>
    <w:p w14:paraId="35146170" w14:textId="77777777" w:rsidR="00E97E8C" w:rsidRPr="00C307BC" w:rsidRDefault="00C05232">
      <w:pPr>
        <w:pStyle w:val="NoSpacing"/>
        <w:keepNext/>
        <w:ind w:firstLine="357"/>
        <w:jc w:val="center"/>
        <w:rPr>
          <w:ins w:id="1138" w:author="Nguyen Toan" w:date="2018-05-09T07:14:00Z"/>
          <w:rFonts w:ascii="Times New Roman" w:hAnsi="Times New Roman" w:cs="Times New Roman"/>
          <w:sz w:val="26"/>
          <w:szCs w:val="26"/>
        </w:rPr>
        <w:pPrChange w:id="1139" w:author="Nguyen Toan" w:date="2018-05-09T07:14:00Z">
          <w:pPr>
            <w:pStyle w:val="NoSpacing"/>
            <w:ind w:firstLine="357"/>
            <w:jc w:val="center"/>
          </w:pPr>
        </w:pPrChange>
      </w:pPr>
      <w:ins w:id="1140" w:author="LoanDT" w:date="2018-05-08T22:30:00Z">
        <w:r w:rsidRPr="00C307BC">
          <w:rPr>
            <w:rFonts w:ascii="Times New Roman" w:hAnsi="Times New Roman" w:cs="Times New Roman"/>
            <w:noProof/>
            <w:sz w:val="26"/>
            <w:szCs w:val="26"/>
            <w:lang w:val="en-US"/>
            <w:rPrChange w:id="1141" w:author="Unknown">
              <w:rPr>
                <w:noProof/>
                <w:lang w:val="en-US"/>
              </w:rPr>
            </w:rPrChange>
          </w:rPr>
          <w:drawing>
            <wp:inline distT="0" distB="0" distL="0" distR="0" wp14:anchorId="65C5C41E" wp14:editId="208A7361">
              <wp:extent cx="5128428" cy="16789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sdl-request-gettingstarted_new.png"/>
                      <pic:cNvPicPr/>
                    </pic:nvPicPr>
                    <pic:blipFill>
                      <a:blip r:embed="rId28">
                        <a:extLst>
                          <a:ext uri="{28A0092B-C50C-407E-A947-70E740481C1C}">
                            <a14:useLocalDpi xmlns:a14="http://schemas.microsoft.com/office/drawing/2010/main" val="0"/>
                          </a:ext>
                        </a:extLst>
                      </a:blip>
                      <a:stretch>
                        <a:fillRect/>
                      </a:stretch>
                    </pic:blipFill>
                    <pic:spPr>
                      <a:xfrm>
                        <a:off x="0" y="0"/>
                        <a:ext cx="5130361" cy="1679573"/>
                      </a:xfrm>
                      <a:prstGeom prst="rect">
                        <a:avLst/>
                      </a:prstGeom>
                    </pic:spPr>
                  </pic:pic>
                </a:graphicData>
              </a:graphic>
            </wp:inline>
          </w:drawing>
        </w:r>
      </w:ins>
    </w:p>
    <w:p w14:paraId="7EA825B5" w14:textId="55843694" w:rsidR="00C05232" w:rsidRPr="00C307BC" w:rsidRDefault="00E97E8C">
      <w:pPr>
        <w:pStyle w:val="Caption"/>
        <w:jc w:val="center"/>
        <w:rPr>
          <w:ins w:id="1142" w:author="LoanDT" w:date="2018-05-08T22:23:00Z"/>
          <w:rFonts w:ascii="Times New Roman" w:hAnsi="Times New Roman" w:cs="Times New Roman"/>
          <w:color w:val="auto"/>
          <w:sz w:val="26"/>
          <w:szCs w:val="26"/>
          <w:lang w:val="vi-VN"/>
          <w:rPrChange w:id="1143" w:author="Nguyen Toan" w:date="2018-05-09T07:14:00Z">
            <w:rPr>
              <w:ins w:id="1144" w:author="LoanDT" w:date="2018-05-08T22:23:00Z"/>
              <w:rFonts w:ascii="Times New Roman" w:hAnsi="Times New Roman" w:cs="Times New Roman"/>
              <w:sz w:val="28"/>
              <w:szCs w:val="28"/>
              <w:lang w:val="vi-VN"/>
            </w:rPr>
          </w:rPrChange>
        </w:rPr>
        <w:pPrChange w:id="1145" w:author="Nguyen Toan" w:date="2018-05-09T07:14:00Z">
          <w:pPr>
            <w:pStyle w:val="ListParagraph"/>
            <w:numPr>
              <w:numId w:val="38"/>
            </w:numPr>
            <w:spacing w:line="288" w:lineRule="auto"/>
            <w:ind w:left="927" w:hanging="360"/>
            <w:jc w:val="both"/>
          </w:pPr>
        </w:pPrChange>
      </w:pPr>
      <w:bookmarkStart w:id="1146" w:name="_Ref513613454"/>
      <w:bookmarkStart w:id="1147" w:name="_Toc514157753"/>
      <w:ins w:id="1148" w:author="Nguyen Toan" w:date="2018-05-09T07:14:00Z">
        <w:r w:rsidRPr="00C307BC">
          <w:rPr>
            <w:rFonts w:ascii="Times New Roman" w:hAnsi="Times New Roman" w:cs="Times New Roman"/>
            <w:i w:val="0"/>
            <w:color w:val="auto"/>
            <w:sz w:val="26"/>
            <w:szCs w:val="26"/>
            <w:rPrChange w:id="1149" w:author="Nguyen Toan" w:date="2018-05-09T07:14:00Z">
              <w:rPr>
                <w:i/>
                <w:iCs/>
              </w:rPr>
            </w:rPrChange>
          </w:rPr>
          <w:t xml:space="preserve">Hình </w:t>
        </w:r>
      </w:ins>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2</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4</w:t>
      </w:r>
      <w:r w:rsidR="007B1CDB" w:rsidRPr="00C307BC">
        <w:rPr>
          <w:rFonts w:ascii="Times New Roman" w:hAnsi="Times New Roman" w:cs="Times New Roman"/>
          <w:i w:val="0"/>
          <w:color w:val="auto"/>
          <w:sz w:val="26"/>
          <w:szCs w:val="26"/>
        </w:rPr>
        <w:fldChar w:fldCharType="end"/>
      </w:r>
      <w:ins w:id="1150" w:author="Nguyen Toan" w:date="2018-05-14T18:03:00Z">
        <w:del w:id="1151"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1152"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2</w:delText>
        </w:r>
      </w:del>
      <w:ins w:id="1153" w:author="Nguyen Toan" w:date="2018-05-14T18:03:00Z">
        <w:del w:id="1154"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1155"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1156" w:author="Nguyen Toan" w:date="2018-05-14T23:17:00Z">
        <w:del w:id="1157" w:author="Đinh Thị Loan - ITC" w:date="2018-05-15T14:06:00Z">
          <w:r w:rsidR="00620576" w:rsidRPr="00C307BC" w:rsidDel="006A746E">
            <w:rPr>
              <w:rFonts w:ascii="Times New Roman" w:hAnsi="Times New Roman" w:cs="Times New Roman"/>
              <w:i w:val="0"/>
              <w:noProof/>
              <w:color w:val="auto"/>
              <w:sz w:val="26"/>
              <w:szCs w:val="26"/>
            </w:rPr>
            <w:delText>4</w:delText>
          </w:r>
        </w:del>
      </w:ins>
      <w:ins w:id="1158" w:author="Nguyen Toan" w:date="2018-05-14T18:03:00Z">
        <w:del w:id="1159" w:author="Đinh Thị Loan - ITC" w:date="2018-05-15T14:06:00Z">
          <w:r w:rsidR="0052504F" w:rsidRPr="00C307BC" w:rsidDel="006A746E">
            <w:rPr>
              <w:rFonts w:ascii="Times New Roman" w:hAnsi="Times New Roman" w:cs="Times New Roman"/>
              <w:i w:val="0"/>
              <w:color w:val="auto"/>
              <w:sz w:val="26"/>
              <w:szCs w:val="26"/>
            </w:rPr>
            <w:fldChar w:fldCharType="end"/>
          </w:r>
        </w:del>
      </w:ins>
      <w:bookmarkEnd w:id="1146"/>
      <w:ins w:id="1160" w:author="Nguyen Toan" w:date="2018-05-09T07:14:00Z">
        <w:r w:rsidRPr="00C307BC">
          <w:rPr>
            <w:rFonts w:ascii="Times New Roman" w:hAnsi="Times New Roman" w:cs="Times New Roman"/>
            <w:i w:val="0"/>
            <w:color w:val="auto"/>
            <w:sz w:val="26"/>
            <w:szCs w:val="26"/>
            <w:rPrChange w:id="1161" w:author="Nguyen Toan" w:date="2018-05-09T07:14:00Z">
              <w:rPr>
                <w:i/>
                <w:iCs/>
              </w:rPr>
            </w:rPrChange>
          </w:rPr>
          <w:t>: Lời gọi API trên SOAPUI</w:t>
        </w:r>
      </w:ins>
      <w:bookmarkEnd w:id="1147"/>
    </w:p>
    <w:p w14:paraId="414C02AD" w14:textId="7F5254E5" w:rsidR="00D71FC2" w:rsidRPr="00C307BC" w:rsidRDefault="00D71FC2">
      <w:pPr>
        <w:pStyle w:val="NoSpacing"/>
        <w:spacing w:before="120" w:after="120" w:line="276" w:lineRule="auto"/>
        <w:ind w:firstLine="567"/>
        <w:jc w:val="both"/>
        <w:rPr>
          <w:ins w:id="1162" w:author="LoanDT" w:date="2018-05-08T22:50:00Z"/>
          <w:rFonts w:ascii="Times New Roman" w:hAnsi="Times New Roman" w:cs="Times New Roman"/>
          <w:sz w:val="26"/>
          <w:szCs w:val="26"/>
          <w:rPrChange w:id="1163" w:author="Nguyen Toan" w:date="2018-05-14T18:13:00Z">
            <w:rPr>
              <w:ins w:id="1164" w:author="LoanDT" w:date="2018-05-08T22:50:00Z"/>
              <w:rFonts w:ascii="Times New Roman" w:hAnsi="Times New Roman" w:cs="Times New Roman"/>
              <w:sz w:val="28"/>
              <w:szCs w:val="28"/>
              <w:lang w:val="vi-VN"/>
            </w:rPr>
          </w:rPrChange>
        </w:rPr>
        <w:pPrChange w:id="1165" w:author="Nguyen Toan" w:date="2018-05-14T18:13:00Z">
          <w:pPr>
            <w:pStyle w:val="ListParagraph"/>
            <w:numPr>
              <w:numId w:val="38"/>
            </w:numPr>
            <w:spacing w:line="288" w:lineRule="auto"/>
            <w:ind w:left="927" w:hanging="360"/>
            <w:jc w:val="both"/>
          </w:pPr>
        </w:pPrChange>
      </w:pPr>
      <w:ins w:id="1166" w:author="LoanDT" w:date="2018-05-08T22:23:00Z">
        <w:r w:rsidRPr="00C307BC">
          <w:rPr>
            <w:rFonts w:ascii="Times New Roman" w:hAnsi="Times New Roman" w:cs="Times New Roman"/>
            <w:sz w:val="26"/>
            <w:szCs w:val="26"/>
            <w:lang w:val="vi-VN"/>
          </w:rPr>
          <w:t>SOAPUI có thể tích hợp được với nhiều công cụ phổ biến như Apache Maven, HUDSON, JUnit</w:t>
        </w:r>
      </w:ins>
      <w:ins w:id="1167" w:author="LoanDT" w:date="2018-05-08T22:24:00Z">
        <w:r w:rsidRPr="00C307BC">
          <w:rPr>
            <w:rFonts w:ascii="Times New Roman" w:hAnsi="Times New Roman" w:cs="Times New Roman"/>
            <w:sz w:val="26"/>
            <w:szCs w:val="26"/>
            <w:lang w:val="vi-VN"/>
          </w:rPr>
          <w:t>, Apache Ant</w:t>
        </w:r>
        <w:r w:rsidR="00D23625" w:rsidRPr="00C307BC">
          <w:rPr>
            <w:rFonts w:ascii="Times New Roman" w:hAnsi="Times New Roman" w:cs="Times New Roman"/>
            <w:sz w:val="26"/>
            <w:szCs w:val="26"/>
            <w:lang w:val="vi-VN"/>
          </w:rPr>
          <w:t>… SOAPUI cung cấp hai phiên bản, một phiên bản miễn phí và một phiên bản trả phí. Phiên bản miễn phí đáp ứng hầu h</w:t>
        </w:r>
      </w:ins>
      <w:ins w:id="1168" w:author="LoanDT" w:date="2018-05-08T22:25:00Z">
        <w:r w:rsidR="00D23625" w:rsidRPr="00C307BC">
          <w:rPr>
            <w:rFonts w:ascii="Times New Roman" w:hAnsi="Times New Roman" w:cs="Times New Roman"/>
            <w:sz w:val="26"/>
            <w:szCs w:val="26"/>
            <w:lang w:val="vi-VN"/>
          </w:rPr>
          <w:t xml:space="preserve">ết các yêu cầu </w:t>
        </w:r>
        <w:r w:rsidR="00E10F00" w:rsidRPr="00C307BC">
          <w:rPr>
            <w:rFonts w:ascii="Times New Roman" w:hAnsi="Times New Roman" w:cs="Times New Roman"/>
            <w:sz w:val="26"/>
            <w:szCs w:val="26"/>
            <w:lang w:val="vi-VN"/>
          </w:rPr>
          <w:t xml:space="preserve">của lập trình </w:t>
        </w:r>
        <w:r w:rsidR="00E10F00" w:rsidRPr="00C307BC">
          <w:rPr>
            <w:rFonts w:ascii="Times New Roman" w:hAnsi="Times New Roman" w:cs="Times New Roman"/>
            <w:sz w:val="26"/>
            <w:szCs w:val="26"/>
            <w:rPrChange w:id="1169" w:author="Nguyen Toan" w:date="2018-05-14T18:13:00Z">
              <w:rPr>
                <w:rFonts w:ascii="Times New Roman" w:hAnsi="Times New Roman" w:cs="Times New Roman"/>
                <w:sz w:val="28"/>
                <w:szCs w:val="28"/>
                <w:lang w:val="vi-VN"/>
              </w:rPr>
            </w:rPrChange>
          </w:rPr>
          <w:t xml:space="preserve">viên về </w:t>
        </w:r>
        <w:r w:rsidR="00734924" w:rsidRPr="00C307BC">
          <w:rPr>
            <w:rFonts w:ascii="Times New Roman" w:hAnsi="Times New Roman" w:cs="Times New Roman"/>
            <w:sz w:val="26"/>
            <w:szCs w:val="26"/>
            <w:rPrChange w:id="1170" w:author="Nguyen Toan" w:date="2018-05-14T18:13:00Z">
              <w:rPr>
                <w:rFonts w:ascii="Times New Roman" w:hAnsi="Times New Roman" w:cs="Times New Roman"/>
                <w:sz w:val="28"/>
                <w:szCs w:val="28"/>
                <w:lang w:val="vi-VN"/>
              </w:rPr>
            </w:rPrChange>
          </w:rPr>
          <w:t>các giao thức kết nối, việc</w:t>
        </w:r>
        <w:r w:rsidR="00E10F00" w:rsidRPr="00C307BC">
          <w:rPr>
            <w:rFonts w:ascii="Times New Roman" w:hAnsi="Times New Roman" w:cs="Times New Roman"/>
            <w:sz w:val="26"/>
            <w:szCs w:val="26"/>
            <w:rPrChange w:id="1171" w:author="Nguyen Toan" w:date="2018-05-14T18:13:00Z">
              <w:rPr>
                <w:rFonts w:ascii="Times New Roman" w:hAnsi="Times New Roman" w:cs="Times New Roman"/>
                <w:sz w:val="28"/>
                <w:szCs w:val="28"/>
                <w:lang w:val="vi-VN"/>
              </w:rPr>
            </w:rPrChange>
          </w:rPr>
          <w:t xml:space="preserve"> chạy tự động và quản lý các ca kiểm thử.</w:t>
        </w:r>
      </w:ins>
      <w:ins w:id="1172" w:author="LoanDT" w:date="2018-05-08T22:49:00Z">
        <w:r w:rsidR="00A33005" w:rsidRPr="00C307BC">
          <w:rPr>
            <w:rFonts w:ascii="Times New Roman" w:hAnsi="Times New Roman" w:cs="Times New Roman"/>
            <w:sz w:val="26"/>
            <w:szCs w:val="26"/>
            <w:rPrChange w:id="1173" w:author="Nguyen Toan" w:date="2018-05-14T18:13:00Z">
              <w:rPr>
                <w:rFonts w:ascii="Times New Roman" w:hAnsi="Times New Roman" w:cs="Times New Roman"/>
                <w:sz w:val="28"/>
                <w:szCs w:val="28"/>
                <w:lang w:val="vi-VN"/>
              </w:rPr>
            </w:rPrChange>
          </w:rPr>
          <w:t xml:space="preserve"> Phiên bản mất phí cung cấp thêm chức năng tạo báo cáo cho các ca kiểm thử đã chạy. </w:t>
        </w:r>
      </w:ins>
    </w:p>
    <w:p w14:paraId="148FD027" w14:textId="002225AD" w:rsidR="00A33005" w:rsidRPr="00C307BC" w:rsidRDefault="00A33005">
      <w:pPr>
        <w:pStyle w:val="NoSpacing"/>
        <w:spacing w:before="120" w:after="120" w:line="276" w:lineRule="auto"/>
        <w:ind w:firstLine="567"/>
        <w:jc w:val="both"/>
        <w:rPr>
          <w:ins w:id="1174" w:author="LoanDT" w:date="2018-05-08T22:15:00Z"/>
          <w:rFonts w:ascii="Times New Roman" w:hAnsi="Times New Roman" w:cs="Times New Roman"/>
          <w:sz w:val="26"/>
          <w:szCs w:val="26"/>
          <w:lang w:val="vi-VN"/>
          <w:rPrChange w:id="1175" w:author="LoanDT" w:date="2018-05-08T22:15:00Z">
            <w:rPr>
              <w:ins w:id="1176" w:author="LoanDT" w:date="2018-05-08T22:15:00Z"/>
              <w:rFonts w:ascii="Times New Roman" w:hAnsi="Times New Roman" w:cs="Times New Roman"/>
              <w:b/>
              <w:sz w:val="28"/>
              <w:szCs w:val="28"/>
            </w:rPr>
          </w:rPrChange>
        </w:rPr>
        <w:pPrChange w:id="1177" w:author="Nguyen Toan" w:date="2018-05-14T18:13:00Z">
          <w:pPr>
            <w:pStyle w:val="ListParagraph"/>
            <w:numPr>
              <w:numId w:val="38"/>
            </w:numPr>
            <w:spacing w:line="288" w:lineRule="auto"/>
            <w:ind w:left="927" w:hanging="360"/>
            <w:jc w:val="both"/>
          </w:pPr>
        </w:pPrChange>
      </w:pPr>
      <w:ins w:id="1178" w:author="LoanDT" w:date="2018-05-08T22:50:00Z">
        <w:r w:rsidRPr="00C307BC">
          <w:rPr>
            <w:rFonts w:ascii="Times New Roman" w:hAnsi="Times New Roman" w:cs="Times New Roman"/>
            <w:sz w:val="26"/>
            <w:szCs w:val="26"/>
            <w:rPrChange w:id="1179" w:author="Nguyen Toan" w:date="2018-05-14T18:13:00Z">
              <w:rPr>
                <w:rFonts w:ascii="Times New Roman" w:hAnsi="Times New Roman" w:cs="Times New Roman"/>
                <w:sz w:val="28"/>
                <w:szCs w:val="28"/>
                <w:lang w:val="vi-VN"/>
              </w:rPr>
            </w:rPrChange>
          </w:rPr>
          <w:lastRenderedPageBreak/>
          <w:t xml:space="preserve">Như vậy, có thể thấy, trong khi Postman thuần tuý chỉ là cung cấp khả năng thực hiện các lời gọi đến các API của ứng dung, thì SoapUI là công </w:t>
        </w:r>
      </w:ins>
      <w:ins w:id="1180" w:author="LoanDT" w:date="2018-05-08T22:51:00Z">
        <w:r w:rsidRPr="00C307BC">
          <w:rPr>
            <w:rFonts w:ascii="Times New Roman" w:hAnsi="Times New Roman" w:cs="Times New Roman"/>
            <w:sz w:val="26"/>
            <w:szCs w:val="26"/>
            <w:rPrChange w:id="1181" w:author="Nguyen Toan" w:date="2018-05-14T18:13:00Z">
              <w:rPr>
                <w:rFonts w:ascii="Times New Roman" w:hAnsi="Times New Roman" w:cs="Times New Roman"/>
                <w:sz w:val="28"/>
                <w:szCs w:val="28"/>
                <w:lang w:val="vi-VN"/>
              </w:rPr>
            </w:rPrChange>
          </w:rPr>
          <w:t xml:space="preserve">cụ nâng cao hơn tập trung vào </w:t>
        </w:r>
        <w:r w:rsidR="00BF6451" w:rsidRPr="00C307BC">
          <w:rPr>
            <w:rFonts w:ascii="Times New Roman" w:hAnsi="Times New Roman" w:cs="Times New Roman"/>
            <w:sz w:val="26"/>
            <w:szCs w:val="26"/>
            <w:rPrChange w:id="1182" w:author="Nguyen Toan" w:date="2018-05-14T18:13:00Z">
              <w:rPr>
                <w:rFonts w:ascii="Times New Roman" w:hAnsi="Times New Roman" w:cs="Times New Roman"/>
                <w:sz w:val="28"/>
                <w:szCs w:val="28"/>
                <w:lang w:val="vi-VN"/>
              </w:rPr>
            </w:rPrChange>
          </w:rPr>
          <w:t>tạo các ca kiểm thử</w:t>
        </w:r>
        <w:r w:rsidR="00BF6451" w:rsidRPr="00C307BC">
          <w:rPr>
            <w:rFonts w:ascii="Times New Roman" w:hAnsi="Times New Roman" w:cs="Times New Roman"/>
            <w:sz w:val="26"/>
            <w:szCs w:val="26"/>
            <w:lang w:val="vi-VN"/>
          </w:rPr>
          <w:t>, tích hợp với các công cụ hỗ trợ khác</w:t>
        </w:r>
        <w:r w:rsidR="00F715B4" w:rsidRPr="00C307BC">
          <w:rPr>
            <w:rFonts w:ascii="Times New Roman" w:hAnsi="Times New Roman" w:cs="Times New Roman"/>
            <w:sz w:val="26"/>
            <w:szCs w:val="26"/>
            <w:lang w:val="vi-VN"/>
          </w:rPr>
          <w:t xml:space="preserve">. Tuy nhiên </w:t>
        </w:r>
      </w:ins>
      <w:ins w:id="1183" w:author="LoanDT" w:date="2018-05-08T22:52:00Z">
        <w:r w:rsidR="00F715B4" w:rsidRPr="00C307BC">
          <w:rPr>
            <w:rFonts w:ascii="Times New Roman" w:hAnsi="Times New Roman" w:cs="Times New Roman"/>
            <w:sz w:val="26"/>
            <w:szCs w:val="26"/>
            <w:lang w:val="vi-VN"/>
          </w:rPr>
          <w:t xml:space="preserve">tính năng xuất báo cáo các ca kiểm thử đã chạy lại ở phiên bản mất phí và </w:t>
        </w:r>
      </w:ins>
      <w:ins w:id="1184" w:author="LoanDT" w:date="2018-05-08T22:53:00Z">
        <w:r w:rsidR="00F715B4" w:rsidRPr="00C307BC">
          <w:rPr>
            <w:rFonts w:ascii="Times New Roman" w:hAnsi="Times New Roman" w:cs="Times New Roman"/>
            <w:sz w:val="26"/>
            <w:szCs w:val="26"/>
            <w:lang w:val="vi-VN"/>
          </w:rPr>
          <w:t>công cụ này chưa có khả năng tự sinh ca kiểm thử.</w:t>
        </w:r>
      </w:ins>
    </w:p>
    <w:p w14:paraId="360DE762" w14:textId="6795DBAC" w:rsidR="000327DB" w:rsidRPr="00C307BC" w:rsidDel="00FF3B87" w:rsidRDefault="000327DB">
      <w:pPr>
        <w:pStyle w:val="Heading2"/>
        <w:spacing w:before="240"/>
        <w:ind w:firstLine="567"/>
        <w:rPr>
          <w:del w:id="1185" w:author="Nguyen Toan" w:date="2018-05-06T21:33:00Z"/>
          <w:rFonts w:ascii="Times New Roman" w:hAnsi="Times New Roman" w:cs="Times New Roman"/>
          <w:b/>
          <w:sz w:val="26"/>
          <w:szCs w:val="26"/>
          <w:rPrChange w:id="1186" w:author="Nguyen Toan" w:date="2018-05-07T23:47:00Z">
            <w:rPr>
              <w:del w:id="1187" w:author="Nguyen Toan" w:date="2018-05-06T21:33:00Z"/>
            </w:rPr>
          </w:rPrChange>
        </w:rPr>
        <w:pPrChange w:id="1188" w:author="Nguyen Toan" w:date="2018-05-08T00:01:00Z">
          <w:pPr>
            <w:spacing w:line="288" w:lineRule="auto"/>
            <w:ind w:firstLine="567"/>
            <w:jc w:val="both"/>
          </w:pPr>
        </w:pPrChange>
      </w:pPr>
      <w:del w:id="1189" w:author="Nguyen Toan" w:date="2018-05-06T21:33:00Z">
        <w:r w:rsidRPr="00C307BC" w:rsidDel="00FF3B87">
          <w:rPr>
            <w:rFonts w:ascii="Times New Roman" w:hAnsi="Times New Roman" w:cs="Times New Roman"/>
            <w:b/>
            <w:sz w:val="26"/>
            <w:szCs w:val="26"/>
            <w:rPrChange w:id="1190" w:author="Nguyen Toan" w:date="2018-05-07T23:47:00Z">
              <w:rPr/>
            </w:rPrChange>
          </w:rPr>
          <w:delText>Những khó khăn đã nêu đhữ ra các vấn đề cần giải quyết trong bài toán kiểm thử hệ thống sử dụng kiến trúc ESB:</w:delText>
        </w:r>
      </w:del>
    </w:p>
    <w:p w14:paraId="625E9955" w14:textId="19398B80" w:rsidR="00892622" w:rsidRPr="00C307BC" w:rsidDel="00FF3B87" w:rsidRDefault="00DF36D4">
      <w:pPr>
        <w:pStyle w:val="Heading2"/>
        <w:spacing w:before="240"/>
        <w:ind w:firstLine="567"/>
        <w:rPr>
          <w:del w:id="1191" w:author="Nguyen Toan" w:date="2018-05-06T21:33:00Z"/>
          <w:rFonts w:ascii="Times New Roman" w:hAnsi="Times New Roman" w:cs="Times New Roman"/>
          <w:b/>
          <w:sz w:val="26"/>
          <w:szCs w:val="26"/>
          <w:rPrChange w:id="1192" w:author="Nguyen Toan" w:date="2018-05-07T23:47:00Z">
            <w:rPr>
              <w:del w:id="1193" w:author="Nguyen Toan" w:date="2018-05-06T21:33:00Z"/>
              <w:rFonts w:eastAsia="Times New Roman"/>
            </w:rPr>
          </w:rPrChange>
        </w:rPr>
        <w:pPrChange w:id="1194" w:author="Nguyen Toan" w:date="2018-05-08T00:01:00Z">
          <w:pPr>
            <w:pStyle w:val="ListParagraph"/>
            <w:numPr>
              <w:numId w:val="38"/>
            </w:numPr>
            <w:spacing w:line="288" w:lineRule="auto"/>
            <w:ind w:left="927" w:hanging="360"/>
            <w:jc w:val="both"/>
          </w:pPr>
        </w:pPrChange>
      </w:pPr>
      <w:del w:id="1195" w:author="Nguyen Toan" w:date="2018-05-06T21:33:00Z">
        <w:r w:rsidRPr="00C307BC" w:rsidDel="00FF3B87">
          <w:rPr>
            <w:rFonts w:ascii="Times New Roman" w:hAnsi="Times New Roman" w:cs="Times New Roman"/>
            <w:b/>
            <w:sz w:val="26"/>
            <w:szCs w:val="26"/>
            <w:rPrChange w:id="1196" w:author="Nguyen Toan" w:date="2018-05-07T23:47:00Z">
              <w:rPr>
                <w:rFonts w:eastAsia="Times New Roman"/>
              </w:rPr>
            </w:rPrChange>
          </w:rPr>
          <w:delText>Xây dấn đề cần giải quyết trong bài toán kiểm thử hệ thống sử dụng kiến trúc E</w:delText>
        </w:r>
        <w:r w:rsidR="009504BC" w:rsidRPr="00C307BC" w:rsidDel="00FF3B87">
          <w:rPr>
            <w:rFonts w:ascii="Times New Roman" w:hAnsi="Times New Roman" w:cs="Times New Roman"/>
            <w:b/>
            <w:sz w:val="26"/>
            <w:szCs w:val="26"/>
            <w:rPrChange w:id="1197" w:author="Nguyen Toan" w:date="2018-05-07T23:47:00Z">
              <w:rPr>
                <w:rFonts w:eastAsia="Times New Roman"/>
              </w:rPr>
            </w:rPrChange>
          </w:rPr>
          <w:delText>SB</w:delText>
        </w:r>
      </w:del>
    </w:p>
    <w:p w14:paraId="7B3D94A4" w14:textId="6F6B3967" w:rsidR="00892622" w:rsidRPr="00C307BC" w:rsidDel="00FF3B87" w:rsidRDefault="00057827">
      <w:pPr>
        <w:pStyle w:val="Heading2"/>
        <w:spacing w:before="240"/>
        <w:ind w:firstLine="567"/>
        <w:rPr>
          <w:del w:id="1198" w:author="Nguyen Toan" w:date="2018-05-06T21:33:00Z"/>
          <w:rFonts w:ascii="Times New Roman" w:hAnsi="Times New Roman" w:cs="Times New Roman"/>
          <w:b/>
          <w:sz w:val="26"/>
          <w:szCs w:val="26"/>
          <w:rPrChange w:id="1199" w:author="Nguyen Toan" w:date="2018-05-07T23:47:00Z">
            <w:rPr>
              <w:del w:id="1200" w:author="Nguyen Toan" w:date="2018-05-06T21:33:00Z"/>
              <w:rFonts w:eastAsia="Times New Roman"/>
            </w:rPr>
          </w:rPrChange>
        </w:rPr>
        <w:pPrChange w:id="1201" w:author="Nguyen Toan" w:date="2018-05-08T00:01:00Z">
          <w:pPr>
            <w:pStyle w:val="ListParagraph"/>
            <w:numPr>
              <w:numId w:val="38"/>
            </w:numPr>
            <w:spacing w:line="288" w:lineRule="auto"/>
            <w:ind w:left="927" w:hanging="360"/>
            <w:jc w:val="both"/>
          </w:pPr>
        </w:pPrChange>
      </w:pPr>
      <w:del w:id="1202" w:author="Nguyen Toan" w:date="2018-05-06T21:33:00Z">
        <w:r w:rsidRPr="00C307BC" w:rsidDel="00FF3B87">
          <w:rPr>
            <w:rFonts w:ascii="Times New Roman" w:hAnsi="Times New Roman" w:cs="Times New Roman"/>
            <w:b/>
            <w:sz w:val="26"/>
            <w:szCs w:val="26"/>
            <w:rPrChange w:id="1203" w:author="Nguyen Toan" w:date="2018-05-07T23:47:00Z">
              <w:rPr>
                <w:rFonts w:eastAsia="Times New Roman"/>
              </w:rPr>
            </w:rPrChange>
          </w:rPr>
          <w:delText>Các ca kiểm thử phải bao quát hết được chức năng của từng thành phần, cũng như các chức năng tích hợp giữa các thành phần với nhau.</w:delText>
        </w:r>
      </w:del>
    </w:p>
    <w:p w14:paraId="46B7B07D" w14:textId="4AFE355E" w:rsidR="005A58A4" w:rsidRPr="00C307BC" w:rsidRDefault="000327DB">
      <w:pPr>
        <w:pStyle w:val="NoSpacing"/>
        <w:rPr>
          <w:ins w:id="1204" w:author="LoanDT" w:date="2018-05-08T22:02:00Z"/>
          <w:rFonts w:ascii="Times New Roman" w:hAnsi="Times New Roman" w:cs="Times New Roman"/>
          <w:sz w:val="26"/>
          <w:szCs w:val="26"/>
        </w:rPr>
        <w:pPrChange w:id="1205" w:author="Nguyen Toan" w:date="2018-05-08T00:18:00Z">
          <w:pPr>
            <w:pStyle w:val="ListParagraph"/>
            <w:numPr>
              <w:numId w:val="38"/>
            </w:numPr>
            <w:spacing w:line="288" w:lineRule="auto"/>
            <w:ind w:left="927" w:hanging="360"/>
            <w:jc w:val="both"/>
          </w:pPr>
        </w:pPrChange>
      </w:pPr>
      <w:del w:id="1206" w:author="Nguyen Toan" w:date="2018-05-06T21:33:00Z">
        <w:r w:rsidRPr="00C307BC" w:rsidDel="00FF3B87">
          <w:rPr>
            <w:rFonts w:ascii="Times New Roman" w:hAnsi="Times New Roman" w:cs="Times New Roman"/>
            <w:sz w:val="26"/>
            <w:szCs w:val="26"/>
          </w:rPr>
          <w:delText>Quá trình kithử phải bao quát hết được chức năng của từng thành phần, cũng như các chức năng tích hợp giphát trih kithử phải bao quá được toàn bộ các ca kiểm thử.</w:delText>
        </w:r>
      </w:del>
      <w:ins w:id="1207" w:author="Nguyen Toan" w:date="2018-05-05T22:50:00Z">
        <w:r w:rsidR="001152C3" w:rsidRPr="00C307BC">
          <w:rPr>
            <w:rFonts w:ascii="Times New Roman" w:hAnsi="Times New Roman" w:cs="Times New Roman"/>
            <w:sz w:val="26"/>
            <w:szCs w:val="26"/>
          </w:rPr>
          <w:br w:type="page"/>
        </w:r>
      </w:ins>
    </w:p>
    <w:p w14:paraId="6C06B9D0" w14:textId="77777777" w:rsidR="001F3376" w:rsidRPr="00C307BC" w:rsidRDefault="001F3376">
      <w:pPr>
        <w:pStyle w:val="NoSpacing"/>
        <w:rPr>
          <w:rFonts w:ascii="Times New Roman" w:hAnsi="Times New Roman" w:cs="Times New Roman"/>
          <w:sz w:val="26"/>
          <w:szCs w:val="26"/>
        </w:rPr>
        <w:pPrChange w:id="1208" w:author="Nguyen Toan" w:date="2018-05-08T00:18:00Z">
          <w:pPr>
            <w:pStyle w:val="ListParagraph"/>
            <w:numPr>
              <w:numId w:val="38"/>
            </w:numPr>
            <w:spacing w:line="288" w:lineRule="auto"/>
            <w:ind w:left="927" w:hanging="360"/>
            <w:jc w:val="both"/>
          </w:pPr>
        </w:pPrChange>
      </w:pPr>
    </w:p>
    <w:p w14:paraId="25742408" w14:textId="12660243" w:rsidR="006F117B" w:rsidRPr="00C307BC" w:rsidRDefault="00F241CD" w:rsidP="00966627">
      <w:pPr>
        <w:pStyle w:val="Heading1"/>
        <w:numPr>
          <w:ilvl w:val="0"/>
          <w:numId w:val="12"/>
        </w:numPr>
        <w:spacing w:before="360" w:after="360"/>
        <w:ind w:left="357" w:hanging="357"/>
        <w:jc w:val="center"/>
        <w:rPr>
          <w:ins w:id="1209" w:author="Nguyen Toan" w:date="2018-05-05T22:50:00Z"/>
          <w:rFonts w:ascii="Times New Roman" w:eastAsia="Times New Roman" w:hAnsi="Times New Roman" w:cs="Times New Roman"/>
          <w:b/>
          <w:sz w:val="26"/>
          <w:szCs w:val="26"/>
        </w:rPr>
      </w:pPr>
      <w:del w:id="1210" w:author="Nguyen Toan" w:date="2018-05-05T22:49:00Z">
        <w:r w:rsidRPr="00C307BC" w:rsidDel="006C1A72">
          <w:rPr>
            <w:rFonts w:ascii="Times New Roman" w:eastAsia="Times New Roman" w:hAnsi="Times New Roman" w:cs="Times New Roman"/>
            <w:b/>
            <w:sz w:val="26"/>
            <w:szCs w:val="26"/>
          </w:rPr>
          <w:delText xml:space="preserve">GIẢI PHÁP VÀ ĐỀ XUẤT </w:delText>
        </w:r>
      </w:del>
      <w:bookmarkStart w:id="1211" w:name="_Toc514278027"/>
      <w:r w:rsidRPr="00C307BC">
        <w:rPr>
          <w:rFonts w:ascii="Times New Roman" w:eastAsia="Times New Roman" w:hAnsi="Times New Roman" w:cs="Times New Roman"/>
          <w:b/>
          <w:sz w:val="26"/>
          <w:szCs w:val="26"/>
        </w:rPr>
        <w:t>QUY TRÌNH KIỂM THỬ CHO ỨNG DỤNG ESB</w:t>
      </w:r>
      <w:bookmarkEnd w:id="1211"/>
    </w:p>
    <w:p w14:paraId="3FBCDFF2" w14:textId="0C9E2F2C" w:rsidR="00015D89" w:rsidRPr="00C307BC" w:rsidDel="004B4E8E" w:rsidRDefault="00015D89">
      <w:pPr>
        <w:ind w:firstLine="567"/>
        <w:jc w:val="both"/>
        <w:rPr>
          <w:del w:id="1212" w:author="Nguyen Toan" w:date="2018-05-08T00:13:00Z"/>
          <w:rFonts w:ascii="Times New Roman" w:hAnsi="Times New Roman" w:cs="Times New Roman"/>
          <w:sz w:val="26"/>
          <w:szCs w:val="26"/>
          <w:rPrChange w:id="1213" w:author="Nguyen Toan" w:date="2018-05-08T00:13:00Z">
            <w:rPr>
              <w:del w:id="1214" w:author="Nguyen Toan" w:date="2018-05-08T00:13:00Z"/>
              <w:rFonts w:ascii="Times New Roman" w:eastAsia="Times New Roman" w:hAnsi="Times New Roman" w:cs="Times New Roman"/>
              <w:b/>
              <w:sz w:val="28"/>
              <w:szCs w:val="28"/>
            </w:rPr>
          </w:rPrChange>
        </w:rPr>
        <w:pPrChange w:id="1215" w:author="Nguyen Toan" w:date="2018-05-08T00:13:00Z">
          <w:pPr>
            <w:pStyle w:val="Heading1"/>
            <w:numPr>
              <w:numId w:val="12"/>
            </w:numPr>
            <w:spacing w:before="360" w:after="360"/>
            <w:ind w:left="357" w:hanging="357"/>
            <w:jc w:val="center"/>
          </w:pPr>
        </w:pPrChange>
      </w:pPr>
    </w:p>
    <w:p w14:paraId="30167939" w14:textId="2084489E" w:rsidR="000C5C3A" w:rsidRPr="00C307BC" w:rsidDel="004B4E8E" w:rsidRDefault="004B4E8E">
      <w:pPr>
        <w:pStyle w:val="NoSpacing"/>
        <w:spacing w:line="276" w:lineRule="auto"/>
        <w:ind w:firstLine="567"/>
        <w:jc w:val="both"/>
        <w:rPr>
          <w:del w:id="1216" w:author="Nguyen Toan" w:date="2018-05-08T00:12:00Z"/>
          <w:rFonts w:ascii="Times New Roman" w:hAnsi="Times New Roman" w:cs="Times New Roman"/>
          <w:sz w:val="26"/>
          <w:szCs w:val="26"/>
          <w:rPrChange w:id="1217" w:author="Nguyen Toan" w:date="2018-05-08T00:13:00Z">
            <w:rPr>
              <w:del w:id="1218" w:author="Nguyen Toan" w:date="2018-05-08T00:12:00Z"/>
            </w:rPr>
          </w:rPrChange>
        </w:rPr>
        <w:pPrChange w:id="1219" w:author="Nguyen Toan" w:date="2018-05-08T00:13:00Z">
          <w:pPr>
            <w:pStyle w:val="ListParagraph"/>
            <w:numPr>
              <w:ilvl w:val="1"/>
              <w:numId w:val="5"/>
            </w:numPr>
            <w:spacing w:before="240" w:after="120" w:line="288" w:lineRule="auto"/>
            <w:ind w:left="1080" w:hanging="720"/>
            <w:contextualSpacing w:val="0"/>
            <w:outlineLvl w:val="1"/>
          </w:pPr>
        </w:pPrChange>
      </w:pPr>
      <w:ins w:id="1220" w:author="Nguyen Toan" w:date="2018-05-08T00:12:00Z">
        <w:r w:rsidRPr="00C307BC">
          <w:rPr>
            <w:rFonts w:ascii="Times New Roman" w:hAnsi="Times New Roman" w:cs="Times New Roman"/>
            <w:sz w:val="26"/>
            <w:szCs w:val="26"/>
            <w:rPrChange w:id="1221" w:author="Nguyen Toan" w:date="2018-05-08T00:13:00Z">
              <w:rPr/>
            </w:rPrChange>
          </w:rPr>
          <w:t>Hiện nay, có nhiều nghiên cứu tập trung vào việc kiểm thử ứng dụng ESB, Các chiến lược này bao gồm ba chiến thuật chính</w:t>
        </w:r>
      </w:ins>
      <w:del w:id="1222" w:author="Nguyen Toan" w:date="2018-05-08T00:12:00Z">
        <w:r w:rsidR="000C5C3A" w:rsidRPr="00C307BC" w:rsidDel="004B4E8E">
          <w:rPr>
            <w:rFonts w:ascii="Times New Roman" w:hAnsi="Times New Roman" w:cs="Times New Roman"/>
            <w:sz w:val="26"/>
            <w:szCs w:val="26"/>
            <w:rPrChange w:id="1223" w:author="Nguyen Toan" w:date="2018-05-08T00:13:00Z">
              <w:rPr/>
            </w:rPrChange>
          </w:rPr>
          <w:delText xml:space="preserve">Chiến lược kiểm thử hệ thống sử dụng kiến trúc ESB </w:delText>
        </w:r>
      </w:del>
    </w:p>
    <w:p w14:paraId="5FBC2999" w14:textId="26A0FEF3" w:rsidR="002E5EB4" w:rsidRPr="00C307BC" w:rsidDel="000D5A37" w:rsidRDefault="002E5EB4">
      <w:pPr>
        <w:ind w:firstLine="567"/>
        <w:jc w:val="both"/>
        <w:rPr>
          <w:del w:id="1224" w:author="Nguyen Toan" w:date="2018-05-06T21:37:00Z"/>
          <w:rFonts w:ascii="Times New Roman" w:hAnsi="Times New Roman" w:cs="Times New Roman"/>
          <w:sz w:val="26"/>
          <w:szCs w:val="26"/>
        </w:rPr>
        <w:pPrChange w:id="1225" w:author="Nguyen Toan" w:date="2018-05-08T00:13:00Z">
          <w:pPr>
            <w:spacing w:line="288" w:lineRule="auto"/>
            <w:ind w:firstLine="567"/>
            <w:jc w:val="both"/>
          </w:pPr>
        </w:pPrChange>
      </w:pPr>
      <w:del w:id="1226" w:author="Nguyen Toan" w:date="2018-05-08T00:13:00Z">
        <w:r w:rsidRPr="00C307BC" w:rsidDel="004B4E8E">
          <w:rPr>
            <w:rFonts w:ascii="Times New Roman" w:hAnsi="Times New Roman" w:cs="Times New Roman"/>
            <w:sz w:val="26"/>
            <w:szCs w:val="26"/>
          </w:rPr>
          <w:delText>Chiến lược kiểm thử hệ thống bao gồm ba chiến thuật chính</w:delText>
        </w:r>
      </w:del>
      <w:r w:rsidRPr="00C307BC">
        <w:rPr>
          <w:rFonts w:ascii="Times New Roman" w:hAnsi="Times New Roman" w:cs="Times New Roman"/>
          <w:sz w:val="26"/>
          <w:szCs w:val="26"/>
        </w:rPr>
        <w:t>:</w:t>
      </w:r>
      <w:ins w:id="1227" w:author="Nguyen Toan" w:date="2018-05-06T21:36:00Z">
        <w:r w:rsidR="000D5A37" w:rsidRPr="00C307BC">
          <w:rPr>
            <w:rFonts w:ascii="Times New Roman" w:hAnsi="Times New Roman" w:cs="Times New Roman"/>
            <w:sz w:val="26"/>
            <w:szCs w:val="26"/>
          </w:rPr>
          <w:t xml:space="preserve"> </w:t>
        </w:r>
      </w:ins>
    </w:p>
    <w:p w14:paraId="75C978D2" w14:textId="7A485811" w:rsidR="002E5EB4" w:rsidRPr="00C307BC" w:rsidDel="000D5A37" w:rsidRDefault="000D5A37">
      <w:pPr>
        <w:ind w:firstLine="567"/>
        <w:jc w:val="both"/>
        <w:rPr>
          <w:del w:id="1228" w:author="Nguyen Toan" w:date="2018-05-06T21:37:00Z"/>
          <w:rFonts w:ascii="Times New Roman" w:hAnsi="Times New Roman" w:cs="Times New Roman"/>
          <w:sz w:val="26"/>
          <w:szCs w:val="26"/>
          <w:rPrChange w:id="1229" w:author="Nguyen Toan" w:date="2018-05-06T21:37:00Z">
            <w:rPr>
              <w:del w:id="1230" w:author="Nguyen Toan" w:date="2018-05-06T21:37:00Z"/>
            </w:rPr>
          </w:rPrChange>
        </w:rPr>
        <w:pPrChange w:id="1231" w:author="Nguyen Toan" w:date="2018-05-08T00:13:00Z">
          <w:pPr>
            <w:pStyle w:val="ListParagraph"/>
            <w:numPr>
              <w:numId w:val="40"/>
            </w:numPr>
            <w:spacing w:line="288" w:lineRule="auto"/>
            <w:ind w:left="1287" w:hanging="360"/>
            <w:jc w:val="both"/>
          </w:pPr>
        </w:pPrChange>
      </w:pPr>
      <w:ins w:id="1232" w:author="Nguyen Toan" w:date="2018-05-06T21:37:00Z">
        <w:r w:rsidRPr="00C307BC">
          <w:rPr>
            <w:rFonts w:ascii="Times New Roman" w:hAnsi="Times New Roman" w:cs="Times New Roman"/>
            <w:sz w:val="26"/>
            <w:szCs w:val="26"/>
          </w:rPr>
          <w:t>k</w:t>
        </w:r>
      </w:ins>
      <w:del w:id="1233" w:author="Nguyen Toan" w:date="2018-05-06T21:37:00Z">
        <w:r w:rsidR="002E5EB4" w:rsidRPr="00C307BC" w:rsidDel="000D5A37">
          <w:rPr>
            <w:rFonts w:ascii="Times New Roman" w:hAnsi="Times New Roman" w:cs="Times New Roman"/>
            <w:sz w:val="26"/>
            <w:szCs w:val="26"/>
            <w:rPrChange w:id="1234" w:author="Nguyen Toan" w:date="2018-05-06T21:37:00Z">
              <w:rPr/>
            </w:rPrChange>
          </w:rPr>
          <w:delText>K</w:delText>
        </w:r>
      </w:del>
      <w:r w:rsidR="002E5EB4" w:rsidRPr="00C307BC">
        <w:rPr>
          <w:rFonts w:ascii="Times New Roman" w:hAnsi="Times New Roman" w:cs="Times New Roman"/>
          <w:sz w:val="26"/>
          <w:szCs w:val="26"/>
          <w:rPrChange w:id="1235" w:author="Nguyen Toan" w:date="2018-05-06T21:37:00Z">
            <w:rPr/>
          </w:rPrChange>
        </w:rPr>
        <w:t>iểm thử đơn vị</w:t>
      </w:r>
      <w:ins w:id="1236" w:author="Nguyen Toan" w:date="2018-05-06T21:37:00Z">
        <w:r w:rsidRPr="00C307BC">
          <w:rPr>
            <w:rFonts w:ascii="Times New Roman" w:hAnsi="Times New Roman" w:cs="Times New Roman"/>
            <w:sz w:val="26"/>
            <w:szCs w:val="26"/>
          </w:rPr>
          <w:t xml:space="preserve">, </w:t>
        </w:r>
      </w:ins>
    </w:p>
    <w:p w14:paraId="565E87D9" w14:textId="28C847D0" w:rsidR="002E5EB4" w:rsidRPr="00C307BC" w:rsidDel="000D5A37" w:rsidRDefault="002E5EB4">
      <w:pPr>
        <w:ind w:firstLine="567"/>
        <w:jc w:val="both"/>
        <w:rPr>
          <w:del w:id="1237" w:author="Nguyen Toan" w:date="2018-05-06T21:37:00Z"/>
          <w:rFonts w:ascii="Times New Roman" w:hAnsi="Times New Roman" w:cs="Times New Roman"/>
          <w:sz w:val="26"/>
          <w:szCs w:val="26"/>
          <w:rPrChange w:id="1238" w:author="Nguyen Toan" w:date="2018-05-06T21:37:00Z">
            <w:rPr>
              <w:del w:id="1239" w:author="Nguyen Toan" w:date="2018-05-06T21:37:00Z"/>
            </w:rPr>
          </w:rPrChange>
        </w:rPr>
        <w:pPrChange w:id="1240" w:author="Nguyen Toan" w:date="2018-05-08T00:13:00Z">
          <w:pPr>
            <w:pStyle w:val="ListParagraph"/>
            <w:numPr>
              <w:numId w:val="40"/>
            </w:numPr>
            <w:spacing w:line="288" w:lineRule="auto"/>
            <w:ind w:left="1287" w:hanging="360"/>
            <w:jc w:val="both"/>
          </w:pPr>
        </w:pPrChange>
      </w:pPr>
      <w:del w:id="1241" w:author="Nguyen Toan" w:date="2018-05-06T21:37:00Z">
        <w:r w:rsidRPr="00C307BC" w:rsidDel="000D5A37">
          <w:rPr>
            <w:rFonts w:ascii="Times New Roman" w:hAnsi="Times New Roman" w:cs="Times New Roman"/>
            <w:sz w:val="26"/>
            <w:szCs w:val="26"/>
            <w:rPrChange w:id="1242" w:author="Nguyen Toan" w:date="2018-05-06T21:37:00Z">
              <w:rPr/>
            </w:rPrChange>
          </w:rPr>
          <w:delText>K</w:delText>
        </w:r>
      </w:del>
      <w:ins w:id="1243" w:author="Nguyen Toan" w:date="2018-05-06T21:37:00Z">
        <w:r w:rsidR="000D5A37" w:rsidRPr="00C307BC">
          <w:rPr>
            <w:rFonts w:ascii="Times New Roman" w:hAnsi="Times New Roman" w:cs="Times New Roman"/>
            <w:sz w:val="26"/>
            <w:szCs w:val="26"/>
          </w:rPr>
          <w:t>k</w:t>
        </w:r>
      </w:ins>
      <w:r w:rsidRPr="00C307BC">
        <w:rPr>
          <w:rFonts w:ascii="Times New Roman" w:hAnsi="Times New Roman" w:cs="Times New Roman"/>
          <w:sz w:val="26"/>
          <w:szCs w:val="26"/>
          <w:rPrChange w:id="1244" w:author="Nguyen Toan" w:date="2018-05-06T21:37:00Z">
            <w:rPr/>
          </w:rPrChange>
        </w:rPr>
        <w:t>iểm thử tích hợp</w:t>
      </w:r>
      <w:ins w:id="1245" w:author="Nguyen Toan" w:date="2018-05-06T21:37:00Z">
        <w:r w:rsidR="000D5A37" w:rsidRPr="00C307BC">
          <w:rPr>
            <w:rFonts w:ascii="Times New Roman" w:hAnsi="Times New Roman" w:cs="Times New Roman"/>
            <w:sz w:val="26"/>
            <w:szCs w:val="26"/>
          </w:rPr>
          <w:t xml:space="preserve"> và </w:t>
        </w:r>
      </w:ins>
    </w:p>
    <w:p w14:paraId="0864C993" w14:textId="2235F52E" w:rsidR="002E5EB4" w:rsidRPr="00C307BC" w:rsidRDefault="000D5A37">
      <w:pPr>
        <w:ind w:firstLine="567"/>
        <w:jc w:val="both"/>
        <w:rPr>
          <w:rFonts w:ascii="Times New Roman" w:hAnsi="Times New Roman" w:cs="Times New Roman"/>
          <w:sz w:val="26"/>
          <w:szCs w:val="26"/>
          <w:rPrChange w:id="1246" w:author="Nguyen Toan" w:date="2018-05-06T21:37:00Z">
            <w:rPr/>
          </w:rPrChange>
        </w:rPr>
        <w:pPrChange w:id="1247" w:author="Nguyen Toan" w:date="2018-05-08T00:13:00Z">
          <w:pPr>
            <w:pStyle w:val="ListParagraph"/>
            <w:numPr>
              <w:numId w:val="40"/>
            </w:numPr>
            <w:spacing w:line="288" w:lineRule="auto"/>
            <w:ind w:left="1287" w:hanging="360"/>
            <w:jc w:val="both"/>
          </w:pPr>
        </w:pPrChange>
      </w:pPr>
      <w:ins w:id="1248" w:author="Nguyen Toan" w:date="2018-05-06T21:37:00Z">
        <w:r w:rsidRPr="00C307BC">
          <w:rPr>
            <w:rFonts w:ascii="Times New Roman" w:hAnsi="Times New Roman" w:cs="Times New Roman"/>
            <w:sz w:val="26"/>
            <w:szCs w:val="26"/>
          </w:rPr>
          <w:t>k</w:t>
        </w:r>
      </w:ins>
      <w:del w:id="1249" w:author="Nguyen Toan" w:date="2018-05-06T21:37:00Z">
        <w:r w:rsidR="002E5EB4" w:rsidRPr="00C307BC" w:rsidDel="000D5A37">
          <w:rPr>
            <w:rFonts w:ascii="Times New Roman" w:hAnsi="Times New Roman" w:cs="Times New Roman"/>
            <w:sz w:val="26"/>
            <w:szCs w:val="26"/>
            <w:rPrChange w:id="1250" w:author="Nguyen Toan" w:date="2018-05-06T21:37:00Z">
              <w:rPr/>
            </w:rPrChange>
          </w:rPr>
          <w:delText>K</w:delText>
        </w:r>
      </w:del>
      <w:r w:rsidR="002E5EB4" w:rsidRPr="00C307BC">
        <w:rPr>
          <w:rFonts w:ascii="Times New Roman" w:hAnsi="Times New Roman" w:cs="Times New Roman"/>
          <w:sz w:val="26"/>
          <w:szCs w:val="26"/>
          <w:rPrChange w:id="1251" w:author="Nguyen Toan" w:date="2018-05-06T21:37:00Z">
            <w:rPr/>
          </w:rPrChange>
        </w:rPr>
        <w:t>iểm thử hồi quy</w:t>
      </w:r>
      <w:ins w:id="1252" w:author="Nguyen Toan" w:date="2018-05-06T21:37:00Z">
        <w:r w:rsidRPr="00C307BC">
          <w:rPr>
            <w:rFonts w:ascii="Times New Roman" w:hAnsi="Times New Roman" w:cs="Times New Roman"/>
            <w:sz w:val="26"/>
            <w:szCs w:val="26"/>
          </w:rPr>
          <w:t>.</w:t>
        </w:r>
      </w:ins>
    </w:p>
    <w:p w14:paraId="693543E4" w14:textId="3A8FB15D" w:rsidR="000C5C3A" w:rsidRPr="00C307BC" w:rsidRDefault="000C5C3A" w:rsidP="000C5C3A">
      <w:pPr>
        <w:spacing w:line="288" w:lineRule="auto"/>
        <w:ind w:firstLine="567"/>
        <w:jc w:val="both"/>
        <w:rPr>
          <w:rFonts w:ascii="Times New Roman" w:hAnsi="Times New Roman" w:cs="Times New Roman"/>
          <w:sz w:val="26"/>
          <w:szCs w:val="26"/>
        </w:rPr>
      </w:pPr>
      <w:r w:rsidRPr="00C307BC">
        <w:rPr>
          <w:rFonts w:ascii="Times New Roman" w:hAnsi="Times New Roman" w:cs="Times New Roman"/>
          <w:sz w:val="26"/>
          <w:szCs w:val="26"/>
        </w:rPr>
        <w:t>Với đặc điểm của kiến trúc ESB cấu thành từ nhiều thành phần, ta cần một chiến lược kiểm thử bao quát được giao tiếp trong nội tại hệ thống. Chính vì vậy, ta cần phải thực hiện kiểm thử riêng lẻ</w:t>
      </w:r>
      <w:r w:rsidR="00CA458F" w:rsidRPr="00C307BC">
        <w:rPr>
          <w:rFonts w:ascii="Times New Roman" w:hAnsi="Times New Roman" w:cs="Times New Roman"/>
          <w:sz w:val="26"/>
          <w:szCs w:val="26"/>
        </w:rPr>
        <w:t xml:space="preserve"> (kiểm thử đơn vị)</w:t>
      </w:r>
      <w:r w:rsidRPr="00C307BC">
        <w:rPr>
          <w:rFonts w:ascii="Times New Roman" w:hAnsi="Times New Roman" w:cs="Times New Roman"/>
          <w:sz w:val="26"/>
          <w:szCs w:val="26"/>
        </w:rPr>
        <w:t xml:space="preserve"> từng thành phần càng nhiều càng tốt nhằm tránh các lỗi gây ra bởi các thành phần không phải thành phần kiểm thử trong ca kiểm thử. Ta cần đảm bảo được rằng khi tích hợp một thành phần vào tập hợp các thành phần đã được kiểm thử thì khả năng lỗi xảy ra sẽ rơi vào thành phần mới được tích hợp chứ không phải các thành phần đã được kiểm thử.</w:t>
      </w:r>
    </w:p>
    <w:p w14:paraId="3B7A66E8" w14:textId="77777777" w:rsidR="000C5C3A" w:rsidRPr="00C307BC" w:rsidDel="00F10C45" w:rsidRDefault="000C5C3A" w:rsidP="000C5C3A">
      <w:pPr>
        <w:spacing w:line="288" w:lineRule="auto"/>
        <w:ind w:firstLine="567"/>
        <w:jc w:val="both"/>
        <w:rPr>
          <w:del w:id="1253" w:author="Nguyen Toan" w:date="2018-05-08T00:13:00Z"/>
          <w:rFonts w:ascii="Times New Roman" w:hAnsi="Times New Roman" w:cs="Times New Roman"/>
          <w:sz w:val="26"/>
          <w:szCs w:val="26"/>
        </w:rPr>
      </w:pPr>
      <w:r w:rsidRPr="00C307BC">
        <w:rPr>
          <w:rFonts w:ascii="Times New Roman" w:hAnsi="Times New Roman" w:cs="Times New Roman"/>
          <w:sz w:val="26"/>
          <w:szCs w:val="26"/>
        </w:rPr>
        <w:t xml:space="preserve">Sau khi đã đảm bảo các chức năng hoạt động riêng biệt của từng thành phần hoạt động đúng, ta sẽ tiến hành kiểm thử tích hợp giữa các thành phần. </w:t>
      </w:r>
    </w:p>
    <w:p w14:paraId="61CAAD64" w14:textId="2C92F32F" w:rsidR="000C5C3A" w:rsidRPr="00C307BC" w:rsidRDefault="000C5C3A">
      <w:pPr>
        <w:spacing w:line="288" w:lineRule="auto"/>
        <w:ind w:firstLine="567"/>
        <w:jc w:val="both"/>
        <w:rPr>
          <w:ins w:id="1254" w:author="Nguyen Toan" w:date="2018-05-08T00:23:00Z"/>
          <w:rFonts w:ascii="Times New Roman" w:eastAsia="Times New Roman" w:hAnsi="Times New Roman" w:cs="Times New Roman"/>
          <w:sz w:val="26"/>
          <w:szCs w:val="26"/>
        </w:rPr>
      </w:pPr>
      <w:r w:rsidRPr="00C307BC">
        <w:rPr>
          <w:rFonts w:ascii="Times New Roman" w:hAnsi="Times New Roman" w:cs="Times New Roman"/>
          <w:sz w:val="26"/>
          <w:szCs w:val="26"/>
        </w:rPr>
        <w:t>Quá trình này sẽ được lặp lại mỗi khi có sự thay đổi ở bất cứ thành phần nào</w:t>
      </w:r>
      <w:r w:rsidR="00947ED3" w:rsidRPr="00C307BC">
        <w:rPr>
          <w:rFonts w:ascii="Times New Roman" w:hAnsi="Times New Roman" w:cs="Times New Roman"/>
          <w:sz w:val="26"/>
          <w:szCs w:val="26"/>
        </w:rPr>
        <w:t xml:space="preserve"> (kiểm thử hồi quy)</w:t>
      </w:r>
      <w:r w:rsidRPr="00C307BC">
        <w:rPr>
          <w:rFonts w:ascii="Times New Roman" w:hAnsi="Times New Roman" w:cs="Times New Roman"/>
          <w:sz w:val="26"/>
          <w:szCs w:val="26"/>
        </w:rPr>
        <w:t xml:space="preserve">. </w:t>
      </w:r>
      <w:ins w:id="1255" w:author="Nguyen Toan" w:date="2018-05-08T00:14:00Z">
        <w:r w:rsidR="00F10C45" w:rsidRPr="00C307BC">
          <w:rPr>
            <w:rFonts w:ascii="Times New Roman" w:hAnsi="Times New Roman" w:cs="Times New Roman"/>
            <w:sz w:val="26"/>
            <w:szCs w:val="26"/>
          </w:rPr>
          <w:t>Trong chương này, luận văn sẽ đề xuất</w:t>
        </w:r>
      </w:ins>
      <w:ins w:id="1256" w:author="Nguyen Toan" w:date="2018-05-08T00:24:00Z">
        <w:r w:rsidR="00D40309" w:rsidRPr="00C307BC">
          <w:rPr>
            <w:rFonts w:ascii="Times New Roman" w:hAnsi="Times New Roman" w:cs="Times New Roman"/>
            <w:sz w:val="26"/>
            <w:szCs w:val="26"/>
          </w:rPr>
          <w:t xml:space="preserve"> chiến thuật kiểm thử và</w:t>
        </w:r>
      </w:ins>
      <w:ins w:id="1257" w:author="Nguyen Toan" w:date="2018-05-08T00:14:00Z">
        <w:r w:rsidR="00F10C45" w:rsidRPr="00C307BC">
          <w:rPr>
            <w:rFonts w:ascii="Times New Roman" w:hAnsi="Times New Roman" w:cs="Times New Roman"/>
            <w:sz w:val="26"/>
            <w:szCs w:val="26"/>
          </w:rPr>
          <w:t xml:space="preserve"> xây dựng công cụ sinh mã kiểm thử tự động cho ứng dụng ESB, đồng thời xây dựng luồng triển khai liên tục cơ bản cho một ứng dụng ESB.</w:t>
        </w:r>
      </w:ins>
      <w:del w:id="1258" w:author="Nguyen Toan" w:date="2018-05-08T00:14:00Z">
        <w:r w:rsidRPr="00C307BC" w:rsidDel="00F10C45">
          <w:rPr>
            <w:rFonts w:ascii="Times New Roman" w:hAnsi="Times New Roman" w:cs="Times New Roman"/>
            <w:sz w:val="26"/>
            <w:szCs w:val="26"/>
          </w:rPr>
          <w:delText>Tất nhiên phần kiểm thử đơn vị chỉ thực hiện lại trên thành phần</w:delText>
        </w:r>
        <w:r w:rsidRPr="00C307BC" w:rsidDel="00F10C45">
          <w:rPr>
            <w:rFonts w:ascii="Times New Roman" w:eastAsia="Times New Roman" w:hAnsi="Times New Roman" w:cs="Times New Roman"/>
            <w:sz w:val="26"/>
            <w:szCs w:val="26"/>
          </w:rPr>
          <w:delText xml:space="preserve"> có sự thay đổi</w:delText>
        </w:r>
      </w:del>
      <w:del w:id="1259" w:author="Nguyen Toan" w:date="2018-05-08T00:24:00Z">
        <w:r w:rsidRPr="00C307BC" w:rsidDel="00102EED">
          <w:rPr>
            <w:rFonts w:ascii="Times New Roman" w:eastAsia="Times New Roman" w:hAnsi="Times New Roman" w:cs="Times New Roman"/>
            <w:sz w:val="26"/>
            <w:szCs w:val="26"/>
          </w:rPr>
          <w:delText xml:space="preserve">. </w:delText>
        </w:r>
      </w:del>
    </w:p>
    <w:p w14:paraId="5C8A9520" w14:textId="3F116005" w:rsidR="006B6C15" w:rsidRPr="00C307BC" w:rsidRDefault="006B6C15">
      <w:pPr>
        <w:pStyle w:val="ListParagraph"/>
        <w:numPr>
          <w:ilvl w:val="1"/>
          <w:numId w:val="5"/>
        </w:numPr>
        <w:spacing w:before="240" w:after="120" w:line="288" w:lineRule="auto"/>
        <w:ind w:left="720"/>
        <w:contextualSpacing w:val="0"/>
        <w:outlineLvl w:val="1"/>
        <w:rPr>
          <w:rFonts w:ascii="Times New Roman" w:eastAsia="Times New Roman" w:hAnsi="Times New Roman" w:cs="Times New Roman"/>
          <w:b/>
          <w:sz w:val="26"/>
          <w:szCs w:val="26"/>
          <w:rPrChange w:id="1260" w:author="Nguyen Toan" w:date="2018-05-08T00:24:00Z">
            <w:rPr/>
          </w:rPrChange>
        </w:rPr>
        <w:pPrChange w:id="1261" w:author="Nguyen Toan" w:date="2018-05-08T00:24:00Z">
          <w:pPr>
            <w:spacing w:line="288" w:lineRule="auto"/>
            <w:ind w:firstLine="567"/>
            <w:jc w:val="both"/>
          </w:pPr>
        </w:pPrChange>
      </w:pPr>
      <w:bookmarkStart w:id="1262" w:name="_Toc514278028"/>
      <w:ins w:id="1263" w:author="Nguyen Toan" w:date="2018-05-08T00:23:00Z">
        <w:r w:rsidRPr="00C307BC">
          <w:rPr>
            <w:rFonts w:ascii="Times New Roman" w:eastAsia="Times New Roman" w:hAnsi="Times New Roman" w:cs="Times New Roman"/>
            <w:b/>
            <w:sz w:val="26"/>
            <w:szCs w:val="26"/>
            <w:rPrChange w:id="1264" w:author="Nguyen Toan" w:date="2018-05-08T00:24:00Z">
              <w:rPr>
                <w:rFonts w:ascii="Times New Roman" w:eastAsia="Times New Roman" w:hAnsi="Times New Roman" w:cs="Times New Roman"/>
                <w:sz w:val="28"/>
                <w:szCs w:val="28"/>
              </w:rPr>
            </w:rPrChange>
          </w:rPr>
          <w:t>Các chiến thuật kiểm thử</w:t>
        </w:r>
      </w:ins>
      <w:bookmarkEnd w:id="1262"/>
    </w:p>
    <w:p w14:paraId="376AD0BC" w14:textId="604C9737" w:rsidR="000C5C3A" w:rsidRPr="00C307BC" w:rsidRDefault="00A03560"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6"/>
          <w:szCs w:val="26"/>
        </w:rPr>
      </w:pPr>
      <w:bookmarkStart w:id="1265" w:name="_Toc514278029"/>
      <w:r w:rsidRPr="00C307BC">
        <w:rPr>
          <w:rFonts w:ascii="Times New Roman" w:eastAsia="Times New Roman" w:hAnsi="Times New Roman" w:cs="Times New Roman"/>
          <w:b/>
          <w:sz w:val="26"/>
          <w:szCs w:val="26"/>
        </w:rPr>
        <w:t>Kiểm thử đơn vị</w:t>
      </w:r>
      <w:bookmarkEnd w:id="1265"/>
    </w:p>
    <w:p w14:paraId="17D69C5C" w14:textId="64791570" w:rsidR="000C5C3A" w:rsidRPr="00C307BC" w:rsidRDefault="000C5C3A" w:rsidP="000C5C3A">
      <w:pPr>
        <w:spacing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Kiểm thử đơn vị tập trung vào kiểm thử một thành phần nhất định trong hệ thống. Ta cần tách biệt các phụ thuộc bên ngoài khi kiểm thử riêng biệt một thành phần. Đối với thành phần ở lớp thấp nhất điều này là dễ dàng vì không có nhiều phụ thuộc với các thành phần khác. Vì vậy ta có thể sử dụng bộ sinh dữ liệu để tạo các ca kiểm thử và bộ kiểm chứng để đưa ra kết quả (xem </w:t>
      </w:r>
      <w:r w:rsidR="00121071" w:rsidRPr="00C307BC">
        <w:rPr>
          <w:rFonts w:ascii="Times New Roman" w:eastAsia="Times New Roman" w:hAnsi="Times New Roman" w:cs="Times New Roman"/>
          <w:sz w:val="26"/>
          <w:szCs w:val="26"/>
        </w:rPr>
        <w:fldChar w:fldCharType="begin"/>
      </w:r>
      <w:r w:rsidR="00121071" w:rsidRPr="00C307BC">
        <w:rPr>
          <w:rFonts w:ascii="Times New Roman" w:eastAsia="Times New Roman" w:hAnsi="Times New Roman" w:cs="Times New Roman"/>
          <w:sz w:val="26"/>
          <w:szCs w:val="26"/>
        </w:rPr>
        <w:instrText xml:space="preserve"> REF _Ref513152321 \h </w:instrText>
      </w:r>
      <w:r w:rsidR="00C307BC" w:rsidRPr="00C307BC">
        <w:rPr>
          <w:rFonts w:ascii="Times New Roman" w:eastAsia="Times New Roman" w:hAnsi="Times New Roman" w:cs="Times New Roman"/>
          <w:sz w:val="26"/>
          <w:szCs w:val="26"/>
        </w:rPr>
        <w:instrText xml:space="preserve"> \* MERGEFORMAT </w:instrText>
      </w:r>
      <w:r w:rsidR="00121071" w:rsidRPr="00C307BC">
        <w:rPr>
          <w:rFonts w:ascii="Times New Roman" w:eastAsia="Times New Roman" w:hAnsi="Times New Roman" w:cs="Times New Roman"/>
          <w:sz w:val="26"/>
          <w:szCs w:val="26"/>
        </w:rPr>
      </w:r>
      <w:r w:rsidR="00121071" w:rsidRPr="00C307BC">
        <w:rPr>
          <w:rFonts w:ascii="Times New Roman" w:eastAsia="Times New Roman" w:hAnsi="Times New Roman" w:cs="Times New Roman"/>
          <w:sz w:val="26"/>
          <w:szCs w:val="26"/>
        </w:rPr>
        <w:fldChar w:fldCharType="separate"/>
      </w:r>
      <w:r w:rsidR="009C452F" w:rsidRPr="009C452F">
        <w:rPr>
          <w:rFonts w:ascii="Times New Roman" w:hAnsi="Times New Roman" w:cs="Times New Roman"/>
          <w:color w:val="auto"/>
          <w:sz w:val="26"/>
          <w:szCs w:val="26"/>
        </w:rPr>
        <w:t xml:space="preserve">Hình </w:t>
      </w:r>
      <w:r w:rsidR="009C452F">
        <w:rPr>
          <w:rFonts w:ascii="Times New Roman" w:hAnsi="Times New Roman" w:cs="Times New Roman"/>
          <w:i/>
          <w:noProof/>
          <w:color w:val="auto"/>
          <w:sz w:val="26"/>
          <w:szCs w:val="26"/>
        </w:rPr>
        <w:t>3</w:t>
      </w:r>
      <w:r w:rsidR="009C452F" w:rsidRPr="00C307BC">
        <w:rPr>
          <w:rFonts w:ascii="Times New Roman" w:hAnsi="Times New Roman" w:cs="Times New Roman"/>
          <w:i/>
          <w:noProof/>
          <w:color w:val="auto"/>
          <w:sz w:val="26"/>
          <w:szCs w:val="26"/>
        </w:rPr>
        <w:t>.</w:t>
      </w:r>
      <w:r w:rsidR="009C452F">
        <w:rPr>
          <w:rFonts w:ascii="Times New Roman" w:hAnsi="Times New Roman" w:cs="Times New Roman"/>
          <w:i/>
          <w:noProof/>
          <w:color w:val="auto"/>
          <w:sz w:val="26"/>
          <w:szCs w:val="26"/>
        </w:rPr>
        <w:t>1</w:t>
      </w:r>
      <w:r w:rsidR="00121071" w:rsidRPr="00C307BC">
        <w:rPr>
          <w:rFonts w:ascii="Times New Roman" w:eastAsia="Times New Roman" w:hAnsi="Times New Roman" w:cs="Times New Roman"/>
          <w:sz w:val="26"/>
          <w:szCs w:val="26"/>
        </w:rPr>
        <w:fldChar w:fldCharType="end"/>
      </w:r>
      <w:del w:id="1266" w:author="Nguyen Toan" w:date="2018-05-05T22:59:00Z">
        <w:r w:rsidRPr="00C307BC" w:rsidDel="005378E9">
          <w:rPr>
            <w:rFonts w:ascii="Times New Roman" w:eastAsia="Times New Roman" w:hAnsi="Times New Roman" w:cs="Times New Roman"/>
            <w:sz w:val="26"/>
            <w:szCs w:val="26"/>
          </w:rPr>
          <w:fldChar w:fldCharType="begin"/>
        </w:r>
        <w:r w:rsidRPr="00C307BC" w:rsidDel="005378E9">
          <w:rPr>
            <w:rFonts w:ascii="Times New Roman" w:eastAsia="Times New Roman" w:hAnsi="Times New Roman" w:cs="Times New Roman"/>
            <w:sz w:val="26"/>
            <w:szCs w:val="26"/>
          </w:rPr>
          <w:delInstrText xml:space="preserve"> REF _Ref511971127 \h  \* MERGEFORMAT </w:delInstrText>
        </w:r>
        <w:r w:rsidRPr="00C307BC" w:rsidDel="005378E9">
          <w:rPr>
            <w:rFonts w:ascii="Times New Roman" w:eastAsia="Times New Roman" w:hAnsi="Times New Roman" w:cs="Times New Roman"/>
            <w:sz w:val="26"/>
            <w:szCs w:val="26"/>
          </w:rPr>
        </w:r>
        <w:r w:rsidRPr="00C307BC" w:rsidDel="005378E9">
          <w:rPr>
            <w:rFonts w:ascii="Times New Roman" w:eastAsia="Times New Roman" w:hAnsi="Times New Roman" w:cs="Times New Roman"/>
            <w:sz w:val="26"/>
            <w:szCs w:val="26"/>
          </w:rPr>
          <w:fldChar w:fldCharType="end"/>
        </w:r>
      </w:del>
      <w:ins w:id="1267" w:author="Nguyen Toan" w:date="2018-05-05T23:00:00Z">
        <w:r w:rsidR="005378E9" w:rsidRPr="00C307BC">
          <w:rPr>
            <w:rFonts w:ascii="Times New Roman" w:eastAsia="Times New Roman" w:hAnsi="Times New Roman" w:cs="Times New Roman"/>
            <w:sz w:val="26"/>
            <w:szCs w:val="26"/>
          </w:rPr>
          <w:t>,</w:t>
        </w:r>
      </w:ins>
      <w:del w:id="1268" w:author="Nguyen Toan" w:date="2018-05-05T22:59:00Z">
        <w:r w:rsidRPr="00C307BC" w:rsidDel="005378E9">
          <w:rPr>
            <w:rFonts w:ascii="Times New Roman" w:eastAsia="Times New Roman" w:hAnsi="Times New Roman" w:cs="Times New Roman"/>
            <w:sz w:val="26"/>
            <w:szCs w:val="26"/>
          </w:rPr>
          <w:delText>,</w:delText>
        </w:r>
      </w:del>
      <w:r w:rsidRPr="00C307BC">
        <w:rPr>
          <w:rFonts w:ascii="Times New Roman" w:eastAsia="Times New Roman" w:hAnsi="Times New Roman" w:cs="Times New Roman"/>
          <w:sz w:val="26"/>
          <w:szCs w:val="26"/>
        </w:rPr>
        <w:t xml:space="preserve"> thành phần A). Đối với các thành phần ở lớp cao hơn, ta cần giả lập các thành phần phụ thuộc (thành phần B,C). Điểm thuận lợi của chiến thuật này đó là ta có thể kiểm thử độc lập các thành phần, và kiểm thử song song nhiều thành phần tại nhiều lớp. Kiểm thử đơn vị tập trung vào một bộ phận của hệ thống nên sẽ không thể phát hiện ra các vấn đề khi tích hợp các thành phần. Tuy nhiên, kiểm thử ở mức độ này đảm bảo rằng khi thực hiện kiểm thử tích hợp các chức năng của từng thành phần đã được kiểm thử đúng.</w:t>
      </w:r>
    </w:p>
    <w:p w14:paraId="1F3923A8" w14:textId="77777777" w:rsidR="000C5C3A" w:rsidRPr="00C307BC" w:rsidRDefault="000C5C3A" w:rsidP="000C5C3A">
      <w:pPr>
        <w:spacing w:line="288" w:lineRule="auto"/>
        <w:rPr>
          <w:rFonts w:ascii="Times New Roman" w:eastAsia="Times New Roman" w:hAnsi="Times New Roman" w:cs="Times New Roman"/>
          <w:sz w:val="26"/>
          <w:szCs w:val="26"/>
        </w:rPr>
      </w:pPr>
    </w:p>
    <w:p w14:paraId="6E199A47" w14:textId="77777777" w:rsidR="000C5C3A" w:rsidRPr="00C307BC" w:rsidRDefault="000C5C3A" w:rsidP="00216141">
      <w:pPr>
        <w:keepNext/>
        <w:spacing w:line="288" w:lineRule="auto"/>
        <w:rPr>
          <w:rFonts w:ascii="Times New Roman" w:hAnsi="Times New Roman" w:cs="Times New Roman"/>
          <w:sz w:val="26"/>
          <w:szCs w:val="26"/>
        </w:rPr>
      </w:pPr>
      <w:r w:rsidRPr="00C307BC">
        <w:rPr>
          <w:rFonts w:ascii="Times New Roman" w:eastAsia="Times New Roman" w:hAnsi="Times New Roman" w:cs="Times New Roman"/>
          <w:noProof/>
          <w:sz w:val="26"/>
          <w:szCs w:val="26"/>
          <w:lang w:val="en-US"/>
        </w:rPr>
        <w:lastRenderedPageBreak/>
        <w:drawing>
          <wp:anchor distT="0" distB="0" distL="114300" distR="114300" simplePos="0" relativeHeight="251702784" behindDoc="0" locked="0" layoutInCell="1" allowOverlap="1" wp14:anchorId="391D9109" wp14:editId="3E51DB17">
            <wp:simplePos x="0" y="0"/>
            <wp:positionH relativeFrom="column">
              <wp:posOffset>1319</wp:posOffset>
            </wp:positionH>
            <wp:positionV relativeFrom="paragraph">
              <wp:posOffset>293</wp:posOffset>
            </wp:positionV>
            <wp:extent cx="5334000" cy="1733550"/>
            <wp:effectExtent l="0" t="0" r="0" b="0"/>
            <wp:wrapTopAndBottom/>
            <wp:docPr id="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5334000" cy="1733550"/>
                    </a:xfrm>
                    <a:prstGeom prst="rect">
                      <a:avLst/>
                    </a:prstGeom>
                    <a:ln/>
                  </pic:spPr>
                </pic:pic>
              </a:graphicData>
            </a:graphic>
          </wp:anchor>
        </w:drawing>
      </w:r>
    </w:p>
    <w:p w14:paraId="6740831C" w14:textId="72B9EEDD" w:rsidR="000C5C3A" w:rsidRPr="00C307BC" w:rsidRDefault="000C5C3A" w:rsidP="004D6926">
      <w:pPr>
        <w:pStyle w:val="Caption"/>
        <w:spacing w:line="288" w:lineRule="auto"/>
        <w:jc w:val="center"/>
        <w:rPr>
          <w:rFonts w:ascii="Times New Roman" w:hAnsi="Times New Roman" w:cs="Times New Roman"/>
          <w:i w:val="0"/>
          <w:color w:val="auto"/>
          <w:sz w:val="26"/>
          <w:szCs w:val="26"/>
        </w:rPr>
      </w:pPr>
      <w:bookmarkStart w:id="1269" w:name="_Ref513152321"/>
      <w:bookmarkStart w:id="1270" w:name="_Toc514157754"/>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3</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1</w:t>
      </w:r>
      <w:r w:rsidR="007B1CDB" w:rsidRPr="00C307BC">
        <w:rPr>
          <w:rFonts w:ascii="Times New Roman" w:hAnsi="Times New Roman" w:cs="Times New Roman"/>
          <w:i w:val="0"/>
          <w:color w:val="auto"/>
          <w:sz w:val="26"/>
          <w:szCs w:val="26"/>
        </w:rPr>
        <w:fldChar w:fldCharType="end"/>
      </w:r>
      <w:ins w:id="1271" w:author="Nguyen Toan" w:date="2018-05-14T18:03:00Z">
        <w:del w:id="1272"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1273"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3</w:delText>
        </w:r>
      </w:del>
      <w:ins w:id="1274" w:author="Nguyen Toan" w:date="2018-05-14T18:03:00Z">
        <w:del w:id="1275"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1276"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1277" w:author="Nguyen Toan" w:date="2018-05-14T23:17:00Z">
        <w:del w:id="1278" w:author="Đinh Thị Loan - ITC" w:date="2018-05-15T14:06:00Z">
          <w:r w:rsidR="00620576" w:rsidRPr="00C307BC" w:rsidDel="006A746E">
            <w:rPr>
              <w:rFonts w:ascii="Times New Roman" w:hAnsi="Times New Roman" w:cs="Times New Roman"/>
              <w:i w:val="0"/>
              <w:noProof/>
              <w:color w:val="auto"/>
              <w:sz w:val="26"/>
              <w:szCs w:val="26"/>
            </w:rPr>
            <w:delText>1</w:delText>
          </w:r>
        </w:del>
      </w:ins>
      <w:ins w:id="1279" w:author="Nguyen Toan" w:date="2018-05-14T18:03:00Z">
        <w:del w:id="1280" w:author="Đinh Thị Loan - ITC" w:date="2018-05-15T14:06:00Z">
          <w:r w:rsidR="0052504F" w:rsidRPr="00C307BC" w:rsidDel="006A746E">
            <w:rPr>
              <w:rFonts w:ascii="Times New Roman" w:hAnsi="Times New Roman" w:cs="Times New Roman"/>
              <w:i w:val="0"/>
              <w:color w:val="auto"/>
              <w:sz w:val="26"/>
              <w:szCs w:val="26"/>
            </w:rPr>
            <w:fldChar w:fldCharType="end"/>
          </w:r>
        </w:del>
      </w:ins>
      <w:del w:id="1281" w:author="Nguyen Toan" w:date="2018-05-05T22:22:00Z">
        <w:r w:rsidRPr="00C307BC" w:rsidDel="00BE0028">
          <w:rPr>
            <w:rFonts w:ascii="Times New Roman" w:hAnsi="Times New Roman" w:cs="Times New Roman"/>
            <w:i w:val="0"/>
            <w:color w:val="auto"/>
            <w:sz w:val="26"/>
            <w:szCs w:val="26"/>
          </w:rPr>
          <w:fldChar w:fldCharType="begin"/>
        </w:r>
        <w:r w:rsidRPr="00C307BC" w:rsidDel="00BE0028">
          <w:rPr>
            <w:rFonts w:ascii="Times New Roman" w:hAnsi="Times New Roman" w:cs="Times New Roman"/>
            <w:i w:val="0"/>
            <w:color w:val="auto"/>
            <w:sz w:val="26"/>
            <w:szCs w:val="26"/>
          </w:rPr>
          <w:delInstrText xml:space="preserve"> STYLEREF 1 \s </w:delInstrText>
        </w:r>
        <w:r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3</w:delText>
        </w:r>
        <w:r w:rsidRPr="00C307BC" w:rsidDel="00BE0028">
          <w:rPr>
            <w:rFonts w:ascii="Times New Roman" w:hAnsi="Times New Roman" w:cs="Times New Roman"/>
            <w:i w:val="0"/>
            <w:color w:val="auto"/>
            <w:sz w:val="26"/>
            <w:szCs w:val="26"/>
          </w:rPr>
          <w:fldChar w:fldCharType="end"/>
        </w:r>
        <w:r w:rsidRPr="00C307BC" w:rsidDel="00BE0028">
          <w:rPr>
            <w:rFonts w:ascii="Times New Roman" w:hAnsi="Times New Roman" w:cs="Times New Roman"/>
            <w:i w:val="0"/>
            <w:color w:val="auto"/>
            <w:sz w:val="26"/>
            <w:szCs w:val="26"/>
          </w:rPr>
          <w:delText>.</w:delText>
        </w:r>
        <w:r w:rsidRPr="00C307BC" w:rsidDel="00BE0028">
          <w:rPr>
            <w:rFonts w:ascii="Times New Roman" w:hAnsi="Times New Roman" w:cs="Times New Roman"/>
            <w:i w:val="0"/>
            <w:color w:val="auto"/>
            <w:sz w:val="26"/>
            <w:szCs w:val="26"/>
          </w:rPr>
          <w:fldChar w:fldCharType="begin"/>
        </w:r>
        <w:r w:rsidRPr="00C307BC" w:rsidDel="00BE0028">
          <w:rPr>
            <w:rFonts w:ascii="Times New Roman" w:hAnsi="Times New Roman" w:cs="Times New Roman"/>
            <w:i w:val="0"/>
            <w:color w:val="auto"/>
            <w:sz w:val="26"/>
            <w:szCs w:val="26"/>
          </w:rPr>
          <w:delInstrText xml:space="preserve"> SEQ Hình \* ARABIC \s 1 </w:delInstrText>
        </w:r>
        <w:r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1</w:delText>
        </w:r>
        <w:r w:rsidRPr="00C307BC" w:rsidDel="00BE0028">
          <w:rPr>
            <w:rFonts w:ascii="Times New Roman" w:hAnsi="Times New Roman" w:cs="Times New Roman"/>
            <w:i w:val="0"/>
            <w:color w:val="auto"/>
            <w:sz w:val="26"/>
            <w:szCs w:val="26"/>
          </w:rPr>
          <w:fldChar w:fldCharType="end"/>
        </w:r>
      </w:del>
      <w:bookmarkEnd w:id="1269"/>
      <w:del w:id="1282" w:author="Nguyen Toan" w:date="2018-05-06T14:50:00Z">
        <w:r w:rsidRPr="00C307BC" w:rsidDel="00551ABB">
          <w:rPr>
            <w:rFonts w:ascii="Times New Roman" w:hAnsi="Times New Roman" w:cs="Times New Roman"/>
            <w:i w:val="0"/>
            <w:color w:val="auto"/>
            <w:sz w:val="26"/>
            <w:szCs w:val="26"/>
          </w:rPr>
          <w:delText>.</w:delText>
        </w:r>
      </w:del>
      <w:ins w:id="1283" w:author="Nguyen Toan" w:date="2018-05-06T14:50:00Z">
        <w:r w:rsidR="00551ABB" w:rsidRPr="00C307BC">
          <w:rPr>
            <w:rFonts w:ascii="Times New Roman" w:hAnsi="Times New Roman" w:cs="Times New Roman"/>
            <w:i w:val="0"/>
            <w:color w:val="auto"/>
            <w:sz w:val="26"/>
            <w:szCs w:val="26"/>
          </w:rPr>
          <w:t>:</w:t>
        </w:r>
      </w:ins>
      <w:r w:rsidRPr="00C307BC">
        <w:rPr>
          <w:rFonts w:ascii="Times New Roman" w:hAnsi="Times New Roman" w:cs="Times New Roman"/>
          <w:i w:val="0"/>
          <w:color w:val="auto"/>
          <w:sz w:val="26"/>
          <w:szCs w:val="26"/>
        </w:rPr>
        <w:t xml:space="preserve"> Kiểm thử đơn vị theo lớp</w:t>
      </w:r>
      <w:customXmlInsRangeStart w:id="1284" w:author="Nguyen Toan" w:date="2018-05-07T23:09:00Z"/>
      <w:sdt>
        <w:sdtPr>
          <w:rPr>
            <w:rFonts w:ascii="Times New Roman" w:hAnsi="Times New Roman" w:cs="Times New Roman"/>
            <w:i w:val="0"/>
            <w:color w:val="auto"/>
            <w:sz w:val="26"/>
            <w:szCs w:val="26"/>
          </w:rPr>
          <w:id w:val="-983775330"/>
          <w:citation/>
        </w:sdtPr>
        <w:sdtContent>
          <w:customXmlInsRangeEnd w:id="1284"/>
          <w:ins w:id="1285" w:author="Nguyen Toan" w:date="2018-05-07T23:09:00Z">
            <w:r w:rsidR="00516186" w:rsidRPr="00C307BC">
              <w:rPr>
                <w:rFonts w:ascii="Times New Roman" w:hAnsi="Times New Roman" w:cs="Times New Roman"/>
                <w:i w:val="0"/>
                <w:color w:val="auto"/>
                <w:sz w:val="26"/>
                <w:szCs w:val="26"/>
              </w:rPr>
              <w:fldChar w:fldCharType="begin"/>
            </w:r>
            <w:r w:rsidR="00516186" w:rsidRPr="00C307BC">
              <w:rPr>
                <w:rFonts w:ascii="Times New Roman" w:hAnsi="Times New Roman" w:cs="Times New Roman"/>
                <w:i w:val="0"/>
                <w:color w:val="auto"/>
                <w:sz w:val="26"/>
                <w:szCs w:val="26"/>
                <w:lang w:val="en-US"/>
              </w:rPr>
              <w:instrText xml:space="preserve"> CITATION Gre02 \l 1033 </w:instrText>
            </w:r>
          </w:ins>
          <w:r w:rsidR="00516186" w:rsidRPr="00C307BC">
            <w:rPr>
              <w:rFonts w:ascii="Times New Roman" w:hAnsi="Times New Roman" w:cs="Times New Roman"/>
              <w:i w:val="0"/>
              <w:color w:val="auto"/>
              <w:sz w:val="26"/>
              <w:szCs w:val="26"/>
            </w:rPr>
            <w:fldChar w:fldCharType="separate"/>
          </w:r>
          <w:r w:rsidR="00D65DF8" w:rsidRPr="00C307BC">
            <w:rPr>
              <w:rFonts w:ascii="Times New Roman" w:hAnsi="Times New Roman" w:cs="Times New Roman"/>
              <w:i w:val="0"/>
              <w:noProof/>
              <w:color w:val="auto"/>
              <w:sz w:val="26"/>
              <w:szCs w:val="26"/>
              <w:lang w:val="en-US"/>
            </w:rPr>
            <w:t xml:space="preserve"> </w:t>
          </w:r>
          <w:r w:rsidR="00D65DF8" w:rsidRPr="00C307BC">
            <w:rPr>
              <w:rFonts w:ascii="Times New Roman" w:hAnsi="Times New Roman" w:cs="Times New Roman"/>
              <w:noProof/>
              <w:color w:val="auto"/>
              <w:sz w:val="26"/>
              <w:szCs w:val="26"/>
              <w:lang w:val="en-US"/>
            </w:rPr>
            <w:t>[13]</w:t>
          </w:r>
          <w:ins w:id="1286" w:author="Nguyen Toan" w:date="2018-05-07T23:09:00Z">
            <w:r w:rsidR="00516186" w:rsidRPr="00C307BC">
              <w:rPr>
                <w:rFonts w:ascii="Times New Roman" w:hAnsi="Times New Roman" w:cs="Times New Roman"/>
                <w:i w:val="0"/>
                <w:color w:val="auto"/>
                <w:sz w:val="26"/>
                <w:szCs w:val="26"/>
              </w:rPr>
              <w:fldChar w:fldCharType="end"/>
            </w:r>
          </w:ins>
          <w:customXmlInsRangeStart w:id="1287" w:author="Nguyen Toan" w:date="2018-05-07T23:09:00Z"/>
        </w:sdtContent>
      </w:sdt>
      <w:customXmlInsRangeEnd w:id="1287"/>
      <w:bookmarkEnd w:id="1270"/>
    </w:p>
    <w:p w14:paraId="30F2C9FA" w14:textId="7833A92D" w:rsidR="000C5C3A" w:rsidRPr="00C307BC" w:rsidRDefault="000C5C3A">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6"/>
          <w:szCs w:val="26"/>
        </w:rPr>
        <w:pPrChange w:id="1288" w:author="Nguyen Toan" w:date="2018-05-06T20:07:00Z">
          <w:pPr>
            <w:pStyle w:val="ListParagraph"/>
            <w:numPr>
              <w:ilvl w:val="2"/>
              <w:numId w:val="5"/>
            </w:numPr>
            <w:tabs>
              <w:tab w:val="left" w:pos="1418"/>
            </w:tabs>
            <w:spacing w:before="240" w:after="120" w:line="288" w:lineRule="auto"/>
            <w:ind w:left="1440" w:hanging="720"/>
            <w:contextualSpacing w:val="0"/>
            <w:outlineLvl w:val="2"/>
          </w:pPr>
        </w:pPrChange>
      </w:pPr>
      <w:del w:id="1289" w:author="Nguyen Toan" w:date="2018-05-06T16:17:00Z">
        <w:r w:rsidRPr="00C307BC" w:rsidDel="00693C59">
          <w:rPr>
            <w:rFonts w:ascii="Times New Roman" w:eastAsia="Times New Roman" w:hAnsi="Times New Roman" w:cs="Times New Roman"/>
            <w:b/>
            <w:sz w:val="26"/>
            <w:szCs w:val="26"/>
          </w:rPr>
          <w:delText>Ki</w:delText>
        </w:r>
      </w:del>
      <w:bookmarkStart w:id="1290" w:name="_Toc514278030"/>
      <w:r w:rsidRPr="00C307BC">
        <w:rPr>
          <w:rFonts w:ascii="Times New Roman" w:eastAsia="Times New Roman" w:hAnsi="Times New Roman" w:cs="Times New Roman"/>
          <w:b/>
          <w:sz w:val="26"/>
          <w:szCs w:val="26"/>
        </w:rPr>
        <w:t xml:space="preserve">Kiểm </w:t>
      </w:r>
      <w:ins w:id="1291" w:author="Nguyen Toan" w:date="2018-05-06T20:07:00Z">
        <w:r w:rsidR="002244B4" w:rsidRPr="00C307BC">
          <w:rPr>
            <w:rFonts w:ascii="Times New Roman" w:eastAsia="Times New Roman" w:hAnsi="Times New Roman" w:cs="Times New Roman"/>
            <w:b/>
            <w:sz w:val="26"/>
            <w:szCs w:val="26"/>
          </w:rPr>
          <w:t>th</w:t>
        </w:r>
      </w:ins>
      <w:r w:rsidR="00CD00C8" w:rsidRPr="00C307BC">
        <w:rPr>
          <w:rFonts w:ascii="Times New Roman" w:eastAsia="Times New Roman" w:hAnsi="Times New Roman" w:cs="Times New Roman"/>
          <w:b/>
          <w:sz w:val="26"/>
          <w:szCs w:val="26"/>
        </w:rPr>
        <w:t xml:space="preserve">ử </w:t>
      </w:r>
      <w:r w:rsidR="008F241A" w:rsidRPr="00C307BC">
        <w:rPr>
          <w:rFonts w:ascii="Times New Roman" w:eastAsia="Times New Roman" w:hAnsi="Times New Roman" w:cs="Times New Roman"/>
          <w:b/>
          <w:sz w:val="26"/>
          <w:szCs w:val="26"/>
        </w:rPr>
        <w:t>tích hợp</w:t>
      </w:r>
      <w:bookmarkEnd w:id="1290"/>
    </w:p>
    <w:p w14:paraId="6D3B3883" w14:textId="77777777" w:rsidR="000C5C3A" w:rsidRPr="00C307BC" w:rsidRDefault="000C5C3A" w:rsidP="00216141">
      <w:pPr>
        <w:spacing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Kiểm thử tích hợp tập trung vào tương tác giữa các thành phần. Kiểm thử tích hợp tập trung vào thành phần tại lớp thấp nhất trước vì các thành phần này có ít các phụ thuộc ngoài nhất. Kiểm thử trước các lớp thấp hơn cũng làm giảm sự không rõ ràng khi kiểm thử các lớp cao hơn. Nếu một ca kiểm thử tích hợp thất bại ở các lớp cao, khả năng lỗi xảy ra ở các lớp thấp sẽ thấp hơn vì các lớp này đã được kiểm thử trước đó. Vì v</w:t>
      </w:r>
      <w:r w:rsidRPr="00C307BC">
        <w:rPr>
          <w:rFonts w:ascii="Times New Roman" w:eastAsia="Times New Roman" w:hAnsi="Times New Roman" w:cs="Times New Roman"/>
          <w:sz w:val="26"/>
          <w:szCs w:val="26"/>
          <w:lang w:val="vi-VN"/>
        </w:rPr>
        <w:t>ậ</w:t>
      </w:r>
      <w:r w:rsidRPr="00C307BC">
        <w:rPr>
          <w:rFonts w:ascii="Times New Roman" w:eastAsia="Times New Roman" w:hAnsi="Times New Roman" w:cs="Times New Roman"/>
          <w:sz w:val="26"/>
          <w:szCs w:val="26"/>
        </w:rPr>
        <w:t>y, ta có thể khoanh vùng lỗi ở các thành phần mới hoặc tương tác giữa thành phần mới và các thành phần đã được kiểm thử. Chiến thuật này cũng có thể được gọi là kiểm thử từ dưới lên.</w:t>
      </w:r>
    </w:p>
    <w:p w14:paraId="13F3D861" w14:textId="77777777" w:rsidR="000C5C3A" w:rsidRPr="00C307BC" w:rsidRDefault="000C5C3A" w:rsidP="004D6926">
      <w:pPr>
        <w:keepNext/>
        <w:spacing w:line="288" w:lineRule="auto"/>
        <w:rPr>
          <w:rFonts w:ascii="Times New Roman" w:hAnsi="Times New Roman" w:cs="Times New Roman"/>
          <w:sz w:val="26"/>
          <w:szCs w:val="26"/>
        </w:rPr>
      </w:pPr>
      <w:commentRangeStart w:id="1292"/>
      <w:r w:rsidRPr="00C307BC">
        <w:rPr>
          <w:rFonts w:ascii="Times New Roman" w:eastAsia="Times New Roman" w:hAnsi="Times New Roman" w:cs="Times New Roman"/>
          <w:noProof/>
          <w:sz w:val="26"/>
          <w:szCs w:val="26"/>
          <w:lang w:val="en-US"/>
        </w:rPr>
        <w:drawing>
          <wp:anchor distT="0" distB="0" distL="114300" distR="114300" simplePos="0" relativeHeight="251703808" behindDoc="0" locked="0" layoutInCell="1" allowOverlap="1" wp14:anchorId="654ECC82" wp14:editId="1B087830">
            <wp:simplePos x="0" y="0"/>
            <wp:positionH relativeFrom="column">
              <wp:posOffset>1319</wp:posOffset>
            </wp:positionH>
            <wp:positionV relativeFrom="paragraph">
              <wp:posOffset>879</wp:posOffset>
            </wp:positionV>
            <wp:extent cx="5181600" cy="1676400"/>
            <wp:effectExtent l="0" t="0" r="0" b="0"/>
            <wp:wrapTopAndBottom/>
            <wp:docPr id="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5181600" cy="1676400"/>
                    </a:xfrm>
                    <a:prstGeom prst="rect">
                      <a:avLst/>
                    </a:prstGeom>
                    <a:ln/>
                  </pic:spPr>
                </pic:pic>
              </a:graphicData>
            </a:graphic>
          </wp:anchor>
        </w:drawing>
      </w:r>
      <w:commentRangeEnd w:id="1292"/>
      <w:r w:rsidR="00291910" w:rsidRPr="00C307BC">
        <w:rPr>
          <w:rStyle w:val="CommentReference"/>
          <w:rFonts w:ascii="Times New Roman" w:hAnsi="Times New Roman" w:cs="Times New Roman"/>
          <w:sz w:val="26"/>
          <w:szCs w:val="26"/>
        </w:rPr>
        <w:commentReference w:id="1292"/>
      </w:r>
    </w:p>
    <w:p w14:paraId="0CC0AC2D" w14:textId="16E4BC20" w:rsidR="000C5C3A" w:rsidRPr="00C307BC" w:rsidRDefault="000C5C3A" w:rsidP="00A817ED">
      <w:pPr>
        <w:pStyle w:val="Caption"/>
        <w:spacing w:line="288" w:lineRule="auto"/>
        <w:jc w:val="center"/>
        <w:rPr>
          <w:rFonts w:ascii="Times New Roman" w:hAnsi="Times New Roman" w:cs="Times New Roman"/>
          <w:i w:val="0"/>
          <w:color w:val="auto"/>
          <w:sz w:val="26"/>
          <w:szCs w:val="26"/>
        </w:rPr>
      </w:pPr>
      <w:bookmarkStart w:id="1293" w:name="_Toc514157755"/>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3</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2</w:t>
      </w:r>
      <w:r w:rsidR="007B1CDB" w:rsidRPr="00C307BC">
        <w:rPr>
          <w:rFonts w:ascii="Times New Roman" w:hAnsi="Times New Roman" w:cs="Times New Roman"/>
          <w:i w:val="0"/>
          <w:color w:val="auto"/>
          <w:sz w:val="26"/>
          <w:szCs w:val="26"/>
        </w:rPr>
        <w:fldChar w:fldCharType="end"/>
      </w:r>
      <w:ins w:id="1294" w:author="Nguyen Toan" w:date="2018-05-14T18:03:00Z">
        <w:del w:id="1295"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1296"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3</w:delText>
        </w:r>
      </w:del>
      <w:ins w:id="1297" w:author="Nguyen Toan" w:date="2018-05-14T18:03:00Z">
        <w:del w:id="1298"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1299"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1300" w:author="Nguyen Toan" w:date="2018-05-14T23:17:00Z">
        <w:del w:id="1301" w:author="Đinh Thị Loan - ITC" w:date="2018-05-15T14:06:00Z">
          <w:r w:rsidR="00620576" w:rsidRPr="00C307BC" w:rsidDel="006A746E">
            <w:rPr>
              <w:rFonts w:ascii="Times New Roman" w:hAnsi="Times New Roman" w:cs="Times New Roman"/>
              <w:i w:val="0"/>
              <w:noProof/>
              <w:color w:val="auto"/>
              <w:sz w:val="26"/>
              <w:szCs w:val="26"/>
            </w:rPr>
            <w:delText>2</w:delText>
          </w:r>
        </w:del>
      </w:ins>
      <w:ins w:id="1302" w:author="Nguyen Toan" w:date="2018-05-14T18:03:00Z">
        <w:del w:id="1303" w:author="Đinh Thị Loan - ITC" w:date="2018-05-15T14:06:00Z">
          <w:r w:rsidR="0052504F" w:rsidRPr="00C307BC" w:rsidDel="006A746E">
            <w:rPr>
              <w:rFonts w:ascii="Times New Roman" w:hAnsi="Times New Roman" w:cs="Times New Roman"/>
              <w:i w:val="0"/>
              <w:color w:val="auto"/>
              <w:sz w:val="26"/>
              <w:szCs w:val="26"/>
            </w:rPr>
            <w:fldChar w:fldCharType="end"/>
          </w:r>
        </w:del>
      </w:ins>
      <w:del w:id="1304" w:author="Nguyen Toan" w:date="2018-05-05T22:22:00Z">
        <w:r w:rsidRPr="00C307BC" w:rsidDel="00BE0028">
          <w:rPr>
            <w:rFonts w:ascii="Times New Roman" w:hAnsi="Times New Roman" w:cs="Times New Roman"/>
            <w:i w:val="0"/>
            <w:color w:val="auto"/>
            <w:sz w:val="26"/>
            <w:szCs w:val="26"/>
          </w:rPr>
          <w:fldChar w:fldCharType="begin"/>
        </w:r>
        <w:r w:rsidRPr="00C307BC" w:rsidDel="00BE0028">
          <w:rPr>
            <w:rFonts w:ascii="Times New Roman" w:hAnsi="Times New Roman" w:cs="Times New Roman"/>
            <w:i w:val="0"/>
            <w:color w:val="auto"/>
            <w:sz w:val="26"/>
            <w:szCs w:val="26"/>
          </w:rPr>
          <w:delInstrText xml:space="preserve"> STYLEREF 1 \s </w:delInstrText>
        </w:r>
        <w:r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3</w:delText>
        </w:r>
        <w:r w:rsidRPr="00C307BC" w:rsidDel="00BE0028">
          <w:rPr>
            <w:rFonts w:ascii="Times New Roman" w:hAnsi="Times New Roman" w:cs="Times New Roman"/>
            <w:i w:val="0"/>
            <w:color w:val="auto"/>
            <w:sz w:val="26"/>
            <w:szCs w:val="26"/>
          </w:rPr>
          <w:fldChar w:fldCharType="end"/>
        </w:r>
        <w:r w:rsidRPr="00C307BC" w:rsidDel="00BE0028">
          <w:rPr>
            <w:rFonts w:ascii="Times New Roman" w:hAnsi="Times New Roman" w:cs="Times New Roman"/>
            <w:i w:val="0"/>
            <w:color w:val="auto"/>
            <w:sz w:val="26"/>
            <w:szCs w:val="26"/>
          </w:rPr>
          <w:delText>.</w:delText>
        </w:r>
        <w:r w:rsidRPr="00C307BC" w:rsidDel="00BE0028">
          <w:rPr>
            <w:rFonts w:ascii="Times New Roman" w:hAnsi="Times New Roman" w:cs="Times New Roman"/>
            <w:i w:val="0"/>
            <w:color w:val="auto"/>
            <w:sz w:val="26"/>
            <w:szCs w:val="26"/>
          </w:rPr>
          <w:fldChar w:fldCharType="begin"/>
        </w:r>
        <w:r w:rsidRPr="00C307BC" w:rsidDel="00BE0028">
          <w:rPr>
            <w:rFonts w:ascii="Times New Roman" w:hAnsi="Times New Roman" w:cs="Times New Roman"/>
            <w:i w:val="0"/>
            <w:color w:val="auto"/>
            <w:sz w:val="26"/>
            <w:szCs w:val="26"/>
          </w:rPr>
          <w:delInstrText xml:space="preserve"> SEQ Hình \* ARABIC \s 1 </w:delInstrText>
        </w:r>
        <w:r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2</w:delText>
        </w:r>
        <w:r w:rsidRPr="00C307BC" w:rsidDel="00BE0028">
          <w:rPr>
            <w:rFonts w:ascii="Times New Roman" w:hAnsi="Times New Roman" w:cs="Times New Roman"/>
            <w:i w:val="0"/>
            <w:color w:val="auto"/>
            <w:sz w:val="26"/>
            <w:szCs w:val="26"/>
          </w:rPr>
          <w:fldChar w:fldCharType="end"/>
        </w:r>
      </w:del>
      <w:del w:id="1305" w:author="Nguyen Toan" w:date="2018-05-06T14:50:00Z">
        <w:r w:rsidRPr="00C307BC" w:rsidDel="002C4301">
          <w:rPr>
            <w:rFonts w:ascii="Times New Roman" w:hAnsi="Times New Roman" w:cs="Times New Roman"/>
            <w:i w:val="0"/>
            <w:color w:val="auto"/>
            <w:sz w:val="26"/>
            <w:szCs w:val="26"/>
          </w:rPr>
          <w:delText>.</w:delText>
        </w:r>
      </w:del>
      <w:ins w:id="1306" w:author="Nguyen Toan" w:date="2018-05-06T14:50:00Z">
        <w:r w:rsidR="002C4301" w:rsidRPr="00C307BC">
          <w:rPr>
            <w:rFonts w:ascii="Times New Roman" w:hAnsi="Times New Roman" w:cs="Times New Roman"/>
            <w:i w:val="0"/>
            <w:color w:val="auto"/>
            <w:sz w:val="26"/>
            <w:szCs w:val="26"/>
          </w:rPr>
          <w:t>:</w:t>
        </w:r>
      </w:ins>
      <w:r w:rsidRPr="00C307BC">
        <w:rPr>
          <w:rFonts w:ascii="Times New Roman" w:hAnsi="Times New Roman" w:cs="Times New Roman"/>
          <w:i w:val="0"/>
          <w:color w:val="auto"/>
          <w:sz w:val="26"/>
          <w:szCs w:val="26"/>
        </w:rPr>
        <w:t xml:space="preserve"> Kiểm thử tích hợp</w:t>
      </w:r>
      <w:bookmarkEnd w:id="1293"/>
    </w:p>
    <w:p w14:paraId="5699F0E5" w14:textId="2883CF96" w:rsidR="000C5C3A" w:rsidRPr="00C307BC" w:rsidRDefault="000C5C3A"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6"/>
          <w:szCs w:val="26"/>
        </w:rPr>
      </w:pPr>
      <w:bookmarkStart w:id="1307" w:name="_Toc514278031"/>
      <w:r w:rsidRPr="00C307BC">
        <w:rPr>
          <w:rFonts w:ascii="Times New Roman" w:eastAsia="Times New Roman" w:hAnsi="Times New Roman" w:cs="Times New Roman"/>
          <w:b/>
          <w:sz w:val="26"/>
          <w:szCs w:val="26"/>
        </w:rPr>
        <w:t>Kiểm thử hồi quy</w:t>
      </w:r>
      <w:bookmarkEnd w:id="1307"/>
    </w:p>
    <w:p w14:paraId="6ABB6405" w14:textId="77777777" w:rsidR="000C5C3A" w:rsidRPr="00C307BC" w:rsidRDefault="000C5C3A" w:rsidP="00216141">
      <w:pPr>
        <w:spacing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Kiểm thử hồi quy [1</w:t>
      </w:r>
      <w:del w:id="1308" w:author="Nguyen Toan" w:date="2018-05-05T22:52:00Z">
        <w:r w:rsidRPr="00C307BC" w:rsidDel="00952E95">
          <w:rPr>
            <w:rFonts w:ascii="Times New Roman" w:eastAsia="Times New Roman" w:hAnsi="Times New Roman" w:cs="Times New Roman"/>
            <w:sz w:val="26"/>
            <w:szCs w:val="26"/>
          </w:rPr>
          <w:delText>,tr255-256</w:delText>
        </w:r>
      </w:del>
      <w:r w:rsidRPr="00C307BC">
        <w:rPr>
          <w:rFonts w:ascii="Times New Roman" w:eastAsia="Times New Roman" w:hAnsi="Times New Roman" w:cs="Times New Roman"/>
          <w:sz w:val="26"/>
          <w:szCs w:val="26"/>
        </w:rPr>
        <w:t>] là việc kiểm thử lại một lần nữa chức năng do việc thay đổi chức năng khác có hoặc không có liên quan đến chức năng được kiểm thử.</w:t>
      </w:r>
    </w:p>
    <w:p w14:paraId="1271BAC3" w14:textId="31F9040F" w:rsidR="000C5C3A" w:rsidRPr="00C307BC" w:rsidRDefault="000C5C3A" w:rsidP="00966627">
      <w:pPr>
        <w:spacing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Trong quá trình phát triển và bảo trì ứng dụng, việc sửa đổi một hay một vài chức năng dễ gây các lỗi tiềm ẩn ảnh hưởng đến chức năng khác. Vì vậy kiểm thử hồi quy là rất cần thiết trong trường hợp này, đặc biệt đối với các hệ thống ESB, những hệ thống mà việc thay đổi các ứng dụng khác nó có liên quan đến dễ gây ảnh hưởng tiềm ẩn.</w:t>
      </w:r>
    </w:p>
    <w:p w14:paraId="73970D90" w14:textId="14078F34" w:rsidR="00E14157" w:rsidRPr="00C307BC" w:rsidRDefault="00DD3F1C" w:rsidP="00966627">
      <w:pPr>
        <w:pStyle w:val="ListParagraph"/>
        <w:numPr>
          <w:ilvl w:val="1"/>
          <w:numId w:val="5"/>
        </w:numPr>
        <w:spacing w:before="240" w:after="120" w:line="288" w:lineRule="auto"/>
        <w:ind w:left="720"/>
        <w:contextualSpacing w:val="0"/>
        <w:outlineLvl w:val="1"/>
        <w:rPr>
          <w:rFonts w:ascii="Times New Roman" w:eastAsia="Times New Roman" w:hAnsi="Times New Roman" w:cs="Times New Roman"/>
          <w:b/>
          <w:sz w:val="26"/>
          <w:szCs w:val="26"/>
        </w:rPr>
      </w:pPr>
      <w:bookmarkStart w:id="1309" w:name="_Toc514278032"/>
      <w:ins w:id="1310" w:author="Nguyen Toan" w:date="2018-05-06T21:37:00Z">
        <w:r w:rsidRPr="00C307BC">
          <w:rPr>
            <w:rFonts w:ascii="Times New Roman" w:eastAsia="Times New Roman" w:hAnsi="Times New Roman" w:cs="Times New Roman"/>
            <w:b/>
            <w:sz w:val="26"/>
            <w:szCs w:val="26"/>
          </w:rPr>
          <w:t xml:space="preserve">Đề xuất </w:t>
        </w:r>
      </w:ins>
      <w:del w:id="1311" w:author="Nguyen Toan" w:date="2018-05-06T21:37:00Z">
        <w:r w:rsidR="003274D7" w:rsidRPr="00C307BC" w:rsidDel="00DD3F1C">
          <w:rPr>
            <w:rFonts w:ascii="Times New Roman" w:eastAsia="Times New Roman" w:hAnsi="Times New Roman" w:cs="Times New Roman"/>
            <w:b/>
            <w:sz w:val="26"/>
            <w:szCs w:val="26"/>
          </w:rPr>
          <w:delText xml:space="preserve">Quy </w:delText>
        </w:r>
      </w:del>
      <w:ins w:id="1312" w:author="Nguyen Toan" w:date="2018-05-06T21:37:00Z">
        <w:r w:rsidRPr="00C307BC">
          <w:rPr>
            <w:rFonts w:ascii="Times New Roman" w:eastAsia="Times New Roman" w:hAnsi="Times New Roman" w:cs="Times New Roman"/>
            <w:b/>
            <w:sz w:val="26"/>
            <w:szCs w:val="26"/>
          </w:rPr>
          <w:t xml:space="preserve">quy </w:t>
        </w:r>
      </w:ins>
      <w:r w:rsidR="003274D7" w:rsidRPr="00C307BC">
        <w:rPr>
          <w:rFonts w:ascii="Times New Roman" w:eastAsia="Times New Roman" w:hAnsi="Times New Roman" w:cs="Times New Roman"/>
          <w:b/>
          <w:sz w:val="26"/>
          <w:szCs w:val="26"/>
        </w:rPr>
        <w:t>trình</w:t>
      </w:r>
      <w:r w:rsidR="00E14157" w:rsidRPr="00C307BC">
        <w:rPr>
          <w:rFonts w:ascii="Times New Roman" w:eastAsia="Times New Roman" w:hAnsi="Times New Roman" w:cs="Times New Roman"/>
          <w:b/>
          <w:sz w:val="26"/>
          <w:szCs w:val="26"/>
        </w:rPr>
        <w:t xml:space="preserve"> kiểm thử hệ thống</w:t>
      </w:r>
      <w:bookmarkEnd w:id="1309"/>
      <w:r w:rsidR="00E14157" w:rsidRPr="00C307BC">
        <w:rPr>
          <w:rFonts w:ascii="Times New Roman" w:eastAsia="Times New Roman" w:hAnsi="Times New Roman" w:cs="Times New Roman"/>
          <w:b/>
          <w:sz w:val="26"/>
          <w:szCs w:val="26"/>
        </w:rPr>
        <w:t xml:space="preserve"> </w:t>
      </w:r>
    </w:p>
    <w:p w14:paraId="1EE7F520" w14:textId="35307D2F" w:rsidR="00E14157" w:rsidRPr="00C307BC" w:rsidDel="00386A87" w:rsidRDefault="00325418" w:rsidP="00D2583D">
      <w:pPr>
        <w:spacing w:line="288" w:lineRule="auto"/>
        <w:ind w:firstLine="567"/>
        <w:jc w:val="both"/>
        <w:rPr>
          <w:del w:id="1313" w:author="Nguyen Toan" w:date="2018-05-06T21:38:00Z"/>
          <w:rFonts w:ascii="Times New Roman" w:eastAsia="Times New Roman" w:hAnsi="Times New Roman" w:cs="Times New Roman"/>
          <w:sz w:val="26"/>
          <w:szCs w:val="26"/>
        </w:rPr>
      </w:pPr>
      <w:del w:id="1314" w:author="Nguyen Toan" w:date="2018-05-06T21:38:00Z">
        <w:r w:rsidRPr="00C307BC" w:rsidDel="00386A87">
          <w:rPr>
            <w:rFonts w:ascii="Times New Roman" w:eastAsia="Times New Roman" w:hAnsi="Times New Roman" w:cs="Times New Roman"/>
            <w:sz w:val="26"/>
            <w:szCs w:val="26"/>
          </w:rPr>
          <w:lastRenderedPageBreak/>
          <w:delText>Với tầm quan trọng của kiểm thử, việc sử dụng một giải pháp tích hợp liên tục - Continuous Integration (CI) trong cả quá trình phát triển là vô cùng cần thiết. CI đem lại nhiều thuận lợi trong kiểm thử</w:delText>
        </w:r>
        <w:r w:rsidR="00F133B2" w:rsidRPr="00C307BC" w:rsidDel="00386A87">
          <w:rPr>
            <w:rFonts w:ascii="Times New Roman" w:eastAsia="Times New Roman" w:hAnsi="Times New Roman" w:cs="Times New Roman"/>
            <w:sz w:val="26"/>
            <w:szCs w:val="26"/>
          </w:rPr>
          <w:delText xml:space="preserve"> như p</w:delText>
        </w:r>
        <w:r w:rsidRPr="00C307BC" w:rsidDel="00386A87">
          <w:rPr>
            <w:rFonts w:ascii="Times New Roman" w:eastAsia="Times New Roman" w:hAnsi="Times New Roman" w:cs="Times New Roman"/>
            <w:sz w:val="26"/>
            <w:szCs w:val="26"/>
          </w:rPr>
          <w:delText xml:space="preserve">hát hiện sớm các vấn đề của hệ </w:delText>
        </w:r>
        <w:r w:rsidR="009C7E13" w:rsidRPr="00C307BC" w:rsidDel="00386A87">
          <w:rPr>
            <w:rFonts w:ascii="Times New Roman" w:eastAsia="Times New Roman" w:hAnsi="Times New Roman" w:cs="Times New Roman"/>
            <w:sz w:val="26"/>
            <w:szCs w:val="26"/>
          </w:rPr>
          <w:delText>thống trong vòng đời phát triển, đ</w:delText>
        </w:r>
        <w:r w:rsidRPr="00C307BC" w:rsidDel="00386A87">
          <w:rPr>
            <w:rFonts w:ascii="Times New Roman" w:eastAsia="Times New Roman" w:hAnsi="Times New Roman" w:cs="Times New Roman"/>
            <w:sz w:val="26"/>
            <w:szCs w:val="26"/>
          </w:rPr>
          <w:delText>ảm bảo các ca kiểm thử được chạy hết trước khi triển khai một phiên bản mới</w:delText>
        </w:r>
        <w:r w:rsidR="00752E37" w:rsidRPr="00C307BC" w:rsidDel="00386A87">
          <w:rPr>
            <w:rFonts w:ascii="Times New Roman" w:eastAsia="Times New Roman" w:hAnsi="Times New Roman" w:cs="Times New Roman"/>
            <w:sz w:val="26"/>
            <w:szCs w:val="26"/>
          </w:rPr>
          <w:delText>. Ngoài ra CI còn</w:delText>
        </w:r>
        <w:r w:rsidR="0031103A" w:rsidRPr="00C307BC" w:rsidDel="00386A87">
          <w:rPr>
            <w:rFonts w:ascii="Times New Roman" w:eastAsia="Times New Roman" w:hAnsi="Times New Roman" w:cs="Times New Roman"/>
            <w:sz w:val="26"/>
            <w:szCs w:val="26"/>
          </w:rPr>
          <w:delText xml:space="preserve"> giúp cho việc</w:delText>
        </w:r>
        <w:r w:rsidRPr="00C307BC" w:rsidDel="00386A87">
          <w:rPr>
            <w:rFonts w:ascii="Times New Roman" w:eastAsia="Times New Roman" w:hAnsi="Times New Roman" w:cs="Times New Roman"/>
            <w:sz w:val="26"/>
            <w:szCs w:val="26"/>
          </w:rPr>
          <w:delText xml:space="preserve"> đóng gói phần mềm</w:delText>
        </w:r>
        <w:r w:rsidR="00826A41" w:rsidRPr="00C307BC" w:rsidDel="00386A87">
          <w:rPr>
            <w:rFonts w:ascii="Times New Roman" w:eastAsia="Times New Roman" w:hAnsi="Times New Roman" w:cs="Times New Roman"/>
            <w:sz w:val="26"/>
            <w:szCs w:val="26"/>
          </w:rPr>
          <w:delText xml:space="preserve"> dễ dàng</w:delText>
        </w:r>
        <w:r w:rsidRPr="00C307BC" w:rsidDel="00386A87">
          <w:rPr>
            <w:rFonts w:ascii="Times New Roman" w:eastAsia="Times New Roman" w:hAnsi="Times New Roman" w:cs="Times New Roman"/>
            <w:sz w:val="26"/>
            <w:szCs w:val="26"/>
          </w:rPr>
          <w:delText>, kết hợp với các giải pháp triển khai liên tục -Continuos Delivery (CD) triển khai nhanh gọn hơn.</w:delText>
        </w:r>
      </w:del>
    </w:p>
    <w:p w14:paraId="43B39083" w14:textId="061FA691" w:rsidR="00FF3170" w:rsidRPr="00C307BC" w:rsidRDefault="009F6491" w:rsidP="00D2583D">
      <w:pPr>
        <w:ind w:firstLine="360"/>
        <w:jc w:val="both"/>
        <w:rPr>
          <w:rFonts w:ascii="Times New Roman" w:hAnsi="Times New Roman" w:cs="Times New Roman"/>
          <w:sz w:val="26"/>
          <w:szCs w:val="26"/>
        </w:rPr>
      </w:pPr>
      <w:r w:rsidRPr="00C307BC">
        <w:rPr>
          <w:rFonts w:ascii="Times New Roman" w:hAnsi="Times New Roman" w:cs="Times New Roman"/>
          <w:sz w:val="26"/>
          <w:szCs w:val="26"/>
        </w:rPr>
        <w:fldChar w:fldCharType="begin"/>
      </w:r>
      <w:r w:rsidRPr="00C307BC">
        <w:rPr>
          <w:rFonts w:ascii="Times New Roman" w:hAnsi="Times New Roman" w:cs="Times New Roman"/>
          <w:sz w:val="26"/>
          <w:szCs w:val="26"/>
        </w:rPr>
        <w:instrText xml:space="preserve"> REF _Ref511971256 \h </w:instrText>
      </w:r>
      <w:r w:rsidR="004A17D3" w:rsidRPr="00C307BC">
        <w:rPr>
          <w:rFonts w:ascii="Times New Roman" w:hAnsi="Times New Roman" w:cs="Times New Roman"/>
          <w:sz w:val="26"/>
          <w:szCs w:val="26"/>
        </w:rPr>
        <w:instrText xml:space="preserve"> \* MERGEFORMAT </w:instrText>
      </w:r>
      <w:r w:rsidRPr="00C307BC">
        <w:rPr>
          <w:rFonts w:ascii="Times New Roman" w:hAnsi="Times New Roman" w:cs="Times New Roman"/>
          <w:sz w:val="26"/>
          <w:szCs w:val="26"/>
        </w:rPr>
      </w:r>
      <w:r w:rsidRPr="00C307BC">
        <w:rPr>
          <w:rFonts w:ascii="Times New Roman" w:hAnsi="Times New Roman" w:cs="Times New Roman"/>
          <w:sz w:val="26"/>
          <w:szCs w:val="26"/>
        </w:rPr>
        <w:fldChar w:fldCharType="separate"/>
      </w:r>
      <w:r w:rsidR="009C452F" w:rsidRPr="009C452F">
        <w:rPr>
          <w:rFonts w:ascii="Times New Roman" w:hAnsi="Times New Roman" w:cs="Times New Roman"/>
          <w:color w:val="auto"/>
          <w:sz w:val="26"/>
          <w:szCs w:val="26"/>
        </w:rPr>
        <w:t xml:space="preserve">Hình </w:t>
      </w:r>
      <w:r w:rsidR="009C452F" w:rsidRPr="009C452F">
        <w:rPr>
          <w:rFonts w:ascii="Times New Roman" w:hAnsi="Times New Roman" w:cs="Times New Roman"/>
          <w:noProof/>
          <w:color w:val="auto"/>
          <w:sz w:val="26"/>
          <w:szCs w:val="26"/>
        </w:rPr>
        <w:t>3.3</w:t>
      </w:r>
      <w:r w:rsidRPr="00C307BC">
        <w:rPr>
          <w:rFonts w:ascii="Times New Roman" w:hAnsi="Times New Roman" w:cs="Times New Roman"/>
          <w:sz w:val="26"/>
          <w:szCs w:val="26"/>
        </w:rPr>
        <w:fldChar w:fldCharType="end"/>
      </w:r>
      <w:r w:rsidRPr="00C307BC">
        <w:rPr>
          <w:rFonts w:ascii="Times New Roman" w:hAnsi="Times New Roman" w:cs="Times New Roman"/>
          <w:sz w:val="26"/>
          <w:szCs w:val="26"/>
        </w:rPr>
        <w:t xml:space="preserve"> </w:t>
      </w:r>
      <w:r w:rsidR="00FF3170" w:rsidRPr="00C307BC">
        <w:rPr>
          <w:rFonts w:ascii="Times New Roman" w:hAnsi="Times New Roman" w:cs="Times New Roman"/>
          <w:sz w:val="26"/>
          <w:szCs w:val="26"/>
        </w:rPr>
        <w:t xml:space="preserve">thể hiện </w:t>
      </w:r>
      <w:r w:rsidR="00C754E6" w:rsidRPr="00C307BC">
        <w:rPr>
          <w:rFonts w:ascii="Times New Roman" w:hAnsi="Times New Roman" w:cs="Times New Roman"/>
          <w:sz w:val="26"/>
          <w:szCs w:val="26"/>
        </w:rPr>
        <w:t>quy trình</w:t>
      </w:r>
      <w:ins w:id="1315" w:author="Nguyen Toan" w:date="2018-05-06T21:38:00Z">
        <w:r w:rsidR="00EF3A9B" w:rsidRPr="00C307BC">
          <w:rPr>
            <w:rFonts w:ascii="Times New Roman" w:hAnsi="Times New Roman" w:cs="Times New Roman"/>
            <w:sz w:val="26"/>
            <w:szCs w:val="26"/>
          </w:rPr>
          <w:t xml:space="preserve"> đề xuất</w:t>
        </w:r>
      </w:ins>
      <w:r w:rsidR="00FF3170" w:rsidRPr="00C307BC">
        <w:rPr>
          <w:rFonts w:ascii="Times New Roman" w:hAnsi="Times New Roman" w:cs="Times New Roman"/>
          <w:sz w:val="26"/>
          <w:szCs w:val="26"/>
        </w:rPr>
        <w:t xml:space="preserve"> kiểm thử tự động cho hệ thống ESB.</w:t>
      </w:r>
    </w:p>
    <w:p w14:paraId="5ABBBACB" w14:textId="77777777" w:rsidR="001306B4" w:rsidRPr="00C307BC" w:rsidRDefault="003946FD" w:rsidP="00966627">
      <w:pPr>
        <w:keepNext/>
        <w:spacing w:line="288" w:lineRule="auto"/>
        <w:jc w:val="center"/>
        <w:rPr>
          <w:rFonts w:ascii="Times New Roman" w:hAnsi="Times New Roman" w:cs="Times New Roman"/>
          <w:sz w:val="26"/>
          <w:szCs w:val="26"/>
        </w:rPr>
      </w:pPr>
      <w:r w:rsidRPr="00C307BC">
        <w:rPr>
          <w:rFonts w:ascii="Times New Roman" w:eastAsia="Times New Roman" w:hAnsi="Times New Roman" w:cs="Times New Roman"/>
          <w:noProof/>
          <w:sz w:val="26"/>
          <w:szCs w:val="26"/>
          <w:lang w:val="en-US"/>
        </w:rPr>
        <w:drawing>
          <wp:inline distT="0" distB="0" distL="0" distR="0" wp14:anchorId="4179ECCB" wp14:editId="02116838">
            <wp:extent cx="4925327" cy="2711588"/>
            <wp:effectExtent l="0" t="0" r="8890"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928506" cy="2713338"/>
                    </a:xfrm>
                    <a:prstGeom prst="rect">
                      <a:avLst/>
                    </a:prstGeom>
                  </pic:spPr>
                </pic:pic>
              </a:graphicData>
            </a:graphic>
          </wp:inline>
        </w:drawing>
      </w:r>
    </w:p>
    <w:p w14:paraId="6EF9E957" w14:textId="2439ADA7" w:rsidR="00003EB5" w:rsidRPr="00C307BC" w:rsidRDefault="001306B4" w:rsidP="00A54A30">
      <w:pPr>
        <w:pStyle w:val="Caption"/>
        <w:spacing w:line="288" w:lineRule="auto"/>
        <w:jc w:val="center"/>
        <w:rPr>
          <w:rFonts w:ascii="Times New Roman" w:hAnsi="Times New Roman" w:cs="Times New Roman"/>
          <w:i w:val="0"/>
          <w:color w:val="auto"/>
          <w:sz w:val="26"/>
          <w:szCs w:val="26"/>
        </w:rPr>
      </w:pPr>
      <w:bookmarkStart w:id="1316" w:name="_Ref511971256"/>
      <w:bookmarkStart w:id="1317" w:name="_Toc511320660"/>
      <w:bookmarkStart w:id="1318" w:name="_Toc511326641"/>
      <w:bookmarkStart w:id="1319" w:name="_Toc511991199"/>
      <w:bookmarkStart w:id="1320" w:name="_Toc514157756"/>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3</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3</w:t>
      </w:r>
      <w:r w:rsidR="007B1CDB" w:rsidRPr="00C307BC">
        <w:rPr>
          <w:rFonts w:ascii="Times New Roman" w:hAnsi="Times New Roman" w:cs="Times New Roman"/>
          <w:i w:val="0"/>
          <w:color w:val="auto"/>
          <w:sz w:val="26"/>
          <w:szCs w:val="26"/>
        </w:rPr>
        <w:fldChar w:fldCharType="end"/>
      </w:r>
      <w:ins w:id="1321" w:author="Nguyen Toan" w:date="2018-05-14T18:03:00Z">
        <w:del w:id="1322"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1323"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3</w:delText>
        </w:r>
      </w:del>
      <w:ins w:id="1324" w:author="Nguyen Toan" w:date="2018-05-14T18:03:00Z">
        <w:del w:id="1325"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1326"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1327" w:author="Nguyen Toan" w:date="2018-05-14T23:17:00Z">
        <w:del w:id="1328" w:author="Đinh Thị Loan - ITC" w:date="2018-05-15T14:06:00Z">
          <w:r w:rsidR="00620576" w:rsidRPr="00C307BC" w:rsidDel="006A746E">
            <w:rPr>
              <w:rFonts w:ascii="Times New Roman" w:hAnsi="Times New Roman" w:cs="Times New Roman"/>
              <w:i w:val="0"/>
              <w:noProof/>
              <w:color w:val="auto"/>
              <w:sz w:val="26"/>
              <w:szCs w:val="26"/>
            </w:rPr>
            <w:delText>3</w:delText>
          </w:r>
        </w:del>
      </w:ins>
      <w:ins w:id="1329" w:author="Nguyen Toan" w:date="2018-05-14T18:03:00Z">
        <w:del w:id="1330" w:author="Đinh Thị Loan - ITC" w:date="2018-05-15T14:06:00Z">
          <w:r w:rsidR="0052504F" w:rsidRPr="00C307BC" w:rsidDel="006A746E">
            <w:rPr>
              <w:rFonts w:ascii="Times New Roman" w:hAnsi="Times New Roman" w:cs="Times New Roman"/>
              <w:i w:val="0"/>
              <w:color w:val="auto"/>
              <w:sz w:val="26"/>
              <w:szCs w:val="26"/>
            </w:rPr>
            <w:fldChar w:fldCharType="end"/>
          </w:r>
        </w:del>
      </w:ins>
      <w:del w:id="1331" w:author="Nguyen Toan" w:date="2018-05-05T22:22:00Z">
        <w:r w:rsidR="00185199" w:rsidRPr="00C307BC" w:rsidDel="00BE0028">
          <w:rPr>
            <w:rFonts w:ascii="Times New Roman" w:hAnsi="Times New Roman" w:cs="Times New Roman"/>
            <w:i w:val="0"/>
            <w:color w:val="auto"/>
            <w:sz w:val="26"/>
            <w:szCs w:val="26"/>
          </w:rPr>
          <w:fldChar w:fldCharType="begin"/>
        </w:r>
        <w:r w:rsidR="00185199" w:rsidRPr="00C307BC" w:rsidDel="00BE0028">
          <w:rPr>
            <w:rFonts w:ascii="Times New Roman" w:hAnsi="Times New Roman" w:cs="Times New Roman"/>
            <w:i w:val="0"/>
            <w:color w:val="auto"/>
            <w:sz w:val="26"/>
            <w:szCs w:val="26"/>
          </w:rPr>
          <w:delInstrText xml:space="preserve"> STYLEREF 1 \s </w:delInstrText>
        </w:r>
        <w:r w:rsidR="00185199"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3</w:delText>
        </w:r>
        <w:r w:rsidR="00185199" w:rsidRPr="00C307BC" w:rsidDel="00BE0028">
          <w:rPr>
            <w:rFonts w:ascii="Times New Roman" w:hAnsi="Times New Roman" w:cs="Times New Roman"/>
            <w:i w:val="0"/>
            <w:color w:val="auto"/>
            <w:sz w:val="26"/>
            <w:szCs w:val="26"/>
          </w:rPr>
          <w:fldChar w:fldCharType="end"/>
        </w:r>
        <w:r w:rsidR="00185199" w:rsidRPr="00C307BC" w:rsidDel="00BE0028">
          <w:rPr>
            <w:rFonts w:ascii="Times New Roman" w:hAnsi="Times New Roman" w:cs="Times New Roman"/>
            <w:i w:val="0"/>
            <w:color w:val="auto"/>
            <w:sz w:val="26"/>
            <w:szCs w:val="26"/>
          </w:rPr>
          <w:delText>.</w:delText>
        </w:r>
        <w:r w:rsidR="00185199" w:rsidRPr="00C307BC" w:rsidDel="00BE0028">
          <w:rPr>
            <w:rFonts w:ascii="Times New Roman" w:hAnsi="Times New Roman" w:cs="Times New Roman"/>
            <w:i w:val="0"/>
            <w:color w:val="auto"/>
            <w:sz w:val="26"/>
            <w:szCs w:val="26"/>
          </w:rPr>
          <w:fldChar w:fldCharType="begin"/>
        </w:r>
        <w:r w:rsidR="00185199" w:rsidRPr="00C307BC" w:rsidDel="00BE0028">
          <w:rPr>
            <w:rFonts w:ascii="Times New Roman" w:hAnsi="Times New Roman" w:cs="Times New Roman"/>
            <w:i w:val="0"/>
            <w:color w:val="auto"/>
            <w:sz w:val="26"/>
            <w:szCs w:val="26"/>
          </w:rPr>
          <w:delInstrText xml:space="preserve"> SEQ Hình \* ARABIC \s 1 </w:delInstrText>
        </w:r>
        <w:r w:rsidR="00185199"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3</w:delText>
        </w:r>
        <w:r w:rsidR="00185199" w:rsidRPr="00C307BC" w:rsidDel="00BE0028">
          <w:rPr>
            <w:rFonts w:ascii="Times New Roman" w:hAnsi="Times New Roman" w:cs="Times New Roman"/>
            <w:i w:val="0"/>
            <w:color w:val="auto"/>
            <w:sz w:val="26"/>
            <w:szCs w:val="26"/>
          </w:rPr>
          <w:fldChar w:fldCharType="end"/>
        </w:r>
      </w:del>
      <w:bookmarkEnd w:id="1316"/>
      <w:r w:rsidR="00362752" w:rsidRPr="00C307BC">
        <w:rPr>
          <w:rFonts w:ascii="Times New Roman" w:hAnsi="Times New Roman" w:cs="Times New Roman"/>
          <w:i w:val="0"/>
          <w:color w:val="auto"/>
          <w:sz w:val="26"/>
          <w:szCs w:val="26"/>
        </w:rPr>
        <w:t>.</w:t>
      </w:r>
      <w:r w:rsidR="008F4528" w:rsidRPr="00C307BC">
        <w:rPr>
          <w:rFonts w:ascii="Times New Roman" w:hAnsi="Times New Roman" w:cs="Times New Roman"/>
          <w:i w:val="0"/>
          <w:color w:val="auto"/>
          <w:sz w:val="26"/>
          <w:szCs w:val="26"/>
        </w:rPr>
        <w:t xml:space="preserve"> Quy trình kiểm thử hệ thống ESB</w:t>
      </w:r>
      <w:bookmarkEnd w:id="1317"/>
      <w:bookmarkEnd w:id="1318"/>
      <w:bookmarkEnd w:id="1319"/>
      <w:bookmarkEnd w:id="1320"/>
    </w:p>
    <w:p w14:paraId="0BC69AB8" w14:textId="2C86CAD1" w:rsidR="001C57BB" w:rsidRDefault="00D71BA7">
      <w:pPr>
        <w:pStyle w:val="Caption"/>
        <w:spacing w:before="120" w:line="276" w:lineRule="auto"/>
        <w:ind w:firstLine="567"/>
        <w:jc w:val="both"/>
        <w:rPr>
          <w:rFonts w:ascii="Times New Roman" w:eastAsia="Times New Roman" w:hAnsi="Times New Roman" w:cs="Times New Roman"/>
          <w:color w:val="auto"/>
          <w:sz w:val="26"/>
          <w:szCs w:val="26"/>
        </w:rPr>
        <w:pPrChange w:id="1332" w:author="Nguyen Toan" w:date="2018-05-06T21:42:00Z">
          <w:pPr>
            <w:spacing w:line="288" w:lineRule="auto"/>
            <w:ind w:firstLine="567"/>
            <w:jc w:val="both"/>
          </w:pPr>
        </w:pPrChange>
      </w:pPr>
      <w:ins w:id="1333" w:author="Nguyen Toan" w:date="2018-05-06T21:38:00Z">
        <w:r w:rsidRPr="00C307BC">
          <w:rPr>
            <w:rFonts w:ascii="Times New Roman" w:eastAsia="Times New Roman" w:hAnsi="Times New Roman" w:cs="Times New Roman"/>
            <w:i w:val="0"/>
            <w:iCs w:val="0"/>
            <w:color w:val="000000"/>
            <w:sz w:val="26"/>
            <w:szCs w:val="26"/>
          </w:rPr>
          <w:t>Để kích hoạt quy trình, trên công cụ Jenkins, sử dụng một kích (trigger) có chức năng kích hoạt quá trình chạy tự động mỗi khi có thay đổi trên kho mã nguồn SVN hoặc git. Khi có sự thay đổi mã nguồn, Jenkins thực hiện lấy mã nguồn về máy ch</w:t>
        </w:r>
      </w:ins>
      <w:r w:rsidR="00EC4E12">
        <w:rPr>
          <w:rFonts w:ascii="Times New Roman" w:eastAsia="Times New Roman" w:hAnsi="Times New Roman" w:cs="Times New Roman"/>
          <w:i w:val="0"/>
          <w:iCs w:val="0"/>
          <w:color w:val="000000"/>
          <w:sz w:val="26"/>
          <w:szCs w:val="26"/>
        </w:rPr>
        <w:t>ủ</w:t>
      </w:r>
      <w:r w:rsidR="0048521E">
        <w:rPr>
          <w:rFonts w:ascii="Times New Roman" w:eastAsia="Times New Roman" w:hAnsi="Times New Roman" w:cs="Times New Roman"/>
          <w:i w:val="0"/>
          <w:iCs w:val="0"/>
          <w:color w:val="000000"/>
          <w:sz w:val="26"/>
          <w:szCs w:val="26"/>
        </w:rPr>
        <w:t xml:space="preserve"> và</w:t>
      </w:r>
      <w:ins w:id="1334" w:author="Nguyen Toan" w:date="2018-05-06T21:38:00Z">
        <w:r w:rsidRPr="00C307BC">
          <w:rPr>
            <w:rFonts w:ascii="Times New Roman" w:eastAsia="Times New Roman" w:hAnsi="Times New Roman" w:cs="Times New Roman"/>
            <w:i w:val="0"/>
            <w:iCs w:val="0"/>
            <w:color w:val="000000"/>
            <w:sz w:val="26"/>
            <w:szCs w:val="26"/>
          </w:rPr>
          <w:t xml:space="preserve"> gọi quá trình sinh mã kiểm thử tự động bằng công cụ. </w:t>
        </w:r>
      </w:ins>
      <w:ins w:id="1335" w:author="Nguyen Toan" w:date="2018-05-06T21:40:00Z">
        <w:r w:rsidR="001C57BB" w:rsidRPr="00C307BC">
          <w:rPr>
            <w:rFonts w:ascii="Times New Roman" w:eastAsia="Times New Roman" w:hAnsi="Times New Roman" w:cs="Times New Roman"/>
            <w:i w:val="0"/>
            <w:iCs w:val="0"/>
            <w:color w:val="auto"/>
            <w:sz w:val="26"/>
            <w:szCs w:val="26"/>
          </w:rPr>
          <w:t>Sau khi sinh mã nguồn kiểm thử thành công, Jenkins tự động gọi quá trình biên</w:t>
        </w:r>
      </w:ins>
      <w:ins w:id="1336" w:author="Nguyen Toan" w:date="2018-05-06T21:41:00Z">
        <w:r w:rsidR="001C57BB" w:rsidRPr="00C307BC">
          <w:rPr>
            <w:rFonts w:ascii="Times New Roman" w:eastAsia="Times New Roman" w:hAnsi="Times New Roman" w:cs="Times New Roman"/>
            <w:i w:val="0"/>
            <w:iCs w:val="0"/>
            <w:color w:val="auto"/>
            <w:sz w:val="26"/>
            <w:szCs w:val="26"/>
          </w:rPr>
          <w:t xml:space="preserve"> </w:t>
        </w:r>
      </w:ins>
      <w:ins w:id="1337" w:author="Nguyen Toan" w:date="2018-05-06T21:40:00Z">
        <w:r w:rsidR="001C57BB" w:rsidRPr="00C307BC">
          <w:rPr>
            <w:rFonts w:ascii="Times New Roman" w:eastAsia="Times New Roman" w:hAnsi="Times New Roman" w:cs="Times New Roman"/>
            <w:i w:val="0"/>
            <w:iCs w:val="0"/>
            <w:color w:val="auto"/>
            <w:sz w:val="26"/>
            <w:szCs w:val="26"/>
          </w:rPr>
          <w:t xml:space="preserve">dịch, </w:t>
        </w:r>
      </w:ins>
      <w:r w:rsidR="0048521E">
        <w:rPr>
          <w:rFonts w:ascii="Times New Roman" w:eastAsia="Times New Roman" w:hAnsi="Times New Roman" w:cs="Times New Roman"/>
          <w:i w:val="0"/>
          <w:iCs w:val="0"/>
          <w:color w:val="auto"/>
          <w:sz w:val="26"/>
          <w:szCs w:val="26"/>
        </w:rPr>
        <w:t xml:space="preserve">chạy các ca kiểm thử, </w:t>
      </w:r>
      <w:ins w:id="1338" w:author="Nguyen Toan" w:date="2018-05-06T21:40:00Z">
        <w:r w:rsidR="001C57BB" w:rsidRPr="00C307BC">
          <w:rPr>
            <w:rFonts w:ascii="Times New Roman" w:eastAsia="Times New Roman" w:hAnsi="Times New Roman" w:cs="Times New Roman"/>
            <w:i w:val="0"/>
            <w:iCs w:val="0"/>
            <w:color w:val="auto"/>
            <w:sz w:val="26"/>
            <w:szCs w:val="26"/>
          </w:rPr>
          <w:t xml:space="preserve">đóng gói và triển khai ứng dụng. Quá trình </w:t>
        </w:r>
      </w:ins>
      <w:r w:rsidR="001C57BB">
        <w:rPr>
          <w:rFonts w:ascii="Times New Roman" w:eastAsia="Times New Roman" w:hAnsi="Times New Roman" w:cs="Times New Roman"/>
          <w:i w:val="0"/>
          <w:iCs w:val="0"/>
          <w:color w:val="auto"/>
          <w:sz w:val="26"/>
          <w:szCs w:val="26"/>
        </w:rPr>
        <w:t xml:space="preserve">biên dịch và </w:t>
      </w:r>
      <w:ins w:id="1339" w:author="Nguyen Toan" w:date="2018-05-06T21:40:00Z">
        <w:r w:rsidR="001C57BB" w:rsidRPr="00C307BC">
          <w:rPr>
            <w:rFonts w:ascii="Times New Roman" w:eastAsia="Times New Roman" w:hAnsi="Times New Roman" w:cs="Times New Roman"/>
            <w:i w:val="0"/>
            <w:iCs w:val="0"/>
            <w:color w:val="auto"/>
            <w:sz w:val="26"/>
            <w:szCs w:val="26"/>
          </w:rPr>
          <w:t>đóng gói ứng dụng</w:t>
        </w:r>
      </w:ins>
      <w:ins w:id="1340" w:author="Nguyen Toan" w:date="2018-05-06T21:41:00Z">
        <w:r w:rsidR="001C57BB" w:rsidRPr="00C307BC">
          <w:rPr>
            <w:rFonts w:ascii="Times New Roman" w:eastAsia="Times New Roman" w:hAnsi="Times New Roman" w:cs="Times New Roman"/>
            <w:i w:val="0"/>
            <w:iCs w:val="0"/>
            <w:color w:val="auto"/>
            <w:sz w:val="26"/>
            <w:szCs w:val="26"/>
          </w:rPr>
          <w:t xml:space="preserve"> </w:t>
        </w:r>
      </w:ins>
      <w:ins w:id="1341" w:author="Nguyen Toan" w:date="2018-05-06T21:40:00Z">
        <w:r w:rsidR="001C57BB" w:rsidRPr="00C307BC">
          <w:rPr>
            <w:rFonts w:ascii="Times New Roman" w:eastAsia="Times New Roman" w:hAnsi="Times New Roman" w:cs="Times New Roman"/>
            <w:i w:val="0"/>
            <w:iCs w:val="0"/>
            <w:color w:val="auto"/>
            <w:sz w:val="26"/>
            <w:szCs w:val="26"/>
          </w:rPr>
          <w:t xml:space="preserve">được thực hiện bởi bộ thư viện Maven, đây là một thư viện mã nguồn mở để quản lý </w:t>
        </w:r>
      </w:ins>
      <w:r w:rsidR="001C57BB">
        <w:rPr>
          <w:rFonts w:ascii="Times New Roman" w:eastAsia="Times New Roman" w:hAnsi="Times New Roman" w:cs="Times New Roman"/>
          <w:i w:val="0"/>
          <w:iCs w:val="0"/>
          <w:color w:val="auto"/>
          <w:sz w:val="26"/>
          <w:szCs w:val="26"/>
        </w:rPr>
        <w:t>các thư viện phụ thuộc của phần mềm, cung cấp khả năng build và đóng gói phần mềm</w:t>
      </w:r>
      <w:ins w:id="1342" w:author="Nguyen Toan" w:date="2018-05-06T21:40:00Z">
        <w:r w:rsidR="001C57BB" w:rsidRPr="00C307BC">
          <w:rPr>
            <w:rFonts w:ascii="Times New Roman" w:eastAsia="Times New Roman" w:hAnsi="Times New Roman" w:cs="Times New Roman"/>
            <w:i w:val="0"/>
            <w:iCs w:val="0"/>
            <w:color w:val="auto"/>
            <w:sz w:val="26"/>
            <w:szCs w:val="26"/>
          </w:rPr>
          <w:t xml:space="preserve">. </w:t>
        </w:r>
        <w:r w:rsidR="001C57BB" w:rsidRPr="00C307BC">
          <w:rPr>
            <w:rFonts w:ascii="Times New Roman" w:eastAsia="Times New Roman" w:hAnsi="Times New Roman" w:cs="Times New Roman"/>
            <w:i w:val="0"/>
            <w:iCs w:val="0"/>
            <w:color w:val="000000"/>
            <w:sz w:val="26"/>
            <w:szCs w:val="26"/>
            <w:rPrChange w:id="1343" w:author="Nguyen Toan" w:date="2018-05-06T21:42:00Z">
              <w:rPr>
                <w:rFonts w:ascii="Times New Roman" w:eastAsia="Times New Roman" w:hAnsi="Times New Roman" w:cs="Times New Roman"/>
                <w:i/>
                <w:iCs/>
                <w:color w:val="auto"/>
                <w:sz w:val="28"/>
                <w:szCs w:val="28"/>
              </w:rPr>
            </w:rPrChange>
          </w:rPr>
          <w:t>Maven</w:t>
        </w:r>
        <w:r w:rsidR="001C57BB" w:rsidRPr="00C307BC">
          <w:rPr>
            <w:rFonts w:ascii="Times New Roman" w:eastAsia="Times New Roman" w:hAnsi="Times New Roman" w:cs="Times New Roman"/>
            <w:i w:val="0"/>
            <w:iCs w:val="0"/>
            <w:color w:val="auto"/>
            <w:sz w:val="26"/>
            <w:szCs w:val="26"/>
          </w:rPr>
          <w:t xml:space="preserve"> kích hoạt quá trình biên dịch mã nguồn, kiểm thử chức năng và kiểm thử đơn vị cho ứng dụng. Nếu quá trình kiểm thử thành công, Maven tự động </w:t>
        </w:r>
      </w:ins>
      <w:r w:rsidR="001C57BB">
        <w:rPr>
          <w:rFonts w:ascii="Times New Roman" w:eastAsia="Times New Roman" w:hAnsi="Times New Roman" w:cs="Times New Roman"/>
          <w:i w:val="0"/>
          <w:iCs w:val="0"/>
          <w:color w:val="auto"/>
          <w:sz w:val="26"/>
          <w:szCs w:val="26"/>
        </w:rPr>
        <w:t>đóng gói</w:t>
      </w:r>
      <w:ins w:id="1344" w:author="Nguyen Toan" w:date="2018-05-06T21:40:00Z">
        <w:r w:rsidR="001C57BB" w:rsidRPr="00C307BC">
          <w:rPr>
            <w:rFonts w:ascii="Times New Roman" w:eastAsia="Times New Roman" w:hAnsi="Times New Roman" w:cs="Times New Roman"/>
            <w:i w:val="0"/>
            <w:iCs w:val="0"/>
            <w:color w:val="auto"/>
            <w:sz w:val="26"/>
            <w:szCs w:val="26"/>
          </w:rPr>
          <w:t xml:space="preserve"> ứng dụng lên thư mục cài đặt sẵn. Từ đó, công cụ Jenkins sẽ triển khai ứng dụng lên máy chủ.</w:t>
        </w:r>
      </w:ins>
    </w:p>
    <w:p w14:paraId="32C1D760" w14:textId="172AEAE9" w:rsidR="00FF79E2" w:rsidRPr="00C307BC" w:rsidRDefault="00D71BA7" w:rsidP="001C57BB">
      <w:pPr>
        <w:pStyle w:val="Caption"/>
        <w:spacing w:before="120" w:line="276" w:lineRule="auto"/>
        <w:ind w:firstLine="567"/>
        <w:jc w:val="both"/>
        <w:rPr>
          <w:ins w:id="1345" w:author="Nguyen Toan" w:date="2018-05-06T21:39:00Z"/>
          <w:rFonts w:ascii="Times New Roman" w:eastAsia="Times New Roman" w:hAnsi="Times New Roman" w:cs="Times New Roman"/>
          <w:sz w:val="26"/>
          <w:szCs w:val="26"/>
        </w:rPr>
      </w:pPr>
      <w:ins w:id="1346" w:author="Nguyen Toan" w:date="2018-05-06T21:38:00Z">
        <w:r w:rsidRPr="00C307BC">
          <w:rPr>
            <w:rFonts w:ascii="Times New Roman" w:eastAsia="Times New Roman" w:hAnsi="Times New Roman" w:cs="Times New Roman"/>
            <w:i w:val="0"/>
            <w:iCs w:val="0"/>
            <w:color w:val="000000"/>
            <w:sz w:val="26"/>
            <w:szCs w:val="26"/>
          </w:rPr>
          <w:t>Do hệ thống</w:t>
        </w:r>
      </w:ins>
      <w:r w:rsidR="006A400E">
        <w:rPr>
          <w:rFonts w:ascii="Times New Roman" w:eastAsia="Times New Roman" w:hAnsi="Times New Roman" w:cs="Times New Roman"/>
          <w:i w:val="0"/>
          <w:iCs w:val="0"/>
          <w:color w:val="000000"/>
          <w:sz w:val="26"/>
          <w:szCs w:val="26"/>
        </w:rPr>
        <w:t xml:space="preserve"> dựa trên kiến trúc</w:t>
      </w:r>
      <w:ins w:id="1347" w:author="Nguyen Toan" w:date="2018-05-06T21:38:00Z">
        <w:r w:rsidRPr="00C307BC">
          <w:rPr>
            <w:rFonts w:ascii="Times New Roman" w:eastAsia="Times New Roman" w:hAnsi="Times New Roman" w:cs="Times New Roman"/>
            <w:i w:val="0"/>
            <w:iCs w:val="0"/>
            <w:color w:val="000000"/>
            <w:sz w:val="26"/>
            <w:szCs w:val="26"/>
          </w:rPr>
          <w:t xml:space="preserve"> </w:t>
        </w:r>
      </w:ins>
      <w:r w:rsidR="007A6ED0">
        <w:rPr>
          <w:rFonts w:ascii="Times New Roman" w:eastAsia="Times New Roman" w:hAnsi="Times New Roman" w:cs="Times New Roman"/>
          <w:i w:val="0"/>
          <w:iCs w:val="0"/>
          <w:color w:val="000000"/>
          <w:sz w:val="26"/>
          <w:szCs w:val="26"/>
        </w:rPr>
        <w:t>trục tích hợp</w:t>
      </w:r>
      <w:ins w:id="1348" w:author="Nguyen Toan" w:date="2018-05-06T21:38:00Z">
        <w:r w:rsidRPr="00C307BC">
          <w:rPr>
            <w:rFonts w:ascii="Times New Roman" w:eastAsia="Times New Roman" w:hAnsi="Times New Roman" w:cs="Times New Roman"/>
            <w:i w:val="0"/>
            <w:iCs w:val="0"/>
            <w:color w:val="000000"/>
            <w:sz w:val="26"/>
            <w:szCs w:val="26"/>
          </w:rPr>
          <w:t xml:space="preserve"> chứa nhiều luồng xử lý và nhiều kết nối, nên việc viết các mã</w:t>
        </w:r>
      </w:ins>
      <w:ins w:id="1349" w:author="Nguyen Toan" w:date="2018-05-06T21:39:00Z">
        <w:r w:rsidRPr="00C307BC">
          <w:rPr>
            <w:rFonts w:ascii="Times New Roman" w:eastAsia="Times New Roman" w:hAnsi="Times New Roman" w:cs="Times New Roman"/>
            <w:i w:val="0"/>
            <w:iCs w:val="0"/>
            <w:color w:val="000000"/>
            <w:sz w:val="26"/>
            <w:szCs w:val="26"/>
          </w:rPr>
          <w:t xml:space="preserve"> </w:t>
        </w:r>
      </w:ins>
      <w:ins w:id="1350" w:author="Nguyen Toan" w:date="2018-05-06T21:38:00Z">
        <w:r w:rsidRPr="00C307BC">
          <w:rPr>
            <w:rFonts w:ascii="Times New Roman" w:eastAsia="Times New Roman" w:hAnsi="Times New Roman" w:cs="Times New Roman"/>
            <w:i w:val="0"/>
            <w:iCs w:val="0"/>
            <w:color w:val="000000"/>
            <w:sz w:val="26"/>
            <w:szCs w:val="26"/>
          </w:rPr>
          <w:t xml:space="preserve">nguồn kiểm thử </w:t>
        </w:r>
      </w:ins>
      <w:r w:rsidR="003302C3">
        <w:rPr>
          <w:rFonts w:ascii="Times New Roman" w:eastAsia="Times New Roman" w:hAnsi="Times New Roman" w:cs="Times New Roman"/>
          <w:i w:val="0"/>
          <w:iCs w:val="0"/>
          <w:color w:val="000000"/>
          <w:sz w:val="26"/>
          <w:szCs w:val="26"/>
        </w:rPr>
        <w:t xml:space="preserve">bằng tay </w:t>
      </w:r>
      <w:ins w:id="1351" w:author="Nguyen Toan" w:date="2018-05-06T21:38:00Z">
        <w:r w:rsidRPr="00C307BC">
          <w:rPr>
            <w:rFonts w:ascii="Times New Roman" w:eastAsia="Times New Roman" w:hAnsi="Times New Roman" w:cs="Times New Roman"/>
            <w:i w:val="0"/>
            <w:iCs w:val="0"/>
            <w:color w:val="000000"/>
            <w:sz w:val="26"/>
            <w:szCs w:val="26"/>
          </w:rPr>
          <w:t>gây tốn kém thời gian và dễ dẫn đến thiếu sót. Vì vậy,</w:t>
        </w:r>
      </w:ins>
      <w:r w:rsidR="001C57BB">
        <w:rPr>
          <w:rFonts w:ascii="Times New Roman" w:eastAsia="Times New Roman" w:hAnsi="Times New Roman" w:cs="Times New Roman"/>
          <w:i w:val="0"/>
          <w:iCs w:val="0"/>
          <w:color w:val="000000"/>
          <w:sz w:val="26"/>
          <w:szCs w:val="26"/>
        </w:rPr>
        <w:t xml:space="preserve"> để đảm bảo quy trình diễn ra tự động</w:t>
      </w:r>
      <w:ins w:id="1352" w:author="Nguyen Toan" w:date="2018-05-06T21:38:00Z">
        <w:r w:rsidRPr="00C307BC">
          <w:rPr>
            <w:rFonts w:ascii="Times New Roman" w:eastAsia="Times New Roman" w:hAnsi="Times New Roman" w:cs="Times New Roman"/>
            <w:i w:val="0"/>
            <w:iCs w:val="0"/>
            <w:color w:val="000000"/>
            <w:sz w:val="26"/>
            <w:szCs w:val="26"/>
          </w:rPr>
          <w:t xml:space="preserve"> luận văn này</w:t>
        </w:r>
      </w:ins>
      <w:ins w:id="1353" w:author="Nguyen Toan" w:date="2018-05-06T21:39:00Z">
        <w:r w:rsidRPr="00C307BC">
          <w:rPr>
            <w:rFonts w:ascii="Times New Roman" w:eastAsia="Times New Roman" w:hAnsi="Times New Roman" w:cs="Times New Roman"/>
            <w:i w:val="0"/>
            <w:iCs w:val="0"/>
            <w:color w:val="000000"/>
            <w:sz w:val="26"/>
            <w:szCs w:val="26"/>
          </w:rPr>
          <w:t xml:space="preserve"> </w:t>
        </w:r>
      </w:ins>
      <w:ins w:id="1354" w:author="Nguyen Toan" w:date="2018-05-06T21:38:00Z">
        <w:r w:rsidRPr="00C307BC">
          <w:rPr>
            <w:rFonts w:ascii="Times New Roman" w:eastAsia="Times New Roman" w:hAnsi="Times New Roman" w:cs="Times New Roman"/>
            <w:i w:val="0"/>
            <w:iCs w:val="0"/>
            <w:color w:val="000000"/>
            <w:sz w:val="26"/>
            <w:szCs w:val="26"/>
          </w:rPr>
          <w:t>đề xuất thêm việc xây dựng công cụ thực hiện sinh mã nguồn kiểm thử chức năng cho ứng dụng</w:t>
        </w:r>
      </w:ins>
      <w:r w:rsidR="005E575E">
        <w:rPr>
          <w:rFonts w:ascii="Times New Roman" w:eastAsia="Times New Roman" w:hAnsi="Times New Roman" w:cs="Times New Roman"/>
          <w:i w:val="0"/>
          <w:iCs w:val="0"/>
          <w:color w:val="000000"/>
          <w:sz w:val="26"/>
          <w:szCs w:val="26"/>
        </w:rPr>
        <w:t xml:space="preserve"> xây dựng dựa trên nền tảng</w:t>
      </w:r>
      <w:ins w:id="1355" w:author="Nguyen Toan" w:date="2018-05-06T21:38:00Z">
        <w:r w:rsidRPr="00C307BC">
          <w:rPr>
            <w:rFonts w:ascii="Times New Roman" w:eastAsia="Times New Roman" w:hAnsi="Times New Roman" w:cs="Times New Roman"/>
            <w:i w:val="0"/>
            <w:iCs w:val="0"/>
            <w:color w:val="000000"/>
            <w:sz w:val="26"/>
            <w:szCs w:val="26"/>
          </w:rPr>
          <w:t xml:space="preserve"> </w:t>
        </w:r>
      </w:ins>
      <w:r w:rsidR="005E575E">
        <w:rPr>
          <w:rFonts w:ascii="Times New Roman" w:eastAsia="Times New Roman" w:hAnsi="Times New Roman" w:cs="Times New Roman"/>
          <w:i w:val="0"/>
          <w:iCs w:val="0"/>
          <w:color w:val="000000"/>
          <w:sz w:val="26"/>
          <w:szCs w:val="26"/>
        </w:rPr>
        <w:t>Mule</w:t>
      </w:r>
      <w:ins w:id="1356" w:author="Nguyen Toan" w:date="2018-05-06T21:38:00Z">
        <w:r w:rsidRPr="00C307BC">
          <w:rPr>
            <w:rFonts w:ascii="Times New Roman" w:eastAsia="Times New Roman" w:hAnsi="Times New Roman" w:cs="Times New Roman"/>
            <w:i w:val="0"/>
            <w:iCs w:val="0"/>
            <w:color w:val="000000"/>
            <w:sz w:val="26"/>
            <w:szCs w:val="26"/>
          </w:rPr>
          <w:t>ESB, công cụ này có tên là AsenAPIDriver. AsenAPIDriver xây dựng</w:t>
        </w:r>
      </w:ins>
      <w:ins w:id="1357" w:author="Nguyen Toan" w:date="2018-05-06T21:39:00Z">
        <w:r w:rsidRPr="00C307BC">
          <w:rPr>
            <w:rFonts w:ascii="Times New Roman" w:eastAsia="Times New Roman" w:hAnsi="Times New Roman" w:cs="Times New Roman"/>
            <w:i w:val="0"/>
            <w:iCs w:val="0"/>
            <w:color w:val="000000"/>
            <w:sz w:val="26"/>
            <w:szCs w:val="26"/>
          </w:rPr>
          <w:t xml:space="preserve"> </w:t>
        </w:r>
      </w:ins>
      <w:ins w:id="1358" w:author="Nguyen Toan" w:date="2018-05-06T21:38:00Z">
        <w:r w:rsidRPr="00C307BC">
          <w:rPr>
            <w:rFonts w:ascii="Times New Roman" w:eastAsia="Times New Roman" w:hAnsi="Times New Roman" w:cs="Times New Roman"/>
            <w:i w:val="0"/>
            <w:iCs w:val="0"/>
            <w:color w:val="000000"/>
            <w:sz w:val="26"/>
            <w:szCs w:val="26"/>
          </w:rPr>
          <w:t>trên nền tảng Java, có chức năng quét mã nguồn và danh sách các ca kiểm thử, từ đó</w:t>
        </w:r>
      </w:ins>
      <w:ins w:id="1359" w:author="Nguyen Toan" w:date="2018-05-06T21:39:00Z">
        <w:r w:rsidRPr="00C307BC">
          <w:rPr>
            <w:rFonts w:ascii="Times New Roman" w:eastAsia="Times New Roman" w:hAnsi="Times New Roman" w:cs="Times New Roman"/>
            <w:i w:val="0"/>
            <w:iCs w:val="0"/>
            <w:color w:val="000000"/>
            <w:sz w:val="26"/>
            <w:szCs w:val="26"/>
          </w:rPr>
          <w:t xml:space="preserve"> </w:t>
        </w:r>
      </w:ins>
      <w:ins w:id="1360" w:author="Nguyen Toan" w:date="2018-05-06T21:38:00Z">
        <w:r w:rsidRPr="00C307BC">
          <w:rPr>
            <w:rFonts w:ascii="Times New Roman" w:eastAsia="Times New Roman" w:hAnsi="Times New Roman" w:cs="Times New Roman"/>
            <w:i w:val="0"/>
            <w:iCs w:val="0"/>
            <w:color w:val="000000"/>
            <w:sz w:val="26"/>
            <w:szCs w:val="26"/>
          </w:rPr>
          <w:t>sinh ra bộ mã nguồn kiểm thử tự động cho ứng dụng.</w:t>
        </w:r>
      </w:ins>
    </w:p>
    <w:p w14:paraId="0479A885" w14:textId="552D577D" w:rsidR="00EA27F0" w:rsidRPr="00C307BC" w:rsidDel="00D71BA7" w:rsidRDefault="0005595E">
      <w:pPr>
        <w:pStyle w:val="Caption"/>
        <w:spacing w:before="120" w:line="276" w:lineRule="auto"/>
        <w:ind w:firstLine="567"/>
        <w:jc w:val="both"/>
        <w:rPr>
          <w:del w:id="1361" w:author="Nguyen Toan" w:date="2018-05-06T21:38:00Z"/>
          <w:rFonts w:ascii="Times New Roman" w:eastAsia="Times New Roman" w:hAnsi="Times New Roman" w:cs="Times New Roman"/>
          <w:color w:val="auto"/>
          <w:sz w:val="26"/>
          <w:szCs w:val="26"/>
          <w:rPrChange w:id="1362" w:author="Nguyen Toan" w:date="2018-05-06T21:39:00Z">
            <w:rPr>
              <w:del w:id="1363" w:author="Nguyen Toan" w:date="2018-05-06T21:38:00Z"/>
              <w:rFonts w:ascii="Times New Roman" w:eastAsia="Times New Roman" w:hAnsi="Times New Roman" w:cs="Times New Roman"/>
              <w:sz w:val="28"/>
              <w:szCs w:val="28"/>
            </w:rPr>
          </w:rPrChange>
        </w:rPr>
        <w:pPrChange w:id="1364" w:author="Nguyen Toan" w:date="2018-05-06T21:42:00Z">
          <w:pPr>
            <w:spacing w:line="288" w:lineRule="auto"/>
            <w:ind w:firstLine="567"/>
            <w:jc w:val="both"/>
          </w:pPr>
        </w:pPrChange>
      </w:pPr>
      <w:r>
        <w:rPr>
          <w:rFonts w:ascii="Times New Roman" w:eastAsia="Times New Roman" w:hAnsi="Times New Roman" w:cs="Times New Roman"/>
          <w:i w:val="0"/>
          <w:iCs w:val="0"/>
          <w:color w:val="auto"/>
          <w:sz w:val="26"/>
          <w:szCs w:val="26"/>
        </w:rPr>
        <w:t>Như vậy, t</w:t>
      </w:r>
      <w:ins w:id="1365" w:author="Nguyen Toan" w:date="2018-05-06T21:40:00Z">
        <w:r w:rsidR="0032406D" w:rsidRPr="00C307BC">
          <w:rPr>
            <w:rFonts w:ascii="Times New Roman" w:eastAsia="Times New Roman" w:hAnsi="Times New Roman" w:cs="Times New Roman"/>
            <w:i w:val="0"/>
            <w:iCs w:val="0"/>
            <w:color w:val="auto"/>
            <w:sz w:val="26"/>
            <w:szCs w:val="26"/>
          </w:rPr>
          <w:t xml:space="preserve">oàn bộ quá trình </w:t>
        </w:r>
        <w:r w:rsidR="0032406D" w:rsidRPr="00003876">
          <w:rPr>
            <w:rFonts w:ascii="Times New Roman" w:eastAsia="Times New Roman" w:hAnsi="Times New Roman" w:cs="Times New Roman"/>
            <w:color w:val="000000"/>
            <w:sz w:val="26"/>
            <w:szCs w:val="26"/>
            <w:rPrChange w:id="1366" w:author="LoanDT" w:date="2018-05-10T23:17:00Z">
              <w:rPr>
                <w:rFonts w:ascii="Times New Roman" w:eastAsia="Times New Roman" w:hAnsi="Times New Roman" w:cs="Times New Roman"/>
                <w:color w:val="auto"/>
                <w:sz w:val="28"/>
                <w:szCs w:val="28"/>
              </w:rPr>
            </w:rPrChange>
          </w:rPr>
          <w:t>kiểm</w:t>
        </w:r>
        <w:r w:rsidR="0032406D" w:rsidRPr="00C307BC">
          <w:rPr>
            <w:rFonts w:ascii="Times New Roman" w:eastAsia="Times New Roman" w:hAnsi="Times New Roman" w:cs="Times New Roman"/>
            <w:i w:val="0"/>
            <w:iCs w:val="0"/>
            <w:color w:val="auto"/>
            <w:sz w:val="26"/>
            <w:szCs w:val="26"/>
          </w:rPr>
          <w:t xml:space="preserve"> thử và triển khai </w:t>
        </w:r>
        <w:r w:rsidR="00ED70A7" w:rsidRPr="00C307BC">
          <w:rPr>
            <w:rFonts w:ascii="Times New Roman" w:eastAsia="Times New Roman" w:hAnsi="Times New Roman" w:cs="Times New Roman"/>
            <w:i w:val="0"/>
            <w:iCs w:val="0"/>
            <w:color w:val="auto"/>
            <w:sz w:val="26"/>
            <w:szCs w:val="26"/>
          </w:rPr>
          <w:t xml:space="preserve">này được thực hiện tự động bằng </w:t>
        </w:r>
        <w:r w:rsidR="0032406D" w:rsidRPr="00C307BC">
          <w:rPr>
            <w:rFonts w:ascii="Times New Roman" w:eastAsia="Times New Roman" w:hAnsi="Times New Roman" w:cs="Times New Roman"/>
            <w:i w:val="0"/>
            <w:iCs w:val="0"/>
            <w:color w:val="auto"/>
            <w:sz w:val="26"/>
            <w:szCs w:val="26"/>
          </w:rPr>
          <w:t>việc</w:t>
        </w:r>
      </w:ins>
      <w:ins w:id="1367" w:author="Nguyen Toan" w:date="2018-05-06T21:41:00Z">
        <w:r w:rsidR="00ED70A7" w:rsidRPr="00C307BC">
          <w:rPr>
            <w:rFonts w:ascii="Times New Roman" w:eastAsia="Times New Roman" w:hAnsi="Times New Roman" w:cs="Times New Roman"/>
            <w:i w:val="0"/>
            <w:iCs w:val="0"/>
            <w:color w:val="auto"/>
            <w:sz w:val="26"/>
            <w:szCs w:val="26"/>
          </w:rPr>
          <w:t xml:space="preserve"> </w:t>
        </w:r>
      </w:ins>
      <w:ins w:id="1368" w:author="Nguyen Toan" w:date="2018-05-06T21:40:00Z">
        <w:r w:rsidR="0032406D" w:rsidRPr="00C307BC">
          <w:rPr>
            <w:rFonts w:ascii="Times New Roman" w:eastAsia="Times New Roman" w:hAnsi="Times New Roman" w:cs="Times New Roman"/>
            <w:i w:val="0"/>
            <w:iCs w:val="0"/>
            <w:color w:val="auto"/>
            <w:sz w:val="26"/>
            <w:szCs w:val="26"/>
          </w:rPr>
          <w:t>tích hợ</w:t>
        </w:r>
        <w:r w:rsidR="00ED70A7" w:rsidRPr="00C307BC">
          <w:rPr>
            <w:rFonts w:ascii="Times New Roman" w:eastAsia="Times New Roman" w:hAnsi="Times New Roman" w:cs="Times New Roman"/>
            <w:i w:val="0"/>
            <w:iCs w:val="0"/>
            <w:color w:val="auto"/>
            <w:sz w:val="26"/>
            <w:szCs w:val="26"/>
          </w:rPr>
          <w:t>p các công cụ mã nguồn mở:</w:t>
        </w:r>
      </w:ins>
      <w:ins w:id="1369" w:author="Nguyen Toan" w:date="2018-05-06T21:41:00Z">
        <w:r w:rsidR="00ED70A7" w:rsidRPr="00C307BC">
          <w:rPr>
            <w:rFonts w:ascii="Times New Roman" w:eastAsia="Times New Roman" w:hAnsi="Times New Roman" w:cs="Times New Roman"/>
            <w:i w:val="0"/>
            <w:iCs w:val="0"/>
            <w:color w:val="auto"/>
            <w:sz w:val="26"/>
            <w:szCs w:val="26"/>
          </w:rPr>
          <w:t xml:space="preserve"> </w:t>
        </w:r>
      </w:ins>
      <w:ins w:id="1370" w:author="Nguyen Toan" w:date="2018-05-06T21:40:00Z">
        <w:r w:rsidR="0032406D" w:rsidRPr="00C307BC">
          <w:rPr>
            <w:rFonts w:ascii="Times New Roman" w:eastAsia="Times New Roman" w:hAnsi="Times New Roman" w:cs="Times New Roman"/>
            <w:i w:val="0"/>
            <w:iCs w:val="0"/>
            <w:color w:val="auto"/>
            <w:sz w:val="26"/>
            <w:szCs w:val="26"/>
          </w:rPr>
          <w:t>Jenkins, Maven, JUnit, M</w:t>
        </w:r>
        <w:del w:id="1371" w:author="LoanDT" w:date="2018-05-10T23:17:00Z">
          <w:r w:rsidR="00915743" w:rsidRPr="00C307BC" w:rsidDel="00915743">
            <w:rPr>
              <w:rFonts w:ascii="Times New Roman" w:eastAsia="Times New Roman" w:hAnsi="Times New Roman" w:cs="Times New Roman"/>
              <w:i w:val="0"/>
              <w:iCs w:val="0"/>
              <w:color w:val="auto"/>
              <w:sz w:val="26"/>
              <w:szCs w:val="26"/>
            </w:rPr>
            <w:delText>u</w:delText>
          </w:r>
        </w:del>
      </w:ins>
      <w:ins w:id="1372" w:author="LoanDT" w:date="2018-05-10T23:17:00Z">
        <w:r w:rsidR="00915743" w:rsidRPr="00C307BC">
          <w:rPr>
            <w:rFonts w:ascii="Times New Roman" w:eastAsia="Times New Roman" w:hAnsi="Times New Roman" w:cs="Times New Roman"/>
            <w:i w:val="0"/>
            <w:iCs w:val="0"/>
            <w:color w:val="auto"/>
            <w:sz w:val="26"/>
            <w:szCs w:val="26"/>
          </w:rPr>
          <w:t>U</w:t>
        </w:r>
      </w:ins>
      <w:ins w:id="1373" w:author="Nguyen Toan" w:date="2018-05-06T21:40:00Z">
        <w:r w:rsidR="0032406D" w:rsidRPr="00C307BC">
          <w:rPr>
            <w:rFonts w:ascii="Times New Roman" w:eastAsia="Times New Roman" w:hAnsi="Times New Roman" w:cs="Times New Roman"/>
            <w:i w:val="0"/>
            <w:iCs w:val="0"/>
            <w:color w:val="auto"/>
            <w:sz w:val="26"/>
            <w:szCs w:val="26"/>
          </w:rPr>
          <w:t>nit</w:t>
        </w:r>
      </w:ins>
      <w:ins w:id="1374" w:author="LoanDT" w:date="2018-05-10T23:17:00Z">
        <w:r w:rsidR="00915743" w:rsidRPr="00C307BC">
          <w:rPr>
            <w:rFonts w:ascii="Times New Roman" w:eastAsia="Times New Roman" w:hAnsi="Times New Roman" w:cs="Times New Roman"/>
            <w:i w:val="0"/>
            <w:iCs w:val="0"/>
            <w:color w:val="auto"/>
            <w:sz w:val="26"/>
            <w:szCs w:val="26"/>
          </w:rPr>
          <w:t>, Subversion</w:t>
        </w:r>
      </w:ins>
      <w:r w:rsidR="003F16DB">
        <w:rPr>
          <w:rFonts w:ascii="Times New Roman" w:eastAsia="Times New Roman" w:hAnsi="Times New Roman" w:cs="Times New Roman"/>
          <w:i w:val="0"/>
          <w:iCs w:val="0"/>
          <w:color w:val="auto"/>
          <w:sz w:val="26"/>
          <w:szCs w:val="26"/>
        </w:rPr>
        <w:t xml:space="preserve"> và công cụ sinh mã </w:t>
      </w:r>
      <w:r w:rsidR="00143A1E">
        <w:rPr>
          <w:rFonts w:ascii="Times New Roman" w:eastAsia="Times New Roman" w:hAnsi="Times New Roman" w:cs="Times New Roman"/>
          <w:i w:val="0"/>
          <w:iCs w:val="0"/>
          <w:color w:val="auto"/>
          <w:sz w:val="26"/>
          <w:szCs w:val="26"/>
        </w:rPr>
        <w:t xml:space="preserve">kiểm thử </w:t>
      </w:r>
      <w:r w:rsidR="003F16DB">
        <w:rPr>
          <w:rFonts w:ascii="Times New Roman" w:eastAsia="Times New Roman" w:hAnsi="Times New Roman" w:cs="Times New Roman"/>
          <w:i w:val="0"/>
          <w:iCs w:val="0"/>
          <w:color w:val="auto"/>
          <w:sz w:val="26"/>
          <w:szCs w:val="26"/>
        </w:rPr>
        <w:t>tự động AsenAPIDriver</w:t>
      </w:r>
      <w:del w:id="1375" w:author="Nguyen Toan" w:date="2018-05-06T21:38:00Z">
        <w:r w:rsidR="00EA27F0" w:rsidRPr="00C307BC" w:rsidDel="00D71BA7">
          <w:rPr>
            <w:rFonts w:ascii="Times New Roman" w:eastAsia="Times New Roman" w:hAnsi="Times New Roman" w:cs="Times New Roman"/>
            <w:color w:val="auto"/>
            <w:sz w:val="26"/>
            <w:szCs w:val="26"/>
            <w:rPrChange w:id="1376" w:author="Nguyen Toan" w:date="2018-05-06T21:39:00Z">
              <w:rPr>
                <w:rFonts w:ascii="Times New Roman" w:eastAsia="Times New Roman" w:hAnsi="Times New Roman" w:cs="Times New Roman"/>
                <w:sz w:val="28"/>
                <w:szCs w:val="28"/>
              </w:rPr>
            </w:rPrChange>
          </w:rPr>
          <w:delText>ĐQuy trình kiquy trình, trên công c thống ESBSB.hai liên t</w:delText>
        </w:r>
        <w:r w:rsidR="006E0A3B" w:rsidRPr="00C307BC" w:rsidDel="00D71BA7">
          <w:rPr>
            <w:rFonts w:ascii="Times New Roman" w:eastAsia="Times New Roman" w:hAnsi="Times New Roman" w:cs="Times New Roman"/>
            <w:color w:val="auto"/>
            <w:sz w:val="26"/>
            <w:szCs w:val="26"/>
            <w:rPrChange w:id="1377" w:author="Nguyen Toan" w:date="2018-05-06T21:39:00Z">
              <w:rPr>
                <w:rFonts w:ascii="Times New Roman" w:eastAsia="Times New Roman" w:hAnsi="Times New Roman" w:cs="Times New Roman"/>
                <w:sz w:val="28"/>
                <w:szCs w:val="28"/>
              </w:rPr>
            </w:rPrChange>
          </w:rPr>
          <w:delText>kích (trigger)</w:delText>
        </w:r>
        <w:r w:rsidR="00EA27F0" w:rsidRPr="00C307BC" w:rsidDel="00D71BA7">
          <w:rPr>
            <w:rFonts w:ascii="Times New Roman" w:eastAsia="Times New Roman" w:hAnsi="Times New Roman" w:cs="Times New Roman"/>
            <w:color w:val="auto"/>
            <w:sz w:val="26"/>
            <w:szCs w:val="26"/>
            <w:rPrChange w:id="1378" w:author="Nguyen Toan" w:date="2018-05-06T21:39:00Z">
              <w:rPr>
                <w:rFonts w:ascii="Times New Roman" w:eastAsia="Times New Roman" w:hAnsi="Times New Roman" w:cs="Times New Roman"/>
                <w:sz w:val="28"/>
                <w:szCs w:val="28"/>
              </w:rPr>
            </w:rPrChange>
          </w:rPr>
          <w:delText xml:space="preserve"> có chtrigger)n công c thống ESBSB.hai lự động mỗi khi có thay đổi trên kho mã nguồn SVN hoặc git.</w:delText>
        </w:r>
      </w:del>
    </w:p>
    <w:p w14:paraId="038E8F48" w14:textId="416B8467" w:rsidR="00323FCB" w:rsidRPr="00C307BC" w:rsidDel="00D71BA7" w:rsidRDefault="00EA27F0">
      <w:pPr>
        <w:pStyle w:val="Caption"/>
        <w:spacing w:before="120" w:line="276" w:lineRule="auto"/>
        <w:ind w:firstLine="567"/>
        <w:jc w:val="both"/>
        <w:rPr>
          <w:del w:id="1379" w:author="Nguyen Toan" w:date="2018-05-06T21:38:00Z"/>
          <w:rFonts w:ascii="Times New Roman" w:hAnsi="Times New Roman" w:cs="Times New Roman"/>
          <w:color w:val="auto"/>
          <w:sz w:val="26"/>
          <w:szCs w:val="26"/>
          <w:rPrChange w:id="1380" w:author="Nguyen Toan" w:date="2018-05-06T21:39:00Z">
            <w:rPr>
              <w:del w:id="1381" w:author="Nguyen Toan" w:date="2018-05-06T21:38:00Z"/>
              <w:rFonts w:ascii="Times New Roman" w:hAnsi="Times New Roman" w:cs="Times New Roman"/>
              <w:sz w:val="28"/>
              <w:szCs w:val="28"/>
            </w:rPr>
          </w:rPrChange>
        </w:rPr>
        <w:pPrChange w:id="1382" w:author="Nguyen Toan" w:date="2018-05-06T21:42:00Z">
          <w:pPr>
            <w:spacing w:line="288" w:lineRule="auto"/>
            <w:ind w:firstLine="567"/>
            <w:jc w:val="both"/>
          </w:pPr>
        </w:pPrChange>
      </w:pPr>
      <w:del w:id="1383" w:author="Nguyen Toan" w:date="2018-05-06T21:38:00Z">
        <w:r w:rsidRPr="00C307BC" w:rsidDel="00D71BA7">
          <w:rPr>
            <w:rFonts w:ascii="Times New Roman" w:eastAsia="Times New Roman" w:hAnsi="Times New Roman" w:cs="Times New Roman"/>
            <w:color w:val="auto"/>
            <w:sz w:val="26"/>
            <w:szCs w:val="26"/>
            <w:rPrChange w:id="1384" w:author="Nguyen Toan" w:date="2018-05-06T21:39:00Z">
              <w:rPr>
                <w:rFonts w:ascii="Times New Roman" w:eastAsia="Times New Roman" w:hAnsi="Times New Roman" w:cs="Times New Roman"/>
                <w:sz w:val="28"/>
                <w:szCs w:val="28"/>
              </w:rPr>
            </w:rPrChange>
          </w:rPr>
          <w:delText>Khi có sigger)n công c thống</w:delText>
        </w:r>
        <w:r w:rsidR="00A07CEA" w:rsidRPr="00C307BC" w:rsidDel="00D71BA7">
          <w:rPr>
            <w:rFonts w:ascii="Times New Roman" w:eastAsia="Times New Roman" w:hAnsi="Times New Roman" w:cs="Times New Roman"/>
            <w:color w:val="auto"/>
            <w:sz w:val="26"/>
            <w:szCs w:val="26"/>
            <w:rPrChange w:id="1385" w:author="Nguyen Toan" w:date="2018-05-06T21:39:00Z">
              <w:rPr>
                <w:rFonts w:ascii="Times New Roman" w:eastAsia="Times New Roman" w:hAnsi="Times New Roman" w:cs="Times New Roman"/>
                <w:sz w:val="28"/>
                <w:szCs w:val="28"/>
              </w:rPr>
            </w:rPrChange>
          </w:rPr>
          <w:delText xml:space="preserve"> </w:delText>
        </w:r>
        <w:r w:rsidRPr="00C307BC" w:rsidDel="00D71BA7">
          <w:rPr>
            <w:rFonts w:ascii="Times New Roman" w:eastAsia="Times New Roman" w:hAnsi="Times New Roman" w:cs="Times New Roman"/>
            <w:color w:val="auto"/>
            <w:sz w:val="26"/>
            <w:szCs w:val="26"/>
            <w:rPrChange w:id="1386" w:author="Nguyen Toan" w:date="2018-05-06T21:39:00Z">
              <w:rPr>
                <w:rFonts w:ascii="Times New Roman" w:eastAsia="Times New Roman" w:hAnsi="Times New Roman" w:cs="Times New Roman"/>
                <w:sz w:val="28"/>
                <w:szCs w:val="28"/>
              </w:rPr>
            </w:rPrChange>
          </w:rPr>
          <w:delText xml:space="preserve">Jenkins thger)n công c thống ESBSB.hai lự động mỗi khi có thay </w:delText>
        </w:r>
        <w:r w:rsidR="00192DA7" w:rsidRPr="00C307BC" w:rsidDel="00D71BA7">
          <w:rPr>
            <w:rFonts w:ascii="Times New Roman" w:eastAsia="Times New Roman" w:hAnsi="Times New Roman" w:cs="Times New Roman"/>
            <w:color w:val="auto"/>
            <w:sz w:val="26"/>
            <w:szCs w:val="26"/>
            <w:rPrChange w:id="1387" w:author="Nguyen Toan" w:date="2018-05-06T21:39:00Z">
              <w:rPr>
                <w:rFonts w:ascii="Times New Roman" w:eastAsia="Times New Roman" w:hAnsi="Times New Roman" w:cs="Times New Roman"/>
                <w:sz w:val="28"/>
                <w:szCs w:val="28"/>
              </w:rPr>
            </w:rPrChange>
          </w:rPr>
          <w:delText xml:space="preserve">c git update. </w:delText>
        </w:r>
        <w:r w:rsidR="00A3487B" w:rsidRPr="00C307BC" w:rsidDel="00D71BA7">
          <w:rPr>
            <w:rFonts w:ascii="Times New Roman" w:eastAsia="Times New Roman" w:hAnsi="Times New Roman" w:cs="Times New Roman"/>
            <w:color w:val="auto"/>
            <w:sz w:val="26"/>
            <w:szCs w:val="26"/>
            <w:rPrChange w:id="1388" w:author="Nguyen Toan" w:date="2018-05-06T21:39:00Z">
              <w:rPr>
                <w:rFonts w:ascii="Times New Roman" w:eastAsia="Times New Roman" w:hAnsi="Times New Roman" w:cs="Times New Roman"/>
                <w:sz w:val="28"/>
                <w:szCs w:val="28"/>
              </w:rPr>
            </w:rPrChange>
          </w:rPr>
          <w:delText>Bằng việc cấu hình thêm việc chạy các dòng lệnh trước khi biên dịch, Jenkins gọi quá trình dịch và sinh mã kiểm thử tự độ</w:delText>
        </w:r>
        <w:r w:rsidR="00A6385D" w:rsidRPr="00C307BC" w:rsidDel="00D71BA7">
          <w:rPr>
            <w:rFonts w:ascii="Times New Roman" w:eastAsia="Times New Roman" w:hAnsi="Times New Roman" w:cs="Times New Roman"/>
            <w:color w:val="auto"/>
            <w:sz w:val="26"/>
            <w:szCs w:val="26"/>
            <w:rPrChange w:id="1389" w:author="Nguyen Toan" w:date="2018-05-06T21:39:00Z">
              <w:rPr>
                <w:rFonts w:ascii="Times New Roman" w:eastAsia="Times New Roman" w:hAnsi="Times New Roman" w:cs="Times New Roman"/>
                <w:sz w:val="28"/>
                <w:szCs w:val="28"/>
              </w:rPr>
            </w:rPrChange>
          </w:rPr>
          <w:delText>ng b việc cấu h</w:delText>
        </w:r>
        <w:r w:rsidR="00A3487B" w:rsidRPr="00C307BC" w:rsidDel="00D71BA7">
          <w:rPr>
            <w:rFonts w:ascii="Times New Roman" w:eastAsia="Times New Roman" w:hAnsi="Times New Roman" w:cs="Times New Roman"/>
            <w:color w:val="auto"/>
            <w:sz w:val="26"/>
            <w:szCs w:val="26"/>
            <w:rPrChange w:id="1390" w:author="Nguyen Toan" w:date="2018-05-06T21:39:00Z">
              <w:rPr>
                <w:rFonts w:ascii="Times New Roman" w:eastAsia="Times New Roman" w:hAnsi="Times New Roman" w:cs="Times New Roman"/>
                <w:sz w:val="28"/>
                <w:szCs w:val="28"/>
              </w:rPr>
            </w:rPrChange>
          </w:rPr>
          <w:delText>.</w:delText>
        </w:r>
        <w:r w:rsidR="00990E1F" w:rsidRPr="00C307BC" w:rsidDel="00D71BA7">
          <w:rPr>
            <w:rFonts w:ascii="Times New Roman" w:eastAsia="Times New Roman" w:hAnsi="Times New Roman" w:cs="Times New Roman"/>
            <w:color w:val="auto"/>
            <w:sz w:val="26"/>
            <w:szCs w:val="26"/>
            <w:rPrChange w:id="1391" w:author="Nguyen Toan" w:date="2018-05-06T21:39:00Z">
              <w:rPr>
                <w:rFonts w:ascii="Times New Roman" w:eastAsia="Times New Roman" w:hAnsi="Times New Roman" w:cs="Times New Roman"/>
                <w:sz w:val="28"/>
                <w:szCs w:val="28"/>
              </w:rPr>
            </w:rPrChange>
          </w:rPr>
          <w:delText xml:space="preserve"> </w:delText>
        </w:r>
        <w:r w:rsidR="00323FCB" w:rsidRPr="00C307BC" w:rsidDel="00D71BA7">
          <w:rPr>
            <w:rFonts w:ascii="Times New Roman" w:eastAsia="Times New Roman" w:hAnsi="Times New Roman" w:cs="Times New Roman"/>
            <w:color w:val="auto"/>
            <w:sz w:val="26"/>
            <w:szCs w:val="26"/>
            <w:rPrChange w:id="1392" w:author="Nguyen Toan" w:date="2018-05-06T21:39:00Z">
              <w:rPr>
                <w:rFonts w:ascii="Times New Roman" w:eastAsia="Times New Roman" w:hAnsi="Times New Roman" w:cs="Times New Roman"/>
                <w:sz w:val="28"/>
                <w:szCs w:val="28"/>
              </w:rPr>
            </w:rPrChange>
          </w:rPr>
          <w:delText xml:space="preserve">Do h việc cấu hình </w:delText>
        </w:r>
        <w:r w:rsidR="000124B3" w:rsidRPr="00C307BC" w:rsidDel="00D71BA7">
          <w:rPr>
            <w:rFonts w:ascii="Times New Roman" w:eastAsia="Times New Roman" w:hAnsi="Times New Roman" w:cs="Times New Roman"/>
            <w:color w:val="auto"/>
            <w:sz w:val="26"/>
            <w:szCs w:val="26"/>
            <w:rPrChange w:id="1393" w:author="Nguyen Toan" w:date="2018-05-06T21:39:00Z">
              <w:rPr>
                <w:rFonts w:ascii="Times New Roman" w:eastAsia="Times New Roman" w:hAnsi="Times New Roman" w:cs="Times New Roman"/>
                <w:sz w:val="28"/>
                <w:szCs w:val="28"/>
              </w:rPr>
            </w:rPrChange>
          </w:rPr>
          <w:delText>a</w:delText>
        </w:r>
        <w:r w:rsidR="00323FCB" w:rsidRPr="00C307BC" w:rsidDel="00D71BA7">
          <w:rPr>
            <w:rFonts w:ascii="Times New Roman" w:eastAsia="Times New Roman" w:hAnsi="Times New Roman" w:cs="Times New Roman"/>
            <w:color w:val="auto"/>
            <w:sz w:val="26"/>
            <w:szCs w:val="26"/>
            <w:rPrChange w:id="1394" w:author="Nguyen Toan" w:date="2018-05-06T21:39:00Z">
              <w:rPr>
                <w:rFonts w:ascii="Times New Roman" w:eastAsia="Times New Roman" w:hAnsi="Times New Roman" w:cs="Times New Roman"/>
                <w:sz w:val="28"/>
                <w:szCs w:val="28"/>
              </w:rPr>
            </w:rPrChange>
          </w:rPr>
          <w:delText xml:space="preserve"> nhi việc cấu hình thêm việc chạy các dòng lệnh trước khi biên dịch, Jenkins gọi quá trình dịch và sinh mã kiểm thử tự độận lợi trong ki</w:delText>
        </w:r>
        <w:r w:rsidR="00323FCB" w:rsidRPr="00C307BC" w:rsidDel="00D71BA7">
          <w:rPr>
            <w:rFonts w:ascii="Times New Roman" w:hAnsi="Times New Roman" w:cs="Times New Roman"/>
            <w:color w:val="auto"/>
            <w:sz w:val="26"/>
            <w:szCs w:val="26"/>
            <w:rPrChange w:id="1395" w:author="Nguyen Toan" w:date="2018-05-06T21:39:00Z">
              <w:rPr>
                <w:rFonts w:ascii="Times New Roman" w:hAnsi="Times New Roman" w:cs="Times New Roman"/>
                <w:sz w:val="28"/>
                <w:szCs w:val="28"/>
              </w:rPr>
            </w:rPrChange>
          </w:rPr>
          <w:delText xml:space="preserve"> này đề xuất thêm việc xây dựng công cụ thực hiện sinh mã nguồn kiểm thử chức năng cho ứng dụng ESB, công cụ này có tên là AsenAPIDriver.</w:delText>
        </w:r>
        <w:r w:rsidR="002558C9" w:rsidRPr="00C307BC" w:rsidDel="00D71BA7">
          <w:rPr>
            <w:rFonts w:ascii="Times New Roman" w:hAnsi="Times New Roman" w:cs="Times New Roman"/>
            <w:color w:val="auto"/>
            <w:sz w:val="26"/>
            <w:szCs w:val="26"/>
            <w:rPrChange w:id="1396" w:author="Nguyen Toan" w:date="2018-05-06T21:39:00Z">
              <w:rPr>
                <w:rFonts w:ascii="Times New Roman" w:hAnsi="Times New Roman" w:cs="Times New Roman"/>
                <w:sz w:val="28"/>
                <w:szCs w:val="28"/>
              </w:rPr>
            </w:rPrChange>
          </w:rPr>
          <w:delText xml:space="preserve"> </w:delText>
        </w:r>
        <w:r w:rsidR="00323FCB" w:rsidRPr="00C307BC" w:rsidDel="00D71BA7">
          <w:rPr>
            <w:rFonts w:ascii="Times New Roman" w:hAnsi="Times New Roman" w:cs="Times New Roman"/>
            <w:color w:val="auto"/>
            <w:sz w:val="26"/>
            <w:szCs w:val="26"/>
            <w:rPrChange w:id="1397" w:author="Nguyen Toan" w:date="2018-05-06T21:39:00Z">
              <w:rPr>
                <w:rFonts w:ascii="Times New Roman" w:hAnsi="Times New Roman" w:cs="Times New Roman"/>
                <w:sz w:val="28"/>
                <w:szCs w:val="28"/>
              </w:rPr>
            </w:rPrChange>
          </w:rPr>
          <w:delText xml:space="preserve">AsenAPIDriver xây dựng trên nền tảng Java, có chức năng quét mã nguồn và danh sách các ca kiểm thử, từ đó sinh ra bộ mã nguồn kiểm thử tự động cho ứng dụng. </w:delText>
        </w:r>
      </w:del>
    </w:p>
    <w:p w14:paraId="77C6C174" w14:textId="7795EB20" w:rsidR="00192DA7" w:rsidRPr="00C307BC" w:rsidDel="0032406D" w:rsidRDefault="00D30F29">
      <w:pPr>
        <w:pStyle w:val="Caption"/>
        <w:spacing w:before="120" w:line="276" w:lineRule="auto"/>
        <w:ind w:firstLine="567"/>
        <w:jc w:val="both"/>
        <w:rPr>
          <w:del w:id="1398" w:author="Nguyen Toan" w:date="2018-05-06T21:40:00Z"/>
          <w:rFonts w:ascii="Times New Roman" w:eastAsia="Times New Roman" w:hAnsi="Times New Roman" w:cs="Times New Roman"/>
          <w:color w:val="auto"/>
          <w:sz w:val="26"/>
          <w:szCs w:val="26"/>
          <w:rPrChange w:id="1399" w:author="Nguyen Toan" w:date="2018-05-06T21:39:00Z">
            <w:rPr>
              <w:del w:id="1400" w:author="Nguyen Toan" w:date="2018-05-06T21:40:00Z"/>
              <w:rFonts w:ascii="Times New Roman" w:eastAsia="Times New Roman" w:hAnsi="Times New Roman" w:cs="Times New Roman"/>
              <w:sz w:val="28"/>
              <w:szCs w:val="28"/>
            </w:rPr>
          </w:rPrChange>
        </w:rPr>
        <w:pPrChange w:id="1401" w:author="Nguyen Toan" w:date="2018-05-06T21:42:00Z">
          <w:pPr>
            <w:spacing w:line="288" w:lineRule="auto"/>
            <w:ind w:firstLine="567"/>
            <w:jc w:val="both"/>
          </w:pPr>
        </w:pPrChange>
      </w:pPr>
      <w:del w:id="1402" w:author="Nguyen Toan" w:date="2018-05-06T21:40:00Z">
        <w:r w:rsidRPr="00C307BC" w:rsidDel="0032406D">
          <w:rPr>
            <w:rFonts w:ascii="Times New Roman" w:hAnsi="Times New Roman" w:cs="Times New Roman"/>
            <w:color w:val="auto"/>
            <w:sz w:val="26"/>
            <w:szCs w:val="26"/>
            <w:rPrChange w:id="1403" w:author="Nguyen Toan" w:date="2018-05-06T21:39:00Z">
              <w:rPr>
                <w:rFonts w:ascii="Times New Roman" w:hAnsi="Times New Roman" w:cs="Times New Roman"/>
                <w:sz w:val="28"/>
                <w:szCs w:val="28"/>
              </w:rPr>
            </w:rPrChange>
          </w:rPr>
          <w:delText>Sau khi sinh mã nguồn kiểm thử thành công,</w:delText>
        </w:r>
        <w:r w:rsidR="005D413B" w:rsidRPr="00C307BC" w:rsidDel="0032406D">
          <w:rPr>
            <w:rFonts w:ascii="Times New Roman" w:hAnsi="Times New Roman" w:cs="Times New Roman"/>
            <w:color w:val="auto"/>
            <w:sz w:val="26"/>
            <w:szCs w:val="26"/>
            <w:rPrChange w:id="1404" w:author="Nguyen Toan" w:date="2018-05-06T21:39:00Z">
              <w:rPr>
                <w:rFonts w:ascii="Times New Roman" w:hAnsi="Times New Roman" w:cs="Times New Roman"/>
                <w:sz w:val="28"/>
                <w:szCs w:val="28"/>
              </w:rPr>
            </w:rPrChange>
          </w:rPr>
          <w:delText xml:space="preserve"> Jenkins tự động gọi quá trình</w:delText>
        </w:r>
        <w:r w:rsidR="006423F1" w:rsidRPr="00C307BC" w:rsidDel="0032406D">
          <w:rPr>
            <w:rFonts w:ascii="Times New Roman" w:hAnsi="Times New Roman" w:cs="Times New Roman"/>
            <w:color w:val="auto"/>
            <w:sz w:val="26"/>
            <w:szCs w:val="26"/>
            <w:rPrChange w:id="1405" w:author="Nguyen Toan" w:date="2018-05-06T21:39:00Z">
              <w:rPr>
                <w:rFonts w:ascii="Times New Roman" w:hAnsi="Times New Roman" w:cs="Times New Roman"/>
                <w:sz w:val="28"/>
                <w:szCs w:val="28"/>
              </w:rPr>
            </w:rPrChange>
          </w:rPr>
          <w:delText xml:space="preserve"> biên dịch,</w:delText>
        </w:r>
        <w:r w:rsidR="005D413B" w:rsidRPr="00C307BC" w:rsidDel="0032406D">
          <w:rPr>
            <w:rFonts w:ascii="Times New Roman" w:hAnsi="Times New Roman" w:cs="Times New Roman"/>
            <w:color w:val="auto"/>
            <w:sz w:val="26"/>
            <w:szCs w:val="26"/>
            <w:rPrChange w:id="1406" w:author="Nguyen Toan" w:date="2018-05-06T21:39:00Z">
              <w:rPr>
                <w:rFonts w:ascii="Times New Roman" w:hAnsi="Times New Roman" w:cs="Times New Roman"/>
                <w:sz w:val="28"/>
                <w:szCs w:val="28"/>
              </w:rPr>
            </w:rPrChange>
          </w:rPr>
          <w:delText xml:space="preserve"> </w:delText>
        </w:r>
        <w:r w:rsidR="005D413B" w:rsidRPr="00C307BC" w:rsidDel="0032406D">
          <w:rPr>
            <w:rFonts w:ascii="Times New Roman" w:eastAsia="Times New Roman" w:hAnsi="Times New Roman" w:cs="Times New Roman"/>
            <w:color w:val="auto"/>
            <w:sz w:val="26"/>
            <w:szCs w:val="26"/>
            <w:rPrChange w:id="1407" w:author="Nguyen Toan" w:date="2018-05-06T21:39:00Z">
              <w:rPr>
                <w:rFonts w:ascii="Times New Roman" w:eastAsia="Times New Roman" w:hAnsi="Times New Roman" w:cs="Times New Roman"/>
                <w:sz w:val="28"/>
                <w:szCs w:val="28"/>
              </w:rPr>
            </w:rPrChange>
          </w:rPr>
          <w:delText>đóng gói và trig gọi quá trình thành công, có chức năng quét mã nguồn và danh sách các ca kiểm thử, từ đó sinh ra bộ mã nguồn kiểm thử tự động cho ứng dụng. y ảnh hưởng ti</w:delText>
        </w:r>
        <w:r w:rsidR="00323FCB" w:rsidRPr="00C307BC" w:rsidDel="0032406D">
          <w:rPr>
            <w:rFonts w:ascii="Times New Roman" w:eastAsia="Times New Roman" w:hAnsi="Times New Roman" w:cs="Times New Roman"/>
            <w:color w:val="auto"/>
            <w:sz w:val="26"/>
            <w:szCs w:val="26"/>
            <w:rPrChange w:id="1408" w:author="Nguyen Toan" w:date="2018-05-06T21:39:00Z">
              <w:rPr>
                <w:rFonts w:ascii="Times New Roman" w:eastAsia="Times New Roman" w:hAnsi="Times New Roman" w:cs="Times New Roman"/>
                <w:sz w:val="28"/>
                <w:szCs w:val="28"/>
              </w:rPr>
            </w:rPrChange>
          </w:rPr>
          <w:delText xml:space="preserve"> </w:delText>
        </w:r>
        <w:r w:rsidR="00661C8F" w:rsidRPr="00C307BC" w:rsidDel="0032406D">
          <w:rPr>
            <w:rFonts w:ascii="Times New Roman" w:eastAsia="Times New Roman" w:hAnsi="Times New Roman" w:cs="Times New Roman"/>
            <w:color w:val="auto"/>
            <w:sz w:val="26"/>
            <w:szCs w:val="26"/>
            <w:rPrChange w:id="1409" w:author="Nguyen Toan" w:date="2018-05-06T21:39:00Z">
              <w:rPr>
                <w:rFonts w:ascii="Times New Roman" w:eastAsia="Times New Roman" w:hAnsi="Times New Roman" w:cs="Times New Roman"/>
                <w:sz w:val="28"/>
                <w:szCs w:val="28"/>
              </w:rPr>
            </w:rPrChange>
          </w:rPr>
          <w:delText>Maven</w:delText>
        </w:r>
        <w:r w:rsidR="00323FCB" w:rsidRPr="00C307BC" w:rsidDel="0032406D">
          <w:rPr>
            <w:rFonts w:ascii="Times New Roman" w:eastAsia="Times New Roman" w:hAnsi="Times New Roman" w:cs="Times New Roman"/>
            <w:color w:val="auto"/>
            <w:sz w:val="26"/>
            <w:szCs w:val="26"/>
            <w:rPrChange w:id="1410" w:author="Nguyen Toan" w:date="2018-05-06T21:39:00Z">
              <w:rPr>
                <w:rFonts w:ascii="Times New Roman" w:eastAsia="Times New Roman" w:hAnsi="Times New Roman" w:cs="Times New Roman"/>
                <w:sz w:val="28"/>
                <w:szCs w:val="28"/>
              </w:rPr>
            </w:rPrChange>
          </w:rPr>
          <w:delText xml:space="preserve"> kích hoạt quá trình</w:delText>
        </w:r>
        <w:r w:rsidR="00940EB4" w:rsidRPr="00C307BC" w:rsidDel="0032406D">
          <w:rPr>
            <w:rFonts w:ascii="Times New Roman" w:eastAsia="Times New Roman" w:hAnsi="Times New Roman" w:cs="Times New Roman"/>
            <w:color w:val="auto"/>
            <w:sz w:val="26"/>
            <w:szCs w:val="26"/>
            <w:rPrChange w:id="1411" w:author="Nguyen Toan" w:date="2018-05-06T21:39:00Z">
              <w:rPr>
                <w:rFonts w:ascii="Times New Roman" w:eastAsia="Times New Roman" w:hAnsi="Times New Roman" w:cs="Times New Roman"/>
                <w:sz w:val="28"/>
                <w:szCs w:val="28"/>
              </w:rPr>
            </w:rPrChange>
          </w:rPr>
          <w:delText xml:space="preserve"> biên doạt quá trình</w:delText>
        </w:r>
        <w:r w:rsidR="00323FCB" w:rsidRPr="00C307BC" w:rsidDel="0032406D">
          <w:rPr>
            <w:rFonts w:ascii="Times New Roman" w:eastAsia="Times New Roman" w:hAnsi="Times New Roman" w:cs="Times New Roman"/>
            <w:color w:val="auto"/>
            <w:sz w:val="26"/>
            <w:szCs w:val="26"/>
            <w:rPrChange w:id="1412" w:author="Nguyen Toan" w:date="2018-05-06T21:39:00Z">
              <w:rPr>
                <w:rFonts w:ascii="Times New Roman" w:eastAsia="Times New Roman" w:hAnsi="Times New Roman" w:cs="Times New Roman"/>
                <w:sz w:val="28"/>
                <w:szCs w:val="28"/>
              </w:rPr>
            </w:rPrChange>
          </w:rPr>
          <w:delText xml:space="preserve"> kiên doạt quá trình quá trình thành công, có chức năng quét mã nguồn và danh sách các ca kiểm thử, từ đó sinh ra bộ mã nguồn kiểm thử tự động cho ứng dụng. y ảnh hưởng tiềm ẩn. lên.. Kiểm thử trước các lớ</w:delText>
        </w:r>
        <w:r w:rsidR="00192DA7" w:rsidRPr="00C307BC" w:rsidDel="0032406D">
          <w:rPr>
            <w:rFonts w:ascii="Times New Roman" w:eastAsia="Times New Roman" w:hAnsi="Times New Roman" w:cs="Times New Roman"/>
            <w:color w:val="auto"/>
            <w:sz w:val="26"/>
            <w:szCs w:val="26"/>
            <w:rPrChange w:id="1413" w:author="Nguyen Toan" w:date="2018-05-06T21:39:00Z">
              <w:rPr>
                <w:rFonts w:ascii="Times New Roman" w:eastAsia="Times New Roman" w:hAnsi="Times New Roman" w:cs="Times New Roman"/>
                <w:sz w:val="28"/>
                <w:szCs w:val="28"/>
              </w:rPr>
            </w:rPrChange>
          </w:rPr>
          <w:delText>.</w:delText>
        </w:r>
      </w:del>
    </w:p>
    <w:p w14:paraId="1325EA49" w14:textId="077D1AD0" w:rsidR="009C594F" w:rsidRPr="00C307BC" w:rsidRDefault="009C594F">
      <w:pPr>
        <w:pStyle w:val="Caption"/>
        <w:spacing w:before="120" w:line="276" w:lineRule="auto"/>
        <w:ind w:firstLine="567"/>
        <w:jc w:val="both"/>
        <w:rPr>
          <w:rFonts w:ascii="Times New Roman" w:hAnsi="Times New Roman" w:cs="Times New Roman"/>
          <w:sz w:val="26"/>
          <w:szCs w:val="26"/>
        </w:rPr>
        <w:pPrChange w:id="1414" w:author="Nguyen Toan" w:date="2018-05-06T21:42:00Z">
          <w:pPr>
            <w:spacing w:line="288" w:lineRule="auto"/>
            <w:ind w:firstLine="567"/>
            <w:jc w:val="both"/>
          </w:pPr>
        </w:pPrChange>
      </w:pPr>
      <w:del w:id="1415" w:author="Nguyen Toan" w:date="2018-05-06T21:40:00Z">
        <w:r w:rsidRPr="00C307BC" w:rsidDel="0032406D">
          <w:rPr>
            <w:rFonts w:ascii="Times New Roman" w:eastAsia="Times New Roman" w:hAnsi="Times New Roman" w:cs="Times New Roman"/>
            <w:sz w:val="26"/>
            <w:szCs w:val="26"/>
          </w:rPr>
          <w:delText>Toàn bdoạt quá tr kiểm thử và triển khai này được thực hiện tự động bằng việc xây dựng công cụ AsenAPIDriver và tích hợp thêm các công cụ mã nguồn mở</w:delText>
        </w:r>
        <w:r w:rsidR="003D267B" w:rsidRPr="00C307BC" w:rsidDel="0032406D">
          <w:rPr>
            <w:rFonts w:ascii="Times New Roman" w:eastAsia="Times New Roman" w:hAnsi="Times New Roman" w:cs="Times New Roman"/>
            <w:sz w:val="26"/>
            <w:szCs w:val="26"/>
          </w:rPr>
          <w:delText>: Jenkins, Maven</w:delText>
        </w:r>
        <w:r w:rsidR="003D267B" w:rsidRPr="00C307BC" w:rsidDel="0032406D">
          <w:rPr>
            <w:rFonts w:ascii="Times New Roman" w:hAnsi="Times New Roman" w:cs="Times New Roman"/>
            <w:sz w:val="26"/>
            <w:szCs w:val="26"/>
          </w:rPr>
          <w:delText>, JUnit, MUnit</w:delText>
        </w:r>
      </w:del>
      <w:r w:rsidR="003D267B" w:rsidRPr="00C307BC">
        <w:rPr>
          <w:rFonts w:ascii="Times New Roman" w:hAnsi="Times New Roman" w:cs="Times New Roman"/>
          <w:sz w:val="26"/>
          <w:szCs w:val="26"/>
        </w:rPr>
        <w:t>.</w:t>
      </w:r>
    </w:p>
    <w:p w14:paraId="310E22BF" w14:textId="03F8CF4A" w:rsidR="00E07F86" w:rsidRPr="00C307BC" w:rsidRDefault="00E07F86" w:rsidP="00966627">
      <w:pPr>
        <w:pStyle w:val="ListParagraph"/>
        <w:numPr>
          <w:ilvl w:val="1"/>
          <w:numId w:val="5"/>
        </w:numPr>
        <w:spacing w:before="240" w:after="120" w:line="288" w:lineRule="auto"/>
        <w:ind w:left="720"/>
        <w:contextualSpacing w:val="0"/>
        <w:outlineLvl w:val="1"/>
        <w:rPr>
          <w:rFonts w:ascii="Times New Roman" w:eastAsia="Times New Roman" w:hAnsi="Times New Roman" w:cs="Times New Roman"/>
          <w:b/>
          <w:sz w:val="26"/>
          <w:szCs w:val="26"/>
        </w:rPr>
      </w:pPr>
      <w:bookmarkStart w:id="1416" w:name="_cavy32t40hgt" w:colFirst="0" w:colLast="0"/>
      <w:bookmarkStart w:id="1417" w:name="_Toc514278033"/>
      <w:bookmarkEnd w:id="1416"/>
      <w:r w:rsidRPr="00C307BC">
        <w:rPr>
          <w:rFonts w:ascii="Times New Roman" w:eastAsia="Times New Roman" w:hAnsi="Times New Roman" w:cs="Times New Roman"/>
          <w:b/>
          <w:sz w:val="26"/>
          <w:szCs w:val="26"/>
        </w:rPr>
        <w:t>Công cụ hỗ trợ</w:t>
      </w:r>
      <w:r w:rsidR="00CB5DFA" w:rsidRPr="00C307BC">
        <w:rPr>
          <w:rFonts w:ascii="Times New Roman" w:eastAsia="Times New Roman" w:hAnsi="Times New Roman" w:cs="Times New Roman"/>
          <w:b/>
          <w:sz w:val="26"/>
          <w:szCs w:val="26"/>
        </w:rPr>
        <w:t xml:space="preserve"> có sẵn</w:t>
      </w:r>
      <w:bookmarkEnd w:id="1417"/>
    </w:p>
    <w:p w14:paraId="6A7DDDC0" w14:textId="08451A67" w:rsidR="00FE7702" w:rsidRPr="00C307BC" w:rsidRDefault="002C316C" w:rsidP="00966627">
      <w:pPr>
        <w:pStyle w:val="ListParagraph"/>
        <w:numPr>
          <w:ilvl w:val="2"/>
          <w:numId w:val="5"/>
        </w:numPr>
        <w:spacing w:before="240" w:after="120" w:line="288" w:lineRule="auto"/>
        <w:ind w:left="720"/>
        <w:contextualSpacing w:val="0"/>
        <w:outlineLvl w:val="2"/>
        <w:rPr>
          <w:ins w:id="1418" w:author="LoanDT" w:date="2018-05-10T22:38:00Z"/>
          <w:rFonts w:ascii="Times New Roman" w:eastAsia="Times New Roman" w:hAnsi="Times New Roman" w:cs="Times New Roman"/>
          <w:b/>
          <w:sz w:val="26"/>
          <w:szCs w:val="26"/>
        </w:rPr>
      </w:pPr>
      <w:bookmarkStart w:id="1419" w:name="_Toc514278034"/>
      <w:ins w:id="1420" w:author="Nguyen Toan" w:date="2018-05-14T16:08:00Z">
        <w:r w:rsidRPr="00C307BC">
          <w:rPr>
            <w:rFonts w:ascii="Times New Roman" w:eastAsia="Times New Roman" w:hAnsi="Times New Roman" w:cs="Times New Roman"/>
            <w:b/>
            <w:sz w:val="26"/>
            <w:szCs w:val="26"/>
          </w:rPr>
          <w:lastRenderedPageBreak/>
          <w:t>Github</w:t>
        </w:r>
      </w:ins>
      <w:bookmarkEnd w:id="1419"/>
      <w:ins w:id="1421" w:author="LoanDT" w:date="2018-05-10T22:38:00Z">
        <w:del w:id="1422" w:author="Nguyen Toan" w:date="2018-05-14T16:08:00Z">
          <w:r w:rsidR="00C12956" w:rsidRPr="00C307BC" w:rsidDel="002C316C">
            <w:rPr>
              <w:rFonts w:ascii="Times New Roman" w:eastAsia="Times New Roman" w:hAnsi="Times New Roman" w:cs="Times New Roman"/>
              <w:b/>
              <w:sz w:val="26"/>
              <w:szCs w:val="26"/>
            </w:rPr>
            <w:delText>Subversion</w:delText>
          </w:r>
        </w:del>
      </w:ins>
    </w:p>
    <w:p w14:paraId="796E0667" w14:textId="40B0367B" w:rsidR="00A56622" w:rsidRPr="00C307BC" w:rsidRDefault="00210BA9">
      <w:pPr>
        <w:spacing w:before="120" w:after="200"/>
        <w:ind w:firstLine="567"/>
        <w:jc w:val="both"/>
        <w:rPr>
          <w:ins w:id="1423" w:author="Nguyen Toan" w:date="2018-05-14T16:50:00Z"/>
          <w:rFonts w:ascii="Times New Roman" w:eastAsia="Times New Roman" w:hAnsi="Times New Roman" w:cs="Times New Roman"/>
          <w:sz w:val="26"/>
          <w:szCs w:val="26"/>
        </w:rPr>
        <w:pPrChange w:id="1424" w:author="Nguyen Toan" w:date="2018-05-14T16:58:00Z">
          <w:pPr>
            <w:pStyle w:val="ListParagraph"/>
            <w:numPr>
              <w:ilvl w:val="2"/>
              <w:numId w:val="5"/>
            </w:numPr>
            <w:spacing w:before="240" w:after="120" w:line="288" w:lineRule="auto"/>
            <w:ind w:left="1440" w:hanging="720"/>
            <w:contextualSpacing w:val="0"/>
            <w:outlineLvl w:val="2"/>
          </w:pPr>
        </w:pPrChange>
      </w:pPr>
      <w:ins w:id="1425" w:author="LoanDT" w:date="2018-05-10T22:39:00Z">
        <w:r w:rsidRPr="00C307BC">
          <w:rPr>
            <w:rFonts w:ascii="Times New Roman" w:eastAsia="Times New Roman" w:hAnsi="Times New Roman" w:cs="Times New Roman"/>
            <w:sz w:val="26"/>
            <w:szCs w:val="26"/>
            <w:rPrChange w:id="1426" w:author="LoanDT" w:date="2018-05-10T22:47:00Z">
              <w:rPr>
                <w:rFonts w:ascii="Times New Roman" w:eastAsia="Times New Roman" w:hAnsi="Times New Roman" w:cs="Times New Roman"/>
                <w:b/>
                <w:sz w:val="28"/>
                <w:szCs w:val="28"/>
              </w:rPr>
            </w:rPrChange>
          </w:rPr>
          <w:t xml:space="preserve">Việc quản </w:t>
        </w:r>
        <w:r w:rsidRPr="00C307BC">
          <w:rPr>
            <w:rFonts w:ascii="Times New Roman" w:eastAsia="Times New Roman" w:hAnsi="Times New Roman" w:cs="Times New Roman"/>
            <w:color w:val="auto"/>
            <w:sz w:val="26"/>
            <w:szCs w:val="26"/>
            <w:rPrChange w:id="1427" w:author="Nguyen Toan" w:date="2018-05-14T16:50:00Z">
              <w:rPr>
                <w:rFonts w:ascii="Times New Roman" w:eastAsia="Times New Roman" w:hAnsi="Times New Roman" w:cs="Times New Roman"/>
                <w:b/>
                <w:sz w:val="28"/>
                <w:szCs w:val="28"/>
              </w:rPr>
            </w:rPrChange>
          </w:rPr>
          <w:t>lý</w:t>
        </w:r>
        <w:r w:rsidRPr="00C307BC">
          <w:rPr>
            <w:rFonts w:ascii="Times New Roman" w:eastAsia="Times New Roman" w:hAnsi="Times New Roman" w:cs="Times New Roman"/>
            <w:sz w:val="26"/>
            <w:szCs w:val="26"/>
            <w:rPrChange w:id="1428" w:author="LoanDT" w:date="2018-05-10T22:47:00Z">
              <w:rPr>
                <w:rFonts w:ascii="Times New Roman" w:eastAsia="Times New Roman" w:hAnsi="Times New Roman" w:cs="Times New Roman"/>
                <w:b/>
                <w:sz w:val="28"/>
                <w:szCs w:val="28"/>
              </w:rPr>
            </w:rPrChange>
          </w:rPr>
          <w:t xml:space="preserve"> mã nguồn của ứng dụng ESB được sử dụng trong luận </w:t>
        </w:r>
      </w:ins>
      <w:ins w:id="1429" w:author="LoanDT" w:date="2018-05-10T22:44:00Z">
        <w:r w:rsidR="00285A74" w:rsidRPr="00C307BC">
          <w:rPr>
            <w:rFonts w:ascii="Times New Roman" w:eastAsia="Times New Roman" w:hAnsi="Times New Roman" w:cs="Times New Roman"/>
            <w:sz w:val="26"/>
            <w:szCs w:val="26"/>
            <w:rPrChange w:id="1430" w:author="LoanDT" w:date="2018-05-10T22:47:00Z">
              <w:rPr>
                <w:rFonts w:ascii="Times New Roman" w:eastAsia="Times New Roman" w:hAnsi="Times New Roman" w:cs="Times New Roman"/>
                <w:b/>
                <w:sz w:val="28"/>
                <w:szCs w:val="28"/>
              </w:rPr>
            </w:rPrChange>
          </w:rPr>
          <w:t xml:space="preserve">văn </w:t>
        </w:r>
      </w:ins>
      <w:ins w:id="1431" w:author="LoanDT" w:date="2018-05-10T22:45:00Z">
        <w:r w:rsidR="00026D8F" w:rsidRPr="00C307BC">
          <w:rPr>
            <w:rFonts w:ascii="Times New Roman" w:eastAsia="Times New Roman" w:hAnsi="Times New Roman" w:cs="Times New Roman"/>
            <w:sz w:val="26"/>
            <w:szCs w:val="26"/>
            <w:rPrChange w:id="1432" w:author="LoanDT" w:date="2018-05-10T22:47:00Z">
              <w:rPr>
                <w:rFonts w:ascii="Times New Roman" w:eastAsia="Times New Roman" w:hAnsi="Times New Roman" w:cs="Times New Roman"/>
                <w:b/>
                <w:sz w:val="28"/>
                <w:szCs w:val="28"/>
              </w:rPr>
            </w:rPrChange>
          </w:rPr>
          <w:t xml:space="preserve">áp dụng công cụ </w:t>
        </w:r>
      </w:ins>
      <w:ins w:id="1433" w:author="LoanDT" w:date="2018-05-10T22:49:00Z">
        <w:del w:id="1434" w:author="Nguyen Toan" w:date="2018-05-14T16:08:00Z">
          <w:r w:rsidR="00DE4022" w:rsidRPr="00C307BC" w:rsidDel="002C316C">
            <w:rPr>
              <w:rFonts w:ascii="Times New Roman" w:eastAsia="Times New Roman" w:hAnsi="Times New Roman" w:cs="Times New Roman"/>
              <w:sz w:val="26"/>
              <w:szCs w:val="26"/>
            </w:rPr>
            <w:delText>Subversion</w:delText>
          </w:r>
        </w:del>
      </w:ins>
      <w:ins w:id="1435" w:author="Nguyen Toan" w:date="2018-05-14T16:08:00Z">
        <w:r w:rsidR="002C316C" w:rsidRPr="00C307BC">
          <w:rPr>
            <w:rFonts w:ascii="Times New Roman" w:eastAsia="Times New Roman" w:hAnsi="Times New Roman" w:cs="Times New Roman"/>
            <w:sz w:val="26"/>
            <w:szCs w:val="26"/>
          </w:rPr>
          <w:t>git</w:t>
        </w:r>
      </w:ins>
      <w:ins w:id="1436" w:author="Nguyen Toan" w:date="2018-05-14T16:51:00Z">
        <w:r w:rsidR="00DD3689" w:rsidRPr="00C307BC">
          <w:rPr>
            <w:rFonts w:ascii="Times New Roman" w:eastAsia="Times New Roman" w:hAnsi="Times New Roman" w:cs="Times New Roman"/>
            <w:sz w:val="26"/>
            <w:szCs w:val="26"/>
          </w:rPr>
          <w:t>hub</w:t>
        </w:r>
      </w:ins>
      <w:ins w:id="1437" w:author="LoanDT" w:date="2018-05-10T22:49:00Z">
        <w:r w:rsidR="00DE4022" w:rsidRPr="00C307BC">
          <w:rPr>
            <w:rFonts w:ascii="Times New Roman" w:eastAsia="Times New Roman" w:hAnsi="Times New Roman" w:cs="Times New Roman"/>
            <w:sz w:val="26"/>
            <w:szCs w:val="26"/>
          </w:rPr>
          <w:t xml:space="preserve">. </w:t>
        </w:r>
      </w:ins>
      <w:ins w:id="1438" w:author="Nguyen Toan" w:date="2018-05-14T16:36:00Z">
        <w:r w:rsidR="00EB68F0" w:rsidRPr="00C307BC">
          <w:rPr>
            <w:rFonts w:ascii="Times New Roman" w:eastAsia="Times New Roman" w:hAnsi="Times New Roman" w:cs="Times New Roman"/>
            <w:sz w:val="26"/>
            <w:szCs w:val="26"/>
          </w:rPr>
          <w:t>G</w:t>
        </w:r>
        <w:r w:rsidR="00700A2D" w:rsidRPr="00C307BC">
          <w:rPr>
            <w:rFonts w:ascii="Times New Roman" w:eastAsia="Times New Roman" w:hAnsi="Times New Roman" w:cs="Times New Roman"/>
            <w:sz w:val="26"/>
            <w:szCs w:val="26"/>
          </w:rPr>
          <w:t>it là</w:t>
        </w:r>
        <w:r w:rsidR="00EB68F0" w:rsidRPr="00C307BC">
          <w:rPr>
            <w:rFonts w:ascii="Times New Roman" w:eastAsia="Times New Roman" w:hAnsi="Times New Roman" w:cs="Times New Roman"/>
            <w:sz w:val="26"/>
            <w:szCs w:val="26"/>
          </w:rPr>
          <w:t xml:space="preserve"> một Hệ thống quản lý phiên bản phân tán (Distributed Version Control System</w:t>
        </w:r>
      </w:ins>
      <w:ins w:id="1439" w:author="Nguyen Toan" w:date="2018-05-14T16:56:00Z">
        <w:r w:rsidR="00DB3A6A" w:rsidRPr="00C307BC">
          <w:rPr>
            <w:rFonts w:ascii="Times New Roman" w:eastAsia="Times New Roman" w:hAnsi="Times New Roman" w:cs="Times New Roman"/>
            <w:sz w:val="26"/>
            <w:szCs w:val="26"/>
          </w:rPr>
          <w:t>)</w:t>
        </w:r>
      </w:ins>
      <w:ins w:id="1440" w:author="Nguyen Toan" w:date="2018-05-14T16:37:00Z">
        <w:r w:rsidR="00714EC6" w:rsidRPr="00C307BC">
          <w:rPr>
            <w:rFonts w:ascii="Times New Roman" w:eastAsia="Times New Roman" w:hAnsi="Times New Roman" w:cs="Times New Roman"/>
            <w:sz w:val="26"/>
            <w:szCs w:val="26"/>
          </w:rPr>
          <w:t>.</w:t>
        </w:r>
      </w:ins>
      <w:ins w:id="1441" w:author="Nguyen Toan" w:date="2018-05-14T16:54:00Z">
        <w:r w:rsidR="00714EC6" w:rsidRPr="00C307BC">
          <w:rPr>
            <w:rFonts w:ascii="Times New Roman" w:eastAsia="Times New Roman" w:hAnsi="Times New Roman" w:cs="Times New Roman"/>
            <w:sz w:val="26"/>
            <w:szCs w:val="26"/>
          </w:rPr>
          <w:t xml:space="preserve"> Ngoài Git, còn có một số hệ thống quản lý mã nguồn phân tán như: Mercurial, </w:t>
        </w:r>
      </w:ins>
      <w:ins w:id="1442" w:author="Nguyen Toan" w:date="2018-05-14T17:07:00Z">
        <w:r w:rsidR="000A460D" w:rsidRPr="00C307BC">
          <w:rPr>
            <w:rFonts w:ascii="Times New Roman" w:eastAsia="Times New Roman" w:hAnsi="Times New Roman" w:cs="Times New Roman"/>
            <w:sz w:val="26"/>
            <w:szCs w:val="26"/>
          </w:rPr>
          <w:t xml:space="preserve">CVS, </w:t>
        </w:r>
      </w:ins>
      <w:ins w:id="1443" w:author="Nguyen Toan" w:date="2018-05-14T16:54:00Z">
        <w:r w:rsidR="00CE3996" w:rsidRPr="00C307BC">
          <w:rPr>
            <w:rFonts w:ascii="Times New Roman" w:eastAsia="Times New Roman" w:hAnsi="Times New Roman" w:cs="Times New Roman"/>
            <w:sz w:val="26"/>
            <w:szCs w:val="26"/>
          </w:rPr>
          <w:t>Subversion</w:t>
        </w:r>
      </w:ins>
      <w:ins w:id="1444" w:author="Nguyen Toan" w:date="2018-05-14T16:55:00Z">
        <w:r w:rsidR="00714EC6" w:rsidRPr="00C307BC">
          <w:rPr>
            <w:rFonts w:ascii="Times New Roman" w:eastAsia="Times New Roman" w:hAnsi="Times New Roman" w:cs="Times New Roman"/>
            <w:sz w:val="26"/>
            <w:szCs w:val="26"/>
          </w:rPr>
          <w:t xml:space="preserve">… </w:t>
        </w:r>
        <w:r w:rsidR="00E45738" w:rsidRPr="00C307BC">
          <w:rPr>
            <w:rFonts w:ascii="Times New Roman" w:eastAsia="Times New Roman" w:hAnsi="Times New Roman" w:cs="Times New Roman"/>
            <w:sz w:val="26"/>
            <w:szCs w:val="26"/>
          </w:rPr>
          <w:t>T</w:t>
        </w:r>
        <w:r w:rsidR="00714EC6" w:rsidRPr="00C307BC">
          <w:rPr>
            <w:rFonts w:ascii="Times New Roman" w:eastAsia="Times New Roman" w:hAnsi="Times New Roman" w:cs="Times New Roman"/>
            <w:sz w:val="26"/>
            <w:szCs w:val="26"/>
          </w:rPr>
          <w:t>rong đó Subversion và Git</w:t>
        </w:r>
      </w:ins>
      <w:ins w:id="1445" w:author="Nguyen Toan" w:date="2018-05-14T16:37:00Z">
        <w:r w:rsidR="00D61BEE" w:rsidRPr="00C307BC">
          <w:rPr>
            <w:rFonts w:ascii="Times New Roman" w:eastAsia="Times New Roman" w:hAnsi="Times New Roman" w:cs="Times New Roman"/>
            <w:sz w:val="26"/>
            <w:szCs w:val="26"/>
          </w:rPr>
          <w:t xml:space="preserve"> là một trong số những phiên bản quả</w:t>
        </w:r>
      </w:ins>
      <w:r w:rsidR="00A37B80">
        <w:rPr>
          <w:rFonts w:ascii="Times New Roman" w:eastAsia="Times New Roman" w:hAnsi="Times New Roman" w:cs="Times New Roman"/>
          <w:sz w:val="26"/>
          <w:szCs w:val="26"/>
        </w:rPr>
        <w:t>n</w:t>
      </w:r>
      <w:ins w:id="1446" w:author="Nguyen Toan" w:date="2018-05-14T16:37:00Z">
        <w:r w:rsidR="00D61BEE" w:rsidRPr="00C307BC">
          <w:rPr>
            <w:rFonts w:ascii="Times New Roman" w:eastAsia="Times New Roman" w:hAnsi="Times New Roman" w:cs="Times New Roman"/>
            <w:sz w:val="26"/>
            <w:szCs w:val="26"/>
          </w:rPr>
          <w:t xml:space="preserve"> lý mã nguồn </w:t>
        </w:r>
        <w:r w:rsidR="007376AE" w:rsidRPr="00C307BC">
          <w:rPr>
            <w:rFonts w:ascii="Times New Roman" w:eastAsia="Times New Roman" w:hAnsi="Times New Roman" w:cs="Times New Roman"/>
            <w:sz w:val="26"/>
            <w:szCs w:val="26"/>
          </w:rPr>
          <w:t>phân tán phổ biến nhất hiện nay</w:t>
        </w:r>
      </w:ins>
      <w:ins w:id="1447" w:author="Nguyen Toan" w:date="2018-05-14T16:36:00Z">
        <w:r w:rsidR="00EB68F0" w:rsidRPr="00C307BC">
          <w:rPr>
            <w:rFonts w:ascii="Times New Roman" w:eastAsia="Times New Roman" w:hAnsi="Times New Roman" w:cs="Times New Roman"/>
            <w:sz w:val="26"/>
            <w:szCs w:val="26"/>
          </w:rPr>
          <w:t>.</w:t>
        </w:r>
      </w:ins>
      <w:ins w:id="1448" w:author="Nguyen Toan" w:date="2018-05-14T17:07:00Z">
        <w:r w:rsidR="000D7A63" w:rsidRPr="00C307BC">
          <w:rPr>
            <w:rFonts w:ascii="Times New Roman" w:eastAsia="Times New Roman" w:hAnsi="Times New Roman" w:cs="Times New Roman"/>
            <w:sz w:val="26"/>
            <w:szCs w:val="26"/>
          </w:rPr>
          <w:t xml:space="preserve"> </w:t>
        </w:r>
      </w:ins>
      <w:ins w:id="1449" w:author="Nguyen Toan" w:date="2018-05-14T16:36:00Z">
        <w:r w:rsidR="00EB68F0" w:rsidRPr="00C307BC">
          <w:rPr>
            <w:rFonts w:ascii="Times New Roman" w:eastAsia="Times New Roman" w:hAnsi="Times New Roman" w:cs="Times New Roman"/>
            <w:sz w:val="26"/>
            <w:szCs w:val="26"/>
          </w:rPr>
          <w:t>DVCS</w:t>
        </w:r>
      </w:ins>
      <w:ins w:id="1450" w:author="Nguyen Toan" w:date="2018-05-14T16:56:00Z">
        <w:r w:rsidR="00DB3A6A" w:rsidRPr="00C307BC">
          <w:rPr>
            <w:rFonts w:ascii="Times New Roman" w:eastAsia="Times New Roman" w:hAnsi="Times New Roman" w:cs="Times New Roman"/>
            <w:sz w:val="26"/>
            <w:szCs w:val="26"/>
          </w:rPr>
          <w:t xml:space="preserve"> (Distributed Version Control System)</w:t>
        </w:r>
      </w:ins>
      <w:ins w:id="1451" w:author="Nguyen Toan" w:date="2018-05-14T17:07:00Z">
        <w:r w:rsidR="000D7A63" w:rsidRPr="00C307BC">
          <w:rPr>
            <w:rFonts w:ascii="Times New Roman" w:eastAsia="Times New Roman" w:hAnsi="Times New Roman" w:cs="Times New Roman"/>
            <w:sz w:val="26"/>
            <w:szCs w:val="26"/>
          </w:rPr>
          <w:t xml:space="preserve"> là khái niệm cơ bản của Git, đây l</w:t>
        </w:r>
      </w:ins>
      <w:ins w:id="1452" w:author="Nguyen Toan" w:date="2018-05-14T16:36:00Z">
        <w:r w:rsidR="00EB68F0" w:rsidRPr="00C307BC">
          <w:rPr>
            <w:rFonts w:ascii="Times New Roman" w:eastAsia="Times New Roman" w:hAnsi="Times New Roman" w:cs="Times New Roman"/>
            <w:sz w:val="26"/>
            <w:szCs w:val="26"/>
          </w:rPr>
          <w:t>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 Và một máy tính</w:t>
        </w:r>
      </w:ins>
      <w:ins w:id="1453" w:author="Nguyen Toan" w:date="2018-05-14T16:40:00Z">
        <w:r w:rsidR="00E66C57" w:rsidRPr="00C307BC">
          <w:rPr>
            <w:rFonts w:ascii="Times New Roman" w:eastAsia="Times New Roman" w:hAnsi="Times New Roman" w:cs="Times New Roman"/>
            <w:sz w:val="26"/>
            <w:szCs w:val="26"/>
          </w:rPr>
          <w:t xml:space="preserve"> có quyền truy cập</w:t>
        </w:r>
      </w:ins>
      <w:ins w:id="1454" w:author="Nguyen Toan" w:date="2018-05-14T16:36:00Z">
        <w:r w:rsidR="00EB68F0" w:rsidRPr="00C307BC">
          <w:rPr>
            <w:rFonts w:ascii="Times New Roman" w:eastAsia="Times New Roman" w:hAnsi="Times New Roman" w:cs="Times New Roman"/>
            <w:sz w:val="26"/>
            <w:szCs w:val="26"/>
          </w:rPr>
          <w:t xml:space="preserve"> khác</w:t>
        </w:r>
      </w:ins>
      <w:ins w:id="1455" w:author="Nguyen Toan" w:date="2018-05-14T16:40:00Z">
        <w:r w:rsidR="00E66C57" w:rsidRPr="00C307BC">
          <w:rPr>
            <w:rFonts w:ascii="Times New Roman" w:eastAsia="Times New Roman" w:hAnsi="Times New Roman" w:cs="Times New Roman"/>
            <w:sz w:val="26"/>
            <w:szCs w:val="26"/>
          </w:rPr>
          <w:t xml:space="preserve"> </w:t>
        </w:r>
      </w:ins>
      <w:ins w:id="1456" w:author="Nguyen Toan" w:date="2018-05-14T16:36:00Z">
        <w:r w:rsidR="00EB68F0" w:rsidRPr="00C307BC">
          <w:rPr>
            <w:rFonts w:ascii="Times New Roman" w:eastAsia="Times New Roman" w:hAnsi="Times New Roman" w:cs="Times New Roman"/>
            <w:sz w:val="26"/>
            <w:szCs w:val="26"/>
          </w:rPr>
          <w:t xml:space="preserve">cũng có thể </w:t>
        </w:r>
      </w:ins>
      <w:ins w:id="1457" w:author="Nguyen Toan" w:date="2018-05-14T16:40:00Z">
        <w:r w:rsidR="000D7834" w:rsidRPr="00C307BC">
          <w:rPr>
            <w:rFonts w:ascii="Times New Roman" w:eastAsia="Times New Roman" w:hAnsi="Times New Roman" w:cs="Times New Roman"/>
            <w:sz w:val="26"/>
            <w:szCs w:val="26"/>
          </w:rPr>
          <w:t>nhân bản</w:t>
        </w:r>
      </w:ins>
      <w:ins w:id="1458" w:author="Nguyen Toan" w:date="2018-05-14T16:36:00Z">
        <w:r w:rsidR="00EB68F0" w:rsidRPr="00C307BC">
          <w:rPr>
            <w:rFonts w:ascii="Times New Roman" w:eastAsia="Times New Roman" w:hAnsi="Times New Roman" w:cs="Times New Roman"/>
            <w:sz w:val="26"/>
            <w:szCs w:val="26"/>
          </w:rPr>
          <w:t xml:space="preserve"> lại mã nguồn từ kho chứa hoặc </w:t>
        </w:r>
      </w:ins>
      <w:ins w:id="1459" w:author="Nguyen Toan" w:date="2018-05-14T16:40:00Z">
        <w:r w:rsidR="00DE0EF1" w:rsidRPr="00C307BC">
          <w:rPr>
            <w:rFonts w:ascii="Times New Roman" w:eastAsia="Times New Roman" w:hAnsi="Times New Roman" w:cs="Times New Roman"/>
            <w:sz w:val="26"/>
            <w:szCs w:val="26"/>
          </w:rPr>
          <w:t>nhân bản</w:t>
        </w:r>
      </w:ins>
      <w:ins w:id="1460" w:author="Nguyen Toan" w:date="2018-05-14T16:36:00Z">
        <w:r w:rsidR="00EB68F0" w:rsidRPr="00C307BC">
          <w:rPr>
            <w:rFonts w:ascii="Times New Roman" w:eastAsia="Times New Roman" w:hAnsi="Times New Roman" w:cs="Times New Roman"/>
            <w:sz w:val="26"/>
            <w:szCs w:val="26"/>
          </w:rPr>
          <w:t xml:space="preserve"> lại một tập hợp các thay đổi mới nhất trên máy tính kia. Trong Git, thư mục làm việc trên máy tính gọi là Wo</w:t>
        </w:r>
        <w:r w:rsidR="00E51961" w:rsidRPr="00C307BC">
          <w:rPr>
            <w:rFonts w:ascii="Times New Roman" w:eastAsia="Times New Roman" w:hAnsi="Times New Roman" w:cs="Times New Roman"/>
            <w:sz w:val="26"/>
            <w:szCs w:val="26"/>
          </w:rPr>
          <w:t>rking Tree.</w:t>
        </w:r>
      </w:ins>
      <w:ins w:id="1461" w:author="Nguyen Toan" w:date="2018-05-14T16:41:00Z">
        <w:r w:rsidR="005458D1" w:rsidRPr="00C307BC">
          <w:rPr>
            <w:rFonts w:ascii="Times New Roman" w:eastAsia="Times New Roman" w:hAnsi="Times New Roman" w:cs="Times New Roman"/>
            <w:sz w:val="26"/>
            <w:szCs w:val="26"/>
          </w:rPr>
          <w:t xml:space="preserve"> </w:t>
        </w:r>
        <w:r w:rsidR="005458D1" w:rsidRPr="00C307BC">
          <w:rPr>
            <w:rFonts w:ascii="Times New Roman" w:eastAsia="Times New Roman" w:hAnsi="Times New Roman" w:cs="Times New Roman"/>
            <w:sz w:val="26"/>
            <w:szCs w:val="26"/>
          </w:rPr>
          <w:fldChar w:fldCharType="begin"/>
        </w:r>
        <w:r w:rsidR="005458D1" w:rsidRPr="00C307BC">
          <w:rPr>
            <w:rFonts w:ascii="Times New Roman" w:eastAsia="Times New Roman" w:hAnsi="Times New Roman" w:cs="Times New Roman"/>
            <w:sz w:val="26"/>
            <w:szCs w:val="26"/>
          </w:rPr>
          <w:instrText xml:space="preserve"> REF _Ref514079431 \h </w:instrText>
        </w:r>
      </w:ins>
      <w:r w:rsidR="00C307BC" w:rsidRPr="00C307BC">
        <w:rPr>
          <w:rFonts w:ascii="Times New Roman" w:eastAsia="Times New Roman" w:hAnsi="Times New Roman" w:cs="Times New Roman"/>
          <w:sz w:val="26"/>
          <w:szCs w:val="26"/>
        </w:rPr>
        <w:instrText xml:space="preserve"> \* MERGEFORMAT </w:instrText>
      </w:r>
      <w:r w:rsidR="005458D1" w:rsidRPr="00C307BC">
        <w:rPr>
          <w:rFonts w:ascii="Times New Roman" w:eastAsia="Times New Roman" w:hAnsi="Times New Roman" w:cs="Times New Roman"/>
          <w:sz w:val="26"/>
          <w:szCs w:val="26"/>
        </w:rPr>
      </w:r>
      <w:r w:rsidR="005458D1" w:rsidRPr="00C307BC">
        <w:rPr>
          <w:rFonts w:ascii="Times New Roman" w:eastAsia="Times New Roman" w:hAnsi="Times New Roman" w:cs="Times New Roman"/>
          <w:sz w:val="26"/>
          <w:szCs w:val="26"/>
        </w:rPr>
        <w:fldChar w:fldCharType="separate"/>
      </w:r>
      <w:ins w:id="1462" w:author="Nguyen Toan" w:date="2018-05-14T16:41:00Z">
        <w:r w:rsidR="009C452F" w:rsidRPr="009C452F">
          <w:rPr>
            <w:rFonts w:ascii="Times New Roman" w:hAnsi="Times New Roman" w:cs="Times New Roman"/>
            <w:i/>
            <w:iCs/>
            <w:color w:val="auto"/>
            <w:sz w:val="26"/>
            <w:szCs w:val="26"/>
            <w:rPrChange w:id="1463" w:author="Nguyen Toan" w:date="2018-05-14T16:41:00Z">
              <w:rPr>
                <w:i/>
                <w:iCs/>
              </w:rPr>
            </w:rPrChange>
          </w:rPr>
          <w:t xml:space="preserve">Hình </w:t>
        </w:r>
      </w:ins>
      <w:r w:rsidR="009C452F">
        <w:rPr>
          <w:rFonts w:ascii="Times New Roman" w:hAnsi="Times New Roman" w:cs="Times New Roman"/>
          <w:i/>
          <w:noProof/>
          <w:color w:val="auto"/>
          <w:sz w:val="26"/>
          <w:szCs w:val="26"/>
        </w:rPr>
        <w:t>3</w:t>
      </w:r>
      <w:r w:rsidR="009C452F" w:rsidRPr="00C307BC">
        <w:rPr>
          <w:rFonts w:ascii="Times New Roman" w:hAnsi="Times New Roman" w:cs="Times New Roman"/>
          <w:i/>
          <w:noProof/>
          <w:color w:val="auto"/>
          <w:sz w:val="26"/>
          <w:szCs w:val="26"/>
        </w:rPr>
        <w:t>.</w:t>
      </w:r>
      <w:r w:rsidR="009C452F">
        <w:rPr>
          <w:rFonts w:ascii="Times New Roman" w:hAnsi="Times New Roman" w:cs="Times New Roman"/>
          <w:i/>
          <w:noProof/>
          <w:color w:val="auto"/>
          <w:sz w:val="26"/>
          <w:szCs w:val="26"/>
        </w:rPr>
        <w:t>4</w:t>
      </w:r>
      <w:ins w:id="1464" w:author="Nguyen Toan" w:date="2018-05-14T16:41:00Z">
        <w:r w:rsidR="005458D1" w:rsidRPr="00C307BC">
          <w:rPr>
            <w:rFonts w:ascii="Times New Roman" w:eastAsia="Times New Roman" w:hAnsi="Times New Roman" w:cs="Times New Roman"/>
            <w:sz w:val="26"/>
            <w:szCs w:val="26"/>
          </w:rPr>
          <w:fldChar w:fldCharType="end"/>
        </w:r>
        <w:r w:rsidR="005458D1" w:rsidRPr="00C307BC">
          <w:rPr>
            <w:rFonts w:ascii="Times New Roman" w:eastAsia="Times New Roman" w:hAnsi="Times New Roman" w:cs="Times New Roman"/>
            <w:sz w:val="26"/>
            <w:szCs w:val="26"/>
          </w:rPr>
          <w:t xml:space="preserve"> mô tả mô hình hoạt động của DVCS</w:t>
        </w:r>
        <w:r w:rsidR="00113EBB" w:rsidRPr="00C307BC">
          <w:rPr>
            <w:rFonts w:ascii="Times New Roman" w:eastAsia="Times New Roman" w:hAnsi="Times New Roman" w:cs="Times New Roman"/>
            <w:sz w:val="26"/>
            <w:szCs w:val="26"/>
          </w:rPr>
          <w:t>.</w:t>
        </w:r>
      </w:ins>
      <w:ins w:id="1465" w:author="Nguyen Toan" w:date="2018-05-14T16:50:00Z">
        <w:r w:rsidR="00957273" w:rsidRPr="00C307BC">
          <w:rPr>
            <w:rFonts w:ascii="Times New Roman" w:eastAsia="Times New Roman" w:hAnsi="Times New Roman" w:cs="Times New Roman"/>
            <w:sz w:val="26"/>
            <w:szCs w:val="26"/>
          </w:rPr>
          <w:t xml:space="preserve"> </w:t>
        </w:r>
      </w:ins>
      <w:ins w:id="1466" w:author="Nguyen Toan" w:date="2018-05-14T16:46:00Z">
        <w:r w:rsidR="009F0B30" w:rsidRPr="00C307BC">
          <w:rPr>
            <w:rFonts w:ascii="Times New Roman" w:eastAsia="Times New Roman" w:hAnsi="Times New Roman" w:cs="Times New Roman"/>
            <w:sz w:val="26"/>
            <w:szCs w:val="26"/>
          </w:rPr>
          <w:t xml:space="preserve">Git mang lại nhiều lợi thế trong lập trình do tính dễ sử dụng, an toàn và nhanh chóng, giúp cho </w:t>
        </w:r>
      </w:ins>
      <w:ins w:id="1467" w:author="Nguyen Toan" w:date="2018-05-14T16:47:00Z">
        <w:r w:rsidR="009F0B30" w:rsidRPr="00C307BC">
          <w:rPr>
            <w:rFonts w:ascii="Times New Roman" w:eastAsia="Times New Roman" w:hAnsi="Times New Roman" w:cs="Times New Roman"/>
            <w:sz w:val="26"/>
            <w:szCs w:val="26"/>
          </w:rPr>
          <w:t xml:space="preserve">quy trình phát triển phần mềm trong một nhóm hiệu quả và đơn giản hơn bằng cách phân nhánh (xem </w:t>
        </w:r>
      </w:ins>
      <w:ins w:id="1468" w:author="Nguyen Toan" w:date="2018-05-14T16:49:00Z">
        <w:r w:rsidR="0056505C" w:rsidRPr="00C307BC">
          <w:rPr>
            <w:rFonts w:ascii="Times New Roman" w:eastAsia="Times New Roman" w:hAnsi="Times New Roman" w:cs="Times New Roman"/>
            <w:sz w:val="26"/>
            <w:szCs w:val="26"/>
          </w:rPr>
          <w:fldChar w:fldCharType="begin"/>
        </w:r>
        <w:r w:rsidR="0056505C" w:rsidRPr="00C307BC">
          <w:rPr>
            <w:rFonts w:ascii="Times New Roman" w:eastAsia="Times New Roman" w:hAnsi="Times New Roman" w:cs="Times New Roman"/>
            <w:sz w:val="26"/>
            <w:szCs w:val="26"/>
          </w:rPr>
          <w:instrText xml:space="preserve"> REF _Ref514079876 \h </w:instrText>
        </w:r>
      </w:ins>
      <w:r w:rsidR="00C307BC" w:rsidRPr="00C307BC">
        <w:rPr>
          <w:rFonts w:ascii="Times New Roman" w:eastAsia="Times New Roman" w:hAnsi="Times New Roman" w:cs="Times New Roman"/>
          <w:sz w:val="26"/>
          <w:szCs w:val="26"/>
        </w:rPr>
        <w:instrText xml:space="preserve"> \* MERGEFORMAT </w:instrText>
      </w:r>
      <w:r w:rsidR="0056505C" w:rsidRPr="00C307BC">
        <w:rPr>
          <w:rFonts w:ascii="Times New Roman" w:eastAsia="Times New Roman" w:hAnsi="Times New Roman" w:cs="Times New Roman"/>
          <w:sz w:val="26"/>
          <w:szCs w:val="26"/>
        </w:rPr>
      </w:r>
      <w:r w:rsidR="0056505C" w:rsidRPr="00C307BC">
        <w:rPr>
          <w:rFonts w:ascii="Times New Roman" w:eastAsia="Times New Roman" w:hAnsi="Times New Roman" w:cs="Times New Roman"/>
          <w:sz w:val="26"/>
          <w:szCs w:val="26"/>
        </w:rPr>
        <w:fldChar w:fldCharType="separate"/>
      </w:r>
      <w:ins w:id="1469" w:author="Nguyen Toan" w:date="2018-05-14T16:47:00Z">
        <w:r w:rsidR="009C452F" w:rsidRPr="009C452F">
          <w:rPr>
            <w:rFonts w:ascii="Times New Roman" w:hAnsi="Times New Roman" w:cs="Times New Roman"/>
            <w:i/>
            <w:iCs/>
            <w:color w:val="auto"/>
            <w:sz w:val="26"/>
            <w:szCs w:val="26"/>
            <w:rPrChange w:id="1470" w:author="Nguyen Toan" w:date="2018-05-14T16:47:00Z">
              <w:rPr>
                <w:i/>
                <w:iCs/>
              </w:rPr>
            </w:rPrChange>
          </w:rPr>
          <w:t xml:space="preserve">Hình </w:t>
        </w:r>
      </w:ins>
      <w:r w:rsidR="009C452F">
        <w:rPr>
          <w:rFonts w:ascii="Times New Roman" w:hAnsi="Times New Roman" w:cs="Times New Roman"/>
          <w:i/>
          <w:noProof/>
          <w:color w:val="auto"/>
          <w:sz w:val="26"/>
          <w:szCs w:val="26"/>
        </w:rPr>
        <w:t>3</w:t>
      </w:r>
      <w:r w:rsidR="009C452F" w:rsidRPr="00C307BC">
        <w:rPr>
          <w:rFonts w:ascii="Times New Roman" w:hAnsi="Times New Roman" w:cs="Times New Roman"/>
          <w:i/>
          <w:noProof/>
          <w:color w:val="auto"/>
          <w:sz w:val="26"/>
          <w:szCs w:val="26"/>
        </w:rPr>
        <w:t>.</w:t>
      </w:r>
      <w:r w:rsidR="009C452F">
        <w:rPr>
          <w:rFonts w:ascii="Times New Roman" w:hAnsi="Times New Roman" w:cs="Times New Roman"/>
          <w:i/>
          <w:noProof/>
          <w:color w:val="auto"/>
          <w:sz w:val="26"/>
          <w:szCs w:val="26"/>
        </w:rPr>
        <w:t>5</w:t>
      </w:r>
      <w:ins w:id="1471" w:author="Nguyen Toan" w:date="2018-05-14T16:49:00Z">
        <w:r w:rsidR="0056505C" w:rsidRPr="00C307BC">
          <w:rPr>
            <w:rFonts w:ascii="Times New Roman" w:eastAsia="Times New Roman" w:hAnsi="Times New Roman" w:cs="Times New Roman"/>
            <w:sz w:val="26"/>
            <w:szCs w:val="26"/>
          </w:rPr>
          <w:fldChar w:fldCharType="end"/>
        </w:r>
      </w:ins>
      <w:ins w:id="1472" w:author="Nguyen Toan" w:date="2018-05-14T16:54:00Z">
        <w:r w:rsidR="00714EC6" w:rsidRPr="00C307BC">
          <w:rPr>
            <w:rFonts w:ascii="Times New Roman" w:eastAsia="Times New Roman" w:hAnsi="Times New Roman" w:cs="Times New Roman"/>
            <w:sz w:val="26"/>
            <w:szCs w:val="26"/>
          </w:rPr>
          <w:t>).</w:t>
        </w:r>
      </w:ins>
      <w:ins w:id="1473" w:author="Nguyen Toan" w:date="2018-05-14T16:53:00Z">
        <w:r w:rsidR="00714EC6" w:rsidRPr="00C307BC">
          <w:rPr>
            <w:rFonts w:ascii="Times New Roman" w:eastAsia="Times New Roman" w:hAnsi="Times New Roman" w:cs="Times New Roman"/>
            <w:sz w:val="26"/>
            <w:szCs w:val="26"/>
          </w:rPr>
          <w:t xml:space="preserve"> </w:t>
        </w:r>
      </w:ins>
    </w:p>
    <w:p w14:paraId="0595A0DB" w14:textId="055559C5" w:rsidR="00A56622" w:rsidRPr="00C307BC" w:rsidRDefault="00A56622">
      <w:pPr>
        <w:spacing w:before="120" w:after="240"/>
        <w:ind w:firstLine="567"/>
        <w:jc w:val="both"/>
        <w:rPr>
          <w:ins w:id="1474" w:author="Nguyen Toan" w:date="2018-05-14T16:51:00Z"/>
          <w:rFonts w:ascii="Times New Roman" w:eastAsia="Times New Roman" w:hAnsi="Times New Roman" w:cs="Times New Roman"/>
          <w:sz w:val="26"/>
          <w:szCs w:val="26"/>
        </w:rPr>
        <w:pPrChange w:id="1475" w:author="Nguyen Toan" w:date="2018-05-14T16:50:00Z">
          <w:pPr>
            <w:pStyle w:val="ListParagraph"/>
            <w:numPr>
              <w:ilvl w:val="2"/>
              <w:numId w:val="5"/>
            </w:numPr>
            <w:spacing w:before="240" w:after="120" w:line="288" w:lineRule="auto"/>
            <w:ind w:left="1440" w:hanging="720"/>
            <w:contextualSpacing w:val="0"/>
            <w:outlineLvl w:val="2"/>
          </w:pPr>
        </w:pPrChange>
      </w:pPr>
      <w:ins w:id="1476" w:author="Nguyen Toan" w:date="2018-05-14T16:51:00Z">
        <w:r w:rsidRPr="00C307BC">
          <w:rPr>
            <w:rFonts w:ascii="Times New Roman" w:eastAsia="Times New Roman" w:hAnsi="Times New Roman" w:cs="Times New Roman"/>
            <w:sz w:val="26"/>
            <w:szCs w:val="26"/>
          </w:rPr>
          <w:t>Github là một dịch vụ máy chủ repository công cộng, mỗi người có thể tạo tài khoản trên đó để tạo ra các kho chứa của riêng mình để có thể làm việc.</w:t>
        </w:r>
      </w:ins>
    </w:p>
    <w:p w14:paraId="77884993" w14:textId="308D2837" w:rsidR="00A56622" w:rsidRPr="00C307BC" w:rsidDel="00A56622" w:rsidRDefault="00A56622" w:rsidP="00A56622">
      <w:pPr>
        <w:spacing w:after="120" w:line="288" w:lineRule="auto"/>
        <w:ind w:firstLine="567"/>
        <w:jc w:val="both"/>
        <w:rPr>
          <w:del w:id="1477" w:author="Nguyen Toan" w:date="2018-05-14T16:51:00Z"/>
          <w:rFonts w:ascii="Times New Roman" w:eastAsia="Times New Roman" w:hAnsi="Times New Roman" w:cs="Times New Roman"/>
          <w:sz w:val="26"/>
          <w:szCs w:val="26"/>
        </w:rPr>
      </w:pPr>
      <w:moveToRangeStart w:id="1478" w:author="Nguyen Toan" w:date="2018-05-14T16:51:00Z" w:name="move514079989"/>
      <w:moveTo w:id="1479" w:author="Nguyen Toan" w:date="2018-05-14T16:51:00Z">
        <w:del w:id="1480" w:author="Nguyen Toan" w:date="2018-05-14T16:58:00Z">
          <w:r w:rsidRPr="00C307BC" w:rsidDel="00213E7C">
            <w:rPr>
              <w:rFonts w:ascii="Times New Roman" w:eastAsia="Times New Roman" w:hAnsi="Times New Roman" w:cs="Times New Roman"/>
              <w:sz w:val="26"/>
              <w:szCs w:val="26"/>
            </w:rPr>
            <w:delText xml:space="preserve">Các khái niệm cơ bản của SVN bao gồm: kho lưu trữ (repository), thân (trunk), thẻ (tags), nhánh (branches), bản sao công việc (working copy), các thay đổi (commit changes). Một kho chứa (repository) là nơi lưu trữ tất cả mã nguồn và lịch sử thay đổi mã nguồn. Kho lưu trữ được truy cập qua mạng, thực hiện vai trò như một máy chủ và công cụ quản lý phiên bản là một máy khách ví dụ như TortoiseSVN. Thân (trunk) là nơi xảy ra tất cả các hoạt động lập trình chính trên dự án và thường được kiểm tra bởi các lập trình viên. Thẻ (tags) là thư mục lưu trữ ảnh chụp nhanh của dự án tại một thời điểm nhất định. Các tiến trình phát triển khác với tiến trình xảy ra trên trunks được quản lý tại các nhánh (branches). </w:delText>
          </w:r>
        </w:del>
      </w:moveTo>
    </w:p>
    <w:moveToRangeEnd w:id="1478"/>
    <w:p w14:paraId="2904B828" w14:textId="5848AFAC" w:rsidR="00C12956" w:rsidRPr="00C307BC" w:rsidDel="00EB68F0" w:rsidRDefault="00DE4022">
      <w:pPr>
        <w:pStyle w:val="Caption"/>
        <w:spacing w:before="120" w:after="240" w:line="276" w:lineRule="auto"/>
        <w:rPr>
          <w:ins w:id="1481" w:author="LoanDT" w:date="2018-05-10T23:04:00Z"/>
          <w:del w:id="1482" w:author="Nguyen Toan" w:date="2018-05-14T16:36:00Z"/>
          <w:rFonts w:ascii="Times New Roman" w:eastAsia="Times New Roman" w:hAnsi="Times New Roman" w:cs="Times New Roman"/>
          <w:sz w:val="26"/>
          <w:szCs w:val="26"/>
        </w:rPr>
        <w:pPrChange w:id="1483" w:author="Nguyen Toan" w:date="2018-05-14T16:51:00Z">
          <w:pPr>
            <w:pStyle w:val="ListParagraph"/>
            <w:numPr>
              <w:ilvl w:val="2"/>
              <w:numId w:val="5"/>
            </w:numPr>
            <w:spacing w:before="240" w:after="120" w:line="288" w:lineRule="auto"/>
            <w:ind w:left="1440" w:hanging="720"/>
            <w:contextualSpacing w:val="0"/>
            <w:outlineLvl w:val="2"/>
          </w:pPr>
        </w:pPrChange>
      </w:pPr>
      <w:ins w:id="1484" w:author="LoanDT" w:date="2018-05-10T22:49:00Z">
        <w:del w:id="1485" w:author="Nguyen Toan" w:date="2018-05-14T16:08:00Z">
          <w:r w:rsidRPr="00C307BC" w:rsidDel="003916B4">
            <w:rPr>
              <w:rFonts w:ascii="Times New Roman" w:eastAsia="Times New Roman" w:hAnsi="Times New Roman" w:cs="Times New Roman"/>
              <w:sz w:val="26"/>
              <w:szCs w:val="26"/>
            </w:rPr>
            <w:delText>Subversion</w:delText>
          </w:r>
        </w:del>
      </w:ins>
      <w:ins w:id="1486" w:author="LoanDT" w:date="2018-05-10T23:04:00Z">
        <w:del w:id="1487" w:author="Nguyen Toan" w:date="2018-05-14T16:08:00Z">
          <w:r w:rsidR="000F1A08" w:rsidRPr="00C307BC" w:rsidDel="003916B4">
            <w:rPr>
              <w:rFonts w:ascii="Times New Roman" w:eastAsia="Times New Roman" w:hAnsi="Times New Roman" w:cs="Times New Roman"/>
              <w:sz w:val="26"/>
              <w:szCs w:val="26"/>
            </w:rPr>
            <w:delText xml:space="preserve"> (SVN)</w:delText>
          </w:r>
        </w:del>
      </w:ins>
      <w:ins w:id="1488" w:author="LoanDT" w:date="2018-05-10T22:49:00Z">
        <w:del w:id="1489" w:author="Nguyen Toan" w:date="2018-05-14T16:36:00Z">
          <w:r w:rsidRPr="00C307BC" w:rsidDel="00EB68F0">
            <w:rPr>
              <w:rFonts w:ascii="Times New Roman" w:eastAsia="Times New Roman" w:hAnsi="Times New Roman" w:cs="Times New Roman"/>
              <w:sz w:val="26"/>
              <w:szCs w:val="26"/>
            </w:rPr>
            <w:delText xml:space="preserve"> là một hệ thống quản lý phiên bản được giới thiệu </w:delText>
          </w:r>
        </w:del>
      </w:ins>
      <w:ins w:id="1490" w:author="LoanDT" w:date="2018-05-10T22:50:00Z">
        <w:del w:id="1491" w:author="Nguyen Toan" w:date="2018-05-14T16:36:00Z">
          <w:r w:rsidRPr="00C307BC" w:rsidDel="00EB68F0">
            <w:rPr>
              <w:rFonts w:ascii="Times New Roman" w:eastAsia="Times New Roman" w:hAnsi="Times New Roman" w:cs="Times New Roman"/>
              <w:sz w:val="26"/>
              <w:szCs w:val="26"/>
            </w:rPr>
            <w:delText xml:space="preserve">vào năm 2000 bởi công ty CollabNet. </w:delText>
          </w:r>
        </w:del>
      </w:ins>
      <w:ins w:id="1492" w:author="LoanDT" w:date="2018-05-10T23:02:00Z">
        <w:del w:id="1493" w:author="Nguyen Toan" w:date="2018-05-14T16:36:00Z">
          <w:r w:rsidR="00CB7B12" w:rsidRPr="00C307BC" w:rsidDel="00EB68F0">
            <w:rPr>
              <w:rFonts w:ascii="Times New Roman" w:eastAsia="Times New Roman" w:hAnsi="Times New Roman" w:cs="Times New Roman"/>
              <w:sz w:val="26"/>
              <w:szCs w:val="26"/>
            </w:rPr>
            <w:delText xml:space="preserve">Hiện nay Subversion được phát triển như một </w:delText>
          </w:r>
          <w:r w:rsidR="00556C78" w:rsidRPr="00C307BC" w:rsidDel="00EB68F0">
            <w:rPr>
              <w:rFonts w:ascii="Times New Roman" w:eastAsia="Times New Roman" w:hAnsi="Times New Roman" w:cs="Times New Roman"/>
              <w:sz w:val="26"/>
              <w:szCs w:val="26"/>
            </w:rPr>
            <w:delText>dự án của tổ chức A</w:delText>
          </w:r>
        </w:del>
      </w:ins>
      <w:ins w:id="1494" w:author="LoanDT" w:date="2018-05-10T23:03:00Z">
        <w:del w:id="1495" w:author="Nguyen Toan" w:date="2018-05-14T16:36:00Z">
          <w:r w:rsidR="00556C78" w:rsidRPr="00C307BC" w:rsidDel="00EB68F0">
            <w:rPr>
              <w:rFonts w:ascii="Times New Roman" w:eastAsia="Times New Roman" w:hAnsi="Times New Roman" w:cs="Times New Roman"/>
              <w:sz w:val="26"/>
              <w:szCs w:val="26"/>
            </w:rPr>
            <w:delText>pache (Apache Software Foundation)</w:delText>
          </w:r>
          <w:r w:rsidR="003D0004" w:rsidRPr="00C307BC" w:rsidDel="00EB68F0">
            <w:rPr>
              <w:rFonts w:ascii="Times New Roman" w:eastAsia="Times New Roman" w:hAnsi="Times New Roman" w:cs="Times New Roman"/>
              <w:sz w:val="26"/>
              <w:szCs w:val="26"/>
            </w:rPr>
            <w:delText xml:space="preserve"> với cộng đồng phát triển và người dùng lớn. </w:delText>
          </w:r>
        </w:del>
      </w:ins>
    </w:p>
    <w:p w14:paraId="50847358" w14:textId="6C8B32F3" w:rsidR="00E51961" w:rsidRPr="00C307BC" w:rsidRDefault="000F1A08">
      <w:pPr>
        <w:keepNext/>
        <w:spacing w:after="120" w:line="288" w:lineRule="auto"/>
        <w:ind w:firstLine="567"/>
        <w:jc w:val="center"/>
        <w:rPr>
          <w:ins w:id="1496" w:author="Nguyen Toan" w:date="2018-05-14T16:41:00Z"/>
          <w:rFonts w:ascii="Times New Roman" w:hAnsi="Times New Roman" w:cs="Times New Roman"/>
          <w:sz w:val="26"/>
          <w:szCs w:val="26"/>
        </w:rPr>
        <w:pPrChange w:id="1497" w:author="Nguyen Toan" w:date="2018-05-14T16:41:00Z">
          <w:pPr>
            <w:spacing w:after="120" w:line="288" w:lineRule="auto"/>
            <w:ind w:firstLine="567"/>
            <w:jc w:val="both"/>
          </w:pPr>
        </w:pPrChange>
      </w:pPr>
      <w:ins w:id="1498" w:author="LoanDT" w:date="2018-05-10T23:04:00Z">
        <w:del w:id="1499" w:author="Nguyen Toan" w:date="2018-05-14T16:40:00Z">
          <w:r w:rsidRPr="00C307BC" w:rsidDel="00E51961">
            <w:rPr>
              <w:rFonts w:ascii="Times New Roman" w:eastAsia="Times New Roman" w:hAnsi="Times New Roman" w:cs="Times New Roman"/>
              <w:sz w:val="26"/>
              <w:szCs w:val="26"/>
            </w:rPr>
            <w:delText>Khái niệm cốt lõi của SVN là hệ thống quản lý phiên bản (Version Control System – VCS)</w:delText>
          </w:r>
          <w:r w:rsidR="00B8589B" w:rsidRPr="00C307BC" w:rsidDel="00E51961">
            <w:rPr>
              <w:rFonts w:ascii="Times New Roman" w:eastAsia="Times New Roman" w:hAnsi="Times New Roman" w:cs="Times New Roman"/>
              <w:sz w:val="26"/>
              <w:szCs w:val="26"/>
            </w:rPr>
            <w:delText xml:space="preserve">. Đây </w:delText>
          </w:r>
        </w:del>
      </w:ins>
      <w:ins w:id="1500" w:author="LoanDT" w:date="2018-05-10T23:05:00Z">
        <w:del w:id="1501" w:author="Nguyen Toan" w:date="2018-05-14T16:40:00Z">
          <w:r w:rsidR="00B8589B" w:rsidRPr="00C307BC" w:rsidDel="00E51961">
            <w:rPr>
              <w:rFonts w:ascii="Times New Roman" w:eastAsia="Times New Roman" w:hAnsi="Times New Roman" w:cs="Times New Roman"/>
              <w:sz w:val="26"/>
              <w:szCs w:val="26"/>
            </w:rPr>
            <w:delText>là một phần mềm giúp cho các lập trình viên có thể phát triển và bảo trì trên cùng một dự án</w:delText>
          </w:r>
        </w:del>
      </w:ins>
      <w:ins w:id="1502" w:author="LoanDT" w:date="2018-05-10T23:06:00Z">
        <w:del w:id="1503" w:author="Nguyen Toan" w:date="2018-05-14T16:40:00Z">
          <w:r w:rsidR="00B8589B" w:rsidRPr="00C307BC" w:rsidDel="00E51961">
            <w:rPr>
              <w:rFonts w:ascii="Times New Roman" w:eastAsia="Times New Roman" w:hAnsi="Times New Roman" w:cs="Times New Roman"/>
              <w:sz w:val="26"/>
              <w:szCs w:val="26"/>
            </w:rPr>
            <w:delText>.</w:delText>
          </w:r>
          <w:r w:rsidR="00C32544" w:rsidRPr="00C307BC" w:rsidDel="00E51961">
            <w:rPr>
              <w:rFonts w:ascii="Times New Roman" w:eastAsia="Times New Roman" w:hAnsi="Times New Roman" w:cs="Times New Roman"/>
              <w:sz w:val="26"/>
              <w:szCs w:val="26"/>
            </w:rPr>
            <w:delText xml:space="preserve"> VCS cho phép nhiều lập trình viên cùng làm việc đồng thời nhưng không bị ghi đè lên mã nguồn của nhau cũng như việc lưu trữ lịch sử của từng lần đẩy mã nguồn lên, </w:delText>
          </w:r>
        </w:del>
      </w:ins>
      <w:ins w:id="1504" w:author="LoanDT" w:date="2018-05-10T23:07:00Z">
        <w:del w:id="1505" w:author="Nguyen Toan" w:date="2018-05-14T16:40:00Z">
          <w:r w:rsidR="00C32544" w:rsidRPr="00C307BC" w:rsidDel="00E51961">
            <w:rPr>
              <w:rFonts w:ascii="Times New Roman" w:eastAsia="Times New Roman" w:hAnsi="Times New Roman" w:cs="Times New Roman"/>
              <w:sz w:val="26"/>
              <w:szCs w:val="26"/>
            </w:rPr>
            <w:delText>giúp cho lập trình viên dễ dàng truy vết sự thay đổi của mã nguồn</w:delText>
          </w:r>
          <w:r w:rsidR="00B641BE" w:rsidRPr="00C307BC" w:rsidDel="00E51961">
            <w:rPr>
              <w:rFonts w:ascii="Times New Roman" w:eastAsia="Times New Roman" w:hAnsi="Times New Roman" w:cs="Times New Roman"/>
              <w:sz w:val="26"/>
              <w:szCs w:val="26"/>
            </w:rPr>
            <w:delText xml:space="preserve">. </w:delText>
          </w:r>
          <w:r w:rsidR="00C64CF9" w:rsidRPr="00C307BC" w:rsidDel="00E51961">
            <w:rPr>
              <w:rFonts w:ascii="Times New Roman" w:eastAsia="Times New Roman" w:hAnsi="Times New Roman" w:cs="Times New Roman"/>
              <w:sz w:val="26"/>
              <w:szCs w:val="26"/>
            </w:rPr>
            <w:delText xml:space="preserve">Hình dưới mô tả luồng quản lý </w:delText>
          </w:r>
        </w:del>
      </w:ins>
      <w:ins w:id="1506" w:author="LoanDT" w:date="2018-05-10T23:08:00Z">
        <w:del w:id="1507" w:author="Nguyen Toan" w:date="2018-05-14T16:40:00Z">
          <w:r w:rsidR="00FE1815" w:rsidRPr="00C307BC" w:rsidDel="00E51961">
            <w:rPr>
              <w:rFonts w:ascii="Times New Roman" w:eastAsia="Times New Roman" w:hAnsi="Times New Roman" w:cs="Times New Roman"/>
              <w:sz w:val="26"/>
              <w:szCs w:val="26"/>
            </w:rPr>
            <w:delText>phiên bản thay đổi của SVN.</w:delText>
          </w:r>
        </w:del>
      </w:ins>
      <w:ins w:id="1508" w:author="Nguyen Toan" w:date="2018-05-14T16:40:00Z">
        <w:r w:rsidR="00E51961" w:rsidRPr="00C307BC">
          <w:rPr>
            <w:rFonts w:ascii="Times New Roman" w:hAnsi="Times New Roman" w:cs="Times New Roman"/>
            <w:noProof/>
            <w:sz w:val="26"/>
            <w:szCs w:val="26"/>
            <w:lang w:val="en-US"/>
            <w:rPrChange w:id="1509" w:author="Unknown">
              <w:rPr>
                <w:noProof/>
                <w:lang w:val="en-US"/>
              </w:rPr>
            </w:rPrChange>
          </w:rPr>
          <w:drawing>
            <wp:inline distT="0" distB="0" distL="0" distR="0" wp14:anchorId="22AD7584" wp14:editId="5DA7BAEF">
              <wp:extent cx="3401695" cy="3830308"/>
              <wp:effectExtent l="0" t="0" r="8255" b="0"/>
              <wp:docPr id="32" name="Picture 32" descr="Mô hình hoạt &amp;dstrok;ộng của D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hoạt &amp;dstrok;ộng của DVC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8127" cy="3837550"/>
                      </a:xfrm>
                      <a:prstGeom prst="rect">
                        <a:avLst/>
                      </a:prstGeom>
                      <a:noFill/>
                      <a:ln>
                        <a:noFill/>
                      </a:ln>
                    </pic:spPr>
                  </pic:pic>
                </a:graphicData>
              </a:graphic>
            </wp:inline>
          </w:drawing>
        </w:r>
      </w:ins>
    </w:p>
    <w:p w14:paraId="7DA03F08" w14:textId="367D4E74" w:rsidR="00E51961" w:rsidRPr="00C307BC" w:rsidRDefault="00E51961">
      <w:pPr>
        <w:pStyle w:val="Caption"/>
        <w:jc w:val="center"/>
        <w:rPr>
          <w:ins w:id="1510" w:author="LoanDT" w:date="2018-05-10T22:56:00Z"/>
          <w:rFonts w:ascii="Times New Roman" w:eastAsia="Times New Roman" w:hAnsi="Times New Roman" w:cs="Times New Roman"/>
          <w:color w:val="auto"/>
          <w:sz w:val="26"/>
          <w:szCs w:val="26"/>
          <w:u w:val="single"/>
          <w:rPrChange w:id="1511" w:author="Nguyen Toan" w:date="2018-05-14T16:41:00Z">
            <w:rPr>
              <w:ins w:id="1512" w:author="LoanDT" w:date="2018-05-10T22:56:00Z"/>
              <w:rFonts w:ascii="Times New Roman" w:eastAsia="Times New Roman" w:hAnsi="Times New Roman" w:cs="Times New Roman"/>
              <w:sz w:val="28"/>
              <w:szCs w:val="28"/>
            </w:rPr>
          </w:rPrChange>
        </w:rPr>
        <w:pPrChange w:id="1513" w:author="Nguyen Toan" w:date="2018-05-14T16:41:00Z">
          <w:pPr>
            <w:pStyle w:val="ListParagraph"/>
            <w:numPr>
              <w:ilvl w:val="2"/>
              <w:numId w:val="5"/>
            </w:numPr>
            <w:spacing w:before="240" w:after="120" w:line="288" w:lineRule="auto"/>
            <w:ind w:left="1440" w:hanging="720"/>
            <w:contextualSpacing w:val="0"/>
            <w:outlineLvl w:val="2"/>
          </w:pPr>
        </w:pPrChange>
      </w:pPr>
      <w:bookmarkStart w:id="1514" w:name="_Ref514079431"/>
      <w:bookmarkStart w:id="1515" w:name="_Toc514157757"/>
      <w:ins w:id="1516" w:author="Nguyen Toan" w:date="2018-05-14T16:41:00Z">
        <w:r w:rsidRPr="00C307BC">
          <w:rPr>
            <w:rFonts w:ascii="Times New Roman" w:hAnsi="Times New Roman" w:cs="Times New Roman"/>
            <w:i w:val="0"/>
            <w:color w:val="auto"/>
            <w:sz w:val="26"/>
            <w:szCs w:val="26"/>
            <w:rPrChange w:id="1517" w:author="Nguyen Toan" w:date="2018-05-14T16:41:00Z">
              <w:rPr>
                <w:i/>
                <w:iCs/>
              </w:rPr>
            </w:rPrChange>
          </w:rPr>
          <w:t xml:space="preserve">Hình </w:t>
        </w:r>
      </w:ins>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3</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4</w:t>
      </w:r>
      <w:r w:rsidR="007B1CDB" w:rsidRPr="00C307BC">
        <w:rPr>
          <w:rFonts w:ascii="Times New Roman" w:hAnsi="Times New Roman" w:cs="Times New Roman"/>
          <w:i w:val="0"/>
          <w:color w:val="auto"/>
          <w:sz w:val="26"/>
          <w:szCs w:val="26"/>
        </w:rPr>
        <w:fldChar w:fldCharType="end"/>
      </w:r>
      <w:ins w:id="1518" w:author="Nguyen Toan" w:date="2018-05-14T18:03:00Z">
        <w:del w:id="1519"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1520"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3</w:delText>
        </w:r>
      </w:del>
      <w:ins w:id="1521" w:author="Nguyen Toan" w:date="2018-05-14T18:03:00Z">
        <w:del w:id="1522"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1523"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1524" w:author="Nguyen Toan" w:date="2018-05-14T23:17:00Z">
        <w:del w:id="1525" w:author="Đinh Thị Loan - ITC" w:date="2018-05-15T14:06:00Z">
          <w:r w:rsidR="00620576" w:rsidRPr="00C307BC" w:rsidDel="006A746E">
            <w:rPr>
              <w:rFonts w:ascii="Times New Roman" w:hAnsi="Times New Roman" w:cs="Times New Roman"/>
              <w:i w:val="0"/>
              <w:noProof/>
              <w:color w:val="auto"/>
              <w:sz w:val="26"/>
              <w:szCs w:val="26"/>
            </w:rPr>
            <w:delText>4</w:delText>
          </w:r>
        </w:del>
      </w:ins>
      <w:ins w:id="1526" w:author="Nguyen Toan" w:date="2018-05-14T18:03:00Z">
        <w:del w:id="1527" w:author="Đinh Thị Loan - ITC" w:date="2018-05-15T14:06:00Z">
          <w:r w:rsidR="0052504F" w:rsidRPr="00C307BC" w:rsidDel="006A746E">
            <w:rPr>
              <w:rFonts w:ascii="Times New Roman" w:hAnsi="Times New Roman" w:cs="Times New Roman"/>
              <w:i w:val="0"/>
              <w:color w:val="auto"/>
              <w:sz w:val="26"/>
              <w:szCs w:val="26"/>
            </w:rPr>
            <w:fldChar w:fldCharType="end"/>
          </w:r>
        </w:del>
      </w:ins>
      <w:bookmarkEnd w:id="1514"/>
      <w:ins w:id="1528" w:author="Nguyen Toan" w:date="2018-05-14T16:41:00Z">
        <w:r w:rsidRPr="00C307BC">
          <w:rPr>
            <w:rFonts w:ascii="Times New Roman" w:hAnsi="Times New Roman" w:cs="Times New Roman"/>
            <w:i w:val="0"/>
            <w:color w:val="auto"/>
            <w:sz w:val="26"/>
            <w:szCs w:val="26"/>
            <w:rPrChange w:id="1529" w:author="Nguyen Toan" w:date="2018-05-14T16:41:00Z">
              <w:rPr>
                <w:i/>
                <w:iCs/>
              </w:rPr>
            </w:rPrChange>
          </w:rPr>
          <w:t>: Mô hình hoạt động của DVCS</w:t>
        </w:r>
      </w:ins>
      <w:ins w:id="1530" w:author="Nguyen Toan" w:date="2018-05-14T16:43:00Z">
        <w:r w:rsidR="00113EBB" w:rsidRPr="00C307BC">
          <w:rPr>
            <w:rFonts w:ascii="Times New Roman" w:hAnsi="Times New Roman" w:cs="Times New Roman"/>
            <w:i w:val="0"/>
            <w:color w:val="auto"/>
            <w:sz w:val="26"/>
            <w:szCs w:val="26"/>
          </w:rPr>
          <w:t xml:space="preserve"> </w:t>
        </w:r>
      </w:ins>
      <w:customXmlInsRangeStart w:id="1531" w:author="Nguyen Toan" w:date="2018-05-14T16:45:00Z"/>
      <w:sdt>
        <w:sdtPr>
          <w:rPr>
            <w:rFonts w:ascii="Times New Roman" w:hAnsi="Times New Roman" w:cs="Times New Roman"/>
            <w:i w:val="0"/>
            <w:color w:val="auto"/>
            <w:sz w:val="26"/>
            <w:szCs w:val="26"/>
          </w:rPr>
          <w:id w:val="-842089155"/>
          <w:citation/>
        </w:sdtPr>
        <w:sdtContent>
          <w:customXmlInsRangeEnd w:id="1531"/>
          <w:ins w:id="1532" w:author="Nguyen Toan" w:date="2018-05-14T16:45:00Z">
            <w:r w:rsidR="00113EBB" w:rsidRPr="00C307BC">
              <w:rPr>
                <w:rFonts w:ascii="Times New Roman" w:hAnsi="Times New Roman" w:cs="Times New Roman"/>
                <w:i w:val="0"/>
                <w:color w:val="auto"/>
                <w:sz w:val="26"/>
                <w:szCs w:val="26"/>
              </w:rPr>
              <w:fldChar w:fldCharType="begin"/>
            </w:r>
            <w:r w:rsidR="00B75A63" w:rsidRPr="00C307BC">
              <w:rPr>
                <w:rFonts w:ascii="Times New Roman" w:hAnsi="Times New Roman" w:cs="Times New Roman"/>
                <w:i w:val="0"/>
                <w:color w:val="auto"/>
                <w:sz w:val="26"/>
                <w:szCs w:val="26"/>
                <w:lang w:val="en-US"/>
              </w:rPr>
              <w:instrText xml:space="preserve">CITATION Git1 \l 1033 </w:instrText>
            </w:r>
          </w:ins>
          <w:r w:rsidR="00113EBB" w:rsidRPr="00C307BC">
            <w:rPr>
              <w:rFonts w:ascii="Times New Roman" w:hAnsi="Times New Roman" w:cs="Times New Roman"/>
              <w:i w:val="0"/>
              <w:color w:val="auto"/>
              <w:sz w:val="26"/>
              <w:szCs w:val="26"/>
            </w:rPr>
            <w:fldChar w:fldCharType="separate"/>
          </w:r>
          <w:r w:rsidR="00D65DF8" w:rsidRPr="00C307BC">
            <w:rPr>
              <w:rFonts w:ascii="Times New Roman" w:hAnsi="Times New Roman" w:cs="Times New Roman"/>
              <w:noProof/>
              <w:color w:val="auto"/>
              <w:sz w:val="26"/>
              <w:szCs w:val="26"/>
              <w:lang w:val="en-US"/>
            </w:rPr>
            <w:t>[14]</w:t>
          </w:r>
          <w:ins w:id="1533" w:author="Nguyen Toan" w:date="2018-05-14T16:45:00Z">
            <w:r w:rsidR="00113EBB" w:rsidRPr="00C307BC">
              <w:rPr>
                <w:rFonts w:ascii="Times New Roman" w:hAnsi="Times New Roman" w:cs="Times New Roman"/>
                <w:i w:val="0"/>
                <w:color w:val="auto"/>
                <w:sz w:val="26"/>
                <w:szCs w:val="26"/>
              </w:rPr>
              <w:fldChar w:fldCharType="end"/>
            </w:r>
          </w:ins>
          <w:customXmlInsRangeStart w:id="1534" w:author="Nguyen Toan" w:date="2018-05-14T16:45:00Z"/>
        </w:sdtContent>
      </w:sdt>
      <w:customXmlInsRangeEnd w:id="1534"/>
      <w:ins w:id="1535" w:author="Nguyen Toan" w:date="2018-05-14T16:45:00Z">
        <w:r w:rsidR="00500E7F" w:rsidRPr="00C307BC">
          <w:rPr>
            <w:rFonts w:ascii="Times New Roman" w:hAnsi="Times New Roman" w:cs="Times New Roman"/>
            <w:i w:val="0"/>
            <w:color w:val="auto"/>
            <w:sz w:val="26"/>
            <w:szCs w:val="26"/>
          </w:rPr>
          <w:t>.</w:t>
        </w:r>
      </w:ins>
      <w:bookmarkEnd w:id="1515"/>
    </w:p>
    <w:p w14:paraId="213BC00E" w14:textId="77777777" w:rsidR="009F0B30" w:rsidRPr="00C307BC" w:rsidRDefault="002F4E01">
      <w:pPr>
        <w:keepNext/>
        <w:pBdr>
          <w:top w:val="none" w:sz="0" w:space="0" w:color="auto"/>
          <w:left w:val="none" w:sz="0" w:space="0" w:color="auto"/>
          <w:bottom w:val="none" w:sz="0" w:space="0" w:color="auto"/>
          <w:right w:val="none" w:sz="0" w:space="0" w:color="auto"/>
          <w:between w:val="none" w:sz="0" w:space="0" w:color="auto"/>
        </w:pBdr>
        <w:spacing w:line="240" w:lineRule="auto"/>
        <w:jc w:val="center"/>
        <w:rPr>
          <w:ins w:id="1536" w:author="Nguyen Toan" w:date="2018-05-14T16:47:00Z"/>
          <w:rFonts w:ascii="Times New Roman" w:hAnsi="Times New Roman" w:cs="Times New Roman"/>
          <w:sz w:val="26"/>
          <w:szCs w:val="26"/>
        </w:rPr>
        <w:pPrChange w:id="1537" w:author="Nguyen Toan" w:date="2018-05-14T16:47:00Z">
          <w:pPr>
            <w:pBdr>
              <w:top w:val="none" w:sz="0" w:space="0" w:color="auto"/>
              <w:left w:val="none" w:sz="0" w:space="0" w:color="auto"/>
              <w:bottom w:val="none" w:sz="0" w:space="0" w:color="auto"/>
              <w:right w:val="none" w:sz="0" w:space="0" w:color="auto"/>
              <w:between w:val="none" w:sz="0" w:space="0" w:color="auto"/>
            </w:pBdr>
            <w:spacing w:line="240" w:lineRule="auto"/>
            <w:jc w:val="center"/>
          </w:pPr>
        </w:pPrChange>
      </w:pPr>
      <w:ins w:id="1538" w:author="LoanDT" w:date="2018-05-10T22:56:00Z">
        <w:r w:rsidRPr="00C307BC">
          <w:rPr>
            <w:rFonts w:ascii="Times New Roman" w:eastAsia="Times New Roman" w:hAnsi="Times New Roman" w:cs="Times New Roman"/>
            <w:noProof/>
            <w:color w:val="auto"/>
            <w:sz w:val="26"/>
            <w:szCs w:val="26"/>
            <w:lang w:val="en-US"/>
            <w:rPrChange w:id="1539" w:author="Unknown">
              <w:rPr>
                <w:noProof/>
                <w:lang w:val="en-US"/>
              </w:rPr>
            </w:rPrChange>
          </w:rPr>
          <w:lastRenderedPageBreak/>
          <w:drawing>
            <wp:inline distT="0" distB="0" distL="0" distR="0" wp14:anchorId="3109E689" wp14:editId="0DBA1267">
              <wp:extent cx="2556400" cy="3136338"/>
              <wp:effectExtent l="0" t="0" r="9525" b="0"/>
              <wp:docPr id="24" name="Picture 24" descr="ttps://visual-meta.com/wp-content/uploads/2015/10/gi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s://visual-meta.com/wp-content/uploads/2015/10/gitflo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68798" cy="3151548"/>
                      </a:xfrm>
                      <a:prstGeom prst="rect">
                        <a:avLst/>
                      </a:prstGeom>
                      <a:noFill/>
                      <a:ln>
                        <a:noFill/>
                      </a:ln>
                    </pic:spPr>
                  </pic:pic>
                </a:graphicData>
              </a:graphic>
            </wp:inline>
          </w:drawing>
        </w:r>
      </w:ins>
    </w:p>
    <w:p w14:paraId="63DDE305" w14:textId="7C712BEC" w:rsidR="002F4E01" w:rsidRPr="00C307BC" w:rsidRDefault="009F0B30">
      <w:pPr>
        <w:pStyle w:val="Caption"/>
        <w:jc w:val="center"/>
        <w:rPr>
          <w:ins w:id="1540" w:author="LoanDT" w:date="2018-05-10T22:56:00Z"/>
          <w:rFonts w:ascii="Times New Roman" w:eastAsia="Times New Roman" w:hAnsi="Times New Roman" w:cs="Times New Roman"/>
          <w:color w:val="auto"/>
          <w:sz w:val="26"/>
          <w:szCs w:val="26"/>
          <w:lang w:val="en-US"/>
          <w:rPrChange w:id="1541" w:author="Nguyen Toan" w:date="2018-05-14T16:47:00Z">
            <w:rPr>
              <w:ins w:id="1542" w:author="LoanDT" w:date="2018-05-10T22:56:00Z"/>
              <w:rFonts w:ascii="Times New Roman" w:eastAsia="Times New Roman" w:hAnsi="Times New Roman" w:cs="Times New Roman"/>
              <w:color w:val="auto"/>
              <w:sz w:val="24"/>
              <w:szCs w:val="24"/>
              <w:lang w:val="en-US"/>
            </w:rPr>
          </w:rPrChange>
        </w:rPr>
        <w:pPrChange w:id="1543" w:author="Nguyen Toan" w:date="2018-05-14T16:47:00Z">
          <w:pPr>
            <w:pBdr>
              <w:top w:val="none" w:sz="0" w:space="0" w:color="auto"/>
              <w:left w:val="none" w:sz="0" w:space="0" w:color="auto"/>
              <w:bottom w:val="none" w:sz="0" w:space="0" w:color="auto"/>
              <w:right w:val="none" w:sz="0" w:space="0" w:color="auto"/>
              <w:between w:val="none" w:sz="0" w:space="0" w:color="auto"/>
            </w:pBdr>
            <w:spacing w:line="240" w:lineRule="auto"/>
          </w:pPr>
        </w:pPrChange>
      </w:pPr>
      <w:bookmarkStart w:id="1544" w:name="_Ref514079876"/>
      <w:bookmarkStart w:id="1545" w:name="_Toc514157758"/>
      <w:ins w:id="1546" w:author="Nguyen Toan" w:date="2018-05-14T16:47:00Z">
        <w:r w:rsidRPr="00C307BC">
          <w:rPr>
            <w:rFonts w:ascii="Times New Roman" w:hAnsi="Times New Roman" w:cs="Times New Roman"/>
            <w:i w:val="0"/>
            <w:color w:val="auto"/>
            <w:sz w:val="26"/>
            <w:szCs w:val="26"/>
            <w:rPrChange w:id="1547" w:author="Nguyen Toan" w:date="2018-05-14T16:47:00Z">
              <w:rPr>
                <w:i/>
                <w:iCs/>
              </w:rPr>
            </w:rPrChange>
          </w:rPr>
          <w:t xml:space="preserve">Hình </w:t>
        </w:r>
      </w:ins>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3</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5</w:t>
      </w:r>
      <w:r w:rsidR="007B1CDB" w:rsidRPr="00C307BC">
        <w:rPr>
          <w:rFonts w:ascii="Times New Roman" w:hAnsi="Times New Roman" w:cs="Times New Roman"/>
          <w:i w:val="0"/>
          <w:color w:val="auto"/>
          <w:sz w:val="26"/>
          <w:szCs w:val="26"/>
        </w:rPr>
        <w:fldChar w:fldCharType="end"/>
      </w:r>
      <w:ins w:id="1548" w:author="Nguyen Toan" w:date="2018-05-14T18:03:00Z">
        <w:del w:id="1549"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1550"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3</w:delText>
        </w:r>
      </w:del>
      <w:ins w:id="1551" w:author="Nguyen Toan" w:date="2018-05-14T18:03:00Z">
        <w:del w:id="1552"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1553"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1554" w:author="Nguyen Toan" w:date="2018-05-14T23:17:00Z">
        <w:del w:id="1555" w:author="Đinh Thị Loan - ITC" w:date="2018-05-15T14:06:00Z">
          <w:r w:rsidR="00620576" w:rsidRPr="00C307BC" w:rsidDel="006A746E">
            <w:rPr>
              <w:rFonts w:ascii="Times New Roman" w:hAnsi="Times New Roman" w:cs="Times New Roman"/>
              <w:i w:val="0"/>
              <w:noProof/>
              <w:color w:val="auto"/>
              <w:sz w:val="26"/>
              <w:szCs w:val="26"/>
            </w:rPr>
            <w:delText>5</w:delText>
          </w:r>
        </w:del>
      </w:ins>
      <w:ins w:id="1556" w:author="Nguyen Toan" w:date="2018-05-14T18:03:00Z">
        <w:del w:id="1557" w:author="Đinh Thị Loan - ITC" w:date="2018-05-15T14:06:00Z">
          <w:r w:rsidR="0052504F" w:rsidRPr="00C307BC" w:rsidDel="006A746E">
            <w:rPr>
              <w:rFonts w:ascii="Times New Roman" w:hAnsi="Times New Roman" w:cs="Times New Roman"/>
              <w:i w:val="0"/>
              <w:color w:val="auto"/>
              <w:sz w:val="26"/>
              <w:szCs w:val="26"/>
            </w:rPr>
            <w:fldChar w:fldCharType="end"/>
          </w:r>
        </w:del>
      </w:ins>
      <w:bookmarkEnd w:id="1544"/>
      <w:ins w:id="1558" w:author="Nguyen Toan" w:date="2018-05-14T16:47:00Z">
        <w:r w:rsidRPr="00C307BC">
          <w:rPr>
            <w:rFonts w:ascii="Times New Roman" w:hAnsi="Times New Roman" w:cs="Times New Roman"/>
            <w:i w:val="0"/>
            <w:color w:val="auto"/>
            <w:sz w:val="26"/>
            <w:szCs w:val="26"/>
            <w:rPrChange w:id="1559" w:author="Nguyen Toan" w:date="2018-05-14T16:47:00Z">
              <w:rPr>
                <w:i/>
                <w:iCs/>
              </w:rPr>
            </w:rPrChange>
          </w:rPr>
          <w:t xml:space="preserve">: </w:t>
        </w:r>
      </w:ins>
      <w:ins w:id="1560" w:author="Nguyen Toan" w:date="2018-05-14T16:57:00Z">
        <w:r w:rsidR="0032247E" w:rsidRPr="00C307BC">
          <w:rPr>
            <w:rFonts w:ascii="Times New Roman" w:hAnsi="Times New Roman" w:cs="Times New Roman"/>
            <w:i w:val="0"/>
            <w:color w:val="auto"/>
            <w:sz w:val="26"/>
            <w:szCs w:val="26"/>
          </w:rPr>
          <w:t>Cấu trúc tổ chức kho mã nguồn trên</w:t>
        </w:r>
      </w:ins>
      <w:ins w:id="1561" w:author="Nguyen Toan" w:date="2018-05-14T16:47:00Z">
        <w:r w:rsidRPr="00C307BC">
          <w:rPr>
            <w:rFonts w:ascii="Times New Roman" w:hAnsi="Times New Roman" w:cs="Times New Roman"/>
            <w:i w:val="0"/>
            <w:color w:val="auto"/>
            <w:sz w:val="26"/>
            <w:szCs w:val="26"/>
            <w:rPrChange w:id="1562" w:author="Nguyen Toan" w:date="2018-05-14T16:47:00Z">
              <w:rPr>
                <w:i/>
                <w:iCs/>
              </w:rPr>
            </w:rPrChange>
          </w:rPr>
          <w:t xml:space="preserve"> Git</w:t>
        </w:r>
      </w:ins>
      <w:bookmarkEnd w:id="1545"/>
    </w:p>
    <w:p w14:paraId="5E0892D9" w14:textId="16A6B37B" w:rsidR="00C10E36" w:rsidRPr="00C307BC" w:rsidRDefault="00C10E36">
      <w:pPr>
        <w:spacing w:after="120" w:line="288" w:lineRule="auto"/>
        <w:ind w:firstLine="567"/>
        <w:jc w:val="both"/>
        <w:rPr>
          <w:ins w:id="1563" w:author="Nguyen Toan" w:date="2018-05-14T16:59:00Z"/>
          <w:rFonts w:ascii="Times New Roman" w:eastAsia="Times New Roman" w:hAnsi="Times New Roman" w:cs="Times New Roman"/>
          <w:sz w:val="26"/>
          <w:szCs w:val="26"/>
        </w:rPr>
        <w:pPrChange w:id="1564" w:author="LoanDT" w:date="2018-05-10T22:38:00Z">
          <w:pPr>
            <w:pStyle w:val="ListParagraph"/>
            <w:numPr>
              <w:ilvl w:val="2"/>
              <w:numId w:val="5"/>
            </w:numPr>
            <w:spacing w:before="240" w:after="120" w:line="288" w:lineRule="auto"/>
            <w:ind w:left="1440" w:hanging="720"/>
            <w:contextualSpacing w:val="0"/>
            <w:outlineLvl w:val="2"/>
          </w:pPr>
        </w:pPrChange>
      </w:pPr>
      <w:ins w:id="1565" w:author="Nguyen Toan" w:date="2018-05-14T16:59:00Z">
        <w:r w:rsidRPr="00C307BC">
          <w:rPr>
            <w:rFonts w:ascii="Times New Roman" w:eastAsia="Times New Roman" w:hAnsi="Times New Roman" w:cs="Times New Roman"/>
            <w:sz w:val="26"/>
            <w:szCs w:val="26"/>
          </w:rPr>
          <w:t xml:space="preserve">Git cung cấp giao diện dòng lệnh với các lệnh cơ bản như </w:t>
        </w:r>
      </w:ins>
      <w:ins w:id="1566" w:author="Nguyen Toan" w:date="2018-05-14T17:00:00Z">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_Ref514080555 \h </w:instrText>
        </w:r>
      </w:ins>
      <w:r w:rsidR="00C307BC" w:rsidRPr="00C307BC">
        <w:rPr>
          <w:rFonts w:ascii="Times New Roman" w:eastAsia="Times New Roman" w:hAnsi="Times New Roman" w:cs="Times New Roman"/>
          <w:sz w:val="26"/>
          <w:szCs w:val="26"/>
        </w:rPr>
        <w:instrText xml:space="preserve"> \* MERGEFORMAT </w:instrText>
      </w:r>
      <w:r w:rsidRPr="00C307BC">
        <w:rPr>
          <w:rFonts w:ascii="Times New Roman" w:eastAsia="Times New Roman" w:hAnsi="Times New Roman" w:cs="Times New Roman"/>
          <w:sz w:val="26"/>
          <w:szCs w:val="26"/>
        </w:rPr>
      </w:r>
      <w:r w:rsidRPr="00C307BC">
        <w:rPr>
          <w:rFonts w:ascii="Times New Roman" w:eastAsia="Times New Roman" w:hAnsi="Times New Roman" w:cs="Times New Roman"/>
          <w:sz w:val="26"/>
          <w:szCs w:val="26"/>
        </w:rPr>
        <w:fldChar w:fldCharType="separate"/>
      </w:r>
      <w:ins w:id="1567" w:author="Nguyen Toan" w:date="2018-05-14T16:59:00Z">
        <w:r w:rsidR="009C452F" w:rsidRPr="00C307BC">
          <w:rPr>
            <w:rFonts w:ascii="Times New Roman" w:hAnsi="Times New Roman" w:cs="Times New Roman"/>
            <w:color w:val="auto"/>
            <w:sz w:val="26"/>
            <w:szCs w:val="26"/>
            <w:rPrChange w:id="1568" w:author="Nguyen Toan" w:date="2018-05-14T17:00:00Z">
              <w:rPr/>
            </w:rPrChange>
          </w:rPr>
          <w:t xml:space="preserve">Hình </w:t>
        </w:r>
      </w:ins>
      <w:r w:rsidR="009C452F">
        <w:rPr>
          <w:rFonts w:ascii="Times New Roman" w:hAnsi="Times New Roman" w:cs="Times New Roman"/>
          <w:i/>
          <w:noProof/>
          <w:color w:val="auto"/>
          <w:sz w:val="26"/>
          <w:szCs w:val="26"/>
        </w:rPr>
        <w:t>3</w:t>
      </w:r>
      <w:r w:rsidR="009C452F" w:rsidRPr="00C307BC">
        <w:rPr>
          <w:rFonts w:ascii="Times New Roman" w:hAnsi="Times New Roman" w:cs="Times New Roman"/>
          <w:i/>
          <w:noProof/>
          <w:color w:val="auto"/>
          <w:sz w:val="26"/>
          <w:szCs w:val="26"/>
        </w:rPr>
        <w:t>.</w:t>
      </w:r>
      <w:r w:rsidR="009C452F">
        <w:rPr>
          <w:rFonts w:ascii="Times New Roman" w:hAnsi="Times New Roman" w:cs="Times New Roman"/>
          <w:i/>
          <w:noProof/>
          <w:color w:val="auto"/>
          <w:sz w:val="26"/>
          <w:szCs w:val="26"/>
        </w:rPr>
        <w:t>6</w:t>
      </w:r>
      <w:ins w:id="1569" w:author="Nguyen Toan" w:date="2018-05-14T17:00:00Z">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w:t>
        </w:r>
      </w:ins>
    </w:p>
    <w:p w14:paraId="47FA677A" w14:textId="77777777" w:rsidR="00C10E36" w:rsidRPr="00C307BC" w:rsidRDefault="00C10E36">
      <w:pPr>
        <w:keepNext/>
        <w:spacing w:after="120" w:line="288" w:lineRule="auto"/>
        <w:ind w:firstLine="567"/>
        <w:jc w:val="center"/>
        <w:rPr>
          <w:ins w:id="1570" w:author="Nguyen Toan" w:date="2018-05-14T16:59:00Z"/>
          <w:rFonts w:ascii="Times New Roman" w:hAnsi="Times New Roman" w:cs="Times New Roman"/>
          <w:sz w:val="26"/>
          <w:szCs w:val="26"/>
        </w:rPr>
        <w:pPrChange w:id="1571" w:author="Nguyen Toan" w:date="2018-05-14T17:08:00Z">
          <w:pPr>
            <w:spacing w:after="120" w:line="288" w:lineRule="auto"/>
            <w:ind w:firstLine="567"/>
            <w:jc w:val="both"/>
          </w:pPr>
        </w:pPrChange>
      </w:pPr>
      <w:ins w:id="1572" w:author="Nguyen Toan" w:date="2018-05-14T16:59:00Z">
        <w:r w:rsidRPr="00C307BC">
          <w:rPr>
            <w:rFonts w:ascii="Times New Roman" w:eastAsia="Times New Roman" w:hAnsi="Times New Roman" w:cs="Times New Roman"/>
            <w:noProof/>
            <w:sz w:val="26"/>
            <w:szCs w:val="26"/>
            <w:lang w:val="en-US"/>
            <w:rPrChange w:id="1573" w:author="Unknown">
              <w:rPr>
                <w:noProof/>
                <w:lang w:val="en-US"/>
              </w:rPr>
            </w:rPrChange>
          </w:rPr>
          <w:drawing>
            <wp:inline distT="0" distB="0" distL="0" distR="0" wp14:anchorId="14009354" wp14:editId="2D5D20BE">
              <wp:extent cx="5048250" cy="251902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uan ly ma nguon github.PNG"/>
                      <pic:cNvPicPr/>
                    </pic:nvPicPr>
                    <pic:blipFill>
                      <a:blip r:embed="rId34">
                        <a:extLst>
                          <a:ext uri="{28A0092B-C50C-407E-A947-70E740481C1C}">
                            <a14:useLocalDpi xmlns:a14="http://schemas.microsoft.com/office/drawing/2010/main" val="0"/>
                          </a:ext>
                        </a:extLst>
                      </a:blip>
                      <a:stretch>
                        <a:fillRect/>
                      </a:stretch>
                    </pic:blipFill>
                    <pic:spPr>
                      <a:xfrm>
                        <a:off x="0" y="0"/>
                        <a:ext cx="5056332" cy="2523059"/>
                      </a:xfrm>
                      <a:prstGeom prst="rect">
                        <a:avLst/>
                      </a:prstGeom>
                    </pic:spPr>
                  </pic:pic>
                </a:graphicData>
              </a:graphic>
            </wp:inline>
          </w:drawing>
        </w:r>
      </w:ins>
    </w:p>
    <w:p w14:paraId="78D129A3" w14:textId="33FE72C4" w:rsidR="00C10E36" w:rsidRPr="00C307BC" w:rsidRDefault="00C10E36">
      <w:pPr>
        <w:pStyle w:val="Caption"/>
        <w:jc w:val="center"/>
        <w:rPr>
          <w:ins w:id="1574" w:author="Nguyen Toan" w:date="2018-05-14T16:59:00Z"/>
          <w:rFonts w:ascii="Times New Roman" w:hAnsi="Times New Roman" w:cs="Times New Roman"/>
          <w:i w:val="0"/>
          <w:color w:val="auto"/>
          <w:sz w:val="26"/>
          <w:szCs w:val="26"/>
          <w:rPrChange w:id="1575" w:author="Nguyen Toan" w:date="2018-05-14T17:00:00Z">
            <w:rPr>
              <w:ins w:id="1576" w:author="Nguyen Toan" w:date="2018-05-14T16:59:00Z"/>
            </w:rPr>
          </w:rPrChange>
        </w:rPr>
        <w:pPrChange w:id="1577" w:author="Nguyen Toan" w:date="2018-05-14T17:00:00Z">
          <w:pPr>
            <w:pStyle w:val="Caption"/>
          </w:pPr>
        </w:pPrChange>
      </w:pPr>
      <w:bookmarkStart w:id="1578" w:name="_Ref514080555"/>
      <w:bookmarkStart w:id="1579" w:name="_Toc514157759"/>
      <w:ins w:id="1580" w:author="Nguyen Toan" w:date="2018-05-14T16:59:00Z">
        <w:r w:rsidRPr="00C307BC">
          <w:rPr>
            <w:rFonts w:ascii="Times New Roman" w:hAnsi="Times New Roman" w:cs="Times New Roman"/>
            <w:i w:val="0"/>
            <w:color w:val="auto"/>
            <w:sz w:val="26"/>
            <w:szCs w:val="26"/>
            <w:rPrChange w:id="1581" w:author="Nguyen Toan" w:date="2018-05-14T17:00:00Z">
              <w:rPr/>
            </w:rPrChange>
          </w:rPr>
          <w:t xml:space="preserve">Hình </w:t>
        </w:r>
      </w:ins>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3</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6</w:t>
      </w:r>
      <w:r w:rsidR="007B1CDB" w:rsidRPr="00C307BC">
        <w:rPr>
          <w:rFonts w:ascii="Times New Roman" w:hAnsi="Times New Roman" w:cs="Times New Roman"/>
          <w:i w:val="0"/>
          <w:color w:val="auto"/>
          <w:sz w:val="26"/>
          <w:szCs w:val="26"/>
        </w:rPr>
        <w:fldChar w:fldCharType="end"/>
      </w:r>
      <w:ins w:id="1582" w:author="Nguyen Toan" w:date="2018-05-14T18:03:00Z">
        <w:del w:id="1583"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1584"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3</w:delText>
        </w:r>
      </w:del>
      <w:ins w:id="1585" w:author="Nguyen Toan" w:date="2018-05-14T18:03:00Z">
        <w:del w:id="1586"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1587"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1588" w:author="Nguyen Toan" w:date="2018-05-14T23:17:00Z">
        <w:del w:id="1589" w:author="Đinh Thị Loan - ITC" w:date="2018-05-15T14:06:00Z">
          <w:r w:rsidR="00620576" w:rsidRPr="00C307BC" w:rsidDel="006A746E">
            <w:rPr>
              <w:rFonts w:ascii="Times New Roman" w:hAnsi="Times New Roman" w:cs="Times New Roman"/>
              <w:i w:val="0"/>
              <w:noProof/>
              <w:color w:val="auto"/>
              <w:sz w:val="26"/>
              <w:szCs w:val="26"/>
            </w:rPr>
            <w:delText>6</w:delText>
          </w:r>
        </w:del>
      </w:ins>
      <w:ins w:id="1590" w:author="Nguyen Toan" w:date="2018-05-14T18:03:00Z">
        <w:del w:id="1591" w:author="Đinh Thị Loan - ITC" w:date="2018-05-15T14:06:00Z">
          <w:r w:rsidR="0052504F" w:rsidRPr="00C307BC" w:rsidDel="006A746E">
            <w:rPr>
              <w:rFonts w:ascii="Times New Roman" w:hAnsi="Times New Roman" w:cs="Times New Roman"/>
              <w:i w:val="0"/>
              <w:color w:val="auto"/>
              <w:sz w:val="26"/>
              <w:szCs w:val="26"/>
            </w:rPr>
            <w:fldChar w:fldCharType="end"/>
          </w:r>
        </w:del>
      </w:ins>
      <w:bookmarkEnd w:id="1578"/>
      <w:ins w:id="1592" w:author="Nguyen Toan" w:date="2018-05-14T16:59:00Z">
        <w:r w:rsidRPr="00C307BC">
          <w:rPr>
            <w:rFonts w:ascii="Times New Roman" w:hAnsi="Times New Roman" w:cs="Times New Roman"/>
            <w:i w:val="0"/>
            <w:color w:val="auto"/>
            <w:sz w:val="26"/>
            <w:szCs w:val="26"/>
            <w:rPrChange w:id="1593" w:author="Nguyen Toan" w:date="2018-05-14T17:00:00Z">
              <w:rPr/>
            </w:rPrChange>
          </w:rPr>
          <w:t>: Các dòng lệnh trên Git</w:t>
        </w:r>
        <w:bookmarkEnd w:id="1579"/>
      </w:ins>
    </w:p>
    <w:p w14:paraId="47B2D487" w14:textId="1002C55A" w:rsidR="002F4E01" w:rsidRPr="00C307BC" w:rsidDel="00C10E36" w:rsidRDefault="005B060F">
      <w:pPr>
        <w:spacing w:after="120" w:line="288" w:lineRule="auto"/>
        <w:ind w:firstLine="567"/>
        <w:jc w:val="both"/>
        <w:rPr>
          <w:ins w:id="1594" w:author="LoanDT" w:date="2018-05-11T22:56:00Z"/>
          <w:del w:id="1595" w:author="Nguyen Toan" w:date="2018-05-14T16:59:00Z"/>
          <w:rFonts w:ascii="Times New Roman" w:eastAsia="Times New Roman" w:hAnsi="Times New Roman" w:cs="Times New Roman"/>
          <w:sz w:val="26"/>
          <w:szCs w:val="26"/>
        </w:rPr>
        <w:pPrChange w:id="1596" w:author="LoanDT" w:date="2018-05-10T22:38:00Z">
          <w:pPr>
            <w:pStyle w:val="ListParagraph"/>
            <w:numPr>
              <w:ilvl w:val="2"/>
              <w:numId w:val="5"/>
            </w:numPr>
            <w:spacing w:before="240" w:after="120" w:line="288" w:lineRule="auto"/>
            <w:ind w:left="1440" w:hanging="720"/>
            <w:contextualSpacing w:val="0"/>
            <w:outlineLvl w:val="2"/>
          </w:pPr>
        </w:pPrChange>
      </w:pPr>
      <w:ins w:id="1597" w:author="Nguyen Toan" w:date="2018-05-14T17:00:00Z">
        <w:r w:rsidRPr="00C307BC">
          <w:rPr>
            <w:rFonts w:ascii="Times New Roman" w:eastAsia="Times New Roman" w:hAnsi="Times New Roman" w:cs="Times New Roman"/>
            <w:sz w:val="26"/>
            <w:szCs w:val="26"/>
          </w:rPr>
          <w:t>Ngoài ra, các IDE như Eclipse còn cung cấp các plugins hỗ trợ giao diện đồ họa cho việc làm việc trên Git.</w:t>
        </w:r>
      </w:ins>
      <w:moveFromRangeStart w:id="1598" w:author="Nguyen Toan" w:date="2018-05-14T16:51:00Z" w:name="move514079989"/>
      <w:moveFrom w:id="1599" w:author="Nguyen Toan" w:date="2018-05-14T16:51:00Z">
        <w:ins w:id="1600" w:author="LoanDT" w:date="2018-05-10T23:09:00Z">
          <w:del w:id="1601" w:author="Nguyen Toan" w:date="2018-05-14T16:59:00Z">
            <w:r w:rsidR="000200D2" w:rsidRPr="00C307BC" w:rsidDel="00C10E36">
              <w:rPr>
                <w:rFonts w:ascii="Times New Roman" w:eastAsia="Times New Roman" w:hAnsi="Times New Roman" w:cs="Times New Roman"/>
                <w:sz w:val="26"/>
                <w:szCs w:val="26"/>
              </w:rPr>
              <w:delText xml:space="preserve">Các khái niệm cơ bản của SVN bao gồm: kho lưu trữ (repository), </w:delText>
            </w:r>
          </w:del>
        </w:ins>
        <w:ins w:id="1602" w:author="LoanDT" w:date="2018-05-10T23:10:00Z">
          <w:del w:id="1603" w:author="Nguyen Toan" w:date="2018-05-14T16:59:00Z">
            <w:r w:rsidR="00E71A19" w:rsidRPr="00C307BC" w:rsidDel="00C10E36">
              <w:rPr>
                <w:rFonts w:ascii="Times New Roman" w:eastAsia="Times New Roman" w:hAnsi="Times New Roman" w:cs="Times New Roman"/>
                <w:sz w:val="26"/>
                <w:szCs w:val="26"/>
              </w:rPr>
              <w:delText xml:space="preserve">thân (trunk), thẻ (tags), </w:delText>
            </w:r>
          </w:del>
        </w:ins>
        <w:ins w:id="1604" w:author="LoanDT" w:date="2018-05-10T23:11:00Z">
          <w:del w:id="1605" w:author="Nguyen Toan" w:date="2018-05-14T16:59:00Z">
            <w:r w:rsidR="00E71A19" w:rsidRPr="00C307BC" w:rsidDel="00C10E36">
              <w:rPr>
                <w:rFonts w:ascii="Times New Roman" w:eastAsia="Times New Roman" w:hAnsi="Times New Roman" w:cs="Times New Roman"/>
                <w:sz w:val="26"/>
                <w:szCs w:val="26"/>
              </w:rPr>
              <w:delText xml:space="preserve">nhánh (branches), bản sao công việc (working copy), các thay đổi (commit changes). </w:delText>
            </w:r>
          </w:del>
        </w:ins>
        <w:ins w:id="1606" w:author="LoanDT" w:date="2018-05-10T23:12:00Z">
          <w:del w:id="1607" w:author="Nguyen Toan" w:date="2018-05-14T16:59:00Z">
            <w:r w:rsidR="00C60F2E" w:rsidRPr="00C307BC" w:rsidDel="00C10E36">
              <w:rPr>
                <w:rFonts w:ascii="Times New Roman" w:eastAsia="Times New Roman" w:hAnsi="Times New Roman" w:cs="Times New Roman"/>
                <w:sz w:val="26"/>
                <w:szCs w:val="26"/>
              </w:rPr>
              <w:delText>Một kho chứa (repository) là nơi lưu trữ tất cả mã nguồn và lịch sử thay đổi mã nguồn</w:delText>
            </w:r>
            <w:r w:rsidR="00DD131E" w:rsidRPr="00C307BC" w:rsidDel="00C10E36">
              <w:rPr>
                <w:rFonts w:ascii="Times New Roman" w:eastAsia="Times New Roman" w:hAnsi="Times New Roman" w:cs="Times New Roman"/>
                <w:sz w:val="26"/>
                <w:szCs w:val="26"/>
              </w:rPr>
              <w:delText xml:space="preserve">. </w:delText>
            </w:r>
            <w:r w:rsidR="005B7511" w:rsidRPr="00C307BC" w:rsidDel="00C10E36">
              <w:rPr>
                <w:rFonts w:ascii="Times New Roman" w:eastAsia="Times New Roman" w:hAnsi="Times New Roman" w:cs="Times New Roman"/>
                <w:sz w:val="26"/>
                <w:szCs w:val="26"/>
              </w:rPr>
              <w:delText xml:space="preserve">Kho lưu trữ được truy cập </w:delText>
            </w:r>
          </w:del>
        </w:ins>
        <w:ins w:id="1608" w:author="LoanDT" w:date="2018-05-10T23:13:00Z">
          <w:del w:id="1609" w:author="Nguyen Toan" w:date="2018-05-14T16:59:00Z">
            <w:r w:rsidR="005B7511" w:rsidRPr="00C307BC" w:rsidDel="00C10E36">
              <w:rPr>
                <w:rFonts w:ascii="Times New Roman" w:eastAsia="Times New Roman" w:hAnsi="Times New Roman" w:cs="Times New Roman"/>
                <w:sz w:val="26"/>
                <w:szCs w:val="26"/>
              </w:rPr>
              <w:delText xml:space="preserve">qua mạng, </w:delText>
            </w:r>
            <w:r w:rsidR="001D7A8F" w:rsidRPr="00C307BC" w:rsidDel="00C10E36">
              <w:rPr>
                <w:rFonts w:ascii="Times New Roman" w:eastAsia="Times New Roman" w:hAnsi="Times New Roman" w:cs="Times New Roman"/>
                <w:sz w:val="26"/>
                <w:szCs w:val="26"/>
              </w:rPr>
              <w:delText xml:space="preserve">thực hiện vai trò như một máy chủ và công cụ quản lý phiên bản là một máy khách ví dụ như </w:delText>
            </w:r>
            <w:r w:rsidR="00345A6D" w:rsidRPr="00C307BC" w:rsidDel="00C10E36">
              <w:rPr>
                <w:rFonts w:ascii="Times New Roman" w:eastAsia="Times New Roman" w:hAnsi="Times New Roman" w:cs="Times New Roman"/>
                <w:sz w:val="26"/>
                <w:szCs w:val="26"/>
              </w:rPr>
              <w:delText>TortoiseSVN</w:delText>
            </w:r>
            <w:r w:rsidR="00EC2B97" w:rsidRPr="00C307BC" w:rsidDel="00C10E36">
              <w:rPr>
                <w:rFonts w:ascii="Times New Roman" w:eastAsia="Times New Roman" w:hAnsi="Times New Roman" w:cs="Times New Roman"/>
                <w:sz w:val="26"/>
                <w:szCs w:val="26"/>
              </w:rPr>
              <w:delText xml:space="preserve">. </w:delText>
            </w:r>
          </w:del>
        </w:ins>
        <w:ins w:id="1610" w:author="LoanDT" w:date="2018-05-10T23:14:00Z">
          <w:del w:id="1611" w:author="Nguyen Toan" w:date="2018-05-14T16:59:00Z">
            <w:r w:rsidR="00EC2B97" w:rsidRPr="00C307BC" w:rsidDel="00C10E36">
              <w:rPr>
                <w:rFonts w:ascii="Times New Roman" w:eastAsia="Times New Roman" w:hAnsi="Times New Roman" w:cs="Times New Roman"/>
                <w:sz w:val="26"/>
                <w:szCs w:val="26"/>
              </w:rPr>
              <w:delText>Thân (trunk) là nơi xảy ra tất cả các hoạt động lập trình chính trên dự án</w:delText>
            </w:r>
            <w:r w:rsidR="00044B3C" w:rsidRPr="00C307BC" w:rsidDel="00C10E36">
              <w:rPr>
                <w:rFonts w:ascii="Times New Roman" w:eastAsia="Times New Roman" w:hAnsi="Times New Roman" w:cs="Times New Roman"/>
                <w:sz w:val="26"/>
                <w:szCs w:val="26"/>
              </w:rPr>
              <w:delText xml:space="preserve"> và thường được kiểm tra bởi các lập trình </w:delText>
            </w:r>
          </w:del>
        </w:ins>
        <w:ins w:id="1612" w:author="LoanDT" w:date="2018-05-10T23:15:00Z">
          <w:del w:id="1613" w:author="Nguyen Toan" w:date="2018-05-14T16:59:00Z">
            <w:r w:rsidR="00044B3C" w:rsidRPr="00C307BC" w:rsidDel="00C10E36">
              <w:rPr>
                <w:rFonts w:ascii="Times New Roman" w:eastAsia="Times New Roman" w:hAnsi="Times New Roman" w:cs="Times New Roman"/>
                <w:sz w:val="26"/>
                <w:szCs w:val="26"/>
              </w:rPr>
              <w:delText xml:space="preserve">viên. Thẻ (tags) là thư mục lưu trữ ảnh chụp nhanh của dự án tại một thời điểm nhất định. </w:delText>
            </w:r>
            <w:r w:rsidR="008C05FE" w:rsidRPr="00C307BC" w:rsidDel="00C10E36">
              <w:rPr>
                <w:rFonts w:ascii="Times New Roman" w:eastAsia="Times New Roman" w:hAnsi="Times New Roman" w:cs="Times New Roman"/>
                <w:sz w:val="26"/>
                <w:szCs w:val="26"/>
              </w:rPr>
              <w:delText xml:space="preserve">Các tiến trình phát triển khác với tiến trình xảy </w:delText>
            </w:r>
          </w:del>
        </w:ins>
        <w:ins w:id="1614" w:author="LoanDT" w:date="2018-05-10T23:16:00Z">
          <w:del w:id="1615" w:author="Nguyen Toan" w:date="2018-05-14T16:59:00Z">
            <w:r w:rsidR="008C05FE" w:rsidRPr="00C307BC" w:rsidDel="00C10E36">
              <w:rPr>
                <w:rFonts w:ascii="Times New Roman" w:eastAsia="Times New Roman" w:hAnsi="Times New Roman" w:cs="Times New Roman"/>
                <w:sz w:val="26"/>
                <w:szCs w:val="26"/>
              </w:rPr>
              <w:delText xml:space="preserve">ra trên trunks được quản lý tại các nhánh (branches). </w:delText>
            </w:r>
          </w:del>
        </w:ins>
      </w:moveFrom>
    </w:p>
    <w:moveFromRangeEnd w:id="1598"/>
    <w:p w14:paraId="0499286D" w14:textId="77777777" w:rsidR="00090B4C" w:rsidRPr="00C307BC" w:rsidRDefault="00090B4C">
      <w:pPr>
        <w:spacing w:after="120" w:line="288" w:lineRule="auto"/>
        <w:ind w:firstLine="567"/>
        <w:jc w:val="both"/>
        <w:rPr>
          <w:ins w:id="1616" w:author="LoanDT" w:date="2018-05-10T22:38:00Z"/>
          <w:rFonts w:ascii="Times New Roman" w:eastAsia="Times New Roman" w:hAnsi="Times New Roman" w:cs="Times New Roman"/>
          <w:sz w:val="26"/>
          <w:szCs w:val="26"/>
          <w:lang w:val="vi-VN"/>
          <w:rPrChange w:id="1617" w:author="LoanDT" w:date="2018-05-11T22:57:00Z">
            <w:rPr>
              <w:ins w:id="1618" w:author="LoanDT" w:date="2018-05-10T22:38:00Z"/>
            </w:rPr>
          </w:rPrChange>
        </w:rPr>
        <w:pPrChange w:id="1619" w:author="LoanDT" w:date="2018-05-10T22:38:00Z">
          <w:pPr>
            <w:pStyle w:val="ListParagraph"/>
            <w:numPr>
              <w:ilvl w:val="2"/>
              <w:numId w:val="5"/>
            </w:numPr>
            <w:spacing w:before="240" w:after="120" w:line="288" w:lineRule="auto"/>
            <w:ind w:left="1440" w:hanging="720"/>
            <w:contextualSpacing w:val="0"/>
            <w:outlineLvl w:val="2"/>
          </w:pPr>
        </w:pPrChange>
      </w:pPr>
    </w:p>
    <w:p w14:paraId="369BB9A9" w14:textId="030257E2" w:rsidR="0010098F" w:rsidRPr="00C307BC" w:rsidRDefault="0010098F"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6"/>
          <w:szCs w:val="26"/>
        </w:rPr>
      </w:pPr>
      <w:bookmarkStart w:id="1620" w:name="_Toc514278035"/>
      <w:r w:rsidRPr="00C307BC">
        <w:rPr>
          <w:rFonts w:ascii="Times New Roman" w:eastAsia="Times New Roman" w:hAnsi="Times New Roman" w:cs="Times New Roman"/>
          <w:b/>
          <w:sz w:val="26"/>
          <w:szCs w:val="26"/>
        </w:rPr>
        <w:t>JUnit</w:t>
      </w:r>
      <w:bookmarkEnd w:id="1620"/>
    </w:p>
    <w:p w14:paraId="6FFDBA1C" w14:textId="5D86A6FF" w:rsidR="00D157AA" w:rsidRPr="00C307BC" w:rsidDel="00C60FE3" w:rsidRDefault="00C73B3D" w:rsidP="00966627">
      <w:pPr>
        <w:spacing w:after="120" w:line="288" w:lineRule="auto"/>
        <w:ind w:firstLine="567"/>
        <w:jc w:val="both"/>
        <w:rPr>
          <w:del w:id="1621" w:author="Nguyen Toan" w:date="2018-05-06T15:54:00Z"/>
          <w:rFonts w:ascii="Times New Roman" w:eastAsia="Times New Roman" w:hAnsi="Times New Roman" w:cs="Times New Roman"/>
          <w:sz w:val="26"/>
          <w:szCs w:val="26"/>
        </w:rPr>
      </w:pPr>
      <w:r w:rsidRPr="00C307BC">
        <w:rPr>
          <w:rFonts w:ascii="Times New Roman" w:hAnsi="Times New Roman" w:cs="Times New Roman"/>
          <w:sz w:val="26"/>
          <w:szCs w:val="26"/>
        </w:rPr>
        <w:t>JUnit</w:t>
      </w:r>
      <w:r w:rsidRPr="00C307BC">
        <w:rPr>
          <w:rFonts w:ascii="Times New Roman" w:eastAsia="Times New Roman" w:hAnsi="Times New Roman" w:cs="Times New Roman"/>
          <w:sz w:val="26"/>
          <w:szCs w:val="26"/>
        </w:rPr>
        <w:t xml:space="preserve"> là một bộ thư viện mã nguồn</w:t>
      </w:r>
      <w:r w:rsidR="007C4731" w:rsidRPr="00C307BC">
        <w:rPr>
          <w:rFonts w:ascii="Times New Roman" w:eastAsia="Times New Roman" w:hAnsi="Times New Roman" w:cs="Times New Roman"/>
          <w:sz w:val="26"/>
          <w:szCs w:val="26"/>
        </w:rPr>
        <w:t xml:space="preserve"> mở được sinh ra nhằm hỗ </w:t>
      </w:r>
      <w:ins w:id="1622" w:author="Nguyen Toan" w:date="2018-05-06T15:18:00Z">
        <w:r w:rsidR="00622658" w:rsidRPr="00C307BC">
          <w:rPr>
            <w:rFonts w:ascii="Times New Roman" w:eastAsia="Times New Roman" w:hAnsi="Times New Roman" w:cs="Times New Roman"/>
            <w:sz w:val="26"/>
            <w:szCs w:val="26"/>
          </w:rPr>
          <w:t>t</w:t>
        </w:r>
      </w:ins>
      <w:r w:rsidR="007C4731" w:rsidRPr="00C307BC">
        <w:rPr>
          <w:rFonts w:ascii="Times New Roman" w:eastAsia="Times New Roman" w:hAnsi="Times New Roman" w:cs="Times New Roman"/>
          <w:sz w:val="26"/>
          <w:szCs w:val="26"/>
        </w:rPr>
        <w:t xml:space="preserve">rợ việc viết và chạy các mã nguồn kiểm thử trên ngôn ngữ Java. </w:t>
      </w:r>
      <w:del w:id="1623" w:author="Nguyen Toan" w:date="2018-05-06T16:14:00Z">
        <w:r w:rsidR="007C4731" w:rsidRPr="00C307BC" w:rsidDel="004F308B">
          <w:rPr>
            <w:rFonts w:ascii="Times New Roman" w:eastAsia="Times New Roman" w:hAnsi="Times New Roman" w:cs="Times New Roman"/>
            <w:sz w:val="26"/>
            <w:szCs w:val="26"/>
          </w:rPr>
          <w:delText>JUnit đ</w:delText>
        </w:r>
      </w:del>
      <w:ins w:id="1624" w:author="Nguyen Toan" w:date="2018-05-06T16:14:00Z">
        <w:r w:rsidR="004F308B" w:rsidRPr="00C307BC">
          <w:rPr>
            <w:rFonts w:ascii="Times New Roman" w:eastAsia="Times New Roman" w:hAnsi="Times New Roman" w:cs="Times New Roman"/>
            <w:sz w:val="26"/>
            <w:szCs w:val="26"/>
          </w:rPr>
          <w:t>Đ</w:t>
        </w:r>
      </w:ins>
      <w:r w:rsidR="007C4731" w:rsidRPr="00C307BC">
        <w:rPr>
          <w:rFonts w:ascii="Times New Roman" w:eastAsia="Times New Roman" w:hAnsi="Times New Roman" w:cs="Times New Roman"/>
          <w:sz w:val="26"/>
          <w:szCs w:val="26"/>
        </w:rPr>
        <w:t xml:space="preserve">ược phát triển đầu tiên bởi Erich Gamma và Kent Beck, </w:t>
      </w:r>
      <w:ins w:id="1625" w:author="Nguyen Toan" w:date="2018-05-06T16:14:00Z">
        <w:r w:rsidR="004B25AE" w:rsidRPr="00C307BC">
          <w:rPr>
            <w:rFonts w:ascii="Times New Roman" w:eastAsia="Times New Roman" w:hAnsi="Times New Roman" w:cs="Times New Roman"/>
            <w:sz w:val="26"/>
            <w:szCs w:val="26"/>
          </w:rPr>
          <w:t>JUnit</w:t>
        </w:r>
      </w:ins>
      <w:del w:id="1626" w:author="Nguyen Toan" w:date="2018-05-06T16:14:00Z">
        <w:r w:rsidR="007C4731" w:rsidRPr="00C307BC" w:rsidDel="004F308B">
          <w:rPr>
            <w:rFonts w:ascii="Times New Roman" w:eastAsia="Times New Roman" w:hAnsi="Times New Roman" w:cs="Times New Roman"/>
            <w:sz w:val="26"/>
            <w:szCs w:val="26"/>
          </w:rPr>
          <w:delText>đây</w:delText>
        </w:r>
      </w:del>
      <w:r w:rsidR="007C4731" w:rsidRPr="00C307BC">
        <w:rPr>
          <w:rFonts w:ascii="Times New Roman" w:eastAsia="Times New Roman" w:hAnsi="Times New Roman" w:cs="Times New Roman"/>
          <w:sz w:val="26"/>
          <w:szCs w:val="26"/>
        </w:rPr>
        <w:t xml:space="preserve"> là một bước tiến hóa quan trọng</w:t>
      </w:r>
      <w:del w:id="1627" w:author="Nguyen Toan" w:date="2018-05-06T16:14:00Z">
        <w:r w:rsidR="007C4731" w:rsidRPr="00C307BC" w:rsidDel="00BB41CB">
          <w:rPr>
            <w:rFonts w:ascii="Times New Roman" w:eastAsia="Times New Roman" w:hAnsi="Times New Roman" w:cs="Times New Roman"/>
            <w:sz w:val="26"/>
            <w:szCs w:val="26"/>
          </w:rPr>
          <w:delText xml:space="preserve"> </w:delText>
        </w:r>
      </w:del>
      <w:r w:rsidR="007C4731" w:rsidRPr="00C307BC">
        <w:rPr>
          <w:rFonts w:ascii="Times New Roman" w:eastAsia="Times New Roman" w:hAnsi="Times New Roman" w:cs="Times New Roman"/>
          <w:sz w:val="26"/>
          <w:szCs w:val="26"/>
        </w:rPr>
        <w:t xml:space="preserve"> của</w:t>
      </w:r>
      <w:r w:rsidR="005522AD" w:rsidRPr="00C307BC">
        <w:rPr>
          <w:rFonts w:ascii="Times New Roman" w:eastAsia="Times New Roman" w:hAnsi="Times New Roman" w:cs="Times New Roman"/>
          <w:sz w:val="26"/>
          <w:szCs w:val="26"/>
        </w:rPr>
        <w:t xml:space="preserve"> phát triển hướng kiểm thử (Test Driven D</w:t>
      </w:r>
      <w:r w:rsidR="007C4731" w:rsidRPr="00C307BC">
        <w:rPr>
          <w:rFonts w:ascii="Times New Roman" w:eastAsia="Times New Roman" w:hAnsi="Times New Roman" w:cs="Times New Roman"/>
          <w:sz w:val="26"/>
          <w:szCs w:val="26"/>
        </w:rPr>
        <w:t>evelopment</w:t>
      </w:r>
      <w:r w:rsidR="005522AD" w:rsidRPr="00C307BC">
        <w:rPr>
          <w:rFonts w:ascii="Times New Roman" w:eastAsia="Times New Roman" w:hAnsi="Times New Roman" w:cs="Times New Roman"/>
          <w:sz w:val="26"/>
          <w:szCs w:val="26"/>
        </w:rPr>
        <w:t>)</w:t>
      </w:r>
      <w:r w:rsidRPr="00C307BC">
        <w:rPr>
          <w:rFonts w:ascii="Times New Roman" w:eastAsia="Times New Roman" w:hAnsi="Times New Roman" w:cs="Times New Roman"/>
          <w:sz w:val="26"/>
          <w:szCs w:val="26"/>
        </w:rPr>
        <w:t>.</w:t>
      </w:r>
      <w:ins w:id="1628" w:author="Nguyen Toan" w:date="2018-05-06T15:54:00Z">
        <w:r w:rsidR="00C60FE3" w:rsidRPr="00C307BC">
          <w:rPr>
            <w:rFonts w:ascii="Times New Roman" w:eastAsia="Times New Roman" w:hAnsi="Times New Roman" w:cs="Times New Roman"/>
            <w:sz w:val="26"/>
            <w:szCs w:val="26"/>
          </w:rPr>
          <w:t xml:space="preserve"> </w:t>
        </w:r>
      </w:ins>
    </w:p>
    <w:p w14:paraId="23AB955E" w14:textId="344ED784" w:rsidR="00620576" w:rsidRPr="00C307BC" w:rsidDel="00DF7545" w:rsidRDefault="00262337">
      <w:pPr>
        <w:spacing w:after="120" w:line="288" w:lineRule="auto"/>
        <w:ind w:firstLine="567"/>
        <w:jc w:val="both"/>
        <w:rPr>
          <w:ins w:id="1629" w:author="Nguyen Toan" w:date="2018-05-14T23:17:00Z"/>
          <w:del w:id="1630" w:author="Đinh Thị Loan - ITC" w:date="2018-05-15T13:57:00Z"/>
          <w:rFonts w:ascii="Times New Roman" w:hAnsi="Times New Roman" w:cs="Times New Roman"/>
          <w:color w:val="auto"/>
          <w:sz w:val="26"/>
          <w:szCs w:val="26"/>
          <w:rPrChange w:id="1631" w:author="Nguyen Toan" w:date="2018-05-14T23:17:00Z">
            <w:rPr>
              <w:ins w:id="1632" w:author="Nguyen Toan" w:date="2018-05-14T23:17:00Z"/>
              <w:del w:id="1633" w:author="Đinh Thị Loan - ITC" w:date="2018-05-15T13:57:00Z"/>
            </w:rPr>
          </w:rPrChange>
        </w:rPr>
        <w:pPrChange w:id="1634" w:author="Đinh Thị Loan - ITC" w:date="2018-05-15T13:57:00Z">
          <w:pPr>
            <w:pStyle w:val="NoSpacing"/>
            <w:jc w:val="center"/>
          </w:pPr>
        </w:pPrChange>
      </w:pPr>
      <w:r w:rsidRPr="00C307BC">
        <w:rPr>
          <w:rFonts w:ascii="Times New Roman" w:eastAsia="Times New Roman" w:hAnsi="Times New Roman" w:cs="Times New Roman"/>
          <w:sz w:val="26"/>
          <w:szCs w:val="26"/>
        </w:rPr>
        <w:t>JUnit cung cấp</w:t>
      </w:r>
      <w:ins w:id="1635" w:author="Nguyen Toan" w:date="2018-05-06T16:09:00Z">
        <w:r w:rsidR="00862562" w:rsidRPr="00C307BC">
          <w:rPr>
            <w:rFonts w:ascii="Times New Roman" w:eastAsia="Times New Roman" w:hAnsi="Times New Roman" w:cs="Times New Roman"/>
            <w:sz w:val="26"/>
            <w:szCs w:val="26"/>
          </w:rPr>
          <w:t xml:space="preserve"> cả</w:t>
        </w:r>
      </w:ins>
      <w:r w:rsidRPr="00C307BC">
        <w:rPr>
          <w:rFonts w:ascii="Times New Roman" w:eastAsia="Times New Roman" w:hAnsi="Times New Roman" w:cs="Times New Roman"/>
          <w:sz w:val="26"/>
          <w:szCs w:val="26"/>
        </w:rPr>
        <w:t xml:space="preserve"> giao diện đồ họa</w:t>
      </w:r>
      <w:ins w:id="1636" w:author="Nguyen Toan" w:date="2018-05-06T16:09:00Z">
        <w:r w:rsidR="00862562" w:rsidRPr="00C307BC">
          <w:rPr>
            <w:rFonts w:ascii="Times New Roman" w:eastAsia="Times New Roman" w:hAnsi="Times New Roman" w:cs="Times New Roman"/>
            <w:sz w:val="26"/>
            <w:szCs w:val="26"/>
          </w:rPr>
          <w:t xml:space="preserve"> và giao diện dòng lệnh</w:t>
        </w:r>
      </w:ins>
      <w:r w:rsidRPr="00C307BC">
        <w:rPr>
          <w:rFonts w:ascii="Times New Roman" w:eastAsia="Times New Roman" w:hAnsi="Times New Roman" w:cs="Times New Roman"/>
          <w:sz w:val="26"/>
          <w:szCs w:val="26"/>
        </w:rPr>
        <w:t xml:space="preserve"> giúp việc viết </w:t>
      </w:r>
      <w:r w:rsidRPr="00C307BC">
        <w:rPr>
          <w:rFonts w:ascii="Times New Roman" w:eastAsia="Times New Roman" w:hAnsi="Times New Roman" w:cs="Times New Roman"/>
          <w:sz w:val="26"/>
          <w:szCs w:val="26"/>
        </w:rPr>
        <w:lastRenderedPageBreak/>
        <w:t>mã nguồn kiểm thử dễ dàng hơn.</w:t>
      </w:r>
      <w:r w:rsidR="00455EFB" w:rsidRPr="00C307BC">
        <w:rPr>
          <w:rFonts w:ascii="Times New Roman" w:eastAsia="Times New Roman" w:hAnsi="Times New Roman" w:cs="Times New Roman"/>
          <w:sz w:val="26"/>
          <w:szCs w:val="26"/>
        </w:rPr>
        <w:t xml:space="preserve"> </w:t>
      </w:r>
      <w:del w:id="1637" w:author="Nguyen Toan" w:date="2018-05-06T16:14:00Z">
        <w:r w:rsidR="00B06213" w:rsidRPr="00C307BC" w:rsidDel="0079129A">
          <w:rPr>
            <w:rFonts w:ascii="Times New Roman" w:eastAsia="Times New Roman" w:hAnsi="Times New Roman" w:cs="Times New Roman"/>
            <w:sz w:val="26"/>
            <w:szCs w:val="26"/>
          </w:rPr>
          <w:delText>JUnit cho phép l</w:delText>
        </w:r>
      </w:del>
      <w:ins w:id="1638" w:author="Nguyen Toan" w:date="2018-05-06T16:14:00Z">
        <w:r w:rsidR="0079129A" w:rsidRPr="00C307BC">
          <w:rPr>
            <w:rFonts w:ascii="Times New Roman" w:eastAsia="Times New Roman" w:hAnsi="Times New Roman" w:cs="Times New Roman"/>
            <w:sz w:val="26"/>
            <w:szCs w:val="26"/>
          </w:rPr>
          <w:t>L</w:t>
        </w:r>
      </w:ins>
      <w:r w:rsidR="00B06213" w:rsidRPr="00C307BC">
        <w:rPr>
          <w:rFonts w:ascii="Times New Roman" w:eastAsia="Times New Roman" w:hAnsi="Times New Roman" w:cs="Times New Roman"/>
          <w:sz w:val="26"/>
          <w:szCs w:val="26"/>
        </w:rPr>
        <w:t xml:space="preserve">ập trình viên </w:t>
      </w:r>
      <w:ins w:id="1639" w:author="Nguyen Toan" w:date="2018-05-06T16:14:00Z">
        <w:r w:rsidR="00520B37" w:rsidRPr="00C307BC">
          <w:rPr>
            <w:rFonts w:ascii="Times New Roman" w:eastAsia="Times New Roman" w:hAnsi="Times New Roman" w:cs="Times New Roman"/>
            <w:sz w:val="26"/>
            <w:szCs w:val="26"/>
          </w:rPr>
          <w:t xml:space="preserve">có thể dùng JUnit để </w:t>
        </w:r>
      </w:ins>
      <w:r w:rsidR="00B06213" w:rsidRPr="00C307BC">
        <w:rPr>
          <w:rFonts w:ascii="Times New Roman" w:eastAsia="Times New Roman" w:hAnsi="Times New Roman" w:cs="Times New Roman"/>
          <w:sz w:val="26"/>
          <w:szCs w:val="26"/>
        </w:rPr>
        <w:t xml:space="preserve">xây dựng tích lũy các bộ kiểm thử để đo lường tiến độ và phát hiện các ảnh hưởng không mong muốn. Các bộ kiểm thử </w:t>
      </w:r>
      <w:r w:rsidR="00301E05" w:rsidRPr="00C307BC">
        <w:rPr>
          <w:rFonts w:ascii="Times New Roman" w:eastAsia="Times New Roman" w:hAnsi="Times New Roman" w:cs="Times New Roman"/>
          <w:sz w:val="26"/>
          <w:szCs w:val="26"/>
        </w:rPr>
        <w:t>có thể chạy được liên tục và cung cấp kết quả luôn tại màn hình.</w:t>
      </w:r>
      <w:ins w:id="1640" w:author="Nguyen Toan" w:date="2018-05-06T16:10:00Z">
        <w:r w:rsidR="00B43AE5" w:rsidRPr="00C307BC">
          <w:rPr>
            <w:rFonts w:ascii="Times New Roman" w:eastAsia="Times New Roman" w:hAnsi="Times New Roman" w:cs="Times New Roman"/>
            <w:sz w:val="26"/>
            <w:szCs w:val="26"/>
          </w:rPr>
          <w:t xml:space="preserve"> </w:t>
        </w:r>
        <w:del w:id="1641" w:author="Đinh Thị Loan - ITC" w:date="2018-05-15T13:57:00Z">
          <w:r w:rsidR="00B43AE5" w:rsidRPr="00C307BC" w:rsidDel="00DF7545">
            <w:rPr>
              <w:rFonts w:ascii="Times New Roman" w:eastAsia="Times New Roman" w:hAnsi="Times New Roman" w:cs="Times New Roman"/>
              <w:sz w:val="26"/>
              <w:szCs w:val="26"/>
            </w:rPr>
            <w:fldChar w:fldCharType="begin"/>
          </w:r>
          <w:r w:rsidR="00B43AE5" w:rsidRPr="00C307BC" w:rsidDel="00DF7545">
            <w:rPr>
              <w:rFonts w:ascii="Times New Roman" w:eastAsia="Times New Roman" w:hAnsi="Times New Roman" w:cs="Times New Roman"/>
              <w:sz w:val="26"/>
              <w:szCs w:val="26"/>
            </w:rPr>
            <w:delInstrText xml:space="preserve"> REF _Ref512150374 \h  \* MERGEFORMAT </w:delInstrText>
          </w:r>
        </w:del>
      </w:ins>
      <w:del w:id="1642" w:author="Đinh Thị Loan - ITC" w:date="2018-05-15T13:57:00Z">
        <w:r w:rsidR="00B43AE5" w:rsidRPr="00C307BC" w:rsidDel="00DF7545">
          <w:rPr>
            <w:rFonts w:ascii="Times New Roman" w:eastAsia="Times New Roman" w:hAnsi="Times New Roman" w:cs="Times New Roman"/>
            <w:sz w:val="26"/>
            <w:szCs w:val="26"/>
          </w:rPr>
        </w:r>
      </w:del>
      <w:ins w:id="1643" w:author="Nguyen Toan" w:date="2018-05-06T16:10:00Z">
        <w:del w:id="1644" w:author="Đinh Thị Loan - ITC" w:date="2018-05-15T13:57:00Z">
          <w:r w:rsidR="00B43AE5" w:rsidRPr="00C307BC" w:rsidDel="00DF7545">
            <w:rPr>
              <w:rFonts w:ascii="Times New Roman" w:eastAsia="Times New Roman" w:hAnsi="Times New Roman" w:cs="Times New Roman"/>
              <w:sz w:val="26"/>
              <w:szCs w:val="26"/>
            </w:rPr>
            <w:fldChar w:fldCharType="separate"/>
          </w:r>
        </w:del>
      </w:ins>
    </w:p>
    <w:p w14:paraId="420A0383" w14:textId="14402A96" w:rsidR="00D836F3" w:rsidRPr="00C307BC" w:rsidRDefault="00B43AE5" w:rsidP="00CE1892">
      <w:pPr>
        <w:spacing w:after="120" w:line="288" w:lineRule="auto"/>
        <w:ind w:firstLine="567"/>
        <w:jc w:val="both"/>
        <w:rPr>
          <w:ins w:id="1645" w:author="Nguyen Toan" w:date="2018-05-06T16:09:00Z"/>
          <w:rFonts w:ascii="Times New Roman" w:eastAsia="Times New Roman" w:hAnsi="Times New Roman" w:cs="Times New Roman"/>
          <w:sz w:val="26"/>
          <w:szCs w:val="26"/>
        </w:rPr>
      </w:pPr>
      <w:ins w:id="1646" w:author="Nguyen Toan" w:date="2018-05-06T16:10:00Z">
        <w:del w:id="1647" w:author="Đinh Thị Loan - ITC" w:date="2018-05-15T13:57:00Z">
          <w:r w:rsidRPr="00C307BC" w:rsidDel="00DF7545">
            <w:rPr>
              <w:rFonts w:ascii="Times New Roman" w:eastAsia="Times New Roman" w:hAnsi="Times New Roman" w:cs="Times New Roman"/>
              <w:sz w:val="26"/>
              <w:szCs w:val="26"/>
            </w:rPr>
            <w:fldChar w:fldCharType="end"/>
          </w:r>
        </w:del>
      </w:ins>
      <w:ins w:id="1648" w:author="Đinh Thị Loan - ITC" w:date="2018-05-15T13:57:00Z">
        <w:r w:rsidR="00DF7545" w:rsidRPr="00C307BC">
          <w:rPr>
            <w:rFonts w:ascii="Times New Roman" w:eastAsia="Times New Roman" w:hAnsi="Times New Roman" w:cs="Times New Roman"/>
            <w:sz w:val="26"/>
            <w:szCs w:val="26"/>
          </w:rPr>
          <w:fldChar w:fldCharType="begin"/>
        </w:r>
        <w:r w:rsidR="00DF7545" w:rsidRPr="00C307BC">
          <w:rPr>
            <w:rFonts w:ascii="Times New Roman" w:eastAsia="Times New Roman" w:hAnsi="Times New Roman" w:cs="Times New Roman"/>
            <w:sz w:val="26"/>
            <w:szCs w:val="26"/>
          </w:rPr>
          <w:instrText xml:space="preserve"> REF _Ref514155949 \h </w:instrText>
        </w:r>
      </w:ins>
      <w:r w:rsidR="00C307BC" w:rsidRPr="00C307BC">
        <w:rPr>
          <w:rFonts w:ascii="Times New Roman" w:eastAsia="Times New Roman" w:hAnsi="Times New Roman" w:cs="Times New Roman"/>
          <w:sz w:val="26"/>
          <w:szCs w:val="26"/>
        </w:rPr>
        <w:instrText xml:space="preserve"> \* MERGEFORMAT </w:instrText>
      </w:r>
      <w:r w:rsidR="00DF7545" w:rsidRPr="00C307BC">
        <w:rPr>
          <w:rFonts w:ascii="Times New Roman" w:eastAsia="Times New Roman" w:hAnsi="Times New Roman" w:cs="Times New Roman"/>
          <w:sz w:val="26"/>
          <w:szCs w:val="26"/>
        </w:rPr>
      </w:r>
      <w:r w:rsidR="00DF7545" w:rsidRPr="00C307BC">
        <w:rPr>
          <w:rFonts w:ascii="Times New Roman" w:eastAsia="Times New Roman" w:hAnsi="Times New Roman" w:cs="Times New Roman"/>
          <w:sz w:val="26"/>
          <w:szCs w:val="26"/>
        </w:rPr>
        <w:fldChar w:fldCharType="separate"/>
      </w:r>
      <w:ins w:id="1649" w:author="Nguyen Toan" w:date="2018-05-06T16:09:00Z">
        <w:r w:rsidR="009C452F" w:rsidRPr="009C452F">
          <w:rPr>
            <w:rFonts w:ascii="Times New Roman" w:hAnsi="Times New Roman" w:cs="Times New Roman"/>
            <w:color w:val="auto"/>
            <w:sz w:val="26"/>
            <w:szCs w:val="26"/>
          </w:rPr>
          <w:t xml:space="preserve">Hình </w:t>
        </w:r>
      </w:ins>
      <w:r w:rsidR="009C452F">
        <w:rPr>
          <w:rFonts w:ascii="Times New Roman" w:hAnsi="Times New Roman" w:cs="Times New Roman"/>
          <w:i/>
          <w:noProof/>
          <w:color w:val="auto"/>
          <w:sz w:val="26"/>
          <w:szCs w:val="26"/>
        </w:rPr>
        <w:t>3</w:t>
      </w:r>
      <w:r w:rsidR="009C452F" w:rsidRPr="00C307BC">
        <w:rPr>
          <w:rFonts w:ascii="Times New Roman" w:hAnsi="Times New Roman" w:cs="Times New Roman"/>
          <w:i/>
          <w:noProof/>
          <w:color w:val="auto"/>
          <w:sz w:val="26"/>
          <w:szCs w:val="26"/>
        </w:rPr>
        <w:t>.</w:t>
      </w:r>
      <w:r w:rsidR="009C452F">
        <w:rPr>
          <w:rFonts w:ascii="Times New Roman" w:hAnsi="Times New Roman" w:cs="Times New Roman"/>
          <w:i/>
          <w:noProof/>
          <w:color w:val="auto"/>
          <w:sz w:val="26"/>
          <w:szCs w:val="26"/>
        </w:rPr>
        <w:t>7</w:t>
      </w:r>
      <w:ins w:id="1650" w:author="Đinh Thị Loan - ITC" w:date="2018-05-15T13:57:00Z">
        <w:r w:rsidR="00DF7545" w:rsidRPr="00C307BC">
          <w:rPr>
            <w:rFonts w:ascii="Times New Roman" w:eastAsia="Times New Roman" w:hAnsi="Times New Roman" w:cs="Times New Roman"/>
            <w:sz w:val="26"/>
            <w:szCs w:val="26"/>
          </w:rPr>
          <w:fldChar w:fldCharType="end"/>
        </w:r>
      </w:ins>
      <w:ins w:id="1651" w:author="Nguyen Toan" w:date="2018-05-06T16:10:00Z">
        <w:r w:rsidRPr="00C307BC">
          <w:rPr>
            <w:rFonts w:ascii="Times New Roman" w:eastAsia="Times New Roman" w:hAnsi="Times New Roman" w:cs="Times New Roman"/>
            <w:sz w:val="26"/>
            <w:szCs w:val="26"/>
          </w:rPr>
          <w:t xml:space="preserve"> mô tả kiến trúc của JUnit. </w:t>
        </w:r>
      </w:ins>
    </w:p>
    <w:p w14:paraId="4CC04507" w14:textId="4408565A" w:rsidR="00947885" w:rsidRPr="00C307BC" w:rsidRDefault="00D836F3">
      <w:pPr>
        <w:spacing w:after="120" w:line="288" w:lineRule="auto"/>
        <w:ind w:firstLine="567"/>
        <w:jc w:val="both"/>
        <w:rPr>
          <w:ins w:id="1652" w:author="Nguyen Toan" w:date="2018-05-06T16:13:00Z"/>
          <w:rFonts w:ascii="Times New Roman" w:eastAsia="Times New Roman" w:hAnsi="Times New Roman" w:cs="Times New Roman"/>
          <w:sz w:val="26"/>
          <w:szCs w:val="26"/>
        </w:rPr>
      </w:pPr>
      <w:ins w:id="1653" w:author="Nguyen Toan" w:date="2018-05-06T16:09:00Z">
        <w:r w:rsidRPr="00C307BC">
          <w:rPr>
            <w:rFonts w:ascii="Times New Roman" w:eastAsia="Times New Roman" w:hAnsi="Times New Roman" w:cs="Times New Roman"/>
            <w:sz w:val="26"/>
            <w:szCs w:val="26"/>
          </w:rPr>
          <w:t>JUnit cung cấp các chú thích hỗ trợ việc kiểm thử, một số chú thích quen thuộc hay sử dụng bao gồm: Before, After, BeforeClass, AfterClass, Ignore, RunWith, Test. JUnit cũng cung cấp các lớp hỗ trợ cơ bản như Assert,</w:t>
        </w:r>
        <w:r w:rsidRPr="00C307BC">
          <w:rPr>
            <w:rFonts w:ascii="Times New Roman" w:hAnsi="Times New Roman" w:cs="Times New Roman"/>
            <w:sz w:val="26"/>
            <w:szCs w:val="26"/>
          </w:rPr>
          <w:t xml:space="preserve"> </w:t>
        </w:r>
        <w:r w:rsidRPr="00C307BC">
          <w:rPr>
            <w:rFonts w:ascii="Times New Roman" w:eastAsia="Times New Roman" w:hAnsi="Times New Roman" w:cs="Times New Roman"/>
            <w:sz w:val="26"/>
            <w:szCs w:val="26"/>
          </w:rPr>
          <w:t>TestCase, TestResult, TestSuite</w:t>
        </w:r>
        <w:r w:rsidR="00B95819" w:rsidRPr="00C307BC">
          <w:rPr>
            <w:rFonts w:ascii="Times New Roman" w:eastAsia="Times New Roman" w:hAnsi="Times New Roman" w:cs="Times New Roman"/>
            <w:sz w:val="26"/>
            <w:szCs w:val="26"/>
          </w:rPr>
          <w:t>.</w:t>
        </w:r>
      </w:ins>
    </w:p>
    <w:p w14:paraId="3EA2AABB" w14:textId="73B6C0AC" w:rsidR="009E2266" w:rsidRPr="00C307BC" w:rsidDel="00B43AE5" w:rsidRDefault="00947885">
      <w:pPr>
        <w:spacing w:after="120" w:line="288" w:lineRule="auto"/>
        <w:ind w:firstLine="567"/>
        <w:jc w:val="both"/>
        <w:rPr>
          <w:del w:id="1654" w:author="Nguyen Toan" w:date="2018-05-06T16:10:00Z"/>
          <w:rFonts w:ascii="Times New Roman" w:eastAsia="Times New Roman" w:hAnsi="Times New Roman" w:cs="Times New Roman"/>
          <w:sz w:val="26"/>
          <w:szCs w:val="26"/>
        </w:rPr>
      </w:pPr>
      <w:ins w:id="1655" w:author="Nguyen Toan" w:date="2018-05-06T16:13:00Z">
        <w:r w:rsidRPr="00C307BC">
          <w:rPr>
            <w:rFonts w:ascii="Times New Roman" w:eastAsia="Times New Roman" w:hAnsi="Times New Roman" w:cs="Times New Roman"/>
            <w:sz w:val="26"/>
            <w:szCs w:val="26"/>
          </w:rPr>
          <w:t>Assert chứa một tập các phương thức xác nhận để viết một ca kiểm thử. Chỉ các ca kiểm thử thất bại mới được ghi nhận lại toàn bộ lịch sử chạy. Một vài phương thức quan trọng hay sử dụng trong lớp Assert như kiểm tra xem hai biến có bằng nhau hay không kể cả biến thuộc loại nguyên thủy hay biến loại đối tượng, kiểm tra xem một điều kiện là đúng, sai, bị rỗng, hay hai đối tượng có cùng trỏ tới một địa chỉ trùng nhau. Ngoài ra lớp này còn cung cấp phương thức</w:t>
        </w:r>
        <w:r w:rsidR="00FC13BA" w:rsidRPr="00C307BC">
          <w:rPr>
            <w:rFonts w:ascii="Times New Roman" w:eastAsia="Times New Roman" w:hAnsi="Times New Roman" w:cs="Times New Roman"/>
            <w:sz w:val="26"/>
            <w:szCs w:val="26"/>
          </w:rPr>
          <w:t xml:space="preserve"> so sánh hai mảng dữ liệu</w:t>
        </w:r>
        <w:r w:rsidRPr="00C307BC">
          <w:rPr>
            <w:rFonts w:ascii="Times New Roman" w:eastAsia="Times New Roman" w:hAnsi="Times New Roman" w:cs="Times New Roman"/>
            <w:sz w:val="26"/>
            <w:szCs w:val="26"/>
          </w:rPr>
          <w:t>.</w:t>
        </w:r>
      </w:ins>
      <w:moveToRangeStart w:id="1656" w:author="Nguyen Toan" w:date="2018-05-06T16:09:00Z" w:name="move513386310"/>
      <w:moveTo w:id="1657" w:author="Nguyen Toan" w:date="2018-05-06T16:09:00Z">
        <w:del w:id="1658" w:author="Nguyen Toan" w:date="2018-05-06T16:10:00Z">
          <w:r w:rsidR="009E2266" w:rsidRPr="00C307BC" w:rsidDel="00B43AE5">
            <w:rPr>
              <w:rFonts w:ascii="Times New Roman" w:eastAsia="Times New Roman" w:hAnsi="Times New Roman" w:cs="Times New Roman"/>
              <w:sz w:val="26"/>
              <w:szCs w:val="26"/>
            </w:rPr>
            <w:fldChar w:fldCharType="begin"/>
          </w:r>
          <w:r w:rsidR="009E2266" w:rsidRPr="00C307BC" w:rsidDel="00B43AE5">
            <w:rPr>
              <w:rFonts w:ascii="Times New Roman" w:eastAsia="Times New Roman" w:hAnsi="Times New Roman" w:cs="Times New Roman"/>
              <w:sz w:val="26"/>
              <w:szCs w:val="26"/>
            </w:rPr>
            <w:delInstrText xml:space="preserve"> REF _Ref512150374 \h  \* MERGEFORMAT </w:delInstrText>
          </w:r>
        </w:del>
      </w:moveTo>
      <w:del w:id="1659" w:author="Nguyen Toan" w:date="2018-05-06T16:10:00Z">
        <w:r w:rsidR="009E2266" w:rsidRPr="00C307BC" w:rsidDel="00B43AE5">
          <w:rPr>
            <w:rFonts w:ascii="Times New Roman" w:eastAsia="Times New Roman" w:hAnsi="Times New Roman" w:cs="Times New Roman"/>
            <w:sz w:val="26"/>
            <w:szCs w:val="26"/>
          </w:rPr>
        </w:r>
      </w:del>
      <w:moveTo w:id="1660" w:author="Nguyen Toan" w:date="2018-05-06T16:09:00Z">
        <w:del w:id="1661" w:author="Nguyen Toan" w:date="2018-05-06T16:10:00Z">
          <w:r w:rsidR="009E2266" w:rsidRPr="00C307BC" w:rsidDel="00B43AE5">
            <w:rPr>
              <w:rFonts w:ascii="Times New Roman" w:eastAsia="Times New Roman" w:hAnsi="Times New Roman" w:cs="Times New Roman"/>
              <w:sz w:val="26"/>
              <w:szCs w:val="26"/>
            </w:rPr>
            <w:fldChar w:fldCharType="separate"/>
          </w:r>
        </w:del>
      </w:moveTo>
    </w:p>
    <w:p w14:paraId="017C9364" w14:textId="4C6FBE70" w:rsidR="009E2266" w:rsidRPr="00C307BC" w:rsidRDefault="009E2266">
      <w:pPr>
        <w:spacing w:after="120" w:line="288" w:lineRule="auto"/>
        <w:ind w:firstLine="567"/>
        <w:jc w:val="both"/>
        <w:rPr>
          <w:rFonts w:ascii="Times New Roman" w:eastAsia="Times New Roman" w:hAnsi="Times New Roman" w:cs="Times New Roman"/>
          <w:sz w:val="26"/>
          <w:szCs w:val="26"/>
        </w:rPr>
      </w:pPr>
      <w:moveTo w:id="1662" w:author="Nguyen Toan" w:date="2018-05-06T16:09:00Z">
        <w:del w:id="1663" w:author="Nguyen Toan" w:date="2018-05-06T16:10:00Z">
          <w:r w:rsidRPr="00C307BC" w:rsidDel="00B43AE5">
            <w:rPr>
              <w:rFonts w:ascii="Times New Roman" w:hAnsi="Times New Roman" w:cs="Times New Roman"/>
              <w:color w:val="auto"/>
              <w:sz w:val="26"/>
              <w:szCs w:val="26"/>
            </w:rPr>
            <w:delText>Hình</w:delText>
          </w:r>
          <w:r w:rsidRPr="00C307BC" w:rsidDel="00B43AE5">
            <w:rPr>
              <w:rFonts w:ascii="Times New Roman" w:hAnsi="Times New Roman" w:cs="Times New Roman"/>
              <w:noProof/>
              <w:color w:val="auto"/>
              <w:sz w:val="26"/>
              <w:szCs w:val="26"/>
            </w:rPr>
            <w:delText xml:space="preserve"> </w:delText>
          </w:r>
          <w:r w:rsidRPr="00C307BC" w:rsidDel="00B43AE5">
            <w:rPr>
              <w:rFonts w:ascii="Times New Roman" w:hAnsi="Times New Roman" w:cs="Times New Roman"/>
              <w:i/>
              <w:noProof/>
              <w:color w:val="auto"/>
              <w:sz w:val="26"/>
              <w:szCs w:val="26"/>
            </w:rPr>
            <w:delText>3.4</w:delText>
          </w:r>
          <w:r w:rsidRPr="00C307BC" w:rsidDel="00B43AE5">
            <w:rPr>
              <w:rFonts w:ascii="Times New Roman" w:eastAsia="Times New Roman" w:hAnsi="Times New Roman" w:cs="Times New Roman"/>
              <w:sz w:val="26"/>
              <w:szCs w:val="26"/>
            </w:rPr>
            <w:fldChar w:fldCharType="end"/>
          </w:r>
          <w:r w:rsidRPr="00C307BC" w:rsidDel="00B43AE5">
            <w:rPr>
              <w:rFonts w:ascii="Times New Roman" w:eastAsia="Times New Roman" w:hAnsi="Times New Roman" w:cs="Times New Roman"/>
              <w:sz w:val="26"/>
              <w:szCs w:val="26"/>
            </w:rPr>
            <w:delText xml:space="preserve"> mô tả kiến trúc của JUnit. </w:delText>
          </w:r>
        </w:del>
      </w:moveTo>
    </w:p>
    <w:p w14:paraId="232F1EE6" w14:textId="77777777" w:rsidR="009E2266" w:rsidRPr="00C307BC" w:rsidRDefault="009E2266" w:rsidP="009E2266">
      <w:pPr>
        <w:pStyle w:val="NoSpacing"/>
        <w:jc w:val="center"/>
        <w:rPr>
          <w:rFonts w:ascii="Times New Roman" w:hAnsi="Times New Roman" w:cs="Times New Roman"/>
          <w:sz w:val="26"/>
          <w:szCs w:val="26"/>
        </w:rPr>
      </w:pPr>
      <w:moveTo w:id="1664" w:author="Nguyen Toan" w:date="2018-05-06T16:09:00Z">
        <w:r w:rsidRPr="00C307BC">
          <w:rPr>
            <w:rFonts w:ascii="Times New Roman" w:hAnsi="Times New Roman" w:cs="Times New Roman"/>
            <w:noProof/>
            <w:sz w:val="26"/>
            <w:szCs w:val="26"/>
            <w:lang w:val="en-US"/>
            <w:rPrChange w:id="1665" w:author="Unknown">
              <w:rPr>
                <w:noProof/>
                <w:lang w:val="en-US"/>
              </w:rPr>
            </w:rPrChange>
          </w:rPr>
          <w:drawing>
            <wp:inline distT="0" distB="0" distL="0" distR="0" wp14:anchorId="490A424F" wp14:editId="299EAFB6">
              <wp:extent cx="4481546" cy="27681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tArchitecture.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487867" cy="2772076"/>
                      </a:xfrm>
                      <a:prstGeom prst="rect">
                        <a:avLst/>
                      </a:prstGeom>
                      <a:noFill/>
                      <a:ln>
                        <a:noFill/>
                      </a:ln>
                    </pic:spPr>
                  </pic:pic>
                </a:graphicData>
              </a:graphic>
            </wp:inline>
          </w:drawing>
        </w:r>
      </w:moveTo>
    </w:p>
    <w:p w14:paraId="61C1208A" w14:textId="3C0C90EB" w:rsidR="009E2266" w:rsidRPr="00C307BC" w:rsidDel="001E11D3" w:rsidRDefault="009E2266" w:rsidP="009E2266">
      <w:pPr>
        <w:pStyle w:val="Caption"/>
        <w:jc w:val="center"/>
        <w:rPr>
          <w:del w:id="1666" w:author="Nguyen Toan" w:date="2018-05-06T16:11:00Z"/>
          <w:rFonts w:ascii="Times New Roman" w:hAnsi="Times New Roman" w:cs="Times New Roman"/>
          <w:i w:val="0"/>
          <w:color w:val="auto"/>
          <w:sz w:val="26"/>
          <w:szCs w:val="26"/>
        </w:rPr>
      </w:pPr>
      <w:bookmarkStart w:id="1667" w:name="_Ref514155949"/>
      <w:bookmarkStart w:id="1668" w:name="_Toc514157760"/>
      <w:moveTo w:id="1669" w:author="Nguyen Toan" w:date="2018-05-06T16:09:00Z">
        <w:r w:rsidRPr="00C307BC">
          <w:rPr>
            <w:rFonts w:ascii="Times New Roman" w:hAnsi="Times New Roman" w:cs="Times New Roman"/>
            <w:i w:val="0"/>
            <w:color w:val="auto"/>
            <w:sz w:val="26"/>
            <w:szCs w:val="26"/>
          </w:rPr>
          <w:t xml:space="preserve">Hình </w:t>
        </w:r>
      </w:moveTo>
      <w:r w:rsidR="007B1CDB" w:rsidRPr="00C307BC">
        <w:rPr>
          <w:rFonts w:ascii="Times New Roman" w:hAnsi="Times New Roman" w:cs="Times New Roman"/>
          <w:iCs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Cs w:val="0"/>
          <w:color w:val="auto"/>
          <w:sz w:val="26"/>
          <w:szCs w:val="26"/>
        </w:rPr>
        <w:fldChar w:fldCharType="separate"/>
      </w:r>
      <w:r w:rsidR="009C452F">
        <w:rPr>
          <w:rFonts w:ascii="Times New Roman" w:hAnsi="Times New Roman" w:cs="Times New Roman"/>
          <w:i w:val="0"/>
          <w:noProof/>
          <w:color w:val="auto"/>
          <w:sz w:val="26"/>
          <w:szCs w:val="26"/>
        </w:rPr>
        <w:t>3</w:t>
      </w:r>
      <w:r w:rsidR="007B1CDB" w:rsidRPr="00C307BC">
        <w:rPr>
          <w:rFonts w:ascii="Times New Roman" w:hAnsi="Times New Roman" w:cs="Times New Roman"/>
          <w:iCs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Cs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Cs w:val="0"/>
          <w:color w:val="auto"/>
          <w:sz w:val="26"/>
          <w:szCs w:val="26"/>
        </w:rPr>
        <w:fldChar w:fldCharType="separate"/>
      </w:r>
      <w:r w:rsidR="009C452F">
        <w:rPr>
          <w:rFonts w:ascii="Times New Roman" w:hAnsi="Times New Roman" w:cs="Times New Roman"/>
          <w:i w:val="0"/>
          <w:noProof/>
          <w:color w:val="auto"/>
          <w:sz w:val="26"/>
          <w:szCs w:val="26"/>
        </w:rPr>
        <w:t>7</w:t>
      </w:r>
      <w:r w:rsidR="007B1CDB" w:rsidRPr="00C307BC">
        <w:rPr>
          <w:rFonts w:ascii="Times New Roman" w:hAnsi="Times New Roman" w:cs="Times New Roman"/>
          <w:iCs w:val="0"/>
          <w:color w:val="auto"/>
          <w:sz w:val="26"/>
          <w:szCs w:val="26"/>
        </w:rPr>
        <w:fldChar w:fldCharType="end"/>
      </w:r>
      <w:ins w:id="1670" w:author="Nguyen Toan" w:date="2018-05-14T18:03:00Z">
        <w:del w:id="1671" w:author="Đinh Thị Loan - ITC" w:date="2018-05-15T14:06:00Z">
          <w:r w:rsidR="0052504F" w:rsidRPr="00C307BC" w:rsidDel="006A746E">
            <w:rPr>
              <w:rFonts w:ascii="Times New Roman" w:hAnsi="Times New Roman" w:cs="Times New Roman"/>
              <w:iCs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1672" w:author="Đinh Thị Loan - ITC" w:date="2018-05-15T14:06:00Z">
        <w:r w:rsidR="0052504F" w:rsidRPr="00C307BC" w:rsidDel="006A746E">
          <w:rPr>
            <w:rFonts w:ascii="Times New Roman" w:hAnsi="Times New Roman" w:cs="Times New Roman"/>
            <w:iCs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3</w:delText>
        </w:r>
      </w:del>
      <w:ins w:id="1673" w:author="Nguyen Toan" w:date="2018-05-14T18:03:00Z">
        <w:del w:id="1674" w:author="Đinh Thị Loan - ITC" w:date="2018-05-15T14:06:00Z">
          <w:r w:rsidR="0052504F" w:rsidRPr="00C307BC" w:rsidDel="006A746E">
            <w:rPr>
              <w:rFonts w:ascii="Times New Roman" w:hAnsi="Times New Roman" w:cs="Times New Roman"/>
              <w:iCs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Cs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1675" w:author="Đinh Thị Loan - ITC" w:date="2018-05-15T14:06:00Z">
        <w:r w:rsidR="0052504F" w:rsidRPr="00C307BC" w:rsidDel="006A746E">
          <w:rPr>
            <w:rFonts w:ascii="Times New Roman" w:hAnsi="Times New Roman" w:cs="Times New Roman"/>
            <w:iCs w:val="0"/>
            <w:color w:val="auto"/>
            <w:sz w:val="26"/>
            <w:szCs w:val="26"/>
          </w:rPr>
          <w:fldChar w:fldCharType="separate"/>
        </w:r>
      </w:del>
      <w:ins w:id="1676" w:author="Nguyen Toan" w:date="2018-05-14T23:17:00Z">
        <w:del w:id="1677" w:author="Đinh Thị Loan - ITC" w:date="2018-05-15T14:06:00Z">
          <w:r w:rsidR="00620576" w:rsidRPr="00C307BC" w:rsidDel="006A746E">
            <w:rPr>
              <w:rFonts w:ascii="Times New Roman" w:hAnsi="Times New Roman" w:cs="Times New Roman"/>
              <w:i w:val="0"/>
              <w:noProof/>
              <w:color w:val="auto"/>
              <w:sz w:val="26"/>
              <w:szCs w:val="26"/>
            </w:rPr>
            <w:delText>7</w:delText>
          </w:r>
        </w:del>
      </w:ins>
      <w:ins w:id="1678" w:author="Nguyen Toan" w:date="2018-05-14T18:03:00Z">
        <w:del w:id="1679" w:author="Đinh Thị Loan - ITC" w:date="2018-05-15T14:06:00Z">
          <w:r w:rsidR="0052504F" w:rsidRPr="00C307BC" w:rsidDel="006A746E">
            <w:rPr>
              <w:rFonts w:ascii="Times New Roman" w:hAnsi="Times New Roman" w:cs="Times New Roman"/>
              <w:iCs w:val="0"/>
              <w:color w:val="auto"/>
              <w:sz w:val="26"/>
              <w:szCs w:val="26"/>
            </w:rPr>
            <w:fldChar w:fldCharType="end"/>
          </w:r>
        </w:del>
      </w:ins>
      <w:bookmarkEnd w:id="1667"/>
      <w:moveTo w:id="1680" w:author="Nguyen Toan" w:date="2018-05-06T16:09:00Z">
        <w:del w:id="1681" w:author="Nguyen Toan" w:date="2018-05-09T07:12:00Z">
          <w:r w:rsidRPr="00C307BC" w:rsidDel="006B2266">
            <w:rPr>
              <w:rFonts w:ascii="Times New Roman" w:hAnsi="Times New Roman" w:cs="Times New Roman"/>
              <w:iCs w:val="0"/>
              <w:color w:val="auto"/>
              <w:sz w:val="26"/>
              <w:szCs w:val="26"/>
            </w:rPr>
            <w:fldChar w:fldCharType="begin"/>
          </w:r>
          <w:r w:rsidRPr="00C307BC" w:rsidDel="006B2266">
            <w:rPr>
              <w:rFonts w:ascii="Times New Roman" w:hAnsi="Times New Roman" w:cs="Times New Roman"/>
              <w:i w:val="0"/>
              <w:color w:val="auto"/>
              <w:sz w:val="26"/>
              <w:szCs w:val="26"/>
            </w:rPr>
            <w:delInstrText xml:space="preserve"> STYLEREF 1 \s </w:delInstrText>
          </w:r>
          <w:r w:rsidRPr="00C307BC" w:rsidDel="006B2266">
            <w:rPr>
              <w:rFonts w:ascii="Times New Roman" w:hAnsi="Times New Roman" w:cs="Times New Roman"/>
              <w:iCs w:val="0"/>
              <w:color w:val="auto"/>
              <w:sz w:val="26"/>
              <w:szCs w:val="26"/>
            </w:rPr>
            <w:fldChar w:fldCharType="separate"/>
          </w:r>
          <w:r w:rsidRPr="00C307BC" w:rsidDel="006B2266">
            <w:rPr>
              <w:rFonts w:ascii="Times New Roman" w:hAnsi="Times New Roman" w:cs="Times New Roman"/>
              <w:i w:val="0"/>
              <w:noProof/>
              <w:color w:val="auto"/>
              <w:sz w:val="26"/>
              <w:szCs w:val="26"/>
            </w:rPr>
            <w:delText>3</w:delText>
          </w:r>
          <w:r w:rsidRPr="00C307BC" w:rsidDel="006B2266">
            <w:rPr>
              <w:rFonts w:ascii="Times New Roman" w:hAnsi="Times New Roman" w:cs="Times New Roman"/>
              <w:iCs w:val="0"/>
              <w:color w:val="auto"/>
              <w:sz w:val="26"/>
              <w:szCs w:val="26"/>
            </w:rPr>
            <w:fldChar w:fldCharType="end"/>
          </w:r>
          <w:r w:rsidRPr="00C307BC" w:rsidDel="006B2266">
            <w:rPr>
              <w:rFonts w:ascii="Times New Roman" w:hAnsi="Times New Roman" w:cs="Times New Roman"/>
              <w:i w:val="0"/>
              <w:color w:val="auto"/>
              <w:sz w:val="26"/>
              <w:szCs w:val="26"/>
            </w:rPr>
            <w:delText>.</w:delText>
          </w:r>
          <w:r w:rsidRPr="00C307BC" w:rsidDel="006B2266">
            <w:rPr>
              <w:rFonts w:ascii="Times New Roman" w:hAnsi="Times New Roman" w:cs="Times New Roman"/>
              <w:iCs w:val="0"/>
              <w:color w:val="auto"/>
              <w:sz w:val="26"/>
              <w:szCs w:val="26"/>
            </w:rPr>
            <w:fldChar w:fldCharType="begin"/>
          </w:r>
          <w:r w:rsidRPr="00C307BC" w:rsidDel="006B2266">
            <w:rPr>
              <w:rFonts w:ascii="Times New Roman" w:hAnsi="Times New Roman" w:cs="Times New Roman"/>
              <w:i w:val="0"/>
              <w:color w:val="auto"/>
              <w:sz w:val="26"/>
              <w:szCs w:val="26"/>
            </w:rPr>
            <w:delInstrText xml:space="preserve"> SEQ Hình \* ARABIC \s 1 </w:delInstrText>
          </w:r>
          <w:r w:rsidRPr="00C307BC" w:rsidDel="006B2266">
            <w:rPr>
              <w:rFonts w:ascii="Times New Roman" w:hAnsi="Times New Roman" w:cs="Times New Roman"/>
              <w:iCs w:val="0"/>
              <w:color w:val="auto"/>
              <w:sz w:val="26"/>
              <w:szCs w:val="26"/>
            </w:rPr>
            <w:fldChar w:fldCharType="separate"/>
          </w:r>
          <w:r w:rsidRPr="00C307BC" w:rsidDel="006B2266">
            <w:rPr>
              <w:rFonts w:ascii="Times New Roman" w:hAnsi="Times New Roman" w:cs="Times New Roman"/>
              <w:i w:val="0"/>
              <w:noProof/>
              <w:color w:val="auto"/>
              <w:sz w:val="26"/>
              <w:szCs w:val="26"/>
            </w:rPr>
            <w:delText>4</w:delText>
          </w:r>
          <w:r w:rsidRPr="00C307BC" w:rsidDel="006B2266">
            <w:rPr>
              <w:rFonts w:ascii="Times New Roman" w:hAnsi="Times New Roman" w:cs="Times New Roman"/>
              <w:iCs w:val="0"/>
              <w:color w:val="auto"/>
              <w:sz w:val="26"/>
              <w:szCs w:val="26"/>
            </w:rPr>
            <w:fldChar w:fldCharType="end"/>
          </w:r>
        </w:del>
        <w:r w:rsidRPr="00C307BC">
          <w:rPr>
            <w:rFonts w:ascii="Times New Roman" w:hAnsi="Times New Roman" w:cs="Times New Roman"/>
            <w:i w:val="0"/>
            <w:color w:val="auto"/>
            <w:sz w:val="26"/>
            <w:szCs w:val="26"/>
          </w:rPr>
          <w:t>: Kiến trúc JUnit</w:t>
        </w:r>
      </w:moveTo>
      <w:bookmarkEnd w:id="1668"/>
    </w:p>
    <w:moveToRangeEnd w:id="1656"/>
    <w:p w14:paraId="0180A0BA" w14:textId="77777777" w:rsidR="009E2266" w:rsidRPr="00C307BC" w:rsidRDefault="009E2266">
      <w:pPr>
        <w:pStyle w:val="Caption"/>
        <w:jc w:val="center"/>
        <w:rPr>
          <w:rFonts w:ascii="Times New Roman" w:hAnsi="Times New Roman" w:cs="Times New Roman"/>
          <w:sz w:val="26"/>
          <w:szCs w:val="26"/>
        </w:rPr>
        <w:pPrChange w:id="1682" w:author="Nguyen Toan" w:date="2018-05-06T16:11:00Z">
          <w:pPr>
            <w:spacing w:after="120" w:line="288" w:lineRule="auto"/>
            <w:ind w:firstLine="567"/>
            <w:jc w:val="both"/>
          </w:pPr>
        </w:pPrChange>
      </w:pPr>
    </w:p>
    <w:p w14:paraId="05051A97" w14:textId="7FFAAC22" w:rsidR="00EA01BD" w:rsidRPr="00C307BC" w:rsidDel="00CB2607" w:rsidRDefault="004B3464" w:rsidP="00966627">
      <w:pPr>
        <w:spacing w:after="120" w:line="288" w:lineRule="auto"/>
        <w:ind w:firstLine="567"/>
        <w:jc w:val="both"/>
        <w:rPr>
          <w:del w:id="1683" w:author="Nguyen Toan" w:date="2018-05-06T15:41:00Z"/>
          <w:rFonts w:ascii="Times New Roman" w:eastAsia="Times New Roman" w:hAnsi="Times New Roman" w:cs="Times New Roman"/>
          <w:sz w:val="26"/>
          <w:szCs w:val="26"/>
        </w:rPr>
      </w:pPr>
      <w:del w:id="1684" w:author="Nguyen Toan" w:date="2018-05-06T16:09:00Z">
        <w:r w:rsidRPr="00C307BC" w:rsidDel="00D836F3">
          <w:rPr>
            <w:rFonts w:ascii="Times New Roman" w:eastAsia="Times New Roman" w:hAnsi="Times New Roman" w:cs="Times New Roman"/>
            <w:sz w:val="26"/>
            <w:szCs w:val="26"/>
          </w:rPr>
          <w:delText xml:space="preserve">JUnit cung cấp các chú thích </w:delText>
        </w:r>
        <w:r w:rsidR="00CC1783" w:rsidRPr="00C307BC" w:rsidDel="00D836F3">
          <w:rPr>
            <w:rFonts w:ascii="Times New Roman" w:eastAsia="Times New Roman" w:hAnsi="Times New Roman" w:cs="Times New Roman"/>
            <w:sz w:val="26"/>
            <w:szCs w:val="26"/>
          </w:rPr>
          <w:delText>hỗ trợ việc kiểm thử</w:delText>
        </w:r>
        <w:r w:rsidR="00FE56F9" w:rsidRPr="00C307BC" w:rsidDel="00D836F3">
          <w:rPr>
            <w:rFonts w:ascii="Times New Roman" w:eastAsia="Times New Roman" w:hAnsi="Times New Roman" w:cs="Times New Roman"/>
            <w:sz w:val="26"/>
            <w:szCs w:val="26"/>
          </w:rPr>
          <w:delText>, một số chú thích quen thuộc hay sử dụng bao gồm: Before, After, BeforeClass, AfterClass, Ignore, RunWith, Test</w:delText>
        </w:r>
      </w:del>
      <w:del w:id="1685" w:author="Nguyen Toan" w:date="2018-05-06T15:46:00Z">
        <w:r w:rsidR="00FE56F9" w:rsidRPr="00C307BC" w:rsidDel="0083562F">
          <w:rPr>
            <w:rFonts w:ascii="Times New Roman" w:eastAsia="Times New Roman" w:hAnsi="Times New Roman" w:cs="Times New Roman"/>
            <w:sz w:val="26"/>
            <w:szCs w:val="26"/>
          </w:rPr>
          <w:delText>.</w:delText>
        </w:r>
        <w:r w:rsidR="00EA01BD" w:rsidRPr="00C307BC" w:rsidDel="0083562F">
          <w:rPr>
            <w:rFonts w:ascii="Times New Roman" w:eastAsia="Times New Roman" w:hAnsi="Times New Roman" w:cs="Times New Roman"/>
            <w:sz w:val="26"/>
            <w:szCs w:val="26"/>
          </w:rPr>
          <w:delText xml:space="preserve"> C</w:delText>
        </w:r>
        <w:r w:rsidR="00EA01BD" w:rsidRPr="00C307BC" w:rsidDel="000C73F1">
          <w:rPr>
            <w:rFonts w:ascii="Times New Roman" w:eastAsia="Times New Roman" w:hAnsi="Times New Roman" w:cs="Times New Roman"/>
            <w:sz w:val="26"/>
            <w:szCs w:val="26"/>
          </w:rPr>
          <w:delText xml:space="preserve">ùng với </w:delText>
        </w:r>
      </w:del>
      <w:del w:id="1686" w:author="Nguyen Toan" w:date="2018-05-06T16:09:00Z">
        <w:r w:rsidR="00EA01BD" w:rsidRPr="00C307BC" w:rsidDel="00D836F3">
          <w:rPr>
            <w:rFonts w:ascii="Times New Roman" w:eastAsia="Times New Roman" w:hAnsi="Times New Roman" w:cs="Times New Roman"/>
            <w:sz w:val="26"/>
            <w:szCs w:val="26"/>
          </w:rPr>
          <w:delText>các lớp hỗ trợ cơ bả</w:delText>
        </w:r>
      </w:del>
      <w:del w:id="1687" w:author="Nguyen Toan" w:date="2018-05-06T15:47:00Z">
        <w:r w:rsidR="00EA01BD" w:rsidRPr="00C307BC" w:rsidDel="002B65DB">
          <w:rPr>
            <w:rFonts w:ascii="Times New Roman" w:eastAsia="Times New Roman" w:hAnsi="Times New Roman" w:cs="Times New Roman"/>
            <w:sz w:val="26"/>
            <w:szCs w:val="26"/>
          </w:rPr>
          <w:delText>n</w:delText>
        </w:r>
      </w:del>
      <w:del w:id="1688" w:author="Nguyen Toan" w:date="2018-05-06T15:29:00Z">
        <w:r w:rsidR="00EA01BD" w:rsidRPr="00C307BC" w:rsidDel="006E645B">
          <w:rPr>
            <w:rFonts w:ascii="Times New Roman" w:eastAsia="Times New Roman" w:hAnsi="Times New Roman" w:cs="Times New Roman"/>
            <w:sz w:val="26"/>
            <w:szCs w:val="26"/>
          </w:rPr>
          <w:delText xml:space="preserve">: </w:delText>
        </w:r>
      </w:del>
    </w:p>
    <w:p w14:paraId="39F2AD99" w14:textId="2224398E" w:rsidR="00EA01BD" w:rsidRPr="00C307BC" w:rsidDel="005F2F0F" w:rsidRDefault="00EA01BD" w:rsidP="00C60FE3">
      <w:pPr>
        <w:spacing w:after="120" w:line="288" w:lineRule="auto"/>
        <w:ind w:firstLine="567"/>
        <w:jc w:val="both"/>
        <w:rPr>
          <w:del w:id="1689" w:author="Nguyen Toan" w:date="2018-05-06T15:47:00Z"/>
          <w:rFonts w:ascii="Times New Roman" w:eastAsia="Times New Roman" w:hAnsi="Times New Roman" w:cs="Times New Roman"/>
          <w:sz w:val="26"/>
          <w:szCs w:val="26"/>
        </w:rPr>
      </w:pPr>
      <w:del w:id="1690" w:author="Nguyen Toan" w:date="2018-05-06T15:47:00Z">
        <w:r w:rsidRPr="00C307BC" w:rsidDel="007B763E">
          <w:rPr>
            <w:rFonts w:ascii="Times New Roman" w:eastAsia="Times New Roman" w:hAnsi="Times New Roman" w:cs="Times New Roman"/>
            <w:sz w:val="26"/>
            <w:szCs w:val="26"/>
            <w:rPrChange w:id="1691" w:author="Nguyen Toan" w:date="2018-05-06T15:41:00Z">
              <w:rPr/>
            </w:rPrChange>
          </w:rPr>
          <w:delText>org.junit.</w:delText>
        </w:r>
      </w:del>
      <w:del w:id="1692" w:author="Nguyen Toan" w:date="2018-05-06T16:09:00Z">
        <w:r w:rsidRPr="00C307BC" w:rsidDel="00D836F3">
          <w:rPr>
            <w:rFonts w:ascii="Times New Roman" w:eastAsia="Times New Roman" w:hAnsi="Times New Roman" w:cs="Times New Roman"/>
            <w:sz w:val="26"/>
            <w:szCs w:val="26"/>
            <w:rPrChange w:id="1693" w:author="Nguyen Toan" w:date="2018-05-06T15:41:00Z">
              <w:rPr/>
            </w:rPrChange>
          </w:rPr>
          <w:delText>Assert</w:delText>
        </w:r>
      </w:del>
    </w:p>
    <w:p w14:paraId="58FC481D" w14:textId="793D1D2F" w:rsidR="00C60FE3" w:rsidRPr="00C307BC" w:rsidRDefault="005F2F0F">
      <w:pPr>
        <w:spacing w:after="120" w:line="288" w:lineRule="auto"/>
        <w:ind w:firstLine="567"/>
        <w:jc w:val="both"/>
        <w:rPr>
          <w:ins w:id="1694" w:author="Nguyen Toan" w:date="2018-05-06T15:56:00Z"/>
          <w:rFonts w:ascii="Times New Roman" w:eastAsia="Times New Roman" w:hAnsi="Times New Roman" w:cs="Times New Roman"/>
          <w:sz w:val="26"/>
          <w:szCs w:val="26"/>
        </w:rPr>
        <w:pPrChange w:id="1695" w:author="Nguyen Toan" w:date="2018-05-06T16:00:00Z">
          <w:pPr>
            <w:pStyle w:val="NoSpacing"/>
            <w:jc w:val="center"/>
          </w:pPr>
        </w:pPrChange>
      </w:pPr>
      <w:ins w:id="1696" w:author="Nguyen Toan" w:date="2018-05-06T16:00:00Z">
        <w:r w:rsidRPr="00C307BC">
          <w:rPr>
            <w:rFonts w:ascii="Times New Roman" w:eastAsia="Times New Roman" w:hAnsi="Times New Roman" w:cs="Times New Roman"/>
            <w:sz w:val="26"/>
            <w:szCs w:val="26"/>
          </w:rPr>
          <w:t>TestCase</w:t>
        </w:r>
        <w:r w:rsidR="001D2592" w:rsidRPr="00C307BC">
          <w:rPr>
            <w:rFonts w:ascii="Times New Roman" w:eastAsia="Times New Roman" w:hAnsi="Times New Roman" w:cs="Times New Roman"/>
            <w:sz w:val="26"/>
            <w:szCs w:val="26"/>
          </w:rPr>
          <w:t xml:space="preserve"> kiểm tra xác định các trường hợp nào chạy kiểm thử nhiều. Mộ số phương thức quan trọng của lớp này bao gồm: countTestCase đếm số trường hợp kiểm tra bằng cách chạy, createTestResult tạo mới một đối tượng TestResult mặc định, getName lây tên của TestCase.</w:t>
        </w:r>
      </w:ins>
      <w:ins w:id="1697" w:author="Nguyen Toan" w:date="2018-05-06T16:02:00Z">
        <w:r w:rsidR="00760256" w:rsidRPr="00C307BC">
          <w:rPr>
            <w:rFonts w:ascii="Times New Roman" w:eastAsia="Times New Roman" w:hAnsi="Times New Roman" w:cs="Times New Roman"/>
            <w:sz w:val="26"/>
            <w:szCs w:val="26"/>
          </w:rPr>
          <w:t xml:space="preserve"> Run là một phương thức chạy k</w:t>
        </w:r>
      </w:ins>
      <w:ins w:id="1698" w:author="Nguyen Toan" w:date="2018-05-06T16:03:00Z">
        <w:r w:rsidR="00760256" w:rsidRPr="00C307BC">
          <w:rPr>
            <w:rFonts w:ascii="Times New Roman" w:eastAsia="Times New Roman" w:hAnsi="Times New Roman" w:cs="Times New Roman"/>
            <w:sz w:val="26"/>
            <w:szCs w:val="26"/>
          </w:rPr>
          <w:t>iể</w:t>
        </w:r>
      </w:ins>
      <w:ins w:id="1699" w:author="Nguyen Toan" w:date="2018-05-06T16:02:00Z">
        <w:r w:rsidR="00760256" w:rsidRPr="00C307BC">
          <w:rPr>
            <w:rFonts w:ascii="Times New Roman" w:eastAsia="Times New Roman" w:hAnsi="Times New Roman" w:cs="Times New Roman"/>
            <w:sz w:val="26"/>
            <w:szCs w:val="26"/>
          </w:rPr>
          <w:t>m thử, thu thập kết quả với một đối tượng TestResult</w:t>
        </w:r>
      </w:ins>
      <w:ins w:id="1700" w:author="Nguyen Toan" w:date="2018-05-06T16:03:00Z">
        <w:r w:rsidR="00760256" w:rsidRPr="00C307BC">
          <w:rPr>
            <w:rFonts w:ascii="Times New Roman" w:eastAsia="Times New Roman" w:hAnsi="Times New Roman" w:cs="Times New Roman"/>
            <w:sz w:val="26"/>
            <w:szCs w:val="26"/>
          </w:rPr>
          <w:t>, setName cấu hình tên của một TestCase, setUp thiết lập các cấu hình ví dụ: mở kết nối…, tearDown khắc phục như: đóng kết nối</w:t>
        </w:r>
      </w:ins>
      <w:ins w:id="1701" w:author="Nguyen Toan" w:date="2018-05-06T16:04:00Z">
        <w:r w:rsidR="00760256" w:rsidRPr="00C307BC">
          <w:rPr>
            <w:rFonts w:ascii="Times New Roman" w:eastAsia="Times New Roman" w:hAnsi="Times New Roman" w:cs="Times New Roman"/>
            <w:sz w:val="26"/>
            <w:szCs w:val="26"/>
          </w:rPr>
          <w:t>…, toString trả về TestCase dưới dạng xâu.</w:t>
        </w:r>
      </w:ins>
    </w:p>
    <w:p w14:paraId="017F1CAE" w14:textId="77777777" w:rsidR="000F1AE0" w:rsidRPr="00C307BC" w:rsidRDefault="00C60FE3">
      <w:pPr>
        <w:spacing w:after="120" w:line="288" w:lineRule="auto"/>
        <w:ind w:firstLine="567"/>
        <w:jc w:val="both"/>
        <w:rPr>
          <w:ins w:id="1702" w:author="Nguyen Toan" w:date="2018-05-06T16:04:00Z"/>
          <w:rFonts w:ascii="Times New Roman" w:eastAsia="Times New Roman" w:hAnsi="Times New Roman" w:cs="Times New Roman"/>
          <w:sz w:val="26"/>
          <w:szCs w:val="26"/>
        </w:rPr>
        <w:pPrChange w:id="1703" w:author="Nguyen Toan" w:date="2018-05-06T16:00:00Z">
          <w:pPr>
            <w:pStyle w:val="NoSpacing"/>
            <w:jc w:val="center"/>
          </w:pPr>
        </w:pPrChange>
      </w:pPr>
      <w:ins w:id="1704" w:author="Nguyen Toan" w:date="2018-05-06T15:56:00Z">
        <w:r w:rsidRPr="00C307BC">
          <w:rPr>
            <w:rFonts w:ascii="Times New Roman" w:eastAsia="Times New Roman" w:hAnsi="Times New Roman" w:cs="Times New Roman"/>
            <w:sz w:val="26"/>
            <w:szCs w:val="26"/>
          </w:rPr>
          <w:t>TestResult thu thập kết quả của việc thực hiện một trường hợp thử nghiệm. Đây là một thể hiện các mẫu tham số.Các khuôn khổ kiểm tra phân biệt giữa thất bại</w:t>
        </w:r>
      </w:ins>
      <w:ins w:id="1705" w:author="Nguyen Toan" w:date="2018-05-06T15:57:00Z">
        <w:r w:rsidR="00BD2C97" w:rsidRPr="00C307BC">
          <w:rPr>
            <w:rFonts w:ascii="Times New Roman" w:eastAsia="Times New Roman" w:hAnsi="Times New Roman" w:cs="Times New Roman"/>
            <w:sz w:val="26"/>
            <w:szCs w:val="26"/>
          </w:rPr>
          <w:t xml:space="preserve"> (fail)</w:t>
        </w:r>
      </w:ins>
      <w:ins w:id="1706" w:author="Nguyen Toan" w:date="2018-05-06T15:56:00Z">
        <w:r w:rsidRPr="00C307BC">
          <w:rPr>
            <w:rFonts w:ascii="Times New Roman" w:eastAsia="Times New Roman" w:hAnsi="Times New Roman" w:cs="Times New Roman"/>
            <w:sz w:val="26"/>
            <w:szCs w:val="26"/>
          </w:rPr>
          <w:t xml:space="preserve"> và sai sót</w:t>
        </w:r>
      </w:ins>
      <w:ins w:id="1707" w:author="Nguyen Toan" w:date="2018-05-06T15:57:00Z">
        <w:r w:rsidR="00BD2C97" w:rsidRPr="00C307BC">
          <w:rPr>
            <w:rFonts w:ascii="Times New Roman" w:eastAsia="Times New Roman" w:hAnsi="Times New Roman" w:cs="Times New Roman"/>
            <w:sz w:val="26"/>
            <w:szCs w:val="26"/>
          </w:rPr>
          <w:t xml:space="preserve"> (defect)</w:t>
        </w:r>
      </w:ins>
      <w:ins w:id="1708" w:author="Nguyen Toan" w:date="2018-05-06T15:56:00Z">
        <w:r w:rsidRPr="00C307BC">
          <w:rPr>
            <w:rFonts w:ascii="Times New Roman" w:eastAsia="Times New Roman" w:hAnsi="Times New Roman" w:cs="Times New Roman"/>
            <w:sz w:val="26"/>
            <w:szCs w:val="26"/>
          </w:rPr>
          <w:t xml:space="preserve">. Một thất bại được dự đoán và kiểm tra với khẳng định. Lỗi là vấn đề không </w:t>
        </w:r>
        <w:r w:rsidRPr="00C307BC">
          <w:rPr>
            <w:rFonts w:ascii="Times New Roman" w:eastAsia="Times New Roman" w:hAnsi="Times New Roman" w:cs="Times New Roman"/>
            <w:sz w:val="26"/>
            <w:szCs w:val="26"/>
          </w:rPr>
          <w:lastRenderedPageBreak/>
          <w:t>lườn</w:t>
        </w:r>
        <w:r w:rsidR="003B7B56" w:rsidRPr="00C307BC">
          <w:rPr>
            <w:rFonts w:ascii="Times New Roman" w:eastAsia="Times New Roman" w:hAnsi="Times New Roman" w:cs="Times New Roman"/>
            <w:sz w:val="26"/>
            <w:szCs w:val="26"/>
          </w:rPr>
          <w:t>g trước được như việc truy cập quá số phần tử của mảng</w:t>
        </w:r>
        <w:r w:rsidRPr="00C307BC">
          <w:rPr>
            <w:rFonts w:ascii="Times New Roman" w:eastAsia="Times New Roman" w:hAnsi="Times New Roman" w:cs="Times New Roman"/>
            <w:sz w:val="26"/>
            <w:szCs w:val="26"/>
          </w:rPr>
          <w:t>. Một số phương pháp quan trọng của lớp TestResult như addError</w:t>
        </w:r>
      </w:ins>
      <w:ins w:id="1709" w:author="Nguyen Toan" w:date="2018-05-06T15:57:00Z">
        <w:r w:rsidR="003B7B56" w:rsidRPr="00C307BC">
          <w:rPr>
            <w:rFonts w:ascii="Times New Roman" w:eastAsia="Times New Roman" w:hAnsi="Times New Roman" w:cs="Times New Roman"/>
            <w:sz w:val="26"/>
            <w:szCs w:val="26"/>
          </w:rPr>
          <w:t xml:space="preserve"> t</w:t>
        </w:r>
      </w:ins>
      <w:ins w:id="1710" w:author="Nguyen Toan" w:date="2018-05-06T15:56:00Z">
        <w:r w:rsidRPr="00C307BC">
          <w:rPr>
            <w:rFonts w:ascii="Times New Roman" w:eastAsia="Times New Roman" w:hAnsi="Times New Roman" w:cs="Times New Roman"/>
            <w:sz w:val="26"/>
            <w:szCs w:val="26"/>
          </w:rPr>
          <w:t>hê</w:t>
        </w:r>
        <w:r w:rsidR="003B7B56" w:rsidRPr="00C307BC">
          <w:rPr>
            <w:rFonts w:ascii="Times New Roman" w:eastAsia="Times New Roman" w:hAnsi="Times New Roman" w:cs="Times New Roman"/>
            <w:sz w:val="26"/>
            <w:szCs w:val="26"/>
          </w:rPr>
          <w:t>m một lỗi vào danh sách các lỗi,</w:t>
        </w:r>
        <w:r w:rsidRPr="00C307BC">
          <w:rPr>
            <w:rFonts w:ascii="Times New Roman" w:eastAsia="Times New Roman" w:hAnsi="Times New Roman" w:cs="Times New Roman"/>
            <w:sz w:val="26"/>
            <w:szCs w:val="26"/>
          </w:rPr>
          <w:t xml:space="preserve"> addFailure</w:t>
        </w:r>
      </w:ins>
      <w:ins w:id="1711" w:author="Nguyen Toan" w:date="2018-05-06T15:57:00Z">
        <w:r w:rsidR="003B7B56" w:rsidRPr="00C307BC">
          <w:rPr>
            <w:rFonts w:ascii="Times New Roman" w:eastAsia="Times New Roman" w:hAnsi="Times New Roman" w:cs="Times New Roman"/>
            <w:sz w:val="26"/>
            <w:szCs w:val="26"/>
          </w:rPr>
          <w:t xml:space="preserve"> t</w:t>
        </w:r>
      </w:ins>
      <w:ins w:id="1712" w:author="Nguyen Toan" w:date="2018-05-06T15:56:00Z">
        <w:r w:rsidRPr="00C307BC">
          <w:rPr>
            <w:rFonts w:ascii="Times New Roman" w:eastAsia="Times New Roman" w:hAnsi="Times New Roman" w:cs="Times New Roman"/>
            <w:sz w:val="26"/>
            <w:szCs w:val="26"/>
          </w:rPr>
          <w:t>hêm một thất bại đối v</w:t>
        </w:r>
        <w:r w:rsidR="003B7B56" w:rsidRPr="00C307BC">
          <w:rPr>
            <w:rFonts w:ascii="Times New Roman" w:eastAsia="Times New Roman" w:hAnsi="Times New Roman" w:cs="Times New Roman"/>
            <w:sz w:val="26"/>
            <w:szCs w:val="26"/>
          </w:rPr>
          <w:t>ới danh sách của những thất bại,</w:t>
        </w:r>
      </w:ins>
      <w:ins w:id="1713" w:author="Nguyen Toan" w:date="2018-05-06T15:58:00Z">
        <w:r w:rsidR="003B7B56" w:rsidRPr="00C307BC">
          <w:rPr>
            <w:rFonts w:ascii="Times New Roman" w:eastAsia="Times New Roman" w:hAnsi="Times New Roman" w:cs="Times New Roman"/>
            <w:sz w:val="26"/>
            <w:szCs w:val="26"/>
          </w:rPr>
          <w:t xml:space="preserve"> </w:t>
        </w:r>
      </w:ins>
      <w:ins w:id="1714" w:author="Nguyen Toan" w:date="2018-05-06T15:56:00Z">
        <w:r w:rsidR="003B7B56" w:rsidRPr="00C307BC">
          <w:rPr>
            <w:rFonts w:ascii="Times New Roman" w:eastAsia="Times New Roman" w:hAnsi="Times New Roman" w:cs="Times New Roman"/>
            <w:sz w:val="26"/>
            <w:szCs w:val="26"/>
          </w:rPr>
          <w:t xml:space="preserve">endTest thông </w:t>
        </w:r>
        <w:r w:rsidRPr="00C307BC">
          <w:rPr>
            <w:rFonts w:ascii="Times New Roman" w:eastAsia="Times New Roman" w:hAnsi="Times New Roman" w:cs="Times New Roman"/>
            <w:sz w:val="26"/>
            <w:szCs w:val="26"/>
          </w:rPr>
          <w:t>báo kết quả là mộ</w:t>
        </w:r>
        <w:r w:rsidR="003B7B56" w:rsidRPr="00C307BC">
          <w:rPr>
            <w:rFonts w:ascii="Times New Roman" w:eastAsia="Times New Roman" w:hAnsi="Times New Roman" w:cs="Times New Roman"/>
            <w:sz w:val="26"/>
            <w:szCs w:val="26"/>
          </w:rPr>
          <w:t>t thử nghiệm đã được hoàn thành,</w:t>
        </w:r>
        <w:r w:rsidRPr="00C307BC">
          <w:rPr>
            <w:rFonts w:ascii="Times New Roman" w:eastAsia="Times New Roman" w:hAnsi="Times New Roman" w:cs="Times New Roman"/>
            <w:sz w:val="26"/>
            <w:szCs w:val="26"/>
          </w:rPr>
          <w:t xml:space="preserve"> errorCount</w:t>
        </w:r>
      </w:ins>
      <w:ins w:id="1715" w:author="Nguyen Toan" w:date="2018-05-06T15:58:00Z">
        <w:r w:rsidR="003B7B56" w:rsidRPr="00C307BC">
          <w:rPr>
            <w:rFonts w:ascii="Times New Roman" w:eastAsia="Times New Roman" w:hAnsi="Times New Roman" w:cs="Times New Roman"/>
            <w:sz w:val="26"/>
            <w:szCs w:val="26"/>
          </w:rPr>
          <w:t xml:space="preserve"> đếm</w:t>
        </w:r>
      </w:ins>
      <w:ins w:id="1716" w:author="Nguyen Toan" w:date="2018-05-06T15:56:00Z">
        <w:r w:rsidR="003B7B56" w:rsidRPr="00C307BC">
          <w:rPr>
            <w:rFonts w:ascii="Times New Roman" w:eastAsia="Times New Roman" w:hAnsi="Times New Roman" w:cs="Times New Roman"/>
            <w:sz w:val="26"/>
            <w:szCs w:val="26"/>
          </w:rPr>
          <w:t xml:space="preserve"> số lỗi được phát hiện, </w:t>
        </w:r>
        <w:r w:rsidRPr="00C307BC">
          <w:rPr>
            <w:rFonts w:ascii="Times New Roman" w:eastAsia="Times New Roman" w:hAnsi="Times New Roman" w:cs="Times New Roman"/>
            <w:sz w:val="26"/>
            <w:szCs w:val="26"/>
          </w:rPr>
          <w:t>errors</w:t>
        </w:r>
      </w:ins>
      <w:ins w:id="1717" w:author="Nguyen Toan" w:date="2018-05-06T15:58:00Z">
        <w:r w:rsidR="003B7B56" w:rsidRPr="00C307BC">
          <w:rPr>
            <w:rFonts w:ascii="Times New Roman" w:eastAsia="Times New Roman" w:hAnsi="Times New Roman" w:cs="Times New Roman"/>
            <w:sz w:val="26"/>
            <w:szCs w:val="26"/>
          </w:rPr>
          <w:t xml:space="preserve"> t</w:t>
        </w:r>
      </w:ins>
      <w:ins w:id="1718" w:author="Nguyen Toan" w:date="2018-05-06T15:56:00Z">
        <w:r w:rsidRPr="00C307BC">
          <w:rPr>
            <w:rFonts w:ascii="Times New Roman" w:eastAsia="Times New Roman" w:hAnsi="Times New Roman" w:cs="Times New Roman"/>
            <w:sz w:val="26"/>
            <w:szCs w:val="26"/>
          </w:rPr>
          <w:t>rả về một Enumeration cho các lỗ</w:t>
        </w:r>
        <w:r w:rsidR="003B7B56" w:rsidRPr="00C307BC">
          <w:rPr>
            <w:rFonts w:ascii="Times New Roman" w:eastAsia="Times New Roman" w:hAnsi="Times New Roman" w:cs="Times New Roman"/>
            <w:sz w:val="26"/>
            <w:szCs w:val="26"/>
          </w:rPr>
          <w:t>i,</w:t>
        </w:r>
        <w:r w:rsidRPr="00C307BC">
          <w:rPr>
            <w:rFonts w:ascii="Times New Roman" w:eastAsia="Times New Roman" w:hAnsi="Times New Roman" w:cs="Times New Roman"/>
            <w:sz w:val="26"/>
            <w:szCs w:val="26"/>
          </w:rPr>
          <w:t xml:space="preserve"> failureCount</w:t>
        </w:r>
      </w:ins>
      <w:ins w:id="1719" w:author="Nguyen Toan" w:date="2018-05-06T15:58:00Z">
        <w:r w:rsidR="003B7B56" w:rsidRPr="00C307BC">
          <w:rPr>
            <w:rFonts w:ascii="Times New Roman" w:eastAsia="Times New Roman" w:hAnsi="Times New Roman" w:cs="Times New Roman"/>
            <w:sz w:val="26"/>
            <w:szCs w:val="26"/>
          </w:rPr>
          <w:t xml:space="preserve"> đếm</w:t>
        </w:r>
      </w:ins>
      <w:ins w:id="1720" w:author="Nguyen Toan" w:date="2018-05-06T15:56:00Z">
        <w:r w:rsidR="003B7B56" w:rsidRPr="00C307BC">
          <w:rPr>
            <w:rFonts w:ascii="Times New Roman" w:eastAsia="Times New Roman" w:hAnsi="Times New Roman" w:cs="Times New Roman"/>
            <w:sz w:val="26"/>
            <w:szCs w:val="26"/>
          </w:rPr>
          <w:t xml:space="preserve"> các số thất bại</w:t>
        </w:r>
      </w:ins>
      <w:ins w:id="1721" w:author="Nguyen Toan" w:date="2018-05-06T15:58:00Z">
        <w:r w:rsidR="003B7B56" w:rsidRPr="00C307BC">
          <w:rPr>
            <w:rFonts w:ascii="Times New Roman" w:eastAsia="Times New Roman" w:hAnsi="Times New Roman" w:cs="Times New Roman"/>
            <w:sz w:val="26"/>
            <w:szCs w:val="26"/>
          </w:rPr>
          <w:t xml:space="preserve"> được</w:t>
        </w:r>
      </w:ins>
      <w:ins w:id="1722" w:author="Nguyen Toan" w:date="2018-05-06T15:56:00Z">
        <w:r w:rsidR="003B7B56" w:rsidRPr="00C307BC">
          <w:rPr>
            <w:rFonts w:ascii="Times New Roman" w:eastAsia="Times New Roman" w:hAnsi="Times New Roman" w:cs="Times New Roman"/>
            <w:sz w:val="26"/>
            <w:szCs w:val="26"/>
          </w:rPr>
          <w:t xml:space="preserve"> phát hiện</w:t>
        </w:r>
      </w:ins>
      <w:ins w:id="1723" w:author="Nguyen Toan" w:date="2018-05-06T15:58:00Z">
        <w:r w:rsidR="003B7B56" w:rsidRPr="00C307BC">
          <w:rPr>
            <w:rFonts w:ascii="Times New Roman" w:eastAsia="Times New Roman" w:hAnsi="Times New Roman" w:cs="Times New Roman"/>
            <w:sz w:val="26"/>
            <w:szCs w:val="26"/>
          </w:rPr>
          <w:t xml:space="preserve">, </w:t>
        </w:r>
      </w:ins>
      <w:ins w:id="1724" w:author="Nguyen Toan" w:date="2018-05-06T15:56:00Z">
        <w:r w:rsidRPr="00C307BC">
          <w:rPr>
            <w:rFonts w:ascii="Times New Roman" w:eastAsia="Times New Roman" w:hAnsi="Times New Roman" w:cs="Times New Roman"/>
            <w:sz w:val="26"/>
            <w:szCs w:val="26"/>
          </w:rPr>
          <w:t>run</w:t>
        </w:r>
      </w:ins>
      <w:ins w:id="1725" w:author="Nguyen Toan" w:date="2018-05-06T15:59:00Z">
        <w:r w:rsidR="003B7B56" w:rsidRPr="00C307BC">
          <w:rPr>
            <w:rFonts w:ascii="Times New Roman" w:eastAsia="Times New Roman" w:hAnsi="Times New Roman" w:cs="Times New Roman"/>
            <w:sz w:val="26"/>
            <w:szCs w:val="26"/>
          </w:rPr>
          <w:t xml:space="preserve"> </w:t>
        </w:r>
      </w:ins>
      <w:ins w:id="1726" w:author="Nguyen Toan" w:date="2018-05-06T15:58:00Z">
        <w:r w:rsidR="003B7B56" w:rsidRPr="00C307BC">
          <w:rPr>
            <w:rFonts w:ascii="Times New Roman" w:eastAsia="Times New Roman" w:hAnsi="Times New Roman" w:cs="Times New Roman"/>
            <w:sz w:val="26"/>
            <w:szCs w:val="26"/>
          </w:rPr>
          <w:t>c</w:t>
        </w:r>
      </w:ins>
      <w:ins w:id="1727" w:author="Nguyen Toan" w:date="2018-05-06T15:56:00Z">
        <w:r w:rsidRPr="00C307BC">
          <w:rPr>
            <w:rFonts w:ascii="Times New Roman" w:eastAsia="Times New Roman" w:hAnsi="Times New Roman" w:cs="Times New Roman"/>
            <w:sz w:val="26"/>
            <w:szCs w:val="26"/>
          </w:rPr>
          <w:t xml:space="preserve">hạy một </w:t>
        </w:r>
      </w:ins>
      <w:ins w:id="1728" w:author="Nguyen Toan" w:date="2018-05-06T15:59:00Z">
        <w:r w:rsidR="003B7B56" w:rsidRPr="00C307BC">
          <w:rPr>
            <w:rFonts w:ascii="Times New Roman" w:eastAsia="Times New Roman" w:hAnsi="Times New Roman" w:cs="Times New Roman"/>
            <w:sz w:val="26"/>
            <w:szCs w:val="26"/>
          </w:rPr>
          <w:t>ca kiểm thử</w:t>
        </w:r>
      </w:ins>
      <w:ins w:id="1729" w:author="Nguyen Toan" w:date="2018-05-06T15:56:00Z">
        <w:r w:rsidR="003B7B56" w:rsidRPr="00C307BC">
          <w:rPr>
            <w:rFonts w:ascii="Times New Roman" w:eastAsia="Times New Roman" w:hAnsi="Times New Roman" w:cs="Times New Roman"/>
            <w:sz w:val="26"/>
            <w:szCs w:val="26"/>
          </w:rPr>
          <w:t>,</w:t>
        </w:r>
        <w:r w:rsidRPr="00C307BC">
          <w:rPr>
            <w:rFonts w:ascii="Times New Roman" w:eastAsia="Times New Roman" w:hAnsi="Times New Roman" w:cs="Times New Roman"/>
            <w:sz w:val="26"/>
            <w:szCs w:val="26"/>
          </w:rPr>
          <w:t xml:space="preserve"> runCount</w:t>
        </w:r>
      </w:ins>
      <w:ins w:id="1730" w:author="Nguyen Toan" w:date="2018-05-06T15:59:00Z">
        <w:r w:rsidR="003B7B56" w:rsidRPr="00C307BC">
          <w:rPr>
            <w:rFonts w:ascii="Times New Roman" w:eastAsia="Times New Roman" w:hAnsi="Times New Roman" w:cs="Times New Roman"/>
            <w:sz w:val="26"/>
            <w:szCs w:val="26"/>
          </w:rPr>
          <w:t xml:space="preserve"> đếm</w:t>
        </w:r>
      </w:ins>
      <w:ins w:id="1731" w:author="Nguyen Toan" w:date="2018-05-06T15:56:00Z">
        <w:r w:rsidRPr="00C307BC">
          <w:rPr>
            <w:rFonts w:ascii="Times New Roman" w:eastAsia="Times New Roman" w:hAnsi="Times New Roman" w:cs="Times New Roman"/>
            <w:sz w:val="26"/>
            <w:szCs w:val="26"/>
          </w:rPr>
          <w:t xml:space="preserve"> số lượng các </w:t>
        </w:r>
      </w:ins>
      <w:ins w:id="1732" w:author="Nguyen Toan" w:date="2018-05-06T15:59:00Z">
        <w:r w:rsidR="003B7B56" w:rsidRPr="00C307BC">
          <w:rPr>
            <w:rFonts w:ascii="Times New Roman" w:eastAsia="Times New Roman" w:hAnsi="Times New Roman" w:cs="Times New Roman"/>
            <w:sz w:val="26"/>
            <w:szCs w:val="26"/>
          </w:rPr>
          <w:t>ca kiểm thử</w:t>
        </w:r>
      </w:ins>
      <w:ins w:id="1733" w:author="Nguyen Toan" w:date="2018-05-06T15:56:00Z">
        <w:r w:rsidRPr="00C307BC">
          <w:rPr>
            <w:rFonts w:ascii="Times New Roman" w:eastAsia="Times New Roman" w:hAnsi="Times New Roman" w:cs="Times New Roman"/>
            <w:sz w:val="26"/>
            <w:szCs w:val="26"/>
          </w:rPr>
          <w:t xml:space="preserve"> chạy</w:t>
        </w:r>
      </w:ins>
      <w:ins w:id="1734" w:author="Nguyen Toan" w:date="2018-05-06T15:59:00Z">
        <w:r w:rsidR="003B7B56" w:rsidRPr="00C307BC">
          <w:rPr>
            <w:rFonts w:ascii="Times New Roman" w:eastAsia="Times New Roman" w:hAnsi="Times New Roman" w:cs="Times New Roman"/>
            <w:sz w:val="26"/>
            <w:szCs w:val="26"/>
          </w:rPr>
          <w:t>,</w:t>
        </w:r>
      </w:ins>
      <w:ins w:id="1735" w:author="Nguyen Toan" w:date="2018-05-06T15:56:00Z">
        <w:r w:rsidRPr="00C307BC">
          <w:rPr>
            <w:rFonts w:ascii="Times New Roman" w:eastAsia="Times New Roman" w:hAnsi="Times New Roman" w:cs="Times New Roman"/>
            <w:sz w:val="26"/>
            <w:szCs w:val="26"/>
          </w:rPr>
          <w:t xml:space="preserve"> startTest</w:t>
        </w:r>
      </w:ins>
      <w:ins w:id="1736" w:author="Nguyen Toan" w:date="2018-05-06T15:59:00Z">
        <w:r w:rsidR="003B7B56" w:rsidRPr="00C307BC">
          <w:rPr>
            <w:rFonts w:ascii="Times New Roman" w:eastAsia="Times New Roman" w:hAnsi="Times New Roman" w:cs="Times New Roman"/>
            <w:sz w:val="26"/>
            <w:szCs w:val="26"/>
          </w:rPr>
          <w:t xml:space="preserve"> th</w:t>
        </w:r>
      </w:ins>
      <w:ins w:id="1737" w:author="Nguyen Toan" w:date="2018-05-06T15:56:00Z">
        <w:r w:rsidRPr="00C307BC">
          <w:rPr>
            <w:rFonts w:ascii="Times New Roman" w:eastAsia="Times New Roman" w:hAnsi="Times New Roman" w:cs="Times New Roman"/>
            <w:sz w:val="26"/>
            <w:szCs w:val="26"/>
          </w:rPr>
          <w:t>ông báo kết quả là</w:t>
        </w:r>
        <w:r w:rsidR="003B7B56" w:rsidRPr="00C307BC">
          <w:rPr>
            <w:rFonts w:ascii="Times New Roman" w:eastAsia="Times New Roman" w:hAnsi="Times New Roman" w:cs="Times New Roman"/>
            <w:sz w:val="26"/>
            <w:szCs w:val="26"/>
          </w:rPr>
          <w:t xml:space="preserve"> một thử nghiệm sẽ được bắt đầu,</w:t>
        </w:r>
      </w:ins>
      <w:ins w:id="1738" w:author="Nguyen Toan" w:date="2018-05-06T15:59:00Z">
        <w:r w:rsidR="003B7B56" w:rsidRPr="00C307BC">
          <w:rPr>
            <w:rFonts w:ascii="Times New Roman" w:eastAsia="Times New Roman" w:hAnsi="Times New Roman" w:cs="Times New Roman"/>
            <w:sz w:val="26"/>
            <w:szCs w:val="26"/>
          </w:rPr>
          <w:t xml:space="preserve"> </w:t>
        </w:r>
      </w:ins>
      <w:ins w:id="1739" w:author="Nguyen Toan" w:date="2018-05-06T15:56:00Z">
        <w:r w:rsidRPr="00C307BC">
          <w:rPr>
            <w:rFonts w:ascii="Times New Roman" w:eastAsia="Times New Roman" w:hAnsi="Times New Roman" w:cs="Times New Roman"/>
            <w:sz w:val="26"/>
            <w:szCs w:val="26"/>
          </w:rPr>
          <w:t>s</w:t>
        </w:r>
        <w:r w:rsidR="003B7B56" w:rsidRPr="00C307BC">
          <w:rPr>
            <w:rFonts w:ascii="Times New Roman" w:eastAsia="Times New Roman" w:hAnsi="Times New Roman" w:cs="Times New Roman"/>
            <w:sz w:val="26"/>
            <w:szCs w:val="26"/>
          </w:rPr>
          <w:t>top</w:t>
        </w:r>
      </w:ins>
      <w:ins w:id="1740" w:author="Nguyen Toan" w:date="2018-05-06T15:59:00Z">
        <w:r w:rsidR="003B7B56" w:rsidRPr="00C307BC">
          <w:rPr>
            <w:rFonts w:ascii="Times New Roman" w:eastAsia="Times New Roman" w:hAnsi="Times New Roman" w:cs="Times New Roman"/>
            <w:sz w:val="26"/>
            <w:szCs w:val="26"/>
          </w:rPr>
          <w:t xml:space="preserve"> đ</w:t>
        </w:r>
      </w:ins>
      <w:ins w:id="1741" w:author="Nguyen Toan" w:date="2018-05-06T15:56:00Z">
        <w:r w:rsidR="00653780" w:rsidRPr="00C307BC">
          <w:rPr>
            <w:rFonts w:ascii="Times New Roman" w:eastAsia="Times New Roman" w:hAnsi="Times New Roman" w:cs="Times New Roman"/>
            <w:sz w:val="26"/>
            <w:szCs w:val="26"/>
          </w:rPr>
          <w:t xml:space="preserve">ánh dấu việc </w:t>
        </w:r>
        <w:r w:rsidRPr="00C307BC">
          <w:rPr>
            <w:rFonts w:ascii="Times New Roman" w:eastAsia="Times New Roman" w:hAnsi="Times New Roman" w:cs="Times New Roman"/>
            <w:sz w:val="26"/>
            <w:szCs w:val="26"/>
          </w:rPr>
          <w:t xml:space="preserve">dừng </w:t>
        </w:r>
      </w:ins>
      <w:ins w:id="1742" w:author="Nguyen Toan" w:date="2018-05-06T16:00:00Z">
        <w:r w:rsidR="00653780" w:rsidRPr="00C307BC">
          <w:rPr>
            <w:rFonts w:ascii="Times New Roman" w:eastAsia="Times New Roman" w:hAnsi="Times New Roman" w:cs="Times New Roman"/>
            <w:sz w:val="26"/>
            <w:szCs w:val="26"/>
          </w:rPr>
          <w:t>kiểm thử</w:t>
        </w:r>
        <w:r w:rsidR="00DE5BF8" w:rsidRPr="00C307BC">
          <w:rPr>
            <w:rFonts w:ascii="Times New Roman" w:eastAsia="Times New Roman" w:hAnsi="Times New Roman" w:cs="Times New Roman"/>
            <w:sz w:val="26"/>
            <w:szCs w:val="26"/>
          </w:rPr>
          <w:t>.</w:t>
        </w:r>
      </w:ins>
    </w:p>
    <w:p w14:paraId="2DFAAC56" w14:textId="645E976F" w:rsidR="00EA01BD" w:rsidRPr="00C307BC" w:rsidDel="006C74F9" w:rsidRDefault="000F1AE0">
      <w:pPr>
        <w:spacing w:after="120" w:line="288" w:lineRule="auto"/>
        <w:ind w:firstLine="567"/>
        <w:jc w:val="both"/>
        <w:rPr>
          <w:del w:id="1743" w:author="Nguyen Toan" w:date="2018-05-06T15:47:00Z"/>
          <w:rFonts w:ascii="Times New Roman" w:eastAsia="Times New Roman" w:hAnsi="Times New Roman" w:cs="Times New Roman"/>
          <w:sz w:val="26"/>
          <w:szCs w:val="26"/>
          <w:rPrChange w:id="1744" w:author="Nguyen Toan" w:date="2018-05-06T15:47:00Z">
            <w:rPr>
              <w:del w:id="1745" w:author="Nguyen Toan" w:date="2018-05-06T15:47:00Z"/>
            </w:rPr>
          </w:rPrChange>
        </w:rPr>
        <w:pPrChange w:id="1746" w:author="Nguyen Toan" w:date="2018-05-06T16:00:00Z">
          <w:pPr>
            <w:pStyle w:val="ListParagraph"/>
            <w:numPr>
              <w:numId w:val="43"/>
            </w:numPr>
            <w:spacing w:line="288" w:lineRule="auto"/>
            <w:ind w:left="1287" w:hanging="360"/>
            <w:jc w:val="both"/>
          </w:pPr>
        </w:pPrChange>
      </w:pPr>
      <w:ins w:id="1747" w:author="Nguyen Toan" w:date="2018-05-06T16:04:00Z">
        <w:r w:rsidRPr="00C307BC">
          <w:rPr>
            <w:rFonts w:ascii="Times New Roman" w:eastAsia="Times New Roman" w:hAnsi="Times New Roman" w:cs="Times New Roman"/>
            <w:sz w:val="26"/>
            <w:szCs w:val="26"/>
          </w:rPr>
          <w:t>Một TestSuite</w:t>
        </w:r>
      </w:ins>
      <w:del w:id="1748" w:author="Nguyen Toan" w:date="2018-05-06T15:47:00Z">
        <w:r w:rsidR="00EA01BD" w:rsidRPr="00C307BC" w:rsidDel="006C74F9">
          <w:rPr>
            <w:rFonts w:ascii="Times New Roman" w:eastAsia="Times New Roman" w:hAnsi="Times New Roman" w:cs="Times New Roman"/>
            <w:sz w:val="26"/>
            <w:szCs w:val="26"/>
            <w:rPrChange w:id="1749" w:author="Nguyen Toan" w:date="2018-05-06T15:47:00Z">
              <w:rPr/>
            </w:rPrChange>
          </w:rPr>
          <w:delText>org.junit.TestCase</w:delText>
        </w:r>
      </w:del>
    </w:p>
    <w:p w14:paraId="04B22C59" w14:textId="1FBC69BD" w:rsidR="00EA01BD" w:rsidRPr="00C307BC" w:rsidDel="006C74F9" w:rsidRDefault="00EA01BD">
      <w:pPr>
        <w:spacing w:after="120" w:line="288" w:lineRule="auto"/>
        <w:ind w:firstLine="567"/>
        <w:jc w:val="both"/>
        <w:rPr>
          <w:del w:id="1750" w:author="Nguyen Toan" w:date="2018-05-06T15:47:00Z"/>
          <w:rFonts w:ascii="Times New Roman" w:hAnsi="Times New Roman" w:cs="Times New Roman"/>
          <w:sz w:val="26"/>
          <w:szCs w:val="26"/>
        </w:rPr>
        <w:pPrChange w:id="1751" w:author="Nguyen Toan" w:date="2018-05-06T16:00:00Z">
          <w:pPr>
            <w:pStyle w:val="ListParagraph"/>
            <w:numPr>
              <w:numId w:val="43"/>
            </w:numPr>
            <w:spacing w:line="288" w:lineRule="auto"/>
            <w:ind w:left="1287" w:hanging="360"/>
            <w:jc w:val="both"/>
          </w:pPr>
        </w:pPrChange>
      </w:pPr>
      <w:del w:id="1752" w:author="Nguyen Toan" w:date="2018-05-06T15:47:00Z">
        <w:r w:rsidRPr="00C307BC" w:rsidDel="006C74F9">
          <w:rPr>
            <w:rFonts w:ascii="Times New Roman" w:hAnsi="Times New Roman" w:cs="Times New Roman"/>
            <w:sz w:val="26"/>
            <w:szCs w:val="26"/>
          </w:rPr>
          <w:delText>org.junit.TestResult</w:delText>
        </w:r>
      </w:del>
    </w:p>
    <w:p w14:paraId="2110C4C7" w14:textId="6E673752" w:rsidR="004B3464" w:rsidRPr="00C307BC" w:rsidDel="006C74F9" w:rsidRDefault="00EA01BD">
      <w:pPr>
        <w:spacing w:after="120" w:line="288" w:lineRule="auto"/>
        <w:ind w:firstLine="567"/>
        <w:jc w:val="both"/>
        <w:rPr>
          <w:del w:id="1753" w:author="Nguyen Toan" w:date="2018-05-06T15:47:00Z"/>
          <w:rFonts w:ascii="Times New Roman" w:hAnsi="Times New Roman" w:cs="Times New Roman"/>
          <w:sz w:val="26"/>
          <w:szCs w:val="26"/>
        </w:rPr>
        <w:pPrChange w:id="1754" w:author="Nguyen Toan" w:date="2018-05-06T16:00:00Z">
          <w:pPr>
            <w:pStyle w:val="ListParagraph"/>
            <w:numPr>
              <w:numId w:val="43"/>
            </w:numPr>
            <w:spacing w:line="288" w:lineRule="auto"/>
            <w:ind w:left="1287" w:hanging="360"/>
            <w:jc w:val="both"/>
          </w:pPr>
        </w:pPrChange>
      </w:pPr>
      <w:del w:id="1755" w:author="Nguyen Toan" w:date="2018-05-06T15:47:00Z">
        <w:r w:rsidRPr="00C307BC" w:rsidDel="006C74F9">
          <w:rPr>
            <w:rFonts w:ascii="Times New Roman" w:hAnsi="Times New Roman" w:cs="Times New Roman"/>
            <w:sz w:val="26"/>
            <w:szCs w:val="26"/>
          </w:rPr>
          <w:delText>org.junit.TestSuite</w:delText>
        </w:r>
      </w:del>
    </w:p>
    <w:p w14:paraId="2C427C85" w14:textId="7580F373" w:rsidR="00E6465F" w:rsidRPr="00C307BC" w:rsidDel="00351C8D" w:rsidRDefault="000F1AE0">
      <w:pPr>
        <w:spacing w:after="120" w:line="288" w:lineRule="auto"/>
        <w:ind w:firstLine="567"/>
        <w:jc w:val="both"/>
        <w:rPr>
          <w:rFonts w:ascii="Times New Roman" w:hAnsi="Times New Roman" w:cs="Times New Roman"/>
          <w:color w:val="auto"/>
          <w:sz w:val="26"/>
          <w:szCs w:val="26"/>
        </w:rPr>
      </w:pPr>
      <w:ins w:id="1756" w:author="Nguyen Toan" w:date="2018-05-06T16:04:00Z">
        <w:r w:rsidRPr="00C307BC">
          <w:rPr>
            <w:rFonts w:ascii="Times New Roman" w:eastAsia="Times New Roman" w:hAnsi="Times New Roman" w:cs="Times New Roman"/>
            <w:sz w:val="26"/>
            <w:szCs w:val="26"/>
          </w:rPr>
          <w:t xml:space="preserve"> là một hỗn hợp các ca kiểm thử,</w:t>
        </w:r>
      </w:ins>
      <w:ins w:id="1757" w:author="Nguyen Toan" w:date="2018-05-06T16:05:00Z">
        <w:r w:rsidR="005170A8" w:rsidRPr="00C307BC">
          <w:rPr>
            <w:rFonts w:ascii="Times New Roman" w:eastAsia="Times New Roman" w:hAnsi="Times New Roman" w:cs="Times New Roman"/>
            <w:sz w:val="26"/>
            <w:szCs w:val="26"/>
          </w:rPr>
          <w:t xml:space="preserve"> chạy một tập hợp các trường hợp thử nghiệm theo gói. </w:t>
        </w:r>
        <w:r w:rsidR="008402FA" w:rsidRPr="00C307BC">
          <w:rPr>
            <w:rFonts w:ascii="Times New Roman" w:eastAsia="Times New Roman" w:hAnsi="Times New Roman" w:cs="Times New Roman"/>
            <w:sz w:val="26"/>
            <w:szCs w:val="26"/>
          </w:rPr>
          <w:t>TestSuite cung cấp các phương thức quan trọng như: addTest thêm một bộ thử nghiệm, addTestResult thêm các TestCase, countTestCase đếm số lượng trường hợp thử nghiệm, run chạy các ca kiểm thử và thu thập kết quả của chúng trong cùng một TestSuite, setName thiết lập tên cho phần mềm cần kiểm tra, testAt trả về kết quả kiểm tra ở một vị trí nhất định, testCount đếm số ca</w:t>
        </w:r>
      </w:ins>
      <w:r w:rsidR="00635E8B">
        <w:rPr>
          <w:rFonts w:ascii="Times New Roman" w:eastAsia="Times New Roman" w:hAnsi="Times New Roman" w:cs="Times New Roman"/>
          <w:sz w:val="26"/>
          <w:szCs w:val="26"/>
        </w:rPr>
        <w:t xml:space="preserve"> kiểm</w:t>
      </w:r>
      <w:ins w:id="1758" w:author="Nguyen Toan" w:date="2018-05-06T16:05:00Z">
        <w:r w:rsidR="008402FA" w:rsidRPr="00C307BC">
          <w:rPr>
            <w:rFonts w:ascii="Times New Roman" w:eastAsia="Times New Roman" w:hAnsi="Times New Roman" w:cs="Times New Roman"/>
            <w:sz w:val="26"/>
            <w:szCs w:val="26"/>
          </w:rPr>
          <w:t xml:space="preserve"> thử trong gói kiếm thử đang thực hiện, warning trả về một cảnh báo thiếu hay thừa thông tin, ví dụ như: thư viện phụ thuộc</w:t>
        </w:r>
      </w:ins>
      <w:ins w:id="1759" w:author="Nguyen Toan" w:date="2018-05-06T16:08:00Z">
        <w:r w:rsidR="00992E5B" w:rsidRPr="00C307BC">
          <w:rPr>
            <w:rFonts w:ascii="Times New Roman" w:eastAsia="Times New Roman" w:hAnsi="Times New Roman" w:cs="Times New Roman"/>
            <w:sz w:val="26"/>
            <w:szCs w:val="26"/>
          </w:rPr>
          <w:t>..</w:t>
        </w:r>
      </w:ins>
      <w:del w:id="1760" w:author="Nguyen Toan" w:date="2018-05-06T16:08:00Z">
        <w:r w:rsidR="00941A29" w:rsidRPr="00C307BC" w:rsidDel="00992E5B">
          <w:rPr>
            <w:rFonts w:ascii="Times New Roman" w:eastAsia="Times New Roman" w:hAnsi="Times New Roman" w:cs="Times New Roman"/>
            <w:sz w:val="26"/>
            <w:szCs w:val="26"/>
          </w:rPr>
          <w:delText>JUnit cung cấp các phương thức xác thực Assert</w:delText>
        </w:r>
        <w:r w:rsidR="006F57F7" w:rsidRPr="00C307BC" w:rsidDel="00992E5B">
          <w:rPr>
            <w:rFonts w:ascii="Times New Roman" w:eastAsia="Times New Roman" w:hAnsi="Times New Roman" w:cs="Times New Roman"/>
            <w:sz w:val="26"/>
            <w:szCs w:val="26"/>
          </w:rPr>
          <w:delText xml:space="preserve"> để</w:delText>
        </w:r>
        <w:r w:rsidR="007B69CB" w:rsidRPr="00C307BC" w:rsidDel="00992E5B">
          <w:rPr>
            <w:rFonts w:ascii="Times New Roman" w:eastAsia="Times New Roman" w:hAnsi="Times New Roman" w:cs="Times New Roman"/>
            <w:sz w:val="26"/>
            <w:szCs w:val="26"/>
          </w:rPr>
          <w:delText xml:space="preserve"> so sánh kết quả đầu ra của đơn vị cần kiểm thử. </w:delText>
        </w:r>
        <w:r w:rsidR="00D240C3" w:rsidRPr="00C307BC" w:rsidDel="00992E5B">
          <w:rPr>
            <w:rFonts w:ascii="Times New Roman" w:eastAsia="Times New Roman" w:hAnsi="Times New Roman" w:cs="Times New Roman"/>
            <w:sz w:val="26"/>
            <w:szCs w:val="26"/>
          </w:rPr>
          <w:delText>Ngoài ra,</w:delText>
        </w:r>
        <w:r w:rsidR="004670EC" w:rsidRPr="00C307BC" w:rsidDel="00992E5B">
          <w:rPr>
            <w:rFonts w:ascii="Times New Roman" w:eastAsia="Times New Roman" w:hAnsi="Times New Roman" w:cs="Times New Roman"/>
            <w:sz w:val="26"/>
            <w:szCs w:val="26"/>
          </w:rPr>
          <w:delText xml:space="preserve"> J</w:delText>
        </w:r>
        <w:r w:rsidR="004670EC" w:rsidRPr="00C307BC" w:rsidDel="00992E5B">
          <w:rPr>
            <w:rFonts w:ascii="Times New Roman" w:eastAsia="Times New Roman" w:hAnsi="Times New Roman" w:cs="Times New Roman"/>
            <w:sz w:val="26"/>
            <w:szCs w:val="26"/>
            <w:lang w:val="vi-VN"/>
          </w:rPr>
          <w:delText xml:space="preserve">Unit còn cung </w:delText>
        </w:r>
        <w:r w:rsidR="00A92EC4" w:rsidRPr="00C307BC" w:rsidDel="00992E5B">
          <w:rPr>
            <w:rFonts w:ascii="Times New Roman" w:eastAsia="Times New Roman" w:hAnsi="Times New Roman" w:cs="Times New Roman"/>
            <w:sz w:val="26"/>
            <w:szCs w:val="26"/>
          </w:rPr>
          <w:delText>cấp</w:delText>
        </w:r>
        <w:r w:rsidR="00D240C3" w:rsidRPr="00C307BC" w:rsidDel="00992E5B">
          <w:rPr>
            <w:rFonts w:ascii="Times New Roman" w:eastAsia="Times New Roman" w:hAnsi="Times New Roman" w:cs="Times New Roman"/>
            <w:sz w:val="26"/>
            <w:szCs w:val="26"/>
          </w:rPr>
          <w:delText xml:space="preserve"> giao diệ</w:delText>
        </w:r>
        <w:r w:rsidR="00D857C9" w:rsidRPr="00C307BC" w:rsidDel="00992E5B">
          <w:rPr>
            <w:rFonts w:ascii="Times New Roman" w:eastAsia="Times New Roman" w:hAnsi="Times New Roman" w:cs="Times New Roman"/>
            <w:sz w:val="26"/>
            <w:szCs w:val="26"/>
          </w:rPr>
          <w:delText>n đồ họa và giao diện dòng lệnh</w:delText>
        </w:r>
      </w:del>
      <w:r w:rsidR="003963E2" w:rsidRPr="00C307BC">
        <w:rPr>
          <w:rFonts w:ascii="Times New Roman" w:eastAsia="Times New Roman" w:hAnsi="Times New Roman" w:cs="Times New Roman"/>
          <w:sz w:val="26"/>
          <w:szCs w:val="26"/>
        </w:rPr>
        <w:t>.</w:t>
      </w:r>
      <w:r w:rsidR="009C60DE" w:rsidRPr="00C307BC">
        <w:rPr>
          <w:rFonts w:ascii="Times New Roman" w:eastAsia="Times New Roman" w:hAnsi="Times New Roman" w:cs="Times New Roman"/>
          <w:sz w:val="26"/>
          <w:szCs w:val="26"/>
        </w:rPr>
        <w:t xml:space="preserve"> </w:t>
      </w:r>
      <w:moveFromRangeStart w:id="1761" w:author="Nguyen Toan" w:date="2018-05-06T16:09:00Z" w:name="move513386310"/>
      <w:moveFrom w:id="1762" w:author="Nguyen Toan" w:date="2018-05-06T16:09:00Z">
        <w:r w:rsidR="009C60DE" w:rsidRPr="00C307BC" w:rsidDel="009E2266">
          <w:rPr>
            <w:rFonts w:ascii="Times New Roman" w:eastAsia="Times New Roman" w:hAnsi="Times New Roman" w:cs="Times New Roman"/>
            <w:sz w:val="26"/>
            <w:szCs w:val="26"/>
          </w:rPr>
          <w:fldChar w:fldCharType="begin"/>
        </w:r>
        <w:r w:rsidR="009C60DE" w:rsidRPr="00C307BC" w:rsidDel="009E2266">
          <w:rPr>
            <w:rFonts w:ascii="Times New Roman" w:eastAsia="Times New Roman" w:hAnsi="Times New Roman" w:cs="Times New Roman"/>
            <w:sz w:val="26"/>
            <w:szCs w:val="26"/>
          </w:rPr>
          <w:instrText xml:space="preserve"> REF _Ref512150374 \h  \* MERGEFORMAT </w:instrText>
        </w:r>
      </w:moveFrom>
      <w:del w:id="1763" w:author="Nguyen Toan" w:date="2018-05-06T16:09:00Z">
        <w:r w:rsidR="009C60DE" w:rsidRPr="00C307BC" w:rsidDel="009E2266">
          <w:rPr>
            <w:rFonts w:ascii="Times New Roman" w:eastAsia="Times New Roman" w:hAnsi="Times New Roman" w:cs="Times New Roman"/>
            <w:sz w:val="26"/>
            <w:szCs w:val="26"/>
          </w:rPr>
        </w:r>
      </w:del>
      <w:moveFrom w:id="1764" w:author="Nguyen Toan" w:date="2018-05-06T16:09:00Z">
        <w:r w:rsidR="009C60DE" w:rsidRPr="00C307BC" w:rsidDel="009E2266">
          <w:rPr>
            <w:rFonts w:ascii="Times New Roman" w:eastAsia="Times New Roman" w:hAnsi="Times New Roman" w:cs="Times New Roman"/>
            <w:sz w:val="26"/>
            <w:szCs w:val="26"/>
          </w:rPr>
          <w:fldChar w:fldCharType="separate"/>
        </w:r>
      </w:moveFrom>
    </w:p>
    <w:p w14:paraId="5FD2B20C" w14:textId="267D3A24" w:rsidR="00941A29" w:rsidRPr="00C307BC" w:rsidDel="00DE4022" w:rsidRDefault="00E6465F">
      <w:pPr>
        <w:spacing w:after="120" w:line="288" w:lineRule="auto"/>
        <w:ind w:firstLine="567"/>
        <w:jc w:val="both"/>
        <w:rPr>
          <w:del w:id="1765" w:author="LoanDT" w:date="2018-05-10T22:50:00Z"/>
          <w:rFonts w:ascii="Times New Roman" w:eastAsia="Times New Roman" w:hAnsi="Times New Roman" w:cs="Times New Roman"/>
          <w:sz w:val="26"/>
          <w:szCs w:val="26"/>
        </w:rPr>
      </w:pPr>
      <w:moveFrom w:id="1766" w:author="Nguyen Toan" w:date="2018-05-06T16:09:00Z">
        <w:r w:rsidRPr="00C307BC" w:rsidDel="00351C8D">
          <w:rPr>
            <w:rFonts w:ascii="Times New Roman" w:hAnsi="Times New Roman" w:cs="Times New Roman"/>
            <w:color w:val="auto"/>
            <w:sz w:val="26"/>
            <w:szCs w:val="26"/>
          </w:rPr>
          <w:t>Hình</w:t>
        </w:r>
        <w:r w:rsidRPr="00C307BC" w:rsidDel="00351C8D">
          <w:rPr>
            <w:rFonts w:ascii="Times New Roman" w:hAnsi="Times New Roman" w:cs="Times New Roman"/>
            <w:noProof/>
            <w:color w:val="auto"/>
            <w:sz w:val="26"/>
            <w:szCs w:val="26"/>
          </w:rPr>
          <w:t xml:space="preserve"> </w:t>
        </w:r>
        <w:r w:rsidRPr="00C307BC" w:rsidDel="00351C8D">
          <w:rPr>
            <w:rFonts w:ascii="Times New Roman" w:hAnsi="Times New Roman" w:cs="Times New Roman"/>
            <w:i/>
            <w:noProof/>
            <w:color w:val="auto"/>
            <w:sz w:val="26"/>
            <w:szCs w:val="26"/>
          </w:rPr>
          <w:t>3.4</w:t>
        </w:r>
        <w:r w:rsidR="009C60DE" w:rsidRPr="00C307BC" w:rsidDel="009E2266">
          <w:rPr>
            <w:rFonts w:ascii="Times New Roman" w:eastAsia="Times New Roman" w:hAnsi="Times New Roman" w:cs="Times New Roman"/>
            <w:sz w:val="26"/>
            <w:szCs w:val="26"/>
          </w:rPr>
          <w:fldChar w:fldCharType="end"/>
        </w:r>
        <w:r w:rsidR="009C60DE" w:rsidRPr="00C307BC" w:rsidDel="009E2266">
          <w:rPr>
            <w:rFonts w:ascii="Times New Roman" w:eastAsia="Times New Roman" w:hAnsi="Times New Roman" w:cs="Times New Roman"/>
            <w:sz w:val="26"/>
            <w:szCs w:val="26"/>
          </w:rPr>
          <w:t xml:space="preserve"> mô tả kiến trúc của JUnit.</w:t>
        </w:r>
        <w:r w:rsidR="004670EC" w:rsidRPr="00C307BC" w:rsidDel="009E2266">
          <w:rPr>
            <w:rFonts w:ascii="Times New Roman" w:eastAsia="Times New Roman" w:hAnsi="Times New Roman" w:cs="Times New Roman"/>
            <w:sz w:val="26"/>
            <w:szCs w:val="26"/>
          </w:rPr>
          <w:t xml:space="preserve"> </w:t>
        </w:r>
      </w:moveFrom>
      <w:ins w:id="1767" w:author="LoanDT" w:date="2018-05-10T22:50:00Z">
        <w:r w:rsidR="00DE4022" w:rsidRPr="00C307BC">
          <w:rPr>
            <w:rFonts w:ascii="Times New Roman" w:hAnsi="Times New Roman" w:cs="Times New Roman"/>
            <w:sz w:val="26"/>
            <w:szCs w:val="26"/>
          </w:rPr>
          <w:t xml:space="preserve"> </w:t>
        </w:r>
      </w:ins>
    </w:p>
    <w:p w14:paraId="0E04AC35" w14:textId="03F06A57" w:rsidR="00192863" w:rsidRPr="00C307BC" w:rsidDel="009E2266" w:rsidRDefault="00D240C3">
      <w:pPr>
        <w:spacing w:after="120" w:line="288" w:lineRule="auto"/>
        <w:ind w:firstLine="567"/>
        <w:jc w:val="both"/>
        <w:rPr>
          <w:rFonts w:ascii="Times New Roman" w:hAnsi="Times New Roman" w:cs="Times New Roman"/>
          <w:sz w:val="26"/>
          <w:szCs w:val="26"/>
        </w:rPr>
        <w:pPrChange w:id="1768" w:author="LoanDT" w:date="2018-05-10T22:50:00Z">
          <w:pPr>
            <w:pStyle w:val="NoSpacing"/>
            <w:jc w:val="center"/>
          </w:pPr>
        </w:pPrChange>
      </w:pPr>
      <w:moveFrom w:id="1769" w:author="Nguyen Toan" w:date="2018-05-06T16:09:00Z">
        <w:r w:rsidRPr="00C307BC" w:rsidDel="009E2266">
          <w:rPr>
            <w:rFonts w:ascii="Times New Roman" w:hAnsi="Times New Roman" w:cs="Times New Roman"/>
            <w:noProof/>
            <w:sz w:val="26"/>
            <w:szCs w:val="26"/>
            <w:lang w:val="en-US"/>
            <w:rPrChange w:id="1770" w:author="Unknown">
              <w:rPr>
                <w:noProof/>
                <w:lang w:val="en-US"/>
              </w:rPr>
            </w:rPrChange>
          </w:rPr>
          <w:drawing>
            <wp:inline distT="0" distB="0" distL="0" distR="0" wp14:anchorId="5AFA9CE9" wp14:editId="3F160B5A">
              <wp:extent cx="4481546" cy="27681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tArchitecture.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487867" cy="2772076"/>
                      </a:xfrm>
                      <a:prstGeom prst="rect">
                        <a:avLst/>
                      </a:prstGeom>
                      <a:noFill/>
                      <a:ln>
                        <a:noFill/>
                      </a:ln>
                    </pic:spPr>
                  </pic:pic>
                </a:graphicData>
              </a:graphic>
            </wp:inline>
          </w:drawing>
        </w:r>
      </w:moveFrom>
      <w:bookmarkStart w:id="1771" w:name="_Ref512150374"/>
      <w:bookmarkStart w:id="1772" w:name="_Ref512150371"/>
    </w:p>
    <w:p w14:paraId="06053DA8" w14:textId="124192BD" w:rsidR="00D240C3" w:rsidRPr="00C307BC" w:rsidDel="00A752DD" w:rsidRDefault="00D240C3">
      <w:pPr>
        <w:spacing w:after="120" w:line="288" w:lineRule="auto"/>
        <w:ind w:firstLine="567"/>
        <w:jc w:val="both"/>
        <w:rPr>
          <w:del w:id="1773" w:author="Nguyen Toan" w:date="2018-05-06T16:10:00Z"/>
          <w:rFonts w:ascii="Times New Roman" w:hAnsi="Times New Roman" w:cs="Times New Roman"/>
          <w:color w:val="auto"/>
          <w:sz w:val="26"/>
          <w:szCs w:val="26"/>
        </w:rPr>
        <w:pPrChange w:id="1774" w:author="Nguyen Toan" w:date="2018-05-06T16:09:00Z">
          <w:pPr>
            <w:pStyle w:val="Caption"/>
            <w:jc w:val="center"/>
          </w:pPr>
        </w:pPrChange>
      </w:pPr>
      <w:moveFrom w:id="1775" w:author="Nguyen Toan" w:date="2018-05-06T16:09:00Z">
        <w:r w:rsidRPr="00C307BC" w:rsidDel="009E2266">
          <w:rPr>
            <w:rFonts w:ascii="Times New Roman" w:hAnsi="Times New Roman" w:cs="Times New Roman"/>
            <w:i/>
            <w:color w:val="auto"/>
            <w:sz w:val="26"/>
            <w:szCs w:val="26"/>
          </w:rPr>
          <w:t xml:space="preserve">Hình </w:t>
        </w:r>
        <w:r w:rsidR="00185199" w:rsidRPr="00C307BC" w:rsidDel="00BE0028">
          <w:rPr>
            <w:rFonts w:ascii="Times New Roman" w:hAnsi="Times New Roman" w:cs="Times New Roman"/>
            <w:i/>
            <w:color w:val="auto"/>
            <w:sz w:val="26"/>
            <w:szCs w:val="26"/>
          </w:rPr>
          <w:fldChar w:fldCharType="begin"/>
        </w:r>
        <w:r w:rsidR="00185199" w:rsidRPr="00C307BC" w:rsidDel="00BE0028">
          <w:rPr>
            <w:rFonts w:ascii="Times New Roman" w:hAnsi="Times New Roman" w:cs="Times New Roman"/>
            <w:i/>
            <w:color w:val="auto"/>
            <w:sz w:val="26"/>
            <w:szCs w:val="26"/>
          </w:rPr>
          <w:instrText xml:space="preserve"> STYLEREF 1 \s </w:instrText>
        </w:r>
        <w:r w:rsidR="00185199" w:rsidRPr="00C307BC" w:rsidDel="00BE0028">
          <w:rPr>
            <w:rFonts w:ascii="Times New Roman" w:hAnsi="Times New Roman" w:cs="Times New Roman"/>
            <w:i/>
            <w:color w:val="auto"/>
            <w:sz w:val="26"/>
            <w:szCs w:val="26"/>
          </w:rPr>
          <w:fldChar w:fldCharType="separate"/>
        </w:r>
        <w:r w:rsidR="00E6465F" w:rsidRPr="00C307BC" w:rsidDel="00BE0028">
          <w:rPr>
            <w:rFonts w:ascii="Times New Roman" w:hAnsi="Times New Roman" w:cs="Times New Roman"/>
            <w:i/>
            <w:noProof/>
            <w:color w:val="auto"/>
            <w:sz w:val="26"/>
            <w:szCs w:val="26"/>
          </w:rPr>
          <w:t>3</w:t>
        </w:r>
        <w:r w:rsidR="00185199" w:rsidRPr="00C307BC" w:rsidDel="00BE0028">
          <w:rPr>
            <w:rFonts w:ascii="Times New Roman" w:hAnsi="Times New Roman" w:cs="Times New Roman"/>
            <w:i/>
            <w:color w:val="auto"/>
            <w:sz w:val="26"/>
            <w:szCs w:val="26"/>
          </w:rPr>
          <w:fldChar w:fldCharType="end"/>
        </w:r>
        <w:r w:rsidR="00185199" w:rsidRPr="00C307BC" w:rsidDel="00BE0028">
          <w:rPr>
            <w:rFonts w:ascii="Times New Roman" w:hAnsi="Times New Roman" w:cs="Times New Roman"/>
            <w:i/>
            <w:color w:val="auto"/>
            <w:sz w:val="26"/>
            <w:szCs w:val="26"/>
          </w:rPr>
          <w:t>.</w:t>
        </w:r>
        <w:r w:rsidR="00185199" w:rsidRPr="00C307BC" w:rsidDel="00BE0028">
          <w:rPr>
            <w:rFonts w:ascii="Times New Roman" w:hAnsi="Times New Roman" w:cs="Times New Roman"/>
            <w:i/>
            <w:color w:val="auto"/>
            <w:sz w:val="26"/>
            <w:szCs w:val="26"/>
          </w:rPr>
          <w:fldChar w:fldCharType="begin"/>
        </w:r>
        <w:r w:rsidR="00185199" w:rsidRPr="00C307BC" w:rsidDel="00BE0028">
          <w:rPr>
            <w:rFonts w:ascii="Times New Roman" w:hAnsi="Times New Roman" w:cs="Times New Roman"/>
            <w:i/>
            <w:color w:val="auto"/>
            <w:sz w:val="26"/>
            <w:szCs w:val="26"/>
          </w:rPr>
          <w:instrText xml:space="preserve"> SEQ Hình \* ARABIC \s 1 </w:instrText>
        </w:r>
        <w:r w:rsidR="00185199" w:rsidRPr="00C307BC" w:rsidDel="00BE0028">
          <w:rPr>
            <w:rFonts w:ascii="Times New Roman" w:hAnsi="Times New Roman" w:cs="Times New Roman"/>
            <w:i/>
            <w:color w:val="auto"/>
            <w:sz w:val="26"/>
            <w:szCs w:val="26"/>
          </w:rPr>
          <w:fldChar w:fldCharType="separate"/>
        </w:r>
        <w:r w:rsidR="00E6465F" w:rsidRPr="00C307BC" w:rsidDel="00BE0028">
          <w:rPr>
            <w:rFonts w:ascii="Times New Roman" w:hAnsi="Times New Roman" w:cs="Times New Roman"/>
            <w:i/>
            <w:noProof/>
            <w:color w:val="auto"/>
            <w:sz w:val="26"/>
            <w:szCs w:val="26"/>
          </w:rPr>
          <w:t>4</w:t>
        </w:r>
        <w:r w:rsidR="00185199" w:rsidRPr="00C307BC" w:rsidDel="00BE0028">
          <w:rPr>
            <w:rFonts w:ascii="Times New Roman" w:hAnsi="Times New Roman" w:cs="Times New Roman"/>
            <w:i/>
            <w:color w:val="auto"/>
            <w:sz w:val="26"/>
            <w:szCs w:val="26"/>
          </w:rPr>
          <w:fldChar w:fldCharType="end"/>
        </w:r>
        <w:bookmarkEnd w:id="1771"/>
        <w:r w:rsidRPr="00C307BC" w:rsidDel="009E2266">
          <w:rPr>
            <w:rFonts w:ascii="Times New Roman" w:hAnsi="Times New Roman" w:cs="Times New Roman"/>
            <w:i/>
            <w:color w:val="auto"/>
            <w:sz w:val="26"/>
            <w:szCs w:val="26"/>
          </w:rPr>
          <w:t>: Kiến trúc JUnit</w:t>
        </w:r>
      </w:moveFrom>
      <w:bookmarkEnd w:id="1772"/>
      <w:moveFromRangeEnd w:id="1761"/>
    </w:p>
    <w:p w14:paraId="6975A13D" w14:textId="77777777" w:rsidR="001F779C" w:rsidRPr="00C307BC" w:rsidDel="00FE5A69" w:rsidRDefault="00A752DD" w:rsidP="001F779C">
      <w:pPr>
        <w:spacing w:after="120" w:line="288" w:lineRule="auto"/>
        <w:jc w:val="both"/>
        <w:rPr>
          <w:del w:id="1776" w:author="Nguyen Toan" w:date="2018-05-08T00:25:00Z"/>
          <w:rFonts w:ascii="Times New Roman" w:eastAsia="Times New Roman" w:hAnsi="Times New Roman" w:cs="Times New Roman"/>
          <w:sz w:val="26"/>
          <w:szCs w:val="26"/>
        </w:rPr>
      </w:pPr>
      <w:moveToRangeStart w:id="1777" w:author="Nguyen Toan" w:date="2018-05-06T16:10:00Z" w:name="move513386351"/>
      <w:moveTo w:id="1778" w:author="Nguyen Toan" w:date="2018-05-06T16:10:00Z">
        <w:r w:rsidRPr="00C307BC">
          <w:rPr>
            <w:rFonts w:ascii="Times New Roman" w:eastAsia="Times New Roman" w:hAnsi="Times New Roman" w:cs="Times New Roman"/>
            <w:sz w:val="26"/>
            <w:szCs w:val="26"/>
          </w:rPr>
          <w:t>Các gói kiểm thử (Test Suite) cho phép gom và chạy các ca kiểm thử cùng nhau, để chạy các gói này, JUnit cung cấp các chú thích</w:t>
        </w:r>
      </w:moveTo>
      <w:r w:rsidR="001F779C">
        <w:rPr>
          <w:rFonts w:ascii="Times New Roman" w:eastAsia="Times New Roman" w:hAnsi="Times New Roman" w:cs="Times New Roman"/>
          <w:sz w:val="26"/>
          <w:szCs w:val="26"/>
        </w:rPr>
        <w:t xml:space="preserve"> </w:t>
      </w:r>
      <w:ins w:id="1779" w:author="Nguyen Toan" w:date="2018-05-06T16:10:00Z">
        <w:r w:rsidR="001F779C" w:rsidRPr="00C307BC">
          <w:rPr>
            <w:rFonts w:ascii="Times New Roman" w:eastAsia="Times New Roman" w:hAnsi="Times New Roman" w:cs="Times New Roman"/>
            <w:sz w:val="26"/>
            <w:szCs w:val="26"/>
          </w:rPr>
          <w:t>để hỗ trợ việc</w:t>
        </w:r>
      </w:ins>
      <w:ins w:id="1780" w:author="Nguyen Toan" w:date="2018-05-08T00:25:00Z">
        <w:r w:rsidR="001F779C" w:rsidRPr="00C307BC">
          <w:rPr>
            <w:rFonts w:ascii="Times New Roman" w:eastAsia="Times New Roman" w:hAnsi="Times New Roman" w:cs="Times New Roman"/>
            <w:sz w:val="26"/>
            <w:szCs w:val="26"/>
          </w:rPr>
          <w:t xml:space="preserve"> </w:t>
        </w:r>
      </w:ins>
      <w:r w:rsidR="001F779C">
        <w:rPr>
          <w:rFonts w:ascii="Times New Roman" w:eastAsia="Times New Roman" w:hAnsi="Times New Roman" w:cs="Times New Roman"/>
          <w:sz w:val="26"/>
          <w:szCs w:val="26"/>
        </w:rPr>
        <w:t>quản lý các ca kiểm thử</w:t>
      </w:r>
      <w:del w:id="1781" w:author="Nguyen Toan" w:date="2018-05-06T16:10:00Z">
        <w:r w:rsidR="001F779C" w:rsidRPr="00C307BC" w:rsidDel="003534AE">
          <w:rPr>
            <w:rFonts w:ascii="Times New Roman" w:eastAsia="Times New Roman" w:hAnsi="Times New Roman" w:cs="Times New Roman"/>
            <w:sz w:val="26"/>
            <w:szCs w:val="26"/>
          </w:rPr>
          <w:delText>Các gói kiểm thử (Test Suite) cho phép gom và chạy các ca kiểm thử cùng nhau, để chạy các gói này, JUnit cung cấp các chú thích như:</w:delText>
        </w:r>
      </w:del>
    </w:p>
    <w:p w14:paraId="2A8D430D" w14:textId="7D99D6C4" w:rsidR="00A752DD" w:rsidRPr="00C307BC" w:rsidRDefault="001F779C" w:rsidP="001F779C">
      <w:pPr>
        <w:spacing w:after="120" w:line="288" w:lineRule="auto"/>
        <w:ind w:firstLine="567"/>
        <w:jc w:val="both"/>
        <w:rPr>
          <w:rFonts w:ascii="Times New Roman" w:eastAsia="Times New Roman" w:hAnsi="Times New Roman" w:cs="Times New Roman"/>
          <w:sz w:val="26"/>
          <w:szCs w:val="26"/>
        </w:rPr>
      </w:pPr>
      <w:del w:id="1782" w:author="Nguyen Toan" w:date="2018-05-06T16:10:00Z">
        <w:r w:rsidRPr="00C307BC" w:rsidDel="00FE5A69">
          <w:rPr>
            <w:rStyle w:val="SubtleEmphasis"/>
            <w:rFonts w:ascii="Times New Roman" w:hAnsi="Times New Roman" w:cs="Times New Roman"/>
            <w:i w:val="0"/>
            <w:sz w:val="26"/>
            <w:szCs w:val="26"/>
          </w:rPr>
          <w:delText>@Runwith(Suite.class)</w:delText>
        </w:r>
      </w:del>
      <w:moveTo w:id="1783" w:author="Nguyen Toan" w:date="2018-05-06T16:10:00Z">
        <w:r w:rsidR="00A752DD" w:rsidRPr="00C307BC">
          <w:rPr>
            <w:rFonts w:ascii="Times New Roman" w:eastAsia="Times New Roman" w:hAnsi="Times New Roman" w:cs="Times New Roman"/>
            <w:sz w:val="26"/>
            <w:szCs w:val="26"/>
          </w:rPr>
          <w:t xml:space="preserve"> như:</w:t>
        </w:r>
      </w:moveTo>
    </w:p>
    <w:p w14:paraId="085204D8" w14:textId="77777777" w:rsidR="00A752DD" w:rsidRPr="00C307BC" w:rsidRDefault="00A752DD" w:rsidP="00A752DD">
      <w:pPr>
        <w:pStyle w:val="NoSpacing"/>
        <w:ind w:left="1440"/>
        <w:rPr>
          <w:rStyle w:val="SubtleEmphasis"/>
          <w:rFonts w:ascii="Times New Roman" w:hAnsi="Times New Roman" w:cs="Times New Roman"/>
          <w:i w:val="0"/>
          <w:sz w:val="26"/>
          <w:szCs w:val="26"/>
        </w:rPr>
      </w:pPr>
      <w:moveTo w:id="1784" w:author="Nguyen Toan" w:date="2018-05-06T16:10:00Z">
        <w:r w:rsidRPr="00C307BC">
          <w:rPr>
            <w:rStyle w:val="SubtleEmphasis"/>
            <w:rFonts w:ascii="Times New Roman" w:hAnsi="Times New Roman" w:cs="Times New Roman"/>
            <w:i w:val="0"/>
            <w:sz w:val="26"/>
            <w:szCs w:val="26"/>
          </w:rPr>
          <w:t>@Runwith(Suite.class)</w:t>
        </w:r>
      </w:moveTo>
    </w:p>
    <w:p w14:paraId="4D909202" w14:textId="77777777" w:rsidR="00A752DD" w:rsidRPr="00C307BC" w:rsidRDefault="00A752DD" w:rsidP="00A752DD">
      <w:pPr>
        <w:pStyle w:val="NoSpacing"/>
        <w:ind w:left="1440"/>
        <w:rPr>
          <w:rStyle w:val="SubtleEmphasis"/>
          <w:rFonts w:ascii="Times New Roman" w:hAnsi="Times New Roman" w:cs="Times New Roman"/>
          <w:i w:val="0"/>
          <w:sz w:val="26"/>
          <w:szCs w:val="26"/>
        </w:rPr>
      </w:pPr>
      <w:moveTo w:id="1785" w:author="Nguyen Toan" w:date="2018-05-06T16:10:00Z">
        <w:r w:rsidRPr="00C307BC">
          <w:rPr>
            <w:rStyle w:val="SubtleEmphasis"/>
            <w:rFonts w:ascii="Times New Roman" w:hAnsi="Times New Roman" w:cs="Times New Roman"/>
            <w:i w:val="0"/>
            <w:sz w:val="26"/>
            <w:szCs w:val="26"/>
          </w:rPr>
          <w:t>@SuiteClasses(test1.class,test2.class</w:t>
        </w:r>
        <w:r w:rsidRPr="00C307BC">
          <w:rPr>
            <w:rStyle w:val="SubtleEmphasis"/>
            <w:rFonts w:ascii="Times New Roman" w:eastAsia="Calibri" w:hAnsi="Times New Roman" w:cs="Times New Roman"/>
            <w:i w:val="0"/>
            <w:sz w:val="26"/>
            <w:szCs w:val="26"/>
          </w:rPr>
          <w:t>……) o</w:t>
        </w:r>
        <w:r w:rsidRPr="00C307BC">
          <w:rPr>
            <w:rStyle w:val="SubtleEmphasis"/>
            <w:rFonts w:ascii="Times New Roman" w:hAnsi="Times New Roman" w:cs="Times New Roman"/>
            <w:i w:val="0"/>
            <w:sz w:val="26"/>
            <w:szCs w:val="26"/>
          </w:rPr>
          <w:t>r</w:t>
        </w:r>
        <w:r w:rsidRPr="00C307BC">
          <w:rPr>
            <w:rStyle w:val="SubtleEmphasis"/>
            <w:rFonts w:ascii="Times New Roman" w:eastAsia="Calibri" w:hAnsi="Times New Roman" w:cs="Times New Roman"/>
            <w:i w:val="0"/>
            <w:sz w:val="26"/>
            <w:szCs w:val="26"/>
          </w:rPr>
          <w:t xml:space="preserve"> </w:t>
        </w:r>
      </w:moveTo>
    </w:p>
    <w:p w14:paraId="087B85B8" w14:textId="21CF8812" w:rsidR="0077565A" w:rsidRPr="00955029" w:rsidDel="003534AE" w:rsidRDefault="00A752DD" w:rsidP="00C11A1D">
      <w:pPr>
        <w:pStyle w:val="NoSpacing"/>
        <w:ind w:left="1440"/>
        <w:rPr>
          <w:rStyle w:val="SubtleEmphasis"/>
          <w:rFonts w:ascii="Times New Roman" w:eastAsia="Calibri" w:hAnsi="Times New Roman" w:cs="Times New Roman"/>
          <w:i w:val="0"/>
          <w:sz w:val="26"/>
          <w:szCs w:val="26"/>
        </w:rPr>
      </w:pPr>
      <w:moveTo w:id="1786" w:author="Nguyen Toan" w:date="2018-05-06T16:10:00Z">
        <w:r w:rsidRPr="00C307BC">
          <w:rPr>
            <w:rStyle w:val="SubtleEmphasis"/>
            <w:rFonts w:ascii="Times New Roman" w:hAnsi="Times New Roman" w:cs="Times New Roman"/>
            <w:i w:val="0"/>
            <w:sz w:val="26"/>
            <w:szCs w:val="26"/>
          </w:rPr>
          <w:t>@Suite.SuiteClasses ({test1.class, test2.class</w:t>
        </w:r>
        <w:r w:rsidRPr="00C307BC">
          <w:rPr>
            <w:rStyle w:val="SubtleEmphasis"/>
            <w:rFonts w:ascii="Times New Roman" w:eastAsia="Calibri" w:hAnsi="Times New Roman" w:cs="Times New Roman"/>
            <w:i w:val="0"/>
            <w:sz w:val="26"/>
            <w:szCs w:val="26"/>
          </w:rPr>
          <w:t xml:space="preserve">……}) </w:t>
        </w:r>
      </w:moveTo>
      <w:moveFromRangeStart w:id="1787" w:author="Nguyen Toan" w:date="2018-05-06T16:10:00Z" w:name="move513386351"/>
      <w:moveToRangeEnd w:id="1777"/>
    </w:p>
    <w:p w14:paraId="05C5A6D5" w14:textId="78196A29" w:rsidR="0077565A" w:rsidRPr="00C307BC" w:rsidDel="00FE5A69" w:rsidRDefault="0077565A" w:rsidP="00D2583D">
      <w:pPr>
        <w:pStyle w:val="NoSpacing"/>
        <w:ind w:left="1440"/>
        <w:rPr>
          <w:del w:id="1788" w:author="Nguyen Toan" w:date="2018-05-08T00:25:00Z"/>
          <w:rStyle w:val="SubtleEmphasis"/>
          <w:rFonts w:ascii="Times New Roman" w:hAnsi="Times New Roman" w:cs="Times New Roman"/>
          <w:i w:val="0"/>
          <w:sz w:val="26"/>
          <w:szCs w:val="26"/>
        </w:rPr>
      </w:pPr>
      <w:moveFrom w:id="1789" w:author="Nguyen Toan" w:date="2018-05-06T16:10:00Z">
        <w:r w:rsidRPr="00C307BC" w:rsidDel="003534AE">
          <w:rPr>
            <w:rStyle w:val="SubtleEmphasis"/>
            <w:rFonts w:ascii="Times New Roman" w:hAnsi="Times New Roman" w:cs="Times New Roman"/>
            <w:i w:val="0"/>
            <w:sz w:val="26"/>
            <w:szCs w:val="26"/>
          </w:rPr>
          <w:t>@SuiteClasses(test1.class,test2.class</w:t>
        </w:r>
        <w:r w:rsidRPr="00C307BC" w:rsidDel="003534AE">
          <w:rPr>
            <w:rStyle w:val="SubtleEmphasis"/>
            <w:rFonts w:ascii="Times New Roman" w:eastAsia="Calibri" w:hAnsi="Times New Roman" w:cs="Times New Roman"/>
            <w:i w:val="0"/>
            <w:sz w:val="26"/>
            <w:szCs w:val="26"/>
          </w:rPr>
          <w:t>……)</w:t>
        </w:r>
        <w:del w:id="1790" w:author="Nguyen Toan" w:date="2018-05-08T00:25:00Z">
          <w:r w:rsidRPr="00C307BC" w:rsidDel="00FE5A69">
            <w:rPr>
              <w:rStyle w:val="SubtleEmphasis"/>
              <w:rFonts w:ascii="Times New Roman" w:eastAsia="Calibri" w:hAnsi="Times New Roman" w:cs="Times New Roman"/>
              <w:i w:val="0"/>
              <w:sz w:val="26"/>
              <w:szCs w:val="26"/>
            </w:rPr>
            <w:delText xml:space="preserve"> o</w:delText>
          </w:r>
          <w:r w:rsidRPr="00C307BC" w:rsidDel="00FE5A69">
            <w:rPr>
              <w:rStyle w:val="SubtleEmphasis"/>
              <w:rFonts w:ascii="Times New Roman" w:hAnsi="Times New Roman" w:cs="Times New Roman"/>
              <w:i w:val="0"/>
              <w:sz w:val="26"/>
              <w:szCs w:val="26"/>
            </w:rPr>
            <w:delText>r</w:delText>
          </w:r>
          <w:r w:rsidRPr="00C307BC" w:rsidDel="00FE5A69">
            <w:rPr>
              <w:rStyle w:val="SubtleEmphasis"/>
              <w:rFonts w:ascii="Times New Roman" w:eastAsia="Calibri" w:hAnsi="Times New Roman" w:cs="Times New Roman"/>
              <w:i w:val="0"/>
              <w:sz w:val="26"/>
              <w:szCs w:val="26"/>
            </w:rPr>
            <w:delText xml:space="preserve"> </w:delText>
          </w:r>
        </w:del>
      </w:moveFrom>
      <w:bookmarkStart w:id="1791" w:name="_Toc513584096"/>
      <w:bookmarkStart w:id="1792" w:name="_Toc513613720"/>
      <w:bookmarkStart w:id="1793" w:name="_Toc514156402"/>
      <w:bookmarkStart w:id="1794" w:name="_Toc514156460"/>
      <w:bookmarkStart w:id="1795" w:name="_Toc514157647"/>
      <w:bookmarkStart w:id="1796" w:name="_Toc514277638"/>
      <w:bookmarkStart w:id="1797" w:name="_Toc514278036"/>
      <w:bookmarkEnd w:id="1791"/>
      <w:bookmarkEnd w:id="1792"/>
      <w:bookmarkEnd w:id="1793"/>
      <w:bookmarkEnd w:id="1794"/>
      <w:bookmarkEnd w:id="1795"/>
      <w:bookmarkEnd w:id="1796"/>
      <w:bookmarkEnd w:id="1797"/>
    </w:p>
    <w:p w14:paraId="644E3728" w14:textId="43508D6F" w:rsidR="00CB60EE" w:rsidRPr="00C307BC" w:rsidDel="00FE5A69" w:rsidRDefault="0077565A">
      <w:pPr>
        <w:pStyle w:val="NoSpacing"/>
        <w:rPr>
          <w:del w:id="1798" w:author="Nguyen Toan" w:date="2018-05-08T00:25:00Z"/>
          <w:rStyle w:val="SubtleEmphasis"/>
          <w:rFonts w:ascii="Times New Roman" w:eastAsia="Calibri" w:hAnsi="Times New Roman" w:cs="Times New Roman"/>
          <w:i w:val="0"/>
          <w:sz w:val="26"/>
          <w:szCs w:val="26"/>
        </w:rPr>
        <w:pPrChange w:id="1799" w:author="Nguyen Toan" w:date="2018-05-08T00:25:00Z">
          <w:pPr>
            <w:pStyle w:val="NoSpacing"/>
            <w:ind w:left="1440"/>
          </w:pPr>
        </w:pPrChange>
      </w:pPr>
      <w:moveFrom w:id="1800" w:author="Nguyen Toan" w:date="2018-05-06T16:10:00Z">
        <w:r w:rsidRPr="00C307BC" w:rsidDel="003534AE">
          <w:rPr>
            <w:rStyle w:val="SubtleEmphasis"/>
            <w:rFonts w:ascii="Times New Roman" w:hAnsi="Times New Roman" w:cs="Times New Roman"/>
            <w:i w:val="0"/>
            <w:sz w:val="26"/>
            <w:szCs w:val="26"/>
          </w:rPr>
          <w:t>@Suite.SuiteClasses ({test1.class, test2.class</w:t>
        </w:r>
        <w:del w:id="1801" w:author="Nguyen Toan" w:date="2018-05-08T00:25:00Z">
          <w:r w:rsidRPr="00C307BC" w:rsidDel="00FE5A69">
            <w:rPr>
              <w:rStyle w:val="SubtleEmphasis"/>
              <w:rFonts w:ascii="Times New Roman" w:eastAsia="Calibri" w:hAnsi="Times New Roman" w:cs="Times New Roman"/>
              <w:i w:val="0"/>
              <w:sz w:val="26"/>
              <w:szCs w:val="26"/>
            </w:rPr>
            <w:delText xml:space="preserve">……}) </w:delText>
          </w:r>
        </w:del>
      </w:moveFrom>
      <w:bookmarkStart w:id="1802" w:name="_Toc513584097"/>
      <w:bookmarkStart w:id="1803" w:name="_Toc513613721"/>
      <w:bookmarkStart w:id="1804" w:name="_Toc514156403"/>
      <w:bookmarkStart w:id="1805" w:name="_Toc514156461"/>
      <w:bookmarkStart w:id="1806" w:name="_Toc514157648"/>
      <w:bookmarkStart w:id="1807" w:name="_Toc514277639"/>
      <w:bookmarkStart w:id="1808" w:name="_Toc514278037"/>
      <w:bookmarkEnd w:id="1802"/>
      <w:bookmarkEnd w:id="1803"/>
      <w:bookmarkEnd w:id="1804"/>
      <w:bookmarkEnd w:id="1805"/>
      <w:bookmarkEnd w:id="1806"/>
      <w:bookmarkEnd w:id="1807"/>
      <w:bookmarkEnd w:id="1808"/>
    </w:p>
    <w:p w14:paraId="12FFB7EC" w14:textId="17AA4BA6" w:rsidR="00AB47F8" w:rsidRPr="00C307BC" w:rsidDel="00FE5A69" w:rsidRDefault="00AB47F8">
      <w:pPr>
        <w:pStyle w:val="NoSpacing"/>
        <w:ind w:left="1440"/>
        <w:rPr>
          <w:del w:id="1809" w:author="Nguyen Toan" w:date="2018-05-08T00:25:00Z"/>
          <w:rFonts w:ascii="Times New Roman" w:hAnsi="Times New Roman" w:cs="Times New Roman"/>
          <w:i/>
          <w:sz w:val="26"/>
          <w:szCs w:val="26"/>
        </w:rPr>
        <w:pPrChange w:id="1810" w:author="Nguyen Toan" w:date="2018-05-08T00:25:00Z">
          <w:pPr/>
        </w:pPrChange>
      </w:pPr>
      <w:bookmarkStart w:id="1811" w:name="_Toc513584098"/>
      <w:bookmarkStart w:id="1812" w:name="_Toc513613722"/>
      <w:bookmarkStart w:id="1813" w:name="_Toc514156404"/>
      <w:bookmarkStart w:id="1814" w:name="_Toc514156462"/>
      <w:bookmarkStart w:id="1815" w:name="_Toc514157649"/>
      <w:bookmarkStart w:id="1816" w:name="_Toc514277640"/>
      <w:bookmarkStart w:id="1817" w:name="_Toc514278038"/>
      <w:bookmarkEnd w:id="1811"/>
      <w:bookmarkEnd w:id="1812"/>
      <w:bookmarkEnd w:id="1813"/>
      <w:bookmarkEnd w:id="1814"/>
      <w:bookmarkEnd w:id="1815"/>
      <w:bookmarkEnd w:id="1816"/>
      <w:bookmarkEnd w:id="1817"/>
      <w:moveFromRangeEnd w:id="1787"/>
    </w:p>
    <w:p w14:paraId="3C638920" w14:textId="2866316F" w:rsidR="00912A0F" w:rsidRPr="00C307BC" w:rsidRDefault="00912A0F"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sz w:val="26"/>
          <w:szCs w:val="26"/>
        </w:rPr>
      </w:pPr>
      <w:bookmarkStart w:id="1818" w:name="_Toc514278039"/>
      <w:r w:rsidRPr="00C307BC">
        <w:rPr>
          <w:rFonts w:ascii="Times New Roman" w:eastAsia="Times New Roman" w:hAnsi="Times New Roman" w:cs="Times New Roman"/>
          <w:b/>
          <w:sz w:val="26"/>
          <w:szCs w:val="26"/>
        </w:rPr>
        <w:t>M</w:t>
      </w:r>
      <w:del w:id="1819" w:author="Nguyen Toan" w:date="2018-05-14T20:48:00Z">
        <w:r w:rsidR="00B214EF" w:rsidRPr="00C307BC" w:rsidDel="00F952A8">
          <w:rPr>
            <w:rFonts w:ascii="Times New Roman" w:eastAsia="Times New Roman" w:hAnsi="Times New Roman" w:cs="Times New Roman"/>
            <w:b/>
            <w:sz w:val="26"/>
            <w:szCs w:val="26"/>
          </w:rPr>
          <w:delText>u</w:delText>
        </w:r>
      </w:del>
      <w:ins w:id="1820" w:author="Nguyen Toan" w:date="2018-05-14T20:48:00Z">
        <w:r w:rsidR="00F952A8" w:rsidRPr="00C307BC">
          <w:rPr>
            <w:rFonts w:ascii="Times New Roman" w:eastAsia="Times New Roman" w:hAnsi="Times New Roman" w:cs="Times New Roman"/>
            <w:b/>
            <w:sz w:val="26"/>
            <w:szCs w:val="26"/>
          </w:rPr>
          <w:t>U</w:t>
        </w:r>
      </w:ins>
      <w:r w:rsidRPr="00C307BC">
        <w:rPr>
          <w:rFonts w:ascii="Times New Roman" w:eastAsia="Times New Roman" w:hAnsi="Times New Roman" w:cs="Times New Roman"/>
          <w:b/>
          <w:sz w:val="26"/>
          <w:szCs w:val="26"/>
        </w:rPr>
        <w:t>nit</w:t>
      </w:r>
      <w:bookmarkEnd w:id="1818"/>
    </w:p>
    <w:p w14:paraId="59BF203F" w14:textId="4315C5C0" w:rsidR="002F15FB" w:rsidRPr="00C307BC" w:rsidRDefault="000B28B0" w:rsidP="00966627">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MUnit l</w:t>
      </w:r>
      <w:r w:rsidR="002F15FB" w:rsidRPr="00C307BC">
        <w:rPr>
          <w:rFonts w:ascii="Times New Roman" w:eastAsia="Times New Roman" w:hAnsi="Times New Roman" w:cs="Times New Roman"/>
          <w:sz w:val="26"/>
          <w:szCs w:val="26"/>
        </w:rPr>
        <w:t xml:space="preserve">à </w:t>
      </w:r>
      <w:r w:rsidR="00002712" w:rsidRPr="00C307BC">
        <w:rPr>
          <w:rFonts w:ascii="Times New Roman" w:eastAsia="Times New Roman" w:hAnsi="Times New Roman" w:cs="Times New Roman"/>
          <w:sz w:val="26"/>
          <w:szCs w:val="26"/>
        </w:rPr>
        <w:t>bộ thư viện</w:t>
      </w:r>
      <w:r w:rsidR="002F15FB" w:rsidRPr="00C307BC">
        <w:rPr>
          <w:rFonts w:ascii="Times New Roman" w:eastAsia="Times New Roman" w:hAnsi="Times New Roman" w:cs="Times New Roman"/>
          <w:sz w:val="26"/>
          <w:szCs w:val="26"/>
        </w:rPr>
        <w:t xml:space="preserve"> hỗ trợ kiểm thử trên ứng dụng Mule</w:t>
      </w:r>
      <w:r w:rsidR="001C3020" w:rsidRPr="00C307BC">
        <w:rPr>
          <w:rFonts w:ascii="Times New Roman" w:eastAsia="Times New Roman" w:hAnsi="Times New Roman" w:cs="Times New Roman"/>
          <w:sz w:val="26"/>
          <w:szCs w:val="26"/>
        </w:rPr>
        <w:t xml:space="preserve">, </w:t>
      </w:r>
      <w:r w:rsidR="002F15FB" w:rsidRPr="00C307BC">
        <w:rPr>
          <w:rFonts w:ascii="Times New Roman" w:eastAsia="Times New Roman" w:hAnsi="Times New Roman" w:cs="Times New Roman"/>
          <w:sz w:val="26"/>
          <w:szCs w:val="26"/>
        </w:rPr>
        <w:t xml:space="preserve">cho phép xây dựng các </w:t>
      </w:r>
      <w:r w:rsidR="00744A31" w:rsidRPr="00C307BC">
        <w:rPr>
          <w:rFonts w:ascii="Times New Roman" w:eastAsia="Times New Roman" w:hAnsi="Times New Roman" w:cs="Times New Roman"/>
          <w:sz w:val="26"/>
          <w:szCs w:val="26"/>
        </w:rPr>
        <w:t>ca kiểm thử</w:t>
      </w:r>
      <w:r w:rsidR="002F15FB" w:rsidRPr="00C307BC">
        <w:rPr>
          <w:rFonts w:ascii="Times New Roman" w:eastAsia="Times New Roman" w:hAnsi="Times New Roman" w:cs="Times New Roman"/>
          <w:sz w:val="26"/>
          <w:szCs w:val="26"/>
        </w:rPr>
        <w:t xml:space="preserve"> tự động để kiểm thử việc tích hợp và API của ứng dụng ESB được phát triển trên nền tảng Mule.</w:t>
      </w:r>
    </w:p>
    <w:p w14:paraId="4527C7D3" w14:textId="35503EE7" w:rsidR="00993FF9" w:rsidRPr="00C307BC" w:rsidRDefault="002F15FB" w:rsidP="00966627">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M</w:t>
      </w:r>
      <w:r w:rsidR="003D59E0" w:rsidRPr="00C307BC">
        <w:rPr>
          <w:rFonts w:ascii="Times New Roman" w:eastAsia="Times New Roman" w:hAnsi="Times New Roman" w:cs="Times New Roman"/>
          <w:sz w:val="26"/>
          <w:szCs w:val="26"/>
        </w:rPr>
        <w:t>U</w:t>
      </w:r>
      <w:r w:rsidRPr="00C307BC">
        <w:rPr>
          <w:rFonts w:ascii="Times New Roman" w:eastAsia="Times New Roman" w:hAnsi="Times New Roman" w:cs="Times New Roman"/>
          <w:sz w:val="26"/>
          <w:szCs w:val="26"/>
        </w:rPr>
        <w:t>nit có thể được kết hợp với Maven và Surefile để tích hợp các thư viện độc lập.</w:t>
      </w:r>
      <w:r w:rsidR="00C225F3" w:rsidRPr="00C307BC">
        <w:rPr>
          <w:rFonts w:ascii="Times New Roman" w:eastAsia="Times New Roman" w:hAnsi="Times New Roman" w:cs="Times New Roman"/>
          <w:sz w:val="26"/>
          <w:szCs w:val="26"/>
        </w:rPr>
        <w:t xml:space="preserve"> MUnit cho phép t</w:t>
      </w:r>
      <w:r w:rsidRPr="00C307BC">
        <w:rPr>
          <w:rFonts w:ascii="Times New Roman" w:eastAsia="Times New Roman" w:hAnsi="Times New Roman" w:cs="Times New Roman"/>
          <w:sz w:val="26"/>
          <w:szCs w:val="26"/>
        </w:rPr>
        <w:t>ạo ca kiểm</w:t>
      </w:r>
      <w:r w:rsidR="00C225F3" w:rsidRPr="00C307BC">
        <w:rPr>
          <w:rFonts w:ascii="Times New Roman" w:eastAsia="Times New Roman" w:hAnsi="Times New Roman" w:cs="Times New Roman"/>
          <w:sz w:val="26"/>
          <w:szCs w:val="26"/>
        </w:rPr>
        <w:t xml:space="preserve"> thử bằng việc sử dụng Mule code hoặc java, vô </w:t>
      </w:r>
      <w:r w:rsidRPr="00C307BC">
        <w:rPr>
          <w:rFonts w:ascii="Times New Roman" w:eastAsia="Times New Roman" w:hAnsi="Times New Roman" w:cs="Times New Roman"/>
          <w:sz w:val="26"/>
          <w:szCs w:val="26"/>
        </w:rPr>
        <w:t>hiệu hoá các điểm kết nối cuối được gửi đến</w:t>
      </w:r>
      <w:r w:rsidR="00216BEA" w:rsidRPr="00C307BC">
        <w:rPr>
          <w:rFonts w:ascii="Times New Roman" w:eastAsia="Times New Roman" w:hAnsi="Times New Roman" w:cs="Times New Roman"/>
          <w:sz w:val="26"/>
          <w:szCs w:val="26"/>
        </w:rPr>
        <w:t>, v</w:t>
      </w:r>
      <w:r w:rsidRPr="00C307BC">
        <w:rPr>
          <w:rFonts w:ascii="Times New Roman" w:eastAsia="Times New Roman" w:hAnsi="Times New Roman" w:cs="Times New Roman"/>
          <w:sz w:val="26"/>
          <w:szCs w:val="26"/>
        </w:rPr>
        <w:t>ô hiệu hoá các kết nối</w:t>
      </w:r>
      <w:r w:rsidR="00A77CE3" w:rsidRPr="00C307BC">
        <w:rPr>
          <w:rFonts w:ascii="Times New Roman" w:eastAsia="Times New Roman" w:hAnsi="Times New Roman" w:cs="Times New Roman"/>
          <w:sz w:val="26"/>
          <w:szCs w:val="26"/>
        </w:rPr>
        <w:t xml:space="preserve"> đầu</w:t>
      </w:r>
      <w:r w:rsidRPr="00C307BC">
        <w:rPr>
          <w:rFonts w:ascii="Times New Roman" w:eastAsia="Times New Roman" w:hAnsi="Times New Roman" w:cs="Times New Roman"/>
          <w:sz w:val="26"/>
          <w:szCs w:val="26"/>
        </w:rPr>
        <w:t xml:space="preserve"> cuối</w:t>
      </w:r>
      <w:r w:rsidR="00280C71" w:rsidRPr="00C307BC">
        <w:rPr>
          <w:rFonts w:ascii="Times New Roman" w:eastAsia="Times New Roman" w:hAnsi="Times New Roman" w:cs="Times New Roman"/>
          <w:sz w:val="26"/>
          <w:szCs w:val="26"/>
        </w:rPr>
        <w:t>, m</w:t>
      </w:r>
      <w:r w:rsidRPr="00C307BC">
        <w:rPr>
          <w:rFonts w:ascii="Times New Roman" w:eastAsia="Times New Roman" w:hAnsi="Times New Roman" w:cs="Times New Roman"/>
          <w:sz w:val="26"/>
          <w:szCs w:val="26"/>
        </w:rPr>
        <w:t>ô phỏng các điểm cuối gọi ra</w:t>
      </w:r>
      <w:r w:rsidR="00D00B57" w:rsidRPr="00C307BC">
        <w:rPr>
          <w:rFonts w:ascii="Times New Roman" w:eastAsia="Times New Roman" w:hAnsi="Times New Roman" w:cs="Times New Roman"/>
          <w:sz w:val="26"/>
          <w:szCs w:val="26"/>
        </w:rPr>
        <w:t xml:space="preserve">, </w:t>
      </w:r>
      <w:r w:rsidR="00524C1C" w:rsidRPr="00C307BC">
        <w:rPr>
          <w:rFonts w:ascii="Times New Roman" w:eastAsia="Times New Roman" w:hAnsi="Times New Roman" w:cs="Times New Roman"/>
          <w:sz w:val="26"/>
          <w:szCs w:val="26"/>
        </w:rPr>
        <w:t>theo dõi</w:t>
      </w:r>
      <w:r w:rsidRPr="00C307BC">
        <w:rPr>
          <w:rFonts w:ascii="Times New Roman" w:eastAsia="Times New Roman" w:hAnsi="Times New Roman" w:cs="Times New Roman"/>
          <w:sz w:val="26"/>
          <w:szCs w:val="26"/>
        </w:rPr>
        <w:t xml:space="preserve"> các tiến trình xử lý nội dung message</w:t>
      </w:r>
      <w:r w:rsidR="00C81CCD" w:rsidRPr="00C307BC">
        <w:rPr>
          <w:rFonts w:ascii="Times New Roman" w:eastAsia="Times New Roman" w:hAnsi="Times New Roman" w:cs="Times New Roman"/>
          <w:sz w:val="26"/>
          <w:szCs w:val="26"/>
        </w:rPr>
        <w:t>, x</w:t>
      </w:r>
      <w:r w:rsidR="0067161A" w:rsidRPr="00C307BC">
        <w:rPr>
          <w:rFonts w:ascii="Times New Roman" w:eastAsia="Times New Roman" w:hAnsi="Times New Roman" w:cs="Times New Roman"/>
          <w:sz w:val="26"/>
          <w:szCs w:val="26"/>
        </w:rPr>
        <w:t>ác minh các mesage gọi xử lý</w:t>
      </w:r>
      <w:r w:rsidR="004A0782" w:rsidRPr="00C307BC">
        <w:rPr>
          <w:rFonts w:ascii="Times New Roman" w:eastAsia="Times New Roman" w:hAnsi="Times New Roman" w:cs="Times New Roman"/>
          <w:sz w:val="26"/>
          <w:szCs w:val="26"/>
        </w:rPr>
        <w:t xml:space="preserve">, </w:t>
      </w:r>
      <w:r w:rsidR="00796E0E" w:rsidRPr="00C307BC">
        <w:rPr>
          <w:rFonts w:ascii="Times New Roman" w:eastAsia="Times New Roman" w:hAnsi="Times New Roman" w:cs="Times New Roman"/>
          <w:sz w:val="26"/>
          <w:szCs w:val="26"/>
        </w:rPr>
        <w:t>t</w:t>
      </w:r>
      <w:r w:rsidR="003340D6" w:rsidRPr="00C307BC">
        <w:rPr>
          <w:rFonts w:ascii="Times New Roman" w:eastAsia="Times New Roman" w:hAnsi="Times New Roman" w:cs="Times New Roman"/>
          <w:sz w:val="26"/>
          <w:szCs w:val="26"/>
        </w:rPr>
        <w:t>ạo</w:t>
      </w:r>
      <w:r w:rsidRPr="00C307BC">
        <w:rPr>
          <w:rFonts w:ascii="Times New Roman" w:eastAsia="Times New Roman" w:hAnsi="Times New Roman" w:cs="Times New Roman"/>
          <w:sz w:val="26"/>
          <w:szCs w:val="26"/>
        </w:rPr>
        <w:t xml:space="preserve"> ra các </w:t>
      </w:r>
      <w:r w:rsidR="00C025F1" w:rsidRPr="00C307BC">
        <w:rPr>
          <w:rFonts w:ascii="Times New Roman" w:eastAsia="Times New Roman" w:hAnsi="Times New Roman" w:cs="Times New Roman"/>
          <w:sz w:val="26"/>
          <w:szCs w:val="26"/>
        </w:rPr>
        <w:t>ca kiểm thử đơn vị</w:t>
      </w:r>
      <w:r w:rsidRPr="00C307BC">
        <w:rPr>
          <w:rFonts w:ascii="Times New Roman" w:eastAsia="Times New Roman" w:hAnsi="Times New Roman" w:cs="Times New Roman"/>
          <w:sz w:val="26"/>
          <w:szCs w:val="26"/>
        </w:rPr>
        <w:t xml:space="preserve"> bao gồm cả các kiểm thử tích hợp tại môi trường</w:t>
      </w:r>
      <w:r w:rsidR="00964D99" w:rsidRPr="00C307BC">
        <w:rPr>
          <w:rFonts w:ascii="Times New Roman" w:eastAsia="Times New Roman" w:hAnsi="Times New Roman" w:cs="Times New Roman"/>
          <w:sz w:val="26"/>
          <w:szCs w:val="26"/>
        </w:rPr>
        <w:t xml:space="preserve"> local</w:t>
      </w:r>
      <w:r w:rsidR="003E5506" w:rsidRPr="00C307BC">
        <w:rPr>
          <w:rFonts w:ascii="Times New Roman" w:eastAsia="Times New Roman" w:hAnsi="Times New Roman" w:cs="Times New Roman"/>
          <w:sz w:val="26"/>
          <w:szCs w:val="26"/>
        </w:rPr>
        <w:t>.</w:t>
      </w:r>
      <w:r w:rsidRPr="00C307BC">
        <w:rPr>
          <w:rFonts w:ascii="Times New Roman" w:eastAsia="Times New Roman" w:hAnsi="Times New Roman" w:cs="Times New Roman"/>
          <w:sz w:val="26"/>
          <w:szCs w:val="26"/>
        </w:rPr>
        <w:t xml:space="preserve"> M</w:t>
      </w:r>
      <w:r w:rsidR="003E5506" w:rsidRPr="00C307BC">
        <w:rPr>
          <w:rFonts w:ascii="Times New Roman" w:eastAsia="Times New Roman" w:hAnsi="Times New Roman" w:cs="Times New Roman"/>
          <w:sz w:val="26"/>
          <w:szCs w:val="26"/>
        </w:rPr>
        <w:t>U</w:t>
      </w:r>
      <w:r w:rsidRPr="00C307BC">
        <w:rPr>
          <w:rFonts w:ascii="Times New Roman" w:eastAsia="Times New Roman" w:hAnsi="Times New Roman" w:cs="Times New Roman"/>
          <w:sz w:val="26"/>
          <w:szCs w:val="26"/>
        </w:rPr>
        <w:t xml:space="preserve">nit cho phép gọi một </w:t>
      </w:r>
      <w:r w:rsidR="00855204" w:rsidRPr="00C307BC">
        <w:rPr>
          <w:rFonts w:ascii="Times New Roman" w:eastAsia="Times New Roman" w:hAnsi="Times New Roman" w:cs="Times New Roman"/>
          <w:sz w:val="26"/>
          <w:szCs w:val="26"/>
        </w:rPr>
        <w:t>máy chủ</w:t>
      </w:r>
      <w:r w:rsidRPr="00C307BC">
        <w:rPr>
          <w:rFonts w:ascii="Times New Roman" w:eastAsia="Times New Roman" w:hAnsi="Times New Roman" w:cs="Times New Roman"/>
          <w:sz w:val="26"/>
          <w:szCs w:val="26"/>
        </w:rPr>
        <w:t xml:space="preserve"> FPT/SFTP, DB hay </w:t>
      </w:r>
      <w:r w:rsidR="00672EAF" w:rsidRPr="00C307BC">
        <w:rPr>
          <w:rFonts w:ascii="Times New Roman" w:eastAsia="Times New Roman" w:hAnsi="Times New Roman" w:cs="Times New Roman"/>
          <w:sz w:val="26"/>
          <w:szCs w:val="26"/>
        </w:rPr>
        <w:t>mail.</w:t>
      </w:r>
      <w:r w:rsidRPr="00C307BC">
        <w:rPr>
          <w:rFonts w:ascii="Times New Roman" w:eastAsia="Times New Roman" w:hAnsi="Times New Roman" w:cs="Times New Roman"/>
          <w:sz w:val="26"/>
          <w:szCs w:val="26"/>
        </w:rPr>
        <w:t xml:space="preserve"> </w:t>
      </w:r>
    </w:p>
    <w:p w14:paraId="561689E0" w14:textId="7CAE791B" w:rsidR="00B214EF" w:rsidRPr="00C307BC" w:rsidRDefault="00455AF2" w:rsidP="00966627">
      <w:pPr>
        <w:spacing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_Ref513152381 \h </w:instrText>
      </w:r>
      <w:r w:rsidR="00C307BC" w:rsidRPr="00C307BC">
        <w:rPr>
          <w:rFonts w:ascii="Times New Roman" w:eastAsia="Times New Roman" w:hAnsi="Times New Roman" w:cs="Times New Roman"/>
          <w:sz w:val="26"/>
          <w:szCs w:val="26"/>
        </w:rPr>
        <w:instrText xml:space="preserve"> \* MERGEFORMAT </w:instrText>
      </w:r>
      <w:r w:rsidRPr="00C307BC">
        <w:rPr>
          <w:rFonts w:ascii="Times New Roman" w:eastAsia="Times New Roman" w:hAnsi="Times New Roman" w:cs="Times New Roman"/>
          <w:sz w:val="26"/>
          <w:szCs w:val="26"/>
        </w:rPr>
      </w:r>
      <w:r w:rsidRPr="00C307BC">
        <w:rPr>
          <w:rFonts w:ascii="Times New Roman" w:eastAsia="Times New Roman" w:hAnsi="Times New Roman" w:cs="Times New Roman"/>
          <w:sz w:val="26"/>
          <w:szCs w:val="26"/>
        </w:rPr>
        <w:fldChar w:fldCharType="separate"/>
      </w:r>
      <w:r w:rsidR="009C452F" w:rsidRPr="009C452F">
        <w:rPr>
          <w:rFonts w:ascii="Times New Roman" w:hAnsi="Times New Roman" w:cs="Times New Roman"/>
          <w:color w:val="auto"/>
          <w:sz w:val="26"/>
          <w:szCs w:val="26"/>
        </w:rPr>
        <w:t xml:space="preserve">Hình </w:t>
      </w:r>
      <w:r w:rsidR="009C452F">
        <w:rPr>
          <w:rFonts w:ascii="Times New Roman" w:hAnsi="Times New Roman" w:cs="Times New Roman"/>
          <w:i/>
          <w:noProof/>
          <w:color w:val="auto"/>
          <w:sz w:val="26"/>
          <w:szCs w:val="26"/>
        </w:rPr>
        <w:t>3</w:t>
      </w:r>
      <w:r w:rsidR="009C452F" w:rsidRPr="00C307BC">
        <w:rPr>
          <w:rFonts w:ascii="Times New Roman" w:hAnsi="Times New Roman" w:cs="Times New Roman"/>
          <w:i/>
          <w:noProof/>
          <w:color w:val="auto"/>
          <w:sz w:val="26"/>
          <w:szCs w:val="26"/>
        </w:rPr>
        <w:t>.</w:t>
      </w:r>
      <w:r w:rsidR="009C452F">
        <w:rPr>
          <w:rFonts w:ascii="Times New Roman" w:hAnsi="Times New Roman" w:cs="Times New Roman"/>
          <w:i/>
          <w:noProof/>
          <w:color w:val="auto"/>
          <w:sz w:val="26"/>
          <w:szCs w:val="26"/>
        </w:rPr>
        <w:t>8</w:t>
      </w:r>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 xml:space="preserve"> </w:t>
      </w:r>
      <w:r w:rsidR="00911C34" w:rsidRPr="00C307BC">
        <w:rPr>
          <w:rFonts w:ascii="Times New Roman" w:eastAsia="Times New Roman" w:hAnsi="Times New Roman" w:cs="Times New Roman"/>
          <w:sz w:val="26"/>
          <w:szCs w:val="26"/>
        </w:rPr>
        <w:t>mô tả việc sử dụng MUnit code để thực hiện kiểm thử một luồng trong MuleESB</w:t>
      </w:r>
    </w:p>
    <w:p w14:paraId="43B0B9CA" w14:textId="77777777" w:rsidR="006675FA" w:rsidRPr="00C307BC" w:rsidRDefault="00911C34" w:rsidP="00FF22D0">
      <w:pPr>
        <w:pStyle w:val="Caption"/>
        <w:jc w:val="center"/>
        <w:rPr>
          <w:rFonts w:ascii="Times New Roman" w:hAnsi="Times New Roman" w:cs="Times New Roman"/>
          <w:i w:val="0"/>
          <w:color w:val="auto"/>
          <w:sz w:val="26"/>
          <w:szCs w:val="26"/>
        </w:rPr>
      </w:pPr>
      <w:r w:rsidRPr="00C307BC">
        <w:rPr>
          <w:rFonts w:ascii="Times New Roman" w:hAnsi="Times New Roman" w:cs="Times New Roman"/>
          <w:i w:val="0"/>
          <w:noProof/>
          <w:color w:val="auto"/>
          <w:sz w:val="26"/>
          <w:szCs w:val="26"/>
          <w:lang w:val="en-US"/>
        </w:rPr>
        <w:lastRenderedPageBreak/>
        <w:drawing>
          <wp:inline distT="0" distB="0" distL="0" distR="0" wp14:anchorId="21420B4C" wp14:editId="3FD97D35">
            <wp:extent cx="3857625" cy="2047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UnitCode.jpeg"/>
                    <pic:cNvPicPr/>
                  </pic:nvPicPr>
                  <pic:blipFill>
                    <a:blip r:embed="rId36">
                      <a:extLst>
                        <a:ext uri="{28A0092B-C50C-407E-A947-70E740481C1C}">
                          <a14:useLocalDpi xmlns:a14="http://schemas.microsoft.com/office/drawing/2010/main" val="0"/>
                        </a:ext>
                      </a:extLst>
                    </a:blip>
                    <a:stretch>
                      <a:fillRect/>
                    </a:stretch>
                  </pic:blipFill>
                  <pic:spPr>
                    <a:xfrm>
                      <a:off x="0" y="0"/>
                      <a:ext cx="3857625" cy="2047875"/>
                    </a:xfrm>
                    <a:prstGeom prst="rect">
                      <a:avLst/>
                    </a:prstGeom>
                  </pic:spPr>
                </pic:pic>
              </a:graphicData>
            </a:graphic>
          </wp:inline>
        </w:drawing>
      </w:r>
    </w:p>
    <w:p w14:paraId="4C0431B2" w14:textId="4B5FFE52" w:rsidR="006675FA" w:rsidRPr="00C307BC" w:rsidRDefault="006675FA" w:rsidP="003B2021">
      <w:pPr>
        <w:pStyle w:val="Caption"/>
        <w:jc w:val="center"/>
        <w:rPr>
          <w:rFonts w:ascii="Times New Roman" w:hAnsi="Times New Roman" w:cs="Times New Roman"/>
          <w:i w:val="0"/>
          <w:color w:val="auto"/>
          <w:sz w:val="26"/>
          <w:szCs w:val="26"/>
        </w:rPr>
      </w:pPr>
      <w:bookmarkStart w:id="1821" w:name="_Ref513152381"/>
      <w:bookmarkStart w:id="1822" w:name="_Toc514157761"/>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3</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8</w:t>
      </w:r>
      <w:r w:rsidR="007B1CDB" w:rsidRPr="00C307BC">
        <w:rPr>
          <w:rFonts w:ascii="Times New Roman" w:hAnsi="Times New Roman" w:cs="Times New Roman"/>
          <w:i w:val="0"/>
          <w:color w:val="auto"/>
          <w:sz w:val="26"/>
          <w:szCs w:val="26"/>
        </w:rPr>
        <w:fldChar w:fldCharType="end"/>
      </w:r>
      <w:ins w:id="1823" w:author="Nguyen Toan" w:date="2018-05-14T18:03:00Z">
        <w:del w:id="1824"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1825"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3</w:delText>
        </w:r>
      </w:del>
      <w:ins w:id="1826" w:author="Nguyen Toan" w:date="2018-05-14T18:03:00Z">
        <w:del w:id="1827"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1828"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1829" w:author="Nguyen Toan" w:date="2018-05-14T23:17:00Z">
        <w:del w:id="1830" w:author="Đinh Thị Loan - ITC" w:date="2018-05-15T14:06:00Z">
          <w:r w:rsidR="00620576" w:rsidRPr="00C307BC" w:rsidDel="006A746E">
            <w:rPr>
              <w:rFonts w:ascii="Times New Roman" w:hAnsi="Times New Roman" w:cs="Times New Roman"/>
              <w:i w:val="0"/>
              <w:noProof/>
              <w:color w:val="auto"/>
              <w:sz w:val="26"/>
              <w:szCs w:val="26"/>
            </w:rPr>
            <w:delText>8</w:delText>
          </w:r>
        </w:del>
      </w:ins>
      <w:ins w:id="1831" w:author="Nguyen Toan" w:date="2018-05-14T18:03:00Z">
        <w:del w:id="1832" w:author="Đinh Thị Loan - ITC" w:date="2018-05-15T14:06:00Z">
          <w:r w:rsidR="0052504F" w:rsidRPr="00C307BC" w:rsidDel="006A746E">
            <w:rPr>
              <w:rFonts w:ascii="Times New Roman" w:hAnsi="Times New Roman" w:cs="Times New Roman"/>
              <w:i w:val="0"/>
              <w:color w:val="auto"/>
              <w:sz w:val="26"/>
              <w:szCs w:val="26"/>
            </w:rPr>
            <w:fldChar w:fldCharType="end"/>
          </w:r>
        </w:del>
      </w:ins>
      <w:del w:id="1833" w:author="Nguyen Toan" w:date="2018-05-05T22:22:00Z">
        <w:r w:rsidR="00185199" w:rsidRPr="00C307BC" w:rsidDel="00BE0028">
          <w:rPr>
            <w:rFonts w:ascii="Times New Roman" w:hAnsi="Times New Roman" w:cs="Times New Roman"/>
            <w:i w:val="0"/>
            <w:color w:val="auto"/>
            <w:sz w:val="26"/>
            <w:szCs w:val="26"/>
          </w:rPr>
          <w:fldChar w:fldCharType="begin"/>
        </w:r>
        <w:r w:rsidR="00185199" w:rsidRPr="00C307BC" w:rsidDel="00BE0028">
          <w:rPr>
            <w:rFonts w:ascii="Times New Roman" w:hAnsi="Times New Roman" w:cs="Times New Roman"/>
            <w:i w:val="0"/>
            <w:color w:val="auto"/>
            <w:sz w:val="26"/>
            <w:szCs w:val="26"/>
          </w:rPr>
          <w:delInstrText xml:space="preserve"> STYLEREF 1 \s </w:delInstrText>
        </w:r>
        <w:r w:rsidR="00185199"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3</w:delText>
        </w:r>
        <w:r w:rsidR="00185199" w:rsidRPr="00C307BC" w:rsidDel="00BE0028">
          <w:rPr>
            <w:rFonts w:ascii="Times New Roman" w:hAnsi="Times New Roman" w:cs="Times New Roman"/>
            <w:i w:val="0"/>
            <w:color w:val="auto"/>
            <w:sz w:val="26"/>
            <w:szCs w:val="26"/>
          </w:rPr>
          <w:fldChar w:fldCharType="end"/>
        </w:r>
        <w:r w:rsidR="00185199" w:rsidRPr="00C307BC" w:rsidDel="00BE0028">
          <w:rPr>
            <w:rFonts w:ascii="Times New Roman" w:hAnsi="Times New Roman" w:cs="Times New Roman"/>
            <w:i w:val="0"/>
            <w:color w:val="auto"/>
            <w:sz w:val="26"/>
            <w:szCs w:val="26"/>
          </w:rPr>
          <w:delText>.</w:delText>
        </w:r>
        <w:r w:rsidR="00185199" w:rsidRPr="00C307BC" w:rsidDel="00BE0028">
          <w:rPr>
            <w:rFonts w:ascii="Times New Roman" w:hAnsi="Times New Roman" w:cs="Times New Roman"/>
            <w:i w:val="0"/>
            <w:color w:val="auto"/>
            <w:sz w:val="26"/>
            <w:szCs w:val="26"/>
          </w:rPr>
          <w:fldChar w:fldCharType="begin"/>
        </w:r>
        <w:r w:rsidR="00185199" w:rsidRPr="00C307BC" w:rsidDel="00BE0028">
          <w:rPr>
            <w:rFonts w:ascii="Times New Roman" w:hAnsi="Times New Roman" w:cs="Times New Roman"/>
            <w:i w:val="0"/>
            <w:color w:val="auto"/>
            <w:sz w:val="26"/>
            <w:szCs w:val="26"/>
          </w:rPr>
          <w:delInstrText xml:space="preserve"> SEQ Hình \* ARABIC \s 1 </w:delInstrText>
        </w:r>
        <w:r w:rsidR="00185199"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5</w:delText>
        </w:r>
        <w:r w:rsidR="00185199" w:rsidRPr="00C307BC" w:rsidDel="00BE0028">
          <w:rPr>
            <w:rFonts w:ascii="Times New Roman" w:hAnsi="Times New Roman" w:cs="Times New Roman"/>
            <w:i w:val="0"/>
            <w:color w:val="auto"/>
            <w:sz w:val="26"/>
            <w:szCs w:val="26"/>
          </w:rPr>
          <w:fldChar w:fldCharType="end"/>
        </w:r>
      </w:del>
      <w:bookmarkEnd w:id="1821"/>
      <w:r w:rsidRPr="00C307BC">
        <w:rPr>
          <w:rFonts w:ascii="Times New Roman" w:hAnsi="Times New Roman" w:cs="Times New Roman"/>
          <w:i w:val="0"/>
          <w:color w:val="auto"/>
          <w:sz w:val="26"/>
          <w:szCs w:val="26"/>
        </w:rPr>
        <w:t>: MUnit Code</w:t>
      </w:r>
      <w:bookmarkEnd w:id="1822"/>
    </w:p>
    <w:p w14:paraId="3B1D8F01" w14:textId="4C68FEFD" w:rsidR="002F15FB" w:rsidRPr="00C307BC" w:rsidRDefault="00455AF2" w:rsidP="00966627">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_Ref513152394 \h </w:instrText>
      </w:r>
      <w:r w:rsidR="00C307BC" w:rsidRPr="00C307BC">
        <w:rPr>
          <w:rFonts w:ascii="Times New Roman" w:eastAsia="Times New Roman" w:hAnsi="Times New Roman" w:cs="Times New Roman"/>
          <w:sz w:val="26"/>
          <w:szCs w:val="26"/>
        </w:rPr>
        <w:instrText xml:space="preserve"> \* MERGEFORMAT </w:instrText>
      </w:r>
      <w:r w:rsidRPr="00C307BC">
        <w:rPr>
          <w:rFonts w:ascii="Times New Roman" w:eastAsia="Times New Roman" w:hAnsi="Times New Roman" w:cs="Times New Roman"/>
          <w:sz w:val="26"/>
          <w:szCs w:val="26"/>
        </w:rPr>
      </w:r>
      <w:r w:rsidRPr="00C307BC">
        <w:rPr>
          <w:rFonts w:ascii="Times New Roman" w:eastAsia="Times New Roman" w:hAnsi="Times New Roman" w:cs="Times New Roman"/>
          <w:sz w:val="26"/>
          <w:szCs w:val="26"/>
        </w:rPr>
        <w:fldChar w:fldCharType="separate"/>
      </w:r>
      <w:r w:rsidR="009C452F" w:rsidRPr="00C307BC">
        <w:rPr>
          <w:rFonts w:ascii="Times New Roman" w:hAnsi="Times New Roman" w:cs="Times New Roman"/>
          <w:color w:val="auto"/>
          <w:sz w:val="26"/>
          <w:szCs w:val="26"/>
        </w:rPr>
        <w:t xml:space="preserve">Hình </w:t>
      </w:r>
      <w:r w:rsidR="009C452F">
        <w:rPr>
          <w:rFonts w:ascii="Times New Roman" w:hAnsi="Times New Roman" w:cs="Times New Roman"/>
          <w:noProof/>
          <w:color w:val="auto"/>
          <w:sz w:val="26"/>
          <w:szCs w:val="26"/>
        </w:rPr>
        <w:t>3</w:t>
      </w:r>
      <w:r w:rsidR="009C452F" w:rsidRPr="00C307BC">
        <w:rPr>
          <w:rFonts w:ascii="Times New Roman" w:hAnsi="Times New Roman" w:cs="Times New Roman"/>
          <w:noProof/>
          <w:color w:val="auto"/>
          <w:sz w:val="26"/>
          <w:szCs w:val="26"/>
        </w:rPr>
        <w:t>.</w:t>
      </w:r>
      <w:r w:rsidR="009C452F">
        <w:rPr>
          <w:rFonts w:ascii="Times New Roman" w:hAnsi="Times New Roman" w:cs="Times New Roman"/>
          <w:noProof/>
          <w:color w:val="auto"/>
          <w:sz w:val="26"/>
          <w:szCs w:val="26"/>
        </w:rPr>
        <w:t>9</w:t>
      </w:r>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 xml:space="preserve"> </w:t>
      </w:r>
      <w:r w:rsidR="004378A7" w:rsidRPr="00C307BC">
        <w:rPr>
          <w:rFonts w:ascii="Times New Roman" w:eastAsia="Times New Roman" w:hAnsi="Times New Roman" w:cs="Times New Roman"/>
          <w:sz w:val="26"/>
          <w:szCs w:val="26"/>
        </w:rPr>
        <w:t>m</w:t>
      </w:r>
      <w:r w:rsidR="006E0112" w:rsidRPr="00C307BC">
        <w:rPr>
          <w:rFonts w:ascii="Times New Roman" w:eastAsia="Times New Roman" w:hAnsi="Times New Roman" w:cs="Times New Roman"/>
          <w:sz w:val="26"/>
          <w:szCs w:val="26"/>
        </w:rPr>
        <w:t>ô tả việc sử dụng MUnit test trên ngôn ngữ Java</w:t>
      </w:r>
    </w:p>
    <w:p w14:paraId="2783E67E" w14:textId="77777777" w:rsidR="00FF22D0" w:rsidRPr="00C307BC" w:rsidRDefault="004378A7" w:rsidP="00FF22D0">
      <w:pPr>
        <w:keepNext/>
        <w:ind w:firstLine="720"/>
        <w:rPr>
          <w:rFonts w:ascii="Times New Roman" w:hAnsi="Times New Roman" w:cs="Times New Roman"/>
          <w:sz w:val="26"/>
          <w:szCs w:val="26"/>
        </w:rPr>
      </w:pPr>
      <w:r w:rsidRPr="00C307BC">
        <w:rPr>
          <w:rFonts w:ascii="Times New Roman" w:eastAsia="Times New Roman" w:hAnsi="Times New Roman" w:cs="Times New Roman"/>
          <w:noProof/>
          <w:sz w:val="26"/>
          <w:szCs w:val="26"/>
          <w:lang w:val="en-US"/>
        </w:rPr>
        <w:drawing>
          <wp:inline distT="0" distB="0" distL="0" distR="0" wp14:anchorId="3EB66CD0" wp14:editId="6506EC13">
            <wp:extent cx="5972175" cy="1744345"/>
            <wp:effectExtent l="0" t="0" r="952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Unit java.jpeg"/>
                    <pic:cNvPicPr/>
                  </pic:nvPicPr>
                  <pic:blipFill>
                    <a:blip r:embed="rId37">
                      <a:extLst>
                        <a:ext uri="{28A0092B-C50C-407E-A947-70E740481C1C}">
                          <a14:useLocalDpi xmlns:a14="http://schemas.microsoft.com/office/drawing/2010/main" val="0"/>
                        </a:ext>
                      </a:extLst>
                    </a:blip>
                    <a:stretch>
                      <a:fillRect/>
                    </a:stretch>
                  </pic:blipFill>
                  <pic:spPr>
                    <a:xfrm>
                      <a:off x="0" y="0"/>
                      <a:ext cx="5972175" cy="1744345"/>
                    </a:xfrm>
                    <a:prstGeom prst="rect">
                      <a:avLst/>
                    </a:prstGeom>
                  </pic:spPr>
                </pic:pic>
              </a:graphicData>
            </a:graphic>
          </wp:inline>
        </w:drawing>
      </w:r>
    </w:p>
    <w:p w14:paraId="0DA6C2B8" w14:textId="6C61F711" w:rsidR="005F4D4B" w:rsidRPr="00C307BC" w:rsidRDefault="00FF22D0">
      <w:pPr>
        <w:spacing w:after="120" w:line="288" w:lineRule="auto"/>
        <w:ind w:firstLine="567"/>
        <w:jc w:val="center"/>
        <w:rPr>
          <w:ins w:id="1834" w:author="Nguyen Toan" w:date="2018-05-05T22:58:00Z"/>
          <w:rFonts w:ascii="Times New Roman" w:eastAsia="Times New Roman" w:hAnsi="Times New Roman" w:cs="Times New Roman"/>
          <w:b/>
          <w:sz w:val="26"/>
          <w:szCs w:val="26"/>
          <w:rPrChange w:id="1835" w:author="Nguyen Toan" w:date="2018-05-05T22:58:00Z">
            <w:rPr>
              <w:ins w:id="1836" w:author="Nguyen Toan" w:date="2018-05-05T22:58:00Z"/>
              <w:rFonts w:ascii="Times New Roman" w:hAnsi="Times New Roman" w:cs="Times New Roman"/>
              <w:color w:val="auto"/>
              <w:sz w:val="28"/>
              <w:szCs w:val="28"/>
            </w:rPr>
          </w:rPrChange>
        </w:rPr>
        <w:pPrChange w:id="1837" w:author="Nguyen Toan" w:date="2018-05-05T22:58:00Z">
          <w:pPr>
            <w:pStyle w:val="ListParagraph"/>
            <w:numPr>
              <w:ilvl w:val="2"/>
              <w:numId w:val="5"/>
            </w:numPr>
            <w:spacing w:before="240" w:after="120" w:line="288" w:lineRule="auto"/>
            <w:ind w:left="1440" w:hanging="720"/>
            <w:contextualSpacing w:val="0"/>
            <w:outlineLvl w:val="2"/>
          </w:pPr>
        </w:pPrChange>
      </w:pPr>
      <w:bookmarkStart w:id="1838" w:name="_Ref513152394"/>
      <w:bookmarkStart w:id="1839" w:name="_Toc514157762"/>
      <w:r w:rsidRPr="00C307BC">
        <w:rPr>
          <w:rFonts w:ascii="Times New Roman" w:hAnsi="Times New Roman" w:cs="Times New Roman"/>
          <w:color w:val="auto"/>
          <w:sz w:val="26"/>
          <w:szCs w:val="26"/>
        </w:rPr>
        <w:t xml:space="preserve">Hình </w:t>
      </w:r>
      <w:r w:rsidR="007B1CDB" w:rsidRPr="00C307BC">
        <w:rPr>
          <w:rFonts w:ascii="Times New Roman" w:hAnsi="Times New Roman" w:cs="Times New Roman"/>
          <w:color w:val="auto"/>
          <w:sz w:val="26"/>
          <w:szCs w:val="26"/>
        </w:rPr>
        <w:fldChar w:fldCharType="begin"/>
      </w:r>
      <w:r w:rsidR="007B1CDB" w:rsidRPr="00C307BC">
        <w:rPr>
          <w:rFonts w:ascii="Times New Roman" w:hAnsi="Times New Roman" w:cs="Times New Roman"/>
          <w:color w:val="auto"/>
          <w:sz w:val="26"/>
          <w:szCs w:val="26"/>
        </w:rPr>
        <w:instrText xml:space="preserve"> STYLEREF 1 \s </w:instrText>
      </w:r>
      <w:r w:rsidR="007B1CDB" w:rsidRPr="00C307BC">
        <w:rPr>
          <w:rFonts w:ascii="Times New Roman" w:hAnsi="Times New Roman" w:cs="Times New Roman"/>
          <w:color w:val="auto"/>
          <w:sz w:val="26"/>
          <w:szCs w:val="26"/>
        </w:rPr>
        <w:fldChar w:fldCharType="separate"/>
      </w:r>
      <w:r w:rsidR="009C452F">
        <w:rPr>
          <w:rFonts w:ascii="Times New Roman" w:hAnsi="Times New Roman" w:cs="Times New Roman"/>
          <w:noProof/>
          <w:color w:val="auto"/>
          <w:sz w:val="26"/>
          <w:szCs w:val="26"/>
        </w:rPr>
        <w:t>3</w:t>
      </w:r>
      <w:r w:rsidR="007B1CDB" w:rsidRPr="00C307BC">
        <w:rPr>
          <w:rFonts w:ascii="Times New Roman" w:hAnsi="Times New Roman" w:cs="Times New Roman"/>
          <w:color w:val="auto"/>
          <w:sz w:val="26"/>
          <w:szCs w:val="26"/>
        </w:rPr>
        <w:fldChar w:fldCharType="end"/>
      </w:r>
      <w:r w:rsidR="007B1CDB" w:rsidRPr="00C307BC">
        <w:rPr>
          <w:rFonts w:ascii="Times New Roman" w:hAnsi="Times New Roman" w:cs="Times New Roman"/>
          <w:color w:val="auto"/>
          <w:sz w:val="26"/>
          <w:szCs w:val="26"/>
        </w:rPr>
        <w:t>.</w:t>
      </w:r>
      <w:r w:rsidR="007B1CDB" w:rsidRPr="00C307BC">
        <w:rPr>
          <w:rFonts w:ascii="Times New Roman" w:hAnsi="Times New Roman" w:cs="Times New Roman"/>
          <w:color w:val="auto"/>
          <w:sz w:val="26"/>
          <w:szCs w:val="26"/>
        </w:rPr>
        <w:fldChar w:fldCharType="begin"/>
      </w:r>
      <w:r w:rsidR="007B1CDB" w:rsidRPr="00C307BC">
        <w:rPr>
          <w:rFonts w:ascii="Times New Roman" w:hAnsi="Times New Roman" w:cs="Times New Roman"/>
          <w:color w:val="auto"/>
          <w:sz w:val="26"/>
          <w:szCs w:val="26"/>
        </w:rPr>
        <w:instrText xml:space="preserve"> SEQ Hình \* ARABIC \s 1 </w:instrText>
      </w:r>
      <w:r w:rsidR="007B1CDB" w:rsidRPr="00C307BC">
        <w:rPr>
          <w:rFonts w:ascii="Times New Roman" w:hAnsi="Times New Roman" w:cs="Times New Roman"/>
          <w:color w:val="auto"/>
          <w:sz w:val="26"/>
          <w:szCs w:val="26"/>
        </w:rPr>
        <w:fldChar w:fldCharType="separate"/>
      </w:r>
      <w:r w:rsidR="009C452F">
        <w:rPr>
          <w:rFonts w:ascii="Times New Roman" w:hAnsi="Times New Roman" w:cs="Times New Roman"/>
          <w:noProof/>
          <w:color w:val="auto"/>
          <w:sz w:val="26"/>
          <w:szCs w:val="26"/>
        </w:rPr>
        <w:t>9</w:t>
      </w:r>
      <w:r w:rsidR="007B1CDB" w:rsidRPr="00C307BC">
        <w:rPr>
          <w:rFonts w:ascii="Times New Roman" w:hAnsi="Times New Roman" w:cs="Times New Roman"/>
          <w:color w:val="auto"/>
          <w:sz w:val="26"/>
          <w:szCs w:val="26"/>
        </w:rPr>
        <w:fldChar w:fldCharType="end"/>
      </w:r>
      <w:ins w:id="1840" w:author="Nguyen Toan" w:date="2018-05-14T18:03:00Z">
        <w:del w:id="1841" w:author="Đinh Thị Loan - ITC" w:date="2018-05-15T14:06:00Z">
          <w:r w:rsidR="0052504F" w:rsidRPr="00C307BC" w:rsidDel="006A746E">
            <w:rPr>
              <w:rFonts w:ascii="Times New Roman" w:hAnsi="Times New Roman" w:cs="Times New Roman"/>
              <w:color w:val="auto"/>
              <w:sz w:val="26"/>
              <w:szCs w:val="26"/>
            </w:rPr>
            <w:fldChar w:fldCharType="begin"/>
          </w:r>
          <w:r w:rsidR="0052504F" w:rsidRPr="00C307BC" w:rsidDel="006A746E">
            <w:rPr>
              <w:rFonts w:ascii="Times New Roman" w:hAnsi="Times New Roman" w:cs="Times New Roman"/>
              <w:color w:val="auto"/>
              <w:sz w:val="26"/>
              <w:szCs w:val="26"/>
            </w:rPr>
            <w:delInstrText xml:space="preserve"> STYLEREF 1 \s </w:delInstrText>
          </w:r>
        </w:del>
      </w:ins>
      <w:del w:id="1842" w:author="Đinh Thị Loan - ITC" w:date="2018-05-15T14:06:00Z">
        <w:r w:rsidR="0052504F" w:rsidRPr="00C307BC" w:rsidDel="006A746E">
          <w:rPr>
            <w:rFonts w:ascii="Times New Roman" w:hAnsi="Times New Roman" w:cs="Times New Roman"/>
            <w:color w:val="auto"/>
            <w:sz w:val="26"/>
            <w:szCs w:val="26"/>
          </w:rPr>
          <w:fldChar w:fldCharType="separate"/>
        </w:r>
        <w:r w:rsidR="00620576" w:rsidRPr="00C307BC" w:rsidDel="006A746E">
          <w:rPr>
            <w:rFonts w:ascii="Times New Roman" w:hAnsi="Times New Roman" w:cs="Times New Roman"/>
            <w:noProof/>
            <w:color w:val="auto"/>
            <w:sz w:val="26"/>
            <w:szCs w:val="26"/>
          </w:rPr>
          <w:delText>3</w:delText>
        </w:r>
      </w:del>
      <w:ins w:id="1843" w:author="Nguyen Toan" w:date="2018-05-14T18:03:00Z">
        <w:del w:id="1844" w:author="Đinh Thị Loan - ITC" w:date="2018-05-15T14:06:00Z">
          <w:r w:rsidR="0052504F" w:rsidRPr="00C307BC" w:rsidDel="006A746E">
            <w:rPr>
              <w:rFonts w:ascii="Times New Roman" w:hAnsi="Times New Roman" w:cs="Times New Roman"/>
              <w:color w:val="auto"/>
              <w:sz w:val="26"/>
              <w:szCs w:val="26"/>
            </w:rPr>
            <w:fldChar w:fldCharType="end"/>
          </w:r>
          <w:r w:rsidR="0052504F" w:rsidRPr="00C307BC" w:rsidDel="006A746E">
            <w:rPr>
              <w:rFonts w:ascii="Times New Roman" w:hAnsi="Times New Roman" w:cs="Times New Roman"/>
              <w:color w:val="auto"/>
              <w:sz w:val="26"/>
              <w:szCs w:val="26"/>
            </w:rPr>
            <w:delText>.</w:delText>
          </w:r>
          <w:r w:rsidR="0052504F" w:rsidRPr="00C307BC" w:rsidDel="006A746E">
            <w:rPr>
              <w:rFonts w:ascii="Times New Roman" w:hAnsi="Times New Roman" w:cs="Times New Roman"/>
              <w:color w:val="auto"/>
              <w:sz w:val="26"/>
              <w:szCs w:val="26"/>
            </w:rPr>
            <w:fldChar w:fldCharType="begin"/>
          </w:r>
          <w:r w:rsidR="0052504F" w:rsidRPr="00C307BC" w:rsidDel="006A746E">
            <w:rPr>
              <w:rFonts w:ascii="Times New Roman" w:hAnsi="Times New Roman" w:cs="Times New Roman"/>
              <w:color w:val="auto"/>
              <w:sz w:val="26"/>
              <w:szCs w:val="26"/>
            </w:rPr>
            <w:delInstrText xml:space="preserve"> SEQ Hình \* ARABIC \s 1 </w:delInstrText>
          </w:r>
        </w:del>
      </w:ins>
      <w:del w:id="1845" w:author="Đinh Thị Loan - ITC" w:date="2018-05-15T14:06:00Z">
        <w:r w:rsidR="0052504F" w:rsidRPr="00C307BC" w:rsidDel="006A746E">
          <w:rPr>
            <w:rFonts w:ascii="Times New Roman" w:hAnsi="Times New Roman" w:cs="Times New Roman"/>
            <w:color w:val="auto"/>
            <w:sz w:val="26"/>
            <w:szCs w:val="26"/>
          </w:rPr>
          <w:fldChar w:fldCharType="separate"/>
        </w:r>
      </w:del>
      <w:ins w:id="1846" w:author="Nguyen Toan" w:date="2018-05-14T23:17:00Z">
        <w:del w:id="1847" w:author="Đinh Thị Loan - ITC" w:date="2018-05-15T14:06:00Z">
          <w:r w:rsidR="00620576" w:rsidRPr="00C307BC" w:rsidDel="006A746E">
            <w:rPr>
              <w:rFonts w:ascii="Times New Roman" w:hAnsi="Times New Roman" w:cs="Times New Roman"/>
              <w:noProof/>
              <w:color w:val="auto"/>
              <w:sz w:val="26"/>
              <w:szCs w:val="26"/>
            </w:rPr>
            <w:delText>9</w:delText>
          </w:r>
        </w:del>
      </w:ins>
      <w:ins w:id="1848" w:author="Nguyen Toan" w:date="2018-05-14T18:03:00Z">
        <w:del w:id="1849" w:author="Đinh Thị Loan - ITC" w:date="2018-05-15T14:06:00Z">
          <w:r w:rsidR="0052504F" w:rsidRPr="00C307BC" w:rsidDel="006A746E">
            <w:rPr>
              <w:rFonts w:ascii="Times New Roman" w:hAnsi="Times New Roman" w:cs="Times New Roman"/>
              <w:color w:val="auto"/>
              <w:sz w:val="26"/>
              <w:szCs w:val="26"/>
            </w:rPr>
            <w:fldChar w:fldCharType="end"/>
          </w:r>
        </w:del>
      </w:ins>
      <w:del w:id="1850" w:author="Nguyen Toan" w:date="2018-05-05T22:22:00Z">
        <w:r w:rsidR="00185199" w:rsidRPr="00C307BC" w:rsidDel="00BE0028">
          <w:rPr>
            <w:rFonts w:ascii="Times New Roman" w:hAnsi="Times New Roman" w:cs="Times New Roman"/>
            <w:i/>
            <w:color w:val="auto"/>
            <w:sz w:val="26"/>
            <w:szCs w:val="26"/>
          </w:rPr>
          <w:fldChar w:fldCharType="begin"/>
        </w:r>
        <w:r w:rsidR="00185199" w:rsidRPr="00C307BC" w:rsidDel="00BE0028">
          <w:rPr>
            <w:rFonts w:ascii="Times New Roman" w:hAnsi="Times New Roman" w:cs="Times New Roman"/>
            <w:color w:val="auto"/>
            <w:sz w:val="26"/>
            <w:szCs w:val="26"/>
          </w:rPr>
          <w:delInstrText xml:space="preserve"> STYLEREF 1 \s </w:delInstrText>
        </w:r>
        <w:r w:rsidR="00185199" w:rsidRPr="00C307BC" w:rsidDel="00BE0028">
          <w:rPr>
            <w:rFonts w:ascii="Times New Roman" w:hAnsi="Times New Roman" w:cs="Times New Roman"/>
            <w:i/>
            <w:color w:val="auto"/>
            <w:sz w:val="26"/>
            <w:szCs w:val="26"/>
          </w:rPr>
          <w:fldChar w:fldCharType="separate"/>
        </w:r>
        <w:r w:rsidR="00E6465F" w:rsidRPr="00C307BC" w:rsidDel="00BE0028">
          <w:rPr>
            <w:rFonts w:ascii="Times New Roman" w:hAnsi="Times New Roman" w:cs="Times New Roman"/>
            <w:noProof/>
            <w:color w:val="auto"/>
            <w:sz w:val="26"/>
            <w:szCs w:val="26"/>
          </w:rPr>
          <w:delText>3</w:delText>
        </w:r>
        <w:r w:rsidR="00185199" w:rsidRPr="00C307BC" w:rsidDel="00BE0028">
          <w:rPr>
            <w:rFonts w:ascii="Times New Roman" w:hAnsi="Times New Roman" w:cs="Times New Roman"/>
            <w:i/>
            <w:color w:val="auto"/>
            <w:sz w:val="26"/>
            <w:szCs w:val="26"/>
          </w:rPr>
          <w:fldChar w:fldCharType="end"/>
        </w:r>
        <w:r w:rsidR="00185199" w:rsidRPr="00C307BC" w:rsidDel="00BE0028">
          <w:rPr>
            <w:rFonts w:ascii="Times New Roman" w:hAnsi="Times New Roman" w:cs="Times New Roman"/>
            <w:color w:val="auto"/>
            <w:sz w:val="26"/>
            <w:szCs w:val="26"/>
          </w:rPr>
          <w:delText>.</w:delText>
        </w:r>
        <w:r w:rsidR="00185199" w:rsidRPr="00C307BC" w:rsidDel="00BE0028">
          <w:rPr>
            <w:rFonts w:ascii="Times New Roman" w:hAnsi="Times New Roman" w:cs="Times New Roman"/>
            <w:i/>
            <w:color w:val="auto"/>
            <w:sz w:val="26"/>
            <w:szCs w:val="26"/>
          </w:rPr>
          <w:fldChar w:fldCharType="begin"/>
        </w:r>
        <w:r w:rsidR="00185199" w:rsidRPr="00C307BC" w:rsidDel="00BE0028">
          <w:rPr>
            <w:rFonts w:ascii="Times New Roman" w:hAnsi="Times New Roman" w:cs="Times New Roman"/>
            <w:color w:val="auto"/>
            <w:sz w:val="26"/>
            <w:szCs w:val="26"/>
          </w:rPr>
          <w:delInstrText xml:space="preserve"> SEQ Hình \* ARABIC \s 1 </w:delInstrText>
        </w:r>
        <w:r w:rsidR="00185199" w:rsidRPr="00C307BC" w:rsidDel="00BE0028">
          <w:rPr>
            <w:rFonts w:ascii="Times New Roman" w:hAnsi="Times New Roman" w:cs="Times New Roman"/>
            <w:i/>
            <w:color w:val="auto"/>
            <w:sz w:val="26"/>
            <w:szCs w:val="26"/>
          </w:rPr>
          <w:fldChar w:fldCharType="separate"/>
        </w:r>
        <w:r w:rsidR="00E6465F" w:rsidRPr="00C307BC" w:rsidDel="00BE0028">
          <w:rPr>
            <w:rFonts w:ascii="Times New Roman" w:hAnsi="Times New Roman" w:cs="Times New Roman"/>
            <w:noProof/>
            <w:color w:val="auto"/>
            <w:sz w:val="26"/>
            <w:szCs w:val="26"/>
          </w:rPr>
          <w:delText>6</w:delText>
        </w:r>
        <w:r w:rsidR="00185199" w:rsidRPr="00C307BC" w:rsidDel="00BE0028">
          <w:rPr>
            <w:rFonts w:ascii="Times New Roman" w:hAnsi="Times New Roman" w:cs="Times New Roman"/>
            <w:i/>
            <w:color w:val="auto"/>
            <w:sz w:val="26"/>
            <w:szCs w:val="26"/>
          </w:rPr>
          <w:fldChar w:fldCharType="end"/>
        </w:r>
      </w:del>
      <w:bookmarkEnd w:id="1838"/>
      <w:r w:rsidRPr="00C307BC">
        <w:rPr>
          <w:rFonts w:ascii="Times New Roman" w:hAnsi="Times New Roman" w:cs="Times New Roman"/>
          <w:color w:val="auto"/>
          <w:sz w:val="26"/>
          <w:szCs w:val="26"/>
        </w:rPr>
        <w:t>: MUnit viết trên Java</w:t>
      </w:r>
      <w:bookmarkEnd w:id="1839"/>
    </w:p>
    <w:p w14:paraId="31484BA7" w14:textId="5188B29B" w:rsidR="00912A0F" w:rsidRPr="00C307BC" w:rsidRDefault="00912A0F"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6"/>
          <w:szCs w:val="26"/>
        </w:rPr>
      </w:pPr>
      <w:bookmarkStart w:id="1851" w:name="_Toc514278040"/>
      <w:r w:rsidRPr="00C307BC">
        <w:rPr>
          <w:rFonts w:ascii="Times New Roman" w:eastAsia="Times New Roman" w:hAnsi="Times New Roman" w:cs="Times New Roman"/>
          <w:b/>
          <w:sz w:val="26"/>
          <w:szCs w:val="26"/>
        </w:rPr>
        <w:t>Maven</w:t>
      </w:r>
      <w:bookmarkEnd w:id="1851"/>
    </w:p>
    <w:p w14:paraId="6C819C43" w14:textId="4191E009" w:rsidR="001B70F4" w:rsidRDefault="009F0F0B" w:rsidP="0027312E">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Maven là công cụ quản lý mã nguồn và thư v</w:t>
      </w:r>
      <w:r w:rsidR="007400D9" w:rsidRPr="00C307BC">
        <w:rPr>
          <w:rFonts w:ascii="Times New Roman" w:eastAsia="Times New Roman" w:hAnsi="Times New Roman" w:cs="Times New Roman"/>
          <w:sz w:val="26"/>
          <w:szCs w:val="26"/>
        </w:rPr>
        <w:t>iện phụ thuộc một cách tự động,</w:t>
      </w:r>
      <w:r w:rsidRPr="00C307BC">
        <w:rPr>
          <w:rFonts w:ascii="Times New Roman" w:eastAsia="Times New Roman" w:hAnsi="Times New Roman" w:cs="Times New Roman"/>
          <w:sz w:val="26"/>
          <w:szCs w:val="26"/>
        </w:rPr>
        <w:t xml:space="preserve"> được sử dụng cho các ứng dụng trên nền tảng Java, ngoài ra còn có các nền tảng khác như C#, Ruby, Scala… </w:t>
      </w:r>
      <w:r w:rsidR="00FC56BC">
        <w:rPr>
          <w:rFonts w:ascii="Times New Roman" w:eastAsia="Times New Roman" w:hAnsi="Times New Roman" w:cs="Times New Roman"/>
          <w:sz w:val="26"/>
          <w:szCs w:val="26"/>
        </w:rPr>
        <w:t>Đ</w:t>
      </w:r>
      <w:r w:rsidRPr="00C307BC">
        <w:rPr>
          <w:rFonts w:ascii="Times New Roman" w:eastAsia="Times New Roman" w:hAnsi="Times New Roman" w:cs="Times New Roman"/>
          <w:sz w:val="26"/>
          <w:szCs w:val="26"/>
        </w:rPr>
        <w:t>ược phát triển với m</w:t>
      </w:r>
      <w:r w:rsidR="001940EF" w:rsidRPr="00C307BC">
        <w:rPr>
          <w:rFonts w:ascii="Times New Roman" w:eastAsia="Times New Roman" w:hAnsi="Times New Roman" w:cs="Times New Roman"/>
          <w:sz w:val="26"/>
          <w:szCs w:val="26"/>
        </w:rPr>
        <w:t>ục đích tương tự như Apache Ant nhưng có k</w:t>
      </w:r>
      <w:r w:rsidR="0027312E">
        <w:rPr>
          <w:rFonts w:ascii="Times New Roman" w:eastAsia="Times New Roman" w:hAnsi="Times New Roman" w:cs="Times New Roman"/>
          <w:sz w:val="26"/>
          <w:szCs w:val="26"/>
        </w:rPr>
        <w:t>hái niệm và cách hoạt động khác,</w:t>
      </w:r>
      <w:r w:rsidR="007244AE">
        <w:rPr>
          <w:rFonts w:ascii="Times New Roman" w:eastAsia="Times New Roman" w:hAnsi="Times New Roman" w:cs="Times New Roman"/>
          <w:sz w:val="26"/>
          <w:szCs w:val="26"/>
        </w:rPr>
        <w:t xml:space="preserve"> </w:t>
      </w:r>
      <w:r w:rsidRPr="00C307BC">
        <w:rPr>
          <w:rFonts w:ascii="Times New Roman" w:eastAsia="Times New Roman" w:hAnsi="Times New Roman" w:cs="Times New Roman"/>
          <w:sz w:val="26"/>
          <w:szCs w:val="26"/>
        </w:rPr>
        <w:t>Maven hỗ trợ việc tự động hóa quá trình quản lý dự án phần mềm như: khởi tạo, biên dịch, kiểm thử, đóng gói và triển khai sản phẩm.</w:t>
      </w:r>
      <w:r w:rsidR="0027312E">
        <w:rPr>
          <w:rFonts w:ascii="Times New Roman" w:eastAsia="Times New Roman" w:hAnsi="Times New Roman" w:cs="Times New Roman"/>
          <w:sz w:val="26"/>
          <w:szCs w:val="26"/>
        </w:rPr>
        <w:t xml:space="preserve"> </w:t>
      </w:r>
      <w:r w:rsidRPr="00C307BC">
        <w:rPr>
          <w:rFonts w:ascii="Times New Roman" w:eastAsia="Times New Roman" w:hAnsi="Times New Roman" w:cs="Times New Roman"/>
          <w:sz w:val="26"/>
          <w:szCs w:val="26"/>
        </w:rPr>
        <w:t xml:space="preserve">Maven được phát triển bằng ngôn ngữ Java và chạy trên được nhiều nển tảng khác nhau như </w:t>
      </w:r>
      <w:r w:rsidR="002638E1" w:rsidRPr="00C307BC">
        <w:rPr>
          <w:rFonts w:ascii="Times New Roman" w:eastAsia="Times New Roman" w:hAnsi="Times New Roman" w:cs="Times New Roman"/>
          <w:sz w:val="26"/>
          <w:szCs w:val="26"/>
        </w:rPr>
        <w:t>Windows, Linux, Mac OS…</w:t>
      </w:r>
      <w:r w:rsidR="002638E1" w:rsidRPr="00C307BC">
        <w:rPr>
          <w:rFonts w:ascii="Times New Roman" w:eastAsia="Times New Roman" w:hAnsi="Times New Roman" w:cs="Times New Roman"/>
          <w:sz w:val="26"/>
          <w:szCs w:val="26"/>
        </w:rPr>
        <w:fldChar w:fldCharType="begin"/>
      </w:r>
      <w:r w:rsidR="002638E1" w:rsidRPr="00C307BC">
        <w:rPr>
          <w:rFonts w:ascii="Times New Roman" w:eastAsia="Times New Roman" w:hAnsi="Times New Roman" w:cs="Times New Roman"/>
          <w:sz w:val="26"/>
          <w:szCs w:val="26"/>
        </w:rPr>
        <w:instrText xml:space="preserve"> REF _Ref512167235 \h </w:instrText>
      </w:r>
      <w:r w:rsidR="00017C7A" w:rsidRPr="00C307BC">
        <w:rPr>
          <w:rFonts w:ascii="Times New Roman" w:eastAsia="Times New Roman" w:hAnsi="Times New Roman" w:cs="Times New Roman"/>
          <w:sz w:val="26"/>
          <w:szCs w:val="26"/>
        </w:rPr>
        <w:instrText xml:space="preserve"> \* MERGEFORMAT </w:instrText>
      </w:r>
      <w:r w:rsidR="002638E1" w:rsidRPr="00C307BC">
        <w:rPr>
          <w:rFonts w:ascii="Times New Roman" w:eastAsia="Times New Roman" w:hAnsi="Times New Roman" w:cs="Times New Roman"/>
          <w:sz w:val="26"/>
          <w:szCs w:val="26"/>
        </w:rPr>
      </w:r>
      <w:r w:rsidR="002638E1" w:rsidRPr="00C307BC">
        <w:rPr>
          <w:rFonts w:ascii="Times New Roman" w:eastAsia="Times New Roman" w:hAnsi="Times New Roman" w:cs="Times New Roman"/>
          <w:sz w:val="26"/>
          <w:szCs w:val="26"/>
        </w:rPr>
        <w:fldChar w:fldCharType="separate"/>
      </w:r>
      <w:r w:rsidR="009C452F" w:rsidRPr="00C307BC">
        <w:rPr>
          <w:rFonts w:ascii="Times New Roman" w:eastAsia="Times New Roman" w:hAnsi="Times New Roman" w:cs="Times New Roman"/>
          <w:sz w:val="26"/>
          <w:szCs w:val="26"/>
        </w:rPr>
        <w:t xml:space="preserve">Hình </w:t>
      </w:r>
      <w:r w:rsidR="009C452F">
        <w:rPr>
          <w:rFonts w:ascii="Times New Roman" w:eastAsia="Times New Roman" w:hAnsi="Times New Roman" w:cs="Times New Roman"/>
          <w:sz w:val="26"/>
          <w:szCs w:val="26"/>
        </w:rPr>
        <w:t>3</w:t>
      </w:r>
      <w:r w:rsidR="009C452F" w:rsidRPr="00C307BC">
        <w:rPr>
          <w:rFonts w:ascii="Times New Roman" w:eastAsia="Times New Roman" w:hAnsi="Times New Roman" w:cs="Times New Roman"/>
          <w:sz w:val="26"/>
          <w:szCs w:val="26"/>
        </w:rPr>
        <w:t>.</w:t>
      </w:r>
      <w:r w:rsidR="009C452F">
        <w:rPr>
          <w:rFonts w:ascii="Times New Roman" w:eastAsia="Times New Roman" w:hAnsi="Times New Roman" w:cs="Times New Roman"/>
          <w:sz w:val="26"/>
          <w:szCs w:val="26"/>
        </w:rPr>
        <w:t>10</w:t>
      </w:r>
      <w:r w:rsidR="002638E1" w:rsidRPr="00C307BC">
        <w:rPr>
          <w:rFonts w:ascii="Times New Roman" w:eastAsia="Times New Roman" w:hAnsi="Times New Roman" w:cs="Times New Roman"/>
          <w:sz w:val="26"/>
          <w:szCs w:val="26"/>
        </w:rPr>
        <w:fldChar w:fldCharType="end"/>
      </w:r>
      <w:r w:rsidR="002638E1" w:rsidRPr="00C307BC">
        <w:rPr>
          <w:rFonts w:ascii="Times New Roman" w:eastAsia="Times New Roman" w:hAnsi="Times New Roman" w:cs="Times New Roman"/>
          <w:sz w:val="26"/>
          <w:szCs w:val="26"/>
        </w:rPr>
        <w:t xml:space="preserve"> </w:t>
      </w:r>
      <w:r w:rsidRPr="00C307BC">
        <w:rPr>
          <w:rFonts w:ascii="Times New Roman" w:eastAsia="Times New Roman" w:hAnsi="Times New Roman" w:cs="Times New Roman"/>
          <w:sz w:val="26"/>
          <w:szCs w:val="26"/>
        </w:rPr>
        <w:t>thể hiện cấu hình Maven để quản lý dự án phần mềm.</w:t>
      </w:r>
    </w:p>
    <w:p w14:paraId="2509BB39" w14:textId="6730B1E3" w:rsidR="00E56815" w:rsidRPr="00C307BC" w:rsidRDefault="00A5145A" w:rsidP="00D16D0B">
      <w:pPr>
        <w:spacing w:after="120" w:line="288"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Khái</w:t>
      </w:r>
      <w:r w:rsidR="00E56815" w:rsidRPr="00C307BC">
        <w:rPr>
          <w:rFonts w:ascii="Times New Roman" w:eastAsia="Times New Roman" w:hAnsi="Times New Roman" w:cs="Times New Roman"/>
          <w:sz w:val="26"/>
          <w:szCs w:val="26"/>
        </w:rPr>
        <w:t xml:space="preserve"> niệm POM (Project Object Model)</w:t>
      </w:r>
      <w:r>
        <w:rPr>
          <w:rFonts w:ascii="Times New Roman" w:eastAsia="Times New Roman" w:hAnsi="Times New Roman" w:cs="Times New Roman"/>
          <w:sz w:val="26"/>
          <w:szCs w:val="26"/>
        </w:rPr>
        <w:t xml:space="preserve"> trong Maven</w:t>
      </w:r>
      <w:r w:rsidR="00E56815" w:rsidRPr="00C307BC">
        <w:rPr>
          <w:rFonts w:ascii="Times New Roman" w:eastAsia="Times New Roman" w:hAnsi="Times New Roman" w:cs="Times New Roman"/>
          <w:sz w:val="26"/>
          <w:szCs w:val="26"/>
        </w:rPr>
        <w:t xml:space="preserve"> để quản lý các thư viện phụ thuộc, quá trình biên dịch, đóng gói và cài đặt lên kho. Trong tập tin POM còn chứa các tác vụ định phục vụ quá trình chạy các hàm kiểm thử, biên dịch.</w:t>
      </w:r>
    </w:p>
    <w:p w14:paraId="51697293" w14:textId="77777777" w:rsidR="00936FC8" w:rsidRPr="00C307BC" w:rsidRDefault="00936FC8" w:rsidP="00936FC8">
      <w:pPr>
        <w:keepNext/>
        <w:ind w:firstLine="720"/>
        <w:rPr>
          <w:rFonts w:ascii="Times New Roman" w:hAnsi="Times New Roman" w:cs="Times New Roman"/>
          <w:sz w:val="26"/>
          <w:szCs w:val="26"/>
        </w:rPr>
      </w:pPr>
      <w:r w:rsidRPr="00C307BC">
        <w:rPr>
          <w:rFonts w:ascii="Times New Roman" w:hAnsi="Times New Roman" w:cs="Times New Roman"/>
          <w:noProof/>
          <w:sz w:val="26"/>
          <w:szCs w:val="26"/>
          <w:lang w:val="en-US"/>
        </w:rPr>
        <w:lastRenderedPageBreak/>
        <w:drawing>
          <wp:inline distT="0" distB="0" distL="0" distR="0" wp14:anchorId="19C520FB" wp14:editId="2BAB8344">
            <wp:extent cx="5697220" cy="2153920"/>
            <wp:effectExtent l="0" t="0" r="0" b="0"/>
            <wp:docPr id="49" name="Picture 49" descr="https://lh3.googleusercontent.com/Jvh9Sn8Sime--lS3UyKspnZGOHSkHbLXEwKQaTo_vKLk3V9pDTm0UzVrLfCWaKe82A6CuAR6QNu59Qy0mEXloWVDOt5P-4CLBguOS5RAyXHx6MGH8bKEAjyyP9oVUBRM7oao5z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Jvh9Sn8Sime--lS3UyKspnZGOHSkHbLXEwKQaTo_vKLk3V9pDTm0UzVrLfCWaKe82A6CuAR6QNu59Qy0mEXloWVDOt5P-4CLBguOS5RAyXHx6MGH8bKEAjyyP9oVUBRM7oao5z4u"/>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97220" cy="2153920"/>
                    </a:xfrm>
                    <a:prstGeom prst="rect">
                      <a:avLst/>
                    </a:prstGeom>
                    <a:noFill/>
                    <a:ln>
                      <a:noFill/>
                    </a:ln>
                  </pic:spPr>
                </pic:pic>
              </a:graphicData>
            </a:graphic>
          </wp:inline>
        </w:drawing>
      </w:r>
    </w:p>
    <w:p w14:paraId="1D6AB7F1" w14:textId="1DE5B37A" w:rsidR="00936FC8" w:rsidRPr="00C307BC" w:rsidRDefault="00936FC8" w:rsidP="00936FC8">
      <w:pPr>
        <w:ind w:firstLine="720"/>
        <w:jc w:val="center"/>
        <w:rPr>
          <w:rFonts w:ascii="Times New Roman" w:eastAsia="Times New Roman" w:hAnsi="Times New Roman" w:cs="Times New Roman"/>
          <w:sz w:val="26"/>
          <w:szCs w:val="26"/>
        </w:rPr>
      </w:pPr>
      <w:bookmarkStart w:id="1852" w:name="_Ref512167235"/>
      <w:bookmarkStart w:id="1853" w:name="_Toc514157763"/>
      <w:r w:rsidRPr="00C307BC">
        <w:rPr>
          <w:rFonts w:ascii="Times New Roman" w:eastAsia="Times New Roman" w:hAnsi="Times New Roman" w:cs="Times New Roman"/>
          <w:sz w:val="26"/>
          <w:szCs w:val="26"/>
        </w:rPr>
        <w:t xml:space="preserve">Hình </w:t>
      </w:r>
      <w:r w:rsidR="007B1CDB" w:rsidRPr="00C307BC">
        <w:rPr>
          <w:rFonts w:ascii="Times New Roman" w:eastAsia="Times New Roman" w:hAnsi="Times New Roman" w:cs="Times New Roman"/>
          <w:sz w:val="26"/>
          <w:szCs w:val="26"/>
        </w:rPr>
        <w:fldChar w:fldCharType="begin"/>
      </w:r>
      <w:r w:rsidR="007B1CDB" w:rsidRPr="00C307BC">
        <w:rPr>
          <w:rFonts w:ascii="Times New Roman" w:eastAsia="Times New Roman" w:hAnsi="Times New Roman" w:cs="Times New Roman"/>
          <w:sz w:val="26"/>
          <w:szCs w:val="26"/>
        </w:rPr>
        <w:instrText xml:space="preserve"> STYLEREF 1 \s </w:instrText>
      </w:r>
      <w:r w:rsidR="007B1CDB" w:rsidRPr="00C307BC">
        <w:rPr>
          <w:rFonts w:ascii="Times New Roman" w:eastAsia="Times New Roman" w:hAnsi="Times New Roman" w:cs="Times New Roman"/>
          <w:sz w:val="26"/>
          <w:szCs w:val="26"/>
        </w:rPr>
        <w:fldChar w:fldCharType="separate"/>
      </w:r>
      <w:r w:rsidR="009C452F">
        <w:rPr>
          <w:rFonts w:ascii="Times New Roman" w:eastAsia="Times New Roman" w:hAnsi="Times New Roman" w:cs="Times New Roman"/>
          <w:noProof/>
          <w:sz w:val="26"/>
          <w:szCs w:val="26"/>
        </w:rPr>
        <w:t>3</w:t>
      </w:r>
      <w:r w:rsidR="007B1CDB" w:rsidRPr="00C307BC">
        <w:rPr>
          <w:rFonts w:ascii="Times New Roman" w:eastAsia="Times New Roman" w:hAnsi="Times New Roman" w:cs="Times New Roman"/>
          <w:sz w:val="26"/>
          <w:szCs w:val="26"/>
        </w:rPr>
        <w:fldChar w:fldCharType="end"/>
      </w:r>
      <w:r w:rsidR="007B1CDB" w:rsidRPr="00C307BC">
        <w:rPr>
          <w:rFonts w:ascii="Times New Roman" w:eastAsia="Times New Roman" w:hAnsi="Times New Roman" w:cs="Times New Roman"/>
          <w:sz w:val="26"/>
          <w:szCs w:val="26"/>
        </w:rPr>
        <w:t>.</w:t>
      </w:r>
      <w:r w:rsidR="007B1CDB" w:rsidRPr="00C307BC">
        <w:rPr>
          <w:rFonts w:ascii="Times New Roman" w:eastAsia="Times New Roman" w:hAnsi="Times New Roman" w:cs="Times New Roman"/>
          <w:sz w:val="26"/>
          <w:szCs w:val="26"/>
        </w:rPr>
        <w:fldChar w:fldCharType="begin"/>
      </w:r>
      <w:r w:rsidR="007B1CDB" w:rsidRPr="00C307BC">
        <w:rPr>
          <w:rFonts w:ascii="Times New Roman" w:eastAsia="Times New Roman" w:hAnsi="Times New Roman" w:cs="Times New Roman"/>
          <w:sz w:val="26"/>
          <w:szCs w:val="26"/>
        </w:rPr>
        <w:instrText xml:space="preserve"> SEQ Hình \* ARABIC \s 1 </w:instrText>
      </w:r>
      <w:r w:rsidR="007B1CDB" w:rsidRPr="00C307BC">
        <w:rPr>
          <w:rFonts w:ascii="Times New Roman" w:eastAsia="Times New Roman" w:hAnsi="Times New Roman" w:cs="Times New Roman"/>
          <w:sz w:val="26"/>
          <w:szCs w:val="26"/>
        </w:rPr>
        <w:fldChar w:fldCharType="separate"/>
      </w:r>
      <w:r w:rsidR="009C452F">
        <w:rPr>
          <w:rFonts w:ascii="Times New Roman" w:eastAsia="Times New Roman" w:hAnsi="Times New Roman" w:cs="Times New Roman"/>
          <w:noProof/>
          <w:sz w:val="26"/>
          <w:szCs w:val="26"/>
        </w:rPr>
        <w:t>10</w:t>
      </w:r>
      <w:r w:rsidR="007B1CDB" w:rsidRPr="00C307BC">
        <w:rPr>
          <w:rFonts w:ascii="Times New Roman" w:eastAsia="Times New Roman" w:hAnsi="Times New Roman" w:cs="Times New Roman"/>
          <w:sz w:val="26"/>
          <w:szCs w:val="26"/>
        </w:rPr>
        <w:fldChar w:fldCharType="end"/>
      </w:r>
      <w:ins w:id="1854" w:author="Nguyen Toan" w:date="2018-05-14T18:03:00Z">
        <w:del w:id="1855" w:author="Đinh Thị Loan - ITC" w:date="2018-05-15T14:06:00Z">
          <w:r w:rsidR="0052504F" w:rsidRPr="00C307BC" w:rsidDel="006A746E">
            <w:rPr>
              <w:rFonts w:ascii="Times New Roman" w:eastAsia="Times New Roman" w:hAnsi="Times New Roman" w:cs="Times New Roman"/>
              <w:sz w:val="26"/>
              <w:szCs w:val="26"/>
            </w:rPr>
            <w:fldChar w:fldCharType="begin"/>
          </w:r>
          <w:r w:rsidR="0052504F" w:rsidRPr="00C307BC" w:rsidDel="006A746E">
            <w:rPr>
              <w:rFonts w:ascii="Times New Roman" w:eastAsia="Times New Roman" w:hAnsi="Times New Roman" w:cs="Times New Roman"/>
              <w:sz w:val="26"/>
              <w:szCs w:val="26"/>
            </w:rPr>
            <w:delInstrText xml:space="preserve"> STYLEREF 1 \s </w:delInstrText>
          </w:r>
        </w:del>
      </w:ins>
      <w:del w:id="1856" w:author="Đinh Thị Loan - ITC" w:date="2018-05-15T14:06:00Z">
        <w:r w:rsidR="0052504F" w:rsidRPr="00C307BC" w:rsidDel="006A746E">
          <w:rPr>
            <w:rFonts w:ascii="Times New Roman" w:eastAsia="Times New Roman" w:hAnsi="Times New Roman" w:cs="Times New Roman"/>
            <w:sz w:val="26"/>
            <w:szCs w:val="26"/>
          </w:rPr>
          <w:fldChar w:fldCharType="separate"/>
        </w:r>
        <w:r w:rsidR="00620576" w:rsidRPr="00C307BC" w:rsidDel="006A746E">
          <w:rPr>
            <w:rFonts w:ascii="Times New Roman" w:eastAsia="Times New Roman" w:hAnsi="Times New Roman" w:cs="Times New Roman"/>
            <w:noProof/>
            <w:sz w:val="26"/>
            <w:szCs w:val="26"/>
          </w:rPr>
          <w:delText>3</w:delText>
        </w:r>
      </w:del>
      <w:ins w:id="1857" w:author="Nguyen Toan" w:date="2018-05-14T18:03:00Z">
        <w:del w:id="1858" w:author="Đinh Thị Loan - ITC" w:date="2018-05-15T14:06:00Z">
          <w:r w:rsidR="0052504F" w:rsidRPr="00C307BC" w:rsidDel="006A746E">
            <w:rPr>
              <w:rFonts w:ascii="Times New Roman" w:eastAsia="Times New Roman" w:hAnsi="Times New Roman" w:cs="Times New Roman"/>
              <w:sz w:val="26"/>
              <w:szCs w:val="26"/>
            </w:rPr>
            <w:fldChar w:fldCharType="end"/>
          </w:r>
          <w:r w:rsidR="0052504F" w:rsidRPr="00C307BC" w:rsidDel="006A746E">
            <w:rPr>
              <w:rFonts w:ascii="Times New Roman" w:eastAsia="Times New Roman" w:hAnsi="Times New Roman" w:cs="Times New Roman"/>
              <w:sz w:val="26"/>
              <w:szCs w:val="26"/>
            </w:rPr>
            <w:delText>.</w:delText>
          </w:r>
          <w:r w:rsidR="0052504F" w:rsidRPr="00C307BC" w:rsidDel="006A746E">
            <w:rPr>
              <w:rFonts w:ascii="Times New Roman" w:eastAsia="Times New Roman" w:hAnsi="Times New Roman" w:cs="Times New Roman"/>
              <w:sz w:val="26"/>
              <w:szCs w:val="26"/>
            </w:rPr>
            <w:fldChar w:fldCharType="begin"/>
          </w:r>
          <w:r w:rsidR="0052504F" w:rsidRPr="00C307BC" w:rsidDel="006A746E">
            <w:rPr>
              <w:rFonts w:ascii="Times New Roman" w:eastAsia="Times New Roman" w:hAnsi="Times New Roman" w:cs="Times New Roman"/>
              <w:sz w:val="26"/>
              <w:szCs w:val="26"/>
            </w:rPr>
            <w:delInstrText xml:space="preserve"> SEQ Hình \* ARABIC \s 1 </w:delInstrText>
          </w:r>
        </w:del>
      </w:ins>
      <w:del w:id="1859" w:author="Đinh Thị Loan - ITC" w:date="2018-05-15T14:06:00Z">
        <w:r w:rsidR="0052504F" w:rsidRPr="00C307BC" w:rsidDel="006A746E">
          <w:rPr>
            <w:rFonts w:ascii="Times New Roman" w:eastAsia="Times New Roman" w:hAnsi="Times New Roman" w:cs="Times New Roman"/>
            <w:sz w:val="26"/>
            <w:szCs w:val="26"/>
          </w:rPr>
          <w:fldChar w:fldCharType="separate"/>
        </w:r>
      </w:del>
      <w:ins w:id="1860" w:author="Nguyen Toan" w:date="2018-05-14T23:17:00Z">
        <w:del w:id="1861" w:author="Đinh Thị Loan - ITC" w:date="2018-05-15T14:06:00Z">
          <w:r w:rsidR="00620576" w:rsidRPr="00C307BC" w:rsidDel="006A746E">
            <w:rPr>
              <w:rFonts w:ascii="Times New Roman" w:eastAsia="Times New Roman" w:hAnsi="Times New Roman" w:cs="Times New Roman"/>
              <w:noProof/>
              <w:sz w:val="26"/>
              <w:szCs w:val="26"/>
            </w:rPr>
            <w:delText>10</w:delText>
          </w:r>
        </w:del>
      </w:ins>
      <w:ins w:id="1862" w:author="Nguyen Toan" w:date="2018-05-14T18:03:00Z">
        <w:del w:id="1863" w:author="Đinh Thị Loan - ITC" w:date="2018-05-15T14:06:00Z">
          <w:r w:rsidR="0052504F" w:rsidRPr="00C307BC" w:rsidDel="006A746E">
            <w:rPr>
              <w:rFonts w:ascii="Times New Roman" w:eastAsia="Times New Roman" w:hAnsi="Times New Roman" w:cs="Times New Roman"/>
              <w:sz w:val="26"/>
              <w:szCs w:val="26"/>
            </w:rPr>
            <w:fldChar w:fldCharType="end"/>
          </w:r>
        </w:del>
      </w:ins>
      <w:del w:id="1864" w:author="Nguyen Toan" w:date="2018-05-05T22:22:00Z">
        <w:r w:rsidR="00185199" w:rsidRPr="00C307BC" w:rsidDel="00BE0028">
          <w:rPr>
            <w:rFonts w:ascii="Times New Roman" w:eastAsia="Times New Roman" w:hAnsi="Times New Roman" w:cs="Times New Roman"/>
            <w:sz w:val="26"/>
            <w:szCs w:val="26"/>
          </w:rPr>
          <w:fldChar w:fldCharType="begin"/>
        </w:r>
        <w:r w:rsidR="00185199" w:rsidRPr="00C307BC" w:rsidDel="00BE0028">
          <w:rPr>
            <w:rFonts w:ascii="Times New Roman" w:eastAsia="Times New Roman" w:hAnsi="Times New Roman" w:cs="Times New Roman"/>
            <w:sz w:val="26"/>
            <w:szCs w:val="26"/>
          </w:rPr>
          <w:delInstrText xml:space="preserve"> STYLEREF 1 \s </w:delInstrText>
        </w:r>
        <w:r w:rsidR="00185199" w:rsidRPr="00C307BC" w:rsidDel="00BE0028">
          <w:rPr>
            <w:rFonts w:ascii="Times New Roman" w:eastAsia="Times New Roman" w:hAnsi="Times New Roman" w:cs="Times New Roman"/>
            <w:sz w:val="26"/>
            <w:szCs w:val="26"/>
          </w:rPr>
          <w:fldChar w:fldCharType="separate"/>
        </w:r>
        <w:r w:rsidR="00E6465F" w:rsidRPr="00C307BC" w:rsidDel="00BE0028">
          <w:rPr>
            <w:rFonts w:ascii="Times New Roman" w:eastAsia="Times New Roman" w:hAnsi="Times New Roman" w:cs="Times New Roman"/>
            <w:noProof/>
            <w:sz w:val="26"/>
            <w:szCs w:val="26"/>
          </w:rPr>
          <w:delText>3</w:delText>
        </w:r>
        <w:r w:rsidR="00185199" w:rsidRPr="00C307BC" w:rsidDel="00BE0028">
          <w:rPr>
            <w:rFonts w:ascii="Times New Roman" w:eastAsia="Times New Roman" w:hAnsi="Times New Roman" w:cs="Times New Roman"/>
            <w:sz w:val="26"/>
            <w:szCs w:val="26"/>
          </w:rPr>
          <w:fldChar w:fldCharType="end"/>
        </w:r>
        <w:r w:rsidR="00185199" w:rsidRPr="00C307BC" w:rsidDel="00BE0028">
          <w:rPr>
            <w:rFonts w:ascii="Times New Roman" w:eastAsia="Times New Roman" w:hAnsi="Times New Roman" w:cs="Times New Roman"/>
            <w:sz w:val="26"/>
            <w:szCs w:val="26"/>
          </w:rPr>
          <w:delText>.</w:delText>
        </w:r>
        <w:r w:rsidR="00185199" w:rsidRPr="00C307BC" w:rsidDel="00BE0028">
          <w:rPr>
            <w:rFonts w:ascii="Times New Roman" w:eastAsia="Times New Roman" w:hAnsi="Times New Roman" w:cs="Times New Roman"/>
            <w:sz w:val="26"/>
            <w:szCs w:val="26"/>
          </w:rPr>
          <w:fldChar w:fldCharType="begin"/>
        </w:r>
        <w:r w:rsidR="00185199" w:rsidRPr="00C307BC" w:rsidDel="00BE0028">
          <w:rPr>
            <w:rFonts w:ascii="Times New Roman" w:eastAsia="Times New Roman" w:hAnsi="Times New Roman" w:cs="Times New Roman"/>
            <w:sz w:val="26"/>
            <w:szCs w:val="26"/>
          </w:rPr>
          <w:delInstrText xml:space="preserve"> SEQ Hình \* ARABIC \s 1 </w:delInstrText>
        </w:r>
        <w:r w:rsidR="00185199" w:rsidRPr="00C307BC" w:rsidDel="00BE0028">
          <w:rPr>
            <w:rFonts w:ascii="Times New Roman" w:eastAsia="Times New Roman" w:hAnsi="Times New Roman" w:cs="Times New Roman"/>
            <w:sz w:val="26"/>
            <w:szCs w:val="26"/>
          </w:rPr>
          <w:fldChar w:fldCharType="separate"/>
        </w:r>
        <w:r w:rsidR="00E6465F" w:rsidRPr="00C307BC" w:rsidDel="00BE0028">
          <w:rPr>
            <w:rFonts w:ascii="Times New Roman" w:eastAsia="Times New Roman" w:hAnsi="Times New Roman" w:cs="Times New Roman"/>
            <w:noProof/>
            <w:sz w:val="26"/>
            <w:szCs w:val="26"/>
          </w:rPr>
          <w:delText>7</w:delText>
        </w:r>
        <w:r w:rsidR="00185199" w:rsidRPr="00C307BC" w:rsidDel="00BE0028">
          <w:rPr>
            <w:rFonts w:ascii="Times New Roman" w:eastAsia="Times New Roman" w:hAnsi="Times New Roman" w:cs="Times New Roman"/>
            <w:sz w:val="26"/>
            <w:szCs w:val="26"/>
          </w:rPr>
          <w:fldChar w:fldCharType="end"/>
        </w:r>
      </w:del>
      <w:bookmarkEnd w:id="1852"/>
      <w:r w:rsidRPr="00C307BC">
        <w:rPr>
          <w:rFonts w:ascii="Times New Roman" w:eastAsia="Times New Roman" w:hAnsi="Times New Roman" w:cs="Times New Roman"/>
          <w:sz w:val="26"/>
          <w:szCs w:val="26"/>
        </w:rPr>
        <w:t>: Quản lý mã nguồn sử dụng Maven</w:t>
      </w:r>
      <w:bookmarkEnd w:id="1853"/>
    </w:p>
    <w:p w14:paraId="1D6E58D8" w14:textId="1CAED029" w:rsidR="00850547" w:rsidRPr="00C307BC" w:rsidRDefault="00D21169" w:rsidP="00966627">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Các thư viện phụ thuộc trong dự án được cấu hình theo phiên bản chuẩn để các lập trình viên trong một nhóm có thể tuân theo.</w:t>
      </w:r>
      <w:r w:rsidR="003D597F" w:rsidRPr="00C307BC">
        <w:rPr>
          <w:rFonts w:ascii="Times New Roman" w:eastAsia="Times New Roman" w:hAnsi="Times New Roman" w:cs="Times New Roman"/>
          <w:sz w:val="26"/>
          <w:szCs w:val="26"/>
        </w:rPr>
        <w:t xml:space="preserve"> </w:t>
      </w:r>
      <w:r w:rsidR="00F417C2" w:rsidRPr="00C307BC">
        <w:rPr>
          <w:rFonts w:ascii="Times New Roman" w:eastAsia="Times New Roman" w:hAnsi="Times New Roman" w:cs="Times New Roman"/>
          <w:sz w:val="26"/>
          <w:szCs w:val="26"/>
        </w:rPr>
        <w:t xml:space="preserve">Các </w:t>
      </w:r>
      <w:r w:rsidR="003D597F" w:rsidRPr="00C307BC">
        <w:rPr>
          <w:rFonts w:ascii="Times New Roman" w:eastAsia="Times New Roman" w:hAnsi="Times New Roman" w:cs="Times New Roman"/>
          <w:sz w:val="26"/>
          <w:szCs w:val="26"/>
        </w:rPr>
        <w:t xml:space="preserve">hệ thống lớn, </w:t>
      </w:r>
      <w:r w:rsidR="00F417C2" w:rsidRPr="00C307BC">
        <w:rPr>
          <w:rFonts w:ascii="Times New Roman" w:eastAsia="Times New Roman" w:hAnsi="Times New Roman" w:cs="Times New Roman"/>
          <w:sz w:val="26"/>
          <w:szCs w:val="26"/>
        </w:rPr>
        <w:t>phức tạp thường đòi hỏi việc đóng gói và triển khai liên tục, quản lý, nâng cấp và bảo trì mất nhiều thời gian. Maven sinh ra để giải quyết được vấn đề này.</w:t>
      </w:r>
    </w:p>
    <w:p w14:paraId="25A5C075" w14:textId="571875E2" w:rsidR="00073AB1" w:rsidRPr="00C307BC" w:rsidRDefault="00D80A76" w:rsidP="007B4D17">
      <w:pPr>
        <w:spacing w:after="120" w:line="288"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Ngoài việc</w:t>
      </w:r>
      <w:r w:rsidR="003A791D" w:rsidRPr="00C307BC">
        <w:rPr>
          <w:rFonts w:ascii="Times New Roman" w:eastAsia="Times New Roman" w:hAnsi="Times New Roman" w:cs="Times New Roman"/>
          <w:sz w:val="26"/>
          <w:szCs w:val="26"/>
        </w:rPr>
        <w:t xml:space="preserve"> có thể được tích hợp như một plugin trong các </w:t>
      </w:r>
      <w:r>
        <w:rPr>
          <w:rFonts w:ascii="Times New Roman" w:eastAsia="Times New Roman" w:hAnsi="Times New Roman" w:cs="Times New Roman"/>
          <w:sz w:val="26"/>
          <w:szCs w:val="26"/>
        </w:rPr>
        <w:t>môi trường phát triển, maven còn cung cấp giao diện quản lý bằng</w:t>
      </w:r>
      <w:r w:rsidR="002D06EA" w:rsidRPr="00C307BC">
        <w:rPr>
          <w:rFonts w:ascii="Times New Roman" w:eastAsia="Times New Roman" w:hAnsi="Times New Roman" w:cs="Times New Roman"/>
          <w:sz w:val="26"/>
          <w:szCs w:val="26"/>
        </w:rPr>
        <w:t xml:space="preserve"> dòng lệnh (command line)</w:t>
      </w:r>
      <w:r w:rsidR="007B4D17">
        <w:rPr>
          <w:rFonts w:ascii="Times New Roman" w:eastAsia="Times New Roman" w:hAnsi="Times New Roman" w:cs="Times New Roman"/>
          <w:sz w:val="26"/>
          <w:szCs w:val="26"/>
        </w:rPr>
        <w:t xml:space="preserve">. </w:t>
      </w:r>
      <w:r w:rsidR="009247A9">
        <w:rPr>
          <w:rFonts w:ascii="Times New Roman" w:eastAsia="Times New Roman" w:hAnsi="Times New Roman" w:cs="Times New Roman"/>
          <w:sz w:val="26"/>
          <w:szCs w:val="26"/>
        </w:rPr>
        <w:t>C</w:t>
      </w:r>
      <w:r w:rsidR="00073AB1" w:rsidRPr="00C307BC">
        <w:rPr>
          <w:rFonts w:ascii="Times New Roman" w:eastAsia="Times New Roman" w:hAnsi="Times New Roman" w:cs="Times New Roman"/>
          <w:sz w:val="26"/>
          <w:szCs w:val="26"/>
        </w:rPr>
        <w:t>ác câu lệnh cơ bản phục vụ quá trình phát triển bao gồm:  dọn dẹp (clean), biên dịch (build), kiểm thử (test), đóng gói (packag) và triển khai (deploy). Ngoài ra còn có các thuộc tính bổ xung phục vụ cho việc đóng gói ứng dụng.</w:t>
      </w:r>
    </w:p>
    <w:p w14:paraId="1D7B2D72" w14:textId="37C651D8" w:rsidR="00912A0F" w:rsidRPr="00C307BC" w:rsidRDefault="00912A0F"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6"/>
          <w:szCs w:val="26"/>
        </w:rPr>
      </w:pPr>
      <w:bookmarkStart w:id="1865" w:name="_Toc514278041"/>
      <w:r w:rsidRPr="00C307BC">
        <w:rPr>
          <w:rFonts w:ascii="Times New Roman" w:eastAsia="Times New Roman" w:hAnsi="Times New Roman" w:cs="Times New Roman"/>
          <w:b/>
          <w:sz w:val="26"/>
          <w:szCs w:val="26"/>
        </w:rPr>
        <w:t>Jenkins</w:t>
      </w:r>
      <w:bookmarkEnd w:id="1865"/>
    </w:p>
    <w:p w14:paraId="083D7670" w14:textId="7EFDA276" w:rsidR="00CF0092" w:rsidRPr="00C307BC" w:rsidRDefault="00042C70"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Để hạn chế tối đa các lỗi xảy ra trong quá trình phát triển, ta nên sử dụng Jenkins </w:t>
      </w:r>
      <w:r w:rsidR="000C2EA9" w:rsidRPr="00C307BC">
        <w:rPr>
          <w:rFonts w:ascii="Times New Roman" w:eastAsia="Times New Roman" w:hAnsi="Times New Roman" w:cs="Times New Roman"/>
          <w:sz w:val="26"/>
          <w:szCs w:val="26"/>
        </w:rPr>
        <w:t xml:space="preserve">để đặt lịch kiểm thử hồi quy </w:t>
      </w:r>
      <w:r w:rsidR="00E80254" w:rsidRPr="00C307BC">
        <w:rPr>
          <w:rFonts w:ascii="Times New Roman" w:eastAsia="Times New Roman" w:hAnsi="Times New Roman" w:cs="Times New Roman"/>
          <w:sz w:val="26"/>
          <w:szCs w:val="26"/>
        </w:rPr>
        <w:t>cho bộ mã nguồn phát triển.</w:t>
      </w:r>
      <w:r w:rsidR="00310996" w:rsidRPr="00C307BC">
        <w:rPr>
          <w:rFonts w:ascii="Times New Roman" w:eastAsia="Times New Roman" w:hAnsi="Times New Roman" w:cs="Times New Roman"/>
          <w:sz w:val="26"/>
          <w:szCs w:val="26"/>
        </w:rPr>
        <w:t xml:space="preserve"> </w:t>
      </w:r>
      <w:r w:rsidR="00320D08" w:rsidRPr="00C307BC">
        <w:rPr>
          <w:rFonts w:ascii="Times New Roman" w:eastAsia="Times New Roman" w:hAnsi="Times New Roman" w:cs="Times New Roman"/>
          <w:sz w:val="26"/>
          <w:szCs w:val="26"/>
        </w:rPr>
        <w:t>Quá trình chạy các ca kiểm thử mất nhiều thời gian vì vậy việc tự động hoá giúp tiết kiệm được chi phí phát triển ứng dụng.</w:t>
      </w:r>
      <w:r w:rsidR="008915BF" w:rsidRPr="00C307BC">
        <w:rPr>
          <w:rFonts w:ascii="Times New Roman" w:eastAsia="Times New Roman" w:hAnsi="Times New Roman" w:cs="Times New Roman"/>
          <w:sz w:val="26"/>
          <w:szCs w:val="26"/>
        </w:rPr>
        <w:t xml:space="preserve"> Jenkins cung cấp lịch sử biên dịch và chạy thử để giúp quá trình tìm lỗi</w:t>
      </w:r>
      <w:r w:rsidR="00363B60" w:rsidRPr="00C307BC">
        <w:rPr>
          <w:rFonts w:ascii="Times New Roman" w:eastAsia="Times New Roman" w:hAnsi="Times New Roman" w:cs="Times New Roman"/>
          <w:sz w:val="26"/>
          <w:szCs w:val="26"/>
        </w:rPr>
        <w:t xml:space="preserve"> diễn ra dễ dàng hơn.</w:t>
      </w:r>
      <w:r w:rsidR="00276DBB" w:rsidRPr="00C307BC">
        <w:rPr>
          <w:rFonts w:ascii="Times New Roman" w:eastAsia="Times New Roman" w:hAnsi="Times New Roman" w:cs="Times New Roman"/>
          <w:sz w:val="26"/>
          <w:szCs w:val="26"/>
        </w:rPr>
        <w:t xml:space="preserve"> Lập trình viên được cung cấp các thông tin cần thiết để khoanh vùng lỗi.</w:t>
      </w:r>
    </w:p>
    <w:p w14:paraId="25B30A57" w14:textId="60A074BC" w:rsidR="004C20BD" w:rsidRPr="00C307BC" w:rsidRDefault="004C20BD" w:rsidP="00966627">
      <w:pPr>
        <w:pStyle w:val="ListParagraph"/>
        <w:numPr>
          <w:ilvl w:val="3"/>
          <w:numId w:val="5"/>
        </w:numPr>
        <w:spacing w:before="240" w:after="120" w:line="288" w:lineRule="auto"/>
        <w:ind w:left="1077" w:hanging="1077"/>
        <w:contextualSpacing w:val="0"/>
        <w:outlineLvl w:val="3"/>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Khái niệm</w:t>
      </w:r>
    </w:p>
    <w:p w14:paraId="3C7964B5" w14:textId="667D9A6C" w:rsidR="00F174EC" w:rsidRPr="00C307BC" w:rsidRDefault="00F174EC"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Jenkins là thư viện mã nguồn mở cho phép quản lý </w:t>
      </w:r>
      <w:r w:rsidR="00DC647C" w:rsidRPr="00C307BC">
        <w:rPr>
          <w:rFonts w:ascii="Times New Roman" w:eastAsia="Times New Roman" w:hAnsi="Times New Roman" w:cs="Times New Roman"/>
          <w:sz w:val="26"/>
          <w:szCs w:val="26"/>
        </w:rPr>
        <w:t>mã nguồn</w:t>
      </w:r>
      <w:r w:rsidRPr="00C307BC">
        <w:rPr>
          <w:rFonts w:ascii="Times New Roman" w:eastAsia="Times New Roman" w:hAnsi="Times New Roman" w:cs="Times New Roman"/>
          <w:sz w:val="26"/>
          <w:szCs w:val="26"/>
        </w:rPr>
        <w:t xml:space="preserve"> và </w:t>
      </w:r>
      <w:r w:rsidR="006651C3" w:rsidRPr="00C307BC">
        <w:rPr>
          <w:rFonts w:ascii="Times New Roman" w:eastAsia="Times New Roman" w:hAnsi="Times New Roman" w:cs="Times New Roman"/>
          <w:sz w:val="26"/>
          <w:szCs w:val="26"/>
        </w:rPr>
        <w:t>triển khai</w:t>
      </w:r>
      <w:r w:rsidRPr="00C307BC">
        <w:rPr>
          <w:rFonts w:ascii="Times New Roman" w:eastAsia="Times New Roman" w:hAnsi="Times New Roman" w:cs="Times New Roman"/>
          <w:sz w:val="26"/>
          <w:szCs w:val="26"/>
        </w:rPr>
        <w:t xml:space="preserve"> một cách tự động, cả khi </w:t>
      </w:r>
      <w:r w:rsidR="003611AA" w:rsidRPr="00C307BC">
        <w:rPr>
          <w:rFonts w:ascii="Times New Roman" w:eastAsia="Times New Roman" w:hAnsi="Times New Roman" w:cs="Times New Roman"/>
          <w:sz w:val="26"/>
          <w:szCs w:val="26"/>
        </w:rPr>
        <w:t>dự án</w:t>
      </w:r>
      <w:r w:rsidRPr="00C307BC">
        <w:rPr>
          <w:rFonts w:ascii="Times New Roman" w:eastAsia="Times New Roman" w:hAnsi="Times New Roman" w:cs="Times New Roman"/>
          <w:sz w:val="26"/>
          <w:szCs w:val="26"/>
        </w:rPr>
        <w:t xml:space="preserve"> đang </w:t>
      </w:r>
      <w:r w:rsidR="005140D6" w:rsidRPr="00C307BC">
        <w:rPr>
          <w:rFonts w:ascii="Times New Roman" w:eastAsia="Times New Roman" w:hAnsi="Times New Roman" w:cs="Times New Roman"/>
          <w:sz w:val="26"/>
          <w:szCs w:val="26"/>
        </w:rPr>
        <w:t>trong giai đoạn</w:t>
      </w:r>
      <w:r w:rsidRPr="00C307BC">
        <w:rPr>
          <w:rFonts w:ascii="Times New Roman" w:eastAsia="Times New Roman" w:hAnsi="Times New Roman" w:cs="Times New Roman"/>
          <w:sz w:val="26"/>
          <w:szCs w:val="26"/>
        </w:rPr>
        <w:t xml:space="preserve"> phát triển</w:t>
      </w:r>
      <w:r w:rsidR="00C8359C" w:rsidRPr="00C307BC">
        <w:rPr>
          <w:rFonts w:ascii="Times New Roman" w:eastAsia="Times New Roman" w:hAnsi="Times New Roman" w:cs="Times New Roman"/>
          <w:sz w:val="26"/>
          <w:szCs w:val="26"/>
        </w:rPr>
        <w:t>. Nó giúp khép kín quy trình phát triển phần mềm một cách tự động theo mô hình Agile</w:t>
      </w:r>
      <w:r w:rsidR="00592420" w:rsidRPr="00C307BC">
        <w:rPr>
          <w:rFonts w:ascii="Times New Roman" w:eastAsia="Times New Roman" w:hAnsi="Times New Roman" w:cs="Times New Roman"/>
          <w:sz w:val="26"/>
          <w:szCs w:val="26"/>
        </w:rPr>
        <w:t xml:space="preserve"> nói chung và việc tích hợp liên tục nói riêng</w:t>
      </w:r>
      <w:r w:rsidRPr="00C307BC">
        <w:rPr>
          <w:rFonts w:ascii="Times New Roman" w:eastAsia="Times New Roman" w:hAnsi="Times New Roman" w:cs="Times New Roman"/>
          <w:sz w:val="26"/>
          <w:szCs w:val="26"/>
        </w:rPr>
        <w:t>. Jenkin</w:t>
      </w:r>
      <w:r w:rsidR="00C56DA3" w:rsidRPr="00C307BC">
        <w:rPr>
          <w:rFonts w:ascii="Times New Roman" w:eastAsia="Times New Roman" w:hAnsi="Times New Roman" w:cs="Times New Roman"/>
          <w:sz w:val="26"/>
          <w:szCs w:val="26"/>
        </w:rPr>
        <w:t>s</w:t>
      </w:r>
      <w:r w:rsidR="002B2015" w:rsidRPr="00C307BC">
        <w:rPr>
          <w:rFonts w:ascii="Times New Roman" w:eastAsia="Times New Roman" w:hAnsi="Times New Roman" w:cs="Times New Roman"/>
          <w:sz w:val="26"/>
          <w:szCs w:val="26"/>
        </w:rPr>
        <w:t xml:space="preserve"> được phát triển trên nền tảng Java, nó</w:t>
      </w:r>
      <w:r w:rsidRPr="00C307BC">
        <w:rPr>
          <w:rFonts w:ascii="Times New Roman" w:eastAsia="Times New Roman" w:hAnsi="Times New Roman" w:cs="Times New Roman"/>
          <w:sz w:val="26"/>
          <w:szCs w:val="26"/>
        </w:rPr>
        <w:t xml:space="preserve"> hỗ trợ nhiều nền tảng khác nhau</w:t>
      </w:r>
      <w:r w:rsidR="002B2015" w:rsidRPr="00C307BC">
        <w:rPr>
          <w:rFonts w:ascii="Times New Roman" w:eastAsia="Times New Roman" w:hAnsi="Times New Roman" w:cs="Times New Roman"/>
          <w:sz w:val="26"/>
          <w:szCs w:val="26"/>
        </w:rPr>
        <w:t xml:space="preserve"> và có thể kết hợp được nhiều công cụ khác</w:t>
      </w:r>
      <w:r w:rsidR="00A5704F" w:rsidRPr="00C307BC">
        <w:rPr>
          <w:rFonts w:ascii="Times New Roman" w:eastAsia="Times New Roman" w:hAnsi="Times New Roman" w:cs="Times New Roman"/>
          <w:sz w:val="26"/>
          <w:szCs w:val="26"/>
        </w:rPr>
        <w:t>. Hiện tại, Jenkins hỗ trợ tích hợp hơn 400 plugins</w:t>
      </w:r>
      <w:r w:rsidRPr="00C307BC">
        <w:rPr>
          <w:rFonts w:ascii="Times New Roman" w:eastAsia="Times New Roman" w:hAnsi="Times New Roman" w:cs="Times New Roman"/>
          <w:sz w:val="26"/>
          <w:szCs w:val="26"/>
        </w:rPr>
        <w:t>. Jenkins</w:t>
      </w:r>
      <w:r w:rsidR="002D5DC3" w:rsidRPr="00C307BC">
        <w:rPr>
          <w:rFonts w:ascii="Times New Roman" w:eastAsia="Times New Roman" w:hAnsi="Times New Roman" w:cs="Times New Roman"/>
          <w:sz w:val="26"/>
          <w:szCs w:val="26"/>
        </w:rPr>
        <w:t xml:space="preserve"> có thể</w:t>
      </w:r>
      <w:r w:rsidRPr="00C307BC">
        <w:rPr>
          <w:rFonts w:ascii="Times New Roman" w:eastAsia="Times New Roman" w:hAnsi="Times New Roman" w:cs="Times New Roman"/>
          <w:sz w:val="26"/>
          <w:szCs w:val="26"/>
        </w:rPr>
        <w:t xml:space="preserve"> chạy trên các hệ điều hành  Windows, Linux, Mac OS và Solaris.</w:t>
      </w:r>
    </w:p>
    <w:p w14:paraId="181948A7" w14:textId="74AC6D66" w:rsidR="00F174EC" w:rsidRPr="00C307BC" w:rsidRDefault="00F174EC"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Chức năng nổi bật của Jenkins bao gồm: Quản lý, giám sát các tác vụ trong quá trình phát triển ứng dụng, lấy mã nguồn từ SVN/git, kiểm tra, dịch và triển khai ứng dụng thông qua việc gọi các thư viện hỗ trợ như Maven</w:t>
      </w:r>
      <w:r w:rsidR="00F44748" w:rsidRPr="00C307BC">
        <w:rPr>
          <w:rFonts w:ascii="Times New Roman" w:eastAsia="Times New Roman" w:hAnsi="Times New Roman" w:cs="Times New Roman"/>
          <w:sz w:val="26"/>
          <w:szCs w:val="26"/>
        </w:rPr>
        <w:t>, Apache Ant..</w:t>
      </w:r>
      <w:r w:rsidRPr="00C307BC">
        <w:rPr>
          <w:rFonts w:ascii="Times New Roman" w:eastAsia="Times New Roman" w:hAnsi="Times New Roman" w:cs="Times New Roman"/>
          <w:sz w:val="26"/>
          <w:szCs w:val="26"/>
        </w:rPr>
        <w:t>.</w:t>
      </w:r>
    </w:p>
    <w:p w14:paraId="307DFD97" w14:textId="313CB169" w:rsidR="00C62187" w:rsidRPr="00C307BC" w:rsidRDefault="008F1501">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lastRenderedPageBreak/>
        <w:t>Jenkins là một phần mềm cho phép tích hợp liên tục. Jenkins sẽ được cài đặt trên một máy chủ nơi diễn ra</w:t>
      </w:r>
      <w:r w:rsidR="00127A94" w:rsidRPr="00C307BC">
        <w:rPr>
          <w:rFonts w:ascii="Times New Roman" w:eastAsia="Times New Roman" w:hAnsi="Times New Roman" w:cs="Times New Roman"/>
          <w:sz w:val="26"/>
          <w:szCs w:val="26"/>
        </w:rPr>
        <w:t xml:space="preserve"> quá trình biên dịch</w:t>
      </w:r>
      <w:r w:rsidRPr="00C307BC">
        <w:rPr>
          <w:rFonts w:ascii="Times New Roman" w:eastAsia="Times New Roman" w:hAnsi="Times New Roman" w:cs="Times New Roman"/>
          <w:sz w:val="26"/>
          <w:szCs w:val="26"/>
        </w:rPr>
        <w:t xml:space="preserve">. </w:t>
      </w:r>
      <w:r w:rsidR="00C62187" w:rsidRPr="00C307BC">
        <w:rPr>
          <w:rFonts w:ascii="Times New Roman" w:eastAsia="Times New Roman" w:hAnsi="Times New Roman" w:cs="Times New Roman"/>
          <w:sz w:val="26"/>
          <w:szCs w:val="26"/>
        </w:rPr>
        <w:t>M</w:t>
      </w:r>
      <w:r w:rsidRPr="00C307BC">
        <w:rPr>
          <w:rFonts w:ascii="Times New Roman" w:eastAsia="Times New Roman" w:hAnsi="Times New Roman" w:cs="Times New Roman"/>
          <w:sz w:val="26"/>
          <w:szCs w:val="26"/>
        </w:rPr>
        <w:t>ột quy trình làm việc rất đơn giản về cách thức hoạt động của Jenkins</w:t>
      </w:r>
      <w:r w:rsidR="00C62187" w:rsidRPr="00C307BC">
        <w:rPr>
          <w:rFonts w:ascii="Times New Roman" w:eastAsia="Times New Roman" w:hAnsi="Times New Roman" w:cs="Times New Roman"/>
          <w:sz w:val="26"/>
          <w:szCs w:val="26"/>
        </w:rPr>
        <w:t xml:space="preserve"> bao gồm:</w:t>
      </w:r>
      <w:ins w:id="1866" w:author="Nguyen Toan" w:date="2018-05-06T21:43:00Z">
        <w:r w:rsidR="001D61A8" w:rsidRPr="00C307BC">
          <w:rPr>
            <w:rFonts w:ascii="Times New Roman" w:eastAsia="Times New Roman" w:hAnsi="Times New Roman" w:cs="Times New Roman"/>
            <w:sz w:val="26"/>
            <w:szCs w:val="26"/>
          </w:rPr>
          <w:t xml:space="preserve"> kiểm tra sự thay đổi của mã nguồn, nếu có thay đổi sẽ chuyển sang bước 2, nếu không, hệ thống không đi tiếp; cập nhật mã nguồn, biên dịch và chạy các ca kiểm thử (nếu có cấu hình yêu cầu kiểm thử); kết quả dịch và chạy được xuất trên màn hình quản lý của Jenkins (Dashboard)</w:t>
        </w:r>
      </w:ins>
    </w:p>
    <w:p w14:paraId="5C7F4CED" w14:textId="09964358" w:rsidR="00C62187" w:rsidRPr="00C307BC" w:rsidDel="00817CEF" w:rsidRDefault="00C62187" w:rsidP="00966627">
      <w:pPr>
        <w:pStyle w:val="ListParagraph"/>
        <w:numPr>
          <w:ilvl w:val="0"/>
          <w:numId w:val="41"/>
        </w:numPr>
        <w:spacing w:after="120"/>
        <w:jc w:val="both"/>
        <w:rPr>
          <w:del w:id="1867" w:author="Nguyen Toan" w:date="2018-05-06T21:43:00Z"/>
          <w:rFonts w:ascii="Times New Roman" w:eastAsia="Times New Roman" w:hAnsi="Times New Roman" w:cs="Times New Roman"/>
          <w:sz w:val="26"/>
          <w:szCs w:val="26"/>
        </w:rPr>
      </w:pPr>
      <w:del w:id="1868" w:author="Nguyen Toan" w:date="2018-05-06T21:43:00Z">
        <w:r w:rsidRPr="00C307BC" w:rsidDel="00817CEF">
          <w:rPr>
            <w:rFonts w:ascii="Times New Roman" w:eastAsia="Times New Roman" w:hAnsi="Times New Roman" w:cs="Times New Roman"/>
            <w:sz w:val="26"/>
            <w:szCs w:val="26"/>
          </w:rPr>
          <w:delText>Bưao gồm:iưao gồm:ựưao gồm:i co gồm:nguo gồ</w:delText>
        </w:r>
        <w:r w:rsidR="0074504C" w:rsidRPr="00C307BC" w:rsidDel="00817CEF">
          <w:rPr>
            <w:rFonts w:ascii="Times New Roman" w:eastAsia="Times New Roman" w:hAnsi="Times New Roman" w:cs="Times New Roman"/>
            <w:sz w:val="26"/>
            <w:szCs w:val="26"/>
          </w:rPr>
          <w:delText>nguo gồm:ay đ gồm: chuygồm:ang bưồm:2, nbưồm:ông, hồm:hng, hồm:g đi tim:.</w:delText>
        </w:r>
      </w:del>
    </w:p>
    <w:p w14:paraId="189118E6" w14:textId="12E3F7F1" w:rsidR="00C17176" w:rsidRPr="00C307BC" w:rsidDel="00817CEF" w:rsidRDefault="0074504C" w:rsidP="00966627">
      <w:pPr>
        <w:pStyle w:val="ListParagraph"/>
        <w:numPr>
          <w:ilvl w:val="0"/>
          <w:numId w:val="41"/>
        </w:numPr>
        <w:spacing w:after="120"/>
        <w:jc w:val="both"/>
        <w:rPr>
          <w:del w:id="1869" w:author="Nguyen Toan" w:date="2018-05-06T21:43:00Z"/>
          <w:rFonts w:ascii="Times New Roman" w:eastAsia="Times New Roman" w:hAnsi="Times New Roman" w:cs="Times New Roman"/>
          <w:sz w:val="26"/>
          <w:szCs w:val="26"/>
        </w:rPr>
      </w:pPr>
      <w:del w:id="1870" w:author="Nguyen Toan" w:date="2018-05-06T21:43:00Z">
        <w:r w:rsidRPr="00C307BC" w:rsidDel="00817CEF">
          <w:rPr>
            <w:rFonts w:ascii="Times New Roman" w:eastAsia="Times New Roman" w:hAnsi="Times New Roman" w:cs="Times New Roman"/>
            <w:sz w:val="26"/>
            <w:szCs w:val="26"/>
          </w:rPr>
          <w:delText>Bưđi tim</w:delText>
        </w:r>
        <w:r w:rsidR="00052281" w:rsidRPr="00C307BC" w:rsidDel="00817CEF">
          <w:rPr>
            <w:rFonts w:ascii="Times New Roman" w:eastAsia="Times New Roman" w:hAnsi="Times New Roman" w:cs="Times New Roman"/>
            <w:sz w:val="26"/>
            <w:szCs w:val="26"/>
          </w:rPr>
          <w:delText>Cưđi tim:mã nguim: biên dm:h và chm: các ca kihoạt động của Jenkinsiản về hầu kiểm thử).</w:delText>
        </w:r>
      </w:del>
    </w:p>
    <w:p w14:paraId="0B745D73" w14:textId="07879E09" w:rsidR="00DB21DE" w:rsidRPr="00C307BC" w:rsidDel="00817CEF" w:rsidRDefault="00052281" w:rsidP="00966627">
      <w:pPr>
        <w:pStyle w:val="ListParagraph"/>
        <w:numPr>
          <w:ilvl w:val="0"/>
          <w:numId w:val="41"/>
        </w:numPr>
        <w:spacing w:after="120"/>
        <w:jc w:val="both"/>
        <w:rPr>
          <w:del w:id="1871" w:author="Nguyen Toan" w:date="2018-05-06T21:43:00Z"/>
          <w:rFonts w:ascii="Times New Roman" w:eastAsia="Times New Roman" w:hAnsi="Times New Roman" w:cs="Times New Roman"/>
          <w:sz w:val="26"/>
          <w:szCs w:val="26"/>
        </w:rPr>
      </w:pPr>
      <w:del w:id="1872" w:author="Nguyen Toan" w:date="2018-05-06T21:43:00Z">
        <w:r w:rsidRPr="00C307BC" w:rsidDel="00817CEF">
          <w:rPr>
            <w:rFonts w:ascii="Times New Roman" w:eastAsia="Times New Roman" w:hAnsi="Times New Roman" w:cs="Times New Roman"/>
            <w:sz w:val="26"/>
            <w:szCs w:val="26"/>
          </w:rPr>
          <w:delText xml:space="preserve">Bưác ca </w:delText>
        </w:r>
        <w:r w:rsidR="00E54088" w:rsidRPr="00C307BC" w:rsidDel="00817CEF">
          <w:rPr>
            <w:rFonts w:ascii="Times New Roman" w:eastAsia="Times New Roman" w:hAnsi="Times New Roman" w:cs="Times New Roman"/>
            <w:sz w:val="26"/>
            <w:szCs w:val="26"/>
          </w:rPr>
          <w:delText>Kưác ca kihoạt động của Jenkinsiản về hầu kiểm thử).Jenki</w:delText>
        </w:r>
        <w:r w:rsidR="00E900AA" w:rsidRPr="00C307BC" w:rsidDel="00817CEF">
          <w:rPr>
            <w:rFonts w:ascii="Times New Roman" w:eastAsia="Times New Roman" w:hAnsi="Times New Roman" w:cs="Times New Roman"/>
            <w:sz w:val="26"/>
            <w:szCs w:val="26"/>
          </w:rPr>
          <w:delText>J</w:delText>
        </w:r>
        <w:r w:rsidR="00E54088" w:rsidRPr="00C307BC" w:rsidDel="00817CEF">
          <w:rPr>
            <w:rFonts w:ascii="Times New Roman" w:eastAsia="Times New Roman" w:hAnsi="Times New Roman" w:cs="Times New Roman"/>
            <w:sz w:val="26"/>
            <w:szCs w:val="26"/>
          </w:rPr>
          <w:delText>enkins (Dashboard)</w:delText>
        </w:r>
      </w:del>
    </w:p>
    <w:p w14:paraId="226095C4" w14:textId="3F86E336" w:rsidR="00523446" w:rsidRPr="00C307BC" w:rsidRDefault="00523446" w:rsidP="00966627">
      <w:pPr>
        <w:pStyle w:val="ListParagraph"/>
        <w:numPr>
          <w:ilvl w:val="3"/>
          <w:numId w:val="5"/>
        </w:numPr>
        <w:spacing w:before="240" w:after="120" w:line="288" w:lineRule="auto"/>
        <w:ind w:left="1077" w:hanging="1077"/>
        <w:contextualSpacing w:val="0"/>
        <w:outlineLvl w:val="3"/>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C</w:t>
      </w:r>
      <w:r w:rsidR="00275FAA" w:rsidRPr="00C307BC">
        <w:rPr>
          <w:rFonts w:ascii="Times New Roman" w:eastAsia="Times New Roman" w:hAnsi="Times New Roman" w:cs="Times New Roman"/>
          <w:b/>
          <w:sz w:val="26"/>
          <w:szCs w:val="26"/>
        </w:rPr>
        <w:t>ác c</w:t>
      </w:r>
      <w:r w:rsidRPr="00C307BC">
        <w:rPr>
          <w:rFonts w:ascii="Times New Roman" w:eastAsia="Times New Roman" w:hAnsi="Times New Roman" w:cs="Times New Roman"/>
          <w:b/>
          <w:sz w:val="26"/>
          <w:szCs w:val="26"/>
        </w:rPr>
        <w:t>ấu hình</w:t>
      </w:r>
      <w:r w:rsidR="00275FAA" w:rsidRPr="00C307BC">
        <w:rPr>
          <w:rFonts w:ascii="Times New Roman" w:eastAsia="Times New Roman" w:hAnsi="Times New Roman" w:cs="Times New Roman"/>
          <w:b/>
          <w:sz w:val="26"/>
          <w:szCs w:val="26"/>
        </w:rPr>
        <w:t xml:space="preserve"> cơ bản</w:t>
      </w:r>
    </w:p>
    <w:p w14:paraId="13803B6D" w14:textId="730B0540" w:rsidR="00DD37E3" w:rsidRPr="00C307BC" w:rsidRDefault="00DD37E3"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Jenkins cung cấp menu quản lý các cấu hình và tác vụ</w:t>
      </w:r>
      <w:r w:rsidR="00592A0F" w:rsidRPr="00C307BC">
        <w:rPr>
          <w:rFonts w:ascii="Times New Roman" w:eastAsia="Times New Roman" w:hAnsi="Times New Roman" w:cs="Times New Roman"/>
          <w:sz w:val="26"/>
          <w:szCs w:val="26"/>
        </w:rPr>
        <w:t xml:space="preserve"> tại đường dẫn “Manage Jenkins” (xem</w:t>
      </w:r>
      <w:r w:rsidR="00D21556" w:rsidRPr="00C307BC">
        <w:rPr>
          <w:rFonts w:ascii="Times New Roman" w:eastAsia="Times New Roman" w:hAnsi="Times New Roman" w:cs="Times New Roman"/>
          <w:sz w:val="26"/>
          <w:szCs w:val="26"/>
        </w:rPr>
        <w:t xml:space="preserve"> </w:t>
      </w:r>
      <w:r w:rsidR="00D21556" w:rsidRPr="00C307BC">
        <w:rPr>
          <w:rFonts w:ascii="Times New Roman" w:eastAsia="Times New Roman" w:hAnsi="Times New Roman" w:cs="Times New Roman"/>
          <w:sz w:val="26"/>
          <w:szCs w:val="26"/>
        </w:rPr>
        <w:fldChar w:fldCharType="begin"/>
      </w:r>
      <w:r w:rsidR="00D21556" w:rsidRPr="00C307BC">
        <w:rPr>
          <w:rFonts w:ascii="Times New Roman" w:eastAsia="Times New Roman" w:hAnsi="Times New Roman" w:cs="Times New Roman"/>
          <w:sz w:val="26"/>
          <w:szCs w:val="26"/>
        </w:rPr>
        <w:instrText xml:space="preserve"> REF _Ref512174225 \h </w:instrText>
      </w:r>
      <w:r w:rsidR="00C307BC" w:rsidRPr="00C307BC">
        <w:rPr>
          <w:rFonts w:ascii="Times New Roman" w:eastAsia="Times New Roman" w:hAnsi="Times New Roman" w:cs="Times New Roman"/>
          <w:sz w:val="26"/>
          <w:szCs w:val="26"/>
        </w:rPr>
        <w:instrText xml:space="preserve"> \* MERGEFORMAT </w:instrText>
      </w:r>
      <w:r w:rsidR="00D21556" w:rsidRPr="00C307BC">
        <w:rPr>
          <w:rFonts w:ascii="Times New Roman" w:eastAsia="Times New Roman" w:hAnsi="Times New Roman" w:cs="Times New Roman"/>
          <w:sz w:val="26"/>
          <w:szCs w:val="26"/>
        </w:rPr>
      </w:r>
      <w:r w:rsidR="00D21556" w:rsidRPr="00C307BC">
        <w:rPr>
          <w:rFonts w:ascii="Times New Roman" w:eastAsia="Times New Roman" w:hAnsi="Times New Roman" w:cs="Times New Roman"/>
          <w:sz w:val="26"/>
          <w:szCs w:val="26"/>
        </w:rPr>
        <w:fldChar w:fldCharType="separate"/>
      </w:r>
      <w:r w:rsidR="009C452F" w:rsidRPr="00C307BC">
        <w:rPr>
          <w:rFonts w:ascii="Times New Roman" w:eastAsia="Times New Roman" w:hAnsi="Times New Roman" w:cs="Times New Roman"/>
          <w:sz w:val="26"/>
          <w:szCs w:val="26"/>
        </w:rPr>
        <w:t xml:space="preserve">Hình </w:t>
      </w:r>
      <w:r w:rsidR="009C452F">
        <w:rPr>
          <w:rFonts w:ascii="Times New Roman" w:eastAsia="Times New Roman" w:hAnsi="Times New Roman" w:cs="Times New Roman"/>
          <w:noProof/>
          <w:sz w:val="26"/>
          <w:szCs w:val="26"/>
        </w:rPr>
        <w:t>3</w:t>
      </w:r>
      <w:r w:rsidR="009C452F" w:rsidRPr="00C307BC">
        <w:rPr>
          <w:rFonts w:ascii="Times New Roman" w:eastAsia="Times New Roman" w:hAnsi="Times New Roman" w:cs="Times New Roman"/>
          <w:noProof/>
          <w:sz w:val="26"/>
          <w:szCs w:val="26"/>
        </w:rPr>
        <w:t>.</w:t>
      </w:r>
      <w:r w:rsidR="009C452F">
        <w:rPr>
          <w:rFonts w:ascii="Times New Roman" w:eastAsia="Times New Roman" w:hAnsi="Times New Roman" w:cs="Times New Roman"/>
          <w:noProof/>
          <w:sz w:val="26"/>
          <w:szCs w:val="26"/>
        </w:rPr>
        <w:t>11</w:t>
      </w:r>
      <w:r w:rsidR="00D21556" w:rsidRPr="00C307BC">
        <w:rPr>
          <w:rFonts w:ascii="Times New Roman" w:eastAsia="Times New Roman" w:hAnsi="Times New Roman" w:cs="Times New Roman"/>
          <w:sz w:val="26"/>
          <w:szCs w:val="26"/>
        </w:rPr>
        <w:fldChar w:fldCharType="end"/>
      </w:r>
      <w:r w:rsidR="00592A0F" w:rsidRPr="00C307BC">
        <w:rPr>
          <w:rFonts w:ascii="Times New Roman" w:eastAsia="Times New Roman" w:hAnsi="Times New Roman" w:cs="Times New Roman"/>
          <w:sz w:val="26"/>
          <w:szCs w:val="26"/>
        </w:rPr>
        <w:t>)</w:t>
      </w:r>
      <w:r w:rsidR="00D21556" w:rsidRPr="00C307BC">
        <w:rPr>
          <w:rFonts w:ascii="Times New Roman" w:eastAsia="Times New Roman" w:hAnsi="Times New Roman" w:cs="Times New Roman"/>
          <w:sz w:val="26"/>
          <w:szCs w:val="26"/>
        </w:rPr>
        <w:t>.</w:t>
      </w:r>
    </w:p>
    <w:p w14:paraId="1857D848" w14:textId="77777777" w:rsidR="00592A0F" w:rsidRPr="00C307BC" w:rsidRDefault="00B349AB" w:rsidP="00592A0F">
      <w:pPr>
        <w:ind w:firstLine="720"/>
        <w:jc w:val="center"/>
        <w:rPr>
          <w:rFonts w:ascii="Times New Roman" w:eastAsia="Times New Roman" w:hAnsi="Times New Roman" w:cs="Times New Roman"/>
          <w:sz w:val="26"/>
          <w:szCs w:val="26"/>
        </w:rPr>
      </w:pPr>
      <w:r w:rsidRPr="00C307BC">
        <w:rPr>
          <w:rFonts w:ascii="Times New Roman" w:eastAsia="Times New Roman" w:hAnsi="Times New Roman" w:cs="Times New Roman"/>
          <w:noProof/>
          <w:sz w:val="26"/>
          <w:szCs w:val="26"/>
          <w:lang w:val="en-US"/>
        </w:rPr>
        <w:drawing>
          <wp:inline distT="0" distB="0" distL="0" distR="0" wp14:anchorId="3E24CBC1" wp14:editId="332D87F0">
            <wp:extent cx="4500655" cy="27279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28520" cy="2744849"/>
                    </a:xfrm>
                    <a:prstGeom prst="rect">
                      <a:avLst/>
                    </a:prstGeom>
                    <a:noFill/>
                    <a:ln>
                      <a:noFill/>
                    </a:ln>
                  </pic:spPr>
                </pic:pic>
              </a:graphicData>
            </a:graphic>
          </wp:inline>
        </w:drawing>
      </w:r>
    </w:p>
    <w:p w14:paraId="4577E485" w14:textId="00477425" w:rsidR="00A925FD" w:rsidRPr="00C307BC" w:rsidRDefault="00592A0F" w:rsidP="00592A0F">
      <w:pPr>
        <w:ind w:firstLine="720"/>
        <w:jc w:val="center"/>
        <w:rPr>
          <w:rFonts w:ascii="Times New Roman" w:eastAsia="Times New Roman" w:hAnsi="Times New Roman" w:cs="Times New Roman"/>
          <w:sz w:val="26"/>
          <w:szCs w:val="26"/>
        </w:rPr>
      </w:pPr>
      <w:bookmarkStart w:id="1873" w:name="_Ref512174225"/>
      <w:bookmarkStart w:id="1874" w:name="_Toc514157764"/>
      <w:r w:rsidRPr="00C307BC">
        <w:rPr>
          <w:rFonts w:ascii="Times New Roman" w:eastAsia="Times New Roman" w:hAnsi="Times New Roman" w:cs="Times New Roman"/>
          <w:sz w:val="26"/>
          <w:szCs w:val="26"/>
        </w:rPr>
        <w:t xml:space="preserve">Hình </w:t>
      </w:r>
      <w:r w:rsidR="007B1CDB" w:rsidRPr="00C307BC">
        <w:rPr>
          <w:rFonts w:ascii="Times New Roman" w:eastAsia="Times New Roman" w:hAnsi="Times New Roman" w:cs="Times New Roman"/>
          <w:sz w:val="26"/>
          <w:szCs w:val="26"/>
        </w:rPr>
        <w:fldChar w:fldCharType="begin"/>
      </w:r>
      <w:r w:rsidR="007B1CDB" w:rsidRPr="00C307BC">
        <w:rPr>
          <w:rFonts w:ascii="Times New Roman" w:eastAsia="Times New Roman" w:hAnsi="Times New Roman" w:cs="Times New Roman"/>
          <w:sz w:val="26"/>
          <w:szCs w:val="26"/>
        </w:rPr>
        <w:instrText xml:space="preserve"> STYLEREF 1 \s </w:instrText>
      </w:r>
      <w:r w:rsidR="007B1CDB" w:rsidRPr="00C307BC">
        <w:rPr>
          <w:rFonts w:ascii="Times New Roman" w:eastAsia="Times New Roman" w:hAnsi="Times New Roman" w:cs="Times New Roman"/>
          <w:sz w:val="26"/>
          <w:szCs w:val="26"/>
        </w:rPr>
        <w:fldChar w:fldCharType="separate"/>
      </w:r>
      <w:r w:rsidR="009C452F">
        <w:rPr>
          <w:rFonts w:ascii="Times New Roman" w:eastAsia="Times New Roman" w:hAnsi="Times New Roman" w:cs="Times New Roman"/>
          <w:noProof/>
          <w:sz w:val="26"/>
          <w:szCs w:val="26"/>
        </w:rPr>
        <w:t>3</w:t>
      </w:r>
      <w:r w:rsidR="007B1CDB" w:rsidRPr="00C307BC">
        <w:rPr>
          <w:rFonts w:ascii="Times New Roman" w:eastAsia="Times New Roman" w:hAnsi="Times New Roman" w:cs="Times New Roman"/>
          <w:sz w:val="26"/>
          <w:szCs w:val="26"/>
        </w:rPr>
        <w:fldChar w:fldCharType="end"/>
      </w:r>
      <w:r w:rsidR="007B1CDB" w:rsidRPr="00C307BC">
        <w:rPr>
          <w:rFonts w:ascii="Times New Roman" w:eastAsia="Times New Roman" w:hAnsi="Times New Roman" w:cs="Times New Roman"/>
          <w:sz w:val="26"/>
          <w:szCs w:val="26"/>
        </w:rPr>
        <w:t>.</w:t>
      </w:r>
      <w:r w:rsidR="007B1CDB" w:rsidRPr="00C307BC">
        <w:rPr>
          <w:rFonts w:ascii="Times New Roman" w:eastAsia="Times New Roman" w:hAnsi="Times New Roman" w:cs="Times New Roman"/>
          <w:sz w:val="26"/>
          <w:szCs w:val="26"/>
        </w:rPr>
        <w:fldChar w:fldCharType="begin"/>
      </w:r>
      <w:r w:rsidR="007B1CDB" w:rsidRPr="00C307BC">
        <w:rPr>
          <w:rFonts w:ascii="Times New Roman" w:eastAsia="Times New Roman" w:hAnsi="Times New Roman" w:cs="Times New Roman"/>
          <w:sz w:val="26"/>
          <w:szCs w:val="26"/>
        </w:rPr>
        <w:instrText xml:space="preserve"> SEQ Hình \* ARABIC \s 1 </w:instrText>
      </w:r>
      <w:r w:rsidR="007B1CDB" w:rsidRPr="00C307BC">
        <w:rPr>
          <w:rFonts w:ascii="Times New Roman" w:eastAsia="Times New Roman" w:hAnsi="Times New Roman" w:cs="Times New Roman"/>
          <w:sz w:val="26"/>
          <w:szCs w:val="26"/>
        </w:rPr>
        <w:fldChar w:fldCharType="separate"/>
      </w:r>
      <w:r w:rsidR="009C452F">
        <w:rPr>
          <w:rFonts w:ascii="Times New Roman" w:eastAsia="Times New Roman" w:hAnsi="Times New Roman" w:cs="Times New Roman"/>
          <w:noProof/>
          <w:sz w:val="26"/>
          <w:szCs w:val="26"/>
        </w:rPr>
        <w:t>11</w:t>
      </w:r>
      <w:r w:rsidR="007B1CDB" w:rsidRPr="00C307BC">
        <w:rPr>
          <w:rFonts w:ascii="Times New Roman" w:eastAsia="Times New Roman" w:hAnsi="Times New Roman" w:cs="Times New Roman"/>
          <w:sz w:val="26"/>
          <w:szCs w:val="26"/>
        </w:rPr>
        <w:fldChar w:fldCharType="end"/>
      </w:r>
      <w:ins w:id="1875" w:author="Nguyen Toan" w:date="2018-05-14T18:03:00Z">
        <w:del w:id="1876" w:author="Đinh Thị Loan - ITC" w:date="2018-05-15T14:06:00Z">
          <w:r w:rsidR="0052504F" w:rsidRPr="00C307BC" w:rsidDel="006A746E">
            <w:rPr>
              <w:rFonts w:ascii="Times New Roman" w:eastAsia="Times New Roman" w:hAnsi="Times New Roman" w:cs="Times New Roman"/>
              <w:sz w:val="26"/>
              <w:szCs w:val="26"/>
            </w:rPr>
            <w:fldChar w:fldCharType="begin"/>
          </w:r>
          <w:r w:rsidR="0052504F" w:rsidRPr="00C307BC" w:rsidDel="006A746E">
            <w:rPr>
              <w:rFonts w:ascii="Times New Roman" w:eastAsia="Times New Roman" w:hAnsi="Times New Roman" w:cs="Times New Roman"/>
              <w:sz w:val="26"/>
              <w:szCs w:val="26"/>
            </w:rPr>
            <w:delInstrText xml:space="preserve"> STYLEREF 1 \s </w:delInstrText>
          </w:r>
        </w:del>
      </w:ins>
      <w:del w:id="1877" w:author="Đinh Thị Loan - ITC" w:date="2018-05-15T14:06:00Z">
        <w:r w:rsidR="0052504F" w:rsidRPr="00C307BC" w:rsidDel="006A746E">
          <w:rPr>
            <w:rFonts w:ascii="Times New Roman" w:eastAsia="Times New Roman" w:hAnsi="Times New Roman" w:cs="Times New Roman"/>
            <w:sz w:val="26"/>
            <w:szCs w:val="26"/>
          </w:rPr>
          <w:fldChar w:fldCharType="separate"/>
        </w:r>
        <w:r w:rsidR="00620576" w:rsidRPr="00C307BC" w:rsidDel="006A746E">
          <w:rPr>
            <w:rFonts w:ascii="Times New Roman" w:eastAsia="Times New Roman" w:hAnsi="Times New Roman" w:cs="Times New Roman"/>
            <w:noProof/>
            <w:sz w:val="26"/>
            <w:szCs w:val="26"/>
          </w:rPr>
          <w:delText>3</w:delText>
        </w:r>
      </w:del>
      <w:ins w:id="1878" w:author="Nguyen Toan" w:date="2018-05-14T18:03:00Z">
        <w:del w:id="1879" w:author="Đinh Thị Loan - ITC" w:date="2018-05-15T14:06:00Z">
          <w:r w:rsidR="0052504F" w:rsidRPr="00C307BC" w:rsidDel="006A746E">
            <w:rPr>
              <w:rFonts w:ascii="Times New Roman" w:eastAsia="Times New Roman" w:hAnsi="Times New Roman" w:cs="Times New Roman"/>
              <w:sz w:val="26"/>
              <w:szCs w:val="26"/>
            </w:rPr>
            <w:fldChar w:fldCharType="end"/>
          </w:r>
          <w:r w:rsidR="0052504F" w:rsidRPr="00C307BC" w:rsidDel="006A746E">
            <w:rPr>
              <w:rFonts w:ascii="Times New Roman" w:eastAsia="Times New Roman" w:hAnsi="Times New Roman" w:cs="Times New Roman"/>
              <w:sz w:val="26"/>
              <w:szCs w:val="26"/>
            </w:rPr>
            <w:delText>.</w:delText>
          </w:r>
          <w:r w:rsidR="0052504F" w:rsidRPr="00C307BC" w:rsidDel="006A746E">
            <w:rPr>
              <w:rFonts w:ascii="Times New Roman" w:eastAsia="Times New Roman" w:hAnsi="Times New Roman" w:cs="Times New Roman"/>
              <w:sz w:val="26"/>
              <w:szCs w:val="26"/>
            </w:rPr>
            <w:fldChar w:fldCharType="begin"/>
          </w:r>
          <w:r w:rsidR="0052504F" w:rsidRPr="00C307BC" w:rsidDel="006A746E">
            <w:rPr>
              <w:rFonts w:ascii="Times New Roman" w:eastAsia="Times New Roman" w:hAnsi="Times New Roman" w:cs="Times New Roman"/>
              <w:sz w:val="26"/>
              <w:szCs w:val="26"/>
            </w:rPr>
            <w:delInstrText xml:space="preserve"> SEQ Hình \* ARABIC \s 1 </w:delInstrText>
          </w:r>
        </w:del>
      </w:ins>
      <w:del w:id="1880" w:author="Đinh Thị Loan - ITC" w:date="2018-05-15T14:06:00Z">
        <w:r w:rsidR="0052504F" w:rsidRPr="00C307BC" w:rsidDel="006A746E">
          <w:rPr>
            <w:rFonts w:ascii="Times New Roman" w:eastAsia="Times New Roman" w:hAnsi="Times New Roman" w:cs="Times New Roman"/>
            <w:sz w:val="26"/>
            <w:szCs w:val="26"/>
          </w:rPr>
          <w:fldChar w:fldCharType="separate"/>
        </w:r>
      </w:del>
      <w:ins w:id="1881" w:author="Nguyen Toan" w:date="2018-05-14T23:17:00Z">
        <w:del w:id="1882" w:author="Đinh Thị Loan - ITC" w:date="2018-05-15T14:06:00Z">
          <w:r w:rsidR="00620576" w:rsidRPr="00C307BC" w:rsidDel="006A746E">
            <w:rPr>
              <w:rFonts w:ascii="Times New Roman" w:eastAsia="Times New Roman" w:hAnsi="Times New Roman" w:cs="Times New Roman"/>
              <w:noProof/>
              <w:sz w:val="26"/>
              <w:szCs w:val="26"/>
            </w:rPr>
            <w:delText>11</w:delText>
          </w:r>
        </w:del>
      </w:ins>
      <w:ins w:id="1883" w:author="Nguyen Toan" w:date="2018-05-14T18:03:00Z">
        <w:del w:id="1884" w:author="Đinh Thị Loan - ITC" w:date="2018-05-15T14:06:00Z">
          <w:r w:rsidR="0052504F" w:rsidRPr="00C307BC" w:rsidDel="006A746E">
            <w:rPr>
              <w:rFonts w:ascii="Times New Roman" w:eastAsia="Times New Roman" w:hAnsi="Times New Roman" w:cs="Times New Roman"/>
              <w:sz w:val="26"/>
              <w:szCs w:val="26"/>
            </w:rPr>
            <w:fldChar w:fldCharType="end"/>
          </w:r>
        </w:del>
      </w:ins>
      <w:del w:id="1885" w:author="Nguyen Toan" w:date="2018-05-05T22:22:00Z">
        <w:r w:rsidR="00185199" w:rsidRPr="00C307BC" w:rsidDel="00BE0028">
          <w:rPr>
            <w:rFonts w:ascii="Times New Roman" w:eastAsia="Times New Roman" w:hAnsi="Times New Roman" w:cs="Times New Roman"/>
            <w:sz w:val="26"/>
            <w:szCs w:val="26"/>
          </w:rPr>
          <w:fldChar w:fldCharType="begin"/>
        </w:r>
        <w:r w:rsidR="00185199" w:rsidRPr="00C307BC" w:rsidDel="00BE0028">
          <w:rPr>
            <w:rFonts w:ascii="Times New Roman" w:eastAsia="Times New Roman" w:hAnsi="Times New Roman" w:cs="Times New Roman"/>
            <w:sz w:val="26"/>
            <w:szCs w:val="26"/>
          </w:rPr>
          <w:delInstrText xml:space="preserve"> STYLEREF 1 \s </w:delInstrText>
        </w:r>
        <w:r w:rsidR="00185199" w:rsidRPr="00C307BC" w:rsidDel="00BE0028">
          <w:rPr>
            <w:rFonts w:ascii="Times New Roman" w:eastAsia="Times New Roman" w:hAnsi="Times New Roman" w:cs="Times New Roman"/>
            <w:sz w:val="26"/>
            <w:szCs w:val="26"/>
          </w:rPr>
          <w:fldChar w:fldCharType="separate"/>
        </w:r>
        <w:r w:rsidR="00E6465F" w:rsidRPr="00C307BC" w:rsidDel="00BE0028">
          <w:rPr>
            <w:rFonts w:ascii="Times New Roman" w:eastAsia="Times New Roman" w:hAnsi="Times New Roman" w:cs="Times New Roman"/>
            <w:noProof/>
            <w:sz w:val="26"/>
            <w:szCs w:val="26"/>
          </w:rPr>
          <w:delText>3</w:delText>
        </w:r>
        <w:r w:rsidR="00185199" w:rsidRPr="00C307BC" w:rsidDel="00BE0028">
          <w:rPr>
            <w:rFonts w:ascii="Times New Roman" w:eastAsia="Times New Roman" w:hAnsi="Times New Roman" w:cs="Times New Roman"/>
            <w:sz w:val="26"/>
            <w:szCs w:val="26"/>
          </w:rPr>
          <w:fldChar w:fldCharType="end"/>
        </w:r>
        <w:r w:rsidR="00185199" w:rsidRPr="00C307BC" w:rsidDel="00BE0028">
          <w:rPr>
            <w:rFonts w:ascii="Times New Roman" w:eastAsia="Times New Roman" w:hAnsi="Times New Roman" w:cs="Times New Roman"/>
            <w:sz w:val="26"/>
            <w:szCs w:val="26"/>
          </w:rPr>
          <w:delText>.</w:delText>
        </w:r>
        <w:r w:rsidR="00185199" w:rsidRPr="00C307BC" w:rsidDel="00BE0028">
          <w:rPr>
            <w:rFonts w:ascii="Times New Roman" w:eastAsia="Times New Roman" w:hAnsi="Times New Roman" w:cs="Times New Roman"/>
            <w:sz w:val="26"/>
            <w:szCs w:val="26"/>
          </w:rPr>
          <w:fldChar w:fldCharType="begin"/>
        </w:r>
        <w:r w:rsidR="00185199" w:rsidRPr="00C307BC" w:rsidDel="00BE0028">
          <w:rPr>
            <w:rFonts w:ascii="Times New Roman" w:eastAsia="Times New Roman" w:hAnsi="Times New Roman" w:cs="Times New Roman"/>
            <w:sz w:val="26"/>
            <w:szCs w:val="26"/>
          </w:rPr>
          <w:delInstrText xml:space="preserve"> SEQ Hình \* ARABIC \s 1 </w:delInstrText>
        </w:r>
        <w:r w:rsidR="00185199" w:rsidRPr="00C307BC" w:rsidDel="00BE0028">
          <w:rPr>
            <w:rFonts w:ascii="Times New Roman" w:eastAsia="Times New Roman" w:hAnsi="Times New Roman" w:cs="Times New Roman"/>
            <w:sz w:val="26"/>
            <w:szCs w:val="26"/>
          </w:rPr>
          <w:fldChar w:fldCharType="separate"/>
        </w:r>
        <w:r w:rsidR="00E6465F" w:rsidRPr="00C307BC" w:rsidDel="00BE0028">
          <w:rPr>
            <w:rFonts w:ascii="Times New Roman" w:eastAsia="Times New Roman" w:hAnsi="Times New Roman" w:cs="Times New Roman"/>
            <w:noProof/>
            <w:sz w:val="26"/>
            <w:szCs w:val="26"/>
          </w:rPr>
          <w:delText>8</w:delText>
        </w:r>
        <w:r w:rsidR="00185199" w:rsidRPr="00C307BC" w:rsidDel="00BE0028">
          <w:rPr>
            <w:rFonts w:ascii="Times New Roman" w:eastAsia="Times New Roman" w:hAnsi="Times New Roman" w:cs="Times New Roman"/>
            <w:sz w:val="26"/>
            <w:szCs w:val="26"/>
          </w:rPr>
          <w:fldChar w:fldCharType="end"/>
        </w:r>
      </w:del>
      <w:bookmarkEnd w:id="1873"/>
      <w:r w:rsidRPr="00C307BC">
        <w:rPr>
          <w:rFonts w:ascii="Times New Roman" w:eastAsia="Times New Roman" w:hAnsi="Times New Roman" w:cs="Times New Roman"/>
          <w:sz w:val="26"/>
          <w:szCs w:val="26"/>
        </w:rPr>
        <w:t>: Màn hình chính Jenkins</w:t>
      </w:r>
      <w:bookmarkEnd w:id="1874"/>
    </w:p>
    <w:p w14:paraId="6DA67364" w14:textId="08D5642F" w:rsidR="004F01D8" w:rsidRDefault="005C6D6A"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Jenkins cung cấp các màn hình cấu hình cho ứng dụng</w:t>
      </w:r>
      <w:r w:rsidR="00864886" w:rsidRPr="00C307BC">
        <w:rPr>
          <w:rFonts w:ascii="Times New Roman" w:eastAsia="Times New Roman" w:hAnsi="Times New Roman" w:cs="Times New Roman"/>
          <w:sz w:val="26"/>
          <w:szCs w:val="26"/>
        </w:rPr>
        <w:t xml:space="preserve"> (</w:t>
      </w:r>
      <w:r w:rsidR="00265548" w:rsidRPr="00C307BC">
        <w:rPr>
          <w:rFonts w:ascii="Times New Roman" w:eastAsia="Times New Roman" w:hAnsi="Times New Roman" w:cs="Times New Roman"/>
          <w:sz w:val="26"/>
          <w:szCs w:val="26"/>
        </w:rPr>
        <w:t>xem</w:t>
      </w:r>
      <w:r w:rsidR="00AC6A84" w:rsidRPr="00C307BC">
        <w:rPr>
          <w:rFonts w:ascii="Times New Roman" w:eastAsia="Times New Roman" w:hAnsi="Times New Roman" w:cs="Times New Roman"/>
          <w:sz w:val="26"/>
          <w:szCs w:val="26"/>
        </w:rPr>
        <w:t xml:space="preserve"> </w:t>
      </w:r>
      <w:r w:rsidR="00AC6A84" w:rsidRPr="00C307BC">
        <w:rPr>
          <w:rFonts w:ascii="Times New Roman" w:eastAsia="Times New Roman" w:hAnsi="Times New Roman" w:cs="Times New Roman"/>
          <w:sz w:val="26"/>
          <w:szCs w:val="26"/>
        </w:rPr>
        <w:fldChar w:fldCharType="begin"/>
      </w:r>
      <w:r w:rsidR="00AC6A84" w:rsidRPr="00C307BC">
        <w:rPr>
          <w:rFonts w:ascii="Times New Roman" w:eastAsia="Times New Roman" w:hAnsi="Times New Roman" w:cs="Times New Roman"/>
          <w:sz w:val="26"/>
          <w:szCs w:val="26"/>
        </w:rPr>
        <w:instrText xml:space="preserve"> REF _Ref513152419 \h </w:instrText>
      </w:r>
      <w:r w:rsidR="00C307BC" w:rsidRPr="00C307BC">
        <w:rPr>
          <w:rFonts w:ascii="Times New Roman" w:eastAsia="Times New Roman" w:hAnsi="Times New Roman" w:cs="Times New Roman"/>
          <w:sz w:val="26"/>
          <w:szCs w:val="26"/>
        </w:rPr>
        <w:instrText xml:space="preserve"> \* MERGEFORMAT </w:instrText>
      </w:r>
      <w:r w:rsidR="00AC6A84" w:rsidRPr="00C307BC">
        <w:rPr>
          <w:rFonts w:ascii="Times New Roman" w:eastAsia="Times New Roman" w:hAnsi="Times New Roman" w:cs="Times New Roman"/>
          <w:sz w:val="26"/>
          <w:szCs w:val="26"/>
        </w:rPr>
      </w:r>
      <w:r w:rsidR="00AC6A84" w:rsidRPr="00C307BC">
        <w:rPr>
          <w:rFonts w:ascii="Times New Roman" w:eastAsia="Times New Roman" w:hAnsi="Times New Roman" w:cs="Times New Roman"/>
          <w:sz w:val="26"/>
          <w:szCs w:val="26"/>
        </w:rPr>
        <w:fldChar w:fldCharType="separate"/>
      </w:r>
      <w:r w:rsidR="009C452F" w:rsidRPr="00C307BC">
        <w:rPr>
          <w:rFonts w:ascii="Times New Roman" w:eastAsia="Times New Roman" w:hAnsi="Times New Roman" w:cs="Times New Roman"/>
          <w:sz w:val="26"/>
          <w:szCs w:val="26"/>
        </w:rPr>
        <w:t xml:space="preserve">Hình </w:t>
      </w:r>
      <w:r w:rsidR="009C452F">
        <w:rPr>
          <w:rFonts w:ascii="Times New Roman" w:eastAsia="Times New Roman" w:hAnsi="Times New Roman" w:cs="Times New Roman"/>
          <w:noProof/>
          <w:sz w:val="26"/>
          <w:szCs w:val="26"/>
        </w:rPr>
        <w:t>3</w:t>
      </w:r>
      <w:r w:rsidR="009C452F" w:rsidRPr="00C307BC">
        <w:rPr>
          <w:rFonts w:ascii="Times New Roman" w:eastAsia="Times New Roman" w:hAnsi="Times New Roman" w:cs="Times New Roman"/>
          <w:noProof/>
          <w:sz w:val="26"/>
          <w:szCs w:val="26"/>
        </w:rPr>
        <w:t>.</w:t>
      </w:r>
      <w:r w:rsidR="009C452F">
        <w:rPr>
          <w:rFonts w:ascii="Times New Roman" w:eastAsia="Times New Roman" w:hAnsi="Times New Roman" w:cs="Times New Roman"/>
          <w:noProof/>
          <w:sz w:val="26"/>
          <w:szCs w:val="26"/>
        </w:rPr>
        <w:t>12</w:t>
      </w:r>
      <w:r w:rsidR="00AC6A84" w:rsidRPr="00C307BC">
        <w:rPr>
          <w:rFonts w:ascii="Times New Roman" w:eastAsia="Times New Roman" w:hAnsi="Times New Roman" w:cs="Times New Roman"/>
          <w:sz w:val="26"/>
          <w:szCs w:val="26"/>
        </w:rPr>
        <w:fldChar w:fldCharType="end"/>
      </w:r>
      <w:r w:rsidR="00265548" w:rsidRPr="00C307BC">
        <w:rPr>
          <w:rFonts w:ascii="Times New Roman" w:eastAsia="Times New Roman" w:hAnsi="Times New Roman" w:cs="Times New Roman"/>
          <w:sz w:val="26"/>
          <w:szCs w:val="26"/>
        </w:rPr>
        <w:t>)</w:t>
      </w:r>
    </w:p>
    <w:p w14:paraId="14E87368" w14:textId="77777777" w:rsidR="003D3FE7" w:rsidRPr="00C307BC" w:rsidRDefault="003D3FE7" w:rsidP="003D3FE7">
      <w:pPr>
        <w:spacing w:after="120"/>
        <w:ind w:firstLine="567"/>
        <w:jc w:val="both"/>
        <w:rPr>
          <w:rFonts w:ascii="Times New Roman" w:eastAsia="Times New Roman" w:hAnsi="Times New Roman" w:cs="Times New Roman"/>
          <w:sz w:val="26"/>
          <w:szCs w:val="26"/>
        </w:rPr>
      </w:pPr>
      <w:ins w:id="1886" w:author="LoanDT" w:date="2018-05-10T23:21:00Z">
        <w:r w:rsidRPr="00C307BC">
          <w:rPr>
            <w:rFonts w:ascii="Times New Roman" w:eastAsia="Times New Roman" w:hAnsi="Times New Roman" w:cs="Times New Roman"/>
            <w:b/>
            <w:sz w:val="26"/>
            <w:szCs w:val="26"/>
          </w:rPr>
          <w:t xml:space="preserve">Cấu hình hệ thống </w:t>
        </w:r>
        <w:r w:rsidRPr="00C307BC">
          <w:rPr>
            <w:rFonts w:ascii="Times New Roman" w:eastAsia="Times New Roman" w:hAnsi="Times New Roman" w:cs="Times New Roman"/>
            <w:sz w:val="26"/>
            <w:szCs w:val="26"/>
            <w:rPrChange w:id="1887" w:author="LoanDT" w:date="2018-05-10T23:21:00Z">
              <w:rPr>
                <w:rFonts w:ascii="Times New Roman" w:eastAsia="Times New Roman" w:hAnsi="Times New Roman" w:cs="Times New Roman"/>
                <w:b/>
                <w:sz w:val="28"/>
                <w:szCs w:val="28"/>
              </w:rPr>
            </w:rPrChange>
          </w:rPr>
          <w:t>(</w:t>
        </w:r>
      </w:ins>
      <w:r w:rsidRPr="00C307BC">
        <w:rPr>
          <w:rFonts w:ascii="Times New Roman" w:eastAsia="Times New Roman" w:hAnsi="Times New Roman" w:cs="Times New Roman"/>
          <w:sz w:val="26"/>
          <w:szCs w:val="26"/>
          <w:rPrChange w:id="1888" w:author="LoanDT" w:date="2018-05-10T23:21:00Z">
            <w:rPr>
              <w:rFonts w:ascii="Times New Roman" w:eastAsia="Times New Roman" w:hAnsi="Times New Roman" w:cs="Times New Roman"/>
              <w:b/>
              <w:sz w:val="28"/>
              <w:szCs w:val="28"/>
            </w:rPr>
          </w:rPrChange>
        </w:rPr>
        <w:t>Configure System</w:t>
      </w:r>
      <w:ins w:id="1889" w:author="LoanDT" w:date="2018-05-10T23:21:00Z">
        <w:r w:rsidRPr="00C307BC">
          <w:rPr>
            <w:rFonts w:ascii="Times New Roman" w:eastAsia="Times New Roman" w:hAnsi="Times New Roman" w:cs="Times New Roman"/>
            <w:sz w:val="26"/>
            <w:szCs w:val="26"/>
          </w:rPr>
          <w:t>)</w:t>
        </w:r>
      </w:ins>
      <w:r w:rsidRPr="00C307BC">
        <w:rPr>
          <w:rFonts w:ascii="Times New Roman" w:eastAsia="Times New Roman" w:hAnsi="Times New Roman" w:cs="Times New Roman"/>
          <w:sz w:val="26"/>
          <w:szCs w:val="26"/>
          <w:rPrChange w:id="1890" w:author="LoanDT" w:date="2018-05-10T23:21:00Z">
            <w:rPr>
              <w:rFonts w:ascii="Times New Roman" w:eastAsia="Times New Roman" w:hAnsi="Times New Roman" w:cs="Times New Roman"/>
              <w:b/>
              <w:sz w:val="28"/>
              <w:szCs w:val="28"/>
            </w:rPr>
          </w:rPrChange>
        </w:rPr>
        <w:t>:</w:t>
      </w:r>
      <w:r w:rsidRPr="00C307BC">
        <w:rPr>
          <w:rFonts w:ascii="Times New Roman" w:eastAsia="Times New Roman" w:hAnsi="Times New Roman" w:cs="Times New Roman"/>
          <w:b/>
          <w:sz w:val="26"/>
          <w:szCs w:val="26"/>
        </w:rPr>
        <w:t xml:space="preserve"> </w:t>
      </w:r>
      <w:r w:rsidRPr="00C307BC">
        <w:rPr>
          <w:rFonts w:ascii="Times New Roman" w:eastAsia="Times New Roman" w:hAnsi="Times New Roman" w:cs="Times New Roman"/>
          <w:sz w:val="26"/>
          <w:szCs w:val="26"/>
        </w:rPr>
        <w:t>Đây là có thể quản lý các đường dẫn đến các công cụ khác nhau để sử dụng trong các bản dịch, chẳng hạn như các JDK, các phiên bản của Ant và Maven, cũng như các tùy chọn bảo mật, máy chủ email và các chi tiết cấu hình trên toàn hệ thống khác. Khi plugin được cài đặt, Jenkins sẽ tự động thêm các trường cấu hình bắt buộc sau khi các plugin được cài đặt.</w:t>
      </w:r>
    </w:p>
    <w:p w14:paraId="05973567" w14:textId="581A9B3C" w:rsidR="003D3FE7" w:rsidRPr="00C307BC" w:rsidRDefault="003D3FE7" w:rsidP="006A7316">
      <w:pPr>
        <w:spacing w:after="120"/>
        <w:ind w:firstLine="567"/>
        <w:jc w:val="both"/>
        <w:rPr>
          <w:rFonts w:ascii="Times New Roman" w:eastAsia="Times New Roman" w:hAnsi="Times New Roman" w:cs="Times New Roman"/>
          <w:sz w:val="26"/>
          <w:szCs w:val="26"/>
        </w:rPr>
      </w:pPr>
      <w:ins w:id="1891" w:author="LoanDT" w:date="2018-05-10T23:21:00Z">
        <w:r w:rsidRPr="00C307BC">
          <w:rPr>
            <w:rFonts w:ascii="Times New Roman" w:eastAsia="Times New Roman" w:hAnsi="Times New Roman" w:cs="Times New Roman"/>
            <w:b/>
            <w:sz w:val="26"/>
            <w:szCs w:val="26"/>
          </w:rPr>
          <w:t xml:space="preserve">Tải lại cấu hình từ ổ đĩa </w:t>
        </w:r>
        <w:r w:rsidRPr="00C307BC">
          <w:rPr>
            <w:rFonts w:ascii="Times New Roman" w:eastAsia="Times New Roman" w:hAnsi="Times New Roman" w:cs="Times New Roman"/>
            <w:sz w:val="26"/>
            <w:szCs w:val="26"/>
            <w:rPrChange w:id="1892" w:author="LoanDT" w:date="2018-05-10T23:21:00Z">
              <w:rPr>
                <w:rFonts w:ascii="Times New Roman" w:eastAsia="Times New Roman" w:hAnsi="Times New Roman" w:cs="Times New Roman"/>
                <w:b/>
                <w:sz w:val="28"/>
                <w:szCs w:val="28"/>
              </w:rPr>
            </w:rPrChange>
          </w:rPr>
          <w:t>(</w:t>
        </w:r>
      </w:ins>
      <w:r w:rsidRPr="00C307BC">
        <w:rPr>
          <w:rFonts w:ascii="Times New Roman" w:eastAsia="Times New Roman" w:hAnsi="Times New Roman" w:cs="Times New Roman"/>
          <w:sz w:val="26"/>
          <w:szCs w:val="26"/>
          <w:rPrChange w:id="1893" w:author="LoanDT" w:date="2018-05-10T23:21:00Z">
            <w:rPr>
              <w:rFonts w:ascii="Times New Roman" w:eastAsia="Times New Roman" w:hAnsi="Times New Roman" w:cs="Times New Roman"/>
              <w:b/>
              <w:sz w:val="28"/>
              <w:szCs w:val="28"/>
            </w:rPr>
          </w:rPrChange>
        </w:rPr>
        <w:t>Reload Configuration from Disk</w:t>
      </w:r>
      <w:ins w:id="1894" w:author="LoanDT" w:date="2018-05-10T23:21:00Z">
        <w:r w:rsidRPr="00C307BC">
          <w:rPr>
            <w:rFonts w:ascii="Times New Roman" w:eastAsia="Times New Roman" w:hAnsi="Times New Roman" w:cs="Times New Roman"/>
            <w:sz w:val="26"/>
            <w:szCs w:val="26"/>
            <w:rPrChange w:id="1895" w:author="LoanDT" w:date="2018-05-10T23:21:00Z">
              <w:rPr>
                <w:rFonts w:ascii="Times New Roman" w:eastAsia="Times New Roman" w:hAnsi="Times New Roman" w:cs="Times New Roman"/>
                <w:b/>
                <w:sz w:val="28"/>
                <w:szCs w:val="28"/>
              </w:rPr>
            </w:rPrChange>
          </w:rPr>
          <w:t>)</w:t>
        </w:r>
      </w:ins>
      <w:r w:rsidRPr="00C307BC">
        <w:rPr>
          <w:rFonts w:ascii="Times New Roman" w:eastAsia="Times New Roman" w:hAnsi="Times New Roman" w:cs="Times New Roman"/>
          <w:sz w:val="26"/>
          <w:szCs w:val="26"/>
          <w:rPrChange w:id="1896" w:author="LoanDT" w:date="2018-05-10T23:21:00Z">
            <w:rPr>
              <w:rFonts w:ascii="Times New Roman" w:eastAsia="Times New Roman" w:hAnsi="Times New Roman" w:cs="Times New Roman"/>
              <w:b/>
              <w:sz w:val="28"/>
              <w:szCs w:val="28"/>
            </w:rPr>
          </w:rPrChange>
        </w:rPr>
        <w:t>:</w:t>
      </w:r>
      <w:r w:rsidRPr="00C307BC">
        <w:rPr>
          <w:rFonts w:ascii="Times New Roman" w:eastAsia="Times New Roman" w:hAnsi="Times New Roman" w:cs="Times New Roman"/>
          <w:b/>
          <w:sz w:val="26"/>
          <w:szCs w:val="26"/>
        </w:rPr>
        <w:t xml:space="preserve"> </w:t>
      </w:r>
      <w:r w:rsidRPr="00C307BC">
        <w:rPr>
          <w:rFonts w:ascii="Times New Roman" w:eastAsia="Times New Roman" w:hAnsi="Times New Roman" w:cs="Times New Roman"/>
          <w:sz w:val="26"/>
          <w:szCs w:val="26"/>
        </w:rPr>
        <w:t xml:space="preserve">Jenkins lưu trữ tất cả các hệ thống của nó và xây dựng các chi tiết cấu hình công việc dưới dạng các tệp XML được lưu trữ trong thư mục home của Jenkins. Ở đây cũng có tất cả lịch sử biên dịch được lưu trữ. Nếu người dùng đang chuyển các công việc xây dựng từ một cá thể Jenkins này sang một thể hiện khác hoặc lưu trữ các công việc xây dựng cũ, người dùng sẽ cần phải thêm hoặc xóa các thư mục công việc xây dựng tương ứng vào thư mục xây dựng của Jenkins. Người dùng không cần phải sử dụng Jenkins ngoại tuyến để làm điều này, mà có </w:t>
      </w:r>
      <w:r w:rsidRPr="00C307BC">
        <w:rPr>
          <w:rFonts w:ascii="Times New Roman" w:eastAsia="Times New Roman" w:hAnsi="Times New Roman" w:cs="Times New Roman"/>
          <w:sz w:val="26"/>
          <w:szCs w:val="26"/>
        </w:rPr>
        <w:lastRenderedPageBreak/>
        <w:t>thể chỉ cần sử dụng tùy chọn “Tải lại cấu hình từ đĩa” để tải lại hệ thống Jenkins và tạo cấu hình công việc trực tiếp.</w:t>
      </w:r>
    </w:p>
    <w:p w14:paraId="57EC43F2" w14:textId="77777777" w:rsidR="0080298D" w:rsidRPr="00C307BC" w:rsidRDefault="0080298D">
      <w:pPr>
        <w:keepNext/>
        <w:spacing w:before="120" w:line="288" w:lineRule="auto"/>
        <w:ind w:right="80" w:firstLine="567"/>
        <w:jc w:val="center"/>
        <w:rPr>
          <w:rFonts w:ascii="Times New Roman" w:hAnsi="Times New Roman" w:cs="Times New Roman"/>
          <w:sz w:val="26"/>
          <w:szCs w:val="26"/>
        </w:rPr>
        <w:pPrChange w:id="1897" w:author="Nguyen Toan" w:date="2018-05-05T22:53:00Z">
          <w:pPr>
            <w:keepNext/>
            <w:spacing w:before="120" w:line="288" w:lineRule="auto"/>
            <w:ind w:right="80" w:firstLine="567"/>
          </w:pPr>
        </w:pPrChange>
      </w:pPr>
      <w:r w:rsidRPr="00C307BC">
        <w:rPr>
          <w:rFonts w:ascii="Times New Roman" w:eastAsia="Times New Roman" w:hAnsi="Times New Roman" w:cs="Times New Roman"/>
          <w:noProof/>
          <w:sz w:val="26"/>
          <w:szCs w:val="26"/>
          <w:lang w:val="en-US"/>
        </w:rPr>
        <w:drawing>
          <wp:inline distT="0" distB="0" distL="0" distR="0" wp14:anchorId="455EB342" wp14:editId="4ABF3887">
            <wp:extent cx="3900451" cy="3226944"/>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jenkins man hinh quan ly.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921619" cy="3244457"/>
                    </a:xfrm>
                    <a:prstGeom prst="rect">
                      <a:avLst/>
                    </a:prstGeom>
                  </pic:spPr>
                </pic:pic>
              </a:graphicData>
            </a:graphic>
          </wp:inline>
        </w:drawing>
      </w:r>
    </w:p>
    <w:p w14:paraId="0223396D" w14:textId="02DF4ECA" w:rsidR="00864886" w:rsidRPr="00C307BC" w:rsidRDefault="0080298D" w:rsidP="000241D7">
      <w:pPr>
        <w:ind w:firstLine="720"/>
        <w:jc w:val="center"/>
        <w:rPr>
          <w:rFonts w:ascii="Times New Roman" w:eastAsia="Times New Roman" w:hAnsi="Times New Roman" w:cs="Times New Roman"/>
          <w:sz w:val="26"/>
          <w:szCs w:val="26"/>
        </w:rPr>
      </w:pPr>
      <w:bookmarkStart w:id="1898" w:name="_Ref513152419"/>
      <w:bookmarkStart w:id="1899" w:name="_Toc514157765"/>
      <w:r w:rsidRPr="00C307BC">
        <w:rPr>
          <w:rFonts w:ascii="Times New Roman" w:eastAsia="Times New Roman" w:hAnsi="Times New Roman" w:cs="Times New Roman"/>
          <w:sz w:val="26"/>
          <w:szCs w:val="26"/>
        </w:rPr>
        <w:t xml:space="preserve">Hình </w:t>
      </w:r>
      <w:r w:rsidR="007B1CDB" w:rsidRPr="00C307BC">
        <w:rPr>
          <w:rFonts w:ascii="Times New Roman" w:eastAsia="Times New Roman" w:hAnsi="Times New Roman" w:cs="Times New Roman"/>
          <w:sz w:val="26"/>
          <w:szCs w:val="26"/>
        </w:rPr>
        <w:fldChar w:fldCharType="begin"/>
      </w:r>
      <w:r w:rsidR="007B1CDB" w:rsidRPr="00C307BC">
        <w:rPr>
          <w:rFonts w:ascii="Times New Roman" w:eastAsia="Times New Roman" w:hAnsi="Times New Roman" w:cs="Times New Roman"/>
          <w:sz w:val="26"/>
          <w:szCs w:val="26"/>
        </w:rPr>
        <w:instrText xml:space="preserve"> STYLEREF 1 \s </w:instrText>
      </w:r>
      <w:r w:rsidR="007B1CDB" w:rsidRPr="00C307BC">
        <w:rPr>
          <w:rFonts w:ascii="Times New Roman" w:eastAsia="Times New Roman" w:hAnsi="Times New Roman" w:cs="Times New Roman"/>
          <w:sz w:val="26"/>
          <w:szCs w:val="26"/>
        </w:rPr>
        <w:fldChar w:fldCharType="separate"/>
      </w:r>
      <w:r w:rsidR="009C452F">
        <w:rPr>
          <w:rFonts w:ascii="Times New Roman" w:eastAsia="Times New Roman" w:hAnsi="Times New Roman" w:cs="Times New Roman"/>
          <w:noProof/>
          <w:sz w:val="26"/>
          <w:szCs w:val="26"/>
        </w:rPr>
        <w:t>3</w:t>
      </w:r>
      <w:r w:rsidR="007B1CDB" w:rsidRPr="00C307BC">
        <w:rPr>
          <w:rFonts w:ascii="Times New Roman" w:eastAsia="Times New Roman" w:hAnsi="Times New Roman" w:cs="Times New Roman"/>
          <w:sz w:val="26"/>
          <w:szCs w:val="26"/>
        </w:rPr>
        <w:fldChar w:fldCharType="end"/>
      </w:r>
      <w:r w:rsidR="007B1CDB" w:rsidRPr="00C307BC">
        <w:rPr>
          <w:rFonts w:ascii="Times New Roman" w:eastAsia="Times New Roman" w:hAnsi="Times New Roman" w:cs="Times New Roman"/>
          <w:sz w:val="26"/>
          <w:szCs w:val="26"/>
        </w:rPr>
        <w:t>.</w:t>
      </w:r>
      <w:r w:rsidR="007B1CDB" w:rsidRPr="00C307BC">
        <w:rPr>
          <w:rFonts w:ascii="Times New Roman" w:eastAsia="Times New Roman" w:hAnsi="Times New Roman" w:cs="Times New Roman"/>
          <w:sz w:val="26"/>
          <w:szCs w:val="26"/>
        </w:rPr>
        <w:fldChar w:fldCharType="begin"/>
      </w:r>
      <w:r w:rsidR="007B1CDB" w:rsidRPr="00C307BC">
        <w:rPr>
          <w:rFonts w:ascii="Times New Roman" w:eastAsia="Times New Roman" w:hAnsi="Times New Roman" w:cs="Times New Roman"/>
          <w:sz w:val="26"/>
          <w:szCs w:val="26"/>
        </w:rPr>
        <w:instrText xml:space="preserve"> SEQ Hình \* ARABIC \s 1 </w:instrText>
      </w:r>
      <w:r w:rsidR="007B1CDB" w:rsidRPr="00C307BC">
        <w:rPr>
          <w:rFonts w:ascii="Times New Roman" w:eastAsia="Times New Roman" w:hAnsi="Times New Roman" w:cs="Times New Roman"/>
          <w:sz w:val="26"/>
          <w:szCs w:val="26"/>
        </w:rPr>
        <w:fldChar w:fldCharType="separate"/>
      </w:r>
      <w:r w:rsidR="009C452F">
        <w:rPr>
          <w:rFonts w:ascii="Times New Roman" w:eastAsia="Times New Roman" w:hAnsi="Times New Roman" w:cs="Times New Roman"/>
          <w:noProof/>
          <w:sz w:val="26"/>
          <w:szCs w:val="26"/>
        </w:rPr>
        <w:t>12</w:t>
      </w:r>
      <w:r w:rsidR="007B1CDB" w:rsidRPr="00C307BC">
        <w:rPr>
          <w:rFonts w:ascii="Times New Roman" w:eastAsia="Times New Roman" w:hAnsi="Times New Roman" w:cs="Times New Roman"/>
          <w:sz w:val="26"/>
          <w:szCs w:val="26"/>
        </w:rPr>
        <w:fldChar w:fldCharType="end"/>
      </w:r>
      <w:ins w:id="1900" w:author="Nguyen Toan" w:date="2018-05-14T18:03:00Z">
        <w:del w:id="1901" w:author="Đinh Thị Loan - ITC" w:date="2018-05-15T14:06:00Z">
          <w:r w:rsidR="0052504F" w:rsidRPr="00C307BC" w:rsidDel="006A746E">
            <w:rPr>
              <w:rFonts w:ascii="Times New Roman" w:eastAsia="Times New Roman" w:hAnsi="Times New Roman" w:cs="Times New Roman"/>
              <w:sz w:val="26"/>
              <w:szCs w:val="26"/>
            </w:rPr>
            <w:fldChar w:fldCharType="begin"/>
          </w:r>
          <w:r w:rsidR="0052504F" w:rsidRPr="00C307BC" w:rsidDel="006A746E">
            <w:rPr>
              <w:rFonts w:ascii="Times New Roman" w:eastAsia="Times New Roman" w:hAnsi="Times New Roman" w:cs="Times New Roman"/>
              <w:sz w:val="26"/>
              <w:szCs w:val="26"/>
            </w:rPr>
            <w:delInstrText xml:space="preserve"> STYLEREF 1 \s </w:delInstrText>
          </w:r>
        </w:del>
      </w:ins>
      <w:del w:id="1902" w:author="Đinh Thị Loan - ITC" w:date="2018-05-15T14:06:00Z">
        <w:r w:rsidR="0052504F" w:rsidRPr="00C307BC" w:rsidDel="006A746E">
          <w:rPr>
            <w:rFonts w:ascii="Times New Roman" w:eastAsia="Times New Roman" w:hAnsi="Times New Roman" w:cs="Times New Roman"/>
            <w:sz w:val="26"/>
            <w:szCs w:val="26"/>
          </w:rPr>
          <w:fldChar w:fldCharType="separate"/>
        </w:r>
        <w:r w:rsidR="00620576" w:rsidRPr="00C307BC" w:rsidDel="006A746E">
          <w:rPr>
            <w:rFonts w:ascii="Times New Roman" w:eastAsia="Times New Roman" w:hAnsi="Times New Roman" w:cs="Times New Roman"/>
            <w:noProof/>
            <w:sz w:val="26"/>
            <w:szCs w:val="26"/>
          </w:rPr>
          <w:delText>3</w:delText>
        </w:r>
      </w:del>
      <w:ins w:id="1903" w:author="Nguyen Toan" w:date="2018-05-14T18:03:00Z">
        <w:del w:id="1904" w:author="Đinh Thị Loan - ITC" w:date="2018-05-15T14:06:00Z">
          <w:r w:rsidR="0052504F" w:rsidRPr="00C307BC" w:rsidDel="006A746E">
            <w:rPr>
              <w:rFonts w:ascii="Times New Roman" w:eastAsia="Times New Roman" w:hAnsi="Times New Roman" w:cs="Times New Roman"/>
              <w:sz w:val="26"/>
              <w:szCs w:val="26"/>
            </w:rPr>
            <w:fldChar w:fldCharType="end"/>
          </w:r>
          <w:r w:rsidR="0052504F" w:rsidRPr="00C307BC" w:rsidDel="006A746E">
            <w:rPr>
              <w:rFonts w:ascii="Times New Roman" w:eastAsia="Times New Roman" w:hAnsi="Times New Roman" w:cs="Times New Roman"/>
              <w:sz w:val="26"/>
              <w:szCs w:val="26"/>
            </w:rPr>
            <w:delText>.</w:delText>
          </w:r>
          <w:r w:rsidR="0052504F" w:rsidRPr="00C307BC" w:rsidDel="006A746E">
            <w:rPr>
              <w:rFonts w:ascii="Times New Roman" w:eastAsia="Times New Roman" w:hAnsi="Times New Roman" w:cs="Times New Roman"/>
              <w:sz w:val="26"/>
              <w:szCs w:val="26"/>
            </w:rPr>
            <w:fldChar w:fldCharType="begin"/>
          </w:r>
          <w:r w:rsidR="0052504F" w:rsidRPr="00C307BC" w:rsidDel="006A746E">
            <w:rPr>
              <w:rFonts w:ascii="Times New Roman" w:eastAsia="Times New Roman" w:hAnsi="Times New Roman" w:cs="Times New Roman"/>
              <w:sz w:val="26"/>
              <w:szCs w:val="26"/>
            </w:rPr>
            <w:delInstrText xml:space="preserve"> SEQ Hình \* ARABIC \s 1 </w:delInstrText>
          </w:r>
        </w:del>
      </w:ins>
      <w:del w:id="1905" w:author="Đinh Thị Loan - ITC" w:date="2018-05-15T14:06:00Z">
        <w:r w:rsidR="0052504F" w:rsidRPr="00C307BC" w:rsidDel="006A746E">
          <w:rPr>
            <w:rFonts w:ascii="Times New Roman" w:eastAsia="Times New Roman" w:hAnsi="Times New Roman" w:cs="Times New Roman"/>
            <w:sz w:val="26"/>
            <w:szCs w:val="26"/>
          </w:rPr>
          <w:fldChar w:fldCharType="separate"/>
        </w:r>
      </w:del>
      <w:ins w:id="1906" w:author="Nguyen Toan" w:date="2018-05-14T23:17:00Z">
        <w:del w:id="1907" w:author="Đinh Thị Loan - ITC" w:date="2018-05-15T14:06:00Z">
          <w:r w:rsidR="00620576" w:rsidRPr="00C307BC" w:rsidDel="006A746E">
            <w:rPr>
              <w:rFonts w:ascii="Times New Roman" w:eastAsia="Times New Roman" w:hAnsi="Times New Roman" w:cs="Times New Roman"/>
              <w:noProof/>
              <w:sz w:val="26"/>
              <w:szCs w:val="26"/>
            </w:rPr>
            <w:delText>12</w:delText>
          </w:r>
        </w:del>
      </w:ins>
      <w:ins w:id="1908" w:author="Nguyen Toan" w:date="2018-05-14T18:03:00Z">
        <w:del w:id="1909" w:author="Đinh Thị Loan - ITC" w:date="2018-05-15T14:06:00Z">
          <w:r w:rsidR="0052504F" w:rsidRPr="00C307BC" w:rsidDel="006A746E">
            <w:rPr>
              <w:rFonts w:ascii="Times New Roman" w:eastAsia="Times New Roman" w:hAnsi="Times New Roman" w:cs="Times New Roman"/>
              <w:sz w:val="26"/>
              <w:szCs w:val="26"/>
            </w:rPr>
            <w:fldChar w:fldCharType="end"/>
          </w:r>
        </w:del>
      </w:ins>
      <w:del w:id="1910" w:author="Nguyen Toan" w:date="2018-05-05T22:22:00Z">
        <w:r w:rsidR="00185199" w:rsidRPr="00C307BC" w:rsidDel="00BE0028">
          <w:rPr>
            <w:rFonts w:ascii="Times New Roman" w:eastAsia="Times New Roman" w:hAnsi="Times New Roman" w:cs="Times New Roman"/>
            <w:sz w:val="26"/>
            <w:szCs w:val="26"/>
          </w:rPr>
          <w:fldChar w:fldCharType="begin"/>
        </w:r>
        <w:r w:rsidR="00185199" w:rsidRPr="00C307BC" w:rsidDel="00BE0028">
          <w:rPr>
            <w:rFonts w:ascii="Times New Roman" w:eastAsia="Times New Roman" w:hAnsi="Times New Roman" w:cs="Times New Roman"/>
            <w:sz w:val="26"/>
            <w:szCs w:val="26"/>
          </w:rPr>
          <w:delInstrText xml:space="preserve"> STYLEREF 1 \s </w:delInstrText>
        </w:r>
        <w:r w:rsidR="00185199" w:rsidRPr="00C307BC" w:rsidDel="00BE0028">
          <w:rPr>
            <w:rFonts w:ascii="Times New Roman" w:eastAsia="Times New Roman" w:hAnsi="Times New Roman" w:cs="Times New Roman"/>
            <w:sz w:val="26"/>
            <w:szCs w:val="26"/>
          </w:rPr>
          <w:fldChar w:fldCharType="separate"/>
        </w:r>
        <w:r w:rsidR="00E6465F" w:rsidRPr="00C307BC" w:rsidDel="00BE0028">
          <w:rPr>
            <w:rFonts w:ascii="Times New Roman" w:eastAsia="Times New Roman" w:hAnsi="Times New Roman" w:cs="Times New Roman"/>
            <w:noProof/>
            <w:sz w:val="26"/>
            <w:szCs w:val="26"/>
          </w:rPr>
          <w:delText>3</w:delText>
        </w:r>
        <w:r w:rsidR="00185199" w:rsidRPr="00C307BC" w:rsidDel="00BE0028">
          <w:rPr>
            <w:rFonts w:ascii="Times New Roman" w:eastAsia="Times New Roman" w:hAnsi="Times New Roman" w:cs="Times New Roman"/>
            <w:sz w:val="26"/>
            <w:szCs w:val="26"/>
          </w:rPr>
          <w:fldChar w:fldCharType="end"/>
        </w:r>
        <w:r w:rsidR="00185199" w:rsidRPr="00C307BC" w:rsidDel="00BE0028">
          <w:rPr>
            <w:rFonts w:ascii="Times New Roman" w:eastAsia="Times New Roman" w:hAnsi="Times New Roman" w:cs="Times New Roman"/>
            <w:sz w:val="26"/>
            <w:szCs w:val="26"/>
          </w:rPr>
          <w:delText>.</w:delText>
        </w:r>
        <w:r w:rsidR="00185199" w:rsidRPr="00C307BC" w:rsidDel="00BE0028">
          <w:rPr>
            <w:rFonts w:ascii="Times New Roman" w:eastAsia="Times New Roman" w:hAnsi="Times New Roman" w:cs="Times New Roman"/>
            <w:sz w:val="26"/>
            <w:szCs w:val="26"/>
          </w:rPr>
          <w:fldChar w:fldCharType="begin"/>
        </w:r>
        <w:r w:rsidR="00185199" w:rsidRPr="00C307BC" w:rsidDel="00BE0028">
          <w:rPr>
            <w:rFonts w:ascii="Times New Roman" w:eastAsia="Times New Roman" w:hAnsi="Times New Roman" w:cs="Times New Roman"/>
            <w:sz w:val="26"/>
            <w:szCs w:val="26"/>
          </w:rPr>
          <w:delInstrText xml:space="preserve"> SEQ Hình \* ARABIC \s 1 </w:delInstrText>
        </w:r>
        <w:r w:rsidR="00185199" w:rsidRPr="00C307BC" w:rsidDel="00BE0028">
          <w:rPr>
            <w:rFonts w:ascii="Times New Roman" w:eastAsia="Times New Roman" w:hAnsi="Times New Roman" w:cs="Times New Roman"/>
            <w:sz w:val="26"/>
            <w:szCs w:val="26"/>
          </w:rPr>
          <w:fldChar w:fldCharType="separate"/>
        </w:r>
        <w:r w:rsidR="00E6465F" w:rsidRPr="00C307BC" w:rsidDel="00BE0028">
          <w:rPr>
            <w:rFonts w:ascii="Times New Roman" w:eastAsia="Times New Roman" w:hAnsi="Times New Roman" w:cs="Times New Roman"/>
            <w:noProof/>
            <w:sz w:val="26"/>
            <w:szCs w:val="26"/>
          </w:rPr>
          <w:delText>9</w:delText>
        </w:r>
        <w:r w:rsidR="00185199" w:rsidRPr="00C307BC" w:rsidDel="00BE0028">
          <w:rPr>
            <w:rFonts w:ascii="Times New Roman" w:eastAsia="Times New Roman" w:hAnsi="Times New Roman" w:cs="Times New Roman"/>
            <w:sz w:val="26"/>
            <w:szCs w:val="26"/>
          </w:rPr>
          <w:fldChar w:fldCharType="end"/>
        </w:r>
      </w:del>
      <w:bookmarkEnd w:id="1898"/>
      <w:r w:rsidRPr="00C307BC">
        <w:rPr>
          <w:rFonts w:ascii="Times New Roman" w:eastAsia="Times New Roman" w:hAnsi="Times New Roman" w:cs="Times New Roman"/>
          <w:sz w:val="26"/>
          <w:szCs w:val="26"/>
        </w:rPr>
        <w:t>: Cấu hình tùy chỉnh của Jenkins</w:t>
      </w:r>
      <w:bookmarkEnd w:id="1899"/>
    </w:p>
    <w:p w14:paraId="37E7F35D" w14:textId="77777777" w:rsidR="00EE2135" w:rsidRPr="00C307BC" w:rsidRDefault="0038425F">
      <w:pPr>
        <w:keepNext/>
        <w:spacing w:before="120" w:line="288" w:lineRule="auto"/>
        <w:ind w:right="80" w:firstLine="567"/>
        <w:jc w:val="center"/>
        <w:rPr>
          <w:rFonts w:ascii="Times New Roman" w:hAnsi="Times New Roman" w:cs="Times New Roman"/>
          <w:sz w:val="26"/>
          <w:szCs w:val="26"/>
        </w:rPr>
        <w:pPrChange w:id="1911" w:author="Nguyen Toan" w:date="2018-05-05T22:54:00Z">
          <w:pPr>
            <w:keepNext/>
            <w:spacing w:before="120" w:line="288" w:lineRule="auto"/>
            <w:ind w:right="80" w:firstLine="567"/>
          </w:pPr>
        </w:pPrChange>
      </w:pPr>
      <w:r w:rsidRPr="00C307BC">
        <w:rPr>
          <w:rFonts w:ascii="Times New Roman" w:eastAsia="Times New Roman" w:hAnsi="Times New Roman" w:cs="Times New Roman"/>
          <w:noProof/>
          <w:sz w:val="26"/>
          <w:szCs w:val="26"/>
          <w:lang w:val="en-US"/>
        </w:rPr>
        <w:drawing>
          <wp:inline distT="0" distB="0" distL="0" distR="0" wp14:anchorId="2469B95E" wp14:editId="1D5EA87B">
            <wp:extent cx="3780031" cy="384996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nage plugin.PNG"/>
                    <pic:cNvPicPr/>
                  </pic:nvPicPr>
                  <pic:blipFill>
                    <a:blip r:embed="rId41">
                      <a:extLst>
                        <a:ext uri="{28A0092B-C50C-407E-A947-70E740481C1C}">
                          <a14:useLocalDpi xmlns:a14="http://schemas.microsoft.com/office/drawing/2010/main" val="0"/>
                        </a:ext>
                      </a:extLst>
                    </a:blip>
                    <a:stretch>
                      <a:fillRect/>
                    </a:stretch>
                  </pic:blipFill>
                  <pic:spPr>
                    <a:xfrm>
                      <a:off x="0" y="0"/>
                      <a:ext cx="3793855" cy="3864044"/>
                    </a:xfrm>
                    <a:prstGeom prst="rect">
                      <a:avLst/>
                    </a:prstGeom>
                  </pic:spPr>
                </pic:pic>
              </a:graphicData>
            </a:graphic>
          </wp:inline>
        </w:drawing>
      </w:r>
    </w:p>
    <w:p w14:paraId="62BE8FBA" w14:textId="4DCA88B3" w:rsidR="00251DDD" w:rsidRPr="00C307BC" w:rsidRDefault="00EE2135" w:rsidP="00EE2135">
      <w:pPr>
        <w:pStyle w:val="Caption"/>
        <w:jc w:val="center"/>
        <w:rPr>
          <w:rFonts w:ascii="Times New Roman" w:eastAsia="Times New Roman" w:hAnsi="Times New Roman" w:cs="Times New Roman"/>
          <w:i w:val="0"/>
          <w:color w:val="auto"/>
          <w:sz w:val="26"/>
          <w:szCs w:val="26"/>
        </w:rPr>
      </w:pPr>
      <w:bookmarkStart w:id="1912" w:name="_Ref513152455"/>
      <w:bookmarkStart w:id="1913" w:name="_Toc514157766"/>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3</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13</w:t>
      </w:r>
      <w:r w:rsidR="007B1CDB" w:rsidRPr="00C307BC">
        <w:rPr>
          <w:rFonts w:ascii="Times New Roman" w:hAnsi="Times New Roman" w:cs="Times New Roman"/>
          <w:i w:val="0"/>
          <w:color w:val="auto"/>
          <w:sz w:val="26"/>
          <w:szCs w:val="26"/>
        </w:rPr>
        <w:fldChar w:fldCharType="end"/>
      </w:r>
      <w:ins w:id="1914" w:author="Nguyen Toan" w:date="2018-05-14T18:03:00Z">
        <w:del w:id="1915"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1916"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3</w:delText>
        </w:r>
      </w:del>
      <w:ins w:id="1917" w:author="Nguyen Toan" w:date="2018-05-14T18:03:00Z">
        <w:del w:id="1918"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1919"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1920" w:author="Nguyen Toan" w:date="2018-05-14T23:17:00Z">
        <w:del w:id="1921" w:author="Đinh Thị Loan - ITC" w:date="2018-05-15T14:06:00Z">
          <w:r w:rsidR="00620576" w:rsidRPr="00C307BC" w:rsidDel="006A746E">
            <w:rPr>
              <w:rFonts w:ascii="Times New Roman" w:hAnsi="Times New Roman" w:cs="Times New Roman"/>
              <w:i w:val="0"/>
              <w:noProof/>
              <w:color w:val="auto"/>
              <w:sz w:val="26"/>
              <w:szCs w:val="26"/>
            </w:rPr>
            <w:delText>13</w:delText>
          </w:r>
        </w:del>
      </w:ins>
      <w:ins w:id="1922" w:author="Nguyen Toan" w:date="2018-05-14T18:03:00Z">
        <w:del w:id="1923" w:author="Đinh Thị Loan - ITC" w:date="2018-05-15T14:06:00Z">
          <w:r w:rsidR="0052504F" w:rsidRPr="00C307BC" w:rsidDel="006A746E">
            <w:rPr>
              <w:rFonts w:ascii="Times New Roman" w:hAnsi="Times New Roman" w:cs="Times New Roman"/>
              <w:i w:val="0"/>
              <w:color w:val="auto"/>
              <w:sz w:val="26"/>
              <w:szCs w:val="26"/>
            </w:rPr>
            <w:fldChar w:fldCharType="end"/>
          </w:r>
        </w:del>
      </w:ins>
      <w:del w:id="1924" w:author="Nguyen Toan" w:date="2018-05-05T22:22:00Z">
        <w:r w:rsidR="00185199" w:rsidRPr="00C307BC" w:rsidDel="00BE0028">
          <w:rPr>
            <w:rFonts w:ascii="Times New Roman" w:hAnsi="Times New Roman" w:cs="Times New Roman"/>
            <w:i w:val="0"/>
            <w:color w:val="auto"/>
            <w:sz w:val="26"/>
            <w:szCs w:val="26"/>
          </w:rPr>
          <w:fldChar w:fldCharType="begin"/>
        </w:r>
        <w:r w:rsidR="00185199" w:rsidRPr="00C307BC" w:rsidDel="00BE0028">
          <w:rPr>
            <w:rFonts w:ascii="Times New Roman" w:hAnsi="Times New Roman" w:cs="Times New Roman"/>
            <w:i w:val="0"/>
            <w:color w:val="auto"/>
            <w:sz w:val="26"/>
            <w:szCs w:val="26"/>
          </w:rPr>
          <w:delInstrText xml:space="preserve"> STYLEREF 1 \s </w:delInstrText>
        </w:r>
        <w:r w:rsidR="00185199"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3</w:delText>
        </w:r>
        <w:r w:rsidR="00185199" w:rsidRPr="00C307BC" w:rsidDel="00BE0028">
          <w:rPr>
            <w:rFonts w:ascii="Times New Roman" w:hAnsi="Times New Roman" w:cs="Times New Roman"/>
            <w:i w:val="0"/>
            <w:color w:val="auto"/>
            <w:sz w:val="26"/>
            <w:szCs w:val="26"/>
          </w:rPr>
          <w:fldChar w:fldCharType="end"/>
        </w:r>
        <w:r w:rsidR="00185199" w:rsidRPr="00C307BC" w:rsidDel="00BE0028">
          <w:rPr>
            <w:rFonts w:ascii="Times New Roman" w:hAnsi="Times New Roman" w:cs="Times New Roman"/>
            <w:i w:val="0"/>
            <w:color w:val="auto"/>
            <w:sz w:val="26"/>
            <w:szCs w:val="26"/>
          </w:rPr>
          <w:delText>.</w:delText>
        </w:r>
        <w:r w:rsidR="00185199" w:rsidRPr="00C307BC" w:rsidDel="00BE0028">
          <w:rPr>
            <w:rFonts w:ascii="Times New Roman" w:hAnsi="Times New Roman" w:cs="Times New Roman"/>
            <w:i w:val="0"/>
            <w:color w:val="auto"/>
            <w:sz w:val="26"/>
            <w:szCs w:val="26"/>
          </w:rPr>
          <w:fldChar w:fldCharType="begin"/>
        </w:r>
        <w:r w:rsidR="00185199" w:rsidRPr="00C307BC" w:rsidDel="00BE0028">
          <w:rPr>
            <w:rFonts w:ascii="Times New Roman" w:hAnsi="Times New Roman" w:cs="Times New Roman"/>
            <w:i w:val="0"/>
            <w:color w:val="auto"/>
            <w:sz w:val="26"/>
            <w:szCs w:val="26"/>
          </w:rPr>
          <w:delInstrText xml:space="preserve"> SEQ Hình \* ARABIC \s 1 </w:delInstrText>
        </w:r>
        <w:r w:rsidR="00185199"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10</w:delText>
        </w:r>
        <w:r w:rsidR="00185199" w:rsidRPr="00C307BC" w:rsidDel="00BE0028">
          <w:rPr>
            <w:rFonts w:ascii="Times New Roman" w:hAnsi="Times New Roman" w:cs="Times New Roman"/>
            <w:i w:val="0"/>
            <w:color w:val="auto"/>
            <w:sz w:val="26"/>
            <w:szCs w:val="26"/>
          </w:rPr>
          <w:fldChar w:fldCharType="end"/>
        </w:r>
      </w:del>
      <w:bookmarkEnd w:id="1912"/>
      <w:r w:rsidRPr="00C307BC">
        <w:rPr>
          <w:rFonts w:ascii="Times New Roman" w:hAnsi="Times New Roman" w:cs="Times New Roman"/>
          <w:i w:val="0"/>
          <w:color w:val="auto"/>
          <w:sz w:val="26"/>
          <w:szCs w:val="26"/>
        </w:rPr>
        <w:t>:</w:t>
      </w:r>
      <w:ins w:id="1925" w:author="Nguyen Toan" w:date="2018-05-06T14:53:00Z">
        <w:r w:rsidR="00A748BE" w:rsidRPr="00C307BC">
          <w:rPr>
            <w:rFonts w:ascii="Times New Roman" w:hAnsi="Times New Roman" w:cs="Times New Roman"/>
            <w:i w:val="0"/>
            <w:color w:val="auto"/>
            <w:sz w:val="26"/>
            <w:szCs w:val="26"/>
          </w:rPr>
          <w:t xml:space="preserve"> </w:t>
        </w:r>
      </w:ins>
      <w:r w:rsidRPr="00C307BC">
        <w:rPr>
          <w:rFonts w:ascii="Times New Roman" w:hAnsi="Times New Roman" w:cs="Times New Roman"/>
          <w:i w:val="0"/>
          <w:color w:val="auto"/>
          <w:sz w:val="26"/>
          <w:szCs w:val="26"/>
        </w:rPr>
        <w:t>Quản lý plugins</w:t>
      </w:r>
      <w:bookmarkEnd w:id="1913"/>
    </w:p>
    <w:p w14:paraId="67BF1716" w14:textId="77777777" w:rsidR="00684695" w:rsidRPr="00C307BC" w:rsidRDefault="00684695" w:rsidP="00684695">
      <w:pPr>
        <w:spacing w:after="120"/>
        <w:ind w:firstLine="567"/>
        <w:jc w:val="both"/>
        <w:rPr>
          <w:rFonts w:ascii="Times New Roman" w:eastAsia="Times New Roman" w:hAnsi="Times New Roman" w:cs="Times New Roman"/>
          <w:sz w:val="26"/>
          <w:szCs w:val="26"/>
        </w:rPr>
      </w:pPr>
      <w:ins w:id="1926" w:author="LoanDT" w:date="2018-05-10T23:20:00Z">
        <w:r w:rsidRPr="00C307BC">
          <w:rPr>
            <w:rFonts w:ascii="Times New Roman" w:eastAsia="Times New Roman" w:hAnsi="Times New Roman" w:cs="Times New Roman"/>
            <w:b/>
            <w:sz w:val="26"/>
            <w:szCs w:val="26"/>
          </w:rPr>
          <w:lastRenderedPageBreak/>
          <w:t>Quản lý Plugin</w:t>
        </w:r>
        <w:r w:rsidRPr="00C307BC">
          <w:rPr>
            <w:rFonts w:ascii="Times New Roman" w:eastAsia="Times New Roman" w:hAnsi="Times New Roman" w:cs="Times New Roman"/>
            <w:sz w:val="26"/>
            <w:szCs w:val="26"/>
            <w:rPrChange w:id="1927" w:author="LoanDT" w:date="2018-05-10T23:20:00Z">
              <w:rPr>
                <w:rFonts w:ascii="Times New Roman" w:eastAsia="Times New Roman" w:hAnsi="Times New Roman" w:cs="Times New Roman"/>
                <w:b/>
                <w:sz w:val="28"/>
                <w:szCs w:val="28"/>
              </w:rPr>
            </w:rPrChange>
          </w:rPr>
          <w:t xml:space="preserve"> (</w:t>
        </w:r>
      </w:ins>
      <w:r w:rsidRPr="00C307BC">
        <w:rPr>
          <w:rFonts w:ascii="Times New Roman" w:eastAsia="Times New Roman" w:hAnsi="Times New Roman" w:cs="Times New Roman"/>
          <w:sz w:val="26"/>
          <w:szCs w:val="26"/>
          <w:rPrChange w:id="1928" w:author="LoanDT" w:date="2018-05-10T23:20:00Z">
            <w:rPr>
              <w:rFonts w:ascii="Times New Roman" w:eastAsia="Times New Roman" w:hAnsi="Times New Roman" w:cs="Times New Roman"/>
              <w:b/>
              <w:sz w:val="28"/>
              <w:szCs w:val="28"/>
            </w:rPr>
          </w:rPrChange>
        </w:rPr>
        <w:t>Manage Plugin</w:t>
      </w:r>
      <w:ins w:id="1929" w:author="LoanDT" w:date="2018-05-10T23:20:00Z">
        <w:r w:rsidRPr="00C307BC">
          <w:rPr>
            <w:rFonts w:ascii="Times New Roman" w:eastAsia="Times New Roman" w:hAnsi="Times New Roman" w:cs="Times New Roman"/>
            <w:sz w:val="26"/>
            <w:szCs w:val="26"/>
            <w:rPrChange w:id="1930" w:author="LoanDT" w:date="2018-05-10T23:20:00Z">
              <w:rPr>
                <w:rFonts w:ascii="Times New Roman" w:eastAsia="Times New Roman" w:hAnsi="Times New Roman" w:cs="Times New Roman"/>
                <w:b/>
                <w:sz w:val="28"/>
                <w:szCs w:val="28"/>
              </w:rPr>
            </w:rPrChange>
          </w:rPr>
          <w:t>)</w:t>
        </w:r>
      </w:ins>
      <w:r w:rsidRPr="00C307BC">
        <w:rPr>
          <w:rFonts w:ascii="Times New Roman" w:eastAsia="Times New Roman" w:hAnsi="Times New Roman" w:cs="Times New Roman"/>
          <w:sz w:val="26"/>
          <w:szCs w:val="26"/>
          <w:rPrChange w:id="1931" w:author="LoanDT" w:date="2018-05-10T23:20:00Z">
            <w:rPr>
              <w:rFonts w:ascii="Times New Roman" w:eastAsia="Times New Roman" w:hAnsi="Times New Roman" w:cs="Times New Roman"/>
              <w:b/>
              <w:sz w:val="28"/>
              <w:szCs w:val="28"/>
            </w:rPr>
          </w:rPrChange>
        </w:rPr>
        <w:t>:</w:t>
      </w:r>
      <w:r w:rsidRPr="00C307BC">
        <w:rPr>
          <w:rFonts w:ascii="Times New Roman" w:eastAsia="Times New Roman" w:hAnsi="Times New Roman" w:cs="Times New Roman"/>
          <w:b/>
          <w:sz w:val="26"/>
          <w:szCs w:val="26"/>
        </w:rPr>
        <w:t xml:space="preserve"> </w:t>
      </w:r>
      <w:r w:rsidRPr="00C307BC">
        <w:rPr>
          <w:rFonts w:ascii="Times New Roman" w:eastAsia="Times New Roman" w:hAnsi="Times New Roman" w:cs="Times New Roman"/>
          <w:sz w:val="26"/>
          <w:szCs w:val="26"/>
        </w:rPr>
        <w:t>Màn hình hỗ trợ cài đặt một loạt các plugin của bên thứ ba ngay từ các công cụ quản lý mã nguồn khác nhau như Git, Mercurial hoặc ClearCase, để mã hóa báo cáo số liệu về mức độ bảo hiểm và chất lượng mã. Plugins có thể được cài đặt, cập nhật và loại bỏ thông qua màn hình này</w:t>
      </w:r>
      <w:r w:rsidRPr="00C307BC">
        <w:rPr>
          <w:rFonts w:ascii="Times New Roman" w:eastAsia="Times New Roman" w:hAnsi="Times New Roman" w:cs="Times New Roman"/>
          <w:b/>
          <w:sz w:val="26"/>
          <w:szCs w:val="26"/>
        </w:rPr>
        <w:t xml:space="preserve"> </w:t>
      </w:r>
      <w:r w:rsidRPr="00C307BC">
        <w:rPr>
          <w:rFonts w:ascii="Times New Roman" w:eastAsia="Times New Roman" w:hAnsi="Times New Roman" w:cs="Times New Roman"/>
          <w:sz w:val="26"/>
          <w:szCs w:val="26"/>
        </w:rPr>
        <w:t xml:space="preserve">(xem </w:t>
      </w: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_Ref513152455 \h  \* MERGEFORMAT </w:instrText>
      </w:r>
      <w:r w:rsidRPr="00C307BC">
        <w:rPr>
          <w:rFonts w:ascii="Times New Roman" w:eastAsia="Times New Roman" w:hAnsi="Times New Roman" w:cs="Times New Roman"/>
          <w:sz w:val="26"/>
          <w:szCs w:val="26"/>
        </w:rPr>
      </w:r>
      <w:r w:rsidRPr="00C307BC">
        <w:rPr>
          <w:rFonts w:ascii="Times New Roman" w:eastAsia="Times New Roman" w:hAnsi="Times New Roman" w:cs="Times New Roman"/>
          <w:sz w:val="26"/>
          <w:szCs w:val="26"/>
        </w:rPr>
        <w:fldChar w:fldCharType="separate"/>
      </w:r>
      <w:r w:rsidR="009C452F" w:rsidRPr="009C452F">
        <w:rPr>
          <w:rFonts w:ascii="Times New Roman" w:hAnsi="Times New Roman" w:cs="Times New Roman"/>
          <w:color w:val="auto"/>
          <w:sz w:val="26"/>
          <w:szCs w:val="26"/>
        </w:rPr>
        <w:t xml:space="preserve">Hình </w:t>
      </w:r>
      <w:r w:rsidR="009C452F" w:rsidRPr="009C452F">
        <w:rPr>
          <w:rFonts w:ascii="Times New Roman" w:hAnsi="Times New Roman" w:cs="Times New Roman"/>
          <w:noProof/>
          <w:color w:val="auto"/>
          <w:sz w:val="26"/>
          <w:szCs w:val="26"/>
        </w:rPr>
        <w:t>3.13</w:t>
      </w:r>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w:t>
      </w:r>
    </w:p>
    <w:p w14:paraId="36756AC4" w14:textId="7F5CAD75" w:rsidR="00685A8E" w:rsidRPr="00C307BC" w:rsidRDefault="001C47D0" w:rsidP="00966627">
      <w:pPr>
        <w:spacing w:after="120"/>
        <w:ind w:firstLine="567"/>
        <w:jc w:val="both"/>
        <w:rPr>
          <w:rFonts w:ascii="Times New Roman" w:hAnsi="Times New Roman" w:cs="Times New Roman"/>
          <w:sz w:val="26"/>
          <w:szCs w:val="26"/>
          <w:lang w:val="en-US"/>
        </w:rPr>
      </w:pPr>
      <w:ins w:id="1932" w:author="LoanDT" w:date="2018-05-10T23:20:00Z">
        <w:r w:rsidRPr="00C307BC">
          <w:rPr>
            <w:rFonts w:ascii="Times New Roman" w:hAnsi="Times New Roman" w:cs="Times New Roman"/>
            <w:b/>
            <w:sz w:val="26"/>
            <w:szCs w:val="26"/>
            <w:lang w:val="en-US"/>
          </w:rPr>
          <w:t xml:space="preserve">Thông tin hệ thống </w:t>
        </w:r>
        <w:r w:rsidRPr="00C307BC">
          <w:rPr>
            <w:rFonts w:ascii="Times New Roman" w:hAnsi="Times New Roman" w:cs="Times New Roman"/>
            <w:sz w:val="26"/>
            <w:szCs w:val="26"/>
            <w:lang w:val="en-US"/>
            <w:rPrChange w:id="1933" w:author="LoanDT" w:date="2018-05-10T23:20:00Z">
              <w:rPr>
                <w:rFonts w:ascii="Times New Roman" w:hAnsi="Times New Roman" w:cs="Times New Roman"/>
                <w:b/>
                <w:sz w:val="28"/>
                <w:szCs w:val="28"/>
                <w:lang w:val="en-US"/>
              </w:rPr>
            </w:rPrChange>
          </w:rPr>
          <w:t>(</w:t>
        </w:r>
      </w:ins>
      <w:r w:rsidR="00193894" w:rsidRPr="00C307BC">
        <w:rPr>
          <w:rFonts w:ascii="Times New Roman" w:hAnsi="Times New Roman" w:cs="Times New Roman"/>
          <w:sz w:val="26"/>
          <w:szCs w:val="26"/>
          <w:lang w:val="en-US"/>
          <w:rPrChange w:id="1934" w:author="LoanDT" w:date="2018-05-10T23:20:00Z">
            <w:rPr>
              <w:rFonts w:ascii="Times New Roman" w:hAnsi="Times New Roman" w:cs="Times New Roman"/>
              <w:b/>
              <w:sz w:val="28"/>
              <w:szCs w:val="28"/>
              <w:lang w:val="en-US"/>
            </w:rPr>
          </w:rPrChange>
        </w:rPr>
        <w:t>System Information</w:t>
      </w:r>
      <w:ins w:id="1935" w:author="LoanDT" w:date="2018-05-10T23:20:00Z">
        <w:r w:rsidRPr="00C307BC">
          <w:rPr>
            <w:rFonts w:ascii="Times New Roman" w:hAnsi="Times New Roman" w:cs="Times New Roman"/>
            <w:sz w:val="26"/>
            <w:szCs w:val="26"/>
            <w:lang w:val="en-US"/>
          </w:rPr>
          <w:t>)</w:t>
        </w:r>
      </w:ins>
      <w:r w:rsidR="00193894" w:rsidRPr="00C307BC">
        <w:rPr>
          <w:rFonts w:ascii="Times New Roman" w:hAnsi="Times New Roman" w:cs="Times New Roman"/>
          <w:sz w:val="26"/>
          <w:szCs w:val="26"/>
          <w:lang w:val="en-US"/>
          <w:rPrChange w:id="1936" w:author="LoanDT" w:date="2018-05-10T23:20:00Z">
            <w:rPr>
              <w:rFonts w:ascii="Times New Roman" w:hAnsi="Times New Roman" w:cs="Times New Roman"/>
              <w:b/>
              <w:sz w:val="28"/>
              <w:szCs w:val="28"/>
              <w:lang w:val="en-US"/>
            </w:rPr>
          </w:rPrChange>
        </w:rPr>
        <w:t>:</w:t>
      </w:r>
      <w:r w:rsidR="00193894" w:rsidRPr="00C307BC">
        <w:rPr>
          <w:rFonts w:ascii="Times New Roman" w:hAnsi="Times New Roman" w:cs="Times New Roman"/>
          <w:sz w:val="26"/>
          <w:szCs w:val="26"/>
          <w:lang w:val="en-US"/>
        </w:rPr>
        <w:t xml:space="preserve"> Màn hình này hiển thị danh sách tất cả các thuộc tính hệ thống Java và biến môi trường hệ </w:t>
      </w:r>
      <w:r w:rsidR="002F47C7">
        <w:rPr>
          <w:rFonts w:ascii="Times New Roman" w:eastAsia="Times New Roman" w:hAnsi="Times New Roman" w:cs="Times New Roman"/>
          <w:sz w:val="26"/>
          <w:szCs w:val="26"/>
        </w:rPr>
        <w:t>thống</w:t>
      </w:r>
      <w:r w:rsidR="00193894" w:rsidRPr="00C307BC">
        <w:rPr>
          <w:rFonts w:ascii="Times New Roman" w:hAnsi="Times New Roman" w:cs="Times New Roman"/>
          <w:sz w:val="26"/>
          <w:szCs w:val="26"/>
          <w:lang w:val="en-US"/>
        </w:rPr>
        <w:t xml:space="preserve"> hiện tại. Ở đây người ta có thể kiểm tra chính xác phiên bản Java Jenkins đang chạy, người dùng nào đang chạy tác vụ.</w:t>
      </w:r>
      <w:r w:rsidR="00A12E82" w:rsidRPr="00C307BC">
        <w:rPr>
          <w:rFonts w:ascii="Times New Roman" w:hAnsi="Times New Roman" w:cs="Times New Roman"/>
          <w:sz w:val="26"/>
          <w:szCs w:val="26"/>
          <w:lang w:val="en-US"/>
        </w:rPr>
        <w:t xml:space="preserve"> </w:t>
      </w:r>
      <w:r w:rsidR="003F5EA6" w:rsidRPr="00C307BC">
        <w:rPr>
          <w:rFonts w:ascii="Times New Roman" w:hAnsi="Times New Roman" w:cs="Times New Roman"/>
          <w:sz w:val="26"/>
          <w:szCs w:val="26"/>
          <w:lang w:val="en-US"/>
        </w:rPr>
        <w:fldChar w:fldCharType="begin"/>
      </w:r>
      <w:r w:rsidR="003F5EA6" w:rsidRPr="00C307BC">
        <w:rPr>
          <w:rFonts w:ascii="Times New Roman" w:hAnsi="Times New Roman" w:cs="Times New Roman"/>
          <w:sz w:val="26"/>
          <w:szCs w:val="26"/>
          <w:lang w:val="en-US"/>
        </w:rPr>
        <w:instrText xml:space="preserve"> REF _Ref513152574 \h  \* MERGEFORMAT </w:instrText>
      </w:r>
      <w:r w:rsidR="003F5EA6" w:rsidRPr="00C307BC">
        <w:rPr>
          <w:rFonts w:ascii="Times New Roman" w:hAnsi="Times New Roman" w:cs="Times New Roman"/>
          <w:sz w:val="26"/>
          <w:szCs w:val="26"/>
          <w:lang w:val="en-US"/>
        </w:rPr>
      </w:r>
      <w:r w:rsidR="003F5EA6" w:rsidRPr="00C307BC">
        <w:rPr>
          <w:rFonts w:ascii="Times New Roman" w:hAnsi="Times New Roman" w:cs="Times New Roman"/>
          <w:sz w:val="26"/>
          <w:szCs w:val="26"/>
          <w:lang w:val="en-US"/>
        </w:rPr>
        <w:fldChar w:fldCharType="separate"/>
      </w:r>
      <w:r w:rsidR="009C452F" w:rsidRPr="009C452F">
        <w:rPr>
          <w:rFonts w:ascii="Times New Roman" w:hAnsi="Times New Roman" w:cs="Times New Roman"/>
          <w:color w:val="auto"/>
          <w:sz w:val="26"/>
          <w:szCs w:val="26"/>
        </w:rPr>
        <w:t xml:space="preserve">Hình </w:t>
      </w:r>
      <w:r w:rsidR="009C452F" w:rsidRPr="009C452F">
        <w:rPr>
          <w:rFonts w:ascii="Times New Roman" w:hAnsi="Times New Roman" w:cs="Times New Roman"/>
          <w:noProof/>
          <w:color w:val="auto"/>
          <w:sz w:val="26"/>
          <w:szCs w:val="26"/>
        </w:rPr>
        <w:t>3.14</w:t>
      </w:r>
      <w:r w:rsidR="003F5EA6" w:rsidRPr="00C307BC">
        <w:rPr>
          <w:rFonts w:ascii="Times New Roman" w:hAnsi="Times New Roman" w:cs="Times New Roman"/>
          <w:sz w:val="26"/>
          <w:szCs w:val="26"/>
          <w:lang w:val="en-US"/>
        </w:rPr>
        <w:fldChar w:fldCharType="end"/>
      </w:r>
      <w:r w:rsidR="00283CD9" w:rsidRPr="00C307BC">
        <w:rPr>
          <w:rFonts w:ascii="Times New Roman" w:hAnsi="Times New Roman" w:cs="Times New Roman"/>
          <w:sz w:val="26"/>
          <w:szCs w:val="26"/>
          <w:lang w:val="en-US"/>
        </w:rPr>
        <w:t xml:space="preserve"> </w:t>
      </w:r>
      <w:r w:rsidR="00193894" w:rsidRPr="00C307BC">
        <w:rPr>
          <w:rFonts w:ascii="Times New Roman" w:hAnsi="Times New Roman" w:cs="Times New Roman"/>
          <w:sz w:val="26"/>
          <w:szCs w:val="26"/>
          <w:lang w:val="en-US"/>
        </w:rPr>
        <w:t>cho thấy một số thông tin về giá trị tên có sẵn trong phần này</w:t>
      </w:r>
      <w:r w:rsidR="00193894" w:rsidRPr="00C307BC">
        <w:rPr>
          <w:rFonts w:ascii="Times New Roman" w:hAnsi="Times New Roman" w:cs="Times New Roman"/>
          <w:sz w:val="26"/>
          <w:szCs w:val="26"/>
        </w:rPr>
        <w:t>.</w:t>
      </w:r>
    </w:p>
    <w:p w14:paraId="76FFCDC7" w14:textId="77777777" w:rsidR="005D375F" w:rsidRPr="00C307BC" w:rsidRDefault="00A12E82">
      <w:pPr>
        <w:keepNext/>
        <w:spacing w:line="288" w:lineRule="auto"/>
        <w:ind w:firstLine="567"/>
        <w:jc w:val="center"/>
        <w:rPr>
          <w:rFonts w:ascii="Times New Roman" w:hAnsi="Times New Roman" w:cs="Times New Roman"/>
          <w:sz w:val="26"/>
          <w:szCs w:val="26"/>
        </w:rPr>
        <w:pPrChange w:id="1937" w:author="Nguyen Toan" w:date="2018-05-05T22:54:00Z">
          <w:pPr>
            <w:keepNext/>
            <w:spacing w:line="288" w:lineRule="auto"/>
            <w:ind w:firstLine="567"/>
          </w:pPr>
        </w:pPrChange>
      </w:pPr>
      <w:r w:rsidRPr="00C307BC">
        <w:rPr>
          <w:rFonts w:ascii="Times New Roman" w:hAnsi="Times New Roman" w:cs="Times New Roman"/>
          <w:noProof/>
          <w:sz w:val="26"/>
          <w:szCs w:val="26"/>
          <w:lang w:val="en-US"/>
        </w:rPr>
        <w:drawing>
          <wp:inline distT="0" distB="0" distL="0" distR="0" wp14:anchorId="6589A028" wp14:editId="15A3653E">
            <wp:extent cx="4100050" cy="309563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ystem configuration.PNG"/>
                    <pic:cNvPicPr/>
                  </pic:nvPicPr>
                  <pic:blipFill>
                    <a:blip r:embed="rId42">
                      <a:extLst>
                        <a:ext uri="{28A0092B-C50C-407E-A947-70E740481C1C}">
                          <a14:useLocalDpi xmlns:a14="http://schemas.microsoft.com/office/drawing/2010/main" val="0"/>
                        </a:ext>
                      </a:extLst>
                    </a:blip>
                    <a:stretch>
                      <a:fillRect/>
                    </a:stretch>
                  </pic:blipFill>
                  <pic:spPr>
                    <a:xfrm>
                      <a:off x="0" y="0"/>
                      <a:ext cx="4113667" cy="3105917"/>
                    </a:xfrm>
                    <a:prstGeom prst="rect">
                      <a:avLst/>
                    </a:prstGeom>
                  </pic:spPr>
                </pic:pic>
              </a:graphicData>
            </a:graphic>
          </wp:inline>
        </w:drawing>
      </w:r>
    </w:p>
    <w:p w14:paraId="259F4D2F" w14:textId="62ADEB42" w:rsidR="004E212E" w:rsidRPr="00C307BC" w:rsidRDefault="005D375F" w:rsidP="005D375F">
      <w:pPr>
        <w:pStyle w:val="Caption"/>
        <w:jc w:val="center"/>
        <w:rPr>
          <w:rFonts w:ascii="Times New Roman" w:hAnsi="Times New Roman" w:cs="Times New Roman"/>
          <w:i w:val="0"/>
          <w:color w:val="auto"/>
          <w:sz w:val="26"/>
          <w:szCs w:val="26"/>
        </w:rPr>
      </w:pPr>
      <w:bookmarkStart w:id="1938" w:name="_Ref513152574"/>
      <w:bookmarkStart w:id="1939" w:name="_Toc514157767"/>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3</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14</w:t>
      </w:r>
      <w:r w:rsidR="007B1CDB" w:rsidRPr="00C307BC">
        <w:rPr>
          <w:rFonts w:ascii="Times New Roman" w:hAnsi="Times New Roman" w:cs="Times New Roman"/>
          <w:i w:val="0"/>
          <w:color w:val="auto"/>
          <w:sz w:val="26"/>
          <w:szCs w:val="26"/>
        </w:rPr>
        <w:fldChar w:fldCharType="end"/>
      </w:r>
      <w:ins w:id="1940" w:author="Nguyen Toan" w:date="2018-05-14T18:03:00Z">
        <w:del w:id="1941"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1942"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3</w:delText>
        </w:r>
      </w:del>
      <w:ins w:id="1943" w:author="Nguyen Toan" w:date="2018-05-14T18:03:00Z">
        <w:del w:id="1944"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1945"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1946" w:author="Nguyen Toan" w:date="2018-05-14T23:17:00Z">
        <w:del w:id="1947" w:author="Đinh Thị Loan - ITC" w:date="2018-05-15T14:06:00Z">
          <w:r w:rsidR="00620576" w:rsidRPr="00C307BC" w:rsidDel="006A746E">
            <w:rPr>
              <w:rFonts w:ascii="Times New Roman" w:hAnsi="Times New Roman" w:cs="Times New Roman"/>
              <w:i w:val="0"/>
              <w:noProof/>
              <w:color w:val="auto"/>
              <w:sz w:val="26"/>
              <w:szCs w:val="26"/>
            </w:rPr>
            <w:delText>14</w:delText>
          </w:r>
        </w:del>
      </w:ins>
      <w:ins w:id="1948" w:author="Nguyen Toan" w:date="2018-05-14T18:03:00Z">
        <w:del w:id="1949" w:author="Đinh Thị Loan - ITC" w:date="2018-05-15T14:06:00Z">
          <w:r w:rsidR="0052504F" w:rsidRPr="00C307BC" w:rsidDel="006A746E">
            <w:rPr>
              <w:rFonts w:ascii="Times New Roman" w:hAnsi="Times New Roman" w:cs="Times New Roman"/>
              <w:i w:val="0"/>
              <w:color w:val="auto"/>
              <w:sz w:val="26"/>
              <w:szCs w:val="26"/>
            </w:rPr>
            <w:fldChar w:fldCharType="end"/>
          </w:r>
        </w:del>
      </w:ins>
      <w:del w:id="1950" w:author="Nguyen Toan" w:date="2018-05-05T22:22:00Z">
        <w:r w:rsidR="00185199" w:rsidRPr="00C307BC" w:rsidDel="00BE0028">
          <w:rPr>
            <w:rFonts w:ascii="Times New Roman" w:hAnsi="Times New Roman" w:cs="Times New Roman"/>
            <w:i w:val="0"/>
            <w:color w:val="auto"/>
            <w:sz w:val="26"/>
            <w:szCs w:val="26"/>
          </w:rPr>
          <w:fldChar w:fldCharType="begin"/>
        </w:r>
        <w:r w:rsidR="00185199" w:rsidRPr="00C307BC" w:rsidDel="00BE0028">
          <w:rPr>
            <w:rFonts w:ascii="Times New Roman" w:hAnsi="Times New Roman" w:cs="Times New Roman"/>
            <w:i w:val="0"/>
            <w:color w:val="auto"/>
            <w:sz w:val="26"/>
            <w:szCs w:val="26"/>
          </w:rPr>
          <w:delInstrText xml:space="preserve"> STYLEREF 1 \s </w:delInstrText>
        </w:r>
        <w:r w:rsidR="00185199"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3</w:delText>
        </w:r>
        <w:r w:rsidR="00185199" w:rsidRPr="00C307BC" w:rsidDel="00BE0028">
          <w:rPr>
            <w:rFonts w:ascii="Times New Roman" w:hAnsi="Times New Roman" w:cs="Times New Roman"/>
            <w:i w:val="0"/>
            <w:color w:val="auto"/>
            <w:sz w:val="26"/>
            <w:szCs w:val="26"/>
          </w:rPr>
          <w:fldChar w:fldCharType="end"/>
        </w:r>
        <w:r w:rsidR="00185199" w:rsidRPr="00C307BC" w:rsidDel="00BE0028">
          <w:rPr>
            <w:rFonts w:ascii="Times New Roman" w:hAnsi="Times New Roman" w:cs="Times New Roman"/>
            <w:i w:val="0"/>
            <w:color w:val="auto"/>
            <w:sz w:val="26"/>
            <w:szCs w:val="26"/>
          </w:rPr>
          <w:delText>.</w:delText>
        </w:r>
        <w:r w:rsidR="00185199" w:rsidRPr="00C307BC" w:rsidDel="00BE0028">
          <w:rPr>
            <w:rFonts w:ascii="Times New Roman" w:hAnsi="Times New Roman" w:cs="Times New Roman"/>
            <w:i w:val="0"/>
            <w:color w:val="auto"/>
            <w:sz w:val="26"/>
            <w:szCs w:val="26"/>
          </w:rPr>
          <w:fldChar w:fldCharType="begin"/>
        </w:r>
        <w:r w:rsidR="00185199" w:rsidRPr="00C307BC" w:rsidDel="00BE0028">
          <w:rPr>
            <w:rFonts w:ascii="Times New Roman" w:hAnsi="Times New Roman" w:cs="Times New Roman"/>
            <w:i w:val="0"/>
            <w:color w:val="auto"/>
            <w:sz w:val="26"/>
            <w:szCs w:val="26"/>
          </w:rPr>
          <w:delInstrText xml:space="preserve"> SEQ Hình \* ARABIC \s 1 </w:delInstrText>
        </w:r>
        <w:r w:rsidR="00185199"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11</w:delText>
        </w:r>
        <w:r w:rsidR="00185199" w:rsidRPr="00C307BC" w:rsidDel="00BE0028">
          <w:rPr>
            <w:rFonts w:ascii="Times New Roman" w:hAnsi="Times New Roman" w:cs="Times New Roman"/>
            <w:i w:val="0"/>
            <w:color w:val="auto"/>
            <w:sz w:val="26"/>
            <w:szCs w:val="26"/>
          </w:rPr>
          <w:fldChar w:fldCharType="end"/>
        </w:r>
      </w:del>
      <w:bookmarkEnd w:id="1938"/>
      <w:r w:rsidRPr="00C307BC">
        <w:rPr>
          <w:rFonts w:ascii="Times New Roman" w:hAnsi="Times New Roman" w:cs="Times New Roman"/>
          <w:i w:val="0"/>
          <w:color w:val="auto"/>
          <w:sz w:val="26"/>
          <w:szCs w:val="26"/>
        </w:rPr>
        <w:t>: Thông tin hệ thống của Jenkins</w:t>
      </w:r>
      <w:bookmarkEnd w:id="1939"/>
    </w:p>
    <w:p w14:paraId="5287EF5F" w14:textId="6F164E9F" w:rsidR="00FA046C" w:rsidRPr="00C307BC" w:rsidRDefault="004A1882" w:rsidP="00966627">
      <w:pPr>
        <w:spacing w:after="120"/>
        <w:ind w:firstLine="567"/>
        <w:jc w:val="both"/>
        <w:rPr>
          <w:rFonts w:ascii="Times New Roman" w:eastAsia="Times New Roman" w:hAnsi="Times New Roman" w:cs="Times New Roman"/>
          <w:sz w:val="26"/>
          <w:szCs w:val="26"/>
        </w:rPr>
      </w:pPr>
      <w:ins w:id="1951" w:author="LoanDT" w:date="2018-05-10T23:20:00Z">
        <w:r w:rsidRPr="00C307BC">
          <w:rPr>
            <w:rFonts w:ascii="Times New Roman" w:eastAsia="Times New Roman" w:hAnsi="Times New Roman" w:cs="Times New Roman"/>
            <w:b/>
            <w:sz w:val="26"/>
            <w:szCs w:val="26"/>
          </w:rPr>
          <w:t>Lịch sử</w:t>
        </w:r>
        <w:r w:rsidR="00151833" w:rsidRPr="00C307BC">
          <w:rPr>
            <w:rFonts w:ascii="Times New Roman" w:eastAsia="Times New Roman" w:hAnsi="Times New Roman" w:cs="Times New Roman"/>
            <w:b/>
            <w:sz w:val="26"/>
            <w:szCs w:val="26"/>
          </w:rPr>
          <w:t xml:space="preserve"> hệ thống</w:t>
        </w:r>
        <w:r w:rsidRPr="00C307BC">
          <w:rPr>
            <w:rFonts w:ascii="Times New Roman" w:eastAsia="Times New Roman" w:hAnsi="Times New Roman" w:cs="Times New Roman"/>
            <w:b/>
            <w:sz w:val="26"/>
            <w:szCs w:val="26"/>
          </w:rPr>
          <w:t xml:space="preserve"> </w:t>
        </w:r>
        <w:r w:rsidRPr="00C307BC">
          <w:rPr>
            <w:rFonts w:ascii="Times New Roman" w:eastAsia="Times New Roman" w:hAnsi="Times New Roman" w:cs="Times New Roman"/>
            <w:sz w:val="26"/>
            <w:szCs w:val="26"/>
            <w:rPrChange w:id="1952" w:author="LoanDT" w:date="2018-05-10T23:20:00Z">
              <w:rPr>
                <w:rFonts w:ascii="Times New Roman" w:eastAsia="Times New Roman" w:hAnsi="Times New Roman" w:cs="Times New Roman"/>
                <w:b/>
                <w:sz w:val="28"/>
                <w:szCs w:val="28"/>
              </w:rPr>
            </w:rPrChange>
          </w:rPr>
          <w:t>(</w:t>
        </w:r>
      </w:ins>
      <w:r w:rsidR="00C73FC8" w:rsidRPr="00C307BC">
        <w:rPr>
          <w:rFonts w:ascii="Times New Roman" w:eastAsia="Times New Roman" w:hAnsi="Times New Roman" w:cs="Times New Roman"/>
          <w:sz w:val="26"/>
          <w:szCs w:val="26"/>
          <w:rPrChange w:id="1953" w:author="LoanDT" w:date="2018-05-10T23:20:00Z">
            <w:rPr>
              <w:rFonts w:ascii="Times New Roman" w:eastAsia="Times New Roman" w:hAnsi="Times New Roman" w:cs="Times New Roman"/>
              <w:b/>
              <w:sz w:val="28"/>
              <w:szCs w:val="28"/>
            </w:rPr>
          </w:rPrChange>
        </w:rPr>
        <w:t>System Log</w:t>
      </w:r>
      <w:ins w:id="1954" w:author="LoanDT" w:date="2018-05-10T23:20:00Z">
        <w:r w:rsidRPr="00C307BC">
          <w:rPr>
            <w:rFonts w:ascii="Times New Roman" w:eastAsia="Times New Roman" w:hAnsi="Times New Roman" w:cs="Times New Roman"/>
            <w:sz w:val="26"/>
            <w:szCs w:val="26"/>
            <w:rPrChange w:id="1955" w:author="LoanDT" w:date="2018-05-10T23:20:00Z">
              <w:rPr>
                <w:rFonts w:ascii="Times New Roman" w:eastAsia="Times New Roman" w:hAnsi="Times New Roman" w:cs="Times New Roman"/>
                <w:b/>
                <w:sz w:val="28"/>
                <w:szCs w:val="28"/>
              </w:rPr>
            </w:rPrChange>
          </w:rPr>
          <w:t>)</w:t>
        </w:r>
      </w:ins>
      <w:r w:rsidR="00C73FC8" w:rsidRPr="00C307BC">
        <w:rPr>
          <w:rFonts w:ascii="Times New Roman" w:eastAsia="Times New Roman" w:hAnsi="Times New Roman" w:cs="Times New Roman"/>
          <w:sz w:val="26"/>
          <w:szCs w:val="26"/>
          <w:rPrChange w:id="1956" w:author="LoanDT" w:date="2018-05-10T23:20:00Z">
            <w:rPr>
              <w:rFonts w:ascii="Times New Roman" w:eastAsia="Times New Roman" w:hAnsi="Times New Roman" w:cs="Times New Roman"/>
              <w:b/>
              <w:sz w:val="28"/>
              <w:szCs w:val="28"/>
            </w:rPr>
          </w:rPrChange>
        </w:rPr>
        <w:t>:</w:t>
      </w:r>
      <w:r w:rsidR="00C73FC8" w:rsidRPr="00C307BC">
        <w:rPr>
          <w:rFonts w:ascii="Times New Roman" w:eastAsia="Times New Roman" w:hAnsi="Times New Roman" w:cs="Times New Roman"/>
          <w:sz w:val="26"/>
          <w:szCs w:val="26"/>
        </w:rPr>
        <w:t xml:space="preserve"> Màn hình </w:t>
      </w:r>
      <w:r w:rsidR="00120D78" w:rsidRPr="00C307BC">
        <w:rPr>
          <w:rFonts w:ascii="Times New Roman" w:eastAsia="Times New Roman" w:hAnsi="Times New Roman" w:cs="Times New Roman"/>
          <w:sz w:val="26"/>
          <w:szCs w:val="26"/>
        </w:rPr>
        <w:t xml:space="preserve">System Log </w:t>
      </w:r>
      <w:r w:rsidR="00C73FC8" w:rsidRPr="00C307BC">
        <w:rPr>
          <w:rFonts w:ascii="Times New Roman" w:eastAsia="Times New Roman" w:hAnsi="Times New Roman" w:cs="Times New Roman"/>
          <w:sz w:val="26"/>
          <w:szCs w:val="26"/>
        </w:rPr>
        <w:t xml:space="preserve">là cách thuận tiện để xem các </w:t>
      </w:r>
      <w:r w:rsidR="00851B06" w:rsidRPr="00C307BC">
        <w:rPr>
          <w:rFonts w:ascii="Times New Roman" w:eastAsia="Times New Roman" w:hAnsi="Times New Roman" w:cs="Times New Roman"/>
          <w:sz w:val="26"/>
          <w:szCs w:val="26"/>
        </w:rPr>
        <w:t xml:space="preserve">tập tin </w:t>
      </w:r>
      <w:r w:rsidR="003B2690" w:rsidRPr="00C307BC">
        <w:rPr>
          <w:rFonts w:ascii="Times New Roman" w:eastAsia="Times New Roman" w:hAnsi="Times New Roman" w:cs="Times New Roman"/>
          <w:sz w:val="26"/>
          <w:szCs w:val="26"/>
        </w:rPr>
        <w:t xml:space="preserve">lịch sử </w:t>
      </w:r>
      <w:r w:rsidR="00C73FC8" w:rsidRPr="00C307BC">
        <w:rPr>
          <w:rFonts w:ascii="Times New Roman" w:eastAsia="Times New Roman" w:hAnsi="Times New Roman" w:cs="Times New Roman"/>
          <w:sz w:val="26"/>
          <w:szCs w:val="26"/>
        </w:rPr>
        <w:t xml:space="preserve">Jenkins trong thời gian thực. </w:t>
      </w:r>
      <w:r w:rsidR="002A60F1" w:rsidRPr="00C307BC">
        <w:rPr>
          <w:rFonts w:ascii="Times New Roman" w:eastAsia="Times New Roman" w:hAnsi="Times New Roman" w:cs="Times New Roman"/>
          <w:sz w:val="26"/>
          <w:szCs w:val="26"/>
        </w:rPr>
        <w:t>V</w:t>
      </w:r>
      <w:r w:rsidR="00C73FC8" w:rsidRPr="00C307BC">
        <w:rPr>
          <w:rFonts w:ascii="Times New Roman" w:eastAsia="Times New Roman" w:hAnsi="Times New Roman" w:cs="Times New Roman"/>
          <w:sz w:val="26"/>
          <w:szCs w:val="26"/>
        </w:rPr>
        <w:t xml:space="preserve">iệc sử dụng chính của màn hình này là để </w:t>
      </w:r>
      <w:r w:rsidR="00465353" w:rsidRPr="00C307BC">
        <w:rPr>
          <w:rFonts w:ascii="Times New Roman" w:eastAsia="Times New Roman" w:hAnsi="Times New Roman" w:cs="Times New Roman"/>
          <w:sz w:val="26"/>
          <w:szCs w:val="26"/>
        </w:rPr>
        <w:t xml:space="preserve">tìm và </w:t>
      </w:r>
      <w:r w:rsidR="00C73FC8" w:rsidRPr="00C307BC">
        <w:rPr>
          <w:rFonts w:ascii="Times New Roman" w:eastAsia="Times New Roman" w:hAnsi="Times New Roman" w:cs="Times New Roman"/>
          <w:sz w:val="26"/>
          <w:szCs w:val="26"/>
        </w:rPr>
        <w:t>khắc phục sự cố.</w:t>
      </w:r>
    </w:p>
    <w:p w14:paraId="7C1978F0" w14:textId="4B5797F4" w:rsidR="00C73FC8" w:rsidRPr="00C307BC" w:rsidRDefault="004A1882" w:rsidP="00966627">
      <w:pPr>
        <w:spacing w:after="120"/>
        <w:ind w:firstLine="567"/>
        <w:jc w:val="both"/>
        <w:rPr>
          <w:rFonts w:ascii="Times New Roman" w:eastAsia="Times New Roman" w:hAnsi="Times New Roman" w:cs="Times New Roman"/>
          <w:sz w:val="26"/>
          <w:szCs w:val="26"/>
        </w:rPr>
      </w:pPr>
      <w:ins w:id="1957" w:author="LoanDT" w:date="2018-05-10T23:19:00Z">
        <w:r w:rsidRPr="00C307BC">
          <w:rPr>
            <w:rFonts w:ascii="Times New Roman" w:eastAsia="Times New Roman" w:hAnsi="Times New Roman" w:cs="Times New Roman"/>
            <w:b/>
            <w:sz w:val="26"/>
            <w:szCs w:val="26"/>
            <w:rPrChange w:id="1958" w:author="LoanDT" w:date="2018-05-10T23:20:00Z">
              <w:rPr>
                <w:rFonts w:ascii="Times New Roman" w:eastAsia="Times New Roman" w:hAnsi="Times New Roman" w:cs="Times New Roman"/>
                <w:sz w:val="28"/>
                <w:szCs w:val="28"/>
              </w:rPr>
            </w:rPrChange>
          </w:rPr>
          <w:t xml:space="preserve">Thống kê tải </w:t>
        </w:r>
        <w:r w:rsidRPr="00C307BC">
          <w:rPr>
            <w:rFonts w:ascii="Times New Roman" w:eastAsia="Times New Roman" w:hAnsi="Times New Roman" w:cs="Times New Roman"/>
            <w:sz w:val="26"/>
            <w:szCs w:val="26"/>
          </w:rPr>
          <w:t>(</w:t>
        </w:r>
      </w:ins>
      <w:r w:rsidR="00C73FC8" w:rsidRPr="00C307BC">
        <w:rPr>
          <w:rFonts w:ascii="Times New Roman" w:eastAsia="Times New Roman" w:hAnsi="Times New Roman" w:cs="Times New Roman"/>
          <w:sz w:val="26"/>
          <w:szCs w:val="26"/>
          <w:rPrChange w:id="1959" w:author="LoanDT" w:date="2018-05-10T23:19:00Z">
            <w:rPr>
              <w:rFonts w:ascii="Times New Roman" w:eastAsia="Times New Roman" w:hAnsi="Times New Roman" w:cs="Times New Roman"/>
              <w:b/>
              <w:sz w:val="28"/>
              <w:szCs w:val="28"/>
            </w:rPr>
          </w:rPrChange>
        </w:rPr>
        <w:t>Load Statistics</w:t>
      </w:r>
      <w:ins w:id="1960" w:author="LoanDT" w:date="2018-05-10T23:19:00Z">
        <w:r w:rsidRPr="00C307BC">
          <w:rPr>
            <w:rFonts w:ascii="Times New Roman" w:eastAsia="Times New Roman" w:hAnsi="Times New Roman" w:cs="Times New Roman"/>
            <w:sz w:val="26"/>
            <w:szCs w:val="26"/>
          </w:rPr>
          <w:t>)</w:t>
        </w:r>
      </w:ins>
      <w:r w:rsidR="00C73FC8" w:rsidRPr="00C307BC">
        <w:rPr>
          <w:rFonts w:ascii="Times New Roman" w:eastAsia="Times New Roman" w:hAnsi="Times New Roman" w:cs="Times New Roman"/>
          <w:sz w:val="26"/>
          <w:szCs w:val="26"/>
          <w:rPrChange w:id="1961" w:author="LoanDT" w:date="2018-05-10T23:19:00Z">
            <w:rPr>
              <w:rFonts w:ascii="Times New Roman" w:eastAsia="Times New Roman" w:hAnsi="Times New Roman" w:cs="Times New Roman"/>
              <w:b/>
              <w:sz w:val="28"/>
              <w:szCs w:val="28"/>
            </w:rPr>
          </w:rPrChange>
        </w:rPr>
        <w:t>:</w:t>
      </w:r>
      <w:r w:rsidR="00C73FC8" w:rsidRPr="00C307BC">
        <w:rPr>
          <w:rFonts w:ascii="Times New Roman" w:eastAsia="Times New Roman" w:hAnsi="Times New Roman" w:cs="Times New Roman"/>
          <w:sz w:val="26"/>
          <w:szCs w:val="26"/>
        </w:rPr>
        <w:t xml:space="preserve"> Các trang này hiển thị dữ liệu đồ họa về mức độ bận của phiên bản Jenkins về số lượng các bản</w:t>
      </w:r>
      <w:r w:rsidR="00AC71E8" w:rsidRPr="00C307BC">
        <w:rPr>
          <w:rFonts w:ascii="Times New Roman" w:eastAsia="Times New Roman" w:hAnsi="Times New Roman" w:cs="Times New Roman"/>
          <w:sz w:val="26"/>
          <w:szCs w:val="26"/>
        </w:rPr>
        <w:t xml:space="preserve"> biên dịch </w:t>
      </w:r>
      <w:r w:rsidR="00C73FC8" w:rsidRPr="00C307BC">
        <w:rPr>
          <w:rFonts w:ascii="Times New Roman" w:eastAsia="Times New Roman" w:hAnsi="Times New Roman" w:cs="Times New Roman"/>
          <w:sz w:val="26"/>
          <w:szCs w:val="26"/>
        </w:rPr>
        <w:t xml:space="preserve">đồng thời và độ dài của hàng đợi </w:t>
      </w:r>
      <w:r w:rsidR="00393D3A" w:rsidRPr="00C307BC">
        <w:rPr>
          <w:rFonts w:ascii="Times New Roman" w:eastAsia="Times New Roman" w:hAnsi="Times New Roman" w:cs="Times New Roman"/>
          <w:sz w:val="26"/>
          <w:szCs w:val="26"/>
        </w:rPr>
        <w:t xml:space="preserve">biên </w:t>
      </w:r>
      <w:r w:rsidR="00BF52DF" w:rsidRPr="00C307BC">
        <w:rPr>
          <w:rFonts w:ascii="Times New Roman" w:eastAsia="Times New Roman" w:hAnsi="Times New Roman" w:cs="Times New Roman"/>
          <w:sz w:val="26"/>
          <w:szCs w:val="26"/>
        </w:rPr>
        <w:t xml:space="preserve">dịch </w:t>
      </w:r>
      <w:r w:rsidR="00C73FC8" w:rsidRPr="00C307BC">
        <w:rPr>
          <w:rFonts w:ascii="Times New Roman" w:eastAsia="Times New Roman" w:hAnsi="Times New Roman" w:cs="Times New Roman"/>
          <w:sz w:val="26"/>
          <w:szCs w:val="26"/>
        </w:rPr>
        <w:t>cho biết</w:t>
      </w:r>
      <w:r w:rsidR="00E358F0" w:rsidRPr="00C307BC">
        <w:rPr>
          <w:rFonts w:ascii="Times New Roman" w:eastAsia="Times New Roman" w:hAnsi="Times New Roman" w:cs="Times New Roman"/>
          <w:sz w:val="26"/>
          <w:szCs w:val="26"/>
        </w:rPr>
        <w:t xml:space="preserve"> một </w:t>
      </w:r>
      <w:r w:rsidR="00571C73" w:rsidRPr="00C307BC">
        <w:rPr>
          <w:rFonts w:ascii="Times New Roman" w:eastAsia="Times New Roman" w:hAnsi="Times New Roman" w:cs="Times New Roman"/>
          <w:sz w:val="26"/>
          <w:szCs w:val="26"/>
        </w:rPr>
        <w:t>dự án</w:t>
      </w:r>
      <w:r w:rsidR="00C73FC8" w:rsidRPr="00C307BC">
        <w:rPr>
          <w:rFonts w:ascii="Times New Roman" w:eastAsia="Times New Roman" w:hAnsi="Times New Roman" w:cs="Times New Roman"/>
          <w:sz w:val="26"/>
          <w:szCs w:val="26"/>
        </w:rPr>
        <w:t xml:space="preserve"> cần phải đợi bao lâu trước khi được thực thi. Những số liệu thống kê này có thể đưa ra ý tưởng tốt về việc liệu các công suất phụ hay các nút </w:t>
      </w:r>
      <w:r w:rsidR="004757F8" w:rsidRPr="00C307BC">
        <w:rPr>
          <w:rFonts w:ascii="Times New Roman" w:eastAsia="Times New Roman" w:hAnsi="Times New Roman" w:cs="Times New Roman"/>
          <w:sz w:val="26"/>
          <w:szCs w:val="26"/>
        </w:rPr>
        <w:t>biên dịch</w:t>
      </w:r>
      <w:r w:rsidR="00C73FC8" w:rsidRPr="00C307BC">
        <w:rPr>
          <w:rFonts w:ascii="Times New Roman" w:eastAsia="Times New Roman" w:hAnsi="Times New Roman" w:cs="Times New Roman"/>
          <w:sz w:val="26"/>
          <w:szCs w:val="26"/>
        </w:rPr>
        <w:t xml:space="preserve"> bổ sung có được yêu cầu từ quan điểm cơ sở hạ tầng hay không.</w:t>
      </w:r>
    </w:p>
    <w:p w14:paraId="0693FC2A" w14:textId="60138E08" w:rsidR="00C73FC8" w:rsidRPr="00C307BC" w:rsidRDefault="004A1882" w:rsidP="00966627">
      <w:pPr>
        <w:spacing w:after="120"/>
        <w:ind w:firstLine="567"/>
        <w:jc w:val="both"/>
        <w:rPr>
          <w:rFonts w:ascii="Times New Roman" w:eastAsia="Times New Roman" w:hAnsi="Times New Roman" w:cs="Times New Roman"/>
          <w:sz w:val="26"/>
          <w:szCs w:val="26"/>
        </w:rPr>
      </w:pPr>
      <w:ins w:id="1962" w:author="LoanDT" w:date="2018-05-10T23:19:00Z">
        <w:r w:rsidRPr="00C307BC">
          <w:rPr>
            <w:rFonts w:ascii="Times New Roman" w:eastAsia="Times New Roman" w:hAnsi="Times New Roman" w:cs="Times New Roman"/>
            <w:b/>
            <w:sz w:val="26"/>
            <w:szCs w:val="26"/>
          </w:rPr>
          <w:t>Tập lệnh kịch bản (</w:t>
        </w:r>
      </w:ins>
      <w:r w:rsidR="00C73FC8" w:rsidRPr="00C307BC">
        <w:rPr>
          <w:rFonts w:ascii="Times New Roman" w:eastAsia="Times New Roman" w:hAnsi="Times New Roman" w:cs="Times New Roman"/>
          <w:sz w:val="26"/>
          <w:szCs w:val="26"/>
          <w:rPrChange w:id="1963" w:author="LoanDT" w:date="2018-05-10T23:19:00Z">
            <w:rPr>
              <w:rFonts w:ascii="Times New Roman" w:eastAsia="Times New Roman" w:hAnsi="Times New Roman" w:cs="Times New Roman"/>
              <w:b/>
              <w:sz w:val="28"/>
              <w:szCs w:val="28"/>
            </w:rPr>
          </w:rPrChange>
        </w:rPr>
        <w:t>Script Console</w:t>
      </w:r>
      <w:ins w:id="1964" w:author="LoanDT" w:date="2018-05-10T23:19:00Z">
        <w:r w:rsidRPr="00C307BC">
          <w:rPr>
            <w:rFonts w:ascii="Times New Roman" w:eastAsia="Times New Roman" w:hAnsi="Times New Roman" w:cs="Times New Roman"/>
            <w:sz w:val="26"/>
            <w:szCs w:val="26"/>
          </w:rPr>
          <w:t>)</w:t>
        </w:r>
      </w:ins>
      <w:r w:rsidR="00C73FC8" w:rsidRPr="00C307BC">
        <w:rPr>
          <w:rFonts w:ascii="Times New Roman" w:eastAsia="Times New Roman" w:hAnsi="Times New Roman" w:cs="Times New Roman"/>
          <w:b/>
          <w:sz w:val="26"/>
          <w:szCs w:val="26"/>
        </w:rPr>
        <w:t xml:space="preserve">: </w:t>
      </w:r>
      <w:r w:rsidR="00C73FC8" w:rsidRPr="00C307BC">
        <w:rPr>
          <w:rFonts w:ascii="Times New Roman" w:eastAsia="Times New Roman" w:hAnsi="Times New Roman" w:cs="Times New Roman"/>
          <w:sz w:val="26"/>
          <w:szCs w:val="26"/>
        </w:rPr>
        <w:t xml:space="preserve">Màn hình này cho phép chạy các tập lệnh Groovy trên máy chủ. Nó rất hữu ích cho việc xử lý sự cố </w:t>
      </w:r>
      <w:r w:rsidR="00AF116E" w:rsidRPr="00C307BC">
        <w:rPr>
          <w:rFonts w:ascii="Times New Roman" w:eastAsia="Times New Roman" w:hAnsi="Times New Roman" w:cs="Times New Roman"/>
          <w:sz w:val="26"/>
          <w:szCs w:val="26"/>
        </w:rPr>
        <w:t xml:space="preserve">xảy ra </w:t>
      </w:r>
      <w:r w:rsidR="00E22D25" w:rsidRPr="00C307BC">
        <w:rPr>
          <w:rFonts w:ascii="Times New Roman" w:eastAsia="Times New Roman" w:hAnsi="Times New Roman" w:cs="Times New Roman"/>
          <w:sz w:val="26"/>
          <w:szCs w:val="26"/>
        </w:rPr>
        <w:t>do</w:t>
      </w:r>
      <w:r w:rsidR="00AF116E" w:rsidRPr="00C307BC">
        <w:rPr>
          <w:rFonts w:ascii="Times New Roman" w:eastAsia="Times New Roman" w:hAnsi="Times New Roman" w:cs="Times New Roman"/>
          <w:sz w:val="26"/>
          <w:szCs w:val="26"/>
        </w:rPr>
        <w:t xml:space="preserve"> ứng dụng</w:t>
      </w:r>
      <w:r w:rsidR="00E22D25" w:rsidRPr="00C307BC">
        <w:rPr>
          <w:rFonts w:ascii="Times New Roman" w:eastAsia="Times New Roman" w:hAnsi="Times New Roman" w:cs="Times New Roman"/>
          <w:sz w:val="26"/>
          <w:szCs w:val="26"/>
        </w:rPr>
        <w:t xml:space="preserve"> </w:t>
      </w:r>
      <w:r w:rsidR="00865BE5" w:rsidRPr="00C307BC">
        <w:rPr>
          <w:rFonts w:ascii="Times New Roman" w:eastAsia="Times New Roman" w:hAnsi="Times New Roman" w:cs="Times New Roman"/>
          <w:sz w:val="26"/>
          <w:szCs w:val="26"/>
        </w:rPr>
        <w:t xml:space="preserve">yêu cầu </w:t>
      </w:r>
      <w:r w:rsidR="00C73FC8" w:rsidRPr="00C307BC">
        <w:rPr>
          <w:rFonts w:ascii="Times New Roman" w:eastAsia="Times New Roman" w:hAnsi="Times New Roman" w:cs="Times New Roman"/>
          <w:sz w:val="26"/>
          <w:szCs w:val="26"/>
        </w:rPr>
        <w:t xml:space="preserve">một </w:t>
      </w:r>
      <w:r w:rsidR="00AB39CD" w:rsidRPr="00C307BC">
        <w:rPr>
          <w:rFonts w:ascii="Times New Roman" w:eastAsia="Times New Roman" w:hAnsi="Times New Roman" w:cs="Times New Roman"/>
          <w:sz w:val="26"/>
          <w:szCs w:val="26"/>
        </w:rPr>
        <w:t>cấu hình</w:t>
      </w:r>
      <w:r w:rsidR="00C73FC8" w:rsidRPr="00C307BC">
        <w:rPr>
          <w:rFonts w:ascii="Times New Roman" w:eastAsia="Times New Roman" w:hAnsi="Times New Roman" w:cs="Times New Roman"/>
          <w:sz w:val="26"/>
          <w:szCs w:val="26"/>
        </w:rPr>
        <w:t xml:space="preserve"> mạnh.</w:t>
      </w:r>
    </w:p>
    <w:p w14:paraId="7B578419" w14:textId="43494B28" w:rsidR="00912A0F" w:rsidRPr="00C307BC" w:rsidRDefault="00367B29" w:rsidP="00FC2838">
      <w:pPr>
        <w:spacing w:line="288" w:lineRule="auto"/>
        <w:ind w:firstLine="567"/>
        <w:jc w:val="both"/>
        <w:rPr>
          <w:ins w:id="1965" w:author="LoanDT" w:date="2018-05-10T23:21:00Z"/>
          <w:rFonts w:ascii="Times New Roman" w:eastAsia="Times New Roman" w:hAnsi="Times New Roman" w:cs="Times New Roman"/>
          <w:sz w:val="26"/>
          <w:szCs w:val="26"/>
        </w:rPr>
      </w:pPr>
      <w:ins w:id="1966" w:author="LoanDT" w:date="2018-05-10T23:18:00Z">
        <w:r w:rsidRPr="00C307BC">
          <w:rPr>
            <w:rFonts w:ascii="Times New Roman" w:eastAsia="Times New Roman" w:hAnsi="Times New Roman" w:cs="Times New Roman"/>
            <w:b/>
            <w:sz w:val="26"/>
            <w:szCs w:val="26"/>
          </w:rPr>
          <w:t>Hẹn giờ tắt</w:t>
        </w:r>
        <w:r w:rsidRPr="00C307BC">
          <w:rPr>
            <w:rFonts w:ascii="Times New Roman" w:eastAsia="Times New Roman" w:hAnsi="Times New Roman" w:cs="Times New Roman"/>
            <w:sz w:val="26"/>
            <w:szCs w:val="26"/>
            <w:rPrChange w:id="1967" w:author="LoanDT" w:date="2018-05-10T23:18:00Z">
              <w:rPr>
                <w:rFonts w:ascii="Times New Roman" w:eastAsia="Times New Roman" w:hAnsi="Times New Roman" w:cs="Times New Roman"/>
                <w:b/>
                <w:sz w:val="28"/>
                <w:szCs w:val="28"/>
              </w:rPr>
            </w:rPrChange>
          </w:rPr>
          <w:t xml:space="preserve"> (</w:t>
        </w:r>
      </w:ins>
      <w:r w:rsidR="00C73FC8" w:rsidRPr="00C307BC">
        <w:rPr>
          <w:rFonts w:ascii="Times New Roman" w:eastAsia="Times New Roman" w:hAnsi="Times New Roman" w:cs="Times New Roman"/>
          <w:sz w:val="26"/>
          <w:szCs w:val="26"/>
          <w:rPrChange w:id="1968" w:author="LoanDT" w:date="2018-05-10T23:18:00Z">
            <w:rPr>
              <w:rFonts w:ascii="Times New Roman" w:eastAsia="Times New Roman" w:hAnsi="Times New Roman" w:cs="Times New Roman"/>
              <w:b/>
              <w:sz w:val="28"/>
              <w:szCs w:val="28"/>
            </w:rPr>
          </w:rPrChange>
        </w:rPr>
        <w:t>Prepare for Shutdown</w:t>
      </w:r>
      <w:ins w:id="1969" w:author="LoanDT" w:date="2018-05-10T23:18:00Z">
        <w:r w:rsidRPr="00C307BC">
          <w:rPr>
            <w:rFonts w:ascii="Times New Roman" w:eastAsia="Times New Roman" w:hAnsi="Times New Roman" w:cs="Times New Roman"/>
            <w:sz w:val="26"/>
            <w:szCs w:val="26"/>
            <w:rPrChange w:id="1970" w:author="LoanDT" w:date="2018-05-10T23:18:00Z">
              <w:rPr>
                <w:rFonts w:ascii="Times New Roman" w:eastAsia="Times New Roman" w:hAnsi="Times New Roman" w:cs="Times New Roman"/>
                <w:b/>
                <w:sz w:val="28"/>
                <w:szCs w:val="28"/>
              </w:rPr>
            </w:rPrChange>
          </w:rPr>
          <w:t>)</w:t>
        </w:r>
      </w:ins>
      <w:r w:rsidR="00C73FC8" w:rsidRPr="00C307BC">
        <w:rPr>
          <w:rFonts w:ascii="Times New Roman" w:eastAsia="Times New Roman" w:hAnsi="Times New Roman" w:cs="Times New Roman"/>
          <w:sz w:val="26"/>
          <w:szCs w:val="26"/>
          <w:rPrChange w:id="1971" w:author="LoanDT" w:date="2018-05-10T23:18:00Z">
            <w:rPr>
              <w:rFonts w:ascii="Times New Roman" w:eastAsia="Times New Roman" w:hAnsi="Times New Roman" w:cs="Times New Roman"/>
              <w:b/>
              <w:sz w:val="28"/>
              <w:szCs w:val="28"/>
            </w:rPr>
          </w:rPrChange>
        </w:rPr>
        <w:t>:</w:t>
      </w:r>
      <w:r w:rsidR="00DE23C1" w:rsidRPr="00C307BC">
        <w:rPr>
          <w:rFonts w:ascii="Times New Roman" w:eastAsia="Times New Roman" w:hAnsi="Times New Roman" w:cs="Times New Roman"/>
          <w:b/>
          <w:sz w:val="26"/>
          <w:szCs w:val="26"/>
        </w:rPr>
        <w:t xml:space="preserve"> </w:t>
      </w:r>
      <w:r w:rsidR="00C73FC8" w:rsidRPr="00C307BC">
        <w:rPr>
          <w:rFonts w:ascii="Times New Roman" w:eastAsia="Times New Roman" w:hAnsi="Times New Roman" w:cs="Times New Roman"/>
          <w:sz w:val="26"/>
          <w:szCs w:val="26"/>
        </w:rPr>
        <w:t xml:space="preserve">Nếu cần phải tắt Jenkins, </w:t>
      </w:r>
      <w:r w:rsidR="00EB3F66" w:rsidRPr="00C307BC">
        <w:rPr>
          <w:rFonts w:ascii="Times New Roman" w:eastAsia="Times New Roman" w:hAnsi="Times New Roman" w:cs="Times New Roman"/>
          <w:sz w:val="26"/>
          <w:szCs w:val="26"/>
        </w:rPr>
        <w:t xml:space="preserve">đặc biệt </w:t>
      </w:r>
      <w:r w:rsidR="007D2EEA" w:rsidRPr="00C307BC">
        <w:rPr>
          <w:rFonts w:ascii="Times New Roman" w:eastAsia="Times New Roman" w:hAnsi="Times New Roman" w:cs="Times New Roman"/>
          <w:sz w:val="26"/>
          <w:szCs w:val="26"/>
        </w:rPr>
        <w:t xml:space="preserve">khi </w:t>
      </w:r>
      <w:r w:rsidR="00C73FC8" w:rsidRPr="00C307BC">
        <w:rPr>
          <w:rFonts w:ascii="Times New Roman" w:eastAsia="Times New Roman" w:hAnsi="Times New Roman" w:cs="Times New Roman"/>
          <w:sz w:val="26"/>
          <w:szCs w:val="26"/>
        </w:rPr>
        <w:t xml:space="preserve">máy chủ Jenkins đang </w:t>
      </w:r>
      <w:r w:rsidR="009932E7" w:rsidRPr="00C307BC">
        <w:rPr>
          <w:rFonts w:ascii="Times New Roman" w:eastAsia="Times New Roman" w:hAnsi="Times New Roman" w:cs="Times New Roman"/>
          <w:sz w:val="26"/>
          <w:szCs w:val="26"/>
        </w:rPr>
        <w:t xml:space="preserve">thực thi </w:t>
      </w:r>
      <w:r w:rsidR="00C73FC8" w:rsidRPr="00C307BC">
        <w:rPr>
          <w:rFonts w:ascii="Times New Roman" w:eastAsia="Times New Roman" w:hAnsi="Times New Roman" w:cs="Times New Roman"/>
          <w:sz w:val="26"/>
          <w:szCs w:val="26"/>
        </w:rPr>
        <w:t xml:space="preserve">một phiên bản </w:t>
      </w:r>
      <w:r w:rsidR="009932E7" w:rsidRPr="00C307BC">
        <w:rPr>
          <w:rFonts w:ascii="Times New Roman" w:eastAsia="Times New Roman" w:hAnsi="Times New Roman" w:cs="Times New Roman"/>
          <w:sz w:val="26"/>
          <w:szCs w:val="26"/>
        </w:rPr>
        <w:t>của dự án</w:t>
      </w:r>
      <w:r w:rsidR="00632E7B" w:rsidRPr="00C307BC">
        <w:rPr>
          <w:rFonts w:ascii="Times New Roman" w:eastAsia="Times New Roman" w:hAnsi="Times New Roman" w:cs="Times New Roman"/>
          <w:sz w:val="26"/>
          <w:szCs w:val="26"/>
        </w:rPr>
        <w:t>,</w:t>
      </w:r>
      <w:r w:rsidR="00C73FC8" w:rsidRPr="00C307BC">
        <w:rPr>
          <w:rFonts w:ascii="Times New Roman" w:eastAsia="Times New Roman" w:hAnsi="Times New Roman" w:cs="Times New Roman"/>
          <w:sz w:val="26"/>
          <w:szCs w:val="26"/>
        </w:rPr>
        <w:t xml:space="preserve"> có thể sử dụng </w:t>
      </w:r>
      <w:r w:rsidR="00731446" w:rsidRPr="00C307BC">
        <w:rPr>
          <w:rFonts w:ascii="Times New Roman" w:eastAsia="Times New Roman" w:hAnsi="Times New Roman" w:cs="Times New Roman"/>
          <w:sz w:val="26"/>
          <w:szCs w:val="26"/>
        </w:rPr>
        <w:t xml:space="preserve">tính năng </w:t>
      </w:r>
      <w:r w:rsidR="00246B2B" w:rsidRPr="00C307BC">
        <w:rPr>
          <w:rFonts w:ascii="Times New Roman" w:eastAsia="Times New Roman" w:hAnsi="Times New Roman" w:cs="Times New Roman"/>
          <w:sz w:val="26"/>
          <w:szCs w:val="26"/>
        </w:rPr>
        <w:t xml:space="preserve">“Prepare for </w:t>
      </w:r>
      <w:r w:rsidR="00246B2B" w:rsidRPr="00C307BC">
        <w:rPr>
          <w:rFonts w:ascii="Times New Roman" w:eastAsia="Times New Roman" w:hAnsi="Times New Roman" w:cs="Times New Roman"/>
          <w:sz w:val="26"/>
          <w:szCs w:val="26"/>
        </w:rPr>
        <w:lastRenderedPageBreak/>
        <w:t>Shutdown</w:t>
      </w:r>
      <w:r w:rsidR="00713F2C" w:rsidRPr="00C307BC">
        <w:rPr>
          <w:rFonts w:ascii="Times New Roman" w:eastAsia="Times New Roman" w:hAnsi="Times New Roman" w:cs="Times New Roman"/>
          <w:sz w:val="26"/>
          <w:szCs w:val="26"/>
        </w:rPr>
        <w:t>”</w:t>
      </w:r>
      <w:r w:rsidR="00C73FC8" w:rsidRPr="00C307BC">
        <w:rPr>
          <w:rFonts w:ascii="Times New Roman" w:eastAsia="Times New Roman" w:hAnsi="Times New Roman" w:cs="Times New Roman"/>
          <w:sz w:val="26"/>
          <w:szCs w:val="26"/>
        </w:rPr>
        <w:t xml:space="preserve">. Cuối cùng, khi tất cả các bản </w:t>
      </w:r>
      <w:r w:rsidR="00D75C2C" w:rsidRPr="00C307BC">
        <w:rPr>
          <w:rFonts w:ascii="Times New Roman" w:eastAsia="Times New Roman" w:hAnsi="Times New Roman" w:cs="Times New Roman"/>
          <w:sz w:val="26"/>
          <w:szCs w:val="26"/>
        </w:rPr>
        <w:t>thực thi</w:t>
      </w:r>
      <w:r w:rsidR="00C73FC8" w:rsidRPr="00C307BC">
        <w:rPr>
          <w:rFonts w:ascii="Times New Roman" w:eastAsia="Times New Roman" w:hAnsi="Times New Roman" w:cs="Times New Roman"/>
          <w:sz w:val="26"/>
          <w:szCs w:val="26"/>
        </w:rPr>
        <w:t xml:space="preserve"> hiện tại đã hoàn thành, Jenkins</w:t>
      </w:r>
      <w:r w:rsidR="00D75C2C" w:rsidRPr="00C307BC">
        <w:rPr>
          <w:rFonts w:ascii="Times New Roman" w:eastAsia="Times New Roman" w:hAnsi="Times New Roman" w:cs="Times New Roman"/>
          <w:sz w:val="26"/>
          <w:szCs w:val="26"/>
        </w:rPr>
        <w:t xml:space="preserve"> sẽ tự động tắt hệ thống</w:t>
      </w:r>
      <w:r w:rsidR="00C73FC8" w:rsidRPr="00C307BC">
        <w:rPr>
          <w:rFonts w:ascii="Times New Roman" w:eastAsia="Times New Roman" w:hAnsi="Times New Roman" w:cs="Times New Roman"/>
          <w:sz w:val="26"/>
          <w:szCs w:val="26"/>
        </w:rPr>
        <w:t>.</w:t>
      </w:r>
    </w:p>
    <w:p w14:paraId="23015B95" w14:textId="77777777" w:rsidR="00F20145" w:rsidRPr="00C307BC" w:rsidRDefault="00F20145" w:rsidP="00966627">
      <w:pPr>
        <w:pStyle w:val="ListParagraph"/>
        <w:numPr>
          <w:ilvl w:val="1"/>
          <w:numId w:val="5"/>
        </w:numPr>
        <w:spacing w:before="240" w:after="120" w:line="288" w:lineRule="auto"/>
        <w:ind w:left="0" w:firstLine="0"/>
        <w:contextualSpacing w:val="0"/>
        <w:outlineLvl w:val="1"/>
        <w:rPr>
          <w:rFonts w:ascii="Times New Roman" w:eastAsia="Times New Roman" w:hAnsi="Times New Roman" w:cs="Times New Roman"/>
          <w:b/>
          <w:sz w:val="26"/>
          <w:szCs w:val="26"/>
        </w:rPr>
      </w:pPr>
      <w:bookmarkStart w:id="1972" w:name="_Toc514278042"/>
      <w:r w:rsidRPr="00C307BC">
        <w:rPr>
          <w:rFonts w:ascii="Times New Roman" w:eastAsia="Times New Roman" w:hAnsi="Times New Roman" w:cs="Times New Roman"/>
          <w:b/>
          <w:sz w:val="26"/>
          <w:szCs w:val="26"/>
        </w:rPr>
        <w:t xml:space="preserve">Xây dựng ứng dụng </w:t>
      </w:r>
      <w:r w:rsidR="006C4E17" w:rsidRPr="00C307BC">
        <w:rPr>
          <w:rFonts w:ascii="Times New Roman" w:eastAsia="Times New Roman" w:hAnsi="Times New Roman" w:cs="Times New Roman"/>
          <w:b/>
          <w:sz w:val="26"/>
          <w:szCs w:val="26"/>
        </w:rPr>
        <w:t>AsenAPIDriver</w:t>
      </w:r>
      <w:bookmarkEnd w:id="1972"/>
      <w:r w:rsidR="006C4E17" w:rsidRPr="00C307BC">
        <w:rPr>
          <w:rFonts w:ascii="Times New Roman" w:hAnsi="Times New Roman" w:cs="Times New Roman"/>
          <w:b/>
          <w:sz w:val="26"/>
          <w:szCs w:val="26"/>
          <w:lang w:val="en-US"/>
        </w:rPr>
        <w:t xml:space="preserve"> </w:t>
      </w:r>
    </w:p>
    <w:p w14:paraId="4C9C0BB7" w14:textId="625E9099" w:rsidR="006C4E17" w:rsidRPr="00C307BC" w:rsidRDefault="004B586F">
      <w:pPr>
        <w:spacing w:after="120" w:line="288" w:lineRule="auto"/>
        <w:ind w:firstLine="567"/>
        <w:jc w:val="both"/>
        <w:rPr>
          <w:rFonts w:ascii="Times New Roman" w:eastAsia="Times New Roman" w:hAnsi="Times New Roman" w:cs="Times New Roman"/>
          <w:sz w:val="26"/>
          <w:szCs w:val="26"/>
        </w:rPr>
      </w:pPr>
      <w:ins w:id="1973" w:author="LoanDT" w:date="2018-05-09T22:34:00Z">
        <w:r w:rsidRPr="00C307BC">
          <w:rPr>
            <w:rFonts w:ascii="Times New Roman" w:eastAsia="Times New Roman" w:hAnsi="Times New Roman" w:cs="Times New Roman"/>
            <w:sz w:val="26"/>
            <w:szCs w:val="26"/>
            <w:rPrChange w:id="1974" w:author="LoanDT" w:date="2018-05-09T22:34:00Z">
              <w:rPr>
                <w:rFonts w:ascii="Times New Roman" w:hAnsi="Times New Roman" w:cs="Times New Roman"/>
                <w:sz w:val="37"/>
                <w:szCs w:val="37"/>
                <w:lang w:val="en-US"/>
              </w:rPr>
            </w:rPrChange>
          </w:rPr>
          <w:t>AsenAPIDriver</w:t>
        </w:r>
        <w:r w:rsidRPr="00C307BC">
          <w:rPr>
            <w:rFonts w:ascii="Times New Roman" w:hAnsi="Times New Roman" w:cs="Times New Roman"/>
            <w:sz w:val="26"/>
            <w:szCs w:val="26"/>
            <w:lang w:val="en-US"/>
          </w:rPr>
          <w:t xml:space="preserve"> </w:t>
        </w:r>
        <w:r w:rsidRPr="00C307BC">
          <w:rPr>
            <w:rFonts w:ascii="Times New Roman" w:eastAsia="Times New Roman" w:hAnsi="Times New Roman" w:cs="Times New Roman"/>
            <w:sz w:val="26"/>
            <w:szCs w:val="26"/>
            <w:rPrChange w:id="1975" w:author="LoanDT" w:date="2018-05-09T22:34:00Z">
              <w:rPr>
                <w:rFonts w:ascii="Times New Roman" w:hAnsi="Times New Roman" w:cs="Times New Roman"/>
                <w:sz w:val="37"/>
                <w:szCs w:val="37"/>
                <w:lang w:val="en-US"/>
              </w:rPr>
            </w:rPrChange>
          </w:rPr>
          <w:t xml:space="preserve">được xây dựng trên nền tảng Java. </w:t>
        </w:r>
      </w:ins>
      <w:ins w:id="1976" w:author="Nguyen Toan" w:date="2018-05-14T20:50:00Z">
        <w:r w:rsidR="00D22917" w:rsidRPr="00C307BC">
          <w:rPr>
            <w:rFonts w:ascii="Times New Roman" w:eastAsia="Times New Roman" w:hAnsi="Times New Roman" w:cs="Times New Roman"/>
            <w:sz w:val="26"/>
            <w:szCs w:val="26"/>
          </w:rPr>
          <w:t xml:space="preserve">Mục tiêu của thư viện là </w:t>
        </w:r>
      </w:ins>
      <w:r w:rsidR="00BB21D8">
        <w:rPr>
          <w:rFonts w:ascii="Times New Roman" w:eastAsia="Times New Roman" w:hAnsi="Times New Roman" w:cs="Times New Roman"/>
          <w:sz w:val="26"/>
          <w:szCs w:val="26"/>
        </w:rPr>
        <w:t xml:space="preserve">sinh ra các ca kiểm thử tự động cho các ứng dụng </w:t>
      </w:r>
      <w:r w:rsidR="0065714D">
        <w:rPr>
          <w:rFonts w:ascii="Times New Roman" w:eastAsia="Times New Roman" w:hAnsi="Times New Roman" w:cs="Times New Roman"/>
          <w:sz w:val="26"/>
          <w:szCs w:val="26"/>
        </w:rPr>
        <w:t xml:space="preserve">xây dựng </w:t>
      </w:r>
      <w:r w:rsidR="00BB21D8">
        <w:rPr>
          <w:rFonts w:ascii="Times New Roman" w:eastAsia="Times New Roman" w:hAnsi="Times New Roman" w:cs="Times New Roman"/>
          <w:sz w:val="26"/>
          <w:szCs w:val="26"/>
        </w:rPr>
        <w:t>dựa</w:t>
      </w:r>
      <w:ins w:id="1977" w:author="Nguyen Toan" w:date="2018-05-14T20:50:00Z">
        <w:r w:rsidR="00D22917" w:rsidRPr="00C307BC">
          <w:rPr>
            <w:rFonts w:ascii="Times New Roman" w:eastAsia="Times New Roman" w:hAnsi="Times New Roman" w:cs="Times New Roman"/>
            <w:sz w:val="26"/>
            <w:szCs w:val="26"/>
          </w:rPr>
          <w:t xml:space="preserve"> trên nền tảng MuleESB. </w:t>
        </w:r>
      </w:ins>
      <w:ins w:id="1978" w:author="LoanDT" w:date="2018-05-09T22:34:00Z">
        <w:del w:id="1979" w:author="Nguyen Toan" w:date="2018-05-14T20:50:00Z">
          <w:r w:rsidRPr="00C307BC" w:rsidDel="00D22917">
            <w:rPr>
              <w:rFonts w:ascii="Times New Roman" w:eastAsia="Times New Roman" w:hAnsi="Times New Roman" w:cs="Times New Roman"/>
              <w:sz w:val="26"/>
              <w:szCs w:val="26"/>
              <w:rPrChange w:id="1980" w:author="LoanDT" w:date="2018-05-09T22:34:00Z">
                <w:rPr>
                  <w:rFonts w:ascii="Times New Roman" w:hAnsi="Times New Roman" w:cs="Times New Roman"/>
                  <w:sz w:val="37"/>
                  <w:szCs w:val="37"/>
                  <w:lang w:val="en-US"/>
                </w:rPr>
              </w:rPrChange>
            </w:rPr>
            <w:delText>Mục tiêu của thư viNó r ESB trên nác ứng dụng ên máy chủ. Nó rất hữu ích cho việc xử lý s</w:delText>
          </w:r>
        </w:del>
      </w:ins>
      <w:del w:id="1981" w:author="LoanDT" w:date="2018-05-09T22:34:00Z">
        <w:r w:rsidR="00F20145" w:rsidRPr="00C307BC" w:rsidDel="004B586F">
          <w:rPr>
            <w:rFonts w:ascii="Times New Roman" w:eastAsia="Times New Roman" w:hAnsi="Times New Roman" w:cs="Times New Roman"/>
            <w:sz w:val="26"/>
            <w:szCs w:val="26"/>
          </w:rPr>
          <w:delText xml:space="preserve">AsenAPIDriver  </w:delText>
        </w:r>
        <w:r w:rsidR="006C4E17" w:rsidRPr="00C307BC" w:rsidDel="004B586F">
          <w:rPr>
            <w:rFonts w:ascii="Times New Roman" w:eastAsia="Times New Roman" w:hAnsi="Times New Roman" w:cs="Times New Roman"/>
            <w:sz w:val="26"/>
            <w:szCs w:val="26"/>
          </w:rPr>
          <w:delText>đưenAPIDriverắt hệ thống Jenkinsập lệnh Groovy trên máy chủ. Nó rất hữu ích cho việc xử lý sự cố ốt về việc liệu c</w:delText>
        </w:r>
      </w:del>
    </w:p>
    <w:p w14:paraId="46923897" w14:textId="60DE1852" w:rsidR="006C4E17" w:rsidRPr="00C307BC" w:rsidRDefault="006C4E17" w:rsidP="00966627">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Ứng dụng AsenAPIDriver có chức năng đọc các luồng xử lý trong tập tin cấu hình ứng dụng MuleESB, kết hợp với danh sách các ca kiểm thử, thực hiện sinh các mã nguồn kiểm thử.</w:t>
      </w:r>
    </w:p>
    <w:p w14:paraId="7291CF8B" w14:textId="3A5E2A49" w:rsidR="006C4E17" w:rsidRPr="00C307BC" w:rsidRDefault="006C4E17" w:rsidP="00966627">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Việc chạy các ca kiểm thử qua AsenAPIDriver được quản lý và thực hiện bằng cách cấu hình qua Maven. Quá trình kiểm thử kết hợp sử dụng JUnit hỗ trợ việc</w:t>
      </w:r>
      <w:ins w:id="1982" w:author="LoanDT" w:date="2018-05-11T23:00:00Z">
        <w:r w:rsidR="009A7FAD" w:rsidRPr="00C307BC">
          <w:rPr>
            <w:rFonts w:ascii="Times New Roman" w:eastAsia="Times New Roman" w:hAnsi="Times New Roman" w:cs="Times New Roman"/>
            <w:sz w:val="26"/>
            <w:szCs w:val="26"/>
          </w:rPr>
          <w:t xml:space="preserve"> quản lý và</w:t>
        </w:r>
      </w:ins>
      <w:r w:rsidRPr="00C307BC">
        <w:rPr>
          <w:rFonts w:ascii="Times New Roman" w:eastAsia="Times New Roman" w:hAnsi="Times New Roman" w:cs="Times New Roman"/>
          <w:sz w:val="26"/>
          <w:szCs w:val="26"/>
        </w:rPr>
        <w:t xml:space="preserve"> chiết xuất báo cáo kiểm thử.</w:t>
      </w:r>
    </w:p>
    <w:p w14:paraId="5ED40DC4" w14:textId="0699245D" w:rsidR="006C4E17" w:rsidRPr="00C307BC" w:rsidRDefault="00F15F7B">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_Ref513152622 \h  \* MERGEFORMAT </w:instrText>
      </w:r>
      <w:r w:rsidRPr="00C307BC">
        <w:rPr>
          <w:rFonts w:ascii="Times New Roman" w:eastAsia="Times New Roman" w:hAnsi="Times New Roman" w:cs="Times New Roman"/>
          <w:sz w:val="26"/>
          <w:szCs w:val="26"/>
        </w:rPr>
      </w:r>
      <w:r w:rsidRPr="00C307BC">
        <w:rPr>
          <w:rFonts w:ascii="Times New Roman" w:eastAsia="Times New Roman" w:hAnsi="Times New Roman" w:cs="Times New Roman"/>
          <w:sz w:val="26"/>
          <w:szCs w:val="26"/>
        </w:rPr>
        <w:fldChar w:fldCharType="separate"/>
      </w:r>
      <w:r w:rsidR="009C452F" w:rsidRPr="009C452F">
        <w:rPr>
          <w:rFonts w:ascii="Times New Roman" w:hAnsi="Times New Roman" w:cs="Times New Roman"/>
          <w:color w:val="auto"/>
          <w:sz w:val="26"/>
          <w:szCs w:val="26"/>
        </w:rPr>
        <w:t>Hình</w:t>
      </w:r>
      <w:r w:rsidR="009C452F" w:rsidRPr="00C307BC">
        <w:rPr>
          <w:rFonts w:ascii="Times New Roman" w:hAnsi="Times New Roman" w:cs="Times New Roman"/>
          <w:i/>
          <w:color w:val="auto"/>
          <w:sz w:val="26"/>
          <w:szCs w:val="26"/>
        </w:rPr>
        <w:t xml:space="preserve"> </w:t>
      </w:r>
      <w:r w:rsidR="009C452F">
        <w:rPr>
          <w:rFonts w:ascii="Times New Roman" w:hAnsi="Times New Roman" w:cs="Times New Roman"/>
          <w:i/>
          <w:noProof/>
          <w:color w:val="auto"/>
          <w:sz w:val="26"/>
          <w:szCs w:val="26"/>
        </w:rPr>
        <w:t>3</w:t>
      </w:r>
      <w:r w:rsidR="009C452F" w:rsidRPr="00C307BC">
        <w:rPr>
          <w:rFonts w:ascii="Times New Roman" w:hAnsi="Times New Roman" w:cs="Times New Roman"/>
          <w:i/>
          <w:noProof/>
          <w:color w:val="auto"/>
          <w:sz w:val="26"/>
          <w:szCs w:val="26"/>
        </w:rPr>
        <w:t>.</w:t>
      </w:r>
      <w:r w:rsidR="009C452F">
        <w:rPr>
          <w:rFonts w:ascii="Times New Roman" w:hAnsi="Times New Roman" w:cs="Times New Roman"/>
          <w:i/>
          <w:noProof/>
          <w:color w:val="auto"/>
          <w:sz w:val="26"/>
          <w:szCs w:val="26"/>
        </w:rPr>
        <w:t>15</w:t>
      </w:r>
      <w:r w:rsidRPr="00C307BC">
        <w:rPr>
          <w:rFonts w:ascii="Times New Roman" w:eastAsia="Times New Roman" w:hAnsi="Times New Roman" w:cs="Times New Roman"/>
          <w:i/>
          <w:sz w:val="26"/>
          <w:szCs w:val="26"/>
        </w:rPr>
        <w:fldChar w:fldCharType="end"/>
      </w:r>
      <w:r w:rsidR="006C4E17" w:rsidRPr="00C307BC">
        <w:rPr>
          <w:rFonts w:ascii="Times New Roman" w:eastAsia="Times New Roman" w:hAnsi="Times New Roman" w:cs="Times New Roman"/>
          <w:sz w:val="26"/>
          <w:szCs w:val="26"/>
        </w:rPr>
        <w:t xml:space="preserve"> mô tả biểu đồ lớp của ứng dụng AsenAPIDriver. AsenAPIDriver bao gồm 2 package chính</w:t>
      </w:r>
      <w:ins w:id="1983" w:author="Nguyen Toan" w:date="2018-05-06T21:44:00Z">
        <w:r w:rsidR="004A751D" w:rsidRPr="00C307BC">
          <w:rPr>
            <w:rFonts w:ascii="Times New Roman" w:eastAsia="Times New Roman" w:hAnsi="Times New Roman" w:cs="Times New Roman"/>
            <w:sz w:val="26"/>
            <w:szCs w:val="26"/>
          </w:rPr>
          <w:t>. Package model</w:t>
        </w:r>
        <w:del w:id="1984" w:author="LoanDT" w:date="2018-05-11T23:00:00Z">
          <w:r w:rsidR="004A751D" w:rsidRPr="00C307BC" w:rsidDel="00AF21A9">
            <w:rPr>
              <w:rFonts w:ascii="Times New Roman" w:eastAsia="Times New Roman" w:hAnsi="Times New Roman" w:cs="Times New Roman"/>
              <w:sz w:val="26"/>
              <w:szCs w:val="26"/>
            </w:rPr>
            <w:delText>:</w:delText>
          </w:r>
        </w:del>
        <w:r w:rsidR="004A751D" w:rsidRPr="00C307BC">
          <w:rPr>
            <w:rFonts w:ascii="Times New Roman" w:eastAsia="Times New Roman" w:hAnsi="Times New Roman" w:cs="Times New Roman"/>
            <w:sz w:val="26"/>
            <w:szCs w:val="26"/>
          </w:rPr>
          <w:t xml:space="preserve"> chứa các lớp định nghĩa các đối tượng trong một ứng dụng Mule với các thuộc tính đi kèm.</w:t>
        </w:r>
      </w:ins>
      <w:del w:id="1985" w:author="Nguyen Toan" w:date="2018-05-06T21:44:00Z">
        <w:r w:rsidR="006C4E17" w:rsidRPr="00C307BC" w:rsidDel="004A751D">
          <w:rPr>
            <w:rFonts w:ascii="Times New Roman" w:eastAsia="Times New Roman" w:hAnsi="Times New Roman" w:cs="Times New Roman"/>
            <w:sz w:val="26"/>
            <w:szCs w:val="26"/>
          </w:rPr>
          <w:delText>:</w:delText>
        </w:r>
      </w:del>
      <w:ins w:id="1986" w:author="Nguyen Toan" w:date="2018-05-06T21:44:00Z">
        <w:r w:rsidR="004A751D" w:rsidRPr="00C307BC">
          <w:rPr>
            <w:rFonts w:ascii="Times New Roman" w:eastAsia="Times New Roman" w:hAnsi="Times New Roman" w:cs="Times New Roman"/>
            <w:sz w:val="26"/>
            <w:szCs w:val="26"/>
          </w:rPr>
          <w:t xml:space="preserve"> Package business</w:t>
        </w:r>
        <w:del w:id="1987" w:author="LoanDT" w:date="2018-05-11T23:00:00Z">
          <w:r w:rsidR="004A751D" w:rsidRPr="00C307BC" w:rsidDel="00AF21A9">
            <w:rPr>
              <w:rFonts w:ascii="Times New Roman" w:eastAsia="Times New Roman" w:hAnsi="Times New Roman" w:cs="Times New Roman"/>
              <w:sz w:val="26"/>
              <w:szCs w:val="26"/>
            </w:rPr>
            <w:delText>:</w:delText>
          </w:r>
        </w:del>
        <w:r w:rsidR="004A751D" w:rsidRPr="00C307BC">
          <w:rPr>
            <w:rFonts w:ascii="Times New Roman" w:eastAsia="Times New Roman" w:hAnsi="Times New Roman" w:cs="Times New Roman"/>
            <w:sz w:val="26"/>
            <w:szCs w:val="26"/>
          </w:rPr>
          <w:t xml:space="preserve"> chứa các lớp thực hiện các chức năng chính của ứng dụng</w:t>
        </w:r>
      </w:ins>
      <w:ins w:id="1988" w:author="LoanDT" w:date="2018-05-11T23:00:00Z">
        <w:r w:rsidR="00AF21A9" w:rsidRPr="00C307BC">
          <w:rPr>
            <w:rFonts w:ascii="Times New Roman" w:eastAsia="Times New Roman" w:hAnsi="Times New Roman" w:cs="Times New Roman"/>
            <w:sz w:val="26"/>
            <w:szCs w:val="26"/>
          </w:rPr>
          <w:t xml:space="preserve"> là</w:t>
        </w:r>
      </w:ins>
      <w:ins w:id="1989" w:author="Nguyen Toan" w:date="2018-05-06T21:44:00Z">
        <w:del w:id="1990" w:author="LoanDT" w:date="2018-05-11T23:00:00Z">
          <w:r w:rsidR="004A751D" w:rsidRPr="00C307BC" w:rsidDel="00AF21A9">
            <w:rPr>
              <w:rFonts w:ascii="Times New Roman" w:eastAsia="Times New Roman" w:hAnsi="Times New Roman" w:cs="Times New Roman"/>
              <w:sz w:val="26"/>
              <w:szCs w:val="26"/>
            </w:rPr>
            <w:delText>:</w:delText>
          </w:r>
        </w:del>
        <w:r w:rsidR="004A751D" w:rsidRPr="00C307BC">
          <w:rPr>
            <w:rFonts w:ascii="Times New Roman" w:eastAsia="Times New Roman" w:hAnsi="Times New Roman" w:cs="Times New Roman"/>
            <w:sz w:val="26"/>
            <w:szCs w:val="26"/>
          </w:rPr>
          <w:t xml:space="preserve"> trích xuất đối tượng từ file XML, đọc thông tin các ca kiểm thử từ file excel và sinh ra các ca kiểm thử.</w:t>
        </w:r>
      </w:ins>
    </w:p>
    <w:p w14:paraId="0821053A" w14:textId="461CCAE5" w:rsidR="006C4E17" w:rsidRPr="00C307BC" w:rsidDel="004A751D" w:rsidRDefault="006C4E17" w:rsidP="00966627">
      <w:pPr>
        <w:pStyle w:val="ListParagraph"/>
        <w:numPr>
          <w:ilvl w:val="0"/>
          <w:numId w:val="41"/>
        </w:numPr>
        <w:spacing w:after="120" w:line="288" w:lineRule="auto"/>
        <w:jc w:val="both"/>
        <w:rPr>
          <w:del w:id="1991" w:author="Nguyen Toan" w:date="2018-05-06T21:44:00Z"/>
          <w:rFonts w:ascii="Times New Roman" w:eastAsia="Times New Roman" w:hAnsi="Times New Roman" w:cs="Times New Roman"/>
          <w:sz w:val="26"/>
          <w:szCs w:val="26"/>
        </w:rPr>
      </w:pPr>
      <w:del w:id="1992" w:author="Nguyen Toan" w:date="2018-05-06T21:44:00Z">
        <w:r w:rsidRPr="00C307BC" w:rsidDel="004A751D">
          <w:rPr>
            <w:rFonts w:ascii="Times New Roman" w:eastAsia="Times New Roman" w:hAnsi="Times New Roman" w:cs="Times New Roman"/>
            <w:sz w:val="26"/>
            <w:szCs w:val="26"/>
          </w:rPr>
          <w:delText>Package model: chp của ứng dụng AsenAPIDriver. AsenAPIDriver bao gồm 2 package chính:ình qua Maven.t hợ</w:delText>
        </w:r>
      </w:del>
    </w:p>
    <w:p w14:paraId="75D2408F" w14:textId="788F2161" w:rsidR="006C4E17" w:rsidRPr="00C307BC" w:rsidDel="004A751D" w:rsidRDefault="006C4E17" w:rsidP="00966627">
      <w:pPr>
        <w:pStyle w:val="ListParagraph"/>
        <w:numPr>
          <w:ilvl w:val="0"/>
          <w:numId w:val="41"/>
        </w:numPr>
        <w:spacing w:after="120" w:line="288" w:lineRule="auto"/>
        <w:jc w:val="both"/>
        <w:rPr>
          <w:del w:id="1993" w:author="Nguyen Toan" w:date="2018-05-06T21:44:00Z"/>
          <w:rFonts w:ascii="Times New Roman" w:eastAsia="Times New Roman" w:hAnsi="Times New Roman" w:cs="Times New Roman"/>
          <w:i/>
          <w:color w:val="auto"/>
          <w:sz w:val="26"/>
          <w:szCs w:val="26"/>
        </w:rPr>
      </w:pPr>
      <w:del w:id="1994" w:author="Nguyen Toan" w:date="2018-05-06T21:44:00Z">
        <w:r w:rsidRPr="00C307BC" w:rsidDel="004A751D">
          <w:rPr>
            <w:rFonts w:ascii="Times New Roman" w:eastAsia="Times New Roman" w:hAnsi="Times New Roman" w:cs="Times New Roman"/>
            <w:sz w:val="26"/>
            <w:szCs w:val="26"/>
          </w:rPr>
          <w:delText xml:space="preserve">Package business: chủa ứng dụng AsenAPIDriver. AsenAng chính của ứng dụng: trích xuất đối tượng từ file XML, đọc thông tin các ca kiểm thử từ file excel và sinh ra các ca kiểm thử. </w:delText>
        </w:r>
      </w:del>
    </w:p>
    <w:p w14:paraId="1E039A86" w14:textId="26008F95" w:rsidR="006C4E17" w:rsidRPr="00C307BC" w:rsidDel="004A751D" w:rsidRDefault="006C4E17" w:rsidP="006C4E17">
      <w:pPr>
        <w:spacing w:before="120" w:line="288" w:lineRule="auto"/>
        <w:ind w:right="80" w:firstLine="567"/>
        <w:rPr>
          <w:del w:id="1995" w:author="Nguyen Toan" w:date="2018-05-06T21:44:00Z"/>
          <w:rFonts w:ascii="Times New Roman" w:eastAsia="Times New Roman" w:hAnsi="Times New Roman" w:cs="Times New Roman"/>
          <w:sz w:val="26"/>
          <w:szCs w:val="26"/>
        </w:rPr>
      </w:pPr>
    </w:p>
    <w:p w14:paraId="0B4BC1CD" w14:textId="77777777" w:rsidR="006C4E17" w:rsidRPr="00C307BC" w:rsidRDefault="006C4E17">
      <w:pPr>
        <w:keepNext/>
        <w:spacing w:before="120" w:line="288" w:lineRule="auto"/>
        <w:ind w:right="80" w:firstLine="567"/>
        <w:jc w:val="center"/>
        <w:rPr>
          <w:rFonts w:ascii="Times New Roman" w:hAnsi="Times New Roman" w:cs="Times New Roman"/>
          <w:sz w:val="26"/>
          <w:szCs w:val="26"/>
        </w:rPr>
        <w:pPrChange w:id="1996" w:author="Nguyen Toan" w:date="2018-05-05T22:54:00Z">
          <w:pPr>
            <w:keepNext/>
            <w:spacing w:before="120" w:line="288" w:lineRule="auto"/>
            <w:ind w:right="80" w:firstLine="567"/>
          </w:pPr>
        </w:pPrChange>
      </w:pPr>
      <w:r w:rsidRPr="00C307BC">
        <w:rPr>
          <w:rFonts w:ascii="Times New Roman" w:eastAsia="Times New Roman" w:hAnsi="Times New Roman" w:cs="Times New Roman"/>
          <w:noProof/>
          <w:sz w:val="26"/>
          <w:szCs w:val="26"/>
          <w:lang w:val="en-US"/>
        </w:rPr>
        <w:drawing>
          <wp:inline distT="0" distB="0" distL="0" distR="0" wp14:anchorId="21BB8FCC" wp14:editId="0EB71180">
            <wp:extent cx="4335491" cy="2760793"/>
            <wp:effectExtent l="0" t="0" r="825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ncTestDiagra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51703" cy="2771117"/>
                    </a:xfrm>
                    <a:prstGeom prst="rect">
                      <a:avLst/>
                    </a:prstGeom>
                  </pic:spPr>
                </pic:pic>
              </a:graphicData>
            </a:graphic>
          </wp:inline>
        </w:drawing>
      </w:r>
    </w:p>
    <w:p w14:paraId="74569502" w14:textId="3CDF7AB3" w:rsidR="006C4E17" w:rsidRPr="00C307BC" w:rsidRDefault="006C4E17" w:rsidP="006C4E17">
      <w:pPr>
        <w:pStyle w:val="Caption"/>
        <w:jc w:val="center"/>
        <w:rPr>
          <w:rFonts w:ascii="Times New Roman" w:hAnsi="Times New Roman" w:cs="Times New Roman"/>
          <w:i w:val="0"/>
          <w:color w:val="auto"/>
          <w:sz w:val="26"/>
          <w:szCs w:val="26"/>
        </w:rPr>
      </w:pPr>
      <w:bookmarkStart w:id="1997" w:name="_Ref513152622"/>
      <w:bookmarkStart w:id="1998" w:name="_Toc514157768"/>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3</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15</w:t>
      </w:r>
      <w:r w:rsidR="007B1CDB" w:rsidRPr="00C307BC">
        <w:rPr>
          <w:rFonts w:ascii="Times New Roman" w:hAnsi="Times New Roman" w:cs="Times New Roman"/>
          <w:i w:val="0"/>
          <w:color w:val="auto"/>
          <w:sz w:val="26"/>
          <w:szCs w:val="26"/>
        </w:rPr>
        <w:fldChar w:fldCharType="end"/>
      </w:r>
      <w:ins w:id="1999" w:author="Nguyen Toan" w:date="2018-05-14T18:03:00Z">
        <w:del w:id="2000"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2001"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3</w:delText>
        </w:r>
      </w:del>
      <w:ins w:id="2002" w:author="Nguyen Toan" w:date="2018-05-14T18:03:00Z">
        <w:del w:id="2003"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2004"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2005" w:author="Nguyen Toan" w:date="2018-05-14T23:17:00Z">
        <w:del w:id="2006" w:author="Đinh Thị Loan - ITC" w:date="2018-05-15T14:06:00Z">
          <w:r w:rsidR="00620576" w:rsidRPr="00C307BC" w:rsidDel="006A746E">
            <w:rPr>
              <w:rFonts w:ascii="Times New Roman" w:hAnsi="Times New Roman" w:cs="Times New Roman"/>
              <w:i w:val="0"/>
              <w:noProof/>
              <w:color w:val="auto"/>
              <w:sz w:val="26"/>
              <w:szCs w:val="26"/>
            </w:rPr>
            <w:delText>15</w:delText>
          </w:r>
        </w:del>
      </w:ins>
      <w:ins w:id="2007" w:author="Nguyen Toan" w:date="2018-05-14T18:03:00Z">
        <w:del w:id="2008" w:author="Đinh Thị Loan - ITC" w:date="2018-05-15T14:06:00Z">
          <w:r w:rsidR="0052504F" w:rsidRPr="00C307BC" w:rsidDel="006A746E">
            <w:rPr>
              <w:rFonts w:ascii="Times New Roman" w:hAnsi="Times New Roman" w:cs="Times New Roman"/>
              <w:i w:val="0"/>
              <w:color w:val="auto"/>
              <w:sz w:val="26"/>
              <w:szCs w:val="26"/>
            </w:rPr>
            <w:fldChar w:fldCharType="end"/>
          </w:r>
        </w:del>
      </w:ins>
      <w:del w:id="2009" w:author="Nguyen Toan" w:date="2018-05-05T22:22:00Z">
        <w:r w:rsidRPr="00C307BC" w:rsidDel="00BE0028">
          <w:rPr>
            <w:rFonts w:ascii="Times New Roman" w:hAnsi="Times New Roman" w:cs="Times New Roman"/>
            <w:i w:val="0"/>
            <w:color w:val="auto"/>
            <w:sz w:val="26"/>
            <w:szCs w:val="26"/>
          </w:rPr>
          <w:fldChar w:fldCharType="begin"/>
        </w:r>
        <w:r w:rsidRPr="00C307BC" w:rsidDel="00BE0028">
          <w:rPr>
            <w:rFonts w:ascii="Times New Roman" w:hAnsi="Times New Roman" w:cs="Times New Roman"/>
            <w:i w:val="0"/>
            <w:color w:val="auto"/>
            <w:sz w:val="26"/>
            <w:szCs w:val="26"/>
          </w:rPr>
          <w:delInstrText xml:space="preserve"> STYLEREF 1 \s </w:delInstrText>
        </w:r>
        <w:r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3</w:delText>
        </w:r>
        <w:r w:rsidRPr="00C307BC" w:rsidDel="00BE0028">
          <w:rPr>
            <w:rFonts w:ascii="Times New Roman" w:hAnsi="Times New Roman" w:cs="Times New Roman"/>
            <w:i w:val="0"/>
            <w:color w:val="auto"/>
            <w:sz w:val="26"/>
            <w:szCs w:val="26"/>
          </w:rPr>
          <w:fldChar w:fldCharType="end"/>
        </w:r>
        <w:r w:rsidRPr="00C307BC" w:rsidDel="00BE0028">
          <w:rPr>
            <w:rFonts w:ascii="Times New Roman" w:hAnsi="Times New Roman" w:cs="Times New Roman"/>
            <w:i w:val="0"/>
            <w:color w:val="auto"/>
            <w:sz w:val="26"/>
            <w:szCs w:val="26"/>
          </w:rPr>
          <w:delText>.</w:delText>
        </w:r>
        <w:r w:rsidRPr="00C307BC" w:rsidDel="00BE0028">
          <w:rPr>
            <w:rFonts w:ascii="Times New Roman" w:hAnsi="Times New Roman" w:cs="Times New Roman"/>
            <w:i w:val="0"/>
            <w:color w:val="auto"/>
            <w:sz w:val="26"/>
            <w:szCs w:val="26"/>
          </w:rPr>
          <w:fldChar w:fldCharType="begin"/>
        </w:r>
        <w:r w:rsidRPr="00C307BC" w:rsidDel="00BE0028">
          <w:rPr>
            <w:rFonts w:ascii="Times New Roman" w:hAnsi="Times New Roman" w:cs="Times New Roman"/>
            <w:i w:val="0"/>
            <w:color w:val="auto"/>
            <w:sz w:val="26"/>
            <w:szCs w:val="26"/>
          </w:rPr>
          <w:delInstrText xml:space="preserve"> SEQ Hình \* ARABIC \s 1 </w:delInstrText>
        </w:r>
        <w:r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12</w:delText>
        </w:r>
        <w:r w:rsidRPr="00C307BC" w:rsidDel="00BE0028">
          <w:rPr>
            <w:rFonts w:ascii="Times New Roman" w:hAnsi="Times New Roman" w:cs="Times New Roman"/>
            <w:i w:val="0"/>
            <w:color w:val="auto"/>
            <w:sz w:val="26"/>
            <w:szCs w:val="26"/>
          </w:rPr>
          <w:fldChar w:fldCharType="end"/>
        </w:r>
      </w:del>
      <w:bookmarkEnd w:id="1997"/>
      <w:r w:rsidRPr="00C307BC">
        <w:rPr>
          <w:rFonts w:ascii="Times New Roman" w:hAnsi="Times New Roman" w:cs="Times New Roman"/>
          <w:i w:val="0"/>
          <w:color w:val="auto"/>
          <w:sz w:val="26"/>
          <w:szCs w:val="26"/>
        </w:rPr>
        <w:t>. Biểu đồ lớp AsenAPIDriver</w:t>
      </w:r>
      <w:bookmarkEnd w:id="1998"/>
    </w:p>
    <w:p w14:paraId="389F6F21" w14:textId="77777777" w:rsidR="006C4E17" w:rsidRPr="00C307BC" w:rsidRDefault="006C4E17" w:rsidP="00966627">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Các ứng dụng MuleESB định nghĩa các khối, các luồng trong tệp cấu hình xml. Trong đó mỗi thành phần tương ứng với một thẻ trong tệp xml. Dựa trên thông tin của các thẻ này, ta có thể lấy được thông tin của các thành phần trong ứng dụng.</w:t>
      </w:r>
    </w:p>
    <w:p w14:paraId="57771323" w14:textId="7D712355" w:rsidR="006C4E17" w:rsidRPr="00C307BC" w:rsidRDefault="00245575" w:rsidP="00966627">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lastRenderedPageBreak/>
        <w:fldChar w:fldCharType="begin"/>
      </w:r>
      <w:r w:rsidRPr="00C307BC">
        <w:rPr>
          <w:rFonts w:ascii="Times New Roman" w:eastAsia="Times New Roman" w:hAnsi="Times New Roman" w:cs="Times New Roman"/>
          <w:sz w:val="26"/>
          <w:szCs w:val="26"/>
        </w:rPr>
        <w:instrText xml:space="preserve"> REF _Ref513152646 \h </w:instrText>
      </w:r>
      <w:r w:rsidR="00C307BC" w:rsidRPr="00C307BC">
        <w:rPr>
          <w:rFonts w:ascii="Times New Roman" w:eastAsia="Times New Roman" w:hAnsi="Times New Roman" w:cs="Times New Roman"/>
          <w:sz w:val="26"/>
          <w:szCs w:val="26"/>
        </w:rPr>
        <w:instrText xml:space="preserve"> \* MERGEFORMAT </w:instrText>
      </w:r>
      <w:r w:rsidRPr="00C307BC">
        <w:rPr>
          <w:rFonts w:ascii="Times New Roman" w:eastAsia="Times New Roman" w:hAnsi="Times New Roman" w:cs="Times New Roman"/>
          <w:sz w:val="26"/>
          <w:szCs w:val="26"/>
        </w:rPr>
      </w:r>
      <w:r w:rsidRPr="00C307BC">
        <w:rPr>
          <w:rFonts w:ascii="Times New Roman" w:eastAsia="Times New Roman" w:hAnsi="Times New Roman" w:cs="Times New Roman"/>
          <w:sz w:val="26"/>
          <w:szCs w:val="26"/>
        </w:rPr>
        <w:fldChar w:fldCharType="separate"/>
      </w:r>
      <w:r w:rsidR="009C452F" w:rsidRPr="009C452F">
        <w:rPr>
          <w:rFonts w:ascii="Times New Roman" w:hAnsi="Times New Roman" w:cs="Times New Roman"/>
          <w:color w:val="auto"/>
          <w:sz w:val="26"/>
          <w:szCs w:val="26"/>
        </w:rPr>
        <w:t xml:space="preserve">Hình </w:t>
      </w:r>
      <w:r w:rsidR="009C452F">
        <w:rPr>
          <w:rFonts w:ascii="Times New Roman" w:hAnsi="Times New Roman" w:cs="Times New Roman"/>
          <w:i/>
          <w:noProof/>
          <w:color w:val="auto"/>
          <w:sz w:val="26"/>
          <w:szCs w:val="26"/>
        </w:rPr>
        <w:t>3</w:t>
      </w:r>
      <w:r w:rsidR="009C452F" w:rsidRPr="00C307BC">
        <w:rPr>
          <w:rFonts w:ascii="Times New Roman" w:hAnsi="Times New Roman" w:cs="Times New Roman"/>
          <w:i/>
          <w:noProof/>
          <w:color w:val="auto"/>
          <w:sz w:val="26"/>
          <w:szCs w:val="26"/>
        </w:rPr>
        <w:t>.</w:t>
      </w:r>
      <w:r w:rsidR="009C452F">
        <w:rPr>
          <w:rFonts w:ascii="Times New Roman" w:hAnsi="Times New Roman" w:cs="Times New Roman"/>
          <w:i/>
          <w:noProof/>
          <w:color w:val="auto"/>
          <w:sz w:val="26"/>
          <w:szCs w:val="26"/>
        </w:rPr>
        <w:t>16</w:t>
      </w:r>
      <w:r w:rsidRPr="00C307BC">
        <w:rPr>
          <w:rFonts w:ascii="Times New Roman" w:eastAsia="Times New Roman" w:hAnsi="Times New Roman" w:cs="Times New Roman"/>
          <w:sz w:val="26"/>
          <w:szCs w:val="26"/>
        </w:rPr>
        <w:fldChar w:fldCharType="end"/>
      </w:r>
      <w:del w:id="2010" w:author="Nguyen Toan" w:date="2018-05-06T21:44:00Z">
        <w:r w:rsidR="006C4E17" w:rsidRPr="00C307BC" w:rsidDel="00B41F61">
          <w:rPr>
            <w:rFonts w:ascii="Times New Roman" w:eastAsia="Times New Roman" w:hAnsi="Times New Roman" w:cs="Times New Roman"/>
            <w:sz w:val="26"/>
            <w:szCs w:val="26"/>
          </w:rPr>
          <w:fldChar w:fldCharType="begin"/>
        </w:r>
        <w:r w:rsidR="006C4E17" w:rsidRPr="00C307BC" w:rsidDel="00B41F61">
          <w:rPr>
            <w:rFonts w:ascii="Times New Roman" w:eastAsia="Times New Roman" w:hAnsi="Times New Roman" w:cs="Times New Roman"/>
            <w:sz w:val="26"/>
            <w:szCs w:val="26"/>
          </w:rPr>
          <w:delInstrText xml:space="preserve"> REF _Ref512869866 \h  \* MERGEFORMAT </w:delInstrText>
        </w:r>
        <w:r w:rsidR="006C4E17" w:rsidRPr="00C307BC" w:rsidDel="00B41F61">
          <w:rPr>
            <w:rFonts w:ascii="Times New Roman" w:eastAsia="Times New Roman" w:hAnsi="Times New Roman" w:cs="Times New Roman"/>
            <w:sz w:val="26"/>
            <w:szCs w:val="26"/>
          </w:rPr>
        </w:r>
        <w:r w:rsidR="006C4E17" w:rsidRPr="00C307BC" w:rsidDel="00B41F61">
          <w:rPr>
            <w:rFonts w:ascii="Times New Roman" w:eastAsia="Times New Roman" w:hAnsi="Times New Roman" w:cs="Times New Roman"/>
            <w:sz w:val="26"/>
            <w:szCs w:val="26"/>
          </w:rPr>
          <w:fldChar w:fldCharType="end"/>
        </w:r>
      </w:del>
      <w:r w:rsidRPr="00C307BC">
        <w:rPr>
          <w:rFonts w:ascii="Times New Roman" w:eastAsia="Times New Roman" w:hAnsi="Times New Roman" w:cs="Times New Roman"/>
          <w:sz w:val="26"/>
          <w:szCs w:val="26"/>
        </w:rPr>
        <w:t xml:space="preserve"> </w:t>
      </w:r>
      <w:r w:rsidR="006C4E17" w:rsidRPr="00C307BC">
        <w:rPr>
          <w:rFonts w:ascii="Times New Roman" w:eastAsia="Times New Roman" w:hAnsi="Times New Roman" w:cs="Times New Roman"/>
          <w:sz w:val="26"/>
          <w:szCs w:val="26"/>
        </w:rPr>
        <w:t xml:space="preserve"> mô tả ví dụ tệp xml cấu hình của một ứng dụng MuleESB đơn giản. Ứng dụng này bao gồm một luồng nhận yêu cầu tại cổng 8081, trả về kết quả dạng text với giá trị là “Hello World!”.</w:t>
      </w:r>
    </w:p>
    <w:p w14:paraId="0E2610DE" w14:textId="77777777" w:rsidR="006C4E17" w:rsidRPr="00C307BC" w:rsidRDefault="006C4E17" w:rsidP="006C4E17">
      <w:pPr>
        <w:keepNext/>
        <w:spacing w:before="120" w:line="288" w:lineRule="auto"/>
        <w:ind w:right="80" w:firstLine="567"/>
        <w:rPr>
          <w:rFonts w:ascii="Times New Roman" w:hAnsi="Times New Roman" w:cs="Times New Roman"/>
          <w:sz w:val="26"/>
          <w:szCs w:val="26"/>
        </w:rPr>
      </w:pPr>
      <w:r w:rsidRPr="00C307BC">
        <w:rPr>
          <w:rFonts w:ascii="Times New Roman" w:eastAsia="Times New Roman" w:hAnsi="Times New Roman" w:cs="Times New Roman"/>
          <w:noProof/>
          <w:sz w:val="26"/>
          <w:szCs w:val="26"/>
          <w:lang w:val="en-US"/>
        </w:rPr>
        <w:drawing>
          <wp:inline distT="0" distB="0" distL="0" distR="0" wp14:anchorId="112E07C6" wp14:editId="2DECE397">
            <wp:extent cx="5974715" cy="131699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4715" cy="1316990"/>
                    </a:xfrm>
                    <a:prstGeom prst="rect">
                      <a:avLst/>
                    </a:prstGeom>
                    <a:noFill/>
                  </pic:spPr>
                </pic:pic>
              </a:graphicData>
            </a:graphic>
          </wp:inline>
        </w:drawing>
      </w:r>
    </w:p>
    <w:p w14:paraId="6561BE62" w14:textId="6C125082" w:rsidR="006C4E17" w:rsidRPr="00C307BC" w:rsidRDefault="006C4E17" w:rsidP="006C4E17">
      <w:pPr>
        <w:pStyle w:val="Caption"/>
        <w:jc w:val="center"/>
        <w:rPr>
          <w:rFonts w:ascii="Times New Roman" w:hAnsi="Times New Roman" w:cs="Times New Roman"/>
          <w:i w:val="0"/>
          <w:color w:val="auto"/>
          <w:sz w:val="26"/>
          <w:szCs w:val="26"/>
        </w:rPr>
      </w:pPr>
      <w:bookmarkStart w:id="2011" w:name="_Ref513152646"/>
      <w:bookmarkStart w:id="2012" w:name="_Toc514157769"/>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3</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16</w:t>
      </w:r>
      <w:r w:rsidR="007B1CDB" w:rsidRPr="00C307BC">
        <w:rPr>
          <w:rFonts w:ascii="Times New Roman" w:hAnsi="Times New Roman" w:cs="Times New Roman"/>
          <w:i w:val="0"/>
          <w:color w:val="auto"/>
          <w:sz w:val="26"/>
          <w:szCs w:val="26"/>
        </w:rPr>
        <w:fldChar w:fldCharType="end"/>
      </w:r>
      <w:ins w:id="2013" w:author="Nguyen Toan" w:date="2018-05-14T18:03:00Z">
        <w:del w:id="2014"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2015"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3</w:delText>
        </w:r>
      </w:del>
      <w:ins w:id="2016" w:author="Nguyen Toan" w:date="2018-05-14T18:03:00Z">
        <w:del w:id="2017"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2018"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2019" w:author="Nguyen Toan" w:date="2018-05-14T23:17:00Z">
        <w:del w:id="2020" w:author="Đinh Thị Loan - ITC" w:date="2018-05-15T14:06:00Z">
          <w:r w:rsidR="00620576" w:rsidRPr="00C307BC" w:rsidDel="006A746E">
            <w:rPr>
              <w:rFonts w:ascii="Times New Roman" w:hAnsi="Times New Roman" w:cs="Times New Roman"/>
              <w:i w:val="0"/>
              <w:noProof/>
              <w:color w:val="auto"/>
              <w:sz w:val="26"/>
              <w:szCs w:val="26"/>
            </w:rPr>
            <w:delText>16</w:delText>
          </w:r>
        </w:del>
      </w:ins>
      <w:ins w:id="2021" w:author="Nguyen Toan" w:date="2018-05-14T18:03:00Z">
        <w:del w:id="2022" w:author="Đinh Thị Loan - ITC" w:date="2018-05-15T14:06:00Z">
          <w:r w:rsidR="0052504F" w:rsidRPr="00C307BC" w:rsidDel="006A746E">
            <w:rPr>
              <w:rFonts w:ascii="Times New Roman" w:hAnsi="Times New Roman" w:cs="Times New Roman"/>
              <w:i w:val="0"/>
              <w:color w:val="auto"/>
              <w:sz w:val="26"/>
              <w:szCs w:val="26"/>
            </w:rPr>
            <w:fldChar w:fldCharType="end"/>
          </w:r>
        </w:del>
      </w:ins>
      <w:del w:id="2023" w:author="Nguyen Toan" w:date="2018-05-05T22:22:00Z">
        <w:r w:rsidRPr="00C307BC" w:rsidDel="00BE0028">
          <w:rPr>
            <w:rFonts w:ascii="Times New Roman" w:hAnsi="Times New Roman" w:cs="Times New Roman"/>
            <w:i w:val="0"/>
            <w:color w:val="auto"/>
            <w:sz w:val="26"/>
            <w:szCs w:val="26"/>
          </w:rPr>
          <w:fldChar w:fldCharType="begin"/>
        </w:r>
        <w:r w:rsidRPr="00C307BC" w:rsidDel="00BE0028">
          <w:rPr>
            <w:rFonts w:ascii="Times New Roman" w:hAnsi="Times New Roman" w:cs="Times New Roman"/>
            <w:i w:val="0"/>
            <w:color w:val="auto"/>
            <w:sz w:val="26"/>
            <w:szCs w:val="26"/>
          </w:rPr>
          <w:delInstrText xml:space="preserve"> STYLEREF 1 \s </w:delInstrText>
        </w:r>
        <w:r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3</w:delText>
        </w:r>
        <w:r w:rsidRPr="00C307BC" w:rsidDel="00BE0028">
          <w:rPr>
            <w:rFonts w:ascii="Times New Roman" w:hAnsi="Times New Roman" w:cs="Times New Roman"/>
            <w:i w:val="0"/>
            <w:color w:val="auto"/>
            <w:sz w:val="26"/>
            <w:szCs w:val="26"/>
          </w:rPr>
          <w:fldChar w:fldCharType="end"/>
        </w:r>
        <w:r w:rsidRPr="00C307BC" w:rsidDel="00BE0028">
          <w:rPr>
            <w:rFonts w:ascii="Times New Roman" w:hAnsi="Times New Roman" w:cs="Times New Roman"/>
            <w:i w:val="0"/>
            <w:color w:val="auto"/>
            <w:sz w:val="26"/>
            <w:szCs w:val="26"/>
          </w:rPr>
          <w:delText>.</w:delText>
        </w:r>
        <w:r w:rsidRPr="00C307BC" w:rsidDel="00BE0028">
          <w:rPr>
            <w:rFonts w:ascii="Times New Roman" w:hAnsi="Times New Roman" w:cs="Times New Roman"/>
            <w:i w:val="0"/>
            <w:color w:val="auto"/>
            <w:sz w:val="26"/>
            <w:szCs w:val="26"/>
          </w:rPr>
          <w:fldChar w:fldCharType="begin"/>
        </w:r>
        <w:r w:rsidRPr="00C307BC" w:rsidDel="00BE0028">
          <w:rPr>
            <w:rFonts w:ascii="Times New Roman" w:hAnsi="Times New Roman" w:cs="Times New Roman"/>
            <w:i w:val="0"/>
            <w:color w:val="auto"/>
            <w:sz w:val="26"/>
            <w:szCs w:val="26"/>
          </w:rPr>
          <w:delInstrText xml:space="preserve"> SEQ Hình \* ARABIC \s 1 </w:delInstrText>
        </w:r>
        <w:r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13</w:delText>
        </w:r>
        <w:r w:rsidRPr="00C307BC" w:rsidDel="00BE0028">
          <w:rPr>
            <w:rFonts w:ascii="Times New Roman" w:hAnsi="Times New Roman" w:cs="Times New Roman"/>
            <w:i w:val="0"/>
            <w:color w:val="auto"/>
            <w:sz w:val="26"/>
            <w:szCs w:val="26"/>
          </w:rPr>
          <w:fldChar w:fldCharType="end"/>
        </w:r>
      </w:del>
      <w:bookmarkEnd w:id="2011"/>
      <w:r w:rsidRPr="00C307BC">
        <w:rPr>
          <w:rFonts w:ascii="Times New Roman" w:hAnsi="Times New Roman" w:cs="Times New Roman"/>
          <w:i w:val="0"/>
          <w:color w:val="auto"/>
          <w:sz w:val="26"/>
          <w:szCs w:val="26"/>
        </w:rPr>
        <w:t>. Ví dụ tệp XML cấu hình ứng dụng MuleESB</w:t>
      </w:r>
      <w:bookmarkEnd w:id="2012"/>
    </w:p>
    <w:p w14:paraId="71D1961B" w14:textId="78655FEC" w:rsidR="006C4E17" w:rsidRPr="00C307BC" w:rsidRDefault="00245575" w:rsidP="00966627">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_Ref513152658 \h </w:instrText>
      </w:r>
      <w:r w:rsidR="00C307BC" w:rsidRPr="00C307BC">
        <w:rPr>
          <w:rFonts w:ascii="Times New Roman" w:eastAsia="Times New Roman" w:hAnsi="Times New Roman" w:cs="Times New Roman"/>
          <w:sz w:val="26"/>
          <w:szCs w:val="26"/>
        </w:rPr>
        <w:instrText xml:space="preserve"> \* MERGEFORMAT </w:instrText>
      </w:r>
      <w:r w:rsidRPr="00C307BC">
        <w:rPr>
          <w:rFonts w:ascii="Times New Roman" w:eastAsia="Times New Roman" w:hAnsi="Times New Roman" w:cs="Times New Roman"/>
          <w:sz w:val="26"/>
          <w:szCs w:val="26"/>
        </w:rPr>
      </w:r>
      <w:r w:rsidRPr="00C307BC">
        <w:rPr>
          <w:rFonts w:ascii="Times New Roman" w:eastAsia="Times New Roman" w:hAnsi="Times New Roman" w:cs="Times New Roman"/>
          <w:sz w:val="26"/>
          <w:szCs w:val="26"/>
        </w:rPr>
        <w:fldChar w:fldCharType="separate"/>
      </w:r>
      <w:r w:rsidR="009C452F" w:rsidRPr="009C452F">
        <w:rPr>
          <w:rFonts w:ascii="Times New Roman" w:hAnsi="Times New Roman" w:cs="Times New Roman"/>
          <w:color w:val="auto"/>
          <w:sz w:val="26"/>
          <w:szCs w:val="26"/>
        </w:rPr>
        <w:t xml:space="preserve">Hình </w:t>
      </w:r>
      <w:r w:rsidR="009C452F">
        <w:rPr>
          <w:rFonts w:ascii="Times New Roman" w:hAnsi="Times New Roman" w:cs="Times New Roman"/>
          <w:i/>
          <w:noProof/>
          <w:color w:val="auto"/>
          <w:sz w:val="26"/>
          <w:szCs w:val="26"/>
        </w:rPr>
        <w:t>3</w:t>
      </w:r>
      <w:r w:rsidR="009C452F" w:rsidRPr="00C307BC">
        <w:rPr>
          <w:rFonts w:ascii="Times New Roman" w:hAnsi="Times New Roman" w:cs="Times New Roman"/>
          <w:i/>
          <w:noProof/>
          <w:color w:val="auto"/>
          <w:sz w:val="26"/>
          <w:szCs w:val="26"/>
        </w:rPr>
        <w:t>.</w:t>
      </w:r>
      <w:r w:rsidR="009C452F">
        <w:rPr>
          <w:rFonts w:ascii="Times New Roman" w:hAnsi="Times New Roman" w:cs="Times New Roman"/>
          <w:i/>
          <w:noProof/>
          <w:color w:val="auto"/>
          <w:sz w:val="26"/>
          <w:szCs w:val="26"/>
        </w:rPr>
        <w:t>17</w:t>
      </w:r>
      <w:r w:rsidRPr="00C307BC">
        <w:rPr>
          <w:rFonts w:ascii="Times New Roman" w:eastAsia="Times New Roman" w:hAnsi="Times New Roman" w:cs="Times New Roman"/>
          <w:sz w:val="26"/>
          <w:szCs w:val="26"/>
        </w:rPr>
        <w:fldChar w:fldCharType="end"/>
      </w:r>
      <w:del w:id="2024" w:author="Nguyen Toan" w:date="2018-05-06T21:44:00Z">
        <w:r w:rsidR="006C4E17" w:rsidRPr="00C307BC" w:rsidDel="00494385">
          <w:rPr>
            <w:rFonts w:ascii="Times New Roman" w:eastAsia="Times New Roman" w:hAnsi="Times New Roman" w:cs="Times New Roman"/>
            <w:sz w:val="26"/>
            <w:szCs w:val="26"/>
          </w:rPr>
          <w:fldChar w:fldCharType="begin"/>
        </w:r>
        <w:r w:rsidR="006C4E17" w:rsidRPr="00C307BC" w:rsidDel="00494385">
          <w:rPr>
            <w:rFonts w:ascii="Times New Roman" w:eastAsia="Times New Roman" w:hAnsi="Times New Roman" w:cs="Times New Roman"/>
            <w:sz w:val="26"/>
            <w:szCs w:val="26"/>
          </w:rPr>
          <w:delInstrText xml:space="preserve"> REF _Ref512869882 \h  \* MERGEFORMAT </w:delInstrText>
        </w:r>
        <w:r w:rsidR="006C4E17" w:rsidRPr="00C307BC" w:rsidDel="00494385">
          <w:rPr>
            <w:rFonts w:ascii="Times New Roman" w:eastAsia="Times New Roman" w:hAnsi="Times New Roman" w:cs="Times New Roman"/>
            <w:sz w:val="26"/>
            <w:szCs w:val="26"/>
          </w:rPr>
        </w:r>
        <w:r w:rsidR="006C4E17" w:rsidRPr="00C307BC" w:rsidDel="00494385">
          <w:rPr>
            <w:rFonts w:ascii="Times New Roman" w:eastAsia="Times New Roman" w:hAnsi="Times New Roman" w:cs="Times New Roman"/>
            <w:sz w:val="26"/>
            <w:szCs w:val="26"/>
          </w:rPr>
          <w:fldChar w:fldCharType="end"/>
        </w:r>
      </w:del>
      <w:r w:rsidR="006C4E17" w:rsidRPr="00C307BC">
        <w:rPr>
          <w:rFonts w:ascii="Times New Roman" w:eastAsia="Times New Roman" w:hAnsi="Times New Roman" w:cs="Times New Roman"/>
          <w:sz w:val="26"/>
          <w:szCs w:val="26"/>
        </w:rPr>
        <w:t xml:space="preserve"> mô tả rõ hơn các nút tương ứng với các thuộc tính của các thẻ trong tệp tin cấu hình xml trên.</w:t>
      </w:r>
    </w:p>
    <w:p w14:paraId="10788837" w14:textId="77777777" w:rsidR="006C4E17" w:rsidRPr="00C307BC" w:rsidRDefault="006C4E17" w:rsidP="006C4E17">
      <w:pPr>
        <w:pStyle w:val="Caption"/>
        <w:keepNext/>
        <w:jc w:val="center"/>
        <w:rPr>
          <w:rFonts w:ascii="Times New Roman" w:hAnsi="Times New Roman" w:cs="Times New Roman"/>
          <w:sz w:val="26"/>
          <w:szCs w:val="26"/>
        </w:rPr>
      </w:pPr>
      <w:r w:rsidRPr="00C307BC">
        <w:rPr>
          <w:rFonts w:ascii="Times New Roman" w:hAnsi="Times New Roman" w:cs="Times New Roman"/>
          <w:noProof/>
          <w:sz w:val="26"/>
          <w:szCs w:val="26"/>
          <w:lang w:val="en-US"/>
        </w:rPr>
        <w:drawing>
          <wp:inline distT="0" distB="0" distL="0" distR="0" wp14:anchorId="73E3D538" wp14:editId="57293C4F">
            <wp:extent cx="4742082" cy="2243224"/>
            <wp:effectExtent l="114300" t="114300" r="116205" b="138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deXml.PNG"/>
                    <pic:cNvPicPr/>
                  </pic:nvPicPr>
                  <pic:blipFill>
                    <a:blip r:embed="rId45">
                      <a:extLst>
                        <a:ext uri="{28A0092B-C50C-407E-A947-70E740481C1C}">
                          <a14:useLocalDpi xmlns:a14="http://schemas.microsoft.com/office/drawing/2010/main" val="0"/>
                        </a:ext>
                      </a:extLst>
                    </a:blip>
                    <a:stretch>
                      <a:fillRect/>
                    </a:stretch>
                  </pic:blipFill>
                  <pic:spPr>
                    <a:xfrm>
                      <a:off x="0" y="0"/>
                      <a:ext cx="4753079" cy="22484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0E69F0" w14:textId="467BC10F" w:rsidR="006C4E17" w:rsidRPr="00C307BC" w:rsidRDefault="006C4E17" w:rsidP="006C4E17">
      <w:pPr>
        <w:pStyle w:val="Caption"/>
        <w:jc w:val="center"/>
        <w:rPr>
          <w:rFonts w:ascii="Times New Roman" w:hAnsi="Times New Roman" w:cs="Times New Roman"/>
          <w:i w:val="0"/>
          <w:color w:val="auto"/>
          <w:sz w:val="26"/>
          <w:szCs w:val="26"/>
        </w:rPr>
      </w:pPr>
      <w:bookmarkStart w:id="2025" w:name="_Ref513152658"/>
      <w:bookmarkStart w:id="2026" w:name="_Toc514157770"/>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3</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17</w:t>
      </w:r>
      <w:r w:rsidR="007B1CDB" w:rsidRPr="00C307BC">
        <w:rPr>
          <w:rFonts w:ascii="Times New Roman" w:hAnsi="Times New Roman" w:cs="Times New Roman"/>
          <w:i w:val="0"/>
          <w:color w:val="auto"/>
          <w:sz w:val="26"/>
          <w:szCs w:val="26"/>
        </w:rPr>
        <w:fldChar w:fldCharType="end"/>
      </w:r>
      <w:ins w:id="2027" w:author="Nguyen Toan" w:date="2018-05-14T18:03:00Z">
        <w:del w:id="2028"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2029"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3</w:delText>
        </w:r>
      </w:del>
      <w:ins w:id="2030" w:author="Nguyen Toan" w:date="2018-05-14T18:03:00Z">
        <w:del w:id="2031"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2032"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2033" w:author="Nguyen Toan" w:date="2018-05-14T23:17:00Z">
        <w:del w:id="2034" w:author="Đinh Thị Loan - ITC" w:date="2018-05-15T14:06:00Z">
          <w:r w:rsidR="00620576" w:rsidRPr="00C307BC" w:rsidDel="006A746E">
            <w:rPr>
              <w:rFonts w:ascii="Times New Roman" w:hAnsi="Times New Roman" w:cs="Times New Roman"/>
              <w:i w:val="0"/>
              <w:noProof/>
              <w:color w:val="auto"/>
              <w:sz w:val="26"/>
              <w:szCs w:val="26"/>
            </w:rPr>
            <w:delText>17</w:delText>
          </w:r>
        </w:del>
      </w:ins>
      <w:ins w:id="2035" w:author="Nguyen Toan" w:date="2018-05-14T18:03:00Z">
        <w:del w:id="2036" w:author="Đinh Thị Loan - ITC" w:date="2018-05-15T14:06:00Z">
          <w:r w:rsidR="0052504F" w:rsidRPr="00C307BC" w:rsidDel="006A746E">
            <w:rPr>
              <w:rFonts w:ascii="Times New Roman" w:hAnsi="Times New Roman" w:cs="Times New Roman"/>
              <w:i w:val="0"/>
              <w:color w:val="auto"/>
              <w:sz w:val="26"/>
              <w:szCs w:val="26"/>
            </w:rPr>
            <w:fldChar w:fldCharType="end"/>
          </w:r>
        </w:del>
      </w:ins>
      <w:del w:id="2037" w:author="Nguyen Toan" w:date="2018-05-05T22:22:00Z">
        <w:r w:rsidRPr="00C307BC" w:rsidDel="00BE0028">
          <w:rPr>
            <w:rFonts w:ascii="Times New Roman" w:hAnsi="Times New Roman" w:cs="Times New Roman"/>
            <w:i w:val="0"/>
            <w:color w:val="auto"/>
            <w:sz w:val="26"/>
            <w:szCs w:val="26"/>
          </w:rPr>
          <w:fldChar w:fldCharType="begin"/>
        </w:r>
        <w:r w:rsidRPr="00C307BC" w:rsidDel="00BE0028">
          <w:rPr>
            <w:rFonts w:ascii="Times New Roman" w:hAnsi="Times New Roman" w:cs="Times New Roman"/>
            <w:i w:val="0"/>
            <w:color w:val="auto"/>
            <w:sz w:val="26"/>
            <w:szCs w:val="26"/>
          </w:rPr>
          <w:delInstrText xml:space="preserve"> STYLEREF 1 \s </w:delInstrText>
        </w:r>
        <w:r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3</w:delText>
        </w:r>
        <w:r w:rsidRPr="00C307BC" w:rsidDel="00BE0028">
          <w:rPr>
            <w:rFonts w:ascii="Times New Roman" w:hAnsi="Times New Roman" w:cs="Times New Roman"/>
            <w:i w:val="0"/>
            <w:color w:val="auto"/>
            <w:sz w:val="26"/>
            <w:szCs w:val="26"/>
          </w:rPr>
          <w:fldChar w:fldCharType="end"/>
        </w:r>
        <w:r w:rsidRPr="00C307BC" w:rsidDel="00BE0028">
          <w:rPr>
            <w:rFonts w:ascii="Times New Roman" w:hAnsi="Times New Roman" w:cs="Times New Roman"/>
            <w:i w:val="0"/>
            <w:color w:val="auto"/>
            <w:sz w:val="26"/>
            <w:szCs w:val="26"/>
          </w:rPr>
          <w:delText>.</w:delText>
        </w:r>
        <w:r w:rsidRPr="00C307BC" w:rsidDel="00BE0028">
          <w:rPr>
            <w:rFonts w:ascii="Times New Roman" w:hAnsi="Times New Roman" w:cs="Times New Roman"/>
            <w:i w:val="0"/>
            <w:color w:val="auto"/>
            <w:sz w:val="26"/>
            <w:szCs w:val="26"/>
          </w:rPr>
          <w:fldChar w:fldCharType="begin"/>
        </w:r>
        <w:r w:rsidRPr="00C307BC" w:rsidDel="00BE0028">
          <w:rPr>
            <w:rFonts w:ascii="Times New Roman" w:hAnsi="Times New Roman" w:cs="Times New Roman"/>
            <w:i w:val="0"/>
            <w:color w:val="auto"/>
            <w:sz w:val="26"/>
            <w:szCs w:val="26"/>
          </w:rPr>
          <w:delInstrText xml:space="preserve"> SEQ Hình \* ARABIC \s 1 </w:delInstrText>
        </w:r>
        <w:r w:rsidRPr="00C307BC" w:rsidDel="00BE0028">
          <w:rPr>
            <w:rFonts w:ascii="Times New Roman" w:hAnsi="Times New Roman" w:cs="Times New Roman"/>
            <w:i w:val="0"/>
            <w:color w:val="auto"/>
            <w:sz w:val="26"/>
            <w:szCs w:val="26"/>
          </w:rPr>
          <w:fldChar w:fldCharType="separate"/>
        </w:r>
        <w:r w:rsidR="00E6465F" w:rsidRPr="00C307BC" w:rsidDel="00BE0028">
          <w:rPr>
            <w:rFonts w:ascii="Times New Roman" w:hAnsi="Times New Roman" w:cs="Times New Roman"/>
            <w:i w:val="0"/>
            <w:noProof/>
            <w:color w:val="auto"/>
            <w:sz w:val="26"/>
            <w:szCs w:val="26"/>
          </w:rPr>
          <w:delText>14</w:delText>
        </w:r>
        <w:r w:rsidRPr="00C307BC" w:rsidDel="00BE0028">
          <w:rPr>
            <w:rFonts w:ascii="Times New Roman" w:hAnsi="Times New Roman" w:cs="Times New Roman"/>
            <w:i w:val="0"/>
            <w:color w:val="auto"/>
            <w:sz w:val="26"/>
            <w:szCs w:val="26"/>
          </w:rPr>
          <w:fldChar w:fldCharType="end"/>
        </w:r>
      </w:del>
      <w:bookmarkEnd w:id="2025"/>
      <w:r w:rsidRPr="00C307BC">
        <w:rPr>
          <w:rFonts w:ascii="Times New Roman" w:hAnsi="Times New Roman" w:cs="Times New Roman"/>
          <w:i w:val="0"/>
          <w:color w:val="auto"/>
          <w:sz w:val="26"/>
          <w:szCs w:val="26"/>
        </w:rPr>
        <w:t>. Các nút trong tệp xml</w:t>
      </w:r>
      <w:bookmarkEnd w:id="2026"/>
    </w:p>
    <w:p w14:paraId="730312B9" w14:textId="641DDE3D" w:rsidR="006C4E17" w:rsidRPr="00C307BC" w:rsidRDefault="006C4E17" w:rsidP="00966627">
      <w:pPr>
        <w:spacing w:after="120" w:line="288" w:lineRule="auto"/>
        <w:ind w:firstLine="567"/>
        <w:jc w:val="both"/>
        <w:rPr>
          <w:rFonts w:ascii="Times New Roman" w:hAnsi="Times New Roman" w:cs="Times New Roman"/>
          <w:sz w:val="26"/>
          <w:szCs w:val="26"/>
          <w:lang w:val="vi-VN"/>
        </w:rPr>
      </w:pPr>
      <w:r w:rsidRPr="00C307BC">
        <w:rPr>
          <w:rFonts w:ascii="Times New Roman" w:hAnsi="Times New Roman" w:cs="Times New Roman"/>
          <w:sz w:val="26"/>
          <w:szCs w:val="26"/>
          <w:lang w:val="vi-VN"/>
        </w:rPr>
        <w:t xml:space="preserve">Các bước thực hiện sinh mã nguồn kiểm thử tự động dùng AsenAPIDriver (xem </w:t>
      </w:r>
      <w:r w:rsidR="00216141" w:rsidRPr="00C307BC">
        <w:rPr>
          <w:rFonts w:ascii="Times New Roman" w:hAnsi="Times New Roman" w:cs="Times New Roman"/>
          <w:sz w:val="26"/>
          <w:szCs w:val="26"/>
          <w:lang w:val="vi-VN"/>
        </w:rPr>
        <w:fldChar w:fldCharType="begin"/>
      </w:r>
      <w:r w:rsidR="00216141" w:rsidRPr="00C307BC">
        <w:rPr>
          <w:rFonts w:ascii="Times New Roman" w:hAnsi="Times New Roman" w:cs="Times New Roman"/>
          <w:sz w:val="26"/>
          <w:szCs w:val="26"/>
          <w:lang w:val="vi-VN"/>
        </w:rPr>
        <w:instrText xml:space="preserve"> REF _Ref513152676 \h </w:instrText>
      </w:r>
      <w:r w:rsidR="00C307BC" w:rsidRPr="00C307BC">
        <w:rPr>
          <w:rFonts w:ascii="Times New Roman" w:hAnsi="Times New Roman" w:cs="Times New Roman"/>
          <w:sz w:val="26"/>
          <w:szCs w:val="26"/>
          <w:lang w:val="vi-VN"/>
        </w:rPr>
        <w:instrText xml:space="preserve"> \* MERGEFORMAT </w:instrText>
      </w:r>
      <w:r w:rsidR="00216141" w:rsidRPr="00C307BC">
        <w:rPr>
          <w:rFonts w:ascii="Times New Roman" w:hAnsi="Times New Roman" w:cs="Times New Roman"/>
          <w:sz w:val="26"/>
          <w:szCs w:val="26"/>
          <w:lang w:val="vi-VN"/>
        </w:rPr>
      </w:r>
      <w:r w:rsidR="00216141" w:rsidRPr="00C307BC">
        <w:rPr>
          <w:rFonts w:ascii="Times New Roman" w:hAnsi="Times New Roman" w:cs="Times New Roman"/>
          <w:sz w:val="26"/>
          <w:szCs w:val="26"/>
          <w:lang w:val="vi-VN"/>
        </w:rPr>
        <w:fldChar w:fldCharType="separate"/>
      </w:r>
      <w:r w:rsidR="009C452F" w:rsidRPr="009C452F">
        <w:rPr>
          <w:rFonts w:ascii="Times New Roman" w:hAnsi="Times New Roman" w:cs="Times New Roman"/>
          <w:color w:val="000000" w:themeColor="text1"/>
          <w:sz w:val="26"/>
          <w:szCs w:val="26"/>
        </w:rPr>
        <w:t xml:space="preserve">Hình </w:t>
      </w:r>
      <w:r w:rsidR="009C452F">
        <w:rPr>
          <w:rFonts w:ascii="Times New Roman" w:hAnsi="Times New Roman" w:cs="Times New Roman"/>
          <w:i/>
          <w:noProof/>
          <w:color w:val="000000" w:themeColor="text1"/>
          <w:sz w:val="26"/>
          <w:szCs w:val="26"/>
        </w:rPr>
        <w:t>3</w:t>
      </w:r>
      <w:r w:rsidR="009C452F" w:rsidRPr="00C307BC">
        <w:rPr>
          <w:rFonts w:ascii="Times New Roman" w:hAnsi="Times New Roman" w:cs="Times New Roman"/>
          <w:i/>
          <w:noProof/>
          <w:color w:val="000000" w:themeColor="text1"/>
          <w:sz w:val="26"/>
          <w:szCs w:val="26"/>
        </w:rPr>
        <w:t>.</w:t>
      </w:r>
      <w:r w:rsidR="009C452F">
        <w:rPr>
          <w:rFonts w:ascii="Times New Roman" w:hAnsi="Times New Roman" w:cs="Times New Roman"/>
          <w:i/>
          <w:noProof/>
          <w:color w:val="000000" w:themeColor="text1"/>
          <w:sz w:val="26"/>
          <w:szCs w:val="26"/>
        </w:rPr>
        <w:t>18</w:t>
      </w:r>
      <w:r w:rsidR="00216141" w:rsidRPr="00C307BC">
        <w:rPr>
          <w:rFonts w:ascii="Times New Roman" w:hAnsi="Times New Roman" w:cs="Times New Roman"/>
          <w:sz w:val="26"/>
          <w:szCs w:val="26"/>
          <w:lang w:val="vi-VN"/>
        </w:rPr>
        <w:fldChar w:fldCharType="end"/>
      </w:r>
      <w:ins w:id="2038" w:author="LoanDT" w:date="2018-05-11T23:01:00Z">
        <w:r w:rsidR="00C8177C" w:rsidRPr="00C307BC">
          <w:rPr>
            <w:rFonts w:ascii="Times New Roman" w:hAnsi="Times New Roman" w:cs="Times New Roman"/>
            <w:sz w:val="26"/>
            <w:szCs w:val="26"/>
            <w:lang w:val="vi-VN"/>
          </w:rPr>
          <w:t>)</w:t>
        </w:r>
      </w:ins>
      <w:del w:id="2039" w:author="Nguyen Toan" w:date="2018-05-06T21:44:00Z">
        <w:r w:rsidRPr="00C307BC" w:rsidDel="00447D26">
          <w:rPr>
            <w:rFonts w:ascii="Times New Roman" w:hAnsi="Times New Roman" w:cs="Times New Roman"/>
            <w:sz w:val="26"/>
            <w:szCs w:val="26"/>
            <w:lang w:val="vi-VN"/>
          </w:rPr>
          <w:fldChar w:fldCharType="begin"/>
        </w:r>
        <w:r w:rsidRPr="00C307BC" w:rsidDel="00447D26">
          <w:rPr>
            <w:rFonts w:ascii="Times New Roman" w:hAnsi="Times New Roman" w:cs="Times New Roman"/>
            <w:sz w:val="26"/>
            <w:szCs w:val="26"/>
            <w:lang w:val="vi-VN"/>
          </w:rPr>
          <w:delInstrText xml:space="preserve"> REF _Ref512869896 \h  \* MERGEFORMAT </w:delInstrText>
        </w:r>
        <w:r w:rsidRPr="00C307BC" w:rsidDel="00447D26">
          <w:rPr>
            <w:rFonts w:ascii="Times New Roman" w:hAnsi="Times New Roman" w:cs="Times New Roman"/>
            <w:sz w:val="26"/>
            <w:szCs w:val="26"/>
            <w:lang w:val="vi-VN"/>
          </w:rPr>
        </w:r>
        <w:r w:rsidRPr="00C307BC" w:rsidDel="00447D26">
          <w:rPr>
            <w:rFonts w:ascii="Times New Roman" w:hAnsi="Times New Roman" w:cs="Times New Roman"/>
            <w:sz w:val="26"/>
            <w:szCs w:val="26"/>
            <w:lang w:val="vi-VN"/>
          </w:rPr>
          <w:fldChar w:fldCharType="end"/>
        </w:r>
        <w:r w:rsidRPr="00C307BC" w:rsidDel="00447D26">
          <w:rPr>
            <w:rFonts w:ascii="Times New Roman" w:hAnsi="Times New Roman" w:cs="Times New Roman"/>
            <w:sz w:val="26"/>
            <w:szCs w:val="26"/>
            <w:lang w:val="vi-VN"/>
          </w:rPr>
          <w:delText>)</w:delText>
        </w:r>
      </w:del>
    </w:p>
    <w:p w14:paraId="57F22AD5" w14:textId="77777777" w:rsidR="006C4E17" w:rsidRPr="00C307BC" w:rsidRDefault="006C4E17">
      <w:pPr>
        <w:keepNext/>
        <w:spacing w:line="288" w:lineRule="auto"/>
        <w:ind w:firstLine="426"/>
        <w:rPr>
          <w:rFonts w:ascii="Times New Roman" w:hAnsi="Times New Roman" w:cs="Times New Roman"/>
          <w:sz w:val="26"/>
          <w:szCs w:val="26"/>
        </w:rPr>
        <w:pPrChange w:id="2040" w:author="Nguyen Toan" w:date="2018-05-14T20:51:00Z">
          <w:pPr>
            <w:keepNext/>
            <w:spacing w:line="288" w:lineRule="auto"/>
            <w:ind w:firstLine="720"/>
          </w:pPr>
        </w:pPrChange>
      </w:pPr>
      <w:r w:rsidRPr="00C307BC">
        <w:rPr>
          <w:rFonts w:ascii="Times New Roman" w:hAnsi="Times New Roman" w:cs="Times New Roman"/>
          <w:noProof/>
          <w:sz w:val="26"/>
          <w:szCs w:val="26"/>
          <w:lang w:val="en-US"/>
        </w:rPr>
        <w:drawing>
          <wp:inline distT="0" distB="0" distL="0" distR="0" wp14:anchorId="3A868D55" wp14:editId="3377604E">
            <wp:extent cx="5972175" cy="602960"/>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4-30 at 12.38.54 AM.png"/>
                    <pic:cNvPicPr/>
                  </pic:nvPicPr>
                  <pic:blipFill>
                    <a:blip r:embed="rId46">
                      <a:extLst>
                        <a:ext uri="{28A0092B-C50C-407E-A947-70E740481C1C}">
                          <a14:useLocalDpi xmlns:a14="http://schemas.microsoft.com/office/drawing/2010/main" val="0"/>
                        </a:ext>
                      </a:extLst>
                    </a:blip>
                    <a:stretch>
                      <a:fillRect/>
                    </a:stretch>
                  </pic:blipFill>
                  <pic:spPr>
                    <a:xfrm>
                      <a:off x="0" y="0"/>
                      <a:ext cx="5972175" cy="602960"/>
                    </a:xfrm>
                    <a:prstGeom prst="rect">
                      <a:avLst/>
                    </a:prstGeom>
                  </pic:spPr>
                </pic:pic>
              </a:graphicData>
            </a:graphic>
          </wp:inline>
        </w:drawing>
      </w:r>
    </w:p>
    <w:p w14:paraId="00620F50" w14:textId="60D52595" w:rsidR="006C4E17" w:rsidRPr="00C307BC" w:rsidRDefault="006C4E17" w:rsidP="006C4E17">
      <w:pPr>
        <w:pStyle w:val="Caption"/>
        <w:jc w:val="center"/>
        <w:rPr>
          <w:rFonts w:ascii="Times New Roman" w:hAnsi="Times New Roman" w:cs="Times New Roman"/>
          <w:i w:val="0"/>
          <w:color w:val="000000" w:themeColor="text1"/>
          <w:sz w:val="26"/>
          <w:szCs w:val="26"/>
          <w:lang w:val="vi-VN"/>
        </w:rPr>
      </w:pPr>
      <w:bookmarkStart w:id="2041" w:name="_Ref513152676"/>
      <w:bookmarkStart w:id="2042" w:name="_Toc514157771"/>
      <w:r w:rsidRPr="00C307BC">
        <w:rPr>
          <w:rFonts w:ascii="Times New Roman" w:hAnsi="Times New Roman" w:cs="Times New Roman"/>
          <w:i w:val="0"/>
          <w:color w:val="000000" w:themeColor="text1"/>
          <w:sz w:val="26"/>
          <w:szCs w:val="26"/>
        </w:rPr>
        <w:t xml:space="preserve">Hình </w:t>
      </w:r>
      <w:r w:rsidR="007B1CDB" w:rsidRPr="00C307BC">
        <w:rPr>
          <w:rFonts w:ascii="Times New Roman" w:hAnsi="Times New Roman" w:cs="Times New Roman"/>
          <w:i w:val="0"/>
          <w:color w:val="000000" w:themeColor="text1"/>
          <w:sz w:val="26"/>
          <w:szCs w:val="26"/>
        </w:rPr>
        <w:fldChar w:fldCharType="begin"/>
      </w:r>
      <w:r w:rsidR="007B1CDB" w:rsidRPr="00C307BC">
        <w:rPr>
          <w:rFonts w:ascii="Times New Roman" w:hAnsi="Times New Roman" w:cs="Times New Roman"/>
          <w:i w:val="0"/>
          <w:color w:val="000000" w:themeColor="text1"/>
          <w:sz w:val="26"/>
          <w:szCs w:val="26"/>
        </w:rPr>
        <w:instrText xml:space="preserve"> STYLEREF 1 \s </w:instrText>
      </w:r>
      <w:r w:rsidR="007B1CDB" w:rsidRPr="00C307BC">
        <w:rPr>
          <w:rFonts w:ascii="Times New Roman" w:hAnsi="Times New Roman" w:cs="Times New Roman"/>
          <w:i w:val="0"/>
          <w:color w:val="000000" w:themeColor="text1"/>
          <w:sz w:val="26"/>
          <w:szCs w:val="26"/>
        </w:rPr>
        <w:fldChar w:fldCharType="separate"/>
      </w:r>
      <w:r w:rsidR="009C452F">
        <w:rPr>
          <w:rFonts w:ascii="Times New Roman" w:hAnsi="Times New Roman" w:cs="Times New Roman"/>
          <w:i w:val="0"/>
          <w:noProof/>
          <w:color w:val="000000" w:themeColor="text1"/>
          <w:sz w:val="26"/>
          <w:szCs w:val="26"/>
        </w:rPr>
        <w:t>3</w:t>
      </w:r>
      <w:r w:rsidR="007B1CDB" w:rsidRPr="00C307BC">
        <w:rPr>
          <w:rFonts w:ascii="Times New Roman" w:hAnsi="Times New Roman" w:cs="Times New Roman"/>
          <w:i w:val="0"/>
          <w:color w:val="000000" w:themeColor="text1"/>
          <w:sz w:val="26"/>
          <w:szCs w:val="26"/>
        </w:rPr>
        <w:fldChar w:fldCharType="end"/>
      </w:r>
      <w:r w:rsidR="007B1CDB" w:rsidRPr="00C307BC">
        <w:rPr>
          <w:rFonts w:ascii="Times New Roman" w:hAnsi="Times New Roman" w:cs="Times New Roman"/>
          <w:i w:val="0"/>
          <w:color w:val="000000" w:themeColor="text1"/>
          <w:sz w:val="26"/>
          <w:szCs w:val="26"/>
        </w:rPr>
        <w:t>.</w:t>
      </w:r>
      <w:r w:rsidR="007B1CDB" w:rsidRPr="00C307BC">
        <w:rPr>
          <w:rFonts w:ascii="Times New Roman" w:hAnsi="Times New Roman" w:cs="Times New Roman"/>
          <w:i w:val="0"/>
          <w:color w:val="000000" w:themeColor="text1"/>
          <w:sz w:val="26"/>
          <w:szCs w:val="26"/>
        </w:rPr>
        <w:fldChar w:fldCharType="begin"/>
      </w:r>
      <w:r w:rsidR="007B1CDB" w:rsidRPr="00C307BC">
        <w:rPr>
          <w:rFonts w:ascii="Times New Roman" w:hAnsi="Times New Roman" w:cs="Times New Roman"/>
          <w:i w:val="0"/>
          <w:color w:val="000000" w:themeColor="text1"/>
          <w:sz w:val="26"/>
          <w:szCs w:val="26"/>
        </w:rPr>
        <w:instrText xml:space="preserve"> SEQ Hình \* ARABIC \s 1 </w:instrText>
      </w:r>
      <w:r w:rsidR="007B1CDB" w:rsidRPr="00C307BC">
        <w:rPr>
          <w:rFonts w:ascii="Times New Roman" w:hAnsi="Times New Roman" w:cs="Times New Roman"/>
          <w:i w:val="0"/>
          <w:color w:val="000000" w:themeColor="text1"/>
          <w:sz w:val="26"/>
          <w:szCs w:val="26"/>
        </w:rPr>
        <w:fldChar w:fldCharType="separate"/>
      </w:r>
      <w:r w:rsidR="009C452F">
        <w:rPr>
          <w:rFonts w:ascii="Times New Roman" w:hAnsi="Times New Roman" w:cs="Times New Roman"/>
          <w:i w:val="0"/>
          <w:noProof/>
          <w:color w:val="000000" w:themeColor="text1"/>
          <w:sz w:val="26"/>
          <w:szCs w:val="26"/>
        </w:rPr>
        <w:t>18</w:t>
      </w:r>
      <w:r w:rsidR="007B1CDB" w:rsidRPr="00C307BC">
        <w:rPr>
          <w:rFonts w:ascii="Times New Roman" w:hAnsi="Times New Roman" w:cs="Times New Roman"/>
          <w:i w:val="0"/>
          <w:color w:val="000000" w:themeColor="text1"/>
          <w:sz w:val="26"/>
          <w:szCs w:val="26"/>
        </w:rPr>
        <w:fldChar w:fldCharType="end"/>
      </w:r>
      <w:ins w:id="2043" w:author="Nguyen Toan" w:date="2018-05-14T18:03:00Z">
        <w:del w:id="2044" w:author="Đinh Thị Loan - ITC" w:date="2018-05-15T14:06:00Z">
          <w:r w:rsidR="0052504F" w:rsidRPr="00C307BC" w:rsidDel="006A746E">
            <w:rPr>
              <w:rFonts w:ascii="Times New Roman" w:hAnsi="Times New Roman" w:cs="Times New Roman"/>
              <w:i w:val="0"/>
              <w:color w:val="000000" w:themeColor="text1"/>
              <w:sz w:val="26"/>
              <w:szCs w:val="26"/>
            </w:rPr>
            <w:fldChar w:fldCharType="begin"/>
          </w:r>
          <w:r w:rsidR="0052504F" w:rsidRPr="00C307BC" w:rsidDel="006A746E">
            <w:rPr>
              <w:rFonts w:ascii="Times New Roman" w:hAnsi="Times New Roman" w:cs="Times New Roman"/>
              <w:i w:val="0"/>
              <w:color w:val="000000" w:themeColor="text1"/>
              <w:sz w:val="26"/>
              <w:szCs w:val="26"/>
            </w:rPr>
            <w:delInstrText xml:space="preserve"> STYLEREF 1 \s </w:delInstrText>
          </w:r>
        </w:del>
      </w:ins>
      <w:del w:id="2045" w:author="Đinh Thị Loan - ITC" w:date="2018-05-15T14:06:00Z">
        <w:r w:rsidR="0052504F" w:rsidRPr="00C307BC" w:rsidDel="006A746E">
          <w:rPr>
            <w:rFonts w:ascii="Times New Roman" w:hAnsi="Times New Roman" w:cs="Times New Roman"/>
            <w:i w:val="0"/>
            <w:color w:val="000000" w:themeColor="text1"/>
            <w:sz w:val="26"/>
            <w:szCs w:val="26"/>
          </w:rPr>
          <w:fldChar w:fldCharType="separate"/>
        </w:r>
        <w:r w:rsidR="00620576" w:rsidRPr="00C307BC" w:rsidDel="006A746E">
          <w:rPr>
            <w:rFonts w:ascii="Times New Roman" w:hAnsi="Times New Roman" w:cs="Times New Roman"/>
            <w:i w:val="0"/>
            <w:noProof/>
            <w:color w:val="000000" w:themeColor="text1"/>
            <w:sz w:val="26"/>
            <w:szCs w:val="26"/>
          </w:rPr>
          <w:delText>3</w:delText>
        </w:r>
      </w:del>
      <w:ins w:id="2046" w:author="Nguyen Toan" w:date="2018-05-14T18:03:00Z">
        <w:del w:id="2047" w:author="Đinh Thị Loan - ITC" w:date="2018-05-15T14:06:00Z">
          <w:r w:rsidR="0052504F" w:rsidRPr="00C307BC" w:rsidDel="006A746E">
            <w:rPr>
              <w:rFonts w:ascii="Times New Roman" w:hAnsi="Times New Roman" w:cs="Times New Roman"/>
              <w:i w:val="0"/>
              <w:color w:val="000000" w:themeColor="text1"/>
              <w:sz w:val="26"/>
              <w:szCs w:val="26"/>
            </w:rPr>
            <w:fldChar w:fldCharType="end"/>
          </w:r>
          <w:r w:rsidR="0052504F" w:rsidRPr="00C307BC" w:rsidDel="006A746E">
            <w:rPr>
              <w:rFonts w:ascii="Times New Roman" w:hAnsi="Times New Roman" w:cs="Times New Roman"/>
              <w:i w:val="0"/>
              <w:color w:val="000000" w:themeColor="text1"/>
              <w:sz w:val="26"/>
              <w:szCs w:val="26"/>
            </w:rPr>
            <w:delText>.</w:delText>
          </w:r>
          <w:r w:rsidR="0052504F" w:rsidRPr="00C307BC" w:rsidDel="006A746E">
            <w:rPr>
              <w:rFonts w:ascii="Times New Roman" w:hAnsi="Times New Roman" w:cs="Times New Roman"/>
              <w:i w:val="0"/>
              <w:color w:val="000000" w:themeColor="text1"/>
              <w:sz w:val="26"/>
              <w:szCs w:val="26"/>
            </w:rPr>
            <w:fldChar w:fldCharType="begin"/>
          </w:r>
          <w:r w:rsidR="0052504F" w:rsidRPr="00C307BC" w:rsidDel="006A746E">
            <w:rPr>
              <w:rFonts w:ascii="Times New Roman" w:hAnsi="Times New Roman" w:cs="Times New Roman"/>
              <w:i w:val="0"/>
              <w:color w:val="000000" w:themeColor="text1"/>
              <w:sz w:val="26"/>
              <w:szCs w:val="26"/>
            </w:rPr>
            <w:delInstrText xml:space="preserve"> SEQ Hình \* ARABIC \s 1 </w:delInstrText>
          </w:r>
        </w:del>
      </w:ins>
      <w:del w:id="2048" w:author="Đinh Thị Loan - ITC" w:date="2018-05-15T14:06:00Z">
        <w:r w:rsidR="0052504F" w:rsidRPr="00C307BC" w:rsidDel="006A746E">
          <w:rPr>
            <w:rFonts w:ascii="Times New Roman" w:hAnsi="Times New Roman" w:cs="Times New Roman"/>
            <w:i w:val="0"/>
            <w:color w:val="000000" w:themeColor="text1"/>
            <w:sz w:val="26"/>
            <w:szCs w:val="26"/>
          </w:rPr>
          <w:fldChar w:fldCharType="separate"/>
        </w:r>
      </w:del>
      <w:ins w:id="2049" w:author="Nguyen Toan" w:date="2018-05-14T23:17:00Z">
        <w:del w:id="2050" w:author="Đinh Thị Loan - ITC" w:date="2018-05-15T14:06:00Z">
          <w:r w:rsidR="00620576" w:rsidRPr="00C307BC" w:rsidDel="006A746E">
            <w:rPr>
              <w:rFonts w:ascii="Times New Roman" w:hAnsi="Times New Roman" w:cs="Times New Roman"/>
              <w:i w:val="0"/>
              <w:noProof/>
              <w:color w:val="000000" w:themeColor="text1"/>
              <w:sz w:val="26"/>
              <w:szCs w:val="26"/>
            </w:rPr>
            <w:delText>18</w:delText>
          </w:r>
        </w:del>
      </w:ins>
      <w:ins w:id="2051" w:author="Nguyen Toan" w:date="2018-05-14T18:03:00Z">
        <w:del w:id="2052" w:author="Đinh Thị Loan - ITC" w:date="2018-05-15T14:06:00Z">
          <w:r w:rsidR="0052504F" w:rsidRPr="00C307BC" w:rsidDel="006A746E">
            <w:rPr>
              <w:rFonts w:ascii="Times New Roman" w:hAnsi="Times New Roman" w:cs="Times New Roman"/>
              <w:i w:val="0"/>
              <w:color w:val="000000" w:themeColor="text1"/>
              <w:sz w:val="26"/>
              <w:szCs w:val="26"/>
            </w:rPr>
            <w:fldChar w:fldCharType="end"/>
          </w:r>
        </w:del>
      </w:ins>
      <w:del w:id="2053" w:author="Nguyen Toan" w:date="2018-05-05T22:22:00Z">
        <w:r w:rsidRPr="00C307BC" w:rsidDel="00BE0028">
          <w:rPr>
            <w:rFonts w:ascii="Times New Roman" w:hAnsi="Times New Roman" w:cs="Times New Roman"/>
            <w:i w:val="0"/>
            <w:color w:val="000000" w:themeColor="text1"/>
            <w:sz w:val="26"/>
            <w:szCs w:val="26"/>
          </w:rPr>
          <w:fldChar w:fldCharType="begin"/>
        </w:r>
        <w:r w:rsidRPr="00C307BC" w:rsidDel="00BE0028">
          <w:rPr>
            <w:rFonts w:ascii="Times New Roman" w:hAnsi="Times New Roman" w:cs="Times New Roman"/>
            <w:i w:val="0"/>
            <w:color w:val="000000" w:themeColor="text1"/>
            <w:sz w:val="26"/>
            <w:szCs w:val="26"/>
          </w:rPr>
          <w:delInstrText xml:space="preserve"> STYLEREF 1 \s </w:delInstrText>
        </w:r>
        <w:r w:rsidRPr="00C307BC" w:rsidDel="00BE0028">
          <w:rPr>
            <w:rFonts w:ascii="Times New Roman" w:hAnsi="Times New Roman" w:cs="Times New Roman"/>
            <w:i w:val="0"/>
            <w:color w:val="000000" w:themeColor="text1"/>
            <w:sz w:val="26"/>
            <w:szCs w:val="26"/>
          </w:rPr>
          <w:fldChar w:fldCharType="separate"/>
        </w:r>
        <w:r w:rsidR="00E6465F" w:rsidRPr="00C307BC" w:rsidDel="00BE0028">
          <w:rPr>
            <w:rFonts w:ascii="Times New Roman" w:hAnsi="Times New Roman" w:cs="Times New Roman"/>
            <w:i w:val="0"/>
            <w:noProof/>
            <w:color w:val="000000" w:themeColor="text1"/>
            <w:sz w:val="26"/>
            <w:szCs w:val="26"/>
          </w:rPr>
          <w:delText>3</w:delText>
        </w:r>
        <w:r w:rsidRPr="00C307BC" w:rsidDel="00BE0028">
          <w:rPr>
            <w:rFonts w:ascii="Times New Roman" w:hAnsi="Times New Roman" w:cs="Times New Roman"/>
            <w:i w:val="0"/>
            <w:color w:val="000000" w:themeColor="text1"/>
            <w:sz w:val="26"/>
            <w:szCs w:val="26"/>
          </w:rPr>
          <w:fldChar w:fldCharType="end"/>
        </w:r>
        <w:r w:rsidRPr="00C307BC" w:rsidDel="00BE0028">
          <w:rPr>
            <w:rFonts w:ascii="Times New Roman" w:hAnsi="Times New Roman" w:cs="Times New Roman"/>
            <w:i w:val="0"/>
            <w:color w:val="000000" w:themeColor="text1"/>
            <w:sz w:val="26"/>
            <w:szCs w:val="26"/>
          </w:rPr>
          <w:delText>.</w:delText>
        </w:r>
        <w:r w:rsidRPr="00C307BC" w:rsidDel="00BE0028">
          <w:rPr>
            <w:rFonts w:ascii="Times New Roman" w:hAnsi="Times New Roman" w:cs="Times New Roman"/>
            <w:i w:val="0"/>
            <w:color w:val="000000" w:themeColor="text1"/>
            <w:sz w:val="26"/>
            <w:szCs w:val="26"/>
          </w:rPr>
          <w:fldChar w:fldCharType="begin"/>
        </w:r>
        <w:r w:rsidRPr="00C307BC" w:rsidDel="00BE0028">
          <w:rPr>
            <w:rFonts w:ascii="Times New Roman" w:hAnsi="Times New Roman" w:cs="Times New Roman"/>
            <w:i w:val="0"/>
            <w:color w:val="000000" w:themeColor="text1"/>
            <w:sz w:val="26"/>
            <w:szCs w:val="26"/>
          </w:rPr>
          <w:delInstrText xml:space="preserve"> SEQ Hình \* ARABIC \s 1 </w:delInstrText>
        </w:r>
        <w:r w:rsidRPr="00C307BC" w:rsidDel="00BE0028">
          <w:rPr>
            <w:rFonts w:ascii="Times New Roman" w:hAnsi="Times New Roman" w:cs="Times New Roman"/>
            <w:i w:val="0"/>
            <w:color w:val="000000" w:themeColor="text1"/>
            <w:sz w:val="26"/>
            <w:szCs w:val="26"/>
          </w:rPr>
          <w:fldChar w:fldCharType="separate"/>
        </w:r>
        <w:r w:rsidR="00E6465F" w:rsidRPr="00C307BC" w:rsidDel="00BE0028">
          <w:rPr>
            <w:rFonts w:ascii="Times New Roman" w:hAnsi="Times New Roman" w:cs="Times New Roman"/>
            <w:i w:val="0"/>
            <w:noProof/>
            <w:color w:val="000000" w:themeColor="text1"/>
            <w:sz w:val="26"/>
            <w:szCs w:val="26"/>
          </w:rPr>
          <w:delText>15</w:delText>
        </w:r>
        <w:r w:rsidRPr="00C307BC" w:rsidDel="00BE0028">
          <w:rPr>
            <w:rFonts w:ascii="Times New Roman" w:hAnsi="Times New Roman" w:cs="Times New Roman"/>
            <w:i w:val="0"/>
            <w:color w:val="000000" w:themeColor="text1"/>
            <w:sz w:val="26"/>
            <w:szCs w:val="26"/>
          </w:rPr>
          <w:fldChar w:fldCharType="end"/>
        </w:r>
      </w:del>
      <w:bookmarkEnd w:id="2041"/>
      <w:r w:rsidRPr="00C307BC">
        <w:rPr>
          <w:rFonts w:ascii="Times New Roman" w:hAnsi="Times New Roman" w:cs="Times New Roman"/>
          <w:i w:val="0"/>
          <w:color w:val="000000" w:themeColor="text1"/>
          <w:sz w:val="26"/>
          <w:szCs w:val="26"/>
        </w:rPr>
        <w:t xml:space="preserve">: </w:t>
      </w:r>
      <w:r w:rsidRPr="00C307BC">
        <w:rPr>
          <w:rFonts w:ascii="Times New Roman" w:hAnsi="Times New Roman" w:cs="Times New Roman"/>
          <w:i w:val="0"/>
          <w:color w:val="000000" w:themeColor="text1"/>
          <w:sz w:val="26"/>
          <w:szCs w:val="26"/>
          <w:lang w:val="vi-VN"/>
        </w:rPr>
        <w:t>Các bước sinh mã kiểm thử tự động</w:t>
      </w:r>
      <w:bookmarkEnd w:id="2042"/>
    </w:p>
    <w:p w14:paraId="2E8E8F30" w14:textId="68E3AD96" w:rsidR="004D450C" w:rsidRPr="00C307BC" w:rsidRDefault="006C4E17" w:rsidP="004D450C">
      <w:pPr>
        <w:spacing w:after="120" w:line="288" w:lineRule="auto"/>
        <w:ind w:firstLine="567"/>
        <w:jc w:val="both"/>
        <w:rPr>
          <w:ins w:id="2054" w:author="Đinh Thị Loan - ITC" w:date="2018-05-15T13:58:00Z"/>
          <w:rFonts w:ascii="Times New Roman" w:hAnsi="Times New Roman" w:cs="Times New Roman"/>
          <w:b/>
          <w:sz w:val="26"/>
          <w:szCs w:val="26"/>
          <w:lang w:val="en-US"/>
        </w:rPr>
      </w:pPr>
      <w:r w:rsidRPr="00C307BC">
        <w:rPr>
          <w:rFonts w:ascii="Times New Roman" w:hAnsi="Times New Roman" w:cs="Times New Roman"/>
          <w:b/>
          <w:sz w:val="26"/>
          <w:szCs w:val="26"/>
          <w:lang w:val="en-US"/>
        </w:rPr>
        <w:t>Bước 1</w:t>
      </w:r>
      <w:r w:rsidRPr="00C307BC">
        <w:rPr>
          <w:rFonts w:ascii="Times New Roman" w:hAnsi="Times New Roman" w:cs="Times New Roman"/>
          <w:sz w:val="26"/>
          <w:szCs w:val="26"/>
          <w:lang w:val="en-US"/>
        </w:rPr>
        <w:t xml:space="preserve">: Thư viện thực hiện quét bộ mã nguồn xây dựng trên nền tảng MuleESB, từ tập tin cấu hình chính của ứng dụng, công cụ xác định được đâu là nơi định nghĩa các luồng xử lý của ứng dụng. </w:t>
      </w:r>
      <w:ins w:id="2055" w:author="Nguyen Toan" w:date="2018-05-06T21:45:00Z">
        <w:r w:rsidR="00FE4698" w:rsidRPr="00C307BC">
          <w:rPr>
            <w:rFonts w:ascii="Times New Roman" w:hAnsi="Times New Roman" w:cs="Times New Roman"/>
            <w:sz w:val="26"/>
            <w:szCs w:val="26"/>
            <w:lang w:val="en-US"/>
          </w:rPr>
          <w:fldChar w:fldCharType="begin"/>
        </w:r>
        <w:r w:rsidR="00FE4698" w:rsidRPr="00C307BC">
          <w:rPr>
            <w:rFonts w:ascii="Times New Roman" w:hAnsi="Times New Roman" w:cs="Times New Roman"/>
            <w:sz w:val="26"/>
            <w:szCs w:val="26"/>
            <w:lang w:val="en-US"/>
          </w:rPr>
          <w:instrText xml:space="preserve"> REF _Ref513406442 \h </w:instrText>
        </w:r>
      </w:ins>
      <w:r w:rsidR="00C307BC" w:rsidRPr="00C307BC">
        <w:rPr>
          <w:rFonts w:ascii="Times New Roman" w:hAnsi="Times New Roman" w:cs="Times New Roman"/>
          <w:sz w:val="26"/>
          <w:szCs w:val="26"/>
          <w:lang w:val="en-US"/>
        </w:rPr>
        <w:instrText xml:space="preserve"> \* MERGEFORMAT </w:instrText>
      </w:r>
      <w:r w:rsidR="00FE4698" w:rsidRPr="00C307BC">
        <w:rPr>
          <w:rFonts w:ascii="Times New Roman" w:hAnsi="Times New Roman" w:cs="Times New Roman"/>
          <w:sz w:val="26"/>
          <w:szCs w:val="26"/>
          <w:lang w:val="en-US"/>
        </w:rPr>
      </w:r>
      <w:r w:rsidR="00FE4698" w:rsidRPr="00C307BC">
        <w:rPr>
          <w:rFonts w:ascii="Times New Roman" w:hAnsi="Times New Roman" w:cs="Times New Roman"/>
          <w:sz w:val="26"/>
          <w:szCs w:val="26"/>
          <w:lang w:val="en-US"/>
        </w:rPr>
        <w:fldChar w:fldCharType="separate"/>
      </w:r>
      <w:r w:rsidR="009C452F" w:rsidRPr="009C452F">
        <w:rPr>
          <w:rFonts w:ascii="Times New Roman" w:hAnsi="Times New Roman" w:cs="Times New Roman"/>
          <w:color w:val="000000" w:themeColor="text1"/>
          <w:sz w:val="26"/>
          <w:szCs w:val="26"/>
        </w:rPr>
        <w:t xml:space="preserve">Hình </w:t>
      </w:r>
      <w:r w:rsidR="009C452F">
        <w:rPr>
          <w:rFonts w:ascii="Times New Roman" w:hAnsi="Times New Roman" w:cs="Times New Roman"/>
          <w:i/>
          <w:noProof/>
          <w:color w:val="000000" w:themeColor="text1"/>
          <w:sz w:val="26"/>
          <w:szCs w:val="26"/>
        </w:rPr>
        <w:t>3</w:t>
      </w:r>
      <w:r w:rsidR="009C452F" w:rsidRPr="00C307BC">
        <w:rPr>
          <w:rFonts w:ascii="Times New Roman" w:hAnsi="Times New Roman" w:cs="Times New Roman"/>
          <w:i/>
          <w:noProof/>
          <w:color w:val="000000" w:themeColor="text1"/>
          <w:sz w:val="26"/>
          <w:szCs w:val="26"/>
        </w:rPr>
        <w:t>.</w:t>
      </w:r>
      <w:r w:rsidR="009C452F">
        <w:rPr>
          <w:rFonts w:ascii="Times New Roman" w:hAnsi="Times New Roman" w:cs="Times New Roman"/>
          <w:i/>
          <w:noProof/>
          <w:color w:val="000000" w:themeColor="text1"/>
          <w:sz w:val="26"/>
          <w:szCs w:val="26"/>
        </w:rPr>
        <w:t>19</w:t>
      </w:r>
      <w:ins w:id="2056" w:author="Nguyen Toan" w:date="2018-05-06T21:45:00Z">
        <w:r w:rsidR="00FE4698" w:rsidRPr="00C307BC">
          <w:rPr>
            <w:rFonts w:ascii="Times New Roman" w:hAnsi="Times New Roman" w:cs="Times New Roman"/>
            <w:sz w:val="26"/>
            <w:szCs w:val="26"/>
            <w:lang w:val="en-US"/>
          </w:rPr>
          <w:fldChar w:fldCharType="end"/>
        </w:r>
        <w:r w:rsidR="009C3F22" w:rsidRPr="00C307BC">
          <w:rPr>
            <w:rFonts w:ascii="Times New Roman" w:hAnsi="Times New Roman" w:cs="Times New Roman"/>
            <w:sz w:val="26"/>
            <w:szCs w:val="26"/>
            <w:lang w:val="en-US"/>
          </w:rPr>
          <w:t xml:space="preserve"> </w:t>
        </w:r>
      </w:ins>
      <w:del w:id="2057" w:author="Nguyen Toan" w:date="2018-05-06T21:45:00Z">
        <w:r w:rsidRPr="00C307BC" w:rsidDel="00FE4698">
          <w:rPr>
            <w:rFonts w:ascii="Times New Roman" w:hAnsi="Times New Roman" w:cs="Times New Roman"/>
            <w:sz w:val="26"/>
            <w:szCs w:val="26"/>
            <w:lang w:val="en-US"/>
          </w:rPr>
          <w:fldChar w:fldCharType="begin"/>
        </w:r>
        <w:r w:rsidRPr="00C307BC" w:rsidDel="00FE4698">
          <w:rPr>
            <w:rFonts w:ascii="Times New Roman" w:hAnsi="Times New Roman" w:cs="Times New Roman"/>
            <w:sz w:val="26"/>
            <w:szCs w:val="26"/>
            <w:lang w:val="en-US"/>
          </w:rPr>
          <w:delInstrText xml:space="preserve"> REF _Ref512869913 \h  \* MERGEFORMAT </w:delInstrText>
        </w:r>
        <w:r w:rsidRPr="00C307BC" w:rsidDel="00FE4698">
          <w:rPr>
            <w:rFonts w:ascii="Times New Roman" w:hAnsi="Times New Roman" w:cs="Times New Roman"/>
            <w:sz w:val="26"/>
            <w:szCs w:val="26"/>
            <w:lang w:val="en-US"/>
          </w:rPr>
        </w:r>
        <w:r w:rsidRPr="00C307BC" w:rsidDel="00FE4698">
          <w:rPr>
            <w:rFonts w:ascii="Times New Roman" w:hAnsi="Times New Roman" w:cs="Times New Roman"/>
            <w:sz w:val="26"/>
            <w:szCs w:val="26"/>
            <w:lang w:val="en-US"/>
          </w:rPr>
          <w:fldChar w:fldCharType="end"/>
        </w:r>
        <w:r w:rsidRPr="00C307BC" w:rsidDel="00FE4698">
          <w:rPr>
            <w:rFonts w:ascii="Times New Roman" w:hAnsi="Times New Roman" w:cs="Times New Roman"/>
            <w:sz w:val="26"/>
            <w:szCs w:val="26"/>
            <w:lang w:val="en-US"/>
          </w:rPr>
          <w:delText xml:space="preserve"> </w:delText>
        </w:r>
      </w:del>
      <w:r w:rsidRPr="00C307BC">
        <w:rPr>
          <w:rFonts w:ascii="Times New Roman" w:hAnsi="Times New Roman" w:cs="Times New Roman"/>
          <w:sz w:val="26"/>
          <w:szCs w:val="26"/>
          <w:lang w:val="en-US"/>
        </w:rPr>
        <w:t>hiển thị tập tin cấu hình khởi tạo của ứng dụng MuleESB, tập tin này chỉ ra đâu là nơi chứa các luồng xử lý (ở đây là muleesbbegin.xml).</w:t>
      </w:r>
      <w:ins w:id="2058" w:author="Đinh Thị Loan - ITC" w:date="2018-05-15T13:58:00Z">
        <w:r w:rsidR="004D450C" w:rsidRPr="00C307BC">
          <w:rPr>
            <w:rFonts w:ascii="Times New Roman" w:hAnsi="Times New Roman" w:cs="Times New Roman"/>
            <w:b/>
            <w:sz w:val="26"/>
            <w:szCs w:val="26"/>
            <w:lang w:val="en-US"/>
          </w:rPr>
          <w:t xml:space="preserve"> </w:t>
        </w:r>
      </w:ins>
    </w:p>
    <w:p w14:paraId="1C5DA8BA" w14:textId="0187551F" w:rsidR="004D450C" w:rsidRPr="00C307BC" w:rsidRDefault="004D450C" w:rsidP="004D450C">
      <w:pPr>
        <w:spacing w:after="120" w:line="288" w:lineRule="auto"/>
        <w:ind w:firstLine="567"/>
        <w:jc w:val="both"/>
        <w:rPr>
          <w:ins w:id="2059" w:author="Đinh Thị Loan - ITC" w:date="2018-05-15T13:58:00Z"/>
          <w:rFonts w:ascii="Times New Roman" w:hAnsi="Times New Roman" w:cs="Times New Roman"/>
          <w:sz w:val="26"/>
          <w:szCs w:val="26"/>
          <w:lang w:val="en-US"/>
        </w:rPr>
      </w:pPr>
      <w:ins w:id="2060" w:author="Đinh Thị Loan - ITC" w:date="2018-05-15T13:58:00Z">
        <w:r w:rsidRPr="00C307BC">
          <w:rPr>
            <w:rFonts w:ascii="Times New Roman" w:hAnsi="Times New Roman" w:cs="Times New Roman"/>
            <w:b/>
            <w:sz w:val="26"/>
            <w:szCs w:val="26"/>
            <w:lang w:val="en-US"/>
          </w:rPr>
          <w:lastRenderedPageBreak/>
          <w:t>Bước 2</w:t>
        </w:r>
        <w:r w:rsidRPr="00C307BC">
          <w:rPr>
            <w:rFonts w:ascii="Times New Roman" w:hAnsi="Times New Roman" w:cs="Times New Roman"/>
            <w:sz w:val="26"/>
            <w:szCs w:val="26"/>
            <w:lang w:val="en-US"/>
          </w:rPr>
          <w:t xml:space="preserve">: từ các tập tin định nghĩa các luồng xử lý, công cụ AsenAPIDriver thực hiện đọc và xác định các luồng, tên luồng, đường dẫn gọi vào từng luồng cụ thể. (xem </w:t>
        </w:r>
        <w:r w:rsidRPr="00C307BC">
          <w:rPr>
            <w:rFonts w:ascii="Times New Roman" w:hAnsi="Times New Roman" w:cs="Times New Roman"/>
            <w:sz w:val="26"/>
            <w:szCs w:val="26"/>
            <w:lang w:val="en-US"/>
          </w:rPr>
          <w:fldChar w:fldCharType="begin"/>
        </w:r>
        <w:r w:rsidRPr="00C307BC">
          <w:rPr>
            <w:rFonts w:ascii="Times New Roman" w:hAnsi="Times New Roman" w:cs="Times New Roman"/>
            <w:sz w:val="26"/>
            <w:szCs w:val="26"/>
            <w:lang w:val="en-US"/>
          </w:rPr>
          <w:instrText xml:space="preserve"> REF _Ref513152706 \h </w:instrText>
        </w:r>
      </w:ins>
      <w:r w:rsidR="00C307BC" w:rsidRPr="00C307BC">
        <w:rPr>
          <w:rFonts w:ascii="Times New Roman" w:hAnsi="Times New Roman" w:cs="Times New Roman"/>
          <w:sz w:val="26"/>
          <w:szCs w:val="26"/>
          <w:lang w:val="en-US"/>
        </w:rPr>
        <w:instrText xml:space="preserve"> \* MERGEFORMAT </w:instrText>
      </w:r>
      <w:r w:rsidRPr="00C307BC">
        <w:rPr>
          <w:rFonts w:ascii="Times New Roman" w:hAnsi="Times New Roman" w:cs="Times New Roman"/>
          <w:sz w:val="26"/>
          <w:szCs w:val="26"/>
          <w:lang w:val="en-US"/>
        </w:rPr>
      </w:r>
      <w:ins w:id="2061" w:author="Đinh Thị Loan - ITC" w:date="2018-05-15T13:58:00Z">
        <w:r w:rsidRPr="00C307BC">
          <w:rPr>
            <w:rFonts w:ascii="Times New Roman" w:hAnsi="Times New Roman" w:cs="Times New Roman"/>
            <w:sz w:val="26"/>
            <w:szCs w:val="26"/>
            <w:lang w:val="en-US"/>
          </w:rPr>
          <w:fldChar w:fldCharType="separate"/>
        </w:r>
      </w:ins>
      <w:r w:rsidR="009C452F" w:rsidRPr="009C452F">
        <w:rPr>
          <w:rFonts w:ascii="Times New Roman" w:hAnsi="Times New Roman" w:cs="Times New Roman"/>
          <w:color w:val="000000" w:themeColor="text1"/>
          <w:sz w:val="26"/>
          <w:szCs w:val="26"/>
        </w:rPr>
        <w:t xml:space="preserve">Hình </w:t>
      </w:r>
      <w:r w:rsidR="009C452F">
        <w:rPr>
          <w:rFonts w:ascii="Times New Roman" w:hAnsi="Times New Roman" w:cs="Times New Roman"/>
          <w:i/>
          <w:noProof/>
          <w:color w:val="000000" w:themeColor="text1"/>
          <w:sz w:val="26"/>
          <w:szCs w:val="26"/>
        </w:rPr>
        <w:t>3</w:t>
      </w:r>
      <w:r w:rsidR="009C452F" w:rsidRPr="00C307BC">
        <w:rPr>
          <w:rFonts w:ascii="Times New Roman" w:hAnsi="Times New Roman" w:cs="Times New Roman"/>
          <w:i/>
          <w:noProof/>
          <w:color w:val="000000" w:themeColor="text1"/>
          <w:sz w:val="26"/>
          <w:szCs w:val="26"/>
        </w:rPr>
        <w:t>.</w:t>
      </w:r>
      <w:r w:rsidR="009C452F">
        <w:rPr>
          <w:rFonts w:ascii="Times New Roman" w:hAnsi="Times New Roman" w:cs="Times New Roman"/>
          <w:i/>
          <w:noProof/>
          <w:color w:val="000000" w:themeColor="text1"/>
          <w:sz w:val="26"/>
          <w:szCs w:val="26"/>
        </w:rPr>
        <w:t>19</w:t>
      </w:r>
      <w:ins w:id="2062" w:author="Đinh Thị Loan - ITC" w:date="2018-05-15T13:58:00Z">
        <w:r w:rsidRPr="00C307BC">
          <w:rPr>
            <w:rFonts w:ascii="Times New Roman" w:hAnsi="Times New Roman" w:cs="Times New Roman"/>
            <w:sz w:val="26"/>
            <w:szCs w:val="26"/>
            <w:lang w:val="en-US"/>
          </w:rPr>
          <w:fldChar w:fldCharType="end"/>
        </w:r>
        <w:r w:rsidRPr="00C307BC">
          <w:rPr>
            <w:rFonts w:ascii="Times New Roman" w:hAnsi="Times New Roman" w:cs="Times New Roman"/>
            <w:sz w:val="26"/>
            <w:szCs w:val="26"/>
            <w:lang w:val="en-US"/>
          </w:rPr>
          <w:t>).</w:t>
        </w:r>
      </w:ins>
    </w:p>
    <w:p w14:paraId="501E9B1F" w14:textId="77777777" w:rsidR="004D450C" w:rsidRPr="00C307BC" w:rsidRDefault="004D450C" w:rsidP="004D450C">
      <w:pPr>
        <w:spacing w:after="120" w:line="288" w:lineRule="auto"/>
        <w:ind w:firstLine="567"/>
        <w:jc w:val="both"/>
        <w:rPr>
          <w:ins w:id="2063" w:author="Đinh Thị Loan - ITC" w:date="2018-05-15T13:58:00Z"/>
          <w:rFonts w:ascii="Times New Roman" w:hAnsi="Times New Roman" w:cs="Times New Roman"/>
          <w:sz w:val="26"/>
          <w:szCs w:val="26"/>
          <w:lang w:val="en-US"/>
        </w:rPr>
      </w:pPr>
      <w:ins w:id="2064" w:author="Đinh Thị Loan - ITC" w:date="2018-05-15T13:58:00Z">
        <w:r w:rsidRPr="00C307BC">
          <w:rPr>
            <w:rFonts w:ascii="Times New Roman" w:hAnsi="Times New Roman" w:cs="Times New Roman"/>
            <w:b/>
            <w:sz w:val="26"/>
            <w:szCs w:val="26"/>
            <w:lang w:val="en-US"/>
          </w:rPr>
          <w:t>Bước 3</w:t>
        </w:r>
        <w:r w:rsidRPr="00C307BC">
          <w:rPr>
            <w:rFonts w:ascii="Times New Roman" w:hAnsi="Times New Roman" w:cs="Times New Roman"/>
            <w:sz w:val="26"/>
            <w:szCs w:val="26"/>
            <w:lang w:val="en-US"/>
          </w:rPr>
          <w:t>: Với mỗi luồng tương ứng, chương trình xác định và đọc các tập tin excel ca kiểm thử. Các tập tin này được cấu hình sẵn trong thư mục tài nguyên kiểm thử (test/resources) của ứng dụng.</w:t>
        </w:r>
      </w:ins>
    </w:p>
    <w:p w14:paraId="3AC41327" w14:textId="4BE72042" w:rsidR="004D450C" w:rsidRPr="00C307BC" w:rsidRDefault="004D450C" w:rsidP="00CE1892">
      <w:pPr>
        <w:spacing w:after="120" w:line="288" w:lineRule="auto"/>
        <w:ind w:firstLine="567"/>
        <w:jc w:val="both"/>
        <w:rPr>
          <w:ins w:id="2065" w:author="Đinh Thị Loan - ITC" w:date="2018-05-15T13:58:00Z"/>
          <w:rFonts w:ascii="Times New Roman" w:hAnsi="Times New Roman" w:cs="Times New Roman"/>
          <w:sz w:val="26"/>
          <w:szCs w:val="26"/>
          <w:lang w:val="en-US"/>
        </w:rPr>
      </w:pPr>
      <w:ins w:id="2066" w:author="Đinh Thị Loan - ITC" w:date="2018-05-15T13:58:00Z">
        <w:r w:rsidRPr="00C307BC">
          <w:rPr>
            <w:rFonts w:ascii="Times New Roman" w:hAnsi="Times New Roman" w:cs="Times New Roman"/>
            <w:b/>
            <w:sz w:val="26"/>
            <w:szCs w:val="26"/>
            <w:lang w:val="en-US"/>
          </w:rPr>
          <w:t>Bước 4</w:t>
        </w:r>
        <w:r w:rsidRPr="00C307BC">
          <w:rPr>
            <w:rFonts w:ascii="Times New Roman" w:hAnsi="Times New Roman" w:cs="Times New Roman"/>
            <w:sz w:val="26"/>
            <w:szCs w:val="26"/>
            <w:lang w:val="en-US"/>
          </w:rPr>
          <w:t>: Trước khi sinh ra mã nguồn kiểm thử tự động, công cụ thực hiện dọn dẹp thư mục mã nguồn kiểm thử.</w:t>
        </w:r>
      </w:ins>
    </w:p>
    <w:p w14:paraId="4CF2330C" w14:textId="4D7F4E08" w:rsidR="006C4E17" w:rsidRPr="00C307BC" w:rsidRDefault="006C4E17" w:rsidP="00966627">
      <w:pPr>
        <w:spacing w:after="120" w:line="288" w:lineRule="auto"/>
        <w:ind w:firstLine="567"/>
        <w:jc w:val="both"/>
        <w:rPr>
          <w:rFonts w:ascii="Times New Roman" w:hAnsi="Times New Roman" w:cs="Times New Roman"/>
          <w:sz w:val="26"/>
          <w:szCs w:val="26"/>
          <w:lang w:val="vi-VN"/>
        </w:rPr>
      </w:pPr>
    </w:p>
    <w:p w14:paraId="029D3C0A" w14:textId="77777777" w:rsidR="006C4E17" w:rsidRPr="00C307BC" w:rsidRDefault="006C4E17">
      <w:pPr>
        <w:keepNext/>
        <w:spacing w:line="288" w:lineRule="auto"/>
        <w:ind w:firstLine="720"/>
        <w:jc w:val="center"/>
        <w:rPr>
          <w:rFonts w:ascii="Times New Roman" w:hAnsi="Times New Roman" w:cs="Times New Roman"/>
          <w:sz w:val="26"/>
          <w:szCs w:val="26"/>
        </w:rPr>
        <w:pPrChange w:id="2067" w:author="Nguyen Toan" w:date="2018-05-05T22:54:00Z">
          <w:pPr>
            <w:keepNext/>
            <w:spacing w:line="288" w:lineRule="auto"/>
            <w:ind w:firstLine="720"/>
          </w:pPr>
        </w:pPrChange>
      </w:pPr>
      <w:r w:rsidRPr="00C307BC">
        <w:rPr>
          <w:rFonts w:ascii="Times New Roman" w:hAnsi="Times New Roman" w:cs="Times New Roman"/>
          <w:noProof/>
          <w:sz w:val="26"/>
          <w:szCs w:val="26"/>
          <w:lang w:val="en-US"/>
        </w:rPr>
        <w:drawing>
          <wp:inline distT="0" distB="0" distL="0" distR="0" wp14:anchorId="38B86295" wp14:editId="26C3B318">
            <wp:extent cx="4722525" cy="2872179"/>
            <wp:effectExtent l="0" t="0" r="190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4-30 at 1.04.43 AM.png"/>
                    <pic:cNvPicPr/>
                  </pic:nvPicPr>
                  <pic:blipFill>
                    <a:blip r:embed="rId47">
                      <a:extLst>
                        <a:ext uri="{28A0092B-C50C-407E-A947-70E740481C1C}">
                          <a14:useLocalDpi xmlns:a14="http://schemas.microsoft.com/office/drawing/2010/main" val="0"/>
                        </a:ext>
                      </a:extLst>
                    </a:blip>
                    <a:stretch>
                      <a:fillRect/>
                    </a:stretch>
                  </pic:blipFill>
                  <pic:spPr>
                    <a:xfrm>
                      <a:off x="0" y="0"/>
                      <a:ext cx="4741801" cy="2883902"/>
                    </a:xfrm>
                    <a:prstGeom prst="rect">
                      <a:avLst/>
                    </a:prstGeom>
                  </pic:spPr>
                </pic:pic>
              </a:graphicData>
            </a:graphic>
          </wp:inline>
        </w:drawing>
      </w:r>
    </w:p>
    <w:p w14:paraId="651503FA" w14:textId="7CF987CD" w:rsidR="006C4E17" w:rsidRPr="00C307BC" w:rsidRDefault="006C4E17" w:rsidP="006C4E17">
      <w:pPr>
        <w:pStyle w:val="Caption"/>
        <w:jc w:val="center"/>
        <w:rPr>
          <w:rFonts w:ascii="Times New Roman" w:hAnsi="Times New Roman" w:cs="Times New Roman"/>
          <w:i w:val="0"/>
          <w:color w:val="000000" w:themeColor="text1"/>
          <w:sz w:val="26"/>
          <w:szCs w:val="26"/>
          <w:lang w:val="en-US"/>
        </w:rPr>
      </w:pPr>
      <w:bookmarkStart w:id="2068" w:name="_Ref513406442"/>
      <w:bookmarkStart w:id="2069" w:name="_Ref513152706"/>
      <w:bookmarkStart w:id="2070" w:name="_Toc514157772"/>
      <w:r w:rsidRPr="00C307BC">
        <w:rPr>
          <w:rFonts w:ascii="Times New Roman" w:hAnsi="Times New Roman" w:cs="Times New Roman"/>
          <w:i w:val="0"/>
          <w:color w:val="000000" w:themeColor="text1"/>
          <w:sz w:val="26"/>
          <w:szCs w:val="26"/>
        </w:rPr>
        <w:t xml:space="preserve">Hình </w:t>
      </w:r>
      <w:r w:rsidR="007B1CDB" w:rsidRPr="00C307BC">
        <w:rPr>
          <w:rFonts w:ascii="Times New Roman" w:hAnsi="Times New Roman" w:cs="Times New Roman"/>
          <w:i w:val="0"/>
          <w:color w:val="000000" w:themeColor="text1"/>
          <w:sz w:val="26"/>
          <w:szCs w:val="26"/>
        </w:rPr>
        <w:fldChar w:fldCharType="begin"/>
      </w:r>
      <w:r w:rsidR="007B1CDB" w:rsidRPr="00C307BC">
        <w:rPr>
          <w:rFonts w:ascii="Times New Roman" w:hAnsi="Times New Roman" w:cs="Times New Roman"/>
          <w:i w:val="0"/>
          <w:color w:val="000000" w:themeColor="text1"/>
          <w:sz w:val="26"/>
          <w:szCs w:val="26"/>
        </w:rPr>
        <w:instrText xml:space="preserve"> STYLEREF 1 \s </w:instrText>
      </w:r>
      <w:r w:rsidR="007B1CDB" w:rsidRPr="00C307BC">
        <w:rPr>
          <w:rFonts w:ascii="Times New Roman" w:hAnsi="Times New Roman" w:cs="Times New Roman"/>
          <w:i w:val="0"/>
          <w:color w:val="000000" w:themeColor="text1"/>
          <w:sz w:val="26"/>
          <w:szCs w:val="26"/>
        </w:rPr>
        <w:fldChar w:fldCharType="separate"/>
      </w:r>
      <w:r w:rsidR="009C452F">
        <w:rPr>
          <w:rFonts w:ascii="Times New Roman" w:hAnsi="Times New Roman" w:cs="Times New Roman"/>
          <w:i w:val="0"/>
          <w:noProof/>
          <w:color w:val="000000" w:themeColor="text1"/>
          <w:sz w:val="26"/>
          <w:szCs w:val="26"/>
        </w:rPr>
        <w:t>3</w:t>
      </w:r>
      <w:r w:rsidR="007B1CDB" w:rsidRPr="00C307BC">
        <w:rPr>
          <w:rFonts w:ascii="Times New Roman" w:hAnsi="Times New Roman" w:cs="Times New Roman"/>
          <w:i w:val="0"/>
          <w:color w:val="000000" w:themeColor="text1"/>
          <w:sz w:val="26"/>
          <w:szCs w:val="26"/>
        </w:rPr>
        <w:fldChar w:fldCharType="end"/>
      </w:r>
      <w:r w:rsidR="007B1CDB" w:rsidRPr="00C307BC">
        <w:rPr>
          <w:rFonts w:ascii="Times New Roman" w:hAnsi="Times New Roman" w:cs="Times New Roman"/>
          <w:i w:val="0"/>
          <w:color w:val="000000" w:themeColor="text1"/>
          <w:sz w:val="26"/>
          <w:szCs w:val="26"/>
        </w:rPr>
        <w:t>.</w:t>
      </w:r>
      <w:r w:rsidR="007B1CDB" w:rsidRPr="00C307BC">
        <w:rPr>
          <w:rFonts w:ascii="Times New Roman" w:hAnsi="Times New Roman" w:cs="Times New Roman"/>
          <w:i w:val="0"/>
          <w:color w:val="000000" w:themeColor="text1"/>
          <w:sz w:val="26"/>
          <w:szCs w:val="26"/>
        </w:rPr>
        <w:fldChar w:fldCharType="begin"/>
      </w:r>
      <w:r w:rsidR="007B1CDB" w:rsidRPr="00C307BC">
        <w:rPr>
          <w:rFonts w:ascii="Times New Roman" w:hAnsi="Times New Roman" w:cs="Times New Roman"/>
          <w:i w:val="0"/>
          <w:color w:val="000000" w:themeColor="text1"/>
          <w:sz w:val="26"/>
          <w:szCs w:val="26"/>
        </w:rPr>
        <w:instrText xml:space="preserve"> SEQ Hình \* ARABIC \s 1 </w:instrText>
      </w:r>
      <w:r w:rsidR="007B1CDB" w:rsidRPr="00C307BC">
        <w:rPr>
          <w:rFonts w:ascii="Times New Roman" w:hAnsi="Times New Roman" w:cs="Times New Roman"/>
          <w:i w:val="0"/>
          <w:color w:val="000000" w:themeColor="text1"/>
          <w:sz w:val="26"/>
          <w:szCs w:val="26"/>
        </w:rPr>
        <w:fldChar w:fldCharType="separate"/>
      </w:r>
      <w:r w:rsidR="009C452F">
        <w:rPr>
          <w:rFonts w:ascii="Times New Roman" w:hAnsi="Times New Roman" w:cs="Times New Roman"/>
          <w:i w:val="0"/>
          <w:noProof/>
          <w:color w:val="000000" w:themeColor="text1"/>
          <w:sz w:val="26"/>
          <w:szCs w:val="26"/>
        </w:rPr>
        <w:t>19</w:t>
      </w:r>
      <w:r w:rsidR="007B1CDB" w:rsidRPr="00C307BC">
        <w:rPr>
          <w:rFonts w:ascii="Times New Roman" w:hAnsi="Times New Roman" w:cs="Times New Roman"/>
          <w:i w:val="0"/>
          <w:color w:val="000000" w:themeColor="text1"/>
          <w:sz w:val="26"/>
          <w:szCs w:val="26"/>
        </w:rPr>
        <w:fldChar w:fldCharType="end"/>
      </w:r>
      <w:ins w:id="2071" w:author="Nguyen Toan" w:date="2018-05-14T18:03:00Z">
        <w:del w:id="2072" w:author="Đinh Thị Loan - ITC" w:date="2018-05-15T14:06:00Z">
          <w:r w:rsidR="0052504F" w:rsidRPr="00C307BC" w:rsidDel="006A746E">
            <w:rPr>
              <w:rFonts w:ascii="Times New Roman" w:hAnsi="Times New Roman" w:cs="Times New Roman"/>
              <w:i w:val="0"/>
              <w:color w:val="000000" w:themeColor="text1"/>
              <w:sz w:val="26"/>
              <w:szCs w:val="26"/>
            </w:rPr>
            <w:fldChar w:fldCharType="begin"/>
          </w:r>
          <w:r w:rsidR="0052504F" w:rsidRPr="00C307BC" w:rsidDel="006A746E">
            <w:rPr>
              <w:rFonts w:ascii="Times New Roman" w:hAnsi="Times New Roman" w:cs="Times New Roman"/>
              <w:i w:val="0"/>
              <w:color w:val="000000" w:themeColor="text1"/>
              <w:sz w:val="26"/>
              <w:szCs w:val="26"/>
            </w:rPr>
            <w:delInstrText xml:space="preserve"> STYLEREF 1 \s </w:delInstrText>
          </w:r>
        </w:del>
      </w:ins>
      <w:del w:id="2073" w:author="Đinh Thị Loan - ITC" w:date="2018-05-15T14:06:00Z">
        <w:r w:rsidR="0052504F" w:rsidRPr="00C307BC" w:rsidDel="006A746E">
          <w:rPr>
            <w:rFonts w:ascii="Times New Roman" w:hAnsi="Times New Roman" w:cs="Times New Roman"/>
            <w:i w:val="0"/>
            <w:color w:val="000000" w:themeColor="text1"/>
            <w:sz w:val="26"/>
            <w:szCs w:val="26"/>
          </w:rPr>
          <w:fldChar w:fldCharType="separate"/>
        </w:r>
        <w:r w:rsidR="00620576" w:rsidRPr="00C307BC" w:rsidDel="006A746E">
          <w:rPr>
            <w:rFonts w:ascii="Times New Roman" w:hAnsi="Times New Roman" w:cs="Times New Roman"/>
            <w:i w:val="0"/>
            <w:noProof/>
            <w:color w:val="000000" w:themeColor="text1"/>
            <w:sz w:val="26"/>
            <w:szCs w:val="26"/>
          </w:rPr>
          <w:delText>3</w:delText>
        </w:r>
      </w:del>
      <w:ins w:id="2074" w:author="Nguyen Toan" w:date="2018-05-14T18:03:00Z">
        <w:del w:id="2075" w:author="Đinh Thị Loan - ITC" w:date="2018-05-15T14:06:00Z">
          <w:r w:rsidR="0052504F" w:rsidRPr="00C307BC" w:rsidDel="006A746E">
            <w:rPr>
              <w:rFonts w:ascii="Times New Roman" w:hAnsi="Times New Roman" w:cs="Times New Roman"/>
              <w:i w:val="0"/>
              <w:color w:val="000000" w:themeColor="text1"/>
              <w:sz w:val="26"/>
              <w:szCs w:val="26"/>
            </w:rPr>
            <w:fldChar w:fldCharType="end"/>
          </w:r>
          <w:r w:rsidR="0052504F" w:rsidRPr="00C307BC" w:rsidDel="006A746E">
            <w:rPr>
              <w:rFonts w:ascii="Times New Roman" w:hAnsi="Times New Roman" w:cs="Times New Roman"/>
              <w:i w:val="0"/>
              <w:color w:val="000000" w:themeColor="text1"/>
              <w:sz w:val="26"/>
              <w:szCs w:val="26"/>
            </w:rPr>
            <w:delText>.</w:delText>
          </w:r>
          <w:r w:rsidR="0052504F" w:rsidRPr="00C307BC" w:rsidDel="006A746E">
            <w:rPr>
              <w:rFonts w:ascii="Times New Roman" w:hAnsi="Times New Roman" w:cs="Times New Roman"/>
              <w:i w:val="0"/>
              <w:color w:val="000000" w:themeColor="text1"/>
              <w:sz w:val="26"/>
              <w:szCs w:val="26"/>
            </w:rPr>
            <w:fldChar w:fldCharType="begin"/>
          </w:r>
          <w:r w:rsidR="0052504F" w:rsidRPr="00C307BC" w:rsidDel="006A746E">
            <w:rPr>
              <w:rFonts w:ascii="Times New Roman" w:hAnsi="Times New Roman" w:cs="Times New Roman"/>
              <w:i w:val="0"/>
              <w:color w:val="000000" w:themeColor="text1"/>
              <w:sz w:val="26"/>
              <w:szCs w:val="26"/>
            </w:rPr>
            <w:delInstrText xml:space="preserve"> SEQ Hình \* ARABIC \s 1 </w:delInstrText>
          </w:r>
        </w:del>
      </w:ins>
      <w:del w:id="2076" w:author="Đinh Thị Loan - ITC" w:date="2018-05-15T14:06:00Z">
        <w:r w:rsidR="0052504F" w:rsidRPr="00C307BC" w:rsidDel="006A746E">
          <w:rPr>
            <w:rFonts w:ascii="Times New Roman" w:hAnsi="Times New Roman" w:cs="Times New Roman"/>
            <w:i w:val="0"/>
            <w:color w:val="000000" w:themeColor="text1"/>
            <w:sz w:val="26"/>
            <w:szCs w:val="26"/>
          </w:rPr>
          <w:fldChar w:fldCharType="separate"/>
        </w:r>
      </w:del>
      <w:ins w:id="2077" w:author="Nguyen Toan" w:date="2018-05-14T23:17:00Z">
        <w:del w:id="2078" w:author="Đinh Thị Loan - ITC" w:date="2018-05-15T14:06:00Z">
          <w:r w:rsidR="00620576" w:rsidRPr="00C307BC" w:rsidDel="006A746E">
            <w:rPr>
              <w:rFonts w:ascii="Times New Roman" w:hAnsi="Times New Roman" w:cs="Times New Roman"/>
              <w:i w:val="0"/>
              <w:noProof/>
              <w:color w:val="000000" w:themeColor="text1"/>
              <w:sz w:val="26"/>
              <w:szCs w:val="26"/>
            </w:rPr>
            <w:delText>19</w:delText>
          </w:r>
        </w:del>
      </w:ins>
      <w:ins w:id="2079" w:author="Nguyen Toan" w:date="2018-05-14T18:03:00Z">
        <w:del w:id="2080" w:author="Đinh Thị Loan - ITC" w:date="2018-05-15T14:06:00Z">
          <w:r w:rsidR="0052504F" w:rsidRPr="00C307BC" w:rsidDel="006A746E">
            <w:rPr>
              <w:rFonts w:ascii="Times New Roman" w:hAnsi="Times New Roman" w:cs="Times New Roman"/>
              <w:i w:val="0"/>
              <w:color w:val="000000" w:themeColor="text1"/>
              <w:sz w:val="26"/>
              <w:szCs w:val="26"/>
            </w:rPr>
            <w:fldChar w:fldCharType="end"/>
          </w:r>
        </w:del>
      </w:ins>
      <w:bookmarkEnd w:id="2068"/>
      <w:del w:id="2081" w:author="Nguyen Toan" w:date="2018-05-05T22:22:00Z">
        <w:r w:rsidRPr="00C307BC" w:rsidDel="00BE0028">
          <w:rPr>
            <w:rFonts w:ascii="Times New Roman" w:hAnsi="Times New Roman" w:cs="Times New Roman"/>
            <w:i w:val="0"/>
            <w:color w:val="000000" w:themeColor="text1"/>
            <w:sz w:val="26"/>
            <w:szCs w:val="26"/>
          </w:rPr>
          <w:fldChar w:fldCharType="begin"/>
        </w:r>
        <w:r w:rsidRPr="00C307BC" w:rsidDel="00BE0028">
          <w:rPr>
            <w:rFonts w:ascii="Times New Roman" w:hAnsi="Times New Roman" w:cs="Times New Roman"/>
            <w:i w:val="0"/>
            <w:color w:val="000000" w:themeColor="text1"/>
            <w:sz w:val="26"/>
            <w:szCs w:val="26"/>
          </w:rPr>
          <w:delInstrText xml:space="preserve"> STYLEREF 1 \s </w:delInstrText>
        </w:r>
        <w:r w:rsidRPr="00C307BC" w:rsidDel="00BE0028">
          <w:rPr>
            <w:rFonts w:ascii="Times New Roman" w:hAnsi="Times New Roman" w:cs="Times New Roman"/>
            <w:i w:val="0"/>
            <w:color w:val="000000" w:themeColor="text1"/>
            <w:sz w:val="26"/>
            <w:szCs w:val="26"/>
          </w:rPr>
          <w:fldChar w:fldCharType="separate"/>
        </w:r>
        <w:r w:rsidR="00E6465F" w:rsidRPr="00C307BC" w:rsidDel="00BE0028">
          <w:rPr>
            <w:rFonts w:ascii="Times New Roman" w:hAnsi="Times New Roman" w:cs="Times New Roman"/>
            <w:i w:val="0"/>
            <w:noProof/>
            <w:color w:val="000000" w:themeColor="text1"/>
            <w:sz w:val="26"/>
            <w:szCs w:val="26"/>
          </w:rPr>
          <w:delText>3</w:delText>
        </w:r>
        <w:r w:rsidRPr="00C307BC" w:rsidDel="00BE0028">
          <w:rPr>
            <w:rFonts w:ascii="Times New Roman" w:hAnsi="Times New Roman" w:cs="Times New Roman"/>
            <w:i w:val="0"/>
            <w:color w:val="000000" w:themeColor="text1"/>
            <w:sz w:val="26"/>
            <w:szCs w:val="26"/>
          </w:rPr>
          <w:fldChar w:fldCharType="end"/>
        </w:r>
        <w:r w:rsidRPr="00C307BC" w:rsidDel="00BE0028">
          <w:rPr>
            <w:rFonts w:ascii="Times New Roman" w:hAnsi="Times New Roman" w:cs="Times New Roman"/>
            <w:i w:val="0"/>
            <w:color w:val="000000" w:themeColor="text1"/>
            <w:sz w:val="26"/>
            <w:szCs w:val="26"/>
          </w:rPr>
          <w:delText>.</w:delText>
        </w:r>
        <w:r w:rsidRPr="00C307BC" w:rsidDel="00BE0028">
          <w:rPr>
            <w:rFonts w:ascii="Times New Roman" w:hAnsi="Times New Roman" w:cs="Times New Roman"/>
            <w:i w:val="0"/>
            <w:color w:val="000000" w:themeColor="text1"/>
            <w:sz w:val="26"/>
            <w:szCs w:val="26"/>
          </w:rPr>
          <w:fldChar w:fldCharType="begin"/>
        </w:r>
        <w:r w:rsidRPr="00C307BC" w:rsidDel="00BE0028">
          <w:rPr>
            <w:rFonts w:ascii="Times New Roman" w:hAnsi="Times New Roman" w:cs="Times New Roman"/>
            <w:i w:val="0"/>
            <w:color w:val="000000" w:themeColor="text1"/>
            <w:sz w:val="26"/>
            <w:szCs w:val="26"/>
          </w:rPr>
          <w:delInstrText xml:space="preserve"> SEQ Hình \* ARABIC \s 1 </w:delInstrText>
        </w:r>
        <w:r w:rsidRPr="00C307BC" w:rsidDel="00BE0028">
          <w:rPr>
            <w:rFonts w:ascii="Times New Roman" w:hAnsi="Times New Roman" w:cs="Times New Roman"/>
            <w:i w:val="0"/>
            <w:color w:val="000000" w:themeColor="text1"/>
            <w:sz w:val="26"/>
            <w:szCs w:val="26"/>
          </w:rPr>
          <w:fldChar w:fldCharType="separate"/>
        </w:r>
        <w:r w:rsidR="00E6465F" w:rsidRPr="00C307BC" w:rsidDel="00BE0028">
          <w:rPr>
            <w:rFonts w:ascii="Times New Roman" w:hAnsi="Times New Roman" w:cs="Times New Roman"/>
            <w:i w:val="0"/>
            <w:noProof/>
            <w:color w:val="000000" w:themeColor="text1"/>
            <w:sz w:val="26"/>
            <w:szCs w:val="26"/>
          </w:rPr>
          <w:delText>16</w:delText>
        </w:r>
        <w:r w:rsidRPr="00C307BC" w:rsidDel="00BE0028">
          <w:rPr>
            <w:rFonts w:ascii="Times New Roman" w:hAnsi="Times New Roman" w:cs="Times New Roman"/>
            <w:i w:val="0"/>
            <w:color w:val="000000" w:themeColor="text1"/>
            <w:sz w:val="26"/>
            <w:szCs w:val="26"/>
          </w:rPr>
          <w:fldChar w:fldCharType="end"/>
        </w:r>
      </w:del>
      <w:bookmarkEnd w:id="2069"/>
      <w:r w:rsidRPr="00C307BC">
        <w:rPr>
          <w:rFonts w:ascii="Times New Roman" w:hAnsi="Times New Roman" w:cs="Times New Roman"/>
          <w:i w:val="0"/>
          <w:color w:val="000000" w:themeColor="text1"/>
          <w:sz w:val="26"/>
          <w:szCs w:val="26"/>
        </w:rPr>
        <w:t>: Cấu hình khởi tạo của ứng dụng</w:t>
      </w:r>
      <w:bookmarkEnd w:id="2070"/>
    </w:p>
    <w:p w14:paraId="72467E70" w14:textId="3FD942E1" w:rsidR="006C4E17" w:rsidRPr="00C307BC" w:rsidDel="004D450C" w:rsidRDefault="006C4E17" w:rsidP="00966627">
      <w:pPr>
        <w:spacing w:after="120" w:line="288" w:lineRule="auto"/>
        <w:ind w:firstLine="567"/>
        <w:jc w:val="both"/>
        <w:rPr>
          <w:del w:id="2082" w:author="Đinh Thị Loan - ITC" w:date="2018-05-15T13:58:00Z"/>
          <w:rFonts w:ascii="Times New Roman" w:hAnsi="Times New Roman" w:cs="Times New Roman"/>
          <w:sz w:val="26"/>
          <w:szCs w:val="26"/>
          <w:lang w:val="en-US"/>
        </w:rPr>
      </w:pPr>
      <w:del w:id="2083" w:author="Đinh Thị Loan - ITC" w:date="2018-05-15T13:58:00Z">
        <w:r w:rsidRPr="00C307BC" w:rsidDel="004D450C">
          <w:rPr>
            <w:rFonts w:ascii="Times New Roman" w:hAnsi="Times New Roman" w:cs="Times New Roman"/>
            <w:b/>
            <w:sz w:val="26"/>
            <w:szCs w:val="26"/>
            <w:lang w:val="en-US"/>
          </w:rPr>
          <w:delText>Bước 2</w:delText>
        </w:r>
        <w:r w:rsidRPr="00C307BC" w:rsidDel="004D450C">
          <w:rPr>
            <w:rFonts w:ascii="Times New Roman" w:hAnsi="Times New Roman" w:cs="Times New Roman"/>
            <w:sz w:val="26"/>
            <w:szCs w:val="26"/>
            <w:lang w:val="en-US"/>
          </w:rPr>
          <w:delText xml:space="preserve">: từ các tập tin định nghĩa các luồng xử lý, công cụ AsenAPIDriver thực hiện đọc và xác định các luồng, tên luồng, đường dẫn gọi vào từng luồng cụ thể. (xem </w:delText>
        </w:r>
        <w:r w:rsidR="005A5975" w:rsidRPr="00C307BC" w:rsidDel="004D450C">
          <w:rPr>
            <w:rFonts w:ascii="Times New Roman" w:hAnsi="Times New Roman" w:cs="Times New Roman"/>
            <w:sz w:val="26"/>
            <w:szCs w:val="26"/>
            <w:lang w:val="en-US"/>
          </w:rPr>
          <w:fldChar w:fldCharType="begin"/>
        </w:r>
        <w:r w:rsidR="005A5975" w:rsidRPr="00C307BC" w:rsidDel="004D450C">
          <w:rPr>
            <w:rFonts w:ascii="Times New Roman" w:hAnsi="Times New Roman" w:cs="Times New Roman"/>
            <w:sz w:val="26"/>
            <w:szCs w:val="26"/>
            <w:lang w:val="en-US"/>
          </w:rPr>
          <w:delInstrText xml:space="preserve"> REF _Ref513152706 \h </w:delInstrText>
        </w:r>
      </w:del>
      <w:r w:rsidR="00C307BC" w:rsidRPr="00C307BC">
        <w:rPr>
          <w:rFonts w:ascii="Times New Roman" w:hAnsi="Times New Roman" w:cs="Times New Roman"/>
          <w:sz w:val="26"/>
          <w:szCs w:val="26"/>
          <w:lang w:val="en-US"/>
        </w:rPr>
        <w:instrText xml:space="preserve"> \* MERGEFORMAT </w:instrText>
      </w:r>
      <w:del w:id="2084" w:author="Đinh Thị Loan - ITC" w:date="2018-05-15T13:58:00Z">
        <w:r w:rsidR="005A5975" w:rsidRPr="00C307BC" w:rsidDel="004D450C">
          <w:rPr>
            <w:rFonts w:ascii="Times New Roman" w:hAnsi="Times New Roman" w:cs="Times New Roman"/>
            <w:sz w:val="26"/>
            <w:szCs w:val="26"/>
            <w:lang w:val="en-US"/>
          </w:rPr>
        </w:r>
        <w:r w:rsidR="005A5975" w:rsidRPr="00C307BC" w:rsidDel="004D450C">
          <w:rPr>
            <w:rFonts w:ascii="Times New Roman" w:hAnsi="Times New Roman" w:cs="Times New Roman"/>
            <w:sz w:val="26"/>
            <w:szCs w:val="26"/>
            <w:lang w:val="en-US"/>
          </w:rPr>
          <w:fldChar w:fldCharType="separate"/>
        </w:r>
      </w:del>
      <w:ins w:id="2085" w:author="Nguyen Toan" w:date="2018-05-14T23:17:00Z">
        <w:del w:id="2086" w:author="Đinh Thị Loan - ITC" w:date="2018-05-15T13:58:00Z">
          <w:r w:rsidR="00620576" w:rsidRPr="00C307BC" w:rsidDel="004D450C">
            <w:rPr>
              <w:rFonts w:ascii="Times New Roman" w:hAnsi="Times New Roman" w:cs="Times New Roman"/>
              <w:color w:val="000000" w:themeColor="text1"/>
              <w:sz w:val="26"/>
              <w:szCs w:val="26"/>
            </w:rPr>
            <w:delText xml:space="preserve">Hình </w:delText>
          </w:r>
          <w:r w:rsidR="00620576" w:rsidRPr="00C307BC" w:rsidDel="004D450C">
            <w:rPr>
              <w:rFonts w:ascii="Times New Roman" w:hAnsi="Times New Roman" w:cs="Times New Roman"/>
              <w:i/>
              <w:noProof/>
              <w:color w:val="000000" w:themeColor="text1"/>
              <w:sz w:val="26"/>
              <w:szCs w:val="26"/>
            </w:rPr>
            <w:delText>3</w:delText>
          </w:r>
          <w:r w:rsidR="00620576" w:rsidRPr="00C307BC" w:rsidDel="004D450C">
            <w:rPr>
              <w:rFonts w:ascii="Times New Roman" w:hAnsi="Times New Roman" w:cs="Times New Roman"/>
              <w:color w:val="000000" w:themeColor="text1"/>
              <w:sz w:val="26"/>
              <w:szCs w:val="26"/>
            </w:rPr>
            <w:delText>.</w:delText>
          </w:r>
          <w:r w:rsidR="00620576" w:rsidRPr="00C307BC" w:rsidDel="004D450C">
            <w:rPr>
              <w:rFonts w:ascii="Times New Roman" w:hAnsi="Times New Roman" w:cs="Times New Roman"/>
              <w:i/>
              <w:noProof/>
              <w:color w:val="000000" w:themeColor="text1"/>
              <w:sz w:val="26"/>
              <w:szCs w:val="26"/>
            </w:rPr>
            <w:delText>19</w:delText>
          </w:r>
        </w:del>
      </w:ins>
      <w:del w:id="2087" w:author="Đinh Thị Loan - ITC" w:date="2018-05-15T13:58:00Z">
        <w:r w:rsidR="00E6465F" w:rsidRPr="00C307BC" w:rsidDel="004D450C">
          <w:rPr>
            <w:rFonts w:ascii="Times New Roman" w:hAnsi="Times New Roman" w:cs="Times New Roman"/>
            <w:i/>
            <w:color w:val="000000" w:themeColor="text1"/>
            <w:sz w:val="26"/>
            <w:szCs w:val="26"/>
          </w:rPr>
          <w:delText xml:space="preserve">Hình </w:delText>
        </w:r>
        <w:r w:rsidR="00E6465F" w:rsidRPr="00C307BC" w:rsidDel="004D450C">
          <w:rPr>
            <w:rFonts w:ascii="Times New Roman" w:hAnsi="Times New Roman" w:cs="Times New Roman"/>
            <w:i/>
            <w:noProof/>
            <w:color w:val="000000" w:themeColor="text1"/>
            <w:sz w:val="26"/>
            <w:szCs w:val="26"/>
          </w:rPr>
          <w:delText>3</w:delText>
        </w:r>
        <w:r w:rsidR="00E6465F" w:rsidRPr="00C307BC" w:rsidDel="004D450C">
          <w:rPr>
            <w:rFonts w:ascii="Times New Roman" w:hAnsi="Times New Roman" w:cs="Times New Roman"/>
            <w:i/>
            <w:color w:val="000000" w:themeColor="text1"/>
            <w:sz w:val="26"/>
            <w:szCs w:val="26"/>
          </w:rPr>
          <w:delText>.</w:delText>
        </w:r>
        <w:r w:rsidR="00E6465F" w:rsidRPr="00C307BC" w:rsidDel="004D450C">
          <w:rPr>
            <w:rFonts w:ascii="Times New Roman" w:hAnsi="Times New Roman" w:cs="Times New Roman"/>
            <w:i/>
            <w:noProof/>
            <w:color w:val="000000" w:themeColor="text1"/>
            <w:sz w:val="26"/>
            <w:szCs w:val="26"/>
          </w:rPr>
          <w:delText>16</w:delText>
        </w:r>
        <w:r w:rsidR="005A5975" w:rsidRPr="00C307BC" w:rsidDel="004D450C">
          <w:rPr>
            <w:rFonts w:ascii="Times New Roman" w:hAnsi="Times New Roman" w:cs="Times New Roman"/>
            <w:sz w:val="26"/>
            <w:szCs w:val="26"/>
            <w:lang w:val="en-US"/>
          </w:rPr>
          <w:fldChar w:fldCharType="end"/>
        </w:r>
        <w:r w:rsidRPr="00C307BC" w:rsidDel="004D450C">
          <w:rPr>
            <w:rFonts w:ascii="Times New Roman" w:hAnsi="Times New Roman" w:cs="Times New Roman"/>
            <w:sz w:val="26"/>
            <w:szCs w:val="26"/>
            <w:lang w:val="en-US"/>
          </w:rPr>
          <w:fldChar w:fldCharType="begin"/>
        </w:r>
        <w:r w:rsidRPr="00C307BC" w:rsidDel="004D450C">
          <w:rPr>
            <w:rFonts w:ascii="Times New Roman" w:hAnsi="Times New Roman" w:cs="Times New Roman"/>
            <w:sz w:val="26"/>
            <w:szCs w:val="26"/>
            <w:lang w:val="en-US"/>
          </w:rPr>
          <w:delInstrText xml:space="preserve"> REF _Ref512869866 \h  \* MERGEFORMAT </w:delInstrText>
        </w:r>
        <w:r w:rsidRPr="00C307BC" w:rsidDel="004D450C">
          <w:rPr>
            <w:rFonts w:ascii="Times New Roman" w:hAnsi="Times New Roman" w:cs="Times New Roman"/>
            <w:sz w:val="26"/>
            <w:szCs w:val="26"/>
            <w:lang w:val="en-US"/>
          </w:rPr>
        </w:r>
        <w:r w:rsidRPr="00C307BC" w:rsidDel="004D450C">
          <w:rPr>
            <w:rFonts w:ascii="Times New Roman" w:hAnsi="Times New Roman" w:cs="Times New Roman"/>
            <w:sz w:val="26"/>
            <w:szCs w:val="26"/>
            <w:lang w:val="en-US"/>
          </w:rPr>
          <w:fldChar w:fldCharType="end"/>
        </w:r>
        <w:r w:rsidRPr="00C307BC" w:rsidDel="004D450C">
          <w:rPr>
            <w:rFonts w:ascii="Times New Roman" w:hAnsi="Times New Roman" w:cs="Times New Roman"/>
            <w:sz w:val="26"/>
            <w:szCs w:val="26"/>
            <w:lang w:val="en-US"/>
          </w:rPr>
          <w:delText>).</w:delText>
        </w:r>
      </w:del>
    </w:p>
    <w:p w14:paraId="156D7FC2" w14:textId="3B969EFA" w:rsidR="006C4E17" w:rsidRPr="00C307BC" w:rsidDel="004D450C" w:rsidRDefault="006C4E17" w:rsidP="00966627">
      <w:pPr>
        <w:spacing w:after="120" w:line="288" w:lineRule="auto"/>
        <w:ind w:firstLine="567"/>
        <w:jc w:val="both"/>
        <w:rPr>
          <w:del w:id="2088" w:author="Đinh Thị Loan - ITC" w:date="2018-05-15T13:58:00Z"/>
          <w:rFonts w:ascii="Times New Roman" w:hAnsi="Times New Roman" w:cs="Times New Roman"/>
          <w:sz w:val="26"/>
          <w:szCs w:val="26"/>
          <w:lang w:val="en-US"/>
        </w:rPr>
      </w:pPr>
      <w:del w:id="2089" w:author="Đinh Thị Loan - ITC" w:date="2018-05-15T13:58:00Z">
        <w:r w:rsidRPr="00C307BC" w:rsidDel="004D450C">
          <w:rPr>
            <w:rFonts w:ascii="Times New Roman" w:hAnsi="Times New Roman" w:cs="Times New Roman"/>
            <w:b/>
            <w:sz w:val="26"/>
            <w:szCs w:val="26"/>
            <w:lang w:val="en-US"/>
          </w:rPr>
          <w:delText>Bước 3</w:delText>
        </w:r>
        <w:r w:rsidRPr="00C307BC" w:rsidDel="004D450C">
          <w:rPr>
            <w:rFonts w:ascii="Times New Roman" w:hAnsi="Times New Roman" w:cs="Times New Roman"/>
            <w:sz w:val="26"/>
            <w:szCs w:val="26"/>
            <w:lang w:val="en-US"/>
          </w:rPr>
          <w:delText>: Với mỗi luồng tương ứng, chương trình xác định và đọc các tập tin excel ca kiểm thử. Các tập tin này được cấu hình sẵn trong thư mục tài nguyên kiểm thử (test/resources) của ứng dụng.</w:delText>
        </w:r>
      </w:del>
    </w:p>
    <w:p w14:paraId="24CAECB3" w14:textId="233EC97A" w:rsidR="006C4E17" w:rsidRPr="00C307BC" w:rsidDel="004D450C" w:rsidRDefault="006C4E17" w:rsidP="00966627">
      <w:pPr>
        <w:spacing w:after="120" w:line="288" w:lineRule="auto"/>
        <w:ind w:firstLine="567"/>
        <w:jc w:val="both"/>
        <w:rPr>
          <w:del w:id="2090" w:author="Đinh Thị Loan - ITC" w:date="2018-05-15T13:58:00Z"/>
          <w:rFonts w:ascii="Times New Roman" w:hAnsi="Times New Roman" w:cs="Times New Roman"/>
          <w:sz w:val="26"/>
          <w:szCs w:val="26"/>
          <w:lang w:val="en-US"/>
        </w:rPr>
      </w:pPr>
      <w:del w:id="2091" w:author="Đinh Thị Loan - ITC" w:date="2018-05-15T13:58:00Z">
        <w:r w:rsidRPr="00C307BC" w:rsidDel="004D450C">
          <w:rPr>
            <w:rFonts w:ascii="Times New Roman" w:hAnsi="Times New Roman" w:cs="Times New Roman"/>
            <w:b/>
            <w:sz w:val="26"/>
            <w:szCs w:val="26"/>
            <w:lang w:val="en-US"/>
          </w:rPr>
          <w:delText>Bước 4</w:delText>
        </w:r>
        <w:r w:rsidRPr="00C307BC" w:rsidDel="004D450C">
          <w:rPr>
            <w:rFonts w:ascii="Times New Roman" w:hAnsi="Times New Roman" w:cs="Times New Roman"/>
            <w:sz w:val="26"/>
            <w:szCs w:val="26"/>
            <w:lang w:val="en-US"/>
          </w:rPr>
          <w:delText>: Trước khi sinh ra mã nguồn kiểm thử tự động, công cụ thực hiện dọn dẹp thư mục mã nguồn kiểm thử.</w:delText>
        </w:r>
      </w:del>
    </w:p>
    <w:p w14:paraId="17E763D9" w14:textId="0CE7898F" w:rsidR="006C4E17" w:rsidRPr="00C307BC" w:rsidRDefault="006C4E17" w:rsidP="00966627">
      <w:pPr>
        <w:spacing w:after="120" w:line="288" w:lineRule="auto"/>
        <w:ind w:firstLine="567"/>
        <w:jc w:val="both"/>
        <w:rPr>
          <w:rFonts w:ascii="Times New Roman" w:hAnsi="Times New Roman" w:cs="Times New Roman"/>
          <w:sz w:val="26"/>
          <w:szCs w:val="26"/>
          <w:lang w:val="vi-VN"/>
        </w:rPr>
      </w:pPr>
      <w:r w:rsidRPr="00C307BC">
        <w:rPr>
          <w:rFonts w:ascii="Times New Roman" w:hAnsi="Times New Roman" w:cs="Times New Roman"/>
          <w:b/>
          <w:sz w:val="26"/>
          <w:szCs w:val="26"/>
          <w:lang w:val="en-US"/>
        </w:rPr>
        <w:t>Bước 5</w:t>
      </w:r>
      <w:r w:rsidRPr="00C307BC">
        <w:rPr>
          <w:rFonts w:ascii="Times New Roman" w:hAnsi="Times New Roman" w:cs="Times New Roman"/>
          <w:sz w:val="26"/>
          <w:szCs w:val="26"/>
          <w:lang w:val="en-US"/>
        </w:rPr>
        <w:t xml:space="preserve">: Từ các luồng xác định và danh sách các ca kiểm thử, công cụ thực hiện sinh ra các mã nguồn kiểm thử tương ứng. Mỗi một luồng sẽ có một tập tin mã nguồn kiểm thử, số lượng phương thức và cách thức chạy ca kiểm thử phụ thuộc vào số lượng các ca kiểm thử, tuỳ vào từng luồng cụ thể. </w:t>
      </w:r>
      <w:r w:rsidR="00FC17A8" w:rsidRPr="00C307BC">
        <w:rPr>
          <w:rFonts w:ascii="Times New Roman" w:hAnsi="Times New Roman" w:cs="Times New Roman"/>
          <w:sz w:val="26"/>
          <w:szCs w:val="26"/>
          <w:lang w:val="en-US"/>
        </w:rPr>
        <w:fldChar w:fldCharType="begin"/>
      </w:r>
      <w:r w:rsidR="00FC17A8" w:rsidRPr="00C307BC">
        <w:rPr>
          <w:rFonts w:ascii="Times New Roman" w:hAnsi="Times New Roman" w:cs="Times New Roman"/>
          <w:sz w:val="26"/>
          <w:szCs w:val="26"/>
          <w:lang w:val="en-US"/>
        </w:rPr>
        <w:instrText xml:space="preserve"> REF _Ref513152722 \h </w:instrText>
      </w:r>
      <w:r w:rsidR="00C307BC" w:rsidRPr="00C307BC">
        <w:rPr>
          <w:rFonts w:ascii="Times New Roman" w:hAnsi="Times New Roman" w:cs="Times New Roman"/>
          <w:sz w:val="26"/>
          <w:szCs w:val="26"/>
          <w:lang w:val="en-US"/>
        </w:rPr>
        <w:instrText xml:space="preserve"> \* MERGEFORMAT </w:instrText>
      </w:r>
      <w:r w:rsidR="00FC17A8" w:rsidRPr="00C307BC">
        <w:rPr>
          <w:rFonts w:ascii="Times New Roman" w:hAnsi="Times New Roman" w:cs="Times New Roman"/>
          <w:sz w:val="26"/>
          <w:szCs w:val="26"/>
          <w:lang w:val="en-US"/>
        </w:rPr>
      </w:r>
      <w:r w:rsidR="00FC17A8" w:rsidRPr="00C307BC">
        <w:rPr>
          <w:rFonts w:ascii="Times New Roman" w:hAnsi="Times New Roman" w:cs="Times New Roman"/>
          <w:sz w:val="26"/>
          <w:szCs w:val="26"/>
          <w:lang w:val="en-US"/>
        </w:rPr>
        <w:fldChar w:fldCharType="separate"/>
      </w:r>
      <w:r w:rsidR="009C452F" w:rsidRPr="00C307BC">
        <w:rPr>
          <w:rFonts w:ascii="Times New Roman" w:hAnsi="Times New Roman" w:cs="Times New Roman"/>
          <w:color w:val="000000" w:themeColor="text1"/>
          <w:sz w:val="26"/>
          <w:szCs w:val="26"/>
        </w:rPr>
        <w:t xml:space="preserve">Hình </w:t>
      </w:r>
      <w:r w:rsidR="009C452F">
        <w:rPr>
          <w:rFonts w:ascii="Times New Roman" w:hAnsi="Times New Roman" w:cs="Times New Roman"/>
          <w:noProof/>
          <w:color w:val="000000" w:themeColor="text1"/>
          <w:sz w:val="26"/>
          <w:szCs w:val="26"/>
        </w:rPr>
        <w:t>3</w:t>
      </w:r>
      <w:r w:rsidR="009C452F" w:rsidRPr="00C307BC">
        <w:rPr>
          <w:rFonts w:ascii="Times New Roman" w:hAnsi="Times New Roman" w:cs="Times New Roman"/>
          <w:noProof/>
          <w:color w:val="000000" w:themeColor="text1"/>
          <w:sz w:val="26"/>
          <w:szCs w:val="26"/>
        </w:rPr>
        <w:t>.</w:t>
      </w:r>
      <w:r w:rsidR="009C452F">
        <w:rPr>
          <w:rFonts w:ascii="Times New Roman" w:hAnsi="Times New Roman" w:cs="Times New Roman"/>
          <w:noProof/>
          <w:color w:val="000000" w:themeColor="text1"/>
          <w:sz w:val="26"/>
          <w:szCs w:val="26"/>
        </w:rPr>
        <w:t>20</w:t>
      </w:r>
      <w:r w:rsidR="00FC17A8" w:rsidRPr="00C307BC">
        <w:rPr>
          <w:rFonts w:ascii="Times New Roman" w:hAnsi="Times New Roman" w:cs="Times New Roman"/>
          <w:sz w:val="26"/>
          <w:szCs w:val="26"/>
          <w:lang w:val="en-US"/>
        </w:rPr>
        <w:fldChar w:fldCharType="end"/>
      </w:r>
      <w:r w:rsidR="00FC17A8" w:rsidRPr="00C307BC">
        <w:rPr>
          <w:rFonts w:ascii="Times New Roman" w:hAnsi="Times New Roman" w:cs="Times New Roman"/>
          <w:sz w:val="26"/>
          <w:szCs w:val="26"/>
          <w:lang w:val="en-US"/>
        </w:rPr>
        <w:t xml:space="preserve"> </w:t>
      </w:r>
      <w:r w:rsidRPr="00C307BC">
        <w:rPr>
          <w:rFonts w:ascii="Times New Roman" w:hAnsi="Times New Roman" w:cs="Times New Roman"/>
          <w:sz w:val="26"/>
          <w:szCs w:val="26"/>
          <w:lang w:val="en-US"/>
        </w:rPr>
        <w:t>hiển thị một lớp kiểm thử được sinh tự động từ công cụ AsenAPIDriver.</w:t>
      </w:r>
    </w:p>
    <w:p w14:paraId="22EE46FD" w14:textId="77777777" w:rsidR="006C4E17" w:rsidRPr="00C307BC" w:rsidRDefault="006C4E17">
      <w:pPr>
        <w:keepNext/>
        <w:spacing w:line="288" w:lineRule="auto"/>
        <w:ind w:firstLine="720"/>
        <w:jc w:val="center"/>
        <w:rPr>
          <w:rFonts w:ascii="Times New Roman" w:hAnsi="Times New Roman" w:cs="Times New Roman"/>
          <w:sz w:val="26"/>
          <w:szCs w:val="26"/>
        </w:rPr>
        <w:pPrChange w:id="2092" w:author="LoanDT" w:date="2018-05-11T23:02:00Z">
          <w:pPr>
            <w:keepNext/>
            <w:spacing w:line="288" w:lineRule="auto"/>
            <w:ind w:firstLine="720"/>
          </w:pPr>
        </w:pPrChange>
      </w:pPr>
      <w:r w:rsidRPr="00C307BC">
        <w:rPr>
          <w:rFonts w:ascii="Times New Roman" w:hAnsi="Times New Roman" w:cs="Times New Roman"/>
          <w:noProof/>
          <w:sz w:val="26"/>
          <w:szCs w:val="26"/>
          <w:lang w:val="en-US"/>
        </w:rPr>
        <w:lastRenderedPageBreak/>
        <w:drawing>
          <wp:inline distT="0" distB="0" distL="0" distR="0" wp14:anchorId="7564B6AB" wp14:editId="1DE4CA73">
            <wp:extent cx="4949211" cy="1688152"/>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4-30 at 1.20.45 AM.png"/>
                    <pic:cNvPicPr/>
                  </pic:nvPicPr>
                  <pic:blipFill>
                    <a:blip r:embed="rId48">
                      <a:extLst>
                        <a:ext uri="{28A0092B-C50C-407E-A947-70E740481C1C}">
                          <a14:useLocalDpi xmlns:a14="http://schemas.microsoft.com/office/drawing/2010/main" val="0"/>
                        </a:ext>
                      </a:extLst>
                    </a:blip>
                    <a:stretch>
                      <a:fillRect/>
                    </a:stretch>
                  </pic:blipFill>
                  <pic:spPr>
                    <a:xfrm>
                      <a:off x="0" y="0"/>
                      <a:ext cx="4974021" cy="1696615"/>
                    </a:xfrm>
                    <a:prstGeom prst="rect">
                      <a:avLst/>
                    </a:prstGeom>
                  </pic:spPr>
                </pic:pic>
              </a:graphicData>
            </a:graphic>
          </wp:inline>
        </w:drawing>
      </w:r>
    </w:p>
    <w:p w14:paraId="2A261281" w14:textId="265B0C6E" w:rsidR="006C4E17" w:rsidRPr="00C307BC" w:rsidRDefault="006C4E17" w:rsidP="006C4E17">
      <w:pPr>
        <w:jc w:val="center"/>
        <w:rPr>
          <w:rFonts w:ascii="Times New Roman" w:hAnsi="Times New Roman" w:cs="Times New Roman"/>
          <w:color w:val="000000" w:themeColor="text1"/>
          <w:sz w:val="26"/>
          <w:szCs w:val="26"/>
          <w:lang w:val="vi-VN"/>
        </w:rPr>
      </w:pPr>
      <w:bookmarkStart w:id="2093" w:name="_Ref513152722"/>
      <w:bookmarkStart w:id="2094" w:name="_Toc514157773"/>
      <w:r w:rsidRPr="00C307BC">
        <w:rPr>
          <w:rFonts w:ascii="Times New Roman" w:hAnsi="Times New Roman" w:cs="Times New Roman"/>
          <w:color w:val="000000" w:themeColor="text1"/>
          <w:sz w:val="26"/>
          <w:szCs w:val="26"/>
        </w:rPr>
        <w:t xml:space="preserve">Hình </w:t>
      </w:r>
      <w:r w:rsidR="007B1CDB" w:rsidRPr="00C307BC">
        <w:rPr>
          <w:rFonts w:ascii="Times New Roman" w:hAnsi="Times New Roman" w:cs="Times New Roman"/>
          <w:color w:val="000000" w:themeColor="text1"/>
          <w:sz w:val="26"/>
          <w:szCs w:val="26"/>
        </w:rPr>
        <w:fldChar w:fldCharType="begin"/>
      </w:r>
      <w:r w:rsidR="007B1CDB" w:rsidRPr="00C307BC">
        <w:rPr>
          <w:rFonts w:ascii="Times New Roman" w:hAnsi="Times New Roman" w:cs="Times New Roman"/>
          <w:color w:val="000000" w:themeColor="text1"/>
          <w:sz w:val="26"/>
          <w:szCs w:val="26"/>
        </w:rPr>
        <w:instrText xml:space="preserve"> STYLEREF 1 \s </w:instrText>
      </w:r>
      <w:r w:rsidR="007B1CDB" w:rsidRPr="00C307BC">
        <w:rPr>
          <w:rFonts w:ascii="Times New Roman" w:hAnsi="Times New Roman" w:cs="Times New Roman"/>
          <w:color w:val="000000" w:themeColor="text1"/>
          <w:sz w:val="26"/>
          <w:szCs w:val="26"/>
        </w:rPr>
        <w:fldChar w:fldCharType="separate"/>
      </w:r>
      <w:r w:rsidR="009C452F">
        <w:rPr>
          <w:rFonts w:ascii="Times New Roman" w:hAnsi="Times New Roman" w:cs="Times New Roman"/>
          <w:noProof/>
          <w:color w:val="000000" w:themeColor="text1"/>
          <w:sz w:val="26"/>
          <w:szCs w:val="26"/>
        </w:rPr>
        <w:t>3</w:t>
      </w:r>
      <w:r w:rsidR="007B1CDB" w:rsidRPr="00C307BC">
        <w:rPr>
          <w:rFonts w:ascii="Times New Roman" w:hAnsi="Times New Roman" w:cs="Times New Roman"/>
          <w:color w:val="000000" w:themeColor="text1"/>
          <w:sz w:val="26"/>
          <w:szCs w:val="26"/>
        </w:rPr>
        <w:fldChar w:fldCharType="end"/>
      </w:r>
      <w:r w:rsidR="007B1CDB" w:rsidRPr="00C307BC">
        <w:rPr>
          <w:rFonts w:ascii="Times New Roman" w:hAnsi="Times New Roman" w:cs="Times New Roman"/>
          <w:color w:val="000000" w:themeColor="text1"/>
          <w:sz w:val="26"/>
          <w:szCs w:val="26"/>
        </w:rPr>
        <w:t>.</w:t>
      </w:r>
      <w:r w:rsidR="007B1CDB" w:rsidRPr="00C307BC">
        <w:rPr>
          <w:rFonts w:ascii="Times New Roman" w:hAnsi="Times New Roman" w:cs="Times New Roman"/>
          <w:color w:val="000000" w:themeColor="text1"/>
          <w:sz w:val="26"/>
          <w:szCs w:val="26"/>
        </w:rPr>
        <w:fldChar w:fldCharType="begin"/>
      </w:r>
      <w:r w:rsidR="007B1CDB" w:rsidRPr="00C307BC">
        <w:rPr>
          <w:rFonts w:ascii="Times New Roman" w:hAnsi="Times New Roman" w:cs="Times New Roman"/>
          <w:color w:val="000000" w:themeColor="text1"/>
          <w:sz w:val="26"/>
          <w:szCs w:val="26"/>
        </w:rPr>
        <w:instrText xml:space="preserve"> SEQ Hình \* ARABIC \s 1 </w:instrText>
      </w:r>
      <w:r w:rsidR="007B1CDB" w:rsidRPr="00C307BC">
        <w:rPr>
          <w:rFonts w:ascii="Times New Roman" w:hAnsi="Times New Roman" w:cs="Times New Roman"/>
          <w:color w:val="000000" w:themeColor="text1"/>
          <w:sz w:val="26"/>
          <w:szCs w:val="26"/>
        </w:rPr>
        <w:fldChar w:fldCharType="separate"/>
      </w:r>
      <w:r w:rsidR="009C452F">
        <w:rPr>
          <w:rFonts w:ascii="Times New Roman" w:hAnsi="Times New Roman" w:cs="Times New Roman"/>
          <w:noProof/>
          <w:color w:val="000000" w:themeColor="text1"/>
          <w:sz w:val="26"/>
          <w:szCs w:val="26"/>
        </w:rPr>
        <w:t>20</w:t>
      </w:r>
      <w:r w:rsidR="007B1CDB" w:rsidRPr="00C307BC">
        <w:rPr>
          <w:rFonts w:ascii="Times New Roman" w:hAnsi="Times New Roman" w:cs="Times New Roman"/>
          <w:color w:val="000000" w:themeColor="text1"/>
          <w:sz w:val="26"/>
          <w:szCs w:val="26"/>
        </w:rPr>
        <w:fldChar w:fldCharType="end"/>
      </w:r>
      <w:ins w:id="2095" w:author="Nguyen Toan" w:date="2018-05-14T18:03:00Z">
        <w:del w:id="2096" w:author="Đinh Thị Loan - ITC" w:date="2018-05-15T14:06:00Z">
          <w:r w:rsidR="0052504F" w:rsidRPr="00C307BC" w:rsidDel="006A746E">
            <w:rPr>
              <w:rFonts w:ascii="Times New Roman" w:hAnsi="Times New Roman" w:cs="Times New Roman"/>
              <w:color w:val="000000" w:themeColor="text1"/>
              <w:sz w:val="26"/>
              <w:szCs w:val="26"/>
            </w:rPr>
            <w:fldChar w:fldCharType="begin"/>
          </w:r>
          <w:r w:rsidR="0052504F" w:rsidRPr="00C307BC" w:rsidDel="006A746E">
            <w:rPr>
              <w:rFonts w:ascii="Times New Roman" w:hAnsi="Times New Roman" w:cs="Times New Roman"/>
              <w:color w:val="000000" w:themeColor="text1"/>
              <w:sz w:val="26"/>
              <w:szCs w:val="26"/>
            </w:rPr>
            <w:delInstrText xml:space="preserve"> STYLEREF 1 \s </w:delInstrText>
          </w:r>
        </w:del>
      </w:ins>
      <w:del w:id="2097" w:author="Đinh Thị Loan - ITC" w:date="2018-05-15T14:06:00Z">
        <w:r w:rsidR="0052504F" w:rsidRPr="00C307BC" w:rsidDel="006A746E">
          <w:rPr>
            <w:rFonts w:ascii="Times New Roman" w:hAnsi="Times New Roman" w:cs="Times New Roman"/>
            <w:color w:val="000000" w:themeColor="text1"/>
            <w:sz w:val="26"/>
            <w:szCs w:val="26"/>
          </w:rPr>
          <w:fldChar w:fldCharType="separate"/>
        </w:r>
        <w:r w:rsidR="00620576" w:rsidRPr="00C307BC" w:rsidDel="006A746E">
          <w:rPr>
            <w:rFonts w:ascii="Times New Roman" w:hAnsi="Times New Roman" w:cs="Times New Roman"/>
            <w:noProof/>
            <w:color w:val="000000" w:themeColor="text1"/>
            <w:sz w:val="26"/>
            <w:szCs w:val="26"/>
          </w:rPr>
          <w:delText>3</w:delText>
        </w:r>
      </w:del>
      <w:ins w:id="2098" w:author="Nguyen Toan" w:date="2018-05-14T18:03:00Z">
        <w:del w:id="2099" w:author="Đinh Thị Loan - ITC" w:date="2018-05-15T14:06:00Z">
          <w:r w:rsidR="0052504F" w:rsidRPr="00C307BC" w:rsidDel="006A746E">
            <w:rPr>
              <w:rFonts w:ascii="Times New Roman" w:hAnsi="Times New Roman" w:cs="Times New Roman"/>
              <w:color w:val="000000" w:themeColor="text1"/>
              <w:sz w:val="26"/>
              <w:szCs w:val="26"/>
            </w:rPr>
            <w:fldChar w:fldCharType="end"/>
          </w:r>
          <w:r w:rsidR="0052504F" w:rsidRPr="00C307BC" w:rsidDel="006A746E">
            <w:rPr>
              <w:rFonts w:ascii="Times New Roman" w:hAnsi="Times New Roman" w:cs="Times New Roman"/>
              <w:color w:val="000000" w:themeColor="text1"/>
              <w:sz w:val="26"/>
              <w:szCs w:val="26"/>
            </w:rPr>
            <w:delText>.</w:delText>
          </w:r>
          <w:r w:rsidR="0052504F" w:rsidRPr="00C307BC" w:rsidDel="006A746E">
            <w:rPr>
              <w:rFonts w:ascii="Times New Roman" w:hAnsi="Times New Roman" w:cs="Times New Roman"/>
              <w:color w:val="000000" w:themeColor="text1"/>
              <w:sz w:val="26"/>
              <w:szCs w:val="26"/>
            </w:rPr>
            <w:fldChar w:fldCharType="begin"/>
          </w:r>
          <w:r w:rsidR="0052504F" w:rsidRPr="00C307BC" w:rsidDel="006A746E">
            <w:rPr>
              <w:rFonts w:ascii="Times New Roman" w:hAnsi="Times New Roman" w:cs="Times New Roman"/>
              <w:color w:val="000000" w:themeColor="text1"/>
              <w:sz w:val="26"/>
              <w:szCs w:val="26"/>
            </w:rPr>
            <w:delInstrText xml:space="preserve"> SEQ Hình \* ARABIC \s 1 </w:delInstrText>
          </w:r>
        </w:del>
      </w:ins>
      <w:del w:id="2100" w:author="Đinh Thị Loan - ITC" w:date="2018-05-15T14:06:00Z">
        <w:r w:rsidR="0052504F" w:rsidRPr="00C307BC" w:rsidDel="006A746E">
          <w:rPr>
            <w:rFonts w:ascii="Times New Roman" w:hAnsi="Times New Roman" w:cs="Times New Roman"/>
            <w:color w:val="000000" w:themeColor="text1"/>
            <w:sz w:val="26"/>
            <w:szCs w:val="26"/>
          </w:rPr>
          <w:fldChar w:fldCharType="separate"/>
        </w:r>
      </w:del>
      <w:ins w:id="2101" w:author="Nguyen Toan" w:date="2018-05-14T23:17:00Z">
        <w:del w:id="2102" w:author="Đinh Thị Loan - ITC" w:date="2018-05-15T14:06:00Z">
          <w:r w:rsidR="00620576" w:rsidRPr="00C307BC" w:rsidDel="006A746E">
            <w:rPr>
              <w:rFonts w:ascii="Times New Roman" w:hAnsi="Times New Roman" w:cs="Times New Roman"/>
              <w:noProof/>
              <w:color w:val="000000" w:themeColor="text1"/>
              <w:sz w:val="26"/>
              <w:szCs w:val="26"/>
            </w:rPr>
            <w:delText>20</w:delText>
          </w:r>
        </w:del>
      </w:ins>
      <w:ins w:id="2103" w:author="Nguyen Toan" w:date="2018-05-14T18:03:00Z">
        <w:del w:id="2104" w:author="Đinh Thị Loan - ITC" w:date="2018-05-15T14:06:00Z">
          <w:r w:rsidR="0052504F" w:rsidRPr="00C307BC" w:rsidDel="006A746E">
            <w:rPr>
              <w:rFonts w:ascii="Times New Roman" w:hAnsi="Times New Roman" w:cs="Times New Roman"/>
              <w:color w:val="000000" w:themeColor="text1"/>
              <w:sz w:val="26"/>
              <w:szCs w:val="26"/>
            </w:rPr>
            <w:fldChar w:fldCharType="end"/>
          </w:r>
        </w:del>
      </w:ins>
      <w:del w:id="2105" w:author="Nguyen Toan" w:date="2018-05-05T22:22:00Z">
        <w:r w:rsidRPr="00C307BC" w:rsidDel="00BE0028">
          <w:rPr>
            <w:rFonts w:ascii="Times New Roman" w:hAnsi="Times New Roman" w:cs="Times New Roman"/>
            <w:color w:val="000000" w:themeColor="text1"/>
            <w:sz w:val="26"/>
            <w:szCs w:val="26"/>
          </w:rPr>
          <w:fldChar w:fldCharType="begin"/>
        </w:r>
        <w:r w:rsidRPr="00C307BC" w:rsidDel="00BE0028">
          <w:rPr>
            <w:rFonts w:ascii="Times New Roman" w:hAnsi="Times New Roman" w:cs="Times New Roman"/>
            <w:color w:val="000000" w:themeColor="text1"/>
            <w:sz w:val="26"/>
            <w:szCs w:val="26"/>
          </w:rPr>
          <w:delInstrText xml:space="preserve"> STYLEREF 1 \s </w:delInstrText>
        </w:r>
        <w:r w:rsidRPr="00C307BC" w:rsidDel="00BE0028">
          <w:rPr>
            <w:rFonts w:ascii="Times New Roman" w:hAnsi="Times New Roman" w:cs="Times New Roman"/>
            <w:color w:val="000000" w:themeColor="text1"/>
            <w:sz w:val="26"/>
            <w:szCs w:val="26"/>
          </w:rPr>
          <w:fldChar w:fldCharType="separate"/>
        </w:r>
        <w:r w:rsidR="00E6465F" w:rsidRPr="00C307BC" w:rsidDel="00BE0028">
          <w:rPr>
            <w:rFonts w:ascii="Times New Roman" w:hAnsi="Times New Roman" w:cs="Times New Roman"/>
            <w:noProof/>
            <w:color w:val="000000" w:themeColor="text1"/>
            <w:sz w:val="26"/>
            <w:szCs w:val="26"/>
          </w:rPr>
          <w:delText>3</w:delText>
        </w:r>
        <w:r w:rsidRPr="00C307BC" w:rsidDel="00BE0028">
          <w:rPr>
            <w:rFonts w:ascii="Times New Roman" w:hAnsi="Times New Roman" w:cs="Times New Roman"/>
            <w:color w:val="000000" w:themeColor="text1"/>
            <w:sz w:val="26"/>
            <w:szCs w:val="26"/>
          </w:rPr>
          <w:fldChar w:fldCharType="end"/>
        </w:r>
        <w:r w:rsidRPr="00C307BC" w:rsidDel="00BE0028">
          <w:rPr>
            <w:rFonts w:ascii="Times New Roman" w:hAnsi="Times New Roman" w:cs="Times New Roman"/>
            <w:color w:val="000000" w:themeColor="text1"/>
            <w:sz w:val="26"/>
            <w:szCs w:val="26"/>
          </w:rPr>
          <w:delText>.</w:delText>
        </w:r>
        <w:r w:rsidRPr="00C307BC" w:rsidDel="00BE0028">
          <w:rPr>
            <w:rFonts w:ascii="Times New Roman" w:hAnsi="Times New Roman" w:cs="Times New Roman"/>
            <w:color w:val="000000" w:themeColor="text1"/>
            <w:sz w:val="26"/>
            <w:szCs w:val="26"/>
          </w:rPr>
          <w:fldChar w:fldCharType="begin"/>
        </w:r>
        <w:r w:rsidRPr="00C307BC" w:rsidDel="00BE0028">
          <w:rPr>
            <w:rFonts w:ascii="Times New Roman" w:hAnsi="Times New Roman" w:cs="Times New Roman"/>
            <w:color w:val="000000" w:themeColor="text1"/>
            <w:sz w:val="26"/>
            <w:szCs w:val="26"/>
          </w:rPr>
          <w:delInstrText xml:space="preserve"> SEQ Hình \* ARABIC \s 1 </w:delInstrText>
        </w:r>
        <w:r w:rsidRPr="00C307BC" w:rsidDel="00BE0028">
          <w:rPr>
            <w:rFonts w:ascii="Times New Roman" w:hAnsi="Times New Roman" w:cs="Times New Roman"/>
            <w:color w:val="000000" w:themeColor="text1"/>
            <w:sz w:val="26"/>
            <w:szCs w:val="26"/>
          </w:rPr>
          <w:fldChar w:fldCharType="separate"/>
        </w:r>
        <w:r w:rsidR="00E6465F" w:rsidRPr="00C307BC" w:rsidDel="00BE0028">
          <w:rPr>
            <w:rFonts w:ascii="Times New Roman" w:hAnsi="Times New Roman" w:cs="Times New Roman"/>
            <w:noProof/>
            <w:color w:val="000000" w:themeColor="text1"/>
            <w:sz w:val="26"/>
            <w:szCs w:val="26"/>
          </w:rPr>
          <w:delText>17</w:delText>
        </w:r>
        <w:r w:rsidRPr="00C307BC" w:rsidDel="00BE0028">
          <w:rPr>
            <w:rFonts w:ascii="Times New Roman" w:hAnsi="Times New Roman" w:cs="Times New Roman"/>
            <w:color w:val="000000" w:themeColor="text1"/>
            <w:sz w:val="26"/>
            <w:szCs w:val="26"/>
          </w:rPr>
          <w:fldChar w:fldCharType="end"/>
        </w:r>
      </w:del>
      <w:bookmarkEnd w:id="2093"/>
      <w:r w:rsidRPr="00C307BC">
        <w:rPr>
          <w:rFonts w:ascii="Times New Roman" w:hAnsi="Times New Roman" w:cs="Times New Roman"/>
          <w:color w:val="000000" w:themeColor="text1"/>
          <w:sz w:val="26"/>
          <w:szCs w:val="26"/>
        </w:rPr>
        <w:t>: M</w:t>
      </w:r>
      <w:r w:rsidRPr="00C307BC">
        <w:rPr>
          <w:rFonts w:ascii="Times New Roman" w:hAnsi="Times New Roman" w:cs="Times New Roman"/>
          <w:color w:val="000000" w:themeColor="text1"/>
          <w:sz w:val="26"/>
          <w:szCs w:val="26"/>
          <w:lang w:val="vi-VN"/>
        </w:rPr>
        <w:t>ã nguồn kiểm thử bằng phương pháp sinh tự động</w:t>
      </w:r>
      <w:bookmarkEnd w:id="2094"/>
    </w:p>
    <w:p w14:paraId="11A0BA5B" w14:textId="6D21A302" w:rsidR="006C4E17" w:rsidRPr="00C307BC" w:rsidRDefault="006C4E17">
      <w:pPr>
        <w:spacing w:before="120" w:after="120" w:line="288" w:lineRule="auto"/>
        <w:ind w:firstLine="567"/>
        <w:jc w:val="both"/>
        <w:rPr>
          <w:rFonts w:ascii="Times New Roman" w:hAnsi="Times New Roman" w:cs="Times New Roman"/>
          <w:color w:val="000000" w:themeColor="text1"/>
          <w:sz w:val="26"/>
          <w:szCs w:val="26"/>
          <w:lang w:val="vi-VN"/>
        </w:rPr>
        <w:pPrChange w:id="2106" w:author="Nguyen Toan" w:date="2018-05-14T20:51:00Z">
          <w:pPr>
            <w:spacing w:after="120" w:line="288" w:lineRule="auto"/>
            <w:ind w:firstLine="567"/>
            <w:jc w:val="both"/>
          </w:pPr>
        </w:pPrChange>
      </w:pPr>
      <w:r w:rsidRPr="00C307BC">
        <w:rPr>
          <w:rFonts w:ascii="Times New Roman" w:hAnsi="Times New Roman" w:cs="Times New Roman"/>
          <w:color w:val="000000" w:themeColor="text1"/>
          <w:sz w:val="26"/>
          <w:szCs w:val="26"/>
          <w:lang w:val="vi-VN"/>
        </w:rPr>
        <w:t>Mã nguồn kiểm thử được sinh bởi AsenAPIDriver là mã nguồn sử dụng MUnit để gọi các luồng và truyền vào các tham số cho trước. Kết quả trả ra được so sánh với kết quả đầu ra mong đợi lấy từ</w:t>
      </w:r>
      <w:ins w:id="2107" w:author="LoanDT" w:date="2018-05-11T23:02:00Z">
        <w:r w:rsidR="00B1133A" w:rsidRPr="00C307BC">
          <w:rPr>
            <w:rFonts w:ascii="Times New Roman" w:hAnsi="Times New Roman" w:cs="Times New Roman"/>
            <w:color w:val="000000" w:themeColor="text1"/>
            <w:sz w:val="26"/>
            <w:szCs w:val="26"/>
            <w:lang w:val="vi-VN"/>
          </w:rPr>
          <w:t xml:space="preserve"> thư mục</w:t>
        </w:r>
      </w:ins>
      <w:del w:id="2108" w:author="LoanDT" w:date="2018-05-11T23:02:00Z">
        <w:r w:rsidRPr="00C307BC" w:rsidDel="00A72DE6">
          <w:rPr>
            <w:rFonts w:ascii="Times New Roman" w:hAnsi="Times New Roman" w:cs="Times New Roman"/>
            <w:color w:val="000000" w:themeColor="text1"/>
            <w:sz w:val="26"/>
            <w:szCs w:val="26"/>
            <w:lang w:val="vi-VN"/>
          </w:rPr>
          <w:delText xml:space="preserve"> tài nguyên</w:delText>
        </w:r>
      </w:del>
      <w:del w:id="2109" w:author="LoanDT" w:date="2018-05-11T23:03:00Z">
        <w:r w:rsidRPr="00C307BC" w:rsidDel="00C25261">
          <w:rPr>
            <w:rFonts w:ascii="Times New Roman" w:hAnsi="Times New Roman" w:cs="Times New Roman"/>
            <w:color w:val="000000" w:themeColor="text1"/>
            <w:sz w:val="26"/>
            <w:szCs w:val="26"/>
            <w:lang w:val="vi-VN"/>
          </w:rPr>
          <w:delText xml:space="preserve"> của ứng dụng tại thư mục</w:delText>
        </w:r>
      </w:del>
      <w:r w:rsidRPr="00C307BC">
        <w:rPr>
          <w:rFonts w:ascii="Times New Roman" w:hAnsi="Times New Roman" w:cs="Times New Roman"/>
          <w:color w:val="000000" w:themeColor="text1"/>
          <w:sz w:val="26"/>
          <w:szCs w:val="26"/>
          <w:lang w:val="vi-VN"/>
        </w:rPr>
        <w:t xml:space="preserve"> test/resources.</w:t>
      </w:r>
    </w:p>
    <w:p w14:paraId="264F55D1" w14:textId="16320C76" w:rsidR="00940218" w:rsidRPr="00C307BC" w:rsidRDefault="006C4E17">
      <w:pPr>
        <w:spacing w:before="120" w:after="240"/>
        <w:ind w:firstLine="720"/>
        <w:jc w:val="both"/>
        <w:rPr>
          <w:ins w:id="2110" w:author="Nguyen Toan" w:date="2018-05-13T20:14:00Z"/>
          <w:rFonts w:ascii="Times New Roman" w:hAnsi="Times New Roman" w:cs="Times New Roman"/>
          <w:color w:val="000000" w:themeColor="text1"/>
          <w:sz w:val="26"/>
          <w:szCs w:val="26"/>
          <w:lang w:val="vi-VN"/>
        </w:rPr>
        <w:pPrChange w:id="2111" w:author="Nguyen Toan" w:date="2018-05-14T22:05:00Z">
          <w:pPr>
            <w:ind w:firstLine="720"/>
            <w:jc w:val="both"/>
          </w:pPr>
        </w:pPrChange>
      </w:pPr>
      <w:r w:rsidRPr="00C307BC">
        <w:rPr>
          <w:rFonts w:ascii="Times New Roman" w:hAnsi="Times New Roman" w:cs="Times New Roman"/>
          <w:color w:val="000000" w:themeColor="text1"/>
          <w:sz w:val="26"/>
          <w:szCs w:val="26"/>
          <w:lang w:val="vi-VN"/>
        </w:rPr>
        <w:t>Các đoạn mã nguồn sử dụng MUnit được chú thích bằng các ký pháp của JUnit, quá trình chạy các đoạn mã nguồn kiểm thử cho ra kết quả ngay tại màn hình IDE và được xuất thành báo cáo.</w:t>
      </w:r>
      <w:ins w:id="2112" w:author="Nguyen Toan" w:date="2018-05-13T20:14:00Z">
        <w:r w:rsidR="00940218" w:rsidRPr="00C307BC">
          <w:rPr>
            <w:rFonts w:ascii="Times New Roman" w:hAnsi="Times New Roman" w:cs="Times New Roman"/>
            <w:color w:val="000000" w:themeColor="text1"/>
            <w:sz w:val="26"/>
            <w:szCs w:val="26"/>
            <w:lang w:val="vi-VN"/>
          </w:rPr>
          <w:br w:type="page"/>
        </w:r>
      </w:ins>
    </w:p>
    <w:p w14:paraId="1914BC66" w14:textId="77777777" w:rsidR="006C4E17" w:rsidRPr="00C307BC" w:rsidRDefault="006C4E17" w:rsidP="00966627">
      <w:pPr>
        <w:ind w:firstLine="720"/>
        <w:jc w:val="both"/>
        <w:rPr>
          <w:rFonts w:ascii="Times New Roman" w:eastAsia="Times New Roman" w:hAnsi="Times New Roman" w:cs="Times New Roman"/>
          <w:sz w:val="26"/>
          <w:szCs w:val="26"/>
        </w:rPr>
      </w:pPr>
    </w:p>
    <w:p w14:paraId="4AAAD2A9" w14:textId="2EC600E8" w:rsidR="00FA72CD" w:rsidRPr="00C307BC" w:rsidRDefault="00940218">
      <w:pPr>
        <w:pStyle w:val="Heading1"/>
        <w:numPr>
          <w:ilvl w:val="0"/>
          <w:numId w:val="12"/>
        </w:numPr>
        <w:spacing w:before="360" w:after="360"/>
        <w:ind w:left="357" w:hanging="357"/>
        <w:jc w:val="center"/>
        <w:rPr>
          <w:ins w:id="2113" w:author="Nguyen Toan" w:date="2018-05-12T22:40:00Z"/>
          <w:rFonts w:ascii="Times New Roman" w:eastAsia="Times New Roman" w:hAnsi="Times New Roman" w:cs="Times New Roman"/>
          <w:b/>
          <w:sz w:val="26"/>
          <w:szCs w:val="26"/>
        </w:rPr>
        <w:pPrChange w:id="2114" w:author="Nguyen Toan" w:date="2018-05-13T20:14:00Z">
          <w:pPr>
            <w:pStyle w:val="ListParagraph"/>
            <w:numPr>
              <w:ilvl w:val="1"/>
              <w:numId w:val="5"/>
            </w:numPr>
            <w:spacing w:before="240" w:after="120" w:line="288" w:lineRule="auto"/>
            <w:ind w:left="0" w:hanging="720"/>
            <w:contextualSpacing w:val="0"/>
            <w:outlineLvl w:val="1"/>
          </w:pPr>
        </w:pPrChange>
      </w:pPr>
      <w:bookmarkStart w:id="2115" w:name="_Toc514278043"/>
      <w:ins w:id="2116" w:author="Nguyen Toan" w:date="2018-05-12T22:40:00Z">
        <w:r w:rsidRPr="00C307BC">
          <w:rPr>
            <w:rFonts w:ascii="Times New Roman" w:eastAsia="Times New Roman" w:hAnsi="Times New Roman" w:cs="Times New Roman"/>
            <w:b/>
            <w:sz w:val="26"/>
            <w:szCs w:val="26"/>
          </w:rPr>
          <w:t>THỰC NGHIỆM</w:t>
        </w:r>
        <w:bookmarkEnd w:id="2115"/>
      </w:ins>
    </w:p>
    <w:p w14:paraId="166068DA" w14:textId="45E2315D" w:rsidR="00FA72CD" w:rsidRPr="00C307BC" w:rsidRDefault="00E65D8C">
      <w:pPr>
        <w:spacing w:after="120" w:line="288" w:lineRule="auto"/>
        <w:ind w:firstLine="567"/>
        <w:jc w:val="both"/>
        <w:rPr>
          <w:ins w:id="2117" w:author="Nguyen Toan" w:date="2018-05-12T22:43:00Z"/>
          <w:rFonts w:ascii="Times New Roman" w:eastAsia="Times New Roman" w:hAnsi="Times New Roman" w:cs="Times New Roman"/>
          <w:sz w:val="26"/>
          <w:szCs w:val="26"/>
        </w:rPr>
        <w:pPrChange w:id="2118" w:author="Nguyen Toan" w:date="2018-05-12T22:40:00Z">
          <w:pPr>
            <w:pStyle w:val="ListParagraph"/>
            <w:numPr>
              <w:ilvl w:val="1"/>
              <w:numId w:val="5"/>
            </w:numPr>
            <w:spacing w:before="240" w:after="120" w:line="288" w:lineRule="auto"/>
            <w:ind w:left="0" w:hanging="720"/>
            <w:contextualSpacing w:val="0"/>
            <w:outlineLvl w:val="1"/>
          </w:pPr>
        </w:pPrChange>
      </w:pPr>
      <w:ins w:id="2119" w:author="Nguyen Toan" w:date="2018-05-12T22:41:00Z">
        <w:r w:rsidRPr="00C307BC">
          <w:rPr>
            <w:rFonts w:ascii="Times New Roman" w:eastAsia="Times New Roman" w:hAnsi="Times New Roman" w:cs="Times New Roman"/>
            <w:sz w:val="26"/>
            <w:szCs w:val="26"/>
          </w:rPr>
          <w:t xml:space="preserve">Trong </w:t>
        </w:r>
      </w:ins>
      <w:ins w:id="2120" w:author="Nguyen Toan" w:date="2018-05-13T20:16:00Z">
        <w:r w:rsidR="00541C4E" w:rsidRPr="00C307BC">
          <w:rPr>
            <w:rFonts w:ascii="Times New Roman" w:eastAsia="Times New Roman" w:hAnsi="Times New Roman" w:cs="Times New Roman"/>
            <w:sz w:val="26"/>
            <w:szCs w:val="26"/>
          </w:rPr>
          <w:t>chương</w:t>
        </w:r>
      </w:ins>
      <w:ins w:id="2121" w:author="Nguyen Toan" w:date="2018-05-12T22:41:00Z">
        <w:r w:rsidRPr="00C307BC">
          <w:rPr>
            <w:rFonts w:ascii="Times New Roman" w:eastAsia="Times New Roman" w:hAnsi="Times New Roman" w:cs="Times New Roman"/>
            <w:sz w:val="26"/>
            <w:szCs w:val="26"/>
          </w:rPr>
          <w:t xml:space="preserve"> này, luận văn sẽ xây dựng một hệ thống phần mềm nhỏ dựa vào MuleESB như một ví dụ.</w:t>
        </w:r>
      </w:ins>
      <w:ins w:id="2122" w:author="Nguyen Toan" w:date="2018-05-12T22:42:00Z">
        <w:r w:rsidRPr="00C307BC">
          <w:rPr>
            <w:rFonts w:ascii="Times New Roman" w:eastAsia="Times New Roman" w:hAnsi="Times New Roman" w:cs="Times New Roman"/>
            <w:sz w:val="26"/>
            <w:szCs w:val="26"/>
          </w:rPr>
          <w:t xml:space="preserve"> Từ ứng dụng đó, dựa vào quy trình thực hiện ở phần trước, luận văn sẽ đưa ra cách thức cài đặt</w:t>
        </w:r>
      </w:ins>
      <w:ins w:id="2123" w:author="Nguyen Toan" w:date="2018-05-12T22:43:00Z">
        <w:r w:rsidRPr="00C307BC">
          <w:rPr>
            <w:rFonts w:ascii="Times New Roman" w:eastAsia="Times New Roman" w:hAnsi="Times New Roman" w:cs="Times New Roman"/>
            <w:sz w:val="26"/>
            <w:szCs w:val="26"/>
          </w:rPr>
          <w:t>, sinh mã kiểm thử</w:t>
        </w:r>
      </w:ins>
      <w:ins w:id="2124" w:author="Nguyen Toan" w:date="2018-05-12T22:42:00Z">
        <w:r w:rsidRPr="00C307BC">
          <w:rPr>
            <w:rFonts w:ascii="Times New Roman" w:eastAsia="Times New Roman" w:hAnsi="Times New Roman" w:cs="Times New Roman"/>
            <w:sz w:val="26"/>
            <w:szCs w:val="26"/>
          </w:rPr>
          <w:t xml:space="preserve"> và </w:t>
        </w:r>
      </w:ins>
      <w:ins w:id="2125" w:author="Nguyen Toan" w:date="2018-05-13T20:16:00Z">
        <w:r w:rsidR="00B34028" w:rsidRPr="00C307BC">
          <w:rPr>
            <w:rFonts w:ascii="Times New Roman" w:eastAsia="Times New Roman" w:hAnsi="Times New Roman" w:cs="Times New Roman"/>
            <w:sz w:val="26"/>
            <w:szCs w:val="26"/>
          </w:rPr>
          <w:t>tích hợp</w:t>
        </w:r>
      </w:ins>
      <w:ins w:id="2126" w:author="Nguyen Toan" w:date="2018-05-12T22:42:00Z">
        <w:r w:rsidRPr="00C307BC">
          <w:rPr>
            <w:rFonts w:ascii="Times New Roman" w:eastAsia="Times New Roman" w:hAnsi="Times New Roman" w:cs="Times New Roman"/>
            <w:sz w:val="26"/>
            <w:szCs w:val="26"/>
          </w:rPr>
          <w:t xml:space="preserve"> liên tục hoàn chỉnh</w:t>
        </w:r>
      </w:ins>
      <w:ins w:id="2127" w:author="Nguyen Toan" w:date="2018-05-12T22:43:00Z">
        <w:r w:rsidRPr="00C307BC">
          <w:rPr>
            <w:rFonts w:ascii="Times New Roman" w:eastAsia="Times New Roman" w:hAnsi="Times New Roman" w:cs="Times New Roman"/>
            <w:sz w:val="26"/>
            <w:szCs w:val="26"/>
          </w:rPr>
          <w:t xml:space="preserve">. Thông qua phần cài đặt và triển khai, luận văn sẽ đánh giá những kết quả đạt được và những điểm cần phải bổ </w:t>
        </w:r>
      </w:ins>
      <w:ins w:id="2128" w:author="Nguyen Toan" w:date="2018-05-13T20:17:00Z">
        <w:r w:rsidR="00D8292A" w:rsidRPr="00C307BC">
          <w:rPr>
            <w:rFonts w:ascii="Times New Roman" w:eastAsia="Times New Roman" w:hAnsi="Times New Roman" w:cs="Times New Roman"/>
            <w:sz w:val="26"/>
            <w:szCs w:val="26"/>
          </w:rPr>
          <w:t>s</w:t>
        </w:r>
      </w:ins>
      <w:ins w:id="2129" w:author="Nguyen Toan" w:date="2018-05-12T22:43:00Z">
        <w:r w:rsidRPr="00C307BC">
          <w:rPr>
            <w:rFonts w:ascii="Times New Roman" w:eastAsia="Times New Roman" w:hAnsi="Times New Roman" w:cs="Times New Roman"/>
            <w:sz w:val="26"/>
            <w:szCs w:val="26"/>
          </w:rPr>
          <w:t>ung.</w:t>
        </w:r>
      </w:ins>
    </w:p>
    <w:p w14:paraId="51784D7B" w14:textId="402B6502" w:rsidR="00A47E08" w:rsidRPr="00C307BC" w:rsidRDefault="000C1557">
      <w:pPr>
        <w:pStyle w:val="Heading2"/>
        <w:numPr>
          <w:ilvl w:val="1"/>
          <w:numId w:val="48"/>
        </w:numPr>
        <w:ind w:left="0" w:firstLine="0"/>
        <w:rPr>
          <w:ins w:id="2130" w:author="Nguyen Toan" w:date="2018-05-12T22:44:00Z"/>
          <w:rFonts w:ascii="Times New Roman" w:eastAsia="Times New Roman" w:hAnsi="Times New Roman" w:cs="Times New Roman"/>
          <w:b/>
          <w:sz w:val="26"/>
          <w:szCs w:val="26"/>
          <w:rPrChange w:id="2131" w:author="Nguyen Toan" w:date="2018-05-13T20:14:00Z">
            <w:rPr>
              <w:ins w:id="2132" w:author="Nguyen Toan" w:date="2018-05-12T22:44:00Z"/>
              <w:rFonts w:ascii="Times New Roman" w:eastAsia="Times New Roman" w:hAnsi="Times New Roman" w:cs="Times New Roman"/>
              <w:sz w:val="28"/>
              <w:szCs w:val="28"/>
            </w:rPr>
          </w:rPrChange>
        </w:rPr>
        <w:pPrChange w:id="2133" w:author="Nguyen Toan" w:date="2018-05-14T14:26:00Z">
          <w:pPr>
            <w:pStyle w:val="ListParagraph"/>
            <w:numPr>
              <w:ilvl w:val="1"/>
              <w:numId w:val="5"/>
            </w:numPr>
            <w:spacing w:before="240" w:after="120" w:line="288" w:lineRule="auto"/>
            <w:ind w:left="0" w:hanging="720"/>
            <w:contextualSpacing w:val="0"/>
            <w:outlineLvl w:val="1"/>
          </w:pPr>
        </w:pPrChange>
      </w:pPr>
      <w:bookmarkStart w:id="2134" w:name="_Toc514278044"/>
      <w:ins w:id="2135" w:author="Nguyen Toan" w:date="2018-05-12T22:44:00Z">
        <w:r w:rsidRPr="00C307BC">
          <w:rPr>
            <w:rFonts w:ascii="Times New Roman" w:eastAsia="Times New Roman" w:hAnsi="Times New Roman" w:cs="Times New Roman"/>
            <w:b/>
            <w:sz w:val="26"/>
            <w:szCs w:val="26"/>
            <w:rPrChange w:id="2136" w:author="Nguyen Toan" w:date="2018-05-13T20:14:00Z">
              <w:rPr>
                <w:rFonts w:ascii="Times New Roman" w:eastAsia="Times New Roman" w:hAnsi="Times New Roman" w:cs="Times New Roman"/>
                <w:sz w:val="28"/>
                <w:szCs w:val="28"/>
              </w:rPr>
            </w:rPrChange>
          </w:rPr>
          <w:t>Ứng dụng MuleESB</w:t>
        </w:r>
      </w:ins>
      <w:ins w:id="2137" w:author="Nguyen Toan" w:date="2018-05-13T20:17:00Z">
        <w:r w:rsidR="00B135CD" w:rsidRPr="00C307BC">
          <w:rPr>
            <w:rFonts w:ascii="Times New Roman" w:eastAsia="Times New Roman" w:hAnsi="Times New Roman" w:cs="Times New Roman"/>
            <w:b/>
            <w:sz w:val="26"/>
            <w:szCs w:val="26"/>
          </w:rPr>
          <w:t xml:space="preserve"> mẫu</w:t>
        </w:r>
      </w:ins>
      <w:bookmarkEnd w:id="2134"/>
    </w:p>
    <w:p w14:paraId="79C2BE68" w14:textId="4E59EC4B" w:rsidR="001B2570" w:rsidRPr="00C307BC" w:rsidRDefault="00582529">
      <w:pPr>
        <w:spacing w:after="120" w:line="288" w:lineRule="auto"/>
        <w:ind w:firstLine="567"/>
        <w:jc w:val="both"/>
        <w:rPr>
          <w:ins w:id="2138" w:author="Nguyen Toan" w:date="2018-05-12T22:47:00Z"/>
          <w:rFonts w:ascii="Times New Roman" w:eastAsia="Times New Roman" w:hAnsi="Times New Roman" w:cs="Times New Roman"/>
          <w:sz w:val="26"/>
          <w:szCs w:val="26"/>
        </w:rPr>
        <w:pPrChange w:id="2139" w:author="Nguyen Toan" w:date="2018-05-12T22:47:00Z">
          <w:pPr>
            <w:pStyle w:val="ListParagraph"/>
            <w:numPr>
              <w:ilvl w:val="1"/>
              <w:numId w:val="5"/>
            </w:numPr>
            <w:spacing w:before="240" w:after="120" w:line="288" w:lineRule="auto"/>
            <w:ind w:left="0" w:hanging="720"/>
            <w:contextualSpacing w:val="0"/>
            <w:outlineLvl w:val="1"/>
          </w:pPr>
        </w:pPrChange>
      </w:pPr>
      <w:ins w:id="2140" w:author="Nguyen Toan" w:date="2018-05-12T22:44:00Z">
        <w:r w:rsidRPr="00C307BC">
          <w:rPr>
            <w:rFonts w:ascii="Times New Roman" w:eastAsia="Times New Roman" w:hAnsi="Times New Roman" w:cs="Times New Roman"/>
            <w:sz w:val="26"/>
            <w:szCs w:val="26"/>
          </w:rPr>
          <w:t xml:space="preserve">Để kiểm tra thực nghiệm quy trình kiểm thử ở </w:t>
        </w:r>
      </w:ins>
      <w:ins w:id="2141" w:author="Nguyen Toan" w:date="2018-05-13T20:17:00Z">
        <w:r w:rsidR="00475B95" w:rsidRPr="00C307BC">
          <w:rPr>
            <w:rFonts w:ascii="Times New Roman" w:eastAsia="Times New Roman" w:hAnsi="Times New Roman" w:cs="Times New Roman"/>
            <w:sz w:val="26"/>
            <w:szCs w:val="26"/>
          </w:rPr>
          <w:t>chương</w:t>
        </w:r>
      </w:ins>
      <w:ins w:id="2142" w:author="Nguyen Toan" w:date="2018-05-12T22:44:00Z">
        <w:r w:rsidRPr="00C307BC">
          <w:rPr>
            <w:rFonts w:ascii="Times New Roman" w:eastAsia="Times New Roman" w:hAnsi="Times New Roman" w:cs="Times New Roman"/>
            <w:sz w:val="26"/>
            <w:szCs w:val="26"/>
          </w:rPr>
          <w:t xml:space="preserve"> trước, luận văn xây dựng một ứng dụng ESB trên nền tảng MuleESB. Ứng dụng có tên </w:t>
        </w:r>
      </w:ins>
      <w:ins w:id="2143" w:author="Nguyen Toan" w:date="2018-05-12T22:49:00Z">
        <w:r w:rsidR="00101A1F" w:rsidRPr="00C307BC">
          <w:rPr>
            <w:rFonts w:ascii="Times New Roman" w:eastAsia="Times New Roman" w:hAnsi="Times New Roman" w:cs="Times New Roman"/>
            <w:sz w:val="26"/>
            <w:szCs w:val="26"/>
          </w:rPr>
          <w:t>IB-ESB</w:t>
        </w:r>
      </w:ins>
      <w:ins w:id="2144" w:author="Nguyen Toan" w:date="2018-05-12T22:44:00Z">
        <w:r w:rsidRPr="00C307BC">
          <w:rPr>
            <w:rFonts w:ascii="Times New Roman" w:eastAsia="Times New Roman" w:hAnsi="Times New Roman" w:cs="Times New Roman"/>
            <w:sz w:val="26"/>
            <w:szCs w:val="26"/>
          </w:rPr>
          <w:t>,</w:t>
        </w:r>
      </w:ins>
      <w:ins w:id="2145" w:author="Nguyen Toan" w:date="2018-05-12T22:46:00Z">
        <w:r w:rsidR="003F35E6" w:rsidRPr="00C307BC">
          <w:rPr>
            <w:rFonts w:ascii="Times New Roman" w:eastAsia="Times New Roman" w:hAnsi="Times New Roman" w:cs="Times New Roman"/>
            <w:sz w:val="26"/>
            <w:szCs w:val="26"/>
          </w:rPr>
          <w:t xml:space="preserve"> là một ứng dụng ngân hàng điện tử</w:t>
        </w:r>
        <w:r w:rsidR="00EC776F" w:rsidRPr="00C307BC">
          <w:rPr>
            <w:rFonts w:ascii="Times New Roman" w:eastAsia="Times New Roman" w:hAnsi="Times New Roman" w:cs="Times New Roman"/>
            <w:sz w:val="26"/>
            <w:szCs w:val="26"/>
          </w:rPr>
          <w:t>,</w:t>
        </w:r>
      </w:ins>
      <w:ins w:id="2146" w:author="Nguyen Toan" w:date="2018-05-12T22:44:00Z">
        <w:r w:rsidRPr="00C307BC">
          <w:rPr>
            <w:rFonts w:ascii="Times New Roman" w:eastAsia="Times New Roman" w:hAnsi="Times New Roman" w:cs="Times New Roman"/>
            <w:sz w:val="26"/>
            <w:szCs w:val="26"/>
          </w:rPr>
          <w:t xml:space="preserve"> có chức năng cung cấp các đầu </w:t>
        </w:r>
      </w:ins>
      <w:ins w:id="2147" w:author="Nguyen Toan" w:date="2018-05-12T22:46:00Z">
        <w:r w:rsidR="00A27757" w:rsidRPr="00C307BC">
          <w:rPr>
            <w:rFonts w:ascii="Times New Roman" w:eastAsia="Times New Roman" w:hAnsi="Times New Roman" w:cs="Times New Roman"/>
            <w:sz w:val="26"/>
            <w:szCs w:val="26"/>
          </w:rPr>
          <w:t>dịch vụ</w:t>
        </w:r>
      </w:ins>
      <w:ins w:id="2148" w:author="Nguyen Toan" w:date="2018-05-12T22:44:00Z">
        <w:r w:rsidRPr="00C307BC">
          <w:rPr>
            <w:rFonts w:ascii="Times New Roman" w:eastAsia="Times New Roman" w:hAnsi="Times New Roman" w:cs="Times New Roman"/>
            <w:sz w:val="26"/>
            <w:szCs w:val="26"/>
          </w:rPr>
          <w:t>(end-point)</w:t>
        </w:r>
      </w:ins>
      <w:ins w:id="2149" w:author="Nguyen Toan" w:date="2018-05-12T22:45:00Z">
        <w:r w:rsidRPr="00C307BC">
          <w:rPr>
            <w:rFonts w:ascii="Times New Roman" w:eastAsia="Times New Roman" w:hAnsi="Times New Roman" w:cs="Times New Roman"/>
            <w:sz w:val="26"/>
            <w:szCs w:val="26"/>
          </w:rPr>
          <w:t xml:space="preserve"> cho các ứng dụng phía ngoài</w:t>
        </w:r>
      </w:ins>
      <w:ins w:id="2150" w:author="Nguyen Toan" w:date="2018-05-12T22:44:00Z">
        <w:r w:rsidRPr="00C307BC">
          <w:rPr>
            <w:rFonts w:ascii="Times New Roman" w:eastAsia="Times New Roman" w:hAnsi="Times New Roman" w:cs="Times New Roman"/>
            <w:sz w:val="26"/>
            <w:szCs w:val="26"/>
          </w:rPr>
          <w:t xml:space="preserve"> như sau: tra cứu thông tin doanh nghiệp, </w:t>
        </w:r>
      </w:ins>
      <w:ins w:id="2151" w:author="Nguyen Toan" w:date="2018-05-12T22:45:00Z">
        <w:r w:rsidRPr="00C307BC">
          <w:rPr>
            <w:rFonts w:ascii="Times New Roman" w:eastAsia="Times New Roman" w:hAnsi="Times New Roman" w:cs="Times New Roman"/>
            <w:sz w:val="26"/>
            <w:szCs w:val="26"/>
          </w:rPr>
          <w:t>tra cứu thông tin người dùng, chuyển khoản trong hệ thống, vấn tin tài khoản, vấn tin lịch sử giao dịch.</w:t>
        </w:r>
      </w:ins>
    </w:p>
    <w:p w14:paraId="720140C6" w14:textId="5FE009E7" w:rsidR="00FE7DB2" w:rsidRPr="00C307BC" w:rsidRDefault="00415577">
      <w:pPr>
        <w:spacing w:after="120" w:line="288" w:lineRule="auto"/>
        <w:ind w:firstLine="567"/>
        <w:jc w:val="both"/>
        <w:rPr>
          <w:ins w:id="2152" w:author="Nguyen Toan" w:date="2018-05-12T22:49:00Z"/>
          <w:rFonts w:ascii="Times New Roman" w:eastAsia="Times New Roman" w:hAnsi="Times New Roman" w:cs="Times New Roman"/>
          <w:sz w:val="26"/>
          <w:szCs w:val="26"/>
        </w:rPr>
        <w:pPrChange w:id="2153" w:author="Nguyen Toan" w:date="2018-05-13T20:10:00Z">
          <w:pPr>
            <w:pStyle w:val="ListParagraph"/>
            <w:numPr>
              <w:ilvl w:val="1"/>
              <w:numId w:val="5"/>
            </w:numPr>
            <w:spacing w:before="240" w:after="120" w:line="288" w:lineRule="auto"/>
            <w:ind w:left="0" w:hanging="720"/>
            <w:contextualSpacing w:val="0"/>
            <w:outlineLvl w:val="1"/>
          </w:pPr>
        </w:pPrChange>
      </w:pPr>
      <w:ins w:id="2154" w:author="Nguyen Toan" w:date="2018-05-14T14:14:00Z">
        <w:r w:rsidRPr="00C307BC">
          <w:rPr>
            <w:rFonts w:ascii="Times New Roman" w:eastAsia="Times New Roman" w:hAnsi="Times New Roman" w:cs="Times New Roman"/>
            <w:sz w:val="26"/>
            <w:szCs w:val="26"/>
          </w:rPr>
          <w:t>Chức năng t</w:t>
        </w:r>
      </w:ins>
      <w:ins w:id="2155" w:author="Nguyen Toan" w:date="2018-05-12T22:47:00Z">
        <w:r w:rsidRPr="00C307BC">
          <w:rPr>
            <w:rFonts w:ascii="Times New Roman" w:eastAsia="Times New Roman" w:hAnsi="Times New Roman" w:cs="Times New Roman"/>
            <w:sz w:val="26"/>
            <w:szCs w:val="26"/>
          </w:rPr>
          <w:t>ra cứu thông tin doanh nghiệp</w:t>
        </w:r>
        <w:r w:rsidR="002E0FCB" w:rsidRPr="00C307BC">
          <w:rPr>
            <w:rFonts w:ascii="Times New Roman" w:eastAsia="Times New Roman" w:hAnsi="Times New Roman" w:cs="Times New Roman"/>
            <w:sz w:val="26"/>
            <w:szCs w:val="26"/>
          </w:rPr>
          <w:t xml:space="preserve"> có đầu vào là thông tin định danh của doanh nghiệp trong ngân hàng (cifno), từ thông tin cifno, hệ thống vấn tin vào </w:t>
        </w:r>
      </w:ins>
      <w:ins w:id="2156" w:author="Nguyen Toan" w:date="2018-05-14T14:14:00Z">
        <w:r w:rsidR="005534B3" w:rsidRPr="00C307BC">
          <w:rPr>
            <w:rFonts w:ascii="Times New Roman" w:eastAsia="Times New Roman" w:hAnsi="Times New Roman" w:cs="Times New Roman"/>
            <w:sz w:val="26"/>
            <w:szCs w:val="26"/>
          </w:rPr>
          <w:t>hệ thống lõi của ngân hàng (</w:t>
        </w:r>
      </w:ins>
      <w:ins w:id="2157" w:author="Nguyen Toan" w:date="2018-05-12T22:47:00Z">
        <w:r w:rsidR="002E0FCB" w:rsidRPr="00C307BC">
          <w:rPr>
            <w:rFonts w:ascii="Times New Roman" w:eastAsia="Times New Roman" w:hAnsi="Times New Roman" w:cs="Times New Roman"/>
            <w:sz w:val="26"/>
            <w:szCs w:val="26"/>
          </w:rPr>
          <w:t>corebank</w:t>
        </w:r>
      </w:ins>
      <w:ins w:id="2158" w:author="Nguyen Toan" w:date="2018-05-14T14:14:00Z">
        <w:r w:rsidR="005534B3" w:rsidRPr="00C307BC">
          <w:rPr>
            <w:rFonts w:ascii="Times New Roman" w:eastAsia="Times New Roman" w:hAnsi="Times New Roman" w:cs="Times New Roman"/>
            <w:sz w:val="26"/>
            <w:szCs w:val="26"/>
          </w:rPr>
          <w:t>)</w:t>
        </w:r>
      </w:ins>
      <w:ins w:id="2159" w:author="Nguyen Toan" w:date="2018-05-12T22:47:00Z">
        <w:r w:rsidR="002E0FCB" w:rsidRPr="00C307BC">
          <w:rPr>
            <w:rFonts w:ascii="Times New Roman" w:eastAsia="Times New Roman" w:hAnsi="Times New Roman" w:cs="Times New Roman"/>
            <w:sz w:val="26"/>
            <w:szCs w:val="26"/>
          </w:rPr>
          <w:t>, kết hợp với thông tin đăng ký dịch vụ ngân hàng điện tử</w:t>
        </w:r>
      </w:ins>
      <w:ins w:id="2160" w:author="Nguyen Toan" w:date="2018-05-14T14:14:00Z">
        <w:r w:rsidR="00C96E04" w:rsidRPr="00C307BC">
          <w:rPr>
            <w:rFonts w:ascii="Times New Roman" w:eastAsia="Times New Roman" w:hAnsi="Times New Roman" w:cs="Times New Roman"/>
            <w:sz w:val="26"/>
            <w:szCs w:val="26"/>
          </w:rPr>
          <w:t xml:space="preserve"> trên cơ sở dữ liệu của hệ thống IB</w:t>
        </w:r>
      </w:ins>
      <w:ins w:id="2161" w:author="Nguyen Toan" w:date="2018-05-12T22:47:00Z">
        <w:r w:rsidR="002E0FCB" w:rsidRPr="00C307BC">
          <w:rPr>
            <w:rFonts w:ascii="Times New Roman" w:eastAsia="Times New Roman" w:hAnsi="Times New Roman" w:cs="Times New Roman"/>
            <w:sz w:val="26"/>
            <w:szCs w:val="26"/>
          </w:rPr>
          <w:t xml:space="preserve">, ứng dụng </w:t>
        </w:r>
      </w:ins>
      <w:ins w:id="2162" w:author="Nguyen Toan" w:date="2018-05-12T22:49:00Z">
        <w:r w:rsidR="00101A1F" w:rsidRPr="00C307BC">
          <w:rPr>
            <w:rFonts w:ascii="Times New Roman" w:eastAsia="Times New Roman" w:hAnsi="Times New Roman" w:cs="Times New Roman"/>
            <w:sz w:val="26"/>
            <w:szCs w:val="26"/>
          </w:rPr>
          <w:t xml:space="preserve">IB-ESB </w:t>
        </w:r>
      </w:ins>
      <w:ins w:id="2163" w:author="Nguyen Toan" w:date="2018-05-12T22:47:00Z">
        <w:r w:rsidR="002E0FCB" w:rsidRPr="00C307BC">
          <w:rPr>
            <w:rFonts w:ascii="Times New Roman" w:eastAsia="Times New Roman" w:hAnsi="Times New Roman" w:cs="Times New Roman"/>
            <w:sz w:val="26"/>
            <w:szCs w:val="26"/>
          </w:rPr>
          <w:t xml:space="preserve">sẽ trả ra thông tin </w:t>
        </w:r>
      </w:ins>
      <w:ins w:id="2164" w:author="Nguyen Toan" w:date="2018-05-12T22:48:00Z">
        <w:r w:rsidR="002E0FCB" w:rsidRPr="00C307BC">
          <w:rPr>
            <w:rFonts w:ascii="Times New Roman" w:eastAsia="Times New Roman" w:hAnsi="Times New Roman" w:cs="Times New Roman"/>
            <w:sz w:val="26"/>
            <w:szCs w:val="26"/>
          </w:rPr>
          <w:t>doanh nghiệp bao gồm:  Số cifno, tên doanh nghiệp</w:t>
        </w:r>
      </w:ins>
      <w:ins w:id="2165" w:author="Nguyen Toan" w:date="2018-05-12T22:49:00Z">
        <w:r w:rsidR="002E0FCB" w:rsidRPr="00C307BC">
          <w:rPr>
            <w:rFonts w:ascii="Times New Roman" w:eastAsia="Times New Roman" w:hAnsi="Times New Roman" w:cs="Times New Roman"/>
            <w:sz w:val="26"/>
            <w:szCs w:val="26"/>
          </w:rPr>
          <w:t>, địa chỉ</w:t>
        </w:r>
      </w:ins>
      <w:ins w:id="2166" w:author="Nguyen Toan" w:date="2018-05-12T22:48:00Z">
        <w:r w:rsidR="002E0FCB" w:rsidRPr="00C307BC">
          <w:rPr>
            <w:rFonts w:ascii="Times New Roman" w:eastAsia="Times New Roman" w:hAnsi="Times New Roman" w:cs="Times New Roman"/>
            <w:sz w:val="26"/>
            <w:szCs w:val="26"/>
          </w:rPr>
          <w:t>, mã số thuế, ngày đăng ký dịch vụ ngân hàng điện tử, trạng thái đăng ký dịch vụ.</w:t>
        </w:r>
      </w:ins>
    </w:p>
    <w:p w14:paraId="5C36E92E" w14:textId="7BCB54A3" w:rsidR="00393402" w:rsidRPr="00C307BC" w:rsidRDefault="00B93714">
      <w:pPr>
        <w:spacing w:after="120" w:line="288" w:lineRule="auto"/>
        <w:ind w:firstLine="567"/>
        <w:jc w:val="both"/>
        <w:rPr>
          <w:ins w:id="2167" w:author="Nguyen Toan" w:date="2018-05-12T22:51:00Z"/>
          <w:rFonts w:ascii="Times New Roman" w:eastAsia="Times New Roman" w:hAnsi="Times New Roman" w:cs="Times New Roman"/>
          <w:sz w:val="26"/>
          <w:szCs w:val="26"/>
        </w:rPr>
        <w:pPrChange w:id="2168" w:author="Nguyen Toan" w:date="2018-05-12T22:47:00Z">
          <w:pPr>
            <w:pStyle w:val="ListParagraph"/>
            <w:numPr>
              <w:ilvl w:val="1"/>
              <w:numId w:val="5"/>
            </w:numPr>
            <w:spacing w:before="240" w:after="120" w:line="288" w:lineRule="auto"/>
            <w:ind w:left="0" w:hanging="720"/>
            <w:contextualSpacing w:val="0"/>
            <w:outlineLvl w:val="1"/>
          </w:pPr>
        </w:pPrChange>
      </w:pPr>
      <w:ins w:id="2169" w:author="Nguyen Toan" w:date="2018-05-14T14:15:00Z">
        <w:r w:rsidRPr="00C307BC">
          <w:rPr>
            <w:rFonts w:ascii="Times New Roman" w:eastAsia="Times New Roman" w:hAnsi="Times New Roman" w:cs="Times New Roman"/>
            <w:sz w:val="26"/>
            <w:szCs w:val="26"/>
          </w:rPr>
          <w:t>Chức năng t</w:t>
        </w:r>
      </w:ins>
      <w:ins w:id="2170" w:author="Nguyen Toan" w:date="2018-05-12T22:49:00Z">
        <w:r w:rsidR="00393402" w:rsidRPr="00C307BC">
          <w:rPr>
            <w:rFonts w:ascii="Times New Roman" w:eastAsia="Times New Roman" w:hAnsi="Times New Roman" w:cs="Times New Roman"/>
            <w:sz w:val="26"/>
            <w:szCs w:val="26"/>
          </w:rPr>
          <w:t>ra cứu thông tin người dùng yêu cầu thông tin đầu vào là tên đăng nhập của người dùng</w:t>
        </w:r>
      </w:ins>
      <w:ins w:id="2171" w:author="Nguyen Toan" w:date="2018-05-14T14:15:00Z">
        <w:r w:rsidR="00757660" w:rsidRPr="00C307BC">
          <w:rPr>
            <w:rFonts w:ascii="Times New Roman" w:eastAsia="Times New Roman" w:hAnsi="Times New Roman" w:cs="Times New Roman"/>
            <w:sz w:val="26"/>
            <w:szCs w:val="26"/>
          </w:rPr>
          <w:t xml:space="preserve">, </w:t>
        </w:r>
      </w:ins>
      <w:ins w:id="2172" w:author="Nguyen Toan" w:date="2018-05-12T22:49:00Z">
        <w:r w:rsidR="00393402" w:rsidRPr="00C307BC">
          <w:rPr>
            <w:rFonts w:ascii="Times New Roman" w:eastAsia="Times New Roman" w:hAnsi="Times New Roman" w:cs="Times New Roman"/>
            <w:sz w:val="26"/>
            <w:szCs w:val="26"/>
          </w:rPr>
          <w:t xml:space="preserve">từ đó ứng dụng </w:t>
        </w:r>
      </w:ins>
      <w:ins w:id="2173" w:author="Nguyen Toan" w:date="2018-05-12T22:50:00Z">
        <w:r w:rsidR="003B0838" w:rsidRPr="00C307BC">
          <w:rPr>
            <w:rFonts w:ascii="Times New Roman" w:eastAsia="Times New Roman" w:hAnsi="Times New Roman" w:cs="Times New Roman"/>
            <w:sz w:val="26"/>
            <w:szCs w:val="26"/>
          </w:rPr>
          <w:t xml:space="preserve">trả ra thông tin tương ứng cho người dùng bao gồm: tên đăng nhập, họ và tên đầy đủ, ngày sinh, chức vụ, định danh và tên doanh nghiệp, </w:t>
        </w:r>
        <w:r w:rsidR="00DE5D10" w:rsidRPr="00C307BC">
          <w:rPr>
            <w:rFonts w:ascii="Times New Roman" w:eastAsia="Times New Roman" w:hAnsi="Times New Roman" w:cs="Times New Roman"/>
            <w:sz w:val="26"/>
            <w:szCs w:val="26"/>
          </w:rPr>
          <w:t xml:space="preserve">số chứng minh nhân dân, </w:t>
        </w:r>
        <w:r w:rsidR="00BA0720" w:rsidRPr="00C307BC">
          <w:rPr>
            <w:rFonts w:ascii="Times New Roman" w:eastAsia="Times New Roman" w:hAnsi="Times New Roman" w:cs="Times New Roman"/>
            <w:sz w:val="26"/>
            <w:szCs w:val="26"/>
          </w:rPr>
          <w:t>ngày đăng ký và trạng thái đăng ký ngân hàng điện tử.</w:t>
        </w:r>
      </w:ins>
    </w:p>
    <w:p w14:paraId="202F34D2" w14:textId="4B1B17D6" w:rsidR="0032402C" w:rsidRPr="00C307BC" w:rsidRDefault="009C3CCA">
      <w:pPr>
        <w:spacing w:after="120" w:line="288" w:lineRule="auto"/>
        <w:ind w:firstLine="567"/>
        <w:jc w:val="both"/>
        <w:rPr>
          <w:ins w:id="2174" w:author="Nguyen Toan" w:date="2018-05-12T22:52:00Z"/>
          <w:rFonts w:ascii="Times New Roman" w:eastAsia="Times New Roman" w:hAnsi="Times New Roman" w:cs="Times New Roman"/>
          <w:sz w:val="26"/>
          <w:szCs w:val="26"/>
        </w:rPr>
        <w:pPrChange w:id="2175" w:author="Nguyen Toan" w:date="2018-05-14T14:15:00Z">
          <w:pPr>
            <w:pStyle w:val="ListParagraph"/>
            <w:numPr>
              <w:ilvl w:val="1"/>
              <w:numId w:val="5"/>
            </w:numPr>
            <w:spacing w:before="240" w:after="120" w:line="288" w:lineRule="auto"/>
            <w:ind w:left="0" w:hanging="720"/>
            <w:contextualSpacing w:val="0"/>
            <w:outlineLvl w:val="1"/>
          </w:pPr>
        </w:pPrChange>
      </w:pPr>
      <w:ins w:id="2176" w:author="Nguyen Toan" w:date="2018-05-14T14:15:00Z">
        <w:r w:rsidRPr="00C307BC">
          <w:rPr>
            <w:rFonts w:ascii="Times New Roman" w:eastAsia="Times New Roman" w:hAnsi="Times New Roman" w:cs="Times New Roman"/>
            <w:sz w:val="26"/>
            <w:szCs w:val="26"/>
          </w:rPr>
          <w:t>Chức năng c</w:t>
        </w:r>
      </w:ins>
      <w:ins w:id="2177" w:author="Nguyen Toan" w:date="2018-05-12T22:51:00Z">
        <w:r w:rsidR="0032402C" w:rsidRPr="00C307BC">
          <w:rPr>
            <w:rFonts w:ascii="Times New Roman" w:eastAsia="Times New Roman" w:hAnsi="Times New Roman" w:cs="Times New Roman"/>
            <w:sz w:val="26"/>
            <w:szCs w:val="26"/>
          </w:rPr>
          <w:t>huyển khoản trong hệ thống cho phép khách hàng thực hiện chuyển tiền vào tài khoản mở cùng ngân hàng, đầu vào yêu cầu của dịch vụ bao gồm: tài khoản chuyển, số tiền chuyển, tài khoản nhận</w:t>
        </w:r>
      </w:ins>
      <w:ins w:id="2178" w:author="Nguyen Toan" w:date="2018-05-12T22:52:00Z">
        <w:r w:rsidR="0032402C" w:rsidRPr="00C307BC">
          <w:rPr>
            <w:rFonts w:ascii="Times New Roman" w:eastAsia="Times New Roman" w:hAnsi="Times New Roman" w:cs="Times New Roman"/>
            <w:sz w:val="26"/>
            <w:szCs w:val="26"/>
          </w:rPr>
          <w:t>, tên tài khoản nhận</w:t>
        </w:r>
      </w:ins>
      <w:ins w:id="2179" w:author="Nguyen Toan" w:date="2018-05-12T22:51:00Z">
        <w:r w:rsidR="0032402C" w:rsidRPr="00C307BC">
          <w:rPr>
            <w:rFonts w:ascii="Times New Roman" w:eastAsia="Times New Roman" w:hAnsi="Times New Roman" w:cs="Times New Roman"/>
            <w:sz w:val="26"/>
            <w:szCs w:val="26"/>
          </w:rPr>
          <w:t xml:space="preserve"> và nội dung giao dịch. Đầu ra của dịch vụ </w:t>
        </w:r>
      </w:ins>
      <w:ins w:id="2180" w:author="Nguyen Toan" w:date="2018-05-12T22:52:00Z">
        <w:r w:rsidR="0032402C" w:rsidRPr="00C307BC">
          <w:rPr>
            <w:rFonts w:ascii="Times New Roman" w:eastAsia="Times New Roman" w:hAnsi="Times New Roman" w:cs="Times New Roman"/>
            <w:sz w:val="26"/>
            <w:szCs w:val="26"/>
          </w:rPr>
          <w:t>xác nhận khách hàng chuyển khoản thành công cùng thông tin phí hoặc các thông báo lỗi tương ứng.</w:t>
        </w:r>
      </w:ins>
    </w:p>
    <w:p w14:paraId="6EF6C43D" w14:textId="277CA1EA" w:rsidR="00ED1B17" w:rsidRPr="00C307BC" w:rsidRDefault="00A93D27">
      <w:pPr>
        <w:spacing w:after="120" w:line="288" w:lineRule="auto"/>
        <w:ind w:firstLine="567"/>
        <w:jc w:val="both"/>
        <w:rPr>
          <w:ins w:id="2181" w:author="Nguyen Toan" w:date="2018-05-12T23:06:00Z"/>
          <w:rFonts w:ascii="Times New Roman" w:eastAsia="Times New Roman" w:hAnsi="Times New Roman" w:cs="Times New Roman"/>
          <w:sz w:val="26"/>
          <w:szCs w:val="26"/>
        </w:rPr>
        <w:pPrChange w:id="2182" w:author="Nguyen Toan" w:date="2018-05-12T22:47:00Z">
          <w:pPr>
            <w:pStyle w:val="ListParagraph"/>
            <w:numPr>
              <w:ilvl w:val="1"/>
              <w:numId w:val="5"/>
            </w:numPr>
            <w:spacing w:before="240" w:after="120" w:line="288" w:lineRule="auto"/>
            <w:ind w:left="0" w:hanging="720"/>
            <w:contextualSpacing w:val="0"/>
            <w:outlineLvl w:val="1"/>
          </w:pPr>
        </w:pPrChange>
      </w:pPr>
      <w:ins w:id="2183" w:author="Nguyen Toan" w:date="2018-05-12T22:52:00Z">
        <w:r w:rsidRPr="00C307BC">
          <w:rPr>
            <w:rFonts w:ascii="Times New Roman" w:eastAsia="Times New Roman" w:hAnsi="Times New Roman" w:cs="Times New Roman"/>
            <w:sz w:val="26"/>
            <w:szCs w:val="26"/>
          </w:rPr>
          <w:t xml:space="preserve">Vấn tin tài khoản trả ra </w:t>
        </w:r>
      </w:ins>
      <w:ins w:id="2184" w:author="Nguyen Toan" w:date="2018-05-12T23:05:00Z">
        <w:r w:rsidR="0058185B" w:rsidRPr="00C307BC">
          <w:rPr>
            <w:rFonts w:ascii="Times New Roman" w:eastAsia="Times New Roman" w:hAnsi="Times New Roman" w:cs="Times New Roman"/>
            <w:sz w:val="26"/>
            <w:szCs w:val="26"/>
          </w:rPr>
          <w:t>thông tin số tài khoản, số dư, chi nhánh mở tài khoản, trạng thái tài khoản. Đầu vào yêu cầu của dịch vụ là thông tin số tài khoản.</w:t>
        </w:r>
      </w:ins>
    </w:p>
    <w:p w14:paraId="046BE926" w14:textId="3ADC131F" w:rsidR="00C553ED" w:rsidRPr="00C307BC" w:rsidRDefault="00C553ED">
      <w:pPr>
        <w:spacing w:after="120" w:line="288" w:lineRule="auto"/>
        <w:ind w:firstLine="567"/>
        <w:jc w:val="both"/>
        <w:rPr>
          <w:ins w:id="2185" w:author="Nguyen Toan" w:date="2018-05-13T20:08:00Z"/>
          <w:rFonts w:ascii="Times New Roman" w:eastAsia="Times New Roman" w:hAnsi="Times New Roman" w:cs="Times New Roman"/>
          <w:sz w:val="26"/>
          <w:szCs w:val="26"/>
        </w:rPr>
        <w:pPrChange w:id="2186" w:author="Nguyen Toan" w:date="2018-05-12T22:47:00Z">
          <w:pPr>
            <w:pStyle w:val="ListParagraph"/>
            <w:numPr>
              <w:ilvl w:val="1"/>
              <w:numId w:val="5"/>
            </w:numPr>
            <w:spacing w:before="240" w:after="120" w:line="288" w:lineRule="auto"/>
            <w:ind w:left="0" w:hanging="720"/>
            <w:contextualSpacing w:val="0"/>
            <w:outlineLvl w:val="1"/>
          </w:pPr>
        </w:pPrChange>
      </w:pPr>
      <w:ins w:id="2187" w:author="Nguyen Toan" w:date="2018-05-12T23:06:00Z">
        <w:r w:rsidRPr="00C307BC">
          <w:rPr>
            <w:rFonts w:ascii="Times New Roman" w:eastAsia="Times New Roman" w:hAnsi="Times New Roman" w:cs="Times New Roman"/>
            <w:sz w:val="26"/>
            <w:szCs w:val="26"/>
          </w:rPr>
          <w:t xml:space="preserve">Lịch sử giao dịch là đầu dịch vụ tra cứu lịch sử giao dịch bao gồm một danh sách các giao dịch ghi có/ghi nợ của tài khoản trong một khoảng thời gian. Đầu vào yêu cầu của dịch </w:t>
        </w:r>
        <w:r w:rsidRPr="00C307BC">
          <w:rPr>
            <w:rFonts w:ascii="Times New Roman" w:eastAsia="Times New Roman" w:hAnsi="Times New Roman" w:cs="Times New Roman"/>
            <w:sz w:val="26"/>
            <w:szCs w:val="26"/>
          </w:rPr>
          <w:lastRenderedPageBreak/>
          <w:t>vụ bao gồm số tài khoản, khoảng thời gian lấy lịch sử, khoảng thời gian không quá 31 ngày kể từ ngày hiện tại.</w:t>
        </w:r>
      </w:ins>
    </w:p>
    <w:p w14:paraId="7DBC90D3" w14:textId="0EC16350" w:rsidR="00A45ECD" w:rsidRPr="00C307BC" w:rsidRDefault="00B51406">
      <w:pPr>
        <w:spacing w:after="120" w:line="288" w:lineRule="auto"/>
        <w:ind w:firstLine="567"/>
        <w:jc w:val="both"/>
        <w:rPr>
          <w:ins w:id="2188" w:author="Nguyen Toan" w:date="2018-05-13T20:08:00Z"/>
          <w:rFonts w:ascii="Times New Roman" w:eastAsia="Times New Roman" w:hAnsi="Times New Roman" w:cs="Times New Roman"/>
          <w:sz w:val="26"/>
          <w:szCs w:val="26"/>
          <w:rPrChange w:id="2189" w:author="Nguyen Toan" w:date="2018-05-14T14:09:00Z">
            <w:rPr>
              <w:ins w:id="2190" w:author="Nguyen Toan" w:date="2018-05-13T20:08:00Z"/>
              <w:rFonts w:ascii="Times New Roman" w:eastAsia="Times New Roman" w:hAnsi="Times New Roman" w:cs="Times New Roman"/>
              <w:b/>
              <w:sz w:val="28"/>
              <w:szCs w:val="28"/>
            </w:rPr>
          </w:rPrChange>
        </w:rPr>
        <w:pPrChange w:id="2191" w:author="Nguyen Toan" w:date="2018-05-12T22:47:00Z">
          <w:pPr>
            <w:pStyle w:val="ListParagraph"/>
            <w:numPr>
              <w:ilvl w:val="1"/>
              <w:numId w:val="5"/>
            </w:numPr>
            <w:spacing w:before="240" w:after="120" w:line="288" w:lineRule="auto"/>
            <w:ind w:left="0" w:hanging="720"/>
            <w:contextualSpacing w:val="0"/>
            <w:outlineLvl w:val="1"/>
          </w:pPr>
        </w:pPrChange>
      </w:pPr>
      <w:ins w:id="2192" w:author="Nguyen Toan" w:date="2018-05-14T14:09:00Z">
        <w:r w:rsidRPr="00C307BC">
          <w:rPr>
            <w:rFonts w:ascii="Times New Roman" w:eastAsia="Times New Roman" w:hAnsi="Times New Roman" w:cs="Times New Roman"/>
            <w:sz w:val="26"/>
            <w:szCs w:val="26"/>
            <w:rPrChange w:id="2193" w:author="Nguyen Toan" w:date="2018-05-14T14:09:00Z">
              <w:rPr>
                <w:rFonts w:ascii="Times New Roman" w:eastAsia="Times New Roman" w:hAnsi="Times New Roman" w:cs="Times New Roman"/>
                <w:b/>
                <w:sz w:val="28"/>
                <w:szCs w:val="28"/>
              </w:rPr>
            </w:rPrChange>
          </w:rPr>
          <w:fldChar w:fldCharType="begin"/>
        </w:r>
        <w:r w:rsidRPr="00C307BC">
          <w:rPr>
            <w:rFonts w:ascii="Times New Roman" w:eastAsia="Times New Roman" w:hAnsi="Times New Roman" w:cs="Times New Roman"/>
            <w:sz w:val="26"/>
            <w:szCs w:val="26"/>
            <w:rPrChange w:id="2194" w:author="Nguyen Toan" w:date="2018-05-14T14:09:00Z">
              <w:rPr>
                <w:rFonts w:ascii="Times New Roman" w:eastAsia="Times New Roman" w:hAnsi="Times New Roman" w:cs="Times New Roman"/>
                <w:b/>
                <w:sz w:val="28"/>
                <w:szCs w:val="28"/>
              </w:rPr>
            </w:rPrChange>
          </w:rPr>
          <w:instrText xml:space="preserve"> REF _Ref514070288 \h </w:instrText>
        </w:r>
      </w:ins>
      <w:r w:rsidR="00722246" w:rsidRPr="00C307BC">
        <w:rPr>
          <w:rFonts w:ascii="Times New Roman" w:eastAsia="Times New Roman" w:hAnsi="Times New Roman" w:cs="Times New Roman"/>
          <w:sz w:val="26"/>
          <w:szCs w:val="26"/>
        </w:rPr>
        <w:instrText xml:space="preserve"> \* MERGEFORMAT </w:instrText>
      </w:r>
      <w:r w:rsidRPr="00C307BC">
        <w:rPr>
          <w:rFonts w:ascii="Times New Roman" w:eastAsia="Times New Roman" w:hAnsi="Times New Roman" w:cs="Times New Roman"/>
          <w:sz w:val="26"/>
          <w:szCs w:val="26"/>
          <w:rPrChange w:id="2195" w:author="Nguyen Toan" w:date="2018-05-14T14:09:00Z">
            <w:rPr>
              <w:rFonts w:ascii="Times New Roman" w:eastAsia="Times New Roman" w:hAnsi="Times New Roman" w:cs="Times New Roman"/>
              <w:sz w:val="26"/>
              <w:szCs w:val="26"/>
            </w:rPr>
          </w:rPrChange>
        </w:rPr>
      </w:r>
      <w:r w:rsidRPr="00C307BC">
        <w:rPr>
          <w:rFonts w:ascii="Times New Roman" w:eastAsia="Times New Roman" w:hAnsi="Times New Roman" w:cs="Times New Roman"/>
          <w:sz w:val="26"/>
          <w:szCs w:val="26"/>
          <w:rPrChange w:id="2196" w:author="Nguyen Toan" w:date="2018-05-14T14:09:00Z">
            <w:rPr>
              <w:rFonts w:ascii="Times New Roman" w:eastAsia="Times New Roman" w:hAnsi="Times New Roman" w:cs="Times New Roman"/>
              <w:b/>
              <w:sz w:val="28"/>
              <w:szCs w:val="28"/>
            </w:rPr>
          </w:rPrChange>
        </w:rPr>
        <w:fldChar w:fldCharType="separate"/>
      </w:r>
      <w:ins w:id="2197" w:author="Nguyen Toan" w:date="2018-05-14T14:08:00Z">
        <w:r w:rsidR="009C452F" w:rsidRPr="009C452F">
          <w:rPr>
            <w:rFonts w:ascii="Times New Roman" w:hAnsi="Times New Roman" w:cs="Times New Roman"/>
            <w:color w:val="auto"/>
            <w:sz w:val="26"/>
            <w:szCs w:val="26"/>
            <w:rPrChange w:id="2198" w:author="Nguyen Toan" w:date="2018-05-14T14:09:00Z">
              <w:rPr>
                <w:i/>
                <w:iCs/>
              </w:rPr>
            </w:rPrChange>
          </w:rPr>
          <w:t xml:space="preserve">Hình </w:t>
        </w:r>
      </w:ins>
      <w:r w:rsidR="009C452F" w:rsidRPr="009C452F">
        <w:rPr>
          <w:rFonts w:ascii="Times New Roman" w:hAnsi="Times New Roman" w:cs="Times New Roman"/>
          <w:noProof/>
          <w:color w:val="auto"/>
          <w:sz w:val="26"/>
          <w:szCs w:val="26"/>
        </w:rPr>
        <w:t>4.1</w:t>
      </w:r>
      <w:ins w:id="2199" w:author="Nguyen Toan" w:date="2018-05-14T14:09:00Z">
        <w:r w:rsidRPr="00C307BC">
          <w:rPr>
            <w:rFonts w:ascii="Times New Roman" w:eastAsia="Times New Roman" w:hAnsi="Times New Roman" w:cs="Times New Roman"/>
            <w:sz w:val="26"/>
            <w:szCs w:val="26"/>
            <w:rPrChange w:id="2200" w:author="Nguyen Toan" w:date="2018-05-14T14:09:00Z">
              <w:rPr>
                <w:rFonts w:ascii="Times New Roman" w:eastAsia="Times New Roman" w:hAnsi="Times New Roman" w:cs="Times New Roman"/>
                <w:b/>
                <w:sz w:val="28"/>
                <w:szCs w:val="28"/>
              </w:rPr>
            </w:rPrChange>
          </w:rPr>
          <w:fldChar w:fldCharType="end"/>
        </w:r>
        <w:r w:rsidRPr="00C307BC">
          <w:rPr>
            <w:rFonts w:ascii="Times New Roman" w:eastAsia="Times New Roman" w:hAnsi="Times New Roman" w:cs="Times New Roman"/>
            <w:sz w:val="26"/>
            <w:szCs w:val="26"/>
            <w:rPrChange w:id="2201" w:author="Nguyen Toan" w:date="2018-05-14T14:09:00Z">
              <w:rPr>
                <w:rFonts w:ascii="Times New Roman" w:eastAsia="Times New Roman" w:hAnsi="Times New Roman" w:cs="Times New Roman"/>
                <w:b/>
                <w:sz w:val="28"/>
                <w:szCs w:val="28"/>
              </w:rPr>
            </w:rPrChange>
          </w:rPr>
          <w:t xml:space="preserve">  mô tả l</w:t>
        </w:r>
      </w:ins>
      <w:ins w:id="2202" w:author="Nguyen Toan" w:date="2018-05-13T20:08:00Z">
        <w:r w:rsidR="00CD5B6E" w:rsidRPr="00C307BC">
          <w:rPr>
            <w:rFonts w:ascii="Times New Roman" w:eastAsia="Times New Roman" w:hAnsi="Times New Roman" w:cs="Times New Roman"/>
            <w:sz w:val="26"/>
            <w:szCs w:val="26"/>
          </w:rPr>
          <w:t>uồng xử lý</w:t>
        </w:r>
      </w:ins>
      <w:ins w:id="2203" w:author="Nguyen Toan" w:date="2018-05-14T14:09:00Z">
        <w:r w:rsidRPr="00C307BC">
          <w:rPr>
            <w:rFonts w:ascii="Times New Roman" w:eastAsia="Times New Roman" w:hAnsi="Times New Roman" w:cs="Times New Roman"/>
            <w:sz w:val="26"/>
            <w:szCs w:val="26"/>
            <w:rPrChange w:id="2204" w:author="Nguyen Toan" w:date="2018-05-14T14:09:00Z">
              <w:rPr>
                <w:rFonts w:ascii="Times New Roman" w:eastAsia="Times New Roman" w:hAnsi="Times New Roman" w:cs="Times New Roman"/>
                <w:b/>
                <w:sz w:val="28"/>
                <w:szCs w:val="28"/>
              </w:rPr>
            </w:rPrChange>
          </w:rPr>
          <w:t xml:space="preserve"> ứng dụng IB-ESB.</w:t>
        </w:r>
      </w:ins>
    </w:p>
    <w:p w14:paraId="2807DB4D" w14:textId="77777777" w:rsidR="00B51406" w:rsidRPr="00C307BC" w:rsidRDefault="00B51406">
      <w:pPr>
        <w:keepNext/>
        <w:spacing w:after="120" w:line="288" w:lineRule="auto"/>
        <w:ind w:firstLine="567"/>
        <w:jc w:val="center"/>
        <w:rPr>
          <w:ins w:id="2205" w:author="Nguyen Toan" w:date="2018-05-14T14:08:00Z"/>
          <w:rFonts w:ascii="Times New Roman" w:hAnsi="Times New Roman" w:cs="Times New Roman"/>
          <w:sz w:val="26"/>
          <w:szCs w:val="26"/>
        </w:rPr>
        <w:pPrChange w:id="2206" w:author="Nguyen Toan" w:date="2018-05-14T14:08:00Z">
          <w:pPr>
            <w:spacing w:after="120" w:line="288" w:lineRule="auto"/>
            <w:ind w:firstLine="567"/>
            <w:jc w:val="center"/>
          </w:pPr>
        </w:pPrChange>
      </w:pPr>
      <w:ins w:id="2207" w:author="Nguyen Toan" w:date="2018-05-14T14:07:00Z">
        <w:r w:rsidRPr="00C307BC">
          <w:rPr>
            <w:rFonts w:ascii="Times New Roman" w:eastAsia="Times New Roman" w:hAnsi="Times New Roman" w:cs="Times New Roman"/>
            <w:noProof/>
            <w:sz w:val="26"/>
            <w:szCs w:val="26"/>
            <w:lang w:val="en-US"/>
            <w:rPrChange w:id="2208" w:author="Unknown">
              <w:rPr>
                <w:noProof/>
                <w:lang w:val="en-US"/>
              </w:rPr>
            </w:rPrChange>
          </w:rPr>
          <w:drawing>
            <wp:inline distT="0" distB="0" distL="0" distR="0" wp14:anchorId="393A49C8" wp14:editId="488232D0">
              <wp:extent cx="5492384" cy="337483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 hinh IB.PNG"/>
                      <pic:cNvPicPr/>
                    </pic:nvPicPr>
                    <pic:blipFill>
                      <a:blip r:embed="rId49">
                        <a:extLst>
                          <a:ext uri="{28A0092B-C50C-407E-A947-70E740481C1C}">
                            <a14:useLocalDpi xmlns:a14="http://schemas.microsoft.com/office/drawing/2010/main" val="0"/>
                          </a:ext>
                        </a:extLst>
                      </a:blip>
                      <a:stretch>
                        <a:fillRect/>
                      </a:stretch>
                    </pic:blipFill>
                    <pic:spPr>
                      <a:xfrm>
                        <a:off x="0" y="0"/>
                        <a:ext cx="5492384" cy="3374838"/>
                      </a:xfrm>
                      <a:prstGeom prst="rect">
                        <a:avLst/>
                      </a:prstGeom>
                    </pic:spPr>
                  </pic:pic>
                </a:graphicData>
              </a:graphic>
            </wp:inline>
          </w:drawing>
        </w:r>
      </w:ins>
    </w:p>
    <w:p w14:paraId="7F60D186" w14:textId="2C910DFF" w:rsidR="005320E1" w:rsidRPr="00C307BC" w:rsidRDefault="00B51406">
      <w:pPr>
        <w:pStyle w:val="Caption"/>
        <w:jc w:val="center"/>
        <w:rPr>
          <w:ins w:id="2209" w:author="Nguyen Toan" w:date="2018-05-14T14:49:00Z"/>
          <w:rFonts w:ascii="Times New Roman" w:hAnsi="Times New Roman" w:cs="Times New Roman"/>
          <w:color w:val="auto"/>
          <w:sz w:val="26"/>
          <w:szCs w:val="26"/>
        </w:rPr>
        <w:pPrChange w:id="2210" w:author="Nguyen Toan" w:date="2018-05-14T14:24:00Z">
          <w:pPr>
            <w:pStyle w:val="ListParagraph"/>
            <w:numPr>
              <w:ilvl w:val="1"/>
              <w:numId w:val="5"/>
            </w:numPr>
            <w:spacing w:before="240" w:after="120" w:line="288" w:lineRule="auto"/>
            <w:ind w:left="0" w:hanging="720"/>
            <w:contextualSpacing w:val="0"/>
            <w:outlineLvl w:val="1"/>
          </w:pPr>
        </w:pPrChange>
      </w:pPr>
      <w:bookmarkStart w:id="2211" w:name="_Ref514070288"/>
      <w:bookmarkStart w:id="2212" w:name="_Ref514070283"/>
      <w:bookmarkStart w:id="2213" w:name="_Toc514157774"/>
      <w:ins w:id="2214" w:author="Nguyen Toan" w:date="2018-05-14T14:08:00Z">
        <w:r w:rsidRPr="00C307BC">
          <w:rPr>
            <w:rFonts w:ascii="Times New Roman" w:hAnsi="Times New Roman" w:cs="Times New Roman"/>
            <w:i w:val="0"/>
            <w:color w:val="auto"/>
            <w:sz w:val="26"/>
            <w:szCs w:val="26"/>
            <w:rPrChange w:id="2215" w:author="Nguyen Toan" w:date="2018-05-14T14:09:00Z">
              <w:rPr>
                <w:i/>
                <w:iCs/>
              </w:rPr>
            </w:rPrChange>
          </w:rPr>
          <w:t xml:space="preserve">Hình </w:t>
        </w:r>
      </w:ins>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4</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1</w:t>
      </w:r>
      <w:r w:rsidR="007B1CDB" w:rsidRPr="00C307BC">
        <w:rPr>
          <w:rFonts w:ascii="Times New Roman" w:hAnsi="Times New Roman" w:cs="Times New Roman"/>
          <w:i w:val="0"/>
          <w:color w:val="auto"/>
          <w:sz w:val="26"/>
          <w:szCs w:val="26"/>
        </w:rPr>
        <w:fldChar w:fldCharType="end"/>
      </w:r>
      <w:ins w:id="2216" w:author="Nguyen Toan" w:date="2018-05-14T18:03:00Z">
        <w:del w:id="2217" w:author="Đinh Thị Loan - ITC" w:date="2018-05-15T14:06:00Z">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STYLEREF 1 \s </w:delInstrText>
          </w:r>
        </w:del>
      </w:ins>
      <w:del w:id="2218" w:author="Đinh Thị Loan - ITC" w:date="2018-05-15T14:06:00Z">
        <w:r w:rsidR="0052504F" w:rsidRPr="00C307BC" w:rsidDel="006A746E">
          <w:rPr>
            <w:rFonts w:ascii="Times New Roman" w:hAnsi="Times New Roman" w:cs="Times New Roman"/>
            <w:i w:val="0"/>
            <w:color w:val="auto"/>
            <w:sz w:val="26"/>
            <w:szCs w:val="26"/>
          </w:rPr>
          <w:fldChar w:fldCharType="separate"/>
        </w:r>
        <w:r w:rsidR="00620576" w:rsidRPr="00C307BC" w:rsidDel="006A746E">
          <w:rPr>
            <w:rFonts w:ascii="Times New Roman" w:hAnsi="Times New Roman" w:cs="Times New Roman"/>
            <w:i w:val="0"/>
            <w:noProof/>
            <w:color w:val="auto"/>
            <w:sz w:val="26"/>
            <w:szCs w:val="26"/>
          </w:rPr>
          <w:delText>4</w:delText>
        </w:r>
      </w:del>
      <w:ins w:id="2219" w:author="Nguyen Toan" w:date="2018-05-14T18:03:00Z">
        <w:del w:id="2220" w:author="Đinh Thị Loan - ITC" w:date="2018-05-15T14:06:00Z">
          <w:r w:rsidR="0052504F" w:rsidRPr="00C307BC" w:rsidDel="006A746E">
            <w:rPr>
              <w:rFonts w:ascii="Times New Roman" w:hAnsi="Times New Roman" w:cs="Times New Roman"/>
              <w:i w:val="0"/>
              <w:color w:val="auto"/>
              <w:sz w:val="26"/>
              <w:szCs w:val="26"/>
            </w:rPr>
            <w:fldChar w:fldCharType="end"/>
          </w:r>
          <w:r w:rsidR="0052504F" w:rsidRPr="00C307BC" w:rsidDel="006A746E">
            <w:rPr>
              <w:rFonts w:ascii="Times New Roman" w:hAnsi="Times New Roman" w:cs="Times New Roman"/>
              <w:i w:val="0"/>
              <w:color w:val="auto"/>
              <w:sz w:val="26"/>
              <w:szCs w:val="26"/>
            </w:rPr>
            <w:delText>.</w:delText>
          </w:r>
          <w:r w:rsidR="0052504F" w:rsidRPr="00C307BC" w:rsidDel="006A746E">
            <w:rPr>
              <w:rFonts w:ascii="Times New Roman" w:hAnsi="Times New Roman" w:cs="Times New Roman"/>
              <w:i w:val="0"/>
              <w:color w:val="auto"/>
              <w:sz w:val="26"/>
              <w:szCs w:val="26"/>
            </w:rPr>
            <w:fldChar w:fldCharType="begin"/>
          </w:r>
          <w:r w:rsidR="0052504F" w:rsidRPr="00C307BC" w:rsidDel="006A746E">
            <w:rPr>
              <w:rFonts w:ascii="Times New Roman" w:hAnsi="Times New Roman" w:cs="Times New Roman"/>
              <w:i w:val="0"/>
              <w:color w:val="auto"/>
              <w:sz w:val="26"/>
              <w:szCs w:val="26"/>
            </w:rPr>
            <w:delInstrText xml:space="preserve"> SEQ Hình \* ARABIC \s 1 </w:delInstrText>
          </w:r>
        </w:del>
      </w:ins>
      <w:del w:id="2221" w:author="Đinh Thị Loan - ITC" w:date="2018-05-15T14:06:00Z">
        <w:r w:rsidR="0052504F" w:rsidRPr="00C307BC" w:rsidDel="006A746E">
          <w:rPr>
            <w:rFonts w:ascii="Times New Roman" w:hAnsi="Times New Roman" w:cs="Times New Roman"/>
            <w:i w:val="0"/>
            <w:color w:val="auto"/>
            <w:sz w:val="26"/>
            <w:szCs w:val="26"/>
          </w:rPr>
          <w:fldChar w:fldCharType="separate"/>
        </w:r>
      </w:del>
      <w:ins w:id="2222" w:author="Nguyen Toan" w:date="2018-05-14T23:17:00Z">
        <w:del w:id="2223" w:author="Đinh Thị Loan - ITC" w:date="2018-05-15T14:06:00Z">
          <w:r w:rsidR="00620576" w:rsidRPr="00C307BC" w:rsidDel="006A746E">
            <w:rPr>
              <w:rFonts w:ascii="Times New Roman" w:hAnsi="Times New Roman" w:cs="Times New Roman"/>
              <w:i w:val="0"/>
              <w:noProof/>
              <w:color w:val="auto"/>
              <w:sz w:val="26"/>
              <w:szCs w:val="26"/>
            </w:rPr>
            <w:delText>1</w:delText>
          </w:r>
        </w:del>
      </w:ins>
      <w:ins w:id="2224" w:author="Nguyen Toan" w:date="2018-05-14T18:03:00Z">
        <w:del w:id="2225" w:author="Đinh Thị Loan - ITC" w:date="2018-05-15T14:06:00Z">
          <w:r w:rsidR="0052504F" w:rsidRPr="00C307BC" w:rsidDel="006A746E">
            <w:rPr>
              <w:rFonts w:ascii="Times New Roman" w:hAnsi="Times New Roman" w:cs="Times New Roman"/>
              <w:i w:val="0"/>
              <w:color w:val="auto"/>
              <w:sz w:val="26"/>
              <w:szCs w:val="26"/>
            </w:rPr>
            <w:fldChar w:fldCharType="end"/>
          </w:r>
        </w:del>
      </w:ins>
      <w:bookmarkEnd w:id="2211"/>
      <w:ins w:id="2226" w:author="Nguyen Toan" w:date="2018-05-14T14:08:00Z">
        <w:r w:rsidRPr="00C307BC">
          <w:rPr>
            <w:rFonts w:ascii="Times New Roman" w:hAnsi="Times New Roman" w:cs="Times New Roman"/>
            <w:i w:val="0"/>
            <w:color w:val="auto"/>
            <w:sz w:val="26"/>
            <w:szCs w:val="26"/>
            <w:rPrChange w:id="2227" w:author="Nguyen Toan" w:date="2018-05-14T14:09:00Z">
              <w:rPr>
                <w:i/>
                <w:iCs/>
              </w:rPr>
            </w:rPrChange>
          </w:rPr>
          <w:t>: Sơ đồ tuần tự ứng dụng IB-ESB</w:t>
        </w:r>
      </w:ins>
      <w:bookmarkEnd w:id="2212"/>
      <w:bookmarkEnd w:id="2213"/>
    </w:p>
    <w:p w14:paraId="5921F7A9" w14:textId="0726FD84" w:rsidR="00296BE7" w:rsidRPr="00C307BC" w:rsidRDefault="00296BE7">
      <w:pPr>
        <w:pStyle w:val="Heading2"/>
        <w:numPr>
          <w:ilvl w:val="1"/>
          <w:numId w:val="48"/>
        </w:numPr>
        <w:ind w:left="0" w:firstLine="0"/>
        <w:rPr>
          <w:ins w:id="2228" w:author="Nguyen Toan" w:date="2018-05-14T22:06:00Z"/>
          <w:rFonts w:ascii="Times New Roman" w:eastAsia="Times New Roman" w:hAnsi="Times New Roman" w:cs="Times New Roman"/>
          <w:b/>
          <w:sz w:val="26"/>
          <w:szCs w:val="26"/>
          <w:rPrChange w:id="2229" w:author="Đinh Thị Loan - ITC" w:date="2018-05-15T14:04:00Z">
            <w:rPr>
              <w:ins w:id="2230" w:author="Nguyen Toan" w:date="2018-05-14T22:06:00Z"/>
              <w:rFonts w:ascii="Times New Roman" w:eastAsia="Times New Roman" w:hAnsi="Times New Roman" w:cs="Times New Roman"/>
              <w:sz w:val="28"/>
              <w:szCs w:val="28"/>
            </w:rPr>
          </w:rPrChange>
        </w:rPr>
        <w:pPrChange w:id="2231" w:author="Nguyen Toan" w:date="2018-05-14T18:02:00Z">
          <w:pPr>
            <w:pStyle w:val="ListParagraph"/>
            <w:numPr>
              <w:ilvl w:val="1"/>
              <w:numId w:val="5"/>
            </w:numPr>
            <w:spacing w:before="240" w:after="120" w:line="288" w:lineRule="auto"/>
            <w:ind w:left="0" w:hanging="720"/>
            <w:contextualSpacing w:val="0"/>
            <w:outlineLvl w:val="1"/>
          </w:pPr>
        </w:pPrChange>
      </w:pPr>
      <w:bookmarkStart w:id="2232" w:name="_Toc514278045"/>
      <w:ins w:id="2233" w:author="Nguyen Toan" w:date="2018-05-14T22:05:00Z">
        <w:r w:rsidRPr="00C307BC">
          <w:rPr>
            <w:rFonts w:ascii="Times New Roman" w:eastAsia="Times New Roman" w:hAnsi="Times New Roman" w:cs="Times New Roman"/>
            <w:b/>
            <w:sz w:val="26"/>
            <w:szCs w:val="26"/>
            <w:rPrChange w:id="2234" w:author="Đinh Thị Loan - ITC" w:date="2018-05-15T14:04:00Z">
              <w:rPr>
                <w:rFonts w:ascii="Times New Roman" w:eastAsia="Times New Roman" w:hAnsi="Times New Roman" w:cs="Times New Roman"/>
                <w:sz w:val="28"/>
                <w:szCs w:val="28"/>
              </w:rPr>
            </w:rPrChange>
          </w:rPr>
          <w:t>Cách thức tổ chức mã nguồn của ứng dụng mẫu</w:t>
        </w:r>
      </w:ins>
      <w:bookmarkEnd w:id="2232"/>
    </w:p>
    <w:p w14:paraId="6F2F3DD3" w14:textId="2994ED65" w:rsidR="008D4ACA" w:rsidRPr="00C307BC" w:rsidRDefault="00825F62">
      <w:pPr>
        <w:spacing w:before="120" w:after="120"/>
        <w:ind w:firstLine="567"/>
        <w:rPr>
          <w:ins w:id="2235" w:author="Nguyen Toan" w:date="2018-05-14T22:07:00Z"/>
          <w:rFonts w:ascii="Times New Roman" w:hAnsi="Times New Roman" w:cs="Times New Roman"/>
          <w:sz w:val="26"/>
          <w:szCs w:val="26"/>
        </w:rPr>
        <w:pPrChange w:id="2236" w:author="Nguyen Toan" w:date="2018-05-14T23:02:00Z">
          <w:pPr>
            <w:pStyle w:val="ListParagraph"/>
            <w:numPr>
              <w:ilvl w:val="1"/>
              <w:numId w:val="5"/>
            </w:numPr>
            <w:spacing w:before="240" w:after="120" w:line="288" w:lineRule="auto"/>
            <w:ind w:left="0" w:hanging="720"/>
            <w:contextualSpacing w:val="0"/>
            <w:outlineLvl w:val="1"/>
          </w:pPr>
        </w:pPrChange>
      </w:pPr>
      <w:ins w:id="2237" w:author="Nguyen Toan" w:date="2018-05-14T22:07:00Z">
        <w:r w:rsidRPr="00C307BC">
          <w:rPr>
            <w:rFonts w:ascii="Times New Roman" w:hAnsi="Times New Roman" w:cs="Times New Roman"/>
            <w:sz w:val="26"/>
            <w:szCs w:val="26"/>
          </w:rPr>
          <w:t>Mã nguồn của ứng dụng mẫu được chia thành các</w:t>
        </w:r>
      </w:ins>
      <w:r w:rsidR="00552ACF" w:rsidRPr="00C307BC">
        <w:rPr>
          <w:rFonts w:ascii="Times New Roman" w:hAnsi="Times New Roman" w:cs="Times New Roman"/>
          <w:sz w:val="26"/>
          <w:szCs w:val="26"/>
        </w:rPr>
        <w:t xml:space="preserve"> gói (</w:t>
      </w:r>
      <w:ins w:id="2238" w:author="Nguyen Toan" w:date="2018-05-14T22:07:00Z">
        <w:r w:rsidRPr="00C307BC">
          <w:rPr>
            <w:rFonts w:ascii="Times New Roman" w:hAnsi="Times New Roman" w:cs="Times New Roman"/>
            <w:sz w:val="26"/>
            <w:szCs w:val="26"/>
          </w:rPr>
          <w:t>package</w:t>
        </w:r>
      </w:ins>
      <w:r w:rsidR="00552ACF" w:rsidRPr="00C307BC">
        <w:rPr>
          <w:rFonts w:ascii="Times New Roman" w:hAnsi="Times New Roman" w:cs="Times New Roman"/>
          <w:sz w:val="26"/>
          <w:szCs w:val="26"/>
        </w:rPr>
        <w:t>)</w:t>
      </w:r>
      <w:ins w:id="2239" w:author="Nguyen Toan" w:date="2018-05-14T22:07:00Z">
        <w:r w:rsidRPr="00C307BC">
          <w:rPr>
            <w:rFonts w:ascii="Times New Roman" w:hAnsi="Times New Roman" w:cs="Times New Roman"/>
            <w:sz w:val="26"/>
            <w:szCs w:val="26"/>
          </w:rPr>
          <w:t xml:space="preserve">, các thư mục tương ứng với mã nguồn mẫu, mã nguồn ca kiểm thử, như trong </w:t>
        </w:r>
      </w:ins>
      <w:r w:rsidR="002E6B89" w:rsidRPr="00C307BC">
        <w:rPr>
          <w:rFonts w:ascii="Times New Roman" w:hAnsi="Times New Roman" w:cs="Times New Roman"/>
          <w:sz w:val="26"/>
          <w:szCs w:val="26"/>
        </w:rPr>
        <w:fldChar w:fldCharType="begin"/>
      </w:r>
      <w:r w:rsidR="002E6B89" w:rsidRPr="00C307BC">
        <w:rPr>
          <w:rFonts w:ascii="Times New Roman" w:hAnsi="Times New Roman" w:cs="Times New Roman"/>
          <w:sz w:val="26"/>
          <w:szCs w:val="26"/>
        </w:rPr>
        <w:instrText xml:space="preserve"> REF _Ref514181328 \h </w:instrText>
      </w:r>
      <w:r w:rsidR="00C307BC" w:rsidRPr="00C307BC">
        <w:rPr>
          <w:rFonts w:ascii="Times New Roman" w:hAnsi="Times New Roman" w:cs="Times New Roman"/>
          <w:sz w:val="26"/>
          <w:szCs w:val="26"/>
        </w:rPr>
        <w:instrText xml:space="preserve"> \* MERGEFORMAT </w:instrText>
      </w:r>
      <w:r w:rsidR="002E6B89" w:rsidRPr="00C307BC">
        <w:rPr>
          <w:rFonts w:ascii="Times New Roman" w:hAnsi="Times New Roman" w:cs="Times New Roman"/>
          <w:sz w:val="26"/>
          <w:szCs w:val="26"/>
        </w:rPr>
      </w:r>
      <w:r w:rsidR="002E6B89" w:rsidRPr="00C307BC">
        <w:rPr>
          <w:rFonts w:ascii="Times New Roman" w:hAnsi="Times New Roman" w:cs="Times New Roman"/>
          <w:sz w:val="26"/>
          <w:szCs w:val="26"/>
        </w:rPr>
        <w:fldChar w:fldCharType="separate"/>
      </w:r>
      <w:r w:rsidR="009C452F" w:rsidRPr="00C307BC">
        <w:rPr>
          <w:rFonts w:ascii="Times New Roman" w:hAnsi="Times New Roman" w:cs="Times New Roman"/>
          <w:i/>
          <w:color w:val="auto"/>
          <w:sz w:val="26"/>
          <w:szCs w:val="26"/>
        </w:rPr>
        <w:t xml:space="preserve">Hình </w:t>
      </w:r>
      <w:r w:rsidR="009C452F">
        <w:rPr>
          <w:rFonts w:ascii="Times New Roman" w:hAnsi="Times New Roman" w:cs="Times New Roman"/>
          <w:i/>
          <w:noProof/>
          <w:color w:val="auto"/>
          <w:sz w:val="26"/>
          <w:szCs w:val="26"/>
        </w:rPr>
        <w:t>4</w:t>
      </w:r>
      <w:r w:rsidR="009C452F" w:rsidRPr="00C307BC">
        <w:rPr>
          <w:rFonts w:ascii="Times New Roman" w:hAnsi="Times New Roman" w:cs="Times New Roman"/>
          <w:i/>
          <w:noProof/>
          <w:color w:val="auto"/>
          <w:sz w:val="26"/>
          <w:szCs w:val="26"/>
        </w:rPr>
        <w:t>.</w:t>
      </w:r>
      <w:r w:rsidR="009C452F">
        <w:rPr>
          <w:rFonts w:ascii="Times New Roman" w:hAnsi="Times New Roman" w:cs="Times New Roman"/>
          <w:i/>
          <w:noProof/>
          <w:color w:val="auto"/>
          <w:sz w:val="26"/>
          <w:szCs w:val="26"/>
        </w:rPr>
        <w:t>2</w:t>
      </w:r>
      <w:r w:rsidR="002E6B89" w:rsidRPr="00C307BC">
        <w:rPr>
          <w:rFonts w:ascii="Times New Roman" w:hAnsi="Times New Roman" w:cs="Times New Roman"/>
          <w:sz w:val="26"/>
          <w:szCs w:val="26"/>
        </w:rPr>
        <w:fldChar w:fldCharType="end"/>
      </w:r>
    </w:p>
    <w:p w14:paraId="379A1761" w14:textId="77777777" w:rsidR="007B1CDB" w:rsidRPr="00C307BC" w:rsidRDefault="00C41B39" w:rsidP="007B1CDB">
      <w:pPr>
        <w:keepNext/>
        <w:jc w:val="center"/>
        <w:rPr>
          <w:rFonts w:ascii="Times New Roman" w:hAnsi="Times New Roman" w:cs="Times New Roman"/>
          <w:sz w:val="26"/>
          <w:szCs w:val="26"/>
        </w:rPr>
      </w:pPr>
      <w:ins w:id="2240" w:author="Nguyen Toan" w:date="2018-05-14T22:08:00Z">
        <w:r w:rsidRPr="00C307BC">
          <w:rPr>
            <w:rFonts w:ascii="Times New Roman" w:hAnsi="Times New Roman" w:cs="Times New Roman"/>
            <w:noProof/>
            <w:sz w:val="26"/>
            <w:szCs w:val="26"/>
            <w:lang w:val="en-US"/>
            <w:rPrChange w:id="2241" w:author="Unknown">
              <w:rPr>
                <w:noProof/>
                <w:lang w:val="en-US"/>
              </w:rPr>
            </w:rPrChange>
          </w:rPr>
          <w:drawing>
            <wp:inline distT="0" distB="0" distL="0" distR="0" wp14:anchorId="47EE6AA2" wp14:editId="3514A592">
              <wp:extent cx="2483126" cy="2284474"/>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ject.PNG"/>
                      <pic:cNvPicPr/>
                    </pic:nvPicPr>
                    <pic:blipFill>
                      <a:blip r:embed="rId50">
                        <a:extLst>
                          <a:ext uri="{28A0092B-C50C-407E-A947-70E740481C1C}">
                            <a14:useLocalDpi xmlns:a14="http://schemas.microsoft.com/office/drawing/2010/main" val="0"/>
                          </a:ext>
                        </a:extLst>
                      </a:blip>
                      <a:stretch>
                        <a:fillRect/>
                      </a:stretch>
                    </pic:blipFill>
                    <pic:spPr>
                      <a:xfrm>
                        <a:off x="0" y="0"/>
                        <a:ext cx="2488696" cy="2289599"/>
                      </a:xfrm>
                      <a:prstGeom prst="rect">
                        <a:avLst/>
                      </a:prstGeom>
                    </pic:spPr>
                  </pic:pic>
                </a:graphicData>
              </a:graphic>
            </wp:inline>
          </w:drawing>
        </w:r>
      </w:ins>
    </w:p>
    <w:p w14:paraId="671CE598" w14:textId="30F35354" w:rsidR="00825F62" w:rsidRPr="00C307BC" w:rsidRDefault="007B1CDB">
      <w:pPr>
        <w:pStyle w:val="Caption"/>
        <w:jc w:val="center"/>
        <w:rPr>
          <w:ins w:id="2242" w:author="Nguyen Toan" w:date="2018-05-14T22:09:00Z"/>
          <w:rFonts w:ascii="Times New Roman" w:hAnsi="Times New Roman" w:cs="Times New Roman"/>
          <w:color w:val="auto"/>
          <w:sz w:val="26"/>
          <w:szCs w:val="26"/>
        </w:rPr>
        <w:pPrChange w:id="2243" w:author="Nguyen Toan" w:date="2018-05-14T22:09:00Z">
          <w:pPr>
            <w:pStyle w:val="ListParagraph"/>
            <w:numPr>
              <w:ilvl w:val="1"/>
              <w:numId w:val="5"/>
            </w:numPr>
            <w:spacing w:before="240" w:after="120" w:line="288" w:lineRule="auto"/>
            <w:ind w:left="0" w:hanging="720"/>
            <w:contextualSpacing w:val="0"/>
            <w:outlineLvl w:val="1"/>
          </w:pPr>
        </w:pPrChange>
      </w:pPr>
      <w:bookmarkStart w:id="2244" w:name="_Ref514181328"/>
      <w:bookmarkStart w:id="2245" w:name="_Ref514181322"/>
      <w:r w:rsidRPr="00C307BC">
        <w:rPr>
          <w:rFonts w:ascii="Times New Roman" w:hAnsi="Times New Roman" w:cs="Times New Roman"/>
          <w:i w:val="0"/>
          <w:color w:val="auto"/>
          <w:sz w:val="26"/>
          <w:szCs w:val="26"/>
        </w:rPr>
        <w:t xml:space="preserve">Hình </w:t>
      </w:r>
      <w:r w:rsidRPr="00C307BC">
        <w:rPr>
          <w:rFonts w:ascii="Times New Roman" w:hAnsi="Times New Roman" w:cs="Times New Roman"/>
          <w:i w:val="0"/>
          <w:color w:val="auto"/>
          <w:sz w:val="26"/>
          <w:szCs w:val="26"/>
        </w:rPr>
        <w:fldChar w:fldCharType="begin"/>
      </w:r>
      <w:r w:rsidRPr="00C307BC">
        <w:rPr>
          <w:rFonts w:ascii="Times New Roman" w:hAnsi="Times New Roman" w:cs="Times New Roman"/>
          <w:i w:val="0"/>
          <w:color w:val="auto"/>
          <w:sz w:val="26"/>
          <w:szCs w:val="26"/>
        </w:rPr>
        <w:instrText xml:space="preserve"> STYLEREF 1 \s </w:instrText>
      </w:r>
      <w:r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4</w:t>
      </w:r>
      <w:r w:rsidRPr="00C307BC">
        <w:rPr>
          <w:rFonts w:ascii="Times New Roman" w:hAnsi="Times New Roman" w:cs="Times New Roman"/>
          <w:i w:val="0"/>
          <w:color w:val="auto"/>
          <w:sz w:val="26"/>
          <w:szCs w:val="26"/>
        </w:rPr>
        <w:fldChar w:fldCharType="end"/>
      </w:r>
      <w:r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fldChar w:fldCharType="begin"/>
      </w:r>
      <w:r w:rsidRPr="00C307BC">
        <w:rPr>
          <w:rFonts w:ascii="Times New Roman" w:hAnsi="Times New Roman" w:cs="Times New Roman"/>
          <w:i w:val="0"/>
          <w:color w:val="auto"/>
          <w:sz w:val="26"/>
          <w:szCs w:val="26"/>
        </w:rPr>
        <w:instrText xml:space="preserve"> SEQ Hình \* ARABIC \s 1 </w:instrText>
      </w:r>
      <w:r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2</w:t>
      </w:r>
      <w:r w:rsidRPr="00C307BC">
        <w:rPr>
          <w:rFonts w:ascii="Times New Roman" w:hAnsi="Times New Roman" w:cs="Times New Roman"/>
          <w:i w:val="0"/>
          <w:color w:val="auto"/>
          <w:sz w:val="26"/>
          <w:szCs w:val="26"/>
        </w:rPr>
        <w:fldChar w:fldCharType="end"/>
      </w:r>
      <w:bookmarkEnd w:id="2244"/>
      <w:r w:rsidRPr="00C307BC">
        <w:rPr>
          <w:rFonts w:ascii="Times New Roman" w:hAnsi="Times New Roman" w:cs="Times New Roman"/>
          <w:i w:val="0"/>
          <w:color w:val="auto"/>
          <w:sz w:val="26"/>
          <w:szCs w:val="26"/>
        </w:rPr>
        <w:t>: Cách phân chia thư mục trên ứng dụng MuleESB</w:t>
      </w:r>
      <w:bookmarkEnd w:id="2245"/>
    </w:p>
    <w:p w14:paraId="6575F226" w14:textId="434DCF22" w:rsidR="00CD4777" w:rsidRPr="00C307BC" w:rsidRDefault="009D5FB8">
      <w:pPr>
        <w:spacing w:before="120" w:after="120"/>
        <w:ind w:firstLine="567"/>
        <w:jc w:val="both"/>
        <w:rPr>
          <w:ins w:id="2246" w:author="Nguyen Toan" w:date="2018-05-14T22:21:00Z"/>
          <w:rFonts w:ascii="Times New Roman" w:eastAsia="Times New Roman" w:hAnsi="Times New Roman" w:cs="Times New Roman"/>
          <w:sz w:val="26"/>
          <w:szCs w:val="26"/>
        </w:rPr>
        <w:pPrChange w:id="2247" w:author="Nguyen Toan" w:date="2018-05-14T23:03:00Z">
          <w:pPr>
            <w:pStyle w:val="ListParagraph"/>
            <w:numPr>
              <w:ilvl w:val="1"/>
              <w:numId w:val="5"/>
            </w:numPr>
            <w:spacing w:before="240" w:after="120" w:line="288" w:lineRule="auto"/>
            <w:ind w:left="0" w:hanging="720"/>
            <w:contextualSpacing w:val="0"/>
            <w:outlineLvl w:val="1"/>
          </w:pPr>
        </w:pPrChange>
      </w:pPr>
      <w:ins w:id="2248" w:author="Nguyen Toan" w:date="2018-05-14T22:10:00Z">
        <w:r w:rsidRPr="00C307BC">
          <w:rPr>
            <w:rFonts w:ascii="Times New Roman" w:hAnsi="Times New Roman" w:cs="Times New Roman"/>
            <w:sz w:val="26"/>
            <w:szCs w:val="26"/>
          </w:rPr>
          <w:lastRenderedPageBreak/>
          <w:t xml:space="preserve">Theo đó, mã nguồn của dự án được quản lý trên kho quản lý mã nguồn github tại đường dẫn </w:t>
        </w:r>
      </w:ins>
      <w:ins w:id="2249" w:author="Nguyen Toan" w:date="2018-05-14T22:11:00Z">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HYPERLINK "https://github.com/Loandt1/TestMuleESB.git" </w:instrText>
        </w:r>
        <w:r w:rsidRPr="00C307BC">
          <w:rPr>
            <w:rFonts w:ascii="Times New Roman" w:eastAsia="Times New Roman" w:hAnsi="Times New Roman" w:cs="Times New Roman"/>
            <w:sz w:val="26"/>
            <w:szCs w:val="26"/>
          </w:rPr>
          <w:fldChar w:fldCharType="separate"/>
        </w:r>
        <w:r w:rsidRPr="00C307BC">
          <w:rPr>
            <w:rStyle w:val="Hyperlink"/>
            <w:rFonts w:ascii="Times New Roman" w:eastAsia="Times New Roman" w:hAnsi="Times New Roman" w:cs="Times New Roman"/>
            <w:sz w:val="26"/>
            <w:szCs w:val="26"/>
          </w:rPr>
          <w:t>https://github.com/Loandt1/TestMuleESB.git</w:t>
        </w:r>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 Các thư viện phụ thuộc của ứng dụng được quản lý bằng maven</w:t>
        </w:r>
      </w:ins>
      <w:r w:rsidR="00C91103" w:rsidRPr="00C307BC">
        <w:rPr>
          <w:rFonts w:ascii="Times New Roman" w:eastAsia="Times New Roman" w:hAnsi="Times New Roman" w:cs="Times New Roman"/>
          <w:sz w:val="26"/>
          <w:szCs w:val="26"/>
        </w:rPr>
        <w:t>.</w:t>
      </w:r>
    </w:p>
    <w:p w14:paraId="3C139A14" w14:textId="21C65612" w:rsidR="00864FF3" w:rsidRPr="00C307BC" w:rsidRDefault="00A14D75">
      <w:pPr>
        <w:pStyle w:val="Heading2"/>
        <w:numPr>
          <w:ilvl w:val="1"/>
          <w:numId w:val="48"/>
        </w:numPr>
        <w:ind w:left="0" w:firstLine="0"/>
        <w:rPr>
          <w:ins w:id="2250" w:author="Nguyen Toan" w:date="2018-05-14T18:05:00Z"/>
          <w:rFonts w:ascii="Times New Roman" w:eastAsia="Times New Roman" w:hAnsi="Times New Roman" w:cs="Times New Roman"/>
          <w:b/>
          <w:sz w:val="26"/>
          <w:szCs w:val="26"/>
          <w:rPrChange w:id="2251" w:author="Đinh Thị Loan - ITC" w:date="2018-05-15T14:04:00Z">
            <w:rPr>
              <w:ins w:id="2252" w:author="Nguyen Toan" w:date="2018-05-14T18:05:00Z"/>
              <w:rFonts w:ascii="Times New Roman" w:eastAsia="Times New Roman" w:hAnsi="Times New Roman" w:cs="Times New Roman"/>
              <w:sz w:val="28"/>
              <w:szCs w:val="28"/>
            </w:rPr>
          </w:rPrChange>
        </w:rPr>
        <w:pPrChange w:id="2253" w:author="Nguyen Toan" w:date="2018-05-14T18:05:00Z">
          <w:pPr>
            <w:pStyle w:val="ListParagraph"/>
            <w:numPr>
              <w:ilvl w:val="1"/>
              <w:numId w:val="5"/>
            </w:numPr>
            <w:spacing w:before="240" w:after="120" w:line="288" w:lineRule="auto"/>
            <w:ind w:left="0" w:hanging="720"/>
            <w:contextualSpacing w:val="0"/>
            <w:outlineLvl w:val="1"/>
          </w:pPr>
        </w:pPrChange>
      </w:pPr>
      <w:bookmarkStart w:id="2254" w:name="_Toc514278046"/>
      <w:ins w:id="2255" w:author="Nguyen Toan" w:date="2018-05-14T23:09:00Z">
        <w:r w:rsidRPr="00C307BC">
          <w:rPr>
            <w:rFonts w:ascii="Times New Roman" w:eastAsia="Times New Roman" w:hAnsi="Times New Roman" w:cs="Times New Roman"/>
            <w:b/>
            <w:sz w:val="26"/>
            <w:szCs w:val="26"/>
            <w:rPrChange w:id="2256" w:author="Đinh Thị Loan - ITC" w:date="2018-05-15T14:04:00Z">
              <w:rPr>
                <w:rFonts w:ascii="Times New Roman" w:eastAsia="Times New Roman" w:hAnsi="Times New Roman" w:cs="Times New Roman"/>
                <w:sz w:val="28"/>
                <w:szCs w:val="28"/>
              </w:rPr>
            </w:rPrChange>
          </w:rPr>
          <w:t>Cấu hình Jenkins</w:t>
        </w:r>
      </w:ins>
      <w:bookmarkEnd w:id="2254"/>
    </w:p>
    <w:p w14:paraId="4A0C6166" w14:textId="27144468" w:rsidR="004328BA" w:rsidRPr="00C307BC" w:rsidRDefault="004328BA" w:rsidP="004328BA">
      <w:pPr>
        <w:spacing w:after="120" w:line="288" w:lineRule="auto"/>
        <w:ind w:firstLine="567"/>
        <w:jc w:val="both"/>
        <w:rPr>
          <w:ins w:id="2257" w:author="Nguyen Toan" w:date="2018-05-14T18:16:00Z"/>
          <w:rFonts w:ascii="Times New Roman" w:eastAsia="Times New Roman" w:hAnsi="Times New Roman" w:cs="Times New Roman"/>
          <w:bCs/>
          <w:color w:val="auto"/>
          <w:sz w:val="26"/>
          <w:szCs w:val="26"/>
          <w:lang w:val="en-US"/>
        </w:rPr>
      </w:pPr>
      <w:ins w:id="2258" w:author="Nguyen Toan" w:date="2018-05-14T18:16:00Z">
        <w:r w:rsidRPr="00C307BC">
          <w:rPr>
            <w:rFonts w:ascii="Times New Roman" w:eastAsia="Times New Roman" w:hAnsi="Times New Roman" w:cs="Times New Roman"/>
            <w:b/>
            <w:bCs/>
            <w:color w:val="auto"/>
            <w:sz w:val="26"/>
            <w:szCs w:val="26"/>
            <w:lang w:val="en-US"/>
          </w:rPr>
          <w:t>Bước 1</w:t>
        </w:r>
        <w:r w:rsidRPr="00C307BC">
          <w:rPr>
            <w:rFonts w:ascii="Times New Roman" w:eastAsia="Times New Roman" w:hAnsi="Times New Roman" w:cs="Times New Roman"/>
            <w:bCs/>
            <w:color w:val="auto"/>
            <w:sz w:val="26"/>
            <w:szCs w:val="26"/>
            <w:lang w:val="en-US"/>
          </w:rPr>
          <w:t xml:space="preserve">: </w:t>
        </w:r>
        <w:r w:rsidRPr="00C307BC">
          <w:rPr>
            <w:rFonts w:ascii="Times New Roman" w:hAnsi="Times New Roman" w:cs="Times New Roman"/>
            <w:sz w:val="26"/>
            <w:szCs w:val="26"/>
            <w:lang w:val="en-US"/>
          </w:rPr>
          <w:t>Tại</w:t>
        </w:r>
        <w:r w:rsidRPr="00C307BC">
          <w:rPr>
            <w:rFonts w:ascii="Times New Roman" w:eastAsia="Times New Roman" w:hAnsi="Times New Roman" w:cs="Times New Roman"/>
            <w:bCs/>
            <w:color w:val="auto"/>
            <w:sz w:val="26"/>
            <w:szCs w:val="26"/>
            <w:lang w:val="en-US"/>
          </w:rPr>
          <w:t xml:space="preserve"> màn hình chính, chọn “New Item”</w:t>
        </w:r>
      </w:ins>
    </w:p>
    <w:p w14:paraId="58015135" w14:textId="77777777" w:rsidR="004328BA" w:rsidRPr="00C307BC" w:rsidRDefault="004328BA" w:rsidP="004328BA">
      <w:pPr>
        <w:keepNext/>
        <w:tabs>
          <w:tab w:val="num" w:pos="1440"/>
        </w:tabs>
        <w:spacing w:line="288" w:lineRule="auto"/>
        <w:ind w:firstLine="567"/>
        <w:jc w:val="center"/>
        <w:rPr>
          <w:ins w:id="2259" w:author="Nguyen Toan" w:date="2018-05-14T18:16:00Z"/>
          <w:rFonts w:ascii="Times New Roman" w:hAnsi="Times New Roman" w:cs="Times New Roman"/>
          <w:sz w:val="26"/>
          <w:szCs w:val="26"/>
        </w:rPr>
      </w:pPr>
      <w:ins w:id="2260" w:author="Nguyen Toan" w:date="2018-05-14T18:16:00Z">
        <w:r w:rsidRPr="00C307BC">
          <w:rPr>
            <w:rFonts w:ascii="Times New Roman" w:eastAsia="Times New Roman" w:hAnsi="Times New Roman" w:cs="Times New Roman"/>
            <w:bCs/>
            <w:noProof/>
            <w:color w:val="auto"/>
            <w:sz w:val="26"/>
            <w:szCs w:val="26"/>
            <w:lang w:val="en-US"/>
            <w:rPrChange w:id="2261" w:author="Unknown">
              <w:rPr>
                <w:noProof/>
                <w:lang w:val="en-US"/>
              </w:rPr>
            </w:rPrChange>
          </w:rPr>
          <w:drawing>
            <wp:inline distT="0" distB="0" distL="0" distR="0" wp14:anchorId="66C915EA" wp14:editId="4B5AA506">
              <wp:extent cx="3833448" cy="317151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jenkins man hinh quan ly.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41102" cy="3177843"/>
                      </a:xfrm>
                      <a:prstGeom prst="rect">
                        <a:avLst/>
                      </a:prstGeom>
                    </pic:spPr>
                  </pic:pic>
                </a:graphicData>
              </a:graphic>
            </wp:inline>
          </w:drawing>
        </w:r>
      </w:ins>
    </w:p>
    <w:p w14:paraId="45953F36" w14:textId="62CC60D2" w:rsidR="004328BA" w:rsidRPr="00C307BC" w:rsidRDefault="004328BA" w:rsidP="004328BA">
      <w:pPr>
        <w:pStyle w:val="Caption"/>
        <w:jc w:val="center"/>
        <w:rPr>
          <w:ins w:id="2262" w:author="Nguyen Toan" w:date="2018-05-14T18:16:00Z"/>
          <w:rFonts w:ascii="Times New Roman" w:eastAsia="Times New Roman" w:hAnsi="Times New Roman" w:cs="Times New Roman"/>
          <w:bCs/>
          <w:i w:val="0"/>
          <w:color w:val="auto"/>
          <w:sz w:val="26"/>
          <w:szCs w:val="26"/>
          <w:lang w:val="en-US"/>
        </w:rPr>
      </w:pPr>
      <w:bookmarkStart w:id="2263" w:name="_Toc514157775"/>
      <w:ins w:id="2264" w:author="Nguyen Toan" w:date="2018-05-14T18:16:00Z">
        <w:r w:rsidRPr="00C307BC">
          <w:rPr>
            <w:rFonts w:ascii="Times New Roman" w:hAnsi="Times New Roman" w:cs="Times New Roman"/>
            <w:i w:val="0"/>
            <w:color w:val="auto"/>
            <w:sz w:val="26"/>
            <w:szCs w:val="26"/>
          </w:rPr>
          <w:t xml:space="preserve">Hình </w:t>
        </w:r>
      </w:ins>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4</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3</w:t>
      </w:r>
      <w:r w:rsidR="007B1CDB" w:rsidRPr="00C307BC">
        <w:rPr>
          <w:rFonts w:ascii="Times New Roman" w:hAnsi="Times New Roman" w:cs="Times New Roman"/>
          <w:i w:val="0"/>
          <w:color w:val="auto"/>
          <w:sz w:val="26"/>
          <w:szCs w:val="26"/>
        </w:rPr>
        <w:fldChar w:fldCharType="end"/>
      </w:r>
      <w:ins w:id="2265" w:author="Nguyen Toan" w:date="2018-05-14T18:16:00Z">
        <w:del w:id="2266" w:author="Đinh Thị Loan - ITC" w:date="2018-05-15T14:06:00Z">
          <w:r w:rsidRPr="00C307BC" w:rsidDel="006A746E">
            <w:rPr>
              <w:rFonts w:ascii="Times New Roman" w:hAnsi="Times New Roman" w:cs="Times New Roman"/>
              <w:i w:val="0"/>
              <w:color w:val="auto"/>
              <w:sz w:val="26"/>
              <w:szCs w:val="26"/>
            </w:rPr>
            <w:fldChar w:fldCharType="begin"/>
          </w:r>
          <w:r w:rsidRPr="00C307BC" w:rsidDel="006A746E">
            <w:rPr>
              <w:rFonts w:ascii="Times New Roman" w:hAnsi="Times New Roman" w:cs="Times New Roman"/>
              <w:i w:val="0"/>
              <w:color w:val="auto"/>
              <w:sz w:val="26"/>
              <w:szCs w:val="26"/>
            </w:rPr>
            <w:delInstrText xml:space="preserve"> STYLEREF 1 \s </w:delInstrText>
          </w:r>
          <w:r w:rsidRPr="00C307BC" w:rsidDel="006A746E">
            <w:rPr>
              <w:rFonts w:ascii="Times New Roman" w:hAnsi="Times New Roman" w:cs="Times New Roman"/>
              <w:i w:val="0"/>
              <w:color w:val="auto"/>
              <w:sz w:val="26"/>
              <w:szCs w:val="26"/>
            </w:rPr>
            <w:fldChar w:fldCharType="separate"/>
          </w:r>
        </w:del>
      </w:ins>
      <w:del w:id="2267" w:author="Đinh Thị Loan - ITC" w:date="2018-05-15T14:06:00Z">
        <w:r w:rsidR="00620576" w:rsidRPr="00C307BC" w:rsidDel="006A746E">
          <w:rPr>
            <w:rFonts w:ascii="Times New Roman" w:hAnsi="Times New Roman" w:cs="Times New Roman"/>
            <w:i w:val="0"/>
            <w:noProof/>
            <w:color w:val="auto"/>
            <w:sz w:val="26"/>
            <w:szCs w:val="26"/>
          </w:rPr>
          <w:delText>4</w:delText>
        </w:r>
      </w:del>
      <w:ins w:id="2268" w:author="Nguyen Toan" w:date="2018-05-14T18:16:00Z">
        <w:del w:id="2269" w:author="Đinh Thị Loan - ITC" w:date="2018-05-15T14:06:00Z">
          <w:r w:rsidRPr="00C307BC" w:rsidDel="006A746E">
            <w:rPr>
              <w:rFonts w:ascii="Times New Roman" w:hAnsi="Times New Roman" w:cs="Times New Roman"/>
              <w:i w:val="0"/>
              <w:color w:val="auto"/>
              <w:sz w:val="26"/>
              <w:szCs w:val="26"/>
            </w:rPr>
            <w:fldChar w:fldCharType="end"/>
          </w:r>
          <w:r w:rsidRPr="00C307BC" w:rsidDel="006A746E">
            <w:rPr>
              <w:rFonts w:ascii="Times New Roman" w:hAnsi="Times New Roman" w:cs="Times New Roman"/>
              <w:i w:val="0"/>
              <w:color w:val="auto"/>
              <w:sz w:val="26"/>
              <w:szCs w:val="26"/>
            </w:rPr>
            <w:delText>.</w:delText>
          </w:r>
          <w:r w:rsidRPr="00C307BC" w:rsidDel="006A746E">
            <w:rPr>
              <w:rFonts w:ascii="Times New Roman" w:hAnsi="Times New Roman" w:cs="Times New Roman"/>
              <w:i w:val="0"/>
              <w:color w:val="auto"/>
              <w:sz w:val="26"/>
              <w:szCs w:val="26"/>
            </w:rPr>
            <w:fldChar w:fldCharType="begin"/>
          </w:r>
          <w:r w:rsidRPr="00C307BC" w:rsidDel="006A746E">
            <w:rPr>
              <w:rFonts w:ascii="Times New Roman" w:hAnsi="Times New Roman" w:cs="Times New Roman"/>
              <w:i w:val="0"/>
              <w:color w:val="auto"/>
              <w:sz w:val="26"/>
              <w:szCs w:val="26"/>
            </w:rPr>
            <w:delInstrText xml:space="preserve"> SEQ Hình \* ARABIC \s 1 </w:delInstrText>
          </w:r>
          <w:r w:rsidRPr="00C307BC" w:rsidDel="006A746E">
            <w:rPr>
              <w:rFonts w:ascii="Times New Roman" w:hAnsi="Times New Roman" w:cs="Times New Roman"/>
              <w:i w:val="0"/>
              <w:color w:val="auto"/>
              <w:sz w:val="26"/>
              <w:szCs w:val="26"/>
            </w:rPr>
            <w:fldChar w:fldCharType="separate"/>
          </w:r>
        </w:del>
      </w:ins>
      <w:ins w:id="2270" w:author="Nguyen Toan" w:date="2018-05-14T23:17:00Z">
        <w:del w:id="2271" w:author="Đinh Thị Loan - ITC" w:date="2018-05-15T14:06:00Z">
          <w:r w:rsidR="00620576" w:rsidRPr="00C307BC" w:rsidDel="006A746E">
            <w:rPr>
              <w:rFonts w:ascii="Times New Roman" w:hAnsi="Times New Roman" w:cs="Times New Roman"/>
              <w:i w:val="0"/>
              <w:noProof/>
              <w:color w:val="auto"/>
              <w:sz w:val="26"/>
              <w:szCs w:val="26"/>
            </w:rPr>
            <w:delText>2</w:delText>
          </w:r>
        </w:del>
      </w:ins>
      <w:ins w:id="2272" w:author="Nguyen Toan" w:date="2018-05-14T18:16:00Z">
        <w:del w:id="2273" w:author="Đinh Thị Loan - ITC" w:date="2018-05-15T14:06:00Z">
          <w:r w:rsidRPr="00C307BC" w:rsidDel="006A746E">
            <w:rPr>
              <w:rFonts w:ascii="Times New Roman" w:hAnsi="Times New Roman" w:cs="Times New Roman"/>
              <w:i w:val="0"/>
              <w:color w:val="auto"/>
              <w:sz w:val="26"/>
              <w:szCs w:val="26"/>
            </w:rPr>
            <w:fldChar w:fldCharType="end"/>
          </w:r>
        </w:del>
        <w:r w:rsidRPr="00C307BC">
          <w:rPr>
            <w:rFonts w:ascii="Times New Roman" w:hAnsi="Times New Roman" w:cs="Times New Roman"/>
            <w:i w:val="0"/>
            <w:color w:val="auto"/>
            <w:sz w:val="26"/>
            <w:szCs w:val="26"/>
          </w:rPr>
          <w:t>: Màn hình quản lý của Jenkins</w:t>
        </w:r>
        <w:bookmarkEnd w:id="2263"/>
      </w:ins>
    </w:p>
    <w:p w14:paraId="09A6D61C" w14:textId="05C3694B" w:rsidR="004328BA" w:rsidRPr="00C307BC" w:rsidRDefault="004328BA" w:rsidP="004328BA">
      <w:pPr>
        <w:spacing w:after="120" w:line="288" w:lineRule="auto"/>
        <w:ind w:firstLine="567"/>
        <w:jc w:val="both"/>
        <w:rPr>
          <w:ins w:id="2274" w:author="Nguyen Toan" w:date="2018-05-14T18:16:00Z"/>
          <w:rFonts w:ascii="Times New Roman" w:eastAsia="Times New Roman" w:hAnsi="Times New Roman" w:cs="Times New Roman"/>
          <w:bCs/>
          <w:color w:val="auto"/>
          <w:sz w:val="26"/>
          <w:szCs w:val="26"/>
          <w:lang w:val="en-US"/>
        </w:rPr>
      </w:pPr>
      <w:ins w:id="2275" w:author="Nguyen Toan" w:date="2018-05-14T18:16:00Z">
        <w:r w:rsidRPr="00C307BC">
          <w:rPr>
            <w:rFonts w:ascii="Times New Roman" w:eastAsia="Times New Roman" w:hAnsi="Times New Roman" w:cs="Times New Roman"/>
            <w:b/>
            <w:bCs/>
            <w:color w:val="auto"/>
            <w:sz w:val="26"/>
            <w:szCs w:val="26"/>
            <w:lang w:val="en-US"/>
          </w:rPr>
          <w:t>Bước 2</w:t>
        </w:r>
        <w:r w:rsidRPr="00C307BC">
          <w:rPr>
            <w:rFonts w:ascii="Times New Roman" w:eastAsia="Times New Roman" w:hAnsi="Times New Roman" w:cs="Times New Roman"/>
            <w:bCs/>
            <w:color w:val="auto"/>
            <w:sz w:val="26"/>
            <w:szCs w:val="26"/>
            <w:lang w:val="en-US"/>
          </w:rPr>
          <w:t>: tại màn hình tạo mới (</w:t>
        </w:r>
      </w:ins>
      <w:ins w:id="2276" w:author="Đinh Thị Loan - ITC" w:date="2018-05-15T14:16:00Z">
        <w:r w:rsidR="00E33837" w:rsidRPr="00C307BC">
          <w:rPr>
            <w:rFonts w:ascii="Times New Roman" w:eastAsia="Times New Roman" w:hAnsi="Times New Roman" w:cs="Times New Roman"/>
            <w:bCs/>
            <w:color w:val="auto"/>
            <w:sz w:val="26"/>
            <w:szCs w:val="26"/>
            <w:lang w:val="en-US"/>
          </w:rPr>
          <w:fldChar w:fldCharType="begin"/>
        </w:r>
        <w:r w:rsidR="00E33837" w:rsidRPr="00C307BC">
          <w:rPr>
            <w:rFonts w:ascii="Times New Roman" w:eastAsia="Times New Roman" w:hAnsi="Times New Roman" w:cs="Times New Roman"/>
            <w:bCs/>
            <w:color w:val="auto"/>
            <w:sz w:val="26"/>
            <w:szCs w:val="26"/>
            <w:lang w:val="en-US"/>
          </w:rPr>
          <w:instrText xml:space="preserve"> REF _Ref514157144 \h </w:instrText>
        </w:r>
      </w:ins>
      <w:r w:rsidR="00C307BC" w:rsidRPr="00C307BC">
        <w:rPr>
          <w:rFonts w:ascii="Times New Roman" w:eastAsia="Times New Roman" w:hAnsi="Times New Roman" w:cs="Times New Roman"/>
          <w:bCs/>
          <w:color w:val="auto"/>
          <w:sz w:val="26"/>
          <w:szCs w:val="26"/>
          <w:lang w:val="en-US"/>
        </w:rPr>
        <w:instrText xml:space="preserve"> \* MERGEFORMAT </w:instrText>
      </w:r>
      <w:r w:rsidR="00E33837" w:rsidRPr="00C307BC">
        <w:rPr>
          <w:rFonts w:ascii="Times New Roman" w:eastAsia="Times New Roman" w:hAnsi="Times New Roman" w:cs="Times New Roman"/>
          <w:bCs/>
          <w:color w:val="auto"/>
          <w:sz w:val="26"/>
          <w:szCs w:val="26"/>
          <w:lang w:val="en-US"/>
        </w:rPr>
      </w:r>
      <w:r w:rsidR="00E33837" w:rsidRPr="00C307BC">
        <w:rPr>
          <w:rFonts w:ascii="Times New Roman" w:eastAsia="Times New Roman" w:hAnsi="Times New Roman" w:cs="Times New Roman"/>
          <w:bCs/>
          <w:color w:val="auto"/>
          <w:sz w:val="26"/>
          <w:szCs w:val="26"/>
          <w:lang w:val="en-US"/>
        </w:rPr>
        <w:fldChar w:fldCharType="separate"/>
      </w:r>
      <w:ins w:id="2277" w:author="Nguyen Toan" w:date="2018-05-14T18:16:00Z">
        <w:r w:rsidR="009C452F" w:rsidRPr="009C452F">
          <w:rPr>
            <w:rFonts w:ascii="Times New Roman" w:hAnsi="Times New Roman" w:cs="Times New Roman"/>
            <w:color w:val="auto"/>
            <w:sz w:val="26"/>
            <w:szCs w:val="26"/>
          </w:rPr>
          <w:t xml:space="preserve">Hình </w:t>
        </w:r>
      </w:ins>
      <w:r w:rsidR="009C452F">
        <w:rPr>
          <w:rFonts w:ascii="Times New Roman" w:hAnsi="Times New Roman" w:cs="Times New Roman"/>
          <w:i/>
          <w:noProof/>
          <w:color w:val="auto"/>
          <w:sz w:val="26"/>
          <w:szCs w:val="26"/>
        </w:rPr>
        <w:t>4</w:t>
      </w:r>
      <w:r w:rsidR="009C452F" w:rsidRPr="00C307BC">
        <w:rPr>
          <w:rFonts w:ascii="Times New Roman" w:hAnsi="Times New Roman" w:cs="Times New Roman"/>
          <w:i/>
          <w:noProof/>
          <w:color w:val="auto"/>
          <w:sz w:val="26"/>
          <w:szCs w:val="26"/>
        </w:rPr>
        <w:t>.</w:t>
      </w:r>
      <w:r w:rsidR="009C452F">
        <w:rPr>
          <w:rFonts w:ascii="Times New Roman" w:hAnsi="Times New Roman" w:cs="Times New Roman"/>
          <w:i/>
          <w:noProof/>
          <w:color w:val="auto"/>
          <w:sz w:val="26"/>
          <w:szCs w:val="26"/>
        </w:rPr>
        <w:t>4</w:t>
      </w:r>
      <w:ins w:id="2278" w:author="Đinh Thị Loan - ITC" w:date="2018-05-15T14:16:00Z">
        <w:r w:rsidR="00E33837" w:rsidRPr="00C307BC">
          <w:rPr>
            <w:rFonts w:ascii="Times New Roman" w:eastAsia="Times New Roman" w:hAnsi="Times New Roman" w:cs="Times New Roman"/>
            <w:bCs/>
            <w:color w:val="auto"/>
            <w:sz w:val="26"/>
            <w:szCs w:val="26"/>
            <w:lang w:val="en-US"/>
          </w:rPr>
          <w:fldChar w:fldCharType="end"/>
        </w:r>
      </w:ins>
      <w:ins w:id="2279" w:author="Nguyen Toan" w:date="2018-05-14T18:16:00Z">
        <w:r w:rsidRPr="00C307BC">
          <w:rPr>
            <w:rFonts w:ascii="Times New Roman" w:eastAsia="Times New Roman" w:hAnsi="Times New Roman" w:cs="Times New Roman"/>
            <w:bCs/>
            <w:color w:val="auto"/>
            <w:sz w:val="26"/>
            <w:szCs w:val="26"/>
            <w:lang w:val="en-US"/>
          </w:rPr>
          <w:fldChar w:fldCharType="begin"/>
        </w:r>
        <w:r w:rsidRPr="00C307BC">
          <w:rPr>
            <w:rFonts w:ascii="Times New Roman" w:eastAsia="Times New Roman" w:hAnsi="Times New Roman" w:cs="Times New Roman"/>
            <w:bCs/>
            <w:color w:val="auto"/>
            <w:sz w:val="26"/>
            <w:szCs w:val="26"/>
            <w:lang w:val="en-US"/>
          </w:rPr>
          <w:instrText xml:space="preserve"> REF _Ref513152768 \h </w:instrText>
        </w:r>
      </w:ins>
      <w:r w:rsidR="00C307BC" w:rsidRPr="00C307BC">
        <w:rPr>
          <w:rFonts w:ascii="Times New Roman" w:eastAsia="Times New Roman" w:hAnsi="Times New Roman" w:cs="Times New Roman"/>
          <w:bCs/>
          <w:color w:val="auto"/>
          <w:sz w:val="26"/>
          <w:szCs w:val="26"/>
          <w:lang w:val="en-US"/>
        </w:rPr>
        <w:instrText xml:space="preserve"> \* MERGEFORMAT </w:instrText>
      </w:r>
      <w:r w:rsidRPr="00C307BC">
        <w:rPr>
          <w:rFonts w:ascii="Times New Roman" w:eastAsia="Times New Roman" w:hAnsi="Times New Roman" w:cs="Times New Roman"/>
          <w:bCs/>
          <w:color w:val="auto"/>
          <w:sz w:val="26"/>
          <w:szCs w:val="26"/>
          <w:lang w:val="en-US"/>
        </w:rPr>
      </w:r>
      <w:ins w:id="2280" w:author="Nguyen Toan" w:date="2018-05-14T18:16:00Z">
        <w:r w:rsidRPr="00C307BC">
          <w:rPr>
            <w:rFonts w:ascii="Times New Roman" w:eastAsia="Times New Roman" w:hAnsi="Times New Roman" w:cs="Times New Roman"/>
            <w:bCs/>
            <w:color w:val="auto"/>
            <w:sz w:val="26"/>
            <w:szCs w:val="26"/>
            <w:lang w:val="en-US"/>
          </w:rPr>
          <w:fldChar w:fldCharType="end"/>
        </w:r>
        <w:r w:rsidRPr="00C307BC">
          <w:rPr>
            <w:rFonts w:ascii="Times New Roman" w:eastAsia="Times New Roman" w:hAnsi="Times New Roman" w:cs="Times New Roman"/>
            <w:bCs/>
            <w:color w:val="auto"/>
            <w:sz w:val="26"/>
            <w:szCs w:val="26"/>
            <w:lang w:val="en-US"/>
          </w:rPr>
          <w:t>), chọn tên ứng dụng và loại ứng dụng, ở đây, ta chọn “Maven Project”.</w:t>
        </w:r>
      </w:ins>
    </w:p>
    <w:p w14:paraId="60709B54" w14:textId="77777777" w:rsidR="004328BA" w:rsidRPr="00C307BC" w:rsidRDefault="004328BA" w:rsidP="004328BA">
      <w:pPr>
        <w:keepNext/>
        <w:tabs>
          <w:tab w:val="num" w:pos="1440"/>
        </w:tabs>
        <w:spacing w:line="288" w:lineRule="auto"/>
        <w:ind w:firstLine="567"/>
        <w:jc w:val="center"/>
        <w:rPr>
          <w:ins w:id="2281" w:author="Nguyen Toan" w:date="2018-05-14T18:16:00Z"/>
          <w:rFonts w:ascii="Times New Roman" w:hAnsi="Times New Roman" w:cs="Times New Roman"/>
          <w:sz w:val="26"/>
          <w:szCs w:val="26"/>
        </w:rPr>
      </w:pPr>
      <w:ins w:id="2282" w:author="Nguyen Toan" w:date="2018-05-14T18:16:00Z">
        <w:r w:rsidRPr="00C307BC">
          <w:rPr>
            <w:rFonts w:ascii="Times New Roman" w:hAnsi="Times New Roman" w:cs="Times New Roman"/>
            <w:noProof/>
            <w:sz w:val="26"/>
            <w:szCs w:val="26"/>
            <w:lang w:val="en-US"/>
            <w:rPrChange w:id="2283" w:author="Unknown">
              <w:rPr>
                <w:noProof/>
                <w:lang w:val="en-US"/>
              </w:rPr>
            </w:rPrChange>
          </w:rPr>
          <w:lastRenderedPageBreak/>
          <w:drawing>
            <wp:inline distT="0" distB="0" distL="0" distR="0" wp14:anchorId="6F79AA0C" wp14:editId="297D8A84">
              <wp:extent cx="3944495" cy="402082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957502" cy="4034085"/>
                      </a:xfrm>
                      <a:prstGeom prst="rect">
                        <a:avLst/>
                      </a:prstGeom>
                    </pic:spPr>
                  </pic:pic>
                </a:graphicData>
              </a:graphic>
            </wp:inline>
          </w:drawing>
        </w:r>
      </w:ins>
    </w:p>
    <w:p w14:paraId="5B03D755" w14:textId="30C2B0B6" w:rsidR="004328BA" w:rsidRPr="00C307BC" w:rsidRDefault="004328BA" w:rsidP="004328BA">
      <w:pPr>
        <w:pStyle w:val="Caption"/>
        <w:jc w:val="center"/>
        <w:rPr>
          <w:ins w:id="2284" w:author="Nguyen Toan" w:date="2018-05-14T18:16:00Z"/>
          <w:rFonts w:ascii="Times New Roman" w:hAnsi="Times New Roman" w:cs="Times New Roman"/>
          <w:i w:val="0"/>
          <w:color w:val="auto"/>
          <w:sz w:val="26"/>
          <w:szCs w:val="26"/>
        </w:rPr>
      </w:pPr>
      <w:bookmarkStart w:id="2285" w:name="_Ref514157144"/>
      <w:bookmarkStart w:id="2286" w:name="_Toc514157776"/>
      <w:ins w:id="2287" w:author="Nguyen Toan" w:date="2018-05-14T18:16:00Z">
        <w:r w:rsidRPr="00C307BC">
          <w:rPr>
            <w:rFonts w:ascii="Times New Roman" w:hAnsi="Times New Roman" w:cs="Times New Roman"/>
            <w:i w:val="0"/>
            <w:color w:val="auto"/>
            <w:sz w:val="26"/>
            <w:szCs w:val="26"/>
          </w:rPr>
          <w:t xml:space="preserve">Hình </w:t>
        </w:r>
      </w:ins>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4</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4</w:t>
      </w:r>
      <w:r w:rsidR="007B1CDB" w:rsidRPr="00C307BC">
        <w:rPr>
          <w:rFonts w:ascii="Times New Roman" w:hAnsi="Times New Roman" w:cs="Times New Roman"/>
          <w:i w:val="0"/>
          <w:color w:val="auto"/>
          <w:sz w:val="26"/>
          <w:szCs w:val="26"/>
        </w:rPr>
        <w:fldChar w:fldCharType="end"/>
      </w:r>
      <w:bookmarkEnd w:id="2285"/>
      <w:ins w:id="2288" w:author="Nguyen Toan" w:date="2018-05-14T18:16:00Z">
        <w:del w:id="2289" w:author="Đinh Thị Loan - ITC" w:date="2018-05-15T14:06:00Z">
          <w:r w:rsidRPr="00C307BC" w:rsidDel="006A746E">
            <w:rPr>
              <w:rFonts w:ascii="Times New Roman" w:hAnsi="Times New Roman" w:cs="Times New Roman"/>
              <w:i w:val="0"/>
              <w:color w:val="auto"/>
              <w:sz w:val="26"/>
              <w:szCs w:val="26"/>
            </w:rPr>
            <w:fldChar w:fldCharType="begin"/>
          </w:r>
          <w:r w:rsidRPr="00C307BC" w:rsidDel="006A746E">
            <w:rPr>
              <w:rFonts w:ascii="Times New Roman" w:hAnsi="Times New Roman" w:cs="Times New Roman"/>
              <w:i w:val="0"/>
              <w:color w:val="auto"/>
              <w:sz w:val="26"/>
              <w:szCs w:val="26"/>
            </w:rPr>
            <w:delInstrText xml:space="preserve"> STYLEREF 1 \s </w:delInstrText>
          </w:r>
          <w:r w:rsidRPr="00C307BC" w:rsidDel="006A746E">
            <w:rPr>
              <w:rFonts w:ascii="Times New Roman" w:hAnsi="Times New Roman" w:cs="Times New Roman"/>
              <w:i w:val="0"/>
              <w:color w:val="auto"/>
              <w:sz w:val="26"/>
              <w:szCs w:val="26"/>
            </w:rPr>
            <w:fldChar w:fldCharType="separate"/>
          </w:r>
        </w:del>
      </w:ins>
      <w:del w:id="2290" w:author="Đinh Thị Loan - ITC" w:date="2018-05-15T14:06:00Z">
        <w:r w:rsidR="00620576" w:rsidRPr="00C307BC" w:rsidDel="006A746E">
          <w:rPr>
            <w:rFonts w:ascii="Times New Roman" w:hAnsi="Times New Roman" w:cs="Times New Roman"/>
            <w:i w:val="0"/>
            <w:noProof/>
            <w:color w:val="auto"/>
            <w:sz w:val="26"/>
            <w:szCs w:val="26"/>
          </w:rPr>
          <w:delText>4</w:delText>
        </w:r>
      </w:del>
      <w:ins w:id="2291" w:author="Nguyen Toan" w:date="2018-05-14T18:16:00Z">
        <w:del w:id="2292" w:author="Đinh Thị Loan - ITC" w:date="2018-05-15T14:06:00Z">
          <w:r w:rsidRPr="00C307BC" w:rsidDel="006A746E">
            <w:rPr>
              <w:rFonts w:ascii="Times New Roman" w:hAnsi="Times New Roman" w:cs="Times New Roman"/>
              <w:i w:val="0"/>
              <w:color w:val="auto"/>
              <w:sz w:val="26"/>
              <w:szCs w:val="26"/>
            </w:rPr>
            <w:fldChar w:fldCharType="end"/>
          </w:r>
          <w:r w:rsidRPr="00C307BC" w:rsidDel="006A746E">
            <w:rPr>
              <w:rFonts w:ascii="Times New Roman" w:hAnsi="Times New Roman" w:cs="Times New Roman"/>
              <w:i w:val="0"/>
              <w:color w:val="auto"/>
              <w:sz w:val="26"/>
              <w:szCs w:val="26"/>
            </w:rPr>
            <w:delText>.</w:delText>
          </w:r>
          <w:r w:rsidRPr="00C307BC" w:rsidDel="006A746E">
            <w:rPr>
              <w:rFonts w:ascii="Times New Roman" w:hAnsi="Times New Roman" w:cs="Times New Roman"/>
              <w:i w:val="0"/>
              <w:color w:val="auto"/>
              <w:sz w:val="26"/>
              <w:szCs w:val="26"/>
            </w:rPr>
            <w:fldChar w:fldCharType="begin"/>
          </w:r>
          <w:r w:rsidRPr="00C307BC" w:rsidDel="006A746E">
            <w:rPr>
              <w:rFonts w:ascii="Times New Roman" w:hAnsi="Times New Roman" w:cs="Times New Roman"/>
              <w:i w:val="0"/>
              <w:color w:val="auto"/>
              <w:sz w:val="26"/>
              <w:szCs w:val="26"/>
            </w:rPr>
            <w:delInstrText xml:space="preserve"> SEQ Hình \* ARABIC \s 1 </w:delInstrText>
          </w:r>
          <w:r w:rsidRPr="00C307BC" w:rsidDel="006A746E">
            <w:rPr>
              <w:rFonts w:ascii="Times New Roman" w:hAnsi="Times New Roman" w:cs="Times New Roman"/>
              <w:i w:val="0"/>
              <w:color w:val="auto"/>
              <w:sz w:val="26"/>
              <w:szCs w:val="26"/>
            </w:rPr>
            <w:fldChar w:fldCharType="separate"/>
          </w:r>
        </w:del>
      </w:ins>
      <w:ins w:id="2293" w:author="Nguyen Toan" w:date="2018-05-14T23:17:00Z">
        <w:del w:id="2294" w:author="Đinh Thị Loan - ITC" w:date="2018-05-15T14:06:00Z">
          <w:r w:rsidR="00620576" w:rsidRPr="00C307BC" w:rsidDel="006A746E">
            <w:rPr>
              <w:rFonts w:ascii="Times New Roman" w:hAnsi="Times New Roman" w:cs="Times New Roman"/>
              <w:i w:val="0"/>
              <w:noProof/>
              <w:color w:val="auto"/>
              <w:sz w:val="26"/>
              <w:szCs w:val="26"/>
            </w:rPr>
            <w:delText>3</w:delText>
          </w:r>
        </w:del>
      </w:ins>
      <w:ins w:id="2295" w:author="Nguyen Toan" w:date="2018-05-14T18:16:00Z">
        <w:del w:id="2296" w:author="Đinh Thị Loan - ITC" w:date="2018-05-15T14:06:00Z">
          <w:r w:rsidRPr="00C307BC" w:rsidDel="006A746E">
            <w:rPr>
              <w:rFonts w:ascii="Times New Roman" w:hAnsi="Times New Roman" w:cs="Times New Roman"/>
              <w:i w:val="0"/>
              <w:color w:val="auto"/>
              <w:sz w:val="26"/>
              <w:szCs w:val="26"/>
            </w:rPr>
            <w:fldChar w:fldCharType="end"/>
          </w:r>
        </w:del>
        <w:r w:rsidRPr="00C307BC">
          <w:rPr>
            <w:rFonts w:ascii="Times New Roman" w:hAnsi="Times New Roman" w:cs="Times New Roman"/>
            <w:i w:val="0"/>
            <w:color w:val="auto"/>
            <w:sz w:val="26"/>
            <w:szCs w:val="26"/>
          </w:rPr>
          <w:t>: Tạo một tác vụ trên Jenkins</w:t>
        </w:r>
        <w:bookmarkEnd w:id="2286"/>
      </w:ins>
    </w:p>
    <w:p w14:paraId="3D68AE59" w14:textId="34AB0696" w:rsidR="004328BA" w:rsidRPr="00C307BC" w:rsidRDefault="004328BA" w:rsidP="004328BA">
      <w:pPr>
        <w:spacing w:after="120" w:line="288" w:lineRule="auto"/>
        <w:ind w:firstLine="567"/>
        <w:jc w:val="both"/>
        <w:rPr>
          <w:ins w:id="2297" w:author="Nguyen Toan" w:date="2018-05-14T18:16:00Z"/>
          <w:rFonts w:ascii="Times New Roman" w:hAnsi="Times New Roman" w:cs="Times New Roman"/>
          <w:sz w:val="26"/>
          <w:szCs w:val="26"/>
          <w:lang w:val="en-US"/>
        </w:rPr>
      </w:pPr>
      <w:ins w:id="2298" w:author="Nguyen Toan" w:date="2018-05-14T18:16:00Z">
        <w:r w:rsidRPr="00C307BC">
          <w:rPr>
            <w:rFonts w:ascii="Times New Roman" w:eastAsia="Times New Roman" w:hAnsi="Times New Roman" w:cs="Times New Roman"/>
            <w:b/>
            <w:bCs/>
            <w:color w:val="auto"/>
            <w:sz w:val="26"/>
            <w:szCs w:val="26"/>
            <w:lang w:val="en-US"/>
          </w:rPr>
          <w:t>Bước 3:</w:t>
        </w:r>
        <w:r w:rsidRPr="00C307BC">
          <w:rPr>
            <w:rFonts w:ascii="Times New Roman" w:eastAsia="Times New Roman" w:hAnsi="Times New Roman" w:cs="Times New Roman"/>
            <w:bCs/>
            <w:color w:val="auto"/>
            <w:sz w:val="26"/>
            <w:szCs w:val="26"/>
            <w:lang w:val="en-US"/>
          </w:rPr>
          <w:t xml:space="preserve"> nhập thông tin cấu hình cho ứng dụng bao gồm: kho</w:t>
        </w:r>
        <w:r w:rsidRPr="00C307BC">
          <w:rPr>
            <w:rFonts w:ascii="Times New Roman" w:eastAsia="Times New Roman" w:hAnsi="Times New Roman" w:cs="Times New Roman"/>
            <w:b/>
            <w:bCs/>
            <w:color w:val="auto"/>
            <w:sz w:val="26"/>
            <w:szCs w:val="26"/>
            <w:lang w:val="en-US"/>
          </w:rPr>
          <w:t xml:space="preserve"> </w:t>
        </w:r>
        <w:r w:rsidRPr="00C307BC">
          <w:rPr>
            <w:rFonts w:ascii="Times New Roman" w:eastAsia="Times New Roman" w:hAnsi="Times New Roman" w:cs="Times New Roman"/>
            <w:bCs/>
            <w:color w:val="auto"/>
            <w:sz w:val="26"/>
            <w:szCs w:val="26"/>
            <w:lang w:val="en-US"/>
          </w:rPr>
          <w:t>mã nguồn, môi trường dịch, các bước dịch,… (</w:t>
        </w:r>
      </w:ins>
      <w:ins w:id="2299" w:author="Đinh Thị Loan - ITC" w:date="2018-05-15T14:17:00Z">
        <w:r w:rsidR="00FF551C" w:rsidRPr="00C307BC">
          <w:rPr>
            <w:rFonts w:ascii="Times New Roman" w:eastAsia="Times New Roman" w:hAnsi="Times New Roman" w:cs="Times New Roman"/>
            <w:bCs/>
            <w:color w:val="auto"/>
            <w:sz w:val="26"/>
            <w:szCs w:val="26"/>
            <w:lang w:val="en-US"/>
          </w:rPr>
          <w:fldChar w:fldCharType="begin"/>
        </w:r>
        <w:r w:rsidR="00FF551C" w:rsidRPr="00C307BC">
          <w:rPr>
            <w:rFonts w:ascii="Times New Roman" w:eastAsia="Times New Roman" w:hAnsi="Times New Roman" w:cs="Times New Roman"/>
            <w:bCs/>
            <w:color w:val="auto"/>
            <w:sz w:val="26"/>
            <w:szCs w:val="26"/>
            <w:lang w:val="en-US"/>
          </w:rPr>
          <w:instrText xml:space="preserve"> REF _Ref514157133 \h </w:instrText>
        </w:r>
      </w:ins>
      <w:r w:rsidR="00C307BC" w:rsidRPr="00C307BC">
        <w:rPr>
          <w:rFonts w:ascii="Times New Roman" w:eastAsia="Times New Roman" w:hAnsi="Times New Roman" w:cs="Times New Roman"/>
          <w:bCs/>
          <w:color w:val="auto"/>
          <w:sz w:val="26"/>
          <w:szCs w:val="26"/>
          <w:lang w:val="en-US"/>
        </w:rPr>
        <w:instrText xml:space="preserve"> \* MERGEFORMAT </w:instrText>
      </w:r>
      <w:r w:rsidR="00FF551C" w:rsidRPr="00C307BC">
        <w:rPr>
          <w:rFonts w:ascii="Times New Roman" w:eastAsia="Times New Roman" w:hAnsi="Times New Roman" w:cs="Times New Roman"/>
          <w:bCs/>
          <w:color w:val="auto"/>
          <w:sz w:val="26"/>
          <w:szCs w:val="26"/>
          <w:lang w:val="en-US"/>
        </w:rPr>
      </w:r>
      <w:r w:rsidR="00FF551C" w:rsidRPr="00C307BC">
        <w:rPr>
          <w:rFonts w:ascii="Times New Roman" w:eastAsia="Times New Roman" w:hAnsi="Times New Roman" w:cs="Times New Roman"/>
          <w:bCs/>
          <w:color w:val="auto"/>
          <w:sz w:val="26"/>
          <w:szCs w:val="26"/>
          <w:lang w:val="en-US"/>
        </w:rPr>
        <w:fldChar w:fldCharType="separate"/>
      </w:r>
      <w:ins w:id="2300" w:author="Nguyen Toan" w:date="2018-05-14T18:16:00Z">
        <w:r w:rsidR="009C452F" w:rsidRPr="009C452F">
          <w:rPr>
            <w:rFonts w:ascii="Times New Roman" w:hAnsi="Times New Roman" w:cs="Times New Roman"/>
            <w:color w:val="auto"/>
            <w:sz w:val="26"/>
            <w:szCs w:val="26"/>
          </w:rPr>
          <w:t xml:space="preserve">Hình </w:t>
        </w:r>
      </w:ins>
      <w:r w:rsidR="009C452F">
        <w:rPr>
          <w:rFonts w:ascii="Times New Roman" w:hAnsi="Times New Roman" w:cs="Times New Roman"/>
          <w:i/>
          <w:noProof/>
          <w:color w:val="auto"/>
          <w:sz w:val="26"/>
          <w:szCs w:val="26"/>
        </w:rPr>
        <w:t>4</w:t>
      </w:r>
      <w:r w:rsidR="009C452F" w:rsidRPr="00C307BC">
        <w:rPr>
          <w:rFonts w:ascii="Times New Roman" w:hAnsi="Times New Roman" w:cs="Times New Roman"/>
          <w:i/>
          <w:noProof/>
          <w:color w:val="auto"/>
          <w:sz w:val="26"/>
          <w:szCs w:val="26"/>
        </w:rPr>
        <w:t>.</w:t>
      </w:r>
      <w:r w:rsidR="009C452F">
        <w:rPr>
          <w:rFonts w:ascii="Times New Roman" w:hAnsi="Times New Roman" w:cs="Times New Roman"/>
          <w:i/>
          <w:noProof/>
          <w:color w:val="auto"/>
          <w:sz w:val="26"/>
          <w:szCs w:val="26"/>
        </w:rPr>
        <w:t>5</w:t>
      </w:r>
      <w:ins w:id="2301" w:author="Đinh Thị Loan - ITC" w:date="2018-05-15T14:17:00Z">
        <w:r w:rsidR="00FF551C" w:rsidRPr="00C307BC">
          <w:rPr>
            <w:rFonts w:ascii="Times New Roman" w:eastAsia="Times New Roman" w:hAnsi="Times New Roman" w:cs="Times New Roman"/>
            <w:bCs/>
            <w:color w:val="auto"/>
            <w:sz w:val="26"/>
            <w:szCs w:val="26"/>
            <w:lang w:val="en-US"/>
          </w:rPr>
          <w:fldChar w:fldCharType="end"/>
        </w:r>
      </w:ins>
      <w:ins w:id="2302" w:author="Nguyen Toan" w:date="2018-05-14T18:16:00Z">
        <w:r w:rsidRPr="00C307BC">
          <w:rPr>
            <w:rFonts w:ascii="Times New Roman" w:eastAsia="Times New Roman" w:hAnsi="Times New Roman" w:cs="Times New Roman"/>
            <w:bCs/>
            <w:color w:val="auto"/>
            <w:sz w:val="26"/>
            <w:szCs w:val="26"/>
            <w:lang w:val="en-US"/>
          </w:rPr>
          <w:fldChar w:fldCharType="begin"/>
        </w:r>
        <w:r w:rsidRPr="00C307BC">
          <w:rPr>
            <w:rFonts w:ascii="Times New Roman" w:eastAsia="Times New Roman" w:hAnsi="Times New Roman" w:cs="Times New Roman"/>
            <w:bCs/>
            <w:color w:val="auto"/>
            <w:sz w:val="26"/>
            <w:szCs w:val="26"/>
            <w:lang w:val="en-US"/>
          </w:rPr>
          <w:instrText xml:space="preserve"> REF _Ref512175978 \h  \* MERGEFORMAT </w:instrText>
        </w:r>
      </w:ins>
      <w:r w:rsidRPr="00C307BC">
        <w:rPr>
          <w:rFonts w:ascii="Times New Roman" w:eastAsia="Times New Roman" w:hAnsi="Times New Roman" w:cs="Times New Roman"/>
          <w:bCs/>
          <w:color w:val="auto"/>
          <w:sz w:val="26"/>
          <w:szCs w:val="26"/>
          <w:lang w:val="en-US"/>
        </w:rPr>
      </w:r>
      <w:ins w:id="2303" w:author="Nguyen Toan" w:date="2018-05-14T18:16:00Z">
        <w:r w:rsidRPr="00C307BC">
          <w:rPr>
            <w:rFonts w:ascii="Times New Roman" w:eastAsia="Times New Roman" w:hAnsi="Times New Roman" w:cs="Times New Roman"/>
            <w:bCs/>
            <w:color w:val="auto"/>
            <w:sz w:val="26"/>
            <w:szCs w:val="26"/>
            <w:lang w:val="en-US"/>
          </w:rPr>
          <w:fldChar w:fldCharType="end"/>
        </w:r>
        <w:r w:rsidRPr="00C307BC">
          <w:rPr>
            <w:rFonts w:ascii="Times New Roman" w:eastAsia="Times New Roman" w:hAnsi="Times New Roman" w:cs="Times New Roman"/>
            <w:bCs/>
            <w:color w:val="auto"/>
            <w:sz w:val="26"/>
            <w:szCs w:val="26"/>
            <w:lang w:val="en-US"/>
          </w:rPr>
          <w:t>)</w:t>
        </w:r>
      </w:ins>
    </w:p>
    <w:p w14:paraId="73F55755" w14:textId="77777777" w:rsidR="004328BA" w:rsidRPr="00C307BC" w:rsidRDefault="004328BA" w:rsidP="004328BA">
      <w:pPr>
        <w:keepNext/>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center"/>
        <w:rPr>
          <w:ins w:id="2304" w:author="Nguyen Toan" w:date="2018-05-14T18:16:00Z"/>
          <w:rFonts w:ascii="Times New Roman" w:hAnsi="Times New Roman" w:cs="Times New Roman"/>
          <w:sz w:val="26"/>
          <w:szCs w:val="26"/>
        </w:rPr>
      </w:pPr>
      <w:ins w:id="2305" w:author="Nguyen Toan" w:date="2018-05-14T18:16:00Z">
        <w:r w:rsidRPr="00C307BC">
          <w:rPr>
            <w:rFonts w:ascii="Times New Roman" w:eastAsia="Times New Roman" w:hAnsi="Times New Roman" w:cs="Times New Roman"/>
            <w:b/>
            <w:bCs/>
            <w:noProof/>
            <w:color w:val="auto"/>
            <w:sz w:val="26"/>
            <w:szCs w:val="26"/>
            <w:lang w:val="en-US"/>
            <w:rPrChange w:id="2306" w:author="Unknown">
              <w:rPr>
                <w:noProof/>
                <w:lang w:val="en-US"/>
              </w:rPr>
            </w:rPrChange>
          </w:rPr>
          <w:drawing>
            <wp:inline distT="0" distB="0" distL="0" distR="0" wp14:anchorId="5037C30B" wp14:editId="064255B7">
              <wp:extent cx="3785713" cy="2755661"/>
              <wp:effectExtent l="0" t="0" r="5715"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new proj.PNG"/>
                      <pic:cNvPicPr/>
                    </pic:nvPicPr>
                    <pic:blipFill>
                      <a:blip r:embed="rId52">
                        <a:extLst>
                          <a:ext uri="{28A0092B-C50C-407E-A947-70E740481C1C}">
                            <a14:useLocalDpi xmlns:a14="http://schemas.microsoft.com/office/drawing/2010/main" val="0"/>
                          </a:ext>
                        </a:extLst>
                      </a:blip>
                      <a:stretch>
                        <a:fillRect/>
                      </a:stretch>
                    </pic:blipFill>
                    <pic:spPr>
                      <a:xfrm>
                        <a:off x="0" y="0"/>
                        <a:ext cx="3799424" cy="2765641"/>
                      </a:xfrm>
                      <a:prstGeom prst="rect">
                        <a:avLst/>
                      </a:prstGeom>
                    </pic:spPr>
                  </pic:pic>
                </a:graphicData>
              </a:graphic>
            </wp:inline>
          </w:drawing>
        </w:r>
      </w:ins>
    </w:p>
    <w:p w14:paraId="26245144" w14:textId="444BA49C" w:rsidR="004328BA" w:rsidRPr="00C307BC" w:rsidRDefault="004328BA" w:rsidP="004328BA">
      <w:pPr>
        <w:pStyle w:val="Caption"/>
        <w:jc w:val="center"/>
        <w:rPr>
          <w:ins w:id="2307" w:author="Nguyen Toan" w:date="2018-05-14T18:16:00Z"/>
          <w:rFonts w:ascii="Times New Roman" w:eastAsia="Times New Roman" w:hAnsi="Times New Roman" w:cs="Times New Roman"/>
          <w:color w:val="auto"/>
          <w:sz w:val="26"/>
          <w:szCs w:val="26"/>
          <w:lang w:val="en-US"/>
        </w:rPr>
      </w:pPr>
      <w:bookmarkStart w:id="2308" w:name="_Ref514157133"/>
      <w:bookmarkStart w:id="2309" w:name="_Toc514157777"/>
      <w:ins w:id="2310" w:author="Nguyen Toan" w:date="2018-05-14T18:16:00Z">
        <w:r w:rsidRPr="00C307BC">
          <w:rPr>
            <w:rFonts w:ascii="Times New Roman" w:hAnsi="Times New Roman" w:cs="Times New Roman"/>
            <w:i w:val="0"/>
            <w:color w:val="auto"/>
            <w:sz w:val="26"/>
            <w:szCs w:val="26"/>
          </w:rPr>
          <w:t xml:space="preserve">Hình </w:t>
        </w:r>
      </w:ins>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4</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5</w:t>
      </w:r>
      <w:r w:rsidR="007B1CDB" w:rsidRPr="00C307BC">
        <w:rPr>
          <w:rFonts w:ascii="Times New Roman" w:hAnsi="Times New Roman" w:cs="Times New Roman"/>
          <w:i w:val="0"/>
          <w:color w:val="auto"/>
          <w:sz w:val="26"/>
          <w:szCs w:val="26"/>
        </w:rPr>
        <w:fldChar w:fldCharType="end"/>
      </w:r>
      <w:bookmarkEnd w:id="2308"/>
      <w:ins w:id="2311" w:author="Nguyen Toan" w:date="2018-05-14T18:16:00Z">
        <w:del w:id="2312" w:author="Đinh Thị Loan - ITC" w:date="2018-05-15T14:06:00Z">
          <w:r w:rsidRPr="00C307BC" w:rsidDel="006A746E">
            <w:rPr>
              <w:rFonts w:ascii="Times New Roman" w:hAnsi="Times New Roman" w:cs="Times New Roman"/>
              <w:i w:val="0"/>
              <w:color w:val="auto"/>
              <w:sz w:val="26"/>
              <w:szCs w:val="26"/>
            </w:rPr>
            <w:fldChar w:fldCharType="begin"/>
          </w:r>
          <w:r w:rsidRPr="00C307BC" w:rsidDel="006A746E">
            <w:rPr>
              <w:rFonts w:ascii="Times New Roman" w:hAnsi="Times New Roman" w:cs="Times New Roman"/>
              <w:i w:val="0"/>
              <w:color w:val="auto"/>
              <w:sz w:val="26"/>
              <w:szCs w:val="26"/>
            </w:rPr>
            <w:delInstrText xml:space="preserve"> STYLEREF 1 \s </w:delInstrText>
          </w:r>
          <w:r w:rsidRPr="00C307BC" w:rsidDel="006A746E">
            <w:rPr>
              <w:rFonts w:ascii="Times New Roman" w:hAnsi="Times New Roman" w:cs="Times New Roman"/>
              <w:i w:val="0"/>
              <w:color w:val="auto"/>
              <w:sz w:val="26"/>
              <w:szCs w:val="26"/>
            </w:rPr>
            <w:fldChar w:fldCharType="separate"/>
          </w:r>
        </w:del>
      </w:ins>
      <w:del w:id="2313" w:author="Đinh Thị Loan - ITC" w:date="2018-05-15T14:06:00Z">
        <w:r w:rsidR="00620576" w:rsidRPr="00C307BC" w:rsidDel="006A746E">
          <w:rPr>
            <w:rFonts w:ascii="Times New Roman" w:hAnsi="Times New Roman" w:cs="Times New Roman"/>
            <w:i w:val="0"/>
            <w:noProof/>
            <w:color w:val="auto"/>
            <w:sz w:val="26"/>
            <w:szCs w:val="26"/>
          </w:rPr>
          <w:delText>4</w:delText>
        </w:r>
      </w:del>
      <w:ins w:id="2314" w:author="Nguyen Toan" w:date="2018-05-14T18:16:00Z">
        <w:del w:id="2315" w:author="Đinh Thị Loan - ITC" w:date="2018-05-15T14:06:00Z">
          <w:r w:rsidRPr="00C307BC" w:rsidDel="006A746E">
            <w:rPr>
              <w:rFonts w:ascii="Times New Roman" w:hAnsi="Times New Roman" w:cs="Times New Roman"/>
              <w:i w:val="0"/>
              <w:color w:val="auto"/>
              <w:sz w:val="26"/>
              <w:szCs w:val="26"/>
            </w:rPr>
            <w:fldChar w:fldCharType="end"/>
          </w:r>
          <w:r w:rsidRPr="00C307BC" w:rsidDel="006A746E">
            <w:rPr>
              <w:rFonts w:ascii="Times New Roman" w:hAnsi="Times New Roman" w:cs="Times New Roman"/>
              <w:i w:val="0"/>
              <w:color w:val="auto"/>
              <w:sz w:val="26"/>
              <w:szCs w:val="26"/>
            </w:rPr>
            <w:delText>.</w:delText>
          </w:r>
          <w:r w:rsidRPr="00C307BC" w:rsidDel="006A746E">
            <w:rPr>
              <w:rFonts w:ascii="Times New Roman" w:hAnsi="Times New Roman" w:cs="Times New Roman"/>
              <w:i w:val="0"/>
              <w:color w:val="auto"/>
              <w:sz w:val="26"/>
              <w:szCs w:val="26"/>
            </w:rPr>
            <w:fldChar w:fldCharType="begin"/>
          </w:r>
          <w:r w:rsidRPr="00C307BC" w:rsidDel="006A746E">
            <w:rPr>
              <w:rFonts w:ascii="Times New Roman" w:hAnsi="Times New Roman" w:cs="Times New Roman"/>
              <w:i w:val="0"/>
              <w:color w:val="auto"/>
              <w:sz w:val="26"/>
              <w:szCs w:val="26"/>
            </w:rPr>
            <w:delInstrText xml:space="preserve"> SEQ Hình \* ARABIC \s 1 </w:delInstrText>
          </w:r>
          <w:r w:rsidRPr="00C307BC" w:rsidDel="006A746E">
            <w:rPr>
              <w:rFonts w:ascii="Times New Roman" w:hAnsi="Times New Roman" w:cs="Times New Roman"/>
              <w:i w:val="0"/>
              <w:color w:val="auto"/>
              <w:sz w:val="26"/>
              <w:szCs w:val="26"/>
            </w:rPr>
            <w:fldChar w:fldCharType="separate"/>
          </w:r>
        </w:del>
      </w:ins>
      <w:ins w:id="2316" w:author="Nguyen Toan" w:date="2018-05-14T23:17:00Z">
        <w:del w:id="2317" w:author="Đinh Thị Loan - ITC" w:date="2018-05-15T14:06:00Z">
          <w:r w:rsidR="00620576" w:rsidRPr="00C307BC" w:rsidDel="006A746E">
            <w:rPr>
              <w:rFonts w:ascii="Times New Roman" w:hAnsi="Times New Roman" w:cs="Times New Roman"/>
              <w:i w:val="0"/>
              <w:noProof/>
              <w:color w:val="auto"/>
              <w:sz w:val="26"/>
              <w:szCs w:val="26"/>
            </w:rPr>
            <w:delText>4</w:delText>
          </w:r>
        </w:del>
      </w:ins>
      <w:ins w:id="2318" w:author="Nguyen Toan" w:date="2018-05-14T18:16:00Z">
        <w:del w:id="2319" w:author="Đinh Thị Loan - ITC" w:date="2018-05-15T14:06:00Z">
          <w:r w:rsidRPr="00C307BC" w:rsidDel="006A746E">
            <w:rPr>
              <w:rFonts w:ascii="Times New Roman" w:hAnsi="Times New Roman" w:cs="Times New Roman"/>
              <w:i w:val="0"/>
              <w:color w:val="auto"/>
              <w:sz w:val="26"/>
              <w:szCs w:val="26"/>
            </w:rPr>
            <w:fldChar w:fldCharType="end"/>
          </w:r>
        </w:del>
        <w:r w:rsidRPr="00C307BC">
          <w:rPr>
            <w:rFonts w:ascii="Times New Roman" w:hAnsi="Times New Roman" w:cs="Times New Roman"/>
            <w:i w:val="0"/>
            <w:color w:val="auto"/>
            <w:sz w:val="26"/>
            <w:szCs w:val="26"/>
          </w:rPr>
          <w:t>: Thông tin chi tiết cấu hình tác vụ</w:t>
        </w:r>
        <w:bookmarkEnd w:id="2309"/>
        <w:r w:rsidRPr="00C307BC">
          <w:rPr>
            <w:rFonts w:ascii="Times New Roman" w:hAnsi="Times New Roman" w:cs="Times New Roman"/>
            <w:i w:val="0"/>
            <w:color w:val="auto"/>
            <w:sz w:val="26"/>
            <w:szCs w:val="26"/>
          </w:rPr>
          <w:t xml:space="preserve"> </w:t>
        </w:r>
      </w:ins>
    </w:p>
    <w:p w14:paraId="5A4E5B11" w14:textId="4DA9A237" w:rsidR="004328BA" w:rsidRPr="00C307BC" w:rsidRDefault="004328BA" w:rsidP="004328BA">
      <w:pPr>
        <w:spacing w:after="120" w:line="288" w:lineRule="auto"/>
        <w:ind w:firstLine="567"/>
        <w:jc w:val="both"/>
        <w:rPr>
          <w:ins w:id="2320" w:author="Nguyen Toan" w:date="2018-05-14T18:16:00Z"/>
          <w:rFonts w:ascii="Times New Roman" w:eastAsia="Times New Roman" w:hAnsi="Times New Roman" w:cs="Times New Roman"/>
          <w:color w:val="auto"/>
          <w:sz w:val="26"/>
          <w:szCs w:val="26"/>
          <w:lang w:val="en-US"/>
        </w:rPr>
      </w:pPr>
      <w:ins w:id="2321" w:author="Nguyen Toan" w:date="2018-05-14T18:16:00Z">
        <w:r w:rsidRPr="00C307BC">
          <w:rPr>
            <w:rFonts w:ascii="Times New Roman" w:eastAsia="Times New Roman" w:hAnsi="Times New Roman" w:cs="Times New Roman"/>
            <w:color w:val="auto"/>
            <w:sz w:val="26"/>
            <w:szCs w:val="26"/>
            <w:lang w:val="en-US"/>
          </w:rPr>
          <w:lastRenderedPageBreak/>
          <w:t>Tại màn hình cấu hình (</w:t>
        </w:r>
        <w:r w:rsidRPr="00C307BC">
          <w:rPr>
            <w:rFonts w:ascii="Times New Roman" w:eastAsia="Times New Roman" w:hAnsi="Times New Roman" w:cs="Times New Roman"/>
            <w:color w:val="auto"/>
            <w:sz w:val="26"/>
            <w:szCs w:val="26"/>
            <w:lang w:val="en-US"/>
          </w:rPr>
          <w:fldChar w:fldCharType="begin"/>
        </w:r>
        <w:r w:rsidRPr="00C307BC">
          <w:rPr>
            <w:rFonts w:ascii="Times New Roman" w:eastAsia="Times New Roman" w:hAnsi="Times New Roman" w:cs="Times New Roman"/>
            <w:color w:val="auto"/>
            <w:sz w:val="26"/>
            <w:szCs w:val="26"/>
            <w:lang w:val="en-US"/>
          </w:rPr>
          <w:instrText xml:space="preserve"> REF _Ref513324646 \h </w:instrText>
        </w:r>
      </w:ins>
      <w:r w:rsidR="00C307BC" w:rsidRPr="00C307BC">
        <w:rPr>
          <w:rFonts w:ascii="Times New Roman" w:eastAsia="Times New Roman" w:hAnsi="Times New Roman" w:cs="Times New Roman"/>
          <w:color w:val="auto"/>
          <w:sz w:val="26"/>
          <w:szCs w:val="26"/>
          <w:lang w:val="en-US"/>
        </w:rPr>
        <w:instrText xml:space="preserve"> \* MERGEFORMAT </w:instrText>
      </w:r>
      <w:r w:rsidRPr="00C307BC">
        <w:rPr>
          <w:rFonts w:ascii="Times New Roman" w:eastAsia="Times New Roman" w:hAnsi="Times New Roman" w:cs="Times New Roman"/>
          <w:color w:val="auto"/>
          <w:sz w:val="26"/>
          <w:szCs w:val="26"/>
          <w:lang w:val="en-US"/>
        </w:rPr>
      </w:r>
      <w:ins w:id="2322" w:author="Nguyen Toan" w:date="2018-05-14T18:16:00Z">
        <w:r w:rsidRPr="00C307BC">
          <w:rPr>
            <w:rFonts w:ascii="Times New Roman" w:eastAsia="Times New Roman" w:hAnsi="Times New Roman" w:cs="Times New Roman"/>
            <w:color w:val="auto"/>
            <w:sz w:val="26"/>
            <w:szCs w:val="26"/>
            <w:lang w:val="en-US"/>
          </w:rPr>
          <w:fldChar w:fldCharType="separate"/>
        </w:r>
        <w:r w:rsidR="009C452F" w:rsidRPr="009C452F">
          <w:rPr>
            <w:rFonts w:ascii="Times New Roman" w:hAnsi="Times New Roman" w:cs="Times New Roman"/>
            <w:color w:val="auto"/>
            <w:sz w:val="26"/>
            <w:szCs w:val="26"/>
          </w:rPr>
          <w:t xml:space="preserve">Hình </w:t>
        </w:r>
      </w:ins>
      <w:r w:rsidR="009C452F">
        <w:rPr>
          <w:rFonts w:ascii="Times New Roman" w:hAnsi="Times New Roman" w:cs="Times New Roman"/>
          <w:i/>
          <w:noProof/>
          <w:color w:val="auto"/>
          <w:sz w:val="26"/>
          <w:szCs w:val="26"/>
        </w:rPr>
        <w:t>4</w:t>
      </w:r>
      <w:r w:rsidR="009C452F" w:rsidRPr="00C307BC">
        <w:rPr>
          <w:rFonts w:ascii="Times New Roman" w:hAnsi="Times New Roman" w:cs="Times New Roman"/>
          <w:i/>
          <w:noProof/>
          <w:color w:val="auto"/>
          <w:sz w:val="26"/>
          <w:szCs w:val="26"/>
        </w:rPr>
        <w:t>.</w:t>
      </w:r>
      <w:r w:rsidR="009C452F">
        <w:rPr>
          <w:rFonts w:ascii="Times New Roman" w:hAnsi="Times New Roman" w:cs="Times New Roman"/>
          <w:i/>
          <w:noProof/>
          <w:color w:val="auto"/>
          <w:sz w:val="26"/>
          <w:szCs w:val="26"/>
        </w:rPr>
        <w:t>6</w:t>
      </w:r>
      <w:ins w:id="2323" w:author="Nguyen Toan" w:date="2018-05-14T18:16:00Z">
        <w:r w:rsidRPr="00C307BC">
          <w:rPr>
            <w:rFonts w:ascii="Times New Roman" w:eastAsia="Times New Roman" w:hAnsi="Times New Roman" w:cs="Times New Roman"/>
            <w:color w:val="auto"/>
            <w:sz w:val="26"/>
            <w:szCs w:val="26"/>
            <w:lang w:val="en-US"/>
          </w:rPr>
          <w:fldChar w:fldCharType="end"/>
        </w:r>
        <w:del w:id="2324" w:author="Đinh Thị Loan - ITC" w:date="2018-05-15T14:17:00Z">
          <w:r w:rsidRPr="00C307BC" w:rsidDel="0096621D">
            <w:rPr>
              <w:rFonts w:ascii="Times New Roman" w:eastAsia="Times New Roman" w:hAnsi="Times New Roman" w:cs="Times New Roman"/>
              <w:color w:val="auto"/>
              <w:sz w:val="26"/>
              <w:szCs w:val="26"/>
              <w:lang w:val="en-US"/>
            </w:rPr>
            <w:fldChar w:fldCharType="begin"/>
          </w:r>
          <w:r w:rsidRPr="00C307BC" w:rsidDel="0096621D">
            <w:rPr>
              <w:rFonts w:ascii="Times New Roman" w:eastAsia="Times New Roman" w:hAnsi="Times New Roman" w:cs="Times New Roman"/>
              <w:color w:val="auto"/>
              <w:sz w:val="26"/>
              <w:szCs w:val="26"/>
              <w:lang w:val="en-US"/>
            </w:rPr>
            <w:delInstrText xml:space="preserve"> REF _Ref513324630 \h </w:delInstrText>
          </w:r>
        </w:del>
      </w:ins>
      <w:r w:rsidR="00C307BC" w:rsidRPr="00C307BC">
        <w:rPr>
          <w:rFonts w:ascii="Times New Roman" w:eastAsia="Times New Roman" w:hAnsi="Times New Roman" w:cs="Times New Roman"/>
          <w:color w:val="auto"/>
          <w:sz w:val="26"/>
          <w:szCs w:val="26"/>
          <w:lang w:val="en-US"/>
        </w:rPr>
        <w:instrText xml:space="preserve"> \* MERGEFORMAT </w:instrText>
      </w:r>
      <w:del w:id="2325" w:author="Đinh Thị Loan - ITC" w:date="2018-05-15T14:17:00Z">
        <w:r w:rsidRPr="00C307BC" w:rsidDel="0096621D">
          <w:rPr>
            <w:rFonts w:ascii="Times New Roman" w:eastAsia="Times New Roman" w:hAnsi="Times New Roman" w:cs="Times New Roman"/>
            <w:color w:val="auto"/>
            <w:sz w:val="26"/>
            <w:szCs w:val="26"/>
            <w:lang w:val="en-US"/>
          </w:rPr>
        </w:r>
        <w:r w:rsidRPr="00C307BC" w:rsidDel="0096621D">
          <w:rPr>
            <w:rFonts w:ascii="Times New Roman" w:eastAsia="Times New Roman" w:hAnsi="Times New Roman" w:cs="Times New Roman"/>
            <w:color w:val="auto"/>
            <w:sz w:val="26"/>
            <w:szCs w:val="26"/>
            <w:lang w:val="en-US"/>
          </w:rPr>
          <w:fldChar w:fldCharType="separate"/>
        </w:r>
      </w:del>
      <w:ins w:id="2326" w:author="Nguyen Toan" w:date="2018-05-14T23:17:00Z">
        <w:del w:id="2327" w:author="Đinh Thị Loan - ITC" w:date="2018-05-15T14:07:00Z">
          <w:r w:rsidR="00620576" w:rsidRPr="00C307BC" w:rsidDel="00AA7D69">
            <w:rPr>
              <w:rFonts w:ascii="Times New Roman" w:hAnsi="Times New Roman" w:cs="Times New Roman"/>
              <w:color w:val="auto"/>
              <w:sz w:val="26"/>
              <w:szCs w:val="26"/>
            </w:rPr>
            <w:delText xml:space="preserve">Hình </w:delText>
          </w:r>
          <w:r w:rsidR="00620576" w:rsidRPr="00C307BC" w:rsidDel="00AA7D69">
            <w:rPr>
              <w:rFonts w:ascii="Times New Roman" w:hAnsi="Times New Roman" w:cs="Times New Roman"/>
              <w:i/>
              <w:noProof/>
              <w:color w:val="auto"/>
              <w:sz w:val="26"/>
              <w:szCs w:val="26"/>
            </w:rPr>
            <w:delText>4</w:delText>
          </w:r>
          <w:r w:rsidR="00620576" w:rsidRPr="00C307BC" w:rsidDel="00AA7D69">
            <w:rPr>
              <w:rFonts w:ascii="Times New Roman" w:hAnsi="Times New Roman" w:cs="Times New Roman"/>
              <w:color w:val="auto"/>
              <w:sz w:val="26"/>
              <w:szCs w:val="26"/>
            </w:rPr>
            <w:delText>.</w:delText>
          </w:r>
          <w:r w:rsidR="00620576" w:rsidRPr="00C307BC" w:rsidDel="00AA7D69">
            <w:rPr>
              <w:rFonts w:ascii="Times New Roman" w:hAnsi="Times New Roman" w:cs="Times New Roman"/>
              <w:i/>
              <w:noProof/>
              <w:color w:val="auto"/>
              <w:sz w:val="26"/>
              <w:szCs w:val="26"/>
            </w:rPr>
            <w:delText>5</w:delText>
          </w:r>
          <w:r w:rsidR="00620576" w:rsidRPr="00C307BC" w:rsidDel="00AA7D69">
            <w:rPr>
              <w:rFonts w:ascii="Times New Roman" w:hAnsi="Times New Roman" w:cs="Times New Roman"/>
              <w:color w:val="auto"/>
              <w:sz w:val="26"/>
              <w:szCs w:val="26"/>
            </w:rPr>
            <w:delText>: Tùy chọn tác vụ xử lý qua shell</w:delText>
          </w:r>
        </w:del>
      </w:ins>
      <w:ins w:id="2328" w:author="Nguyen Toan" w:date="2018-05-14T18:16:00Z">
        <w:del w:id="2329" w:author="Đinh Thị Loan - ITC" w:date="2018-05-15T14:17:00Z">
          <w:r w:rsidRPr="00C307BC" w:rsidDel="0096621D">
            <w:rPr>
              <w:rFonts w:ascii="Times New Roman" w:eastAsia="Times New Roman" w:hAnsi="Times New Roman" w:cs="Times New Roman"/>
              <w:color w:val="auto"/>
              <w:sz w:val="26"/>
              <w:szCs w:val="26"/>
              <w:lang w:val="en-US"/>
            </w:rPr>
            <w:fldChar w:fldCharType="end"/>
          </w:r>
        </w:del>
        <w:r w:rsidRPr="00C307BC">
          <w:rPr>
            <w:rFonts w:ascii="Times New Roman" w:eastAsia="Times New Roman" w:hAnsi="Times New Roman" w:cs="Times New Roman"/>
            <w:color w:val="auto"/>
            <w:sz w:val="26"/>
            <w:szCs w:val="26"/>
            <w:lang w:val="en-US"/>
          </w:rPr>
          <w:t>), Jenkins cho phép cấu hình thêm các câu lệnh để hỗ trợ quá trình dịch qua shell.</w:t>
        </w:r>
      </w:ins>
    </w:p>
    <w:p w14:paraId="0B089251" w14:textId="77777777" w:rsidR="004328BA" w:rsidRPr="00C307BC" w:rsidRDefault="004328BA" w:rsidP="004328BA">
      <w:pPr>
        <w:keepNext/>
        <w:spacing w:after="120" w:line="288" w:lineRule="auto"/>
        <w:ind w:firstLine="567"/>
        <w:jc w:val="both"/>
        <w:rPr>
          <w:ins w:id="2330" w:author="Nguyen Toan" w:date="2018-05-14T18:16:00Z"/>
          <w:rFonts w:ascii="Times New Roman" w:hAnsi="Times New Roman" w:cs="Times New Roman"/>
          <w:sz w:val="26"/>
          <w:szCs w:val="26"/>
        </w:rPr>
      </w:pPr>
      <w:ins w:id="2331" w:author="Nguyen Toan" w:date="2018-05-14T18:16:00Z">
        <w:r w:rsidRPr="00C307BC">
          <w:rPr>
            <w:rFonts w:ascii="Times New Roman" w:hAnsi="Times New Roman" w:cs="Times New Roman"/>
            <w:noProof/>
            <w:sz w:val="26"/>
            <w:szCs w:val="26"/>
            <w:lang w:val="en-US"/>
            <w:rPrChange w:id="2332" w:author="Unknown">
              <w:rPr>
                <w:noProof/>
                <w:lang w:val="en-US"/>
              </w:rPr>
            </w:rPrChange>
          </w:rPr>
          <w:drawing>
            <wp:inline distT="0" distB="0" distL="0" distR="0" wp14:anchorId="39DF035B" wp14:editId="3B90848A">
              <wp:extent cx="4847590" cy="33801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847590" cy="3380105"/>
                      </a:xfrm>
                      <a:prstGeom prst="rect">
                        <a:avLst/>
                      </a:prstGeom>
                    </pic:spPr>
                  </pic:pic>
                </a:graphicData>
              </a:graphic>
            </wp:inline>
          </w:drawing>
        </w:r>
      </w:ins>
    </w:p>
    <w:p w14:paraId="62E1D98F" w14:textId="38447ACA" w:rsidR="004328BA" w:rsidRPr="00C307BC" w:rsidRDefault="004328BA" w:rsidP="004328BA">
      <w:pPr>
        <w:pStyle w:val="Caption"/>
        <w:jc w:val="center"/>
        <w:rPr>
          <w:ins w:id="2333" w:author="Nguyen Toan" w:date="2018-05-14T18:16:00Z"/>
          <w:rFonts w:ascii="Times New Roman" w:eastAsia="Times New Roman" w:hAnsi="Times New Roman" w:cs="Times New Roman"/>
          <w:color w:val="auto"/>
          <w:sz w:val="26"/>
          <w:szCs w:val="26"/>
          <w:lang w:val="en-US"/>
        </w:rPr>
      </w:pPr>
      <w:bookmarkStart w:id="2334" w:name="_Ref513324646"/>
      <w:bookmarkStart w:id="2335" w:name="_Ref513324630"/>
      <w:bookmarkStart w:id="2336" w:name="_Toc514157778"/>
      <w:ins w:id="2337" w:author="Nguyen Toan" w:date="2018-05-14T18:16:00Z">
        <w:r w:rsidRPr="00C307BC">
          <w:rPr>
            <w:rFonts w:ascii="Times New Roman" w:hAnsi="Times New Roman" w:cs="Times New Roman"/>
            <w:i w:val="0"/>
            <w:color w:val="auto"/>
            <w:sz w:val="26"/>
            <w:szCs w:val="26"/>
          </w:rPr>
          <w:t xml:space="preserve">Hình </w:t>
        </w:r>
      </w:ins>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4</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6</w:t>
      </w:r>
      <w:r w:rsidR="007B1CDB" w:rsidRPr="00C307BC">
        <w:rPr>
          <w:rFonts w:ascii="Times New Roman" w:hAnsi="Times New Roman" w:cs="Times New Roman"/>
          <w:i w:val="0"/>
          <w:color w:val="auto"/>
          <w:sz w:val="26"/>
          <w:szCs w:val="26"/>
        </w:rPr>
        <w:fldChar w:fldCharType="end"/>
      </w:r>
      <w:ins w:id="2338" w:author="Nguyen Toan" w:date="2018-05-14T18:16:00Z">
        <w:del w:id="2339" w:author="Đinh Thị Loan - ITC" w:date="2018-05-15T14:06:00Z">
          <w:r w:rsidRPr="00C307BC" w:rsidDel="006A746E">
            <w:rPr>
              <w:rFonts w:ascii="Times New Roman" w:hAnsi="Times New Roman" w:cs="Times New Roman"/>
              <w:i w:val="0"/>
              <w:color w:val="auto"/>
              <w:sz w:val="26"/>
              <w:szCs w:val="26"/>
            </w:rPr>
            <w:fldChar w:fldCharType="begin"/>
          </w:r>
          <w:r w:rsidRPr="00C307BC" w:rsidDel="006A746E">
            <w:rPr>
              <w:rFonts w:ascii="Times New Roman" w:hAnsi="Times New Roman" w:cs="Times New Roman"/>
              <w:i w:val="0"/>
              <w:color w:val="auto"/>
              <w:sz w:val="26"/>
              <w:szCs w:val="26"/>
            </w:rPr>
            <w:delInstrText xml:space="preserve"> STYLEREF 1 \s </w:delInstrText>
          </w:r>
          <w:r w:rsidRPr="00C307BC" w:rsidDel="006A746E">
            <w:rPr>
              <w:rFonts w:ascii="Times New Roman" w:hAnsi="Times New Roman" w:cs="Times New Roman"/>
              <w:i w:val="0"/>
              <w:color w:val="auto"/>
              <w:sz w:val="26"/>
              <w:szCs w:val="26"/>
            </w:rPr>
            <w:fldChar w:fldCharType="separate"/>
          </w:r>
        </w:del>
      </w:ins>
      <w:del w:id="2340" w:author="Đinh Thị Loan - ITC" w:date="2018-05-15T14:06:00Z">
        <w:r w:rsidR="00620576" w:rsidRPr="00C307BC" w:rsidDel="006A746E">
          <w:rPr>
            <w:rFonts w:ascii="Times New Roman" w:hAnsi="Times New Roman" w:cs="Times New Roman"/>
            <w:i w:val="0"/>
            <w:noProof/>
            <w:color w:val="auto"/>
            <w:sz w:val="26"/>
            <w:szCs w:val="26"/>
          </w:rPr>
          <w:delText>4</w:delText>
        </w:r>
      </w:del>
      <w:ins w:id="2341" w:author="Nguyen Toan" w:date="2018-05-14T18:16:00Z">
        <w:del w:id="2342" w:author="Đinh Thị Loan - ITC" w:date="2018-05-15T14:06:00Z">
          <w:r w:rsidRPr="00C307BC" w:rsidDel="006A746E">
            <w:rPr>
              <w:rFonts w:ascii="Times New Roman" w:hAnsi="Times New Roman" w:cs="Times New Roman"/>
              <w:i w:val="0"/>
              <w:color w:val="auto"/>
              <w:sz w:val="26"/>
              <w:szCs w:val="26"/>
            </w:rPr>
            <w:fldChar w:fldCharType="end"/>
          </w:r>
          <w:r w:rsidRPr="00C307BC" w:rsidDel="006A746E">
            <w:rPr>
              <w:rFonts w:ascii="Times New Roman" w:hAnsi="Times New Roman" w:cs="Times New Roman"/>
              <w:i w:val="0"/>
              <w:color w:val="auto"/>
              <w:sz w:val="26"/>
              <w:szCs w:val="26"/>
            </w:rPr>
            <w:delText>.</w:delText>
          </w:r>
          <w:r w:rsidRPr="00C307BC" w:rsidDel="006A746E">
            <w:rPr>
              <w:rFonts w:ascii="Times New Roman" w:hAnsi="Times New Roman" w:cs="Times New Roman"/>
              <w:i w:val="0"/>
              <w:color w:val="auto"/>
              <w:sz w:val="26"/>
              <w:szCs w:val="26"/>
            </w:rPr>
            <w:fldChar w:fldCharType="begin"/>
          </w:r>
          <w:r w:rsidRPr="00C307BC" w:rsidDel="006A746E">
            <w:rPr>
              <w:rFonts w:ascii="Times New Roman" w:hAnsi="Times New Roman" w:cs="Times New Roman"/>
              <w:i w:val="0"/>
              <w:color w:val="auto"/>
              <w:sz w:val="26"/>
              <w:szCs w:val="26"/>
            </w:rPr>
            <w:delInstrText xml:space="preserve"> SEQ Hình \* ARABIC \s 1 </w:delInstrText>
          </w:r>
          <w:r w:rsidRPr="00C307BC" w:rsidDel="006A746E">
            <w:rPr>
              <w:rFonts w:ascii="Times New Roman" w:hAnsi="Times New Roman" w:cs="Times New Roman"/>
              <w:i w:val="0"/>
              <w:color w:val="auto"/>
              <w:sz w:val="26"/>
              <w:szCs w:val="26"/>
            </w:rPr>
            <w:fldChar w:fldCharType="separate"/>
          </w:r>
        </w:del>
      </w:ins>
      <w:ins w:id="2343" w:author="Nguyen Toan" w:date="2018-05-14T23:17:00Z">
        <w:del w:id="2344" w:author="Đinh Thị Loan - ITC" w:date="2018-05-15T14:06:00Z">
          <w:r w:rsidR="00620576" w:rsidRPr="00C307BC" w:rsidDel="006A746E">
            <w:rPr>
              <w:rFonts w:ascii="Times New Roman" w:hAnsi="Times New Roman" w:cs="Times New Roman"/>
              <w:i w:val="0"/>
              <w:noProof/>
              <w:color w:val="auto"/>
              <w:sz w:val="26"/>
              <w:szCs w:val="26"/>
            </w:rPr>
            <w:delText>5</w:delText>
          </w:r>
        </w:del>
      </w:ins>
      <w:ins w:id="2345" w:author="Nguyen Toan" w:date="2018-05-14T18:16:00Z">
        <w:del w:id="2346" w:author="Đinh Thị Loan - ITC" w:date="2018-05-15T14:06:00Z">
          <w:r w:rsidRPr="00C307BC" w:rsidDel="006A746E">
            <w:rPr>
              <w:rFonts w:ascii="Times New Roman" w:hAnsi="Times New Roman" w:cs="Times New Roman"/>
              <w:i w:val="0"/>
              <w:color w:val="auto"/>
              <w:sz w:val="26"/>
              <w:szCs w:val="26"/>
            </w:rPr>
            <w:fldChar w:fldCharType="end"/>
          </w:r>
        </w:del>
        <w:bookmarkEnd w:id="2334"/>
        <w:r w:rsidRPr="00C307BC">
          <w:rPr>
            <w:rFonts w:ascii="Times New Roman" w:hAnsi="Times New Roman" w:cs="Times New Roman"/>
            <w:i w:val="0"/>
            <w:color w:val="auto"/>
            <w:sz w:val="26"/>
            <w:szCs w:val="26"/>
          </w:rPr>
          <w:t>: Tùy chọn tác vụ xử lý qua shell</w:t>
        </w:r>
        <w:bookmarkEnd w:id="2335"/>
        <w:bookmarkEnd w:id="2336"/>
      </w:ins>
    </w:p>
    <w:p w14:paraId="0D641C44" w14:textId="7FC0E740" w:rsidR="004328BA" w:rsidRPr="00C307BC" w:rsidRDefault="004328BA" w:rsidP="004328BA">
      <w:pPr>
        <w:spacing w:after="120" w:line="288" w:lineRule="auto"/>
        <w:ind w:firstLine="567"/>
        <w:jc w:val="both"/>
        <w:rPr>
          <w:ins w:id="2347" w:author="Nguyen Toan" w:date="2018-05-14T18:16:00Z"/>
          <w:rFonts w:ascii="Times New Roman" w:eastAsia="Times New Roman" w:hAnsi="Times New Roman" w:cs="Times New Roman"/>
          <w:color w:val="auto"/>
          <w:sz w:val="26"/>
          <w:szCs w:val="26"/>
          <w:lang w:val="en-US"/>
        </w:rPr>
      </w:pPr>
      <w:ins w:id="2348" w:author="Nguyen Toan" w:date="2018-05-14T18:16:00Z">
        <w:r w:rsidRPr="00C307BC">
          <w:rPr>
            <w:rFonts w:ascii="Times New Roman" w:eastAsia="Times New Roman" w:hAnsi="Times New Roman" w:cs="Times New Roman"/>
            <w:color w:val="auto"/>
            <w:sz w:val="26"/>
            <w:szCs w:val="26"/>
            <w:lang w:val="en-US"/>
          </w:rPr>
          <w:t>Tại đây, ta chọn “window command shell” để tích hợp với quá trình sinh mã nguồn kiểm thử tự động từ thư viện AsenAPIDriver (</w:t>
        </w:r>
      </w:ins>
      <w:ins w:id="2349" w:author="Đinh Thị Loan - ITC" w:date="2018-05-15T14:17:00Z">
        <w:r w:rsidR="002B7903" w:rsidRPr="00C307BC">
          <w:rPr>
            <w:rFonts w:ascii="Times New Roman" w:eastAsia="Times New Roman" w:hAnsi="Times New Roman" w:cs="Times New Roman"/>
            <w:color w:val="auto"/>
            <w:sz w:val="26"/>
            <w:szCs w:val="26"/>
            <w:lang w:val="en-US"/>
          </w:rPr>
          <w:fldChar w:fldCharType="begin"/>
        </w:r>
        <w:r w:rsidR="002B7903" w:rsidRPr="00C307BC">
          <w:rPr>
            <w:rFonts w:ascii="Times New Roman" w:eastAsia="Times New Roman" w:hAnsi="Times New Roman" w:cs="Times New Roman"/>
            <w:color w:val="auto"/>
            <w:sz w:val="26"/>
            <w:szCs w:val="26"/>
            <w:lang w:val="en-US"/>
          </w:rPr>
          <w:instrText xml:space="preserve"> REF _Ref514157171 \h </w:instrText>
        </w:r>
      </w:ins>
      <w:r w:rsidR="00C307BC" w:rsidRPr="00C307BC">
        <w:rPr>
          <w:rFonts w:ascii="Times New Roman" w:eastAsia="Times New Roman" w:hAnsi="Times New Roman" w:cs="Times New Roman"/>
          <w:color w:val="auto"/>
          <w:sz w:val="26"/>
          <w:szCs w:val="26"/>
          <w:lang w:val="en-US"/>
        </w:rPr>
        <w:instrText xml:space="preserve"> \* MERGEFORMAT </w:instrText>
      </w:r>
      <w:r w:rsidR="002B7903" w:rsidRPr="00C307BC">
        <w:rPr>
          <w:rFonts w:ascii="Times New Roman" w:eastAsia="Times New Roman" w:hAnsi="Times New Roman" w:cs="Times New Roman"/>
          <w:color w:val="auto"/>
          <w:sz w:val="26"/>
          <w:szCs w:val="26"/>
          <w:lang w:val="en-US"/>
        </w:rPr>
      </w:r>
      <w:r w:rsidR="002B7903" w:rsidRPr="00C307BC">
        <w:rPr>
          <w:rFonts w:ascii="Times New Roman" w:eastAsia="Times New Roman" w:hAnsi="Times New Roman" w:cs="Times New Roman"/>
          <w:color w:val="auto"/>
          <w:sz w:val="26"/>
          <w:szCs w:val="26"/>
          <w:lang w:val="en-US"/>
        </w:rPr>
        <w:fldChar w:fldCharType="separate"/>
      </w:r>
      <w:ins w:id="2350" w:author="Nguyen Toan" w:date="2018-05-14T18:16:00Z">
        <w:r w:rsidR="009C452F" w:rsidRPr="009C452F">
          <w:rPr>
            <w:rFonts w:ascii="Times New Roman" w:hAnsi="Times New Roman" w:cs="Times New Roman"/>
            <w:color w:val="auto"/>
            <w:sz w:val="26"/>
            <w:szCs w:val="26"/>
          </w:rPr>
          <w:t xml:space="preserve">Hình </w:t>
        </w:r>
      </w:ins>
      <w:r w:rsidR="009C452F">
        <w:rPr>
          <w:rFonts w:ascii="Times New Roman" w:hAnsi="Times New Roman" w:cs="Times New Roman"/>
          <w:i/>
          <w:noProof/>
          <w:color w:val="auto"/>
          <w:sz w:val="26"/>
          <w:szCs w:val="26"/>
        </w:rPr>
        <w:t>4</w:t>
      </w:r>
      <w:r w:rsidR="009C452F" w:rsidRPr="00C307BC">
        <w:rPr>
          <w:rFonts w:ascii="Times New Roman" w:hAnsi="Times New Roman" w:cs="Times New Roman"/>
          <w:i/>
          <w:noProof/>
          <w:color w:val="auto"/>
          <w:sz w:val="26"/>
          <w:szCs w:val="26"/>
        </w:rPr>
        <w:t>.</w:t>
      </w:r>
      <w:r w:rsidR="009C452F">
        <w:rPr>
          <w:rFonts w:ascii="Times New Roman" w:hAnsi="Times New Roman" w:cs="Times New Roman"/>
          <w:i/>
          <w:noProof/>
          <w:color w:val="auto"/>
          <w:sz w:val="26"/>
          <w:szCs w:val="26"/>
        </w:rPr>
        <w:t>7</w:t>
      </w:r>
      <w:ins w:id="2351" w:author="Đinh Thị Loan - ITC" w:date="2018-05-15T14:17:00Z">
        <w:r w:rsidR="002B7903" w:rsidRPr="00C307BC">
          <w:rPr>
            <w:rFonts w:ascii="Times New Roman" w:eastAsia="Times New Roman" w:hAnsi="Times New Roman" w:cs="Times New Roman"/>
            <w:color w:val="auto"/>
            <w:sz w:val="26"/>
            <w:szCs w:val="26"/>
            <w:lang w:val="en-US"/>
          </w:rPr>
          <w:fldChar w:fldCharType="end"/>
        </w:r>
      </w:ins>
      <w:ins w:id="2352" w:author="Nguyen Toan" w:date="2018-05-14T18:16:00Z">
        <w:r w:rsidRPr="00C307BC">
          <w:rPr>
            <w:rFonts w:ascii="Times New Roman" w:eastAsia="Times New Roman" w:hAnsi="Times New Roman" w:cs="Times New Roman"/>
            <w:color w:val="auto"/>
            <w:sz w:val="26"/>
            <w:szCs w:val="26"/>
            <w:lang w:val="en-US"/>
          </w:rPr>
          <w:fldChar w:fldCharType="begin"/>
        </w:r>
        <w:r w:rsidRPr="00C307BC">
          <w:rPr>
            <w:rFonts w:ascii="Times New Roman" w:eastAsia="Times New Roman" w:hAnsi="Times New Roman" w:cs="Times New Roman"/>
            <w:color w:val="auto"/>
            <w:sz w:val="26"/>
            <w:szCs w:val="26"/>
            <w:lang w:val="en-US"/>
          </w:rPr>
          <w:instrText xml:space="preserve"> REF _Ref512176360 \h  \* MERGEFORMAT </w:instrText>
        </w:r>
      </w:ins>
      <w:r w:rsidRPr="00C307BC">
        <w:rPr>
          <w:rFonts w:ascii="Times New Roman" w:eastAsia="Times New Roman" w:hAnsi="Times New Roman" w:cs="Times New Roman"/>
          <w:color w:val="auto"/>
          <w:sz w:val="26"/>
          <w:szCs w:val="26"/>
          <w:lang w:val="en-US"/>
        </w:rPr>
      </w:r>
      <w:ins w:id="2353" w:author="Nguyen Toan" w:date="2018-05-14T18:16:00Z">
        <w:r w:rsidRPr="00C307BC">
          <w:rPr>
            <w:rFonts w:ascii="Times New Roman" w:eastAsia="Times New Roman" w:hAnsi="Times New Roman" w:cs="Times New Roman"/>
            <w:color w:val="auto"/>
            <w:sz w:val="26"/>
            <w:szCs w:val="26"/>
            <w:lang w:val="en-US"/>
          </w:rPr>
          <w:fldChar w:fldCharType="end"/>
        </w:r>
        <w:r w:rsidRPr="00C307BC">
          <w:rPr>
            <w:rFonts w:ascii="Times New Roman" w:eastAsia="Times New Roman" w:hAnsi="Times New Roman" w:cs="Times New Roman"/>
            <w:color w:val="auto"/>
            <w:sz w:val="26"/>
            <w:szCs w:val="26"/>
            <w:lang w:val="en-US"/>
          </w:rPr>
          <w:t>)</w:t>
        </w:r>
      </w:ins>
    </w:p>
    <w:p w14:paraId="549D23F6" w14:textId="77777777" w:rsidR="004328BA" w:rsidRPr="00C307BC" w:rsidRDefault="004328BA" w:rsidP="004328BA">
      <w:pPr>
        <w:keepNext/>
        <w:pBdr>
          <w:top w:val="none" w:sz="0" w:space="0" w:color="auto"/>
          <w:left w:val="none" w:sz="0" w:space="0" w:color="auto"/>
          <w:bottom w:val="none" w:sz="0" w:space="0" w:color="auto"/>
          <w:right w:val="none" w:sz="0" w:space="0" w:color="auto"/>
          <w:between w:val="none" w:sz="0" w:space="0" w:color="auto"/>
        </w:pBdr>
        <w:spacing w:line="240" w:lineRule="auto"/>
        <w:jc w:val="center"/>
        <w:rPr>
          <w:ins w:id="2354" w:author="Nguyen Toan" w:date="2018-05-14T18:16:00Z"/>
          <w:rFonts w:ascii="Times New Roman" w:hAnsi="Times New Roman" w:cs="Times New Roman"/>
          <w:sz w:val="26"/>
          <w:szCs w:val="26"/>
        </w:rPr>
      </w:pPr>
      <w:ins w:id="2355" w:author="Nguyen Toan" w:date="2018-05-14T18:16:00Z">
        <w:r w:rsidRPr="00C307BC">
          <w:rPr>
            <w:rFonts w:ascii="Times New Roman" w:eastAsia="Times New Roman" w:hAnsi="Times New Roman" w:cs="Times New Roman"/>
            <w:noProof/>
            <w:color w:val="auto"/>
            <w:sz w:val="26"/>
            <w:szCs w:val="26"/>
            <w:lang w:val="en-US"/>
            <w:rPrChange w:id="2356" w:author="Unknown">
              <w:rPr>
                <w:noProof/>
                <w:lang w:val="en-US"/>
              </w:rPr>
            </w:rPrChange>
          </w:rPr>
          <w:drawing>
            <wp:inline distT="0" distB="0" distL="0" distR="0" wp14:anchorId="32396ABD" wp14:editId="5FC0AEDF">
              <wp:extent cx="4555489" cy="324001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62341" cy="3244891"/>
                      </a:xfrm>
                      <a:prstGeom prst="rect">
                        <a:avLst/>
                      </a:prstGeom>
                      <a:noFill/>
                    </pic:spPr>
                  </pic:pic>
                </a:graphicData>
              </a:graphic>
            </wp:inline>
          </w:drawing>
        </w:r>
      </w:ins>
    </w:p>
    <w:p w14:paraId="2B79643E" w14:textId="1480B0AD" w:rsidR="004328BA" w:rsidRPr="00C307BC" w:rsidRDefault="004328BA" w:rsidP="004328BA">
      <w:pPr>
        <w:pStyle w:val="Caption"/>
        <w:jc w:val="center"/>
        <w:rPr>
          <w:ins w:id="2357" w:author="Nguyen Toan" w:date="2018-05-14T18:16:00Z"/>
          <w:rFonts w:ascii="Times New Roman" w:eastAsia="Times New Roman" w:hAnsi="Times New Roman" w:cs="Times New Roman"/>
          <w:i w:val="0"/>
          <w:color w:val="auto"/>
          <w:sz w:val="26"/>
          <w:szCs w:val="26"/>
          <w:lang w:val="en-US"/>
        </w:rPr>
      </w:pPr>
      <w:bookmarkStart w:id="2358" w:name="_Ref514157171"/>
      <w:bookmarkStart w:id="2359" w:name="_Toc514157779"/>
      <w:ins w:id="2360" w:author="Nguyen Toan" w:date="2018-05-14T18:16:00Z">
        <w:r w:rsidRPr="00C307BC">
          <w:rPr>
            <w:rFonts w:ascii="Times New Roman" w:hAnsi="Times New Roman" w:cs="Times New Roman"/>
            <w:i w:val="0"/>
            <w:color w:val="auto"/>
            <w:sz w:val="26"/>
            <w:szCs w:val="26"/>
          </w:rPr>
          <w:t xml:space="preserve">Hình </w:t>
        </w:r>
      </w:ins>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4</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7</w:t>
      </w:r>
      <w:r w:rsidR="007B1CDB" w:rsidRPr="00C307BC">
        <w:rPr>
          <w:rFonts w:ascii="Times New Roman" w:hAnsi="Times New Roman" w:cs="Times New Roman"/>
          <w:i w:val="0"/>
          <w:color w:val="auto"/>
          <w:sz w:val="26"/>
          <w:szCs w:val="26"/>
        </w:rPr>
        <w:fldChar w:fldCharType="end"/>
      </w:r>
      <w:bookmarkEnd w:id="2358"/>
      <w:ins w:id="2361" w:author="Nguyen Toan" w:date="2018-05-14T18:16:00Z">
        <w:del w:id="2362" w:author="Đinh Thị Loan - ITC" w:date="2018-05-15T14:06:00Z">
          <w:r w:rsidRPr="00C307BC" w:rsidDel="006A746E">
            <w:rPr>
              <w:rFonts w:ascii="Times New Roman" w:hAnsi="Times New Roman" w:cs="Times New Roman"/>
              <w:i w:val="0"/>
              <w:color w:val="auto"/>
              <w:sz w:val="26"/>
              <w:szCs w:val="26"/>
            </w:rPr>
            <w:fldChar w:fldCharType="begin"/>
          </w:r>
          <w:r w:rsidRPr="00C307BC" w:rsidDel="006A746E">
            <w:rPr>
              <w:rFonts w:ascii="Times New Roman" w:hAnsi="Times New Roman" w:cs="Times New Roman"/>
              <w:i w:val="0"/>
              <w:color w:val="auto"/>
              <w:sz w:val="26"/>
              <w:szCs w:val="26"/>
            </w:rPr>
            <w:delInstrText xml:space="preserve"> STYLEREF 1 \s </w:delInstrText>
          </w:r>
          <w:r w:rsidRPr="00C307BC" w:rsidDel="006A746E">
            <w:rPr>
              <w:rFonts w:ascii="Times New Roman" w:hAnsi="Times New Roman" w:cs="Times New Roman"/>
              <w:i w:val="0"/>
              <w:color w:val="auto"/>
              <w:sz w:val="26"/>
              <w:szCs w:val="26"/>
            </w:rPr>
            <w:fldChar w:fldCharType="separate"/>
          </w:r>
        </w:del>
      </w:ins>
      <w:del w:id="2363" w:author="Đinh Thị Loan - ITC" w:date="2018-05-15T14:06:00Z">
        <w:r w:rsidR="00620576" w:rsidRPr="00C307BC" w:rsidDel="006A746E">
          <w:rPr>
            <w:rFonts w:ascii="Times New Roman" w:hAnsi="Times New Roman" w:cs="Times New Roman"/>
            <w:i w:val="0"/>
            <w:noProof/>
            <w:color w:val="auto"/>
            <w:sz w:val="26"/>
            <w:szCs w:val="26"/>
          </w:rPr>
          <w:delText>4</w:delText>
        </w:r>
      </w:del>
      <w:ins w:id="2364" w:author="Nguyen Toan" w:date="2018-05-14T18:16:00Z">
        <w:del w:id="2365" w:author="Đinh Thị Loan - ITC" w:date="2018-05-15T14:06:00Z">
          <w:r w:rsidRPr="00C307BC" w:rsidDel="006A746E">
            <w:rPr>
              <w:rFonts w:ascii="Times New Roman" w:hAnsi="Times New Roman" w:cs="Times New Roman"/>
              <w:i w:val="0"/>
              <w:color w:val="auto"/>
              <w:sz w:val="26"/>
              <w:szCs w:val="26"/>
            </w:rPr>
            <w:fldChar w:fldCharType="end"/>
          </w:r>
          <w:r w:rsidRPr="00C307BC" w:rsidDel="006A746E">
            <w:rPr>
              <w:rFonts w:ascii="Times New Roman" w:hAnsi="Times New Roman" w:cs="Times New Roman"/>
              <w:i w:val="0"/>
              <w:color w:val="auto"/>
              <w:sz w:val="26"/>
              <w:szCs w:val="26"/>
            </w:rPr>
            <w:delText>.</w:delText>
          </w:r>
          <w:r w:rsidRPr="00C307BC" w:rsidDel="006A746E">
            <w:rPr>
              <w:rFonts w:ascii="Times New Roman" w:hAnsi="Times New Roman" w:cs="Times New Roman"/>
              <w:i w:val="0"/>
              <w:color w:val="auto"/>
              <w:sz w:val="26"/>
              <w:szCs w:val="26"/>
            </w:rPr>
            <w:fldChar w:fldCharType="begin"/>
          </w:r>
          <w:r w:rsidRPr="00C307BC" w:rsidDel="006A746E">
            <w:rPr>
              <w:rFonts w:ascii="Times New Roman" w:hAnsi="Times New Roman" w:cs="Times New Roman"/>
              <w:i w:val="0"/>
              <w:color w:val="auto"/>
              <w:sz w:val="26"/>
              <w:szCs w:val="26"/>
            </w:rPr>
            <w:delInstrText xml:space="preserve"> SEQ Hình \* ARABIC \s 1 </w:delInstrText>
          </w:r>
          <w:r w:rsidRPr="00C307BC" w:rsidDel="006A746E">
            <w:rPr>
              <w:rFonts w:ascii="Times New Roman" w:hAnsi="Times New Roman" w:cs="Times New Roman"/>
              <w:i w:val="0"/>
              <w:color w:val="auto"/>
              <w:sz w:val="26"/>
              <w:szCs w:val="26"/>
            </w:rPr>
            <w:fldChar w:fldCharType="separate"/>
          </w:r>
        </w:del>
      </w:ins>
      <w:ins w:id="2366" w:author="Nguyen Toan" w:date="2018-05-14T23:17:00Z">
        <w:del w:id="2367" w:author="Đinh Thị Loan - ITC" w:date="2018-05-15T14:06:00Z">
          <w:r w:rsidR="00620576" w:rsidRPr="00C307BC" w:rsidDel="006A746E">
            <w:rPr>
              <w:rFonts w:ascii="Times New Roman" w:hAnsi="Times New Roman" w:cs="Times New Roman"/>
              <w:i w:val="0"/>
              <w:noProof/>
              <w:color w:val="auto"/>
              <w:sz w:val="26"/>
              <w:szCs w:val="26"/>
            </w:rPr>
            <w:delText>6</w:delText>
          </w:r>
        </w:del>
      </w:ins>
      <w:ins w:id="2368" w:author="Nguyen Toan" w:date="2018-05-14T18:16:00Z">
        <w:del w:id="2369" w:author="Đinh Thị Loan - ITC" w:date="2018-05-15T14:06:00Z">
          <w:r w:rsidRPr="00C307BC" w:rsidDel="006A746E">
            <w:rPr>
              <w:rFonts w:ascii="Times New Roman" w:hAnsi="Times New Roman" w:cs="Times New Roman"/>
              <w:i w:val="0"/>
              <w:color w:val="auto"/>
              <w:sz w:val="26"/>
              <w:szCs w:val="26"/>
            </w:rPr>
            <w:fldChar w:fldCharType="end"/>
          </w:r>
        </w:del>
        <w:r w:rsidRPr="00C307BC">
          <w:rPr>
            <w:rFonts w:ascii="Times New Roman" w:hAnsi="Times New Roman" w:cs="Times New Roman"/>
            <w:i w:val="0"/>
            <w:color w:val="auto"/>
            <w:sz w:val="26"/>
            <w:szCs w:val="26"/>
          </w:rPr>
          <w:t>:Thêm cấu hình gọi AsenAPIDriver</w:t>
        </w:r>
        <w:bookmarkEnd w:id="2359"/>
      </w:ins>
    </w:p>
    <w:p w14:paraId="6B076A20" w14:textId="5FC0223F" w:rsidR="004328BA" w:rsidRPr="00C307BC" w:rsidRDefault="004328BA" w:rsidP="004328BA">
      <w:pPr>
        <w:spacing w:after="120" w:line="288" w:lineRule="auto"/>
        <w:ind w:firstLine="567"/>
        <w:jc w:val="both"/>
        <w:rPr>
          <w:ins w:id="2370" w:author="Nguyen Toan" w:date="2018-05-14T18:16:00Z"/>
          <w:rFonts w:ascii="Times New Roman" w:eastAsia="Times New Roman" w:hAnsi="Times New Roman" w:cs="Times New Roman"/>
          <w:color w:val="auto"/>
          <w:sz w:val="26"/>
          <w:szCs w:val="26"/>
          <w:lang w:val="en-US"/>
        </w:rPr>
      </w:pPr>
      <w:ins w:id="2371" w:author="Nguyen Toan" w:date="2018-05-14T18:16:00Z">
        <w:r w:rsidRPr="00C307BC">
          <w:rPr>
            <w:rFonts w:ascii="Times New Roman" w:eastAsia="Times New Roman" w:hAnsi="Times New Roman" w:cs="Times New Roman"/>
            <w:b/>
            <w:color w:val="auto"/>
            <w:sz w:val="26"/>
            <w:szCs w:val="26"/>
            <w:lang w:val="en-US"/>
          </w:rPr>
          <w:lastRenderedPageBreak/>
          <w:t xml:space="preserve">Bước 4: </w:t>
        </w:r>
        <w:r w:rsidRPr="00C307BC">
          <w:rPr>
            <w:rFonts w:ascii="Times New Roman" w:eastAsia="Times New Roman" w:hAnsi="Times New Roman" w:cs="Times New Roman"/>
            <w:color w:val="auto"/>
            <w:sz w:val="26"/>
            <w:szCs w:val="26"/>
            <w:lang w:val="en-US"/>
          </w:rPr>
          <w:t>Sau khi thực hiện lưu các cấu hình, ta có thể chọn “Build now” để thực hiện chạy tác vụ (</w:t>
        </w:r>
      </w:ins>
      <w:ins w:id="2372" w:author="Đinh Thị Loan - ITC" w:date="2018-05-15T14:17:00Z">
        <w:r w:rsidR="00BD73D2" w:rsidRPr="00C307BC">
          <w:rPr>
            <w:rFonts w:ascii="Times New Roman" w:eastAsia="Times New Roman" w:hAnsi="Times New Roman" w:cs="Times New Roman"/>
            <w:color w:val="auto"/>
            <w:sz w:val="26"/>
            <w:szCs w:val="26"/>
            <w:lang w:val="en-US"/>
          </w:rPr>
          <w:fldChar w:fldCharType="begin"/>
        </w:r>
        <w:r w:rsidR="00BD73D2" w:rsidRPr="00C307BC">
          <w:rPr>
            <w:rFonts w:ascii="Times New Roman" w:eastAsia="Times New Roman" w:hAnsi="Times New Roman" w:cs="Times New Roman"/>
            <w:color w:val="auto"/>
            <w:sz w:val="26"/>
            <w:szCs w:val="26"/>
            <w:lang w:val="en-US"/>
          </w:rPr>
          <w:instrText xml:space="preserve"> REF _Ref514157179 \h </w:instrText>
        </w:r>
      </w:ins>
      <w:r w:rsidR="00C307BC" w:rsidRPr="00C307BC">
        <w:rPr>
          <w:rFonts w:ascii="Times New Roman" w:eastAsia="Times New Roman" w:hAnsi="Times New Roman" w:cs="Times New Roman"/>
          <w:color w:val="auto"/>
          <w:sz w:val="26"/>
          <w:szCs w:val="26"/>
          <w:lang w:val="en-US"/>
        </w:rPr>
        <w:instrText xml:space="preserve"> \* MERGEFORMAT </w:instrText>
      </w:r>
      <w:r w:rsidR="00BD73D2" w:rsidRPr="00C307BC">
        <w:rPr>
          <w:rFonts w:ascii="Times New Roman" w:eastAsia="Times New Roman" w:hAnsi="Times New Roman" w:cs="Times New Roman"/>
          <w:color w:val="auto"/>
          <w:sz w:val="26"/>
          <w:szCs w:val="26"/>
          <w:lang w:val="en-US"/>
        </w:rPr>
      </w:r>
      <w:r w:rsidR="00BD73D2" w:rsidRPr="00C307BC">
        <w:rPr>
          <w:rFonts w:ascii="Times New Roman" w:eastAsia="Times New Roman" w:hAnsi="Times New Roman" w:cs="Times New Roman"/>
          <w:color w:val="auto"/>
          <w:sz w:val="26"/>
          <w:szCs w:val="26"/>
          <w:lang w:val="en-US"/>
        </w:rPr>
        <w:fldChar w:fldCharType="separate"/>
      </w:r>
      <w:ins w:id="2373" w:author="Nguyen Toan" w:date="2018-05-14T18:16:00Z">
        <w:r w:rsidR="009C452F" w:rsidRPr="00C307BC">
          <w:rPr>
            <w:rFonts w:ascii="Times New Roman" w:eastAsia="Times New Roman" w:hAnsi="Times New Roman" w:cs="Times New Roman"/>
            <w:color w:val="auto"/>
            <w:sz w:val="26"/>
            <w:szCs w:val="26"/>
            <w:lang w:val="en-US"/>
          </w:rPr>
          <w:t xml:space="preserve">Hình </w:t>
        </w:r>
      </w:ins>
      <w:r w:rsidR="009C452F">
        <w:rPr>
          <w:rFonts w:ascii="Times New Roman" w:eastAsia="Times New Roman" w:hAnsi="Times New Roman" w:cs="Times New Roman"/>
          <w:noProof/>
          <w:color w:val="auto"/>
          <w:sz w:val="26"/>
          <w:szCs w:val="26"/>
          <w:lang w:val="en-US"/>
        </w:rPr>
        <w:t>4</w:t>
      </w:r>
      <w:r w:rsidR="009C452F" w:rsidRPr="00C307BC">
        <w:rPr>
          <w:rFonts w:ascii="Times New Roman" w:eastAsia="Times New Roman" w:hAnsi="Times New Roman" w:cs="Times New Roman"/>
          <w:noProof/>
          <w:color w:val="auto"/>
          <w:sz w:val="26"/>
          <w:szCs w:val="26"/>
          <w:lang w:val="en-US"/>
        </w:rPr>
        <w:t>.</w:t>
      </w:r>
      <w:r w:rsidR="009C452F">
        <w:rPr>
          <w:rFonts w:ascii="Times New Roman" w:eastAsia="Times New Roman" w:hAnsi="Times New Roman" w:cs="Times New Roman"/>
          <w:noProof/>
          <w:color w:val="auto"/>
          <w:sz w:val="26"/>
          <w:szCs w:val="26"/>
          <w:lang w:val="en-US"/>
        </w:rPr>
        <w:t>8</w:t>
      </w:r>
      <w:ins w:id="2374" w:author="Đinh Thị Loan - ITC" w:date="2018-05-15T14:17:00Z">
        <w:r w:rsidR="00BD73D2" w:rsidRPr="00C307BC">
          <w:rPr>
            <w:rFonts w:ascii="Times New Roman" w:eastAsia="Times New Roman" w:hAnsi="Times New Roman" w:cs="Times New Roman"/>
            <w:color w:val="auto"/>
            <w:sz w:val="26"/>
            <w:szCs w:val="26"/>
            <w:lang w:val="en-US"/>
          </w:rPr>
          <w:fldChar w:fldCharType="end"/>
        </w:r>
      </w:ins>
      <w:ins w:id="2375" w:author="Nguyen Toan" w:date="2018-05-14T18:16:00Z">
        <w:r w:rsidRPr="00C307BC">
          <w:rPr>
            <w:rFonts w:ascii="Times New Roman" w:eastAsia="Times New Roman" w:hAnsi="Times New Roman" w:cs="Times New Roman"/>
            <w:color w:val="auto"/>
            <w:sz w:val="26"/>
            <w:szCs w:val="26"/>
            <w:lang w:val="en-US"/>
          </w:rPr>
          <w:fldChar w:fldCharType="begin"/>
        </w:r>
        <w:r w:rsidRPr="00C307BC">
          <w:rPr>
            <w:rFonts w:ascii="Times New Roman" w:eastAsia="Times New Roman" w:hAnsi="Times New Roman" w:cs="Times New Roman"/>
            <w:color w:val="auto"/>
            <w:sz w:val="26"/>
            <w:szCs w:val="26"/>
            <w:lang w:val="en-US"/>
          </w:rPr>
          <w:instrText xml:space="preserve"> REF _Ref512176725 \h </w:instrText>
        </w:r>
      </w:ins>
      <w:r w:rsidR="00C307BC" w:rsidRPr="00C307BC">
        <w:rPr>
          <w:rFonts w:ascii="Times New Roman" w:eastAsia="Times New Roman" w:hAnsi="Times New Roman" w:cs="Times New Roman"/>
          <w:color w:val="auto"/>
          <w:sz w:val="26"/>
          <w:szCs w:val="26"/>
          <w:lang w:val="en-US"/>
        </w:rPr>
        <w:instrText xml:space="preserve"> \* MERGEFORMAT </w:instrText>
      </w:r>
      <w:r w:rsidRPr="00C307BC">
        <w:rPr>
          <w:rFonts w:ascii="Times New Roman" w:eastAsia="Times New Roman" w:hAnsi="Times New Roman" w:cs="Times New Roman"/>
          <w:color w:val="auto"/>
          <w:sz w:val="26"/>
          <w:szCs w:val="26"/>
          <w:lang w:val="en-US"/>
        </w:rPr>
      </w:r>
      <w:ins w:id="2376" w:author="Nguyen Toan" w:date="2018-05-14T18:16:00Z">
        <w:r w:rsidRPr="00C307BC">
          <w:rPr>
            <w:rFonts w:ascii="Times New Roman" w:eastAsia="Times New Roman" w:hAnsi="Times New Roman" w:cs="Times New Roman"/>
            <w:color w:val="auto"/>
            <w:sz w:val="26"/>
            <w:szCs w:val="26"/>
            <w:lang w:val="en-US"/>
          </w:rPr>
          <w:fldChar w:fldCharType="end"/>
        </w:r>
        <w:r w:rsidRPr="00C307BC">
          <w:rPr>
            <w:rFonts w:ascii="Times New Roman" w:eastAsia="Times New Roman" w:hAnsi="Times New Roman" w:cs="Times New Roman"/>
            <w:color w:val="auto"/>
            <w:sz w:val="26"/>
            <w:szCs w:val="26"/>
            <w:lang w:val="en-US"/>
          </w:rPr>
          <w:t>)</w:t>
        </w:r>
      </w:ins>
    </w:p>
    <w:p w14:paraId="167F3208" w14:textId="77777777" w:rsidR="004328BA" w:rsidRPr="00C307BC" w:rsidRDefault="004328BA" w:rsidP="004328BA">
      <w:pPr>
        <w:keepNext/>
        <w:pBdr>
          <w:top w:val="none" w:sz="0" w:space="0" w:color="auto"/>
          <w:left w:val="none" w:sz="0" w:space="0" w:color="auto"/>
          <w:bottom w:val="none" w:sz="0" w:space="0" w:color="auto"/>
          <w:right w:val="none" w:sz="0" w:space="0" w:color="auto"/>
          <w:between w:val="none" w:sz="0" w:space="0" w:color="auto"/>
        </w:pBdr>
        <w:spacing w:line="240" w:lineRule="auto"/>
        <w:jc w:val="center"/>
        <w:rPr>
          <w:ins w:id="2377" w:author="Nguyen Toan" w:date="2018-05-14T18:16:00Z"/>
          <w:rFonts w:ascii="Times New Roman" w:hAnsi="Times New Roman" w:cs="Times New Roman"/>
          <w:sz w:val="26"/>
          <w:szCs w:val="26"/>
        </w:rPr>
      </w:pPr>
      <w:ins w:id="2378" w:author="Nguyen Toan" w:date="2018-05-14T18:16:00Z">
        <w:r w:rsidRPr="00C307BC">
          <w:rPr>
            <w:rFonts w:ascii="Times New Roman" w:hAnsi="Times New Roman" w:cs="Times New Roman"/>
            <w:noProof/>
            <w:sz w:val="26"/>
            <w:szCs w:val="26"/>
            <w:lang w:val="en-US"/>
            <w:rPrChange w:id="2379" w:author="Unknown">
              <w:rPr>
                <w:noProof/>
                <w:lang w:val="en-US"/>
              </w:rPr>
            </w:rPrChange>
          </w:rPr>
          <w:drawing>
            <wp:inline distT="0" distB="0" distL="0" distR="0" wp14:anchorId="7E019586" wp14:editId="1DD220D4">
              <wp:extent cx="4452134" cy="1924761"/>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65643" cy="1930601"/>
                      </a:xfrm>
                      <a:prstGeom prst="rect">
                        <a:avLst/>
                      </a:prstGeom>
                    </pic:spPr>
                  </pic:pic>
                </a:graphicData>
              </a:graphic>
            </wp:inline>
          </w:drawing>
        </w:r>
      </w:ins>
    </w:p>
    <w:p w14:paraId="28AF1FAB" w14:textId="2B2A3281" w:rsidR="004328BA" w:rsidRPr="00C307BC" w:rsidRDefault="004328BA" w:rsidP="004328BA">
      <w:pPr>
        <w:pBdr>
          <w:top w:val="none" w:sz="0" w:space="0" w:color="auto"/>
          <w:left w:val="none" w:sz="0" w:space="0" w:color="auto"/>
          <w:bottom w:val="none" w:sz="0" w:space="0" w:color="auto"/>
          <w:right w:val="none" w:sz="0" w:space="0" w:color="auto"/>
          <w:between w:val="none" w:sz="0" w:space="0" w:color="auto"/>
        </w:pBdr>
        <w:spacing w:line="240" w:lineRule="auto"/>
        <w:jc w:val="center"/>
        <w:rPr>
          <w:ins w:id="2380" w:author="Nguyen Toan" w:date="2018-05-14T18:16:00Z"/>
          <w:rFonts w:ascii="Times New Roman" w:eastAsia="Times New Roman" w:hAnsi="Times New Roman" w:cs="Times New Roman"/>
          <w:color w:val="auto"/>
          <w:sz w:val="26"/>
          <w:szCs w:val="26"/>
          <w:lang w:val="en-US"/>
        </w:rPr>
      </w:pPr>
      <w:bookmarkStart w:id="2381" w:name="_Ref514157179"/>
      <w:bookmarkStart w:id="2382" w:name="_Toc514157780"/>
      <w:ins w:id="2383" w:author="Nguyen Toan" w:date="2018-05-14T18:16:00Z">
        <w:r w:rsidRPr="00C307BC">
          <w:rPr>
            <w:rFonts w:ascii="Times New Roman" w:eastAsia="Times New Roman" w:hAnsi="Times New Roman" w:cs="Times New Roman"/>
            <w:color w:val="auto"/>
            <w:sz w:val="26"/>
            <w:szCs w:val="26"/>
            <w:lang w:val="en-US"/>
          </w:rPr>
          <w:t xml:space="preserve">Hình </w:t>
        </w:r>
      </w:ins>
      <w:r w:rsidR="007B1CDB" w:rsidRPr="00C307BC">
        <w:rPr>
          <w:rFonts w:ascii="Times New Roman" w:eastAsia="Times New Roman" w:hAnsi="Times New Roman" w:cs="Times New Roman"/>
          <w:color w:val="auto"/>
          <w:sz w:val="26"/>
          <w:szCs w:val="26"/>
          <w:lang w:val="en-US"/>
        </w:rPr>
        <w:fldChar w:fldCharType="begin"/>
      </w:r>
      <w:r w:rsidR="007B1CDB" w:rsidRPr="00C307BC">
        <w:rPr>
          <w:rFonts w:ascii="Times New Roman" w:eastAsia="Times New Roman" w:hAnsi="Times New Roman" w:cs="Times New Roman"/>
          <w:color w:val="auto"/>
          <w:sz w:val="26"/>
          <w:szCs w:val="26"/>
          <w:lang w:val="en-US"/>
        </w:rPr>
        <w:instrText xml:space="preserve"> STYLEREF 1 \s </w:instrText>
      </w:r>
      <w:r w:rsidR="007B1CDB" w:rsidRPr="00C307BC">
        <w:rPr>
          <w:rFonts w:ascii="Times New Roman" w:eastAsia="Times New Roman" w:hAnsi="Times New Roman" w:cs="Times New Roman"/>
          <w:color w:val="auto"/>
          <w:sz w:val="26"/>
          <w:szCs w:val="26"/>
          <w:lang w:val="en-US"/>
        </w:rPr>
        <w:fldChar w:fldCharType="separate"/>
      </w:r>
      <w:r w:rsidR="009C452F">
        <w:rPr>
          <w:rFonts w:ascii="Times New Roman" w:eastAsia="Times New Roman" w:hAnsi="Times New Roman" w:cs="Times New Roman"/>
          <w:noProof/>
          <w:color w:val="auto"/>
          <w:sz w:val="26"/>
          <w:szCs w:val="26"/>
          <w:lang w:val="en-US"/>
        </w:rPr>
        <w:t>4</w:t>
      </w:r>
      <w:r w:rsidR="007B1CDB" w:rsidRPr="00C307BC">
        <w:rPr>
          <w:rFonts w:ascii="Times New Roman" w:eastAsia="Times New Roman" w:hAnsi="Times New Roman" w:cs="Times New Roman"/>
          <w:color w:val="auto"/>
          <w:sz w:val="26"/>
          <w:szCs w:val="26"/>
          <w:lang w:val="en-US"/>
        </w:rPr>
        <w:fldChar w:fldCharType="end"/>
      </w:r>
      <w:r w:rsidR="007B1CDB" w:rsidRPr="00C307BC">
        <w:rPr>
          <w:rFonts w:ascii="Times New Roman" w:eastAsia="Times New Roman" w:hAnsi="Times New Roman" w:cs="Times New Roman"/>
          <w:color w:val="auto"/>
          <w:sz w:val="26"/>
          <w:szCs w:val="26"/>
          <w:lang w:val="en-US"/>
        </w:rPr>
        <w:t>.</w:t>
      </w:r>
      <w:r w:rsidR="007B1CDB" w:rsidRPr="00C307BC">
        <w:rPr>
          <w:rFonts w:ascii="Times New Roman" w:eastAsia="Times New Roman" w:hAnsi="Times New Roman" w:cs="Times New Roman"/>
          <w:color w:val="auto"/>
          <w:sz w:val="26"/>
          <w:szCs w:val="26"/>
          <w:lang w:val="en-US"/>
        </w:rPr>
        <w:fldChar w:fldCharType="begin"/>
      </w:r>
      <w:r w:rsidR="007B1CDB" w:rsidRPr="00C307BC">
        <w:rPr>
          <w:rFonts w:ascii="Times New Roman" w:eastAsia="Times New Roman" w:hAnsi="Times New Roman" w:cs="Times New Roman"/>
          <w:color w:val="auto"/>
          <w:sz w:val="26"/>
          <w:szCs w:val="26"/>
          <w:lang w:val="en-US"/>
        </w:rPr>
        <w:instrText xml:space="preserve"> SEQ Hình \* ARABIC \s 1 </w:instrText>
      </w:r>
      <w:r w:rsidR="007B1CDB" w:rsidRPr="00C307BC">
        <w:rPr>
          <w:rFonts w:ascii="Times New Roman" w:eastAsia="Times New Roman" w:hAnsi="Times New Roman" w:cs="Times New Roman"/>
          <w:color w:val="auto"/>
          <w:sz w:val="26"/>
          <w:szCs w:val="26"/>
          <w:lang w:val="en-US"/>
        </w:rPr>
        <w:fldChar w:fldCharType="separate"/>
      </w:r>
      <w:r w:rsidR="009C452F">
        <w:rPr>
          <w:rFonts w:ascii="Times New Roman" w:eastAsia="Times New Roman" w:hAnsi="Times New Roman" w:cs="Times New Roman"/>
          <w:noProof/>
          <w:color w:val="auto"/>
          <w:sz w:val="26"/>
          <w:szCs w:val="26"/>
          <w:lang w:val="en-US"/>
        </w:rPr>
        <w:t>8</w:t>
      </w:r>
      <w:r w:rsidR="007B1CDB" w:rsidRPr="00C307BC">
        <w:rPr>
          <w:rFonts w:ascii="Times New Roman" w:eastAsia="Times New Roman" w:hAnsi="Times New Roman" w:cs="Times New Roman"/>
          <w:color w:val="auto"/>
          <w:sz w:val="26"/>
          <w:szCs w:val="26"/>
          <w:lang w:val="en-US"/>
        </w:rPr>
        <w:fldChar w:fldCharType="end"/>
      </w:r>
      <w:bookmarkEnd w:id="2381"/>
      <w:ins w:id="2384" w:author="Nguyen Toan" w:date="2018-05-14T18:16:00Z">
        <w:del w:id="2385" w:author="Đinh Thị Loan - ITC" w:date="2018-05-15T14:06:00Z">
          <w:r w:rsidRPr="00C307BC" w:rsidDel="006A746E">
            <w:rPr>
              <w:rFonts w:ascii="Times New Roman" w:eastAsia="Times New Roman" w:hAnsi="Times New Roman" w:cs="Times New Roman"/>
              <w:color w:val="auto"/>
              <w:sz w:val="26"/>
              <w:szCs w:val="26"/>
              <w:lang w:val="en-US"/>
            </w:rPr>
            <w:fldChar w:fldCharType="begin"/>
          </w:r>
          <w:r w:rsidRPr="00C307BC" w:rsidDel="006A746E">
            <w:rPr>
              <w:rFonts w:ascii="Times New Roman" w:eastAsia="Times New Roman" w:hAnsi="Times New Roman" w:cs="Times New Roman"/>
              <w:color w:val="auto"/>
              <w:sz w:val="26"/>
              <w:szCs w:val="26"/>
              <w:lang w:val="en-US"/>
            </w:rPr>
            <w:delInstrText xml:space="preserve"> STYLEREF 1 \s </w:delInstrText>
          </w:r>
          <w:r w:rsidRPr="00C307BC" w:rsidDel="006A746E">
            <w:rPr>
              <w:rFonts w:ascii="Times New Roman" w:eastAsia="Times New Roman" w:hAnsi="Times New Roman" w:cs="Times New Roman"/>
              <w:color w:val="auto"/>
              <w:sz w:val="26"/>
              <w:szCs w:val="26"/>
              <w:lang w:val="en-US"/>
            </w:rPr>
            <w:fldChar w:fldCharType="separate"/>
          </w:r>
        </w:del>
      </w:ins>
      <w:del w:id="2386" w:author="Đinh Thị Loan - ITC" w:date="2018-05-15T14:06:00Z">
        <w:r w:rsidR="00620576" w:rsidRPr="00C307BC" w:rsidDel="006A746E">
          <w:rPr>
            <w:rFonts w:ascii="Times New Roman" w:eastAsia="Times New Roman" w:hAnsi="Times New Roman" w:cs="Times New Roman"/>
            <w:noProof/>
            <w:color w:val="auto"/>
            <w:sz w:val="26"/>
            <w:szCs w:val="26"/>
            <w:lang w:val="en-US"/>
          </w:rPr>
          <w:delText>4</w:delText>
        </w:r>
      </w:del>
      <w:ins w:id="2387" w:author="Nguyen Toan" w:date="2018-05-14T18:16:00Z">
        <w:del w:id="2388" w:author="Đinh Thị Loan - ITC" w:date="2018-05-15T14:06:00Z">
          <w:r w:rsidRPr="00C307BC" w:rsidDel="006A746E">
            <w:rPr>
              <w:rFonts w:ascii="Times New Roman" w:eastAsia="Times New Roman" w:hAnsi="Times New Roman" w:cs="Times New Roman"/>
              <w:color w:val="auto"/>
              <w:sz w:val="26"/>
              <w:szCs w:val="26"/>
              <w:lang w:val="en-US"/>
            </w:rPr>
            <w:fldChar w:fldCharType="end"/>
          </w:r>
          <w:r w:rsidRPr="00C307BC" w:rsidDel="006A746E">
            <w:rPr>
              <w:rFonts w:ascii="Times New Roman" w:eastAsia="Times New Roman" w:hAnsi="Times New Roman" w:cs="Times New Roman"/>
              <w:color w:val="auto"/>
              <w:sz w:val="26"/>
              <w:szCs w:val="26"/>
              <w:lang w:val="en-US"/>
            </w:rPr>
            <w:delText>.</w:delText>
          </w:r>
          <w:r w:rsidRPr="00C307BC" w:rsidDel="006A746E">
            <w:rPr>
              <w:rFonts w:ascii="Times New Roman" w:eastAsia="Times New Roman" w:hAnsi="Times New Roman" w:cs="Times New Roman"/>
              <w:color w:val="auto"/>
              <w:sz w:val="26"/>
              <w:szCs w:val="26"/>
              <w:lang w:val="en-US"/>
            </w:rPr>
            <w:fldChar w:fldCharType="begin"/>
          </w:r>
          <w:r w:rsidRPr="00C307BC" w:rsidDel="006A746E">
            <w:rPr>
              <w:rFonts w:ascii="Times New Roman" w:eastAsia="Times New Roman" w:hAnsi="Times New Roman" w:cs="Times New Roman"/>
              <w:color w:val="auto"/>
              <w:sz w:val="26"/>
              <w:szCs w:val="26"/>
              <w:lang w:val="en-US"/>
            </w:rPr>
            <w:delInstrText xml:space="preserve"> SEQ Hình \* ARABIC \s 1 </w:delInstrText>
          </w:r>
          <w:r w:rsidRPr="00C307BC" w:rsidDel="006A746E">
            <w:rPr>
              <w:rFonts w:ascii="Times New Roman" w:eastAsia="Times New Roman" w:hAnsi="Times New Roman" w:cs="Times New Roman"/>
              <w:color w:val="auto"/>
              <w:sz w:val="26"/>
              <w:szCs w:val="26"/>
              <w:lang w:val="en-US"/>
            </w:rPr>
            <w:fldChar w:fldCharType="separate"/>
          </w:r>
        </w:del>
      </w:ins>
      <w:ins w:id="2389" w:author="Nguyen Toan" w:date="2018-05-14T23:17:00Z">
        <w:del w:id="2390" w:author="Đinh Thị Loan - ITC" w:date="2018-05-15T14:06:00Z">
          <w:r w:rsidR="00620576" w:rsidRPr="00C307BC" w:rsidDel="006A746E">
            <w:rPr>
              <w:rFonts w:ascii="Times New Roman" w:eastAsia="Times New Roman" w:hAnsi="Times New Roman" w:cs="Times New Roman"/>
              <w:noProof/>
              <w:color w:val="auto"/>
              <w:sz w:val="26"/>
              <w:szCs w:val="26"/>
              <w:lang w:val="en-US"/>
            </w:rPr>
            <w:delText>7</w:delText>
          </w:r>
        </w:del>
      </w:ins>
      <w:ins w:id="2391" w:author="Nguyen Toan" w:date="2018-05-14T18:16:00Z">
        <w:del w:id="2392" w:author="Đinh Thị Loan - ITC" w:date="2018-05-15T14:06:00Z">
          <w:r w:rsidRPr="00C307BC" w:rsidDel="006A746E">
            <w:rPr>
              <w:rFonts w:ascii="Times New Roman" w:eastAsia="Times New Roman" w:hAnsi="Times New Roman" w:cs="Times New Roman"/>
              <w:color w:val="auto"/>
              <w:sz w:val="26"/>
              <w:szCs w:val="26"/>
              <w:lang w:val="en-US"/>
            </w:rPr>
            <w:fldChar w:fldCharType="end"/>
          </w:r>
        </w:del>
        <w:r w:rsidRPr="00C307BC">
          <w:rPr>
            <w:rFonts w:ascii="Times New Roman" w:eastAsia="Times New Roman" w:hAnsi="Times New Roman" w:cs="Times New Roman"/>
            <w:color w:val="auto"/>
            <w:sz w:val="26"/>
            <w:szCs w:val="26"/>
            <w:lang w:val="en-US"/>
          </w:rPr>
          <w:t>: Quá trình chạy tác vụ</w:t>
        </w:r>
        <w:bookmarkEnd w:id="2382"/>
      </w:ins>
    </w:p>
    <w:p w14:paraId="615EB6E4" w14:textId="68EEB7FB" w:rsidR="004328BA" w:rsidRPr="00C307BC" w:rsidRDefault="004328BA" w:rsidP="003A432E">
      <w:pPr>
        <w:spacing w:before="120" w:after="120" w:line="288" w:lineRule="auto"/>
        <w:ind w:firstLine="567"/>
        <w:jc w:val="both"/>
        <w:rPr>
          <w:ins w:id="2393" w:author="Nguyen Toan" w:date="2018-05-14T18:16:00Z"/>
          <w:rFonts w:ascii="Times New Roman" w:eastAsia="Times New Roman" w:hAnsi="Times New Roman" w:cs="Times New Roman"/>
          <w:sz w:val="26"/>
          <w:szCs w:val="26"/>
        </w:rPr>
      </w:pPr>
      <w:ins w:id="2394" w:author="Nguyen Toan" w:date="2018-05-14T18:16:00Z">
        <w:r w:rsidRPr="00C307BC">
          <w:rPr>
            <w:rFonts w:ascii="Times New Roman" w:eastAsia="Times New Roman" w:hAnsi="Times New Roman" w:cs="Times New Roman"/>
            <w:sz w:val="26"/>
            <w:szCs w:val="26"/>
          </w:rPr>
          <w:t>Trong quá trình thực hiện tác vụ, khi xảy ra lỗi, Jenkins tự động gửi mail cảnh báo về theo cấu hình định sẵn. Để có thể gửi mail thông báo lỗi, các cấu hình máy chủ mail phải được điền trong màn hình quản lý của Jenkins tại đường dẫn: “Manage Jenkins =&gt; Configure System =&gt; E-mail Notification”</w:t>
        </w:r>
      </w:ins>
      <w:ins w:id="2395" w:author="Đinh Thị Loan - ITC" w:date="2018-05-15T14:18:00Z">
        <w:r w:rsidR="002E325F" w:rsidRPr="00C307BC">
          <w:rPr>
            <w:rFonts w:ascii="Times New Roman" w:eastAsia="Times New Roman" w:hAnsi="Times New Roman" w:cs="Times New Roman"/>
            <w:sz w:val="26"/>
            <w:szCs w:val="26"/>
          </w:rPr>
          <w:t xml:space="preserve"> (</w:t>
        </w:r>
        <w:r w:rsidR="002E325F" w:rsidRPr="00C307BC">
          <w:rPr>
            <w:rFonts w:ascii="Times New Roman" w:eastAsia="Times New Roman" w:hAnsi="Times New Roman" w:cs="Times New Roman"/>
            <w:sz w:val="26"/>
            <w:szCs w:val="26"/>
          </w:rPr>
          <w:fldChar w:fldCharType="begin"/>
        </w:r>
        <w:r w:rsidR="002E325F" w:rsidRPr="00C307BC">
          <w:rPr>
            <w:rFonts w:ascii="Times New Roman" w:eastAsia="Times New Roman" w:hAnsi="Times New Roman" w:cs="Times New Roman"/>
            <w:sz w:val="26"/>
            <w:szCs w:val="26"/>
          </w:rPr>
          <w:instrText xml:space="preserve"> REF _Ref514157251 \h </w:instrText>
        </w:r>
      </w:ins>
      <w:r w:rsidR="00C307BC" w:rsidRPr="00C307BC">
        <w:rPr>
          <w:rFonts w:ascii="Times New Roman" w:eastAsia="Times New Roman" w:hAnsi="Times New Roman" w:cs="Times New Roman"/>
          <w:sz w:val="26"/>
          <w:szCs w:val="26"/>
        </w:rPr>
        <w:instrText xml:space="preserve"> \* MERGEFORMAT </w:instrText>
      </w:r>
      <w:r w:rsidR="002E325F" w:rsidRPr="00C307BC">
        <w:rPr>
          <w:rFonts w:ascii="Times New Roman" w:eastAsia="Times New Roman" w:hAnsi="Times New Roman" w:cs="Times New Roman"/>
          <w:sz w:val="26"/>
          <w:szCs w:val="26"/>
        </w:rPr>
      </w:r>
      <w:r w:rsidR="002E325F" w:rsidRPr="00C307BC">
        <w:rPr>
          <w:rFonts w:ascii="Times New Roman" w:eastAsia="Times New Roman" w:hAnsi="Times New Roman" w:cs="Times New Roman"/>
          <w:sz w:val="26"/>
          <w:szCs w:val="26"/>
        </w:rPr>
        <w:fldChar w:fldCharType="separate"/>
      </w:r>
      <w:ins w:id="2396" w:author="Đinh Thị Loan - ITC" w:date="2018-05-15T14:18:00Z">
        <w:r w:rsidR="009C452F" w:rsidRPr="00C307BC">
          <w:rPr>
            <w:rFonts w:ascii="Times New Roman" w:hAnsi="Times New Roman" w:cs="Times New Roman"/>
            <w:color w:val="auto"/>
            <w:sz w:val="26"/>
            <w:szCs w:val="26"/>
            <w:rPrChange w:id="2397" w:author="Đinh Thị Loan - ITC" w:date="2018-05-15T14:18:00Z">
              <w:rPr/>
            </w:rPrChange>
          </w:rPr>
          <w:t xml:space="preserve">Hình </w:t>
        </w:r>
      </w:ins>
      <w:r w:rsidR="009C452F">
        <w:rPr>
          <w:rFonts w:ascii="Times New Roman" w:hAnsi="Times New Roman" w:cs="Times New Roman"/>
          <w:i/>
          <w:noProof/>
          <w:color w:val="auto"/>
          <w:sz w:val="26"/>
          <w:szCs w:val="26"/>
        </w:rPr>
        <w:t>4</w:t>
      </w:r>
      <w:r w:rsidR="009C452F" w:rsidRPr="00C307BC">
        <w:rPr>
          <w:rFonts w:ascii="Times New Roman" w:hAnsi="Times New Roman" w:cs="Times New Roman"/>
          <w:i/>
          <w:noProof/>
          <w:color w:val="auto"/>
          <w:sz w:val="26"/>
          <w:szCs w:val="26"/>
        </w:rPr>
        <w:t>.</w:t>
      </w:r>
      <w:r w:rsidR="009C452F">
        <w:rPr>
          <w:rFonts w:ascii="Times New Roman" w:hAnsi="Times New Roman" w:cs="Times New Roman"/>
          <w:i/>
          <w:noProof/>
          <w:color w:val="auto"/>
          <w:sz w:val="26"/>
          <w:szCs w:val="26"/>
        </w:rPr>
        <w:t>9</w:t>
      </w:r>
      <w:ins w:id="2398" w:author="Đinh Thị Loan - ITC" w:date="2018-05-15T14:18:00Z">
        <w:r w:rsidR="002E325F" w:rsidRPr="00C307BC">
          <w:rPr>
            <w:rFonts w:ascii="Times New Roman" w:eastAsia="Times New Roman" w:hAnsi="Times New Roman" w:cs="Times New Roman"/>
            <w:sz w:val="26"/>
            <w:szCs w:val="26"/>
          </w:rPr>
          <w:fldChar w:fldCharType="end"/>
        </w:r>
        <w:r w:rsidR="002E325F" w:rsidRPr="00C307BC">
          <w:rPr>
            <w:rFonts w:ascii="Times New Roman" w:eastAsia="Times New Roman" w:hAnsi="Times New Roman" w:cs="Times New Roman"/>
            <w:sz w:val="26"/>
            <w:szCs w:val="26"/>
          </w:rPr>
          <w:t>)</w:t>
        </w:r>
      </w:ins>
      <w:ins w:id="2399" w:author="Nguyen Toan" w:date="2018-05-14T18:16:00Z">
        <w:r w:rsidRPr="00C307BC">
          <w:rPr>
            <w:rFonts w:ascii="Times New Roman" w:eastAsia="Times New Roman" w:hAnsi="Times New Roman" w:cs="Times New Roman"/>
            <w:sz w:val="26"/>
            <w:szCs w:val="26"/>
          </w:rPr>
          <w:t>. Jenkins cho phép cấu hình các thông tin cơ bản như máy chủ SMTP, hậu tố của email nhận cảnh báo , ví dụ như @gmail.com. Ngoài ra, Jekins còn cung cấp thêm các giải pháp xác thực sử dụng SMTP, SSL, cổng SMTP, địa chỉ để người nhận mail gửi lại phản hồi… Sau khi thêm một “E-mail notification Post-build Acti</w:t>
        </w:r>
      </w:ins>
      <w:ins w:id="2400" w:author="Đinh Thị Loan - ITC" w:date="2018-05-15T14:18:00Z">
        <w:r w:rsidR="001472A1" w:rsidRPr="00C307BC">
          <w:rPr>
            <w:rFonts w:ascii="Times New Roman" w:eastAsia="Times New Roman" w:hAnsi="Times New Roman" w:cs="Times New Roman"/>
            <w:sz w:val="26"/>
            <w:szCs w:val="26"/>
          </w:rPr>
          <w:t>o</w:t>
        </w:r>
      </w:ins>
      <w:ins w:id="2401" w:author="Nguyen Toan" w:date="2018-05-14T18:16:00Z">
        <w:r w:rsidRPr="00C307BC">
          <w:rPr>
            <w:rFonts w:ascii="Times New Roman" w:eastAsia="Times New Roman" w:hAnsi="Times New Roman" w:cs="Times New Roman"/>
            <w:sz w:val="26"/>
            <w:szCs w:val="26"/>
          </w:rPr>
          <w:t xml:space="preserve">n”, Jenkins sẽ gửi một mail tới địa chỉ người dùng đã cấu hình từ trước đối với các trường hợp như: biên dịch thất bại (build fail), biên dịch thành công sau khi có một lần biên dịch thất bại, một bản biên dịch không ổn định (với trường hợp hồi quy). </w:t>
        </w:r>
      </w:ins>
    </w:p>
    <w:p w14:paraId="684D68B4" w14:textId="77777777" w:rsidR="001472A1" w:rsidRPr="00C307BC" w:rsidRDefault="004328BA">
      <w:pPr>
        <w:keepNext/>
        <w:spacing w:after="120" w:line="288" w:lineRule="auto"/>
        <w:ind w:firstLine="567"/>
        <w:jc w:val="center"/>
        <w:rPr>
          <w:ins w:id="2402" w:author="Đinh Thị Loan - ITC" w:date="2018-05-15T14:18:00Z"/>
          <w:rFonts w:ascii="Times New Roman" w:hAnsi="Times New Roman" w:cs="Times New Roman"/>
          <w:sz w:val="26"/>
          <w:szCs w:val="26"/>
          <w:rPrChange w:id="2403" w:author="Đinh Thị Loan - ITC" w:date="2018-05-15T14:18:00Z">
            <w:rPr>
              <w:ins w:id="2404" w:author="Đinh Thị Loan - ITC" w:date="2018-05-15T14:18:00Z"/>
            </w:rPr>
          </w:rPrChange>
        </w:rPr>
        <w:pPrChange w:id="2405" w:author="Đinh Thị Loan - ITC" w:date="2018-05-15T14:18:00Z">
          <w:pPr>
            <w:spacing w:after="120" w:line="288" w:lineRule="auto"/>
            <w:ind w:firstLine="567"/>
            <w:jc w:val="center"/>
          </w:pPr>
        </w:pPrChange>
      </w:pPr>
      <w:ins w:id="2406" w:author="Nguyen Toan" w:date="2018-05-14T18:16:00Z">
        <w:r w:rsidRPr="00C307BC">
          <w:rPr>
            <w:rFonts w:ascii="Times New Roman" w:eastAsia="Times New Roman" w:hAnsi="Times New Roman" w:cs="Times New Roman"/>
            <w:noProof/>
            <w:sz w:val="26"/>
            <w:szCs w:val="26"/>
            <w:lang w:val="en-US"/>
            <w:rPrChange w:id="2407" w:author="Đinh Thị Loan - ITC" w:date="2018-05-15T14:18:00Z">
              <w:rPr>
                <w:noProof/>
                <w:lang w:val="en-US"/>
              </w:rPr>
            </w:rPrChange>
          </w:rPr>
          <w:drawing>
            <wp:inline distT="0" distB="0" distL="0" distR="0" wp14:anchorId="21423544" wp14:editId="6121903B">
              <wp:extent cx="3828910" cy="2747614"/>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5-10 at 11.23.51 PM.png"/>
                      <pic:cNvPicPr/>
                    </pic:nvPicPr>
                    <pic:blipFill>
                      <a:blip r:embed="rId56">
                        <a:extLst>
                          <a:ext uri="{28A0092B-C50C-407E-A947-70E740481C1C}">
                            <a14:useLocalDpi xmlns:a14="http://schemas.microsoft.com/office/drawing/2010/main" val="0"/>
                          </a:ext>
                        </a:extLst>
                      </a:blip>
                      <a:stretch>
                        <a:fillRect/>
                      </a:stretch>
                    </pic:blipFill>
                    <pic:spPr>
                      <a:xfrm>
                        <a:off x="0" y="0"/>
                        <a:ext cx="3841828" cy="2756884"/>
                      </a:xfrm>
                      <a:prstGeom prst="rect">
                        <a:avLst/>
                      </a:prstGeom>
                    </pic:spPr>
                  </pic:pic>
                </a:graphicData>
              </a:graphic>
            </wp:inline>
          </w:drawing>
        </w:r>
      </w:ins>
    </w:p>
    <w:p w14:paraId="099B2585" w14:textId="0BB29913" w:rsidR="004328BA" w:rsidRPr="00C307BC" w:rsidRDefault="001472A1">
      <w:pPr>
        <w:pStyle w:val="Caption"/>
        <w:jc w:val="center"/>
        <w:rPr>
          <w:ins w:id="2408" w:author="Nguyen Toan" w:date="2018-05-14T18:16:00Z"/>
          <w:rFonts w:ascii="Times New Roman" w:eastAsia="Times New Roman" w:hAnsi="Times New Roman" w:cs="Times New Roman"/>
          <w:color w:val="auto"/>
          <w:sz w:val="26"/>
          <w:szCs w:val="26"/>
          <w:rPrChange w:id="2409" w:author="Đinh Thị Loan - ITC" w:date="2018-05-15T14:18:00Z">
            <w:rPr>
              <w:ins w:id="2410" w:author="Nguyen Toan" w:date="2018-05-14T18:16:00Z"/>
              <w:rFonts w:ascii="Times New Roman" w:eastAsia="Times New Roman" w:hAnsi="Times New Roman" w:cs="Times New Roman"/>
              <w:sz w:val="28"/>
              <w:szCs w:val="28"/>
            </w:rPr>
          </w:rPrChange>
        </w:rPr>
        <w:pPrChange w:id="2411" w:author="Đinh Thị Loan - ITC" w:date="2018-05-15T14:18:00Z">
          <w:pPr>
            <w:spacing w:after="120" w:line="288" w:lineRule="auto"/>
            <w:ind w:firstLine="567"/>
            <w:jc w:val="center"/>
          </w:pPr>
        </w:pPrChange>
      </w:pPr>
      <w:bookmarkStart w:id="2412" w:name="_Ref514157251"/>
      <w:bookmarkStart w:id="2413" w:name="_Toc514157781"/>
      <w:ins w:id="2414" w:author="Đinh Thị Loan - ITC" w:date="2018-05-15T14:18:00Z">
        <w:r w:rsidRPr="00C307BC">
          <w:rPr>
            <w:rFonts w:ascii="Times New Roman" w:hAnsi="Times New Roman" w:cs="Times New Roman"/>
            <w:i w:val="0"/>
            <w:color w:val="auto"/>
            <w:sz w:val="26"/>
            <w:szCs w:val="26"/>
            <w:rPrChange w:id="2415" w:author="Đinh Thị Loan - ITC" w:date="2018-05-15T14:18:00Z">
              <w:rPr/>
            </w:rPrChange>
          </w:rPr>
          <w:t xml:space="preserve">Hình </w:t>
        </w:r>
      </w:ins>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4</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9</w:t>
      </w:r>
      <w:r w:rsidR="007B1CDB" w:rsidRPr="00C307BC">
        <w:rPr>
          <w:rFonts w:ascii="Times New Roman" w:hAnsi="Times New Roman" w:cs="Times New Roman"/>
          <w:i w:val="0"/>
          <w:color w:val="auto"/>
          <w:sz w:val="26"/>
          <w:szCs w:val="26"/>
        </w:rPr>
        <w:fldChar w:fldCharType="end"/>
      </w:r>
      <w:bookmarkEnd w:id="2412"/>
      <w:ins w:id="2416" w:author="Đinh Thị Loan - ITC" w:date="2018-05-15T14:18:00Z">
        <w:r w:rsidRPr="00C307BC">
          <w:rPr>
            <w:rFonts w:ascii="Times New Roman" w:hAnsi="Times New Roman" w:cs="Times New Roman"/>
            <w:i w:val="0"/>
            <w:color w:val="auto"/>
            <w:sz w:val="26"/>
            <w:szCs w:val="26"/>
            <w:rPrChange w:id="2417" w:author="Đinh Thị Loan - ITC" w:date="2018-05-15T14:18:00Z">
              <w:rPr/>
            </w:rPrChange>
          </w:rPr>
          <w:t>: Cấu hình thông báo Email</w:t>
        </w:r>
      </w:ins>
      <w:bookmarkEnd w:id="2413"/>
    </w:p>
    <w:p w14:paraId="1FFB06E1" w14:textId="264782D1" w:rsidR="004328BA" w:rsidRPr="00C307BC" w:rsidRDefault="004328BA" w:rsidP="004328BA">
      <w:pPr>
        <w:spacing w:after="120" w:line="288" w:lineRule="auto"/>
        <w:ind w:firstLine="567"/>
        <w:jc w:val="both"/>
        <w:rPr>
          <w:ins w:id="2418" w:author="Nguyen Toan" w:date="2018-05-14T18:16:00Z"/>
          <w:rFonts w:ascii="Times New Roman" w:eastAsia="Times New Roman" w:hAnsi="Times New Roman" w:cs="Times New Roman"/>
          <w:sz w:val="26"/>
          <w:szCs w:val="26"/>
        </w:rPr>
      </w:pPr>
      <w:ins w:id="2419" w:author="Nguyen Toan" w:date="2018-05-14T18:16:00Z">
        <w:r w:rsidRPr="00C307BC">
          <w:rPr>
            <w:rFonts w:ascii="Times New Roman" w:eastAsia="Times New Roman" w:hAnsi="Times New Roman" w:cs="Times New Roman"/>
            <w:sz w:val="26"/>
            <w:szCs w:val="26"/>
          </w:rPr>
          <w:lastRenderedPageBreak/>
          <w:t xml:space="preserve">Sau quá </w:t>
        </w:r>
        <w:r w:rsidRPr="00C307BC">
          <w:rPr>
            <w:rFonts w:ascii="Times New Roman" w:eastAsia="Times New Roman" w:hAnsi="Times New Roman" w:cs="Times New Roman"/>
            <w:color w:val="auto"/>
            <w:sz w:val="26"/>
            <w:szCs w:val="26"/>
            <w:lang w:val="en-US"/>
          </w:rPr>
          <w:t>trình</w:t>
        </w:r>
        <w:r w:rsidRPr="00C307BC">
          <w:rPr>
            <w:rFonts w:ascii="Times New Roman" w:eastAsia="Times New Roman" w:hAnsi="Times New Roman" w:cs="Times New Roman"/>
            <w:sz w:val="26"/>
            <w:szCs w:val="26"/>
          </w:rPr>
          <w:t xml:space="preserve"> chạy tác vụ, kết quả được hiển thị tại màn hình ứng dụng (</w:t>
        </w:r>
      </w:ins>
      <w:ins w:id="2420" w:author="Đinh Thị Loan - ITC" w:date="2018-05-15T14:06:00Z">
        <w:r w:rsidR="00AE26B1" w:rsidRPr="00C307BC">
          <w:rPr>
            <w:rFonts w:ascii="Times New Roman" w:eastAsia="Times New Roman" w:hAnsi="Times New Roman" w:cs="Times New Roman"/>
            <w:sz w:val="26"/>
            <w:szCs w:val="26"/>
          </w:rPr>
          <w:t xml:space="preserve">xem </w:t>
        </w:r>
        <w:r w:rsidR="0018739E" w:rsidRPr="00C307BC">
          <w:rPr>
            <w:rFonts w:ascii="Times New Roman" w:eastAsia="Times New Roman" w:hAnsi="Times New Roman" w:cs="Times New Roman"/>
            <w:sz w:val="26"/>
            <w:szCs w:val="26"/>
          </w:rPr>
          <w:fldChar w:fldCharType="begin"/>
        </w:r>
        <w:r w:rsidR="0018739E" w:rsidRPr="00C307BC">
          <w:rPr>
            <w:rFonts w:ascii="Times New Roman" w:eastAsia="Times New Roman" w:hAnsi="Times New Roman" w:cs="Times New Roman"/>
            <w:sz w:val="26"/>
            <w:szCs w:val="26"/>
          </w:rPr>
          <w:instrText xml:space="preserve"> REF _Ref514156545 \h </w:instrText>
        </w:r>
      </w:ins>
      <w:r w:rsidR="00C307BC" w:rsidRPr="00C307BC">
        <w:rPr>
          <w:rFonts w:ascii="Times New Roman" w:eastAsia="Times New Roman" w:hAnsi="Times New Roman" w:cs="Times New Roman"/>
          <w:sz w:val="26"/>
          <w:szCs w:val="26"/>
        </w:rPr>
        <w:instrText xml:space="preserve"> \* MERGEFORMAT </w:instrText>
      </w:r>
      <w:r w:rsidR="0018739E" w:rsidRPr="00C307BC">
        <w:rPr>
          <w:rFonts w:ascii="Times New Roman" w:eastAsia="Times New Roman" w:hAnsi="Times New Roman" w:cs="Times New Roman"/>
          <w:sz w:val="26"/>
          <w:szCs w:val="26"/>
        </w:rPr>
      </w:r>
      <w:r w:rsidR="0018739E" w:rsidRPr="00C307BC">
        <w:rPr>
          <w:rFonts w:ascii="Times New Roman" w:eastAsia="Times New Roman" w:hAnsi="Times New Roman" w:cs="Times New Roman"/>
          <w:sz w:val="26"/>
          <w:szCs w:val="26"/>
        </w:rPr>
        <w:fldChar w:fldCharType="separate"/>
      </w:r>
      <w:ins w:id="2421" w:author="Nguyen Toan" w:date="2018-05-14T18:16:00Z">
        <w:r w:rsidR="009C452F" w:rsidRPr="00C307BC">
          <w:rPr>
            <w:rFonts w:ascii="Times New Roman" w:eastAsia="Times New Roman" w:hAnsi="Times New Roman" w:cs="Times New Roman"/>
            <w:sz w:val="26"/>
            <w:szCs w:val="26"/>
          </w:rPr>
          <w:t xml:space="preserve">Hình </w:t>
        </w:r>
      </w:ins>
      <w:r w:rsidR="009C452F">
        <w:rPr>
          <w:rFonts w:ascii="Times New Roman" w:eastAsia="Times New Roman" w:hAnsi="Times New Roman" w:cs="Times New Roman"/>
          <w:noProof/>
          <w:sz w:val="26"/>
          <w:szCs w:val="26"/>
        </w:rPr>
        <w:t>4</w:t>
      </w:r>
      <w:r w:rsidR="009C452F" w:rsidRPr="00C307BC">
        <w:rPr>
          <w:rFonts w:ascii="Times New Roman" w:eastAsia="Times New Roman" w:hAnsi="Times New Roman" w:cs="Times New Roman"/>
          <w:noProof/>
          <w:sz w:val="26"/>
          <w:szCs w:val="26"/>
        </w:rPr>
        <w:t>.</w:t>
      </w:r>
      <w:r w:rsidR="009C452F">
        <w:rPr>
          <w:rFonts w:ascii="Times New Roman" w:eastAsia="Times New Roman" w:hAnsi="Times New Roman" w:cs="Times New Roman"/>
          <w:noProof/>
          <w:sz w:val="26"/>
          <w:szCs w:val="26"/>
        </w:rPr>
        <w:t>10</w:t>
      </w:r>
      <w:ins w:id="2422" w:author="Đinh Thị Loan - ITC" w:date="2018-05-15T14:06:00Z">
        <w:r w:rsidR="0018739E" w:rsidRPr="00C307BC">
          <w:rPr>
            <w:rFonts w:ascii="Times New Roman" w:eastAsia="Times New Roman" w:hAnsi="Times New Roman" w:cs="Times New Roman"/>
            <w:sz w:val="26"/>
            <w:szCs w:val="26"/>
          </w:rPr>
          <w:fldChar w:fldCharType="end"/>
        </w:r>
      </w:ins>
      <w:ins w:id="2423" w:author="Nguyen Toan" w:date="2018-05-14T18:16:00Z">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_Ref512176884 \h </w:instrText>
        </w:r>
      </w:ins>
      <w:r w:rsidR="00C307BC" w:rsidRPr="00C307BC">
        <w:rPr>
          <w:rFonts w:ascii="Times New Roman" w:eastAsia="Times New Roman" w:hAnsi="Times New Roman" w:cs="Times New Roman"/>
          <w:sz w:val="26"/>
          <w:szCs w:val="26"/>
        </w:rPr>
        <w:instrText xml:space="preserve"> \* MERGEFORMAT </w:instrText>
      </w:r>
      <w:r w:rsidRPr="00C307BC">
        <w:rPr>
          <w:rFonts w:ascii="Times New Roman" w:eastAsia="Times New Roman" w:hAnsi="Times New Roman" w:cs="Times New Roman"/>
          <w:sz w:val="26"/>
          <w:szCs w:val="26"/>
        </w:rPr>
      </w:r>
      <w:ins w:id="2424" w:author="Nguyen Toan" w:date="2018-05-14T18:16:00Z">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w:t>
        </w:r>
      </w:ins>
    </w:p>
    <w:p w14:paraId="7C43BBFA" w14:textId="77777777" w:rsidR="004328BA" w:rsidRPr="00C307BC" w:rsidRDefault="004328BA" w:rsidP="004328BA">
      <w:pPr>
        <w:keepNext/>
        <w:pBdr>
          <w:top w:val="none" w:sz="0" w:space="0" w:color="auto"/>
          <w:left w:val="none" w:sz="0" w:space="0" w:color="auto"/>
          <w:bottom w:val="none" w:sz="0" w:space="0" w:color="auto"/>
          <w:right w:val="none" w:sz="0" w:space="0" w:color="auto"/>
          <w:between w:val="none" w:sz="0" w:space="0" w:color="auto"/>
        </w:pBdr>
        <w:spacing w:line="240" w:lineRule="auto"/>
        <w:jc w:val="center"/>
        <w:rPr>
          <w:ins w:id="2425" w:author="Nguyen Toan" w:date="2018-05-14T18:16:00Z"/>
          <w:rFonts w:ascii="Times New Roman" w:hAnsi="Times New Roman" w:cs="Times New Roman"/>
          <w:sz w:val="26"/>
          <w:szCs w:val="26"/>
        </w:rPr>
      </w:pPr>
      <w:ins w:id="2426" w:author="Nguyen Toan" w:date="2018-05-14T18:16:00Z">
        <w:r w:rsidRPr="00C307BC">
          <w:rPr>
            <w:rFonts w:ascii="Times New Roman" w:hAnsi="Times New Roman" w:cs="Times New Roman"/>
            <w:noProof/>
            <w:sz w:val="26"/>
            <w:szCs w:val="26"/>
            <w:lang w:val="en-US"/>
            <w:rPrChange w:id="2427" w:author="Unknown">
              <w:rPr>
                <w:noProof/>
                <w:lang w:val="en-US"/>
              </w:rPr>
            </w:rPrChange>
          </w:rPr>
          <w:drawing>
            <wp:inline distT="0" distB="0" distL="0" distR="0" wp14:anchorId="646FA3D1" wp14:editId="29EC73ED">
              <wp:extent cx="3390900" cy="21050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390900" cy="2105025"/>
                      </a:xfrm>
                      <a:prstGeom prst="rect">
                        <a:avLst/>
                      </a:prstGeom>
                    </pic:spPr>
                  </pic:pic>
                </a:graphicData>
              </a:graphic>
            </wp:inline>
          </w:drawing>
        </w:r>
      </w:ins>
    </w:p>
    <w:p w14:paraId="4D8F68A5" w14:textId="1BD1548A" w:rsidR="004328BA" w:rsidRPr="00C307BC" w:rsidRDefault="004328BA" w:rsidP="004328BA">
      <w:pPr>
        <w:spacing w:line="288" w:lineRule="auto"/>
        <w:ind w:firstLine="720"/>
        <w:jc w:val="center"/>
        <w:rPr>
          <w:ins w:id="2428" w:author="Nguyen Toan" w:date="2018-05-14T18:16:00Z"/>
          <w:rFonts w:ascii="Times New Roman" w:eastAsia="Times New Roman" w:hAnsi="Times New Roman" w:cs="Times New Roman"/>
          <w:sz w:val="26"/>
          <w:szCs w:val="26"/>
        </w:rPr>
      </w:pPr>
      <w:bookmarkStart w:id="2429" w:name="_Ref514156545"/>
      <w:bookmarkStart w:id="2430" w:name="_Toc514157782"/>
      <w:ins w:id="2431" w:author="Nguyen Toan" w:date="2018-05-14T18:16:00Z">
        <w:r w:rsidRPr="00C307BC">
          <w:rPr>
            <w:rFonts w:ascii="Times New Roman" w:eastAsia="Times New Roman" w:hAnsi="Times New Roman" w:cs="Times New Roman"/>
            <w:sz w:val="26"/>
            <w:szCs w:val="26"/>
          </w:rPr>
          <w:t xml:space="preserve">Hình </w:t>
        </w:r>
      </w:ins>
      <w:r w:rsidR="007B1CDB" w:rsidRPr="00C307BC">
        <w:rPr>
          <w:rFonts w:ascii="Times New Roman" w:eastAsia="Times New Roman" w:hAnsi="Times New Roman" w:cs="Times New Roman"/>
          <w:sz w:val="26"/>
          <w:szCs w:val="26"/>
        </w:rPr>
        <w:fldChar w:fldCharType="begin"/>
      </w:r>
      <w:r w:rsidR="007B1CDB" w:rsidRPr="00C307BC">
        <w:rPr>
          <w:rFonts w:ascii="Times New Roman" w:eastAsia="Times New Roman" w:hAnsi="Times New Roman" w:cs="Times New Roman"/>
          <w:sz w:val="26"/>
          <w:szCs w:val="26"/>
        </w:rPr>
        <w:instrText xml:space="preserve"> STYLEREF 1 \s </w:instrText>
      </w:r>
      <w:r w:rsidR="007B1CDB" w:rsidRPr="00C307BC">
        <w:rPr>
          <w:rFonts w:ascii="Times New Roman" w:eastAsia="Times New Roman" w:hAnsi="Times New Roman" w:cs="Times New Roman"/>
          <w:sz w:val="26"/>
          <w:szCs w:val="26"/>
        </w:rPr>
        <w:fldChar w:fldCharType="separate"/>
      </w:r>
      <w:r w:rsidR="009C452F">
        <w:rPr>
          <w:rFonts w:ascii="Times New Roman" w:eastAsia="Times New Roman" w:hAnsi="Times New Roman" w:cs="Times New Roman"/>
          <w:noProof/>
          <w:sz w:val="26"/>
          <w:szCs w:val="26"/>
        </w:rPr>
        <w:t>4</w:t>
      </w:r>
      <w:r w:rsidR="007B1CDB" w:rsidRPr="00C307BC">
        <w:rPr>
          <w:rFonts w:ascii="Times New Roman" w:eastAsia="Times New Roman" w:hAnsi="Times New Roman" w:cs="Times New Roman"/>
          <w:sz w:val="26"/>
          <w:szCs w:val="26"/>
        </w:rPr>
        <w:fldChar w:fldCharType="end"/>
      </w:r>
      <w:r w:rsidR="007B1CDB" w:rsidRPr="00C307BC">
        <w:rPr>
          <w:rFonts w:ascii="Times New Roman" w:eastAsia="Times New Roman" w:hAnsi="Times New Roman" w:cs="Times New Roman"/>
          <w:sz w:val="26"/>
          <w:szCs w:val="26"/>
        </w:rPr>
        <w:t>.</w:t>
      </w:r>
      <w:r w:rsidR="007B1CDB" w:rsidRPr="00C307BC">
        <w:rPr>
          <w:rFonts w:ascii="Times New Roman" w:eastAsia="Times New Roman" w:hAnsi="Times New Roman" w:cs="Times New Roman"/>
          <w:sz w:val="26"/>
          <w:szCs w:val="26"/>
        </w:rPr>
        <w:fldChar w:fldCharType="begin"/>
      </w:r>
      <w:r w:rsidR="007B1CDB" w:rsidRPr="00C307BC">
        <w:rPr>
          <w:rFonts w:ascii="Times New Roman" w:eastAsia="Times New Roman" w:hAnsi="Times New Roman" w:cs="Times New Roman"/>
          <w:sz w:val="26"/>
          <w:szCs w:val="26"/>
        </w:rPr>
        <w:instrText xml:space="preserve"> SEQ Hình \* ARABIC \s 1 </w:instrText>
      </w:r>
      <w:r w:rsidR="007B1CDB" w:rsidRPr="00C307BC">
        <w:rPr>
          <w:rFonts w:ascii="Times New Roman" w:eastAsia="Times New Roman" w:hAnsi="Times New Roman" w:cs="Times New Roman"/>
          <w:sz w:val="26"/>
          <w:szCs w:val="26"/>
        </w:rPr>
        <w:fldChar w:fldCharType="separate"/>
      </w:r>
      <w:r w:rsidR="009C452F">
        <w:rPr>
          <w:rFonts w:ascii="Times New Roman" w:eastAsia="Times New Roman" w:hAnsi="Times New Roman" w:cs="Times New Roman"/>
          <w:noProof/>
          <w:sz w:val="26"/>
          <w:szCs w:val="26"/>
        </w:rPr>
        <w:t>10</w:t>
      </w:r>
      <w:r w:rsidR="007B1CDB" w:rsidRPr="00C307BC">
        <w:rPr>
          <w:rFonts w:ascii="Times New Roman" w:eastAsia="Times New Roman" w:hAnsi="Times New Roman" w:cs="Times New Roman"/>
          <w:sz w:val="26"/>
          <w:szCs w:val="26"/>
        </w:rPr>
        <w:fldChar w:fldCharType="end"/>
      </w:r>
      <w:bookmarkEnd w:id="2429"/>
      <w:ins w:id="2432" w:author="Nguyen Toan" w:date="2018-05-14T18:16:00Z">
        <w:del w:id="2433" w:author="Đinh Thị Loan - ITC" w:date="2018-05-15T14:06:00Z">
          <w:r w:rsidRPr="00C307BC" w:rsidDel="006A746E">
            <w:rPr>
              <w:rFonts w:ascii="Times New Roman" w:eastAsia="Times New Roman" w:hAnsi="Times New Roman" w:cs="Times New Roman"/>
              <w:sz w:val="26"/>
              <w:szCs w:val="26"/>
            </w:rPr>
            <w:fldChar w:fldCharType="begin"/>
          </w:r>
          <w:r w:rsidRPr="00C307BC" w:rsidDel="006A746E">
            <w:rPr>
              <w:rFonts w:ascii="Times New Roman" w:eastAsia="Times New Roman" w:hAnsi="Times New Roman" w:cs="Times New Roman"/>
              <w:sz w:val="26"/>
              <w:szCs w:val="26"/>
            </w:rPr>
            <w:delInstrText xml:space="preserve"> STYLEREF 1 \s </w:delInstrText>
          </w:r>
          <w:r w:rsidRPr="00C307BC" w:rsidDel="006A746E">
            <w:rPr>
              <w:rFonts w:ascii="Times New Roman" w:eastAsia="Times New Roman" w:hAnsi="Times New Roman" w:cs="Times New Roman"/>
              <w:sz w:val="26"/>
              <w:szCs w:val="26"/>
            </w:rPr>
            <w:fldChar w:fldCharType="separate"/>
          </w:r>
        </w:del>
      </w:ins>
      <w:del w:id="2434" w:author="Đinh Thị Loan - ITC" w:date="2018-05-15T14:06:00Z">
        <w:r w:rsidR="00620576" w:rsidRPr="00C307BC" w:rsidDel="006A746E">
          <w:rPr>
            <w:rFonts w:ascii="Times New Roman" w:eastAsia="Times New Roman" w:hAnsi="Times New Roman" w:cs="Times New Roman"/>
            <w:noProof/>
            <w:sz w:val="26"/>
            <w:szCs w:val="26"/>
          </w:rPr>
          <w:delText>4</w:delText>
        </w:r>
      </w:del>
      <w:ins w:id="2435" w:author="Nguyen Toan" w:date="2018-05-14T18:16:00Z">
        <w:del w:id="2436" w:author="Đinh Thị Loan - ITC" w:date="2018-05-15T14:06:00Z">
          <w:r w:rsidRPr="00C307BC" w:rsidDel="006A746E">
            <w:rPr>
              <w:rFonts w:ascii="Times New Roman" w:eastAsia="Times New Roman" w:hAnsi="Times New Roman" w:cs="Times New Roman"/>
              <w:sz w:val="26"/>
              <w:szCs w:val="26"/>
            </w:rPr>
            <w:fldChar w:fldCharType="end"/>
          </w:r>
          <w:r w:rsidRPr="00C307BC" w:rsidDel="006A746E">
            <w:rPr>
              <w:rFonts w:ascii="Times New Roman" w:eastAsia="Times New Roman" w:hAnsi="Times New Roman" w:cs="Times New Roman"/>
              <w:sz w:val="26"/>
              <w:szCs w:val="26"/>
            </w:rPr>
            <w:delText>.</w:delText>
          </w:r>
          <w:r w:rsidRPr="00C307BC" w:rsidDel="006A746E">
            <w:rPr>
              <w:rFonts w:ascii="Times New Roman" w:eastAsia="Times New Roman" w:hAnsi="Times New Roman" w:cs="Times New Roman"/>
              <w:sz w:val="26"/>
              <w:szCs w:val="26"/>
            </w:rPr>
            <w:fldChar w:fldCharType="begin"/>
          </w:r>
          <w:r w:rsidRPr="00C307BC" w:rsidDel="006A746E">
            <w:rPr>
              <w:rFonts w:ascii="Times New Roman" w:eastAsia="Times New Roman" w:hAnsi="Times New Roman" w:cs="Times New Roman"/>
              <w:sz w:val="26"/>
              <w:szCs w:val="26"/>
            </w:rPr>
            <w:delInstrText xml:space="preserve"> SEQ Hình \* ARABIC \s 1 </w:delInstrText>
          </w:r>
          <w:r w:rsidRPr="00C307BC" w:rsidDel="006A746E">
            <w:rPr>
              <w:rFonts w:ascii="Times New Roman" w:eastAsia="Times New Roman" w:hAnsi="Times New Roman" w:cs="Times New Roman"/>
              <w:sz w:val="26"/>
              <w:szCs w:val="26"/>
            </w:rPr>
            <w:fldChar w:fldCharType="separate"/>
          </w:r>
        </w:del>
      </w:ins>
      <w:ins w:id="2437" w:author="Nguyen Toan" w:date="2018-05-14T23:17:00Z">
        <w:del w:id="2438" w:author="Đinh Thị Loan - ITC" w:date="2018-05-15T14:06:00Z">
          <w:r w:rsidR="00620576" w:rsidRPr="00C307BC" w:rsidDel="006A746E">
            <w:rPr>
              <w:rFonts w:ascii="Times New Roman" w:eastAsia="Times New Roman" w:hAnsi="Times New Roman" w:cs="Times New Roman"/>
              <w:noProof/>
              <w:sz w:val="26"/>
              <w:szCs w:val="26"/>
            </w:rPr>
            <w:delText>8</w:delText>
          </w:r>
        </w:del>
      </w:ins>
      <w:ins w:id="2439" w:author="Nguyen Toan" w:date="2018-05-14T18:16:00Z">
        <w:del w:id="2440" w:author="Đinh Thị Loan - ITC" w:date="2018-05-15T14:06:00Z">
          <w:r w:rsidRPr="00C307BC" w:rsidDel="006A746E">
            <w:rPr>
              <w:rFonts w:ascii="Times New Roman" w:eastAsia="Times New Roman" w:hAnsi="Times New Roman" w:cs="Times New Roman"/>
              <w:sz w:val="26"/>
              <w:szCs w:val="26"/>
            </w:rPr>
            <w:fldChar w:fldCharType="end"/>
          </w:r>
        </w:del>
        <w:r w:rsidRPr="00C307BC">
          <w:rPr>
            <w:rFonts w:ascii="Times New Roman" w:eastAsia="Times New Roman" w:hAnsi="Times New Roman" w:cs="Times New Roman"/>
            <w:sz w:val="26"/>
            <w:szCs w:val="26"/>
          </w:rPr>
          <w:t>: Lịch sử chạy tác vụ</w:t>
        </w:r>
        <w:bookmarkEnd w:id="2430"/>
      </w:ins>
    </w:p>
    <w:p w14:paraId="11AE617A" w14:textId="20724759" w:rsidR="004328BA" w:rsidRPr="00C307BC" w:rsidRDefault="004328BA" w:rsidP="004328BA">
      <w:pPr>
        <w:spacing w:after="120" w:line="288" w:lineRule="auto"/>
        <w:ind w:firstLine="567"/>
        <w:jc w:val="both"/>
        <w:rPr>
          <w:ins w:id="2441" w:author="Nguyen Toan" w:date="2018-05-14T18:16:00Z"/>
          <w:rFonts w:ascii="Times New Roman" w:eastAsia="Times New Roman" w:hAnsi="Times New Roman" w:cs="Times New Roman"/>
          <w:sz w:val="26"/>
          <w:szCs w:val="26"/>
          <w:lang w:val="vi-VN"/>
        </w:rPr>
      </w:pPr>
      <w:ins w:id="2442" w:author="Nguyen Toan" w:date="2018-05-14T18:16:00Z">
        <w:r w:rsidRPr="00C307BC">
          <w:rPr>
            <w:rFonts w:ascii="Times New Roman" w:eastAsia="Times New Roman" w:hAnsi="Times New Roman" w:cs="Times New Roman"/>
            <w:sz w:val="26"/>
            <w:szCs w:val="26"/>
          </w:rPr>
          <w:t xml:space="preserve">Ngoài các bước được trình bày ở trên, có rất nhiều cách để tạo công việc xây dựng, các tùy chọn có sẵn rất nhiều, điều khiến </w:t>
        </w:r>
        <w:r w:rsidRPr="00C307BC">
          <w:rPr>
            <w:rFonts w:ascii="Times New Roman" w:eastAsia="Times New Roman" w:hAnsi="Times New Roman" w:cs="Times New Roman"/>
            <w:color w:val="auto"/>
            <w:sz w:val="26"/>
            <w:szCs w:val="26"/>
            <w:lang w:val="en-US"/>
          </w:rPr>
          <w:t>Jenkins</w:t>
        </w:r>
        <w:r w:rsidRPr="00C307BC">
          <w:rPr>
            <w:rFonts w:ascii="Times New Roman" w:eastAsia="Times New Roman" w:hAnsi="Times New Roman" w:cs="Times New Roman"/>
            <w:sz w:val="26"/>
            <w:szCs w:val="26"/>
          </w:rPr>
          <w:t xml:space="preserve"> trở thành một công cụ triển khai liên tục</w:t>
        </w:r>
      </w:ins>
      <w:ins w:id="2443" w:author="Đinh Thị Loan - ITC" w:date="2018-05-15T14:06:00Z">
        <w:r w:rsidR="0018395C" w:rsidRPr="00C307BC">
          <w:rPr>
            <w:rFonts w:ascii="Times New Roman" w:eastAsia="Times New Roman" w:hAnsi="Times New Roman" w:cs="Times New Roman"/>
            <w:sz w:val="26"/>
            <w:szCs w:val="26"/>
            <w:lang w:val="en-US"/>
          </w:rPr>
          <w:t xml:space="preserve">. </w:t>
        </w:r>
        <w:r w:rsidR="0018395C" w:rsidRPr="00C307BC">
          <w:rPr>
            <w:rFonts w:ascii="Times New Roman" w:eastAsia="Times New Roman" w:hAnsi="Times New Roman" w:cs="Times New Roman"/>
            <w:sz w:val="26"/>
            <w:szCs w:val="26"/>
            <w:lang w:val="en-US"/>
          </w:rPr>
          <w:fldChar w:fldCharType="begin"/>
        </w:r>
        <w:r w:rsidR="0018395C" w:rsidRPr="00C307BC">
          <w:rPr>
            <w:rFonts w:ascii="Times New Roman" w:eastAsia="Times New Roman" w:hAnsi="Times New Roman" w:cs="Times New Roman"/>
            <w:sz w:val="26"/>
            <w:szCs w:val="26"/>
            <w:lang w:val="en-US"/>
          </w:rPr>
          <w:instrText xml:space="preserve"> REF _Ref514156519 \h </w:instrText>
        </w:r>
      </w:ins>
      <w:r w:rsidR="00C307BC" w:rsidRPr="00C307BC">
        <w:rPr>
          <w:rFonts w:ascii="Times New Roman" w:eastAsia="Times New Roman" w:hAnsi="Times New Roman" w:cs="Times New Roman"/>
          <w:sz w:val="26"/>
          <w:szCs w:val="26"/>
          <w:lang w:val="en-US"/>
        </w:rPr>
        <w:instrText xml:space="preserve"> \* MERGEFORMAT </w:instrText>
      </w:r>
      <w:r w:rsidR="0018395C" w:rsidRPr="00C307BC">
        <w:rPr>
          <w:rFonts w:ascii="Times New Roman" w:eastAsia="Times New Roman" w:hAnsi="Times New Roman" w:cs="Times New Roman"/>
          <w:sz w:val="26"/>
          <w:szCs w:val="26"/>
          <w:lang w:val="en-US"/>
        </w:rPr>
      </w:r>
      <w:r w:rsidR="0018395C" w:rsidRPr="00C307BC">
        <w:rPr>
          <w:rFonts w:ascii="Times New Roman" w:eastAsia="Times New Roman" w:hAnsi="Times New Roman" w:cs="Times New Roman"/>
          <w:sz w:val="26"/>
          <w:szCs w:val="26"/>
          <w:lang w:val="en-US"/>
        </w:rPr>
        <w:fldChar w:fldCharType="separate"/>
      </w:r>
      <w:ins w:id="2444" w:author="Đinh Thị Loan - ITC" w:date="2018-05-15T14:06:00Z">
        <w:r w:rsidR="009C452F" w:rsidRPr="00C307BC">
          <w:rPr>
            <w:rFonts w:ascii="Times New Roman" w:hAnsi="Times New Roman" w:cs="Times New Roman"/>
            <w:color w:val="auto"/>
            <w:sz w:val="26"/>
            <w:szCs w:val="26"/>
            <w:rPrChange w:id="2445" w:author="Đinh Thị Loan - ITC" w:date="2018-05-15T14:06:00Z">
              <w:rPr/>
            </w:rPrChange>
          </w:rPr>
          <w:t xml:space="preserve">Hình </w:t>
        </w:r>
      </w:ins>
      <w:r w:rsidR="009C452F">
        <w:rPr>
          <w:rFonts w:ascii="Times New Roman" w:hAnsi="Times New Roman" w:cs="Times New Roman"/>
          <w:i/>
          <w:noProof/>
          <w:color w:val="auto"/>
          <w:sz w:val="26"/>
          <w:szCs w:val="26"/>
        </w:rPr>
        <w:t>4</w:t>
      </w:r>
      <w:r w:rsidR="009C452F" w:rsidRPr="00C307BC">
        <w:rPr>
          <w:rFonts w:ascii="Times New Roman" w:hAnsi="Times New Roman" w:cs="Times New Roman"/>
          <w:i/>
          <w:noProof/>
          <w:color w:val="auto"/>
          <w:sz w:val="26"/>
          <w:szCs w:val="26"/>
        </w:rPr>
        <w:t>.</w:t>
      </w:r>
      <w:r w:rsidR="009C452F">
        <w:rPr>
          <w:rFonts w:ascii="Times New Roman" w:hAnsi="Times New Roman" w:cs="Times New Roman"/>
          <w:i/>
          <w:noProof/>
          <w:color w:val="auto"/>
          <w:sz w:val="26"/>
          <w:szCs w:val="26"/>
        </w:rPr>
        <w:t>11</w:t>
      </w:r>
      <w:ins w:id="2446" w:author="Đinh Thị Loan - ITC" w:date="2018-05-15T14:06:00Z">
        <w:r w:rsidR="0018395C" w:rsidRPr="00C307BC">
          <w:rPr>
            <w:rFonts w:ascii="Times New Roman" w:eastAsia="Times New Roman" w:hAnsi="Times New Roman" w:cs="Times New Roman"/>
            <w:sz w:val="26"/>
            <w:szCs w:val="26"/>
            <w:lang w:val="en-US"/>
          </w:rPr>
          <w:fldChar w:fldCharType="end"/>
        </w:r>
        <w:r w:rsidR="0018395C" w:rsidRPr="00C307BC">
          <w:rPr>
            <w:rFonts w:ascii="Times New Roman" w:eastAsia="Times New Roman" w:hAnsi="Times New Roman" w:cs="Times New Roman"/>
            <w:sz w:val="26"/>
            <w:szCs w:val="26"/>
            <w:lang w:val="en-US"/>
          </w:rPr>
          <w:t xml:space="preserve"> </w:t>
        </w:r>
      </w:ins>
      <w:ins w:id="2447" w:author="Nguyen Toan" w:date="2018-05-14T18:16:00Z">
        <w:del w:id="2448" w:author="Đinh Thị Loan - ITC" w:date="2018-05-15T14:06:00Z">
          <w:r w:rsidRPr="00C307BC" w:rsidDel="0018395C">
            <w:rPr>
              <w:rFonts w:ascii="Times New Roman" w:eastAsia="Times New Roman" w:hAnsi="Times New Roman" w:cs="Times New Roman"/>
              <w:sz w:val="26"/>
              <w:szCs w:val="26"/>
            </w:rPr>
            <w:delText>.</w:delText>
          </w:r>
          <w:r w:rsidRPr="00C307BC" w:rsidDel="0018395C">
            <w:rPr>
              <w:rFonts w:ascii="Times New Roman" w:eastAsia="Times New Roman" w:hAnsi="Times New Roman" w:cs="Times New Roman"/>
              <w:sz w:val="26"/>
              <w:szCs w:val="26"/>
              <w:lang w:val="vi-VN"/>
            </w:rPr>
            <w:delText xml:space="preserve">Hình 3.39 </w:delText>
          </w:r>
        </w:del>
        <w:r w:rsidRPr="00C307BC">
          <w:rPr>
            <w:rFonts w:ascii="Times New Roman" w:eastAsia="Times New Roman" w:hAnsi="Times New Roman" w:cs="Times New Roman"/>
            <w:sz w:val="26"/>
            <w:szCs w:val="26"/>
            <w:lang w:val="vi-VN"/>
          </w:rPr>
          <w:t>là kết quả kiểm thử khi chạy mã nguồn kiểm thử tự động sinh</w:t>
        </w:r>
      </w:ins>
    </w:p>
    <w:p w14:paraId="247D7A1E" w14:textId="77777777" w:rsidR="006A746E" w:rsidRPr="00C307BC" w:rsidRDefault="004328BA">
      <w:pPr>
        <w:keepNext/>
        <w:jc w:val="center"/>
        <w:rPr>
          <w:ins w:id="2449" w:author="Đinh Thị Loan - ITC" w:date="2018-05-15T14:06:00Z"/>
          <w:rFonts w:ascii="Times New Roman" w:hAnsi="Times New Roman" w:cs="Times New Roman"/>
          <w:sz w:val="26"/>
          <w:szCs w:val="26"/>
        </w:rPr>
        <w:pPrChange w:id="2450" w:author="Đinh Thị Loan - ITC" w:date="2018-05-15T14:06:00Z">
          <w:pPr>
            <w:jc w:val="center"/>
          </w:pPr>
        </w:pPrChange>
      </w:pPr>
      <w:ins w:id="2451" w:author="Nguyen Toan" w:date="2018-05-14T18:16:00Z">
        <w:r w:rsidRPr="00C307BC">
          <w:rPr>
            <w:rFonts w:ascii="Times New Roman" w:eastAsia="Times New Roman" w:hAnsi="Times New Roman" w:cs="Times New Roman"/>
            <w:noProof/>
            <w:sz w:val="26"/>
            <w:szCs w:val="26"/>
            <w:lang w:val="en-US"/>
            <w:rPrChange w:id="2452" w:author="Unknown">
              <w:rPr>
                <w:noProof/>
                <w:lang w:val="en-US"/>
              </w:rPr>
            </w:rPrChange>
          </w:rPr>
          <w:drawing>
            <wp:inline distT="0" distB="0" distL="0" distR="0" wp14:anchorId="6F280D42" wp14:editId="6E9185B9">
              <wp:extent cx="5342783" cy="18099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28 at 11.11.34 PM.png"/>
                      <pic:cNvPicPr/>
                    </pic:nvPicPr>
                    <pic:blipFill>
                      <a:blip r:embed="rId58">
                        <a:extLst>
                          <a:ext uri="{28A0092B-C50C-407E-A947-70E740481C1C}">
                            <a14:useLocalDpi xmlns:a14="http://schemas.microsoft.com/office/drawing/2010/main" val="0"/>
                          </a:ext>
                        </a:extLst>
                      </a:blip>
                      <a:stretch>
                        <a:fillRect/>
                      </a:stretch>
                    </pic:blipFill>
                    <pic:spPr>
                      <a:xfrm>
                        <a:off x="0" y="0"/>
                        <a:ext cx="5353932" cy="1813677"/>
                      </a:xfrm>
                      <a:prstGeom prst="rect">
                        <a:avLst/>
                      </a:prstGeom>
                    </pic:spPr>
                  </pic:pic>
                </a:graphicData>
              </a:graphic>
            </wp:inline>
          </w:drawing>
        </w:r>
      </w:ins>
    </w:p>
    <w:p w14:paraId="5DC2FE73" w14:textId="559C5772" w:rsidR="00864FF3" w:rsidRPr="00C307BC" w:rsidRDefault="006A746E">
      <w:pPr>
        <w:pStyle w:val="Caption"/>
        <w:jc w:val="center"/>
        <w:rPr>
          <w:ins w:id="2453" w:author="Nguyen Toan" w:date="2018-05-14T18:06:00Z"/>
          <w:rFonts w:ascii="Times New Roman" w:hAnsi="Times New Roman" w:cs="Times New Roman"/>
          <w:color w:val="auto"/>
          <w:sz w:val="26"/>
          <w:szCs w:val="26"/>
        </w:rPr>
        <w:pPrChange w:id="2454" w:author="Nguyen Toan" w:date="2018-05-14T18:06:00Z">
          <w:pPr>
            <w:pStyle w:val="ListParagraph"/>
            <w:numPr>
              <w:ilvl w:val="1"/>
              <w:numId w:val="5"/>
            </w:numPr>
            <w:spacing w:before="240" w:after="120" w:line="288" w:lineRule="auto"/>
            <w:ind w:left="0" w:hanging="720"/>
            <w:contextualSpacing w:val="0"/>
            <w:outlineLvl w:val="1"/>
          </w:pPr>
        </w:pPrChange>
      </w:pPr>
      <w:bookmarkStart w:id="2455" w:name="_Ref514156519"/>
      <w:bookmarkStart w:id="2456" w:name="_Toc514157783"/>
      <w:ins w:id="2457" w:author="Đinh Thị Loan - ITC" w:date="2018-05-15T14:06:00Z">
        <w:r w:rsidRPr="00C307BC">
          <w:rPr>
            <w:rFonts w:ascii="Times New Roman" w:hAnsi="Times New Roman" w:cs="Times New Roman"/>
            <w:i w:val="0"/>
            <w:color w:val="auto"/>
            <w:sz w:val="26"/>
            <w:szCs w:val="26"/>
            <w:rPrChange w:id="2458" w:author="Đinh Thị Loan - ITC" w:date="2018-05-15T14:06:00Z">
              <w:rPr/>
            </w:rPrChange>
          </w:rPr>
          <w:t xml:space="preserve">Hình </w:t>
        </w:r>
      </w:ins>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4</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9C452F">
        <w:rPr>
          <w:rFonts w:ascii="Times New Roman" w:hAnsi="Times New Roman" w:cs="Times New Roman"/>
          <w:i w:val="0"/>
          <w:noProof/>
          <w:color w:val="auto"/>
          <w:sz w:val="26"/>
          <w:szCs w:val="26"/>
        </w:rPr>
        <w:t>11</w:t>
      </w:r>
      <w:r w:rsidR="007B1CDB" w:rsidRPr="00C307BC">
        <w:rPr>
          <w:rFonts w:ascii="Times New Roman" w:hAnsi="Times New Roman" w:cs="Times New Roman"/>
          <w:i w:val="0"/>
          <w:color w:val="auto"/>
          <w:sz w:val="26"/>
          <w:szCs w:val="26"/>
        </w:rPr>
        <w:fldChar w:fldCharType="end"/>
      </w:r>
      <w:bookmarkEnd w:id="2455"/>
      <w:ins w:id="2459" w:author="Đinh Thị Loan - ITC" w:date="2018-05-15T14:06:00Z">
        <w:r w:rsidRPr="00C307BC">
          <w:rPr>
            <w:rFonts w:ascii="Times New Roman" w:hAnsi="Times New Roman" w:cs="Times New Roman"/>
            <w:i w:val="0"/>
            <w:color w:val="auto"/>
            <w:sz w:val="26"/>
            <w:szCs w:val="26"/>
            <w:rPrChange w:id="2460" w:author="Đinh Thị Loan - ITC" w:date="2018-05-15T14:06:00Z">
              <w:rPr/>
            </w:rPrChange>
          </w:rPr>
          <w:t>: Kết quả thực hiện chạy mã nguồn kiểm thử tự sinh</w:t>
        </w:r>
      </w:ins>
      <w:bookmarkEnd w:id="2456"/>
      <w:ins w:id="2461" w:author="Nguyen Toan" w:date="2018-05-14T18:16:00Z">
        <w:del w:id="2462" w:author="Đinh Thị Loan - ITC" w:date="2018-05-15T14:05:00Z">
          <w:r w:rsidR="004328BA" w:rsidRPr="00C307BC" w:rsidDel="006A746E">
            <w:rPr>
              <w:rFonts w:ascii="Times New Roman" w:hAnsi="Times New Roman" w:cs="Times New Roman"/>
              <w:color w:val="000000" w:themeColor="text1"/>
              <w:sz w:val="26"/>
              <w:szCs w:val="26"/>
            </w:rPr>
            <w:delText xml:space="preserve">Hình </w:delText>
          </w:r>
          <w:r w:rsidR="004328BA" w:rsidRPr="00C307BC" w:rsidDel="006A746E">
            <w:rPr>
              <w:rFonts w:ascii="Times New Roman" w:hAnsi="Times New Roman" w:cs="Times New Roman"/>
              <w:i w:val="0"/>
              <w:color w:val="000000" w:themeColor="text1"/>
              <w:sz w:val="26"/>
              <w:szCs w:val="26"/>
            </w:rPr>
            <w:fldChar w:fldCharType="begin"/>
          </w:r>
          <w:r w:rsidR="004328BA" w:rsidRPr="00C307BC" w:rsidDel="006A746E">
            <w:rPr>
              <w:rFonts w:ascii="Times New Roman" w:hAnsi="Times New Roman" w:cs="Times New Roman"/>
              <w:color w:val="000000" w:themeColor="text1"/>
              <w:sz w:val="26"/>
              <w:szCs w:val="26"/>
            </w:rPr>
            <w:delInstrText xml:space="preserve"> STYLEREF 1 \s </w:delInstrText>
          </w:r>
          <w:r w:rsidR="004328BA" w:rsidRPr="00C307BC" w:rsidDel="006A746E">
            <w:rPr>
              <w:rFonts w:ascii="Times New Roman" w:hAnsi="Times New Roman" w:cs="Times New Roman"/>
              <w:i w:val="0"/>
              <w:color w:val="000000" w:themeColor="text1"/>
              <w:sz w:val="26"/>
              <w:szCs w:val="26"/>
            </w:rPr>
            <w:fldChar w:fldCharType="separate"/>
          </w:r>
        </w:del>
      </w:ins>
      <w:del w:id="2463" w:author="Đinh Thị Loan - ITC" w:date="2018-05-15T14:05:00Z">
        <w:r w:rsidR="00620576" w:rsidRPr="00C307BC" w:rsidDel="006A746E">
          <w:rPr>
            <w:rFonts w:ascii="Times New Roman" w:hAnsi="Times New Roman" w:cs="Times New Roman"/>
            <w:noProof/>
            <w:color w:val="000000" w:themeColor="text1"/>
            <w:sz w:val="26"/>
            <w:szCs w:val="26"/>
          </w:rPr>
          <w:delText>4</w:delText>
        </w:r>
      </w:del>
      <w:ins w:id="2464" w:author="Nguyen Toan" w:date="2018-05-14T18:16:00Z">
        <w:del w:id="2465" w:author="Đinh Thị Loan - ITC" w:date="2018-05-15T14:05:00Z">
          <w:r w:rsidR="004328BA" w:rsidRPr="00C307BC" w:rsidDel="006A746E">
            <w:rPr>
              <w:rFonts w:ascii="Times New Roman" w:hAnsi="Times New Roman" w:cs="Times New Roman"/>
              <w:i w:val="0"/>
              <w:color w:val="000000" w:themeColor="text1"/>
              <w:sz w:val="26"/>
              <w:szCs w:val="26"/>
            </w:rPr>
            <w:fldChar w:fldCharType="end"/>
          </w:r>
          <w:r w:rsidR="004328BA" w:rsidRPr="00C307BC" w:rsidDel="006A746E">
            <w:rPr>
              <w:rFonts w:ascii="Times New Roman" w:hAnsi="Times New Roman" w:cs="Times New Roman"/>
              <w:color w:val="000000" w:themeColor="text1"/>
              <w:sz w:val="26"/>
              <w:szCs w:val="26"/>
            </w:rPr>
            <w:delText>.</w:delText>
          </w:r>
          <w:r w:rsidR="004328BA" w:rsidRPr="00C307BC" w:rsidDel="006A746E">
            <w:rPr>
              <w:rFonts w:ascii="Times New Roman" w:hAnsi="Times New Roman" w:cs="Times New Roman"/>
              <w:i w:val="0"/>
              <w:color w:val="000000" w:themeColor="text1"/>
              <w:sz w:val="26"/>
              <w:szCs w:val="26"/>
            </w:rPr>
            <w:fldChar w:fldCharType="begin"/>
          </w:r>
          <w:r w:rsidR="004328BA" w:rsidRPr="00C307BC" w:rsidDel="006A746E">
            <w:rPr>
              <w:rFonts w:ascii="Times New Roman" w:hAnsi="Times New Roman" w:cs="Times New Roman"/>
              <w:color w:val="000000" w:themeColor="text1"/>
              <w:sz w:val="26"/>
              <w:szCs w:val="26"/>
            </w:rPr>
            <w:delInstrText xml:space="preserve"> SEQ Hình \* ARABIC \s 1 </w:delInstrText>
          </w:r>
          <w:r w:rsidR="004328BA" w:rsidRPr="00C307BC" w:rsidDel="006A746E">
            <w:rPr>
              <w:rFonts w:ascii="Times New Roman" w:hAnsi="Times New Roman" w:cs="Times New Roman"/>
              <w:i w:val="0"/>
              <w:color w:val="000000" w:themeColor="text1"/>
              <w:sz w:val="26"/>
              <w:szCs w:val="26"/>
            </w:rPr>
            <w:fldChar w:fldCharType="separate"/>
          </w:r>
        </w:del>
      </w:ins>
      <w:ins w:id="2466" w:author="Nguyen Toan" w:date="2018-05-14T23:17:00Z">
        <w:del w:id="2467" w:author="Đinh Thị Loan - ITC" w:date="2018-05-15T14:05:00Z">
          <w:r w:rsidR="00620576" w:rsidRPr="00C307BC" w:rsidDel="006A746E">
            <w:rPr>
              <w:rFonts w:ascii="Times New Roman" w:hAnsi="Times New Roman" w:cs="Times New Roman"/>
              <w:noProof/>
              <w:color w:val="000000" w:themeColor="text1"/>
              <w:sz w:val="26"/>
              <w:szCs w:val="26"/>
            </w:rPr>
            <w:delText>9</w:delText>
          </w:r>
        </w:del>
      </w:ins>
      <w:ins w:id="2468" w:author="Nguyen Toan" w:date="2018-05-14T18:16:00Z">
        <w:del w:id="2469" w:author="Đinh Thị Loan - ITC" w:date="2018-05-15T14:05:00Z">
          <w:r w:rsidR="004328BA" w:rsidRPr="00C307BC" w:rsidDel="006A746E">
            <w:rPr>
              <w:rFonts w:ascii="Times New Roman" w:hAnsi="Times New Roman" w:cs="Times New Roman"/>
              <w:i w:val="0"/>
              <w:color w:val="000000" w:themeColor="text1"/>
              <w:sz w:val="26"/>
              <w:szCs w:val="26"/>
            </w:rPr>
            <w:fldChar w:fldCharType="end"/>
          </w:r>
          <w:r w:rsidR="004328BA" w:rsidRPr="00C307BC" w:rsidDel="006A746E">
            <w:rPr>
              <w:rFonts w:ascii="Times New Roman" w:hAnsi="Times New Roman" w:cs="Times New Roman"/>
              <w:color w:val="000000" w:themeColor="text1"/>
              <w:sz w:val="26"/>
              <w:szCs w:val="26"/>
            </w:rPr>
            <w:delText>Kết quả thực hiện chạy mã nguồn kiểm thử tự sinh</w:delText>
          </w:r>
        </w:del>
      </w:ins>
    </w:p>
    <w:p w14:paraId="6CB62E47" w14:textId="343EE8CC" w:rsidR="009C567E" w:rsidRPr="00C307BC" w:rsidRDefault="00B35178">
      <w:pPr>
        <w:pStyle w:val="Heading2"/>
        <w:numPr>
          <w:ilvl w:val="1"/>
          <w:numId w:val="48"/>
        </w:numPr>
        <w:ind w:left="0" w:firstLine="0"/>
        <w:rPr>
          <w:ins w:id="2470" w:author="Nguyen Toan" w:date="2018-05-14T18:09:00Z"/>
          <w:rFonts w:ascii="Times New Roman" w:eastAsia="Times New Roman" w:hAnsi="Times New Roman" w:cs="Times New Roman"/>
          <w:b/>
          <w:sz w:val="26"/>
          <w:szCs w:val="26"/>
          <w:rPrChange w:id="2471" w:author="Đinh Thị Loan - ITC" w:date="2018-05-15T14:04:00Z">
            <w:rPr>
              <w:ins w:id="2472" w:author="Nguyen Toan" w:date="2018-05-14T18:09:00Z"/>
              <w:rFonts w:ascii="Times New Roman" w:eastAsia="Times New Roman" w:hAnsi="Times New Roman" w:cs="Times New Roman"/>
              <w:sz w:val="28"/>
              <w:szCs w:val="28"/>
            </w:rPr>
          </w:rPrChange>
        </w:rPr>
        <w:pPrChange w:id="2473" w:author="Nguyen Toan" w:date="2018-05-14T18:09:00Z">
          <w:pPr>
            <w:pStyle w:val="Caption"/>
            <w:spacing w:line="288" w:lineRule="auto"/>
            <w:jc w:val="center"/>
          </w:pPr>
        </w:pPrChange>
      </w:pPr>
      <w:bookmarkStart w:id="2474" w:name="_Toc514278047"/>
      <w:r w:rsidRPr="00C307BC">
        <w:rPr>
          <w:rFonts w:ascii="Times New Roman" w:eastAsia="Times New Roman" w:hAnsi="Times New Roman" w:cs="Times New Roman"/>
          <w:b/>
          <w:sz w:val="26"/>
          <w:szCs w:val="26"/>
        </w:rPr>
        <w:t>Đánh giá kết quả</w:t>
      </w:r>
      <w:bookmarkEnd w:id="2474"/>
    </w:p>
    <w:p w14:paraId="32911DC8" w14:textId="77777777" w:rsidR="005B11B0" w:rsidRPr="00C307BC" w:rsidRDefault="005B11B0">
      <w:pPr>
        <w:spacing w:after="120" w:line="288" w:lineRule="auto"/>
        <w:ind w:firstLine="567"/>
        <w:jc w:val="both"/>
        <w:rPr>
          <w:rFonts w:ascii="Times New Roman" w:eastAsia="Times New Roman" w:hAnsi="Times New Roman" w:cs="Times New Roman"/>
          <w:sz w:val="26"/>
          <w:szCs w:val="26"/>
        </w:rPr>
        <w:pPrChange w:id="2475" w:author="Nguyen Toan" w:date="2018-05-14T18:09:00Z">
          <w:pPr>
            <w:pStyle w:val="Caption"/>
            <w:spacing w:line="288" w:lineRule="auto"/>
            <w:jc w:val="center"/>
          </w:pPr>
        </w:pPrChange>
      </w:pPr>
      <w:r w:rsidRPr="00C307BC">
        <w:rPr>
          <w:rFonts w:ascii="Times New Roman" w:eastAsia="Times New Roman" w:hAnsi="Times New Roman" w:cs="Times New Roman"/>
          <w:sz w:val="26"/>
          <w:szCs w:val="26"/>
        </w:rPr>
        <w:t>Qua việc áp dụng quy trình tích hợp liên tục trên công cụ Jenkins, kết hợp với công cụ AsenAPIDriver tự động sinh ca kiểm thử, ta có thể thấy rõ những ưu điểm mà nó mang lại.</w:t>
      </w:r>
    </w:p>
    <w:p w14:paraId="78A3BBB0" w14:textId="77777777" w:rsidR="004E53F0" w:rsidRPr="00C307BC" w:rsidRDefault="005B11B0">
      <w:pPr>
        <w:spacing w:after="120" w:line="288" w:lineRule="auto"/>
        <w:ind w:firstLine="567"/>
        <w:jc w:val="both"/>
        <w:rPr>
          <w:rFonts w:ascii="Times New Roman" w:eastAsia="Times New Roman" w:hAnsi="Times New Roman" w:cs="Times New Roman"/>
          <w:sz w:val="26"/>
          <w:szCs w:val="26"/>
        </w:rPr>
        <w:pPrChange w:id="2476" w:author="Nguyen Toan" w:date="2018-05-14T18:09:00Z">
          <w:pPr>
            <w:pStyle w:val="Caption"/>
            <w:spacing w:line="288" w:lineRule="auto"/>
            <w:jc w:val="center"/>
          </w:pPr>
        </w:pPrChange>
      </w:pPr>
      <w:r w:rsidRPr="00C307BC">
        <w:rPr>
          <w:rFonts w:ascii="Times New Roman" w:eastAsia="Times New Roman" w:hAnsi="Times New Roman" w:cs="Times New Roman"/>
          <w:sz w:val="26"/>
          <w:szCs w:val="26"/>
        </w:rPr>
        <w:t>Giảm thời gian kiểm thử mà vẫn đảm bảo được chất lượng của mã nguồn. Bằng cơ chế liên kết giữa jenkins và github, bất cứ một sự thay đổi nào về mã nguồn đều được kiểm tra lại với các ca kiểm thử ngay lập tức, sau đó thông báo đến đội phát triển thông qua email.</w:t>
      </w:r>
      <w:r w:rsidR="004E53F0" w:rsidRPr="00C307BC">
        <w:rPr>
          <w:rFonts w:ascii="Times New Roman" w:eastAsia="Times New Roman" w:hAnsi="Times New Roman" w:cs="Times New Roman"/>
          <w:sz w:val="26"/>
          <w:szCs w:val="26"/>
        </w:rPr>
        <w:t xml:space="preserve"> Điều này giúp cho quy trình phát triển được tự động hóa và khép kín hơn.</w:t>
      </w:r>
    </w:p>
    <w:p w14:paraId="3099B835" w14:textId="19C67406" w:rsidR="007F1E15" w:rsidRPr="00C307BC" w:rsidDel="00A8515E" w:rsidRDefault="004E53F0" w:rsidP="004E53F0">
      <w:pPr>
        <w:spacing w:after="120" w:line="288" w:lineRule="auto"/>
        <w:ind w:firstLine="567"/>
        <w:jc w:val="both"/>
        <w:rPr>
          <w:del w:id="2477" w:author="Nguyen Toan" w:date="2018-05-14T18:07:00Z"/>
          <w:rFonts w:ascii="Times New Roman" w:eastAsia="Times New Roman" w:hAnsi="Times New Roman" w:cs="Times New Roman"/>
          <w:sz w:val="26"/>
          <w:szCs w:val="26"/>
          <w:rPrChange w:id="2478" w:author="Nguyen Toan" w:date="2018-05-14T18:09:00Z">
            <w:rPr>
              <w:del w:id="2479" w:author="Nguyen Toan" w:date="2018-05-14T18:07:00Z"/>
            </w:rPr>
          </w:rPrChange>
        </w:rPr>
      </w:pPr>
      <w:r w:rsidRPr="00C307BC">
        <w:rPr>
          <w:rFonts w:ascii="Times New Roman" w:eastAsia="Times New Roman" w:hAnsi="Times New Roman" w:cs="Times New Roman"/>
          <w:sz w:val="26"/>
          <w:szCs w:val="26"/>
        </w:rPr>
        <w:t>Ngoài ra, hiệu năng làm việc của đội phát triển cũng sẽ được cải thiện đáng kể. Với việc các thay đổi đều được kiểm tra liên tục, các vấn đề xảy ra sẽ sớm được phát hiện, thông báo lại để sớm tìm giải pháp khắc phục, hạn chế được các lỗi tiềm tàng khi triển khai.</w:t>
      </w:r>
      <w:del w:id="2480" w:author="Nguyen Toan" w:date="2018-05-14T18:07:00Z">
        <w:r w:rsidR="00C82291" w:rsidRPr="00C307BC" w:rsidDel="00A8515E">
          <w:rPr>
            <w:rFonts w:ascii="Times New Roman" w:eastAsia="Times New Roman" w:hAnsi="Times New Roman" w:cs="Times New Roman"/>
            <w:sz w:val="26"/>
            <w:szCs w:val="26"/>
            <w:rPrChange w:id="2481" w:author="Nguyen Toan" w:date="2018-05-14T18:09:00Z">
              <w:rPr/>
            </w:rPrChange>
          </w:rPr>
          <w:delText xml:space="preserve">Tích h thihiệu năng </w:delText>
        </w:r>
      </w:del>
    </w:p>
    <w:p w14:paraId="143C90E3" w14:textId="3135CCE5" w:rsidR="004304DE" w:rsidRPr="00C307BC" w:rsidDel="00A8515E" w:rsidRDefault="00AF37F5">
      <w:pPr>
        <w:spacing w:after="120" w:line="288" w:lineRule="auto"/>
        <w:ind w:firstLine="567"/>
        <w:jc w:val="both"/>
        <w:rPr>
          <w:del w:id="2482" w:author="Nguyen Toan" w:date="2018-05-14T18:07:00Z"/>
          <w:rFonts w:ascii="Times New Roman" w:eastAsia="Times New Roman" w:hAnsi="Times New Roman" w:cs="Times New Roman"/>
          <w:sz w:val="26"/>
          <w:szCs w:val="26"/>
          <w:rPrChange w:id="2483" w:author="Nguyen Toan" w:date="2018-05-14T18:09:00Z">
            <w:rPr>
              <w:del w:id="2484" w:author="Nguyen Toan" w:date="2018-05-14T18:07:00Z"/>
            </w:rPr>
          </w:rPrChange>
        </w:rPr>
        <w:pPrChange w:id="2485" w:author="Nguyen Toan" w:date="2018-05-14T18:09:00Z">
          <w:pPr>
            <w:pStyle w:val="ListParagraph"/>
            <w:numPr>
              <w:ilvl w:val="2"/>
              <w:numId w:val="5"/>
            </w:numPr>
            <w:spacing w:after="120" w:line="288" w:lineRule="auto"/>
            <w:ind w:left="0" w:hanging="720"/>
            <w:contextualSpacing w:val="0"/>
            <w:outlineLvl w:val="2"/>
          </w:pPr>
        </w:pPrChange>
      </w:pPr>
      <w:del w:id="2486" w:author="Nguyen Toan" w:date="2018-05-14T18:07:00Z">
        <w:r w:rsidRPr="00C307BC" w:rsidDel="00A8515E">
          <w:rPr>
            <w:rFonts w:ascii="Times New Roman" w:eastAsia="Times New Roman" w:hAnsi="Times New Roman" w:cs="Times New Roman"/>
            <w:sz w:val="26"/>
            <w:szCs w:val="26"/>
            <w:rPrChange w:id="2487" w:author="Nguyen Toan" w:date="2018-05-14T18:09:00Z">
              <w:rPr/>
            </w:rPrChange>
          </w:rPr>
          <w:delText>Kich h th</w:delText>
        </w:r>
        <w:r w:rsidR="007E62A1" w:rsidRPr="00C307BC" w:rsidDel="00A8515E">
          <w:rPr>
            <w:rFonts w:ascii="Times New Roman" w:eastAsia="Times New Roman" w:hAnsi="Times New Roman" w:cs="Times New Roman"/>
            <w:sz w:val="26"/>
            <w:szCs w:val="26"/>
            <w:rPrChange w:id="2488" w:author="Nguyen Toan" w:date="2018-05-14T18:09:00Z">
              <w:rPr/>
            </w:rPrChange>
          </w:rPr>
          <w:delText>chch h th</w:delText>
        </w:r>
        <w:r w:rsidRPr="00C307BC" w:rsidDel="00A8515E">
          <w:rPr>
            <w:rFonts w:ascii="Times New Roman" w:eastAsia="Times New Roman" w:hAnsi="Times New Roman" w:cs="Times New Roman"/>
            <w:sz w:val="26"/>
            <w:szCs w:val="26"/>
            <w:rPrChange w:id="2489" w:author="Nguyen Toan" w:date="2018-05-14T18:09:00Z">
              <w:rPr/>
            </w:rPrChange>
          </w:rPr>
          <w:delText xml:space="preserve"> sch h thih</w:delText>
        </w:r>
        <w:r w:rsidR="004304DE" w:rsidRPr="00C307BC" w:rsidDel="00A8515E">
          <w:rPr>
            <w:rFonts w:ascii="Times New Roman" w:eastAsia="Times New Roman" w:hAnsi="Times New Roman" w:cs="Times New Roman"/>
            <w:sz w:val="26"/>
            <w:szCs w:val="26"/>
            <w:rPrChange w:id="2490" w:author="Nguyen Toan" w:date="2018-05-14T18:09:00Z">
              <w:rPr/>
            </w:rPrChange>
          </w:rPr>
          <w:delText>nit</w:delText>
        </w:r>
        <w:r w:rsidR="002F2E54" w:rsidRPr="00C307BC" w:rsidDel="00A8515E">
          <w:rPr>
            <w:rFonts w:ascii="Times New Roman" w:eastAsia="Times New Roman" w:hAnsi="Times New Roman" w:cs="Times New Roman"/>
            <w:sz w:val="26"/>
            <w:szCs w:val="26"/>
            <w:rPrChange w:id="2491" w:author="Nguyen Toan" w:date="2018-05-14T18:09:00Z">
              <w:rPr/>
            </w:rPrChange>
          </w:rPr>
          <w:delText xml:space="preserve"> và Munit</w:delText>
        </w:r>
      </w:del>
    </w:p>
    <w:p w14:paraId="728F20D0" w14:textId="160640B3" w:rsidR="00662672" w:rsidRPr="00C307BC" w:rsidDel="00A8515E" w:rsidRDefault="00662672" w:rsidP="00E54DC6">
      <w:pPr>
        <w:spacing w:after="120" w:line="288" w:lineRule="auto"/>
        <w:ind w:firstLine="567"/>
        <w:jc w:val="both"/>
        <w:rPr>
          <w:del w:id="2492" w:author="Nguyen Toan" w:date="2018-05-14T18:07:00Z"/>
          <w:rFonts w:ascii="Times New Roman" w:eastAsia="Times New Roman" w:hAnsi="Times New Roman" w:cs="Times New Roman"/>
          <w:sz w:val="26"/>
          <w:szCs w:val="26"/>
        </w:rPr>
      </w:pPr>
      <w:del w:id="2493" w:author="Nguyen Toan" w:date="2018-05-14T18:07:00Z">
        <w:r w:rsidRPr="00C307BC" w:rsidDel="00A8515E">
          <w:rPr>
            <w:rFonts w:ascii="Times New Roman" w:eastAsia="Times New Roman" w:hAnsi="Times New Roman" w:cs="Times New Roman"/>
            <w:sz w:val="26"/>
            <w:szCs w:val="26"/>
            <w:rPrChange w:id="2494" w:author="Nguyen Toan" w:date="2018-05-14T18:09:00Z">
              <w:rPr>
                <w:rFonts w:ascii="Times New Roman" w:hAnsi="Times New Roman" w:cs="Times New Roman"/>
                <w:sz w:val="28"/>
                <w:szCs w:val="28"/>
              </w:rPr>
            </w:rPrChange>
          </w:rPr>
          <w:delText xml:space="preserve">Kià Munitihiệu năng làm việc </w:delText>
        </w:r>
        <w:r w:rsidRPr="00C307BC" w:rsidDel="00A8515E">
          <w:rPr>
            <w:rFonts w:ascii="Times New Roman" w:eastAsia="Times New Roman" w:hAnsi="Times New Roman" w:cs="Times New Roman"/>
            <w:sz w:val="26"/>
            <w:szCs w:val="26"/>
          </w:rPr>
          <w:delText>à việc kiểm thử từng thành phần cụ thể của chương trình, do lập trình viên thực hiện.</w:delText>
        </w:r>
        <w:r w:rsidR="008E4B8F" w:rsidRPr="00C307BC" w:rsidDel="00A8515E">
          <w:rPr>
            <w:rFonts w:ascii="Times New Roman" w:eastAsia="Times New Roman" w:hAnsi="Times New Roman" w:cs="Times New Roman"/>
            <w:sz w:val="26"/>
            <w:szCs w:val="26"/>
          </w:rPr>
          <w:delText xml:space="preserve"> </w:delText>
        </w:r>
        <w:r w:rsidR="008E4B8F" w:rsidRPr="00C307BC" w:rsidDel="00A8515E">
          <w:rPr>
            <w:rFonts w:ascii="Times New Roman" w:eastAsia="Times New Roman" w:hAnsi="Times New Roman" w:cs="Times New Roman"/>
            <w:sz w:val="26"/>
            <w:szCs w:val="26"/>
          </w:rPr>
          <w:fldChar w:fldCharType="begin"/>
        </w:r>
        <w:r w:rsidR="008E4B8F" w:rsidRPr="00C307BC" w:rsidDel="00A8515E">
          <w:rPr>
            <w:rFonts w:ascii="Times New Roman" w:eastAsia="Times New Roman" w:hAnsi="Times New Roman" w:cs="Times New Roman"/>
            <w:sz w:val="26"/>
            <w:szCs w:val="26"/>
          </w:rPr>
          <w:delInstrText xml:space="preserve"> REF _Ref511971277 \h  \* MERGEFORMAT </w:delInstrText>
        </w:r>
        <w:r w:rsidR="008E4B8F" w:rsidRPr="00C307BC" w:rsidDel="00A8515E">
          <w:rPr>
            <w:rFonts w:ascii="Times New Roman" w:eastAsia="Times New Roman" w:hAnsi="Times New Roman" w:cs="Times New Roman"/>
            <w:sz w:val="26"/>
            <w:szCs w:val="26"/>
          </w:rPr>
        </w:r>
        <w:r w:rsidR="008E4B8F" w:rsidRPr="00C307BC" w:rsidDel="00A8515E">
          <w:rPr>
            <w:rFonts w:ascii="Times New Roman" w:eastAsia="Times New Roman" w:hAnsi="Times New Roman" w:cs="Times New Roman"/>
            <w:sz w:val="26"/>
            <w:szCs w:val="26"/>
          </w:rPr>
          <w:fldChar w:fldCharType="separate"/>
        </w:r>
      </w:del>
      <w:del w:id="2495" w:author="Nguyen Toan" w:date="2018-05-05T22:57:00Z">
        <w:r w:rsidR="00E6465F" w:rsidRPr="00C307BC" w:rsidDel="00351C8D">
          <w:rPr>
            <w:rFonts w:ascii="Times New Roman" w:eastAsia="Times New Roman" w:hAnsi="Times New Roman" w:cs="Times New Roman"/>
            <w:sz w:val="26"/>
            <w:szCs w:val="26"/>
            <w:rPrChange w:id="2496" w:author="Nguyen Toan" w:date="2018-05-14T18:09:00Z">
              <w:rPr>
                <w:rFonts w:ascii="Times New Roman" w:hAnsi="Times New Roman" w:cs="Times New Roman"/>
                <w:color w:val="auto"/>
                <w:sz w:val="28"/>
                <w:szCs w:val="28"/>
              </w:rPr>
            </w:rPrChange>
          </w:rPr>
          <w:delText>Hình 3.18</w:delText>
        </w:r>
      </w:del>
      <w:del w:id="2497" w:author="Nguyen Toan" w:date="2018-05-14T18:07:00Z">
        <w:r w:rsidR="008E4B8F" w:rsidRPr="00C307BC" w:rsidDel="00A8515E">
          <w:rPr>
            <w:rFonts w:ascii="Times New Roman" w:eastAsia="Times New Roman" w:hAnsi="Times New Roman" w:cs="Times New Roman"/>
            <w:sz w:val="26"/>
            <w:szCs w:val="26"/>
          </w:rPr>
          <w:fldChar w:fldCharType="end"/>
        </w:r>
        <w:r w:rsidR="008E4B8F" w:rsidRPr="00C307BC" w:rsidDel="00A8515E">
          <w:rPr>
            <w:rFonts w:ascii="Times New Roman" w:eastAsia="Times New Roman" w:hAnsi="Times New Roman" w:cs="Times New Roman"/>
            <w:sz w:val="26"/>
            <w:szCs w:val="26"/>
          </w:rPr>
          <w:delText xml:space="preserve"> </w:delText>
        </w:r>
        <w:r w:rsidR="00453479" w:rsidRPr="00C307BC" w:rsidDel="00A8515E">
          <w:rPr>
            <w:rFonts w:ascii="Times New Roman" w:eastAsia="Times New Roman" w:hAnsi="Times New Roman" w:cs="Times New Roman"/>
            <w:sz w:val="26"/>
            <w:szCs w:val="26"/>
          </w:rPr>
          <w:delText>mô tả một đoạn mã nguồn kiểm thử sử dụng J</w:delText>
        </w:r>
        <w:r w:rsidR="00941584" w:rsidRPr="00C307BC" w:rsidDel="00A8515E">
          <w:rPr>
            <w:rFonts w:ascii="Times New Roman" w:eastAsia="Times New Roman" w:hAnsi="Times New Roman" w:cs="Times New Roman"/>
            <w:sz w:val="26"/>
            <w:szCs w:val="26"/>
          </w:rPr>
          <w:delText>U</w:delText>
        </w:r>
        <w:r w:rsidR="00453479" w:rsidRPr="00C307BC" w:rsidDel="00A8515E">
          <w:rPr>
            <w:rFonts w:ascii="Times New Roman" w:eastAsia="Times New Roman" w:hAnsi="Times New Roman" w:cs="Times New Roman"/>
            <w:sz w:val="26"/>
            <w:szCs w:val="26"/>
          </w:rPr>
          <w:delText>nit.</w:delText>
        </w:r>
      </w:del>
    </w:p>
    <w:p w14:paraId="77EACF49" w14:textId="7FC1666F" w:rsidR="001306B4" w:rsidRPr="00C307BC" w:rsidDel="00A8515E" w:rsidRDefault="009305AB">
      <w:pPr>
        <w:spacing w:after="120" w:line="288" w:lineRule="auto"/>
        <w:ind w:firstLine="567"/>
        <w:jc w:val="both"/>
        <w:rPr>
          <w:del w:id="2498" w:author="Nguyen Toan" w:date="2018-05-14T18:07:00Z"/>
          <w:rFonts w:ascii="Times New Roman" w:eastAsia="Times New Roman" w:hAnsi="Times New Roman" w:cs="Times New Roman"/>
          <w:sz w:val="26"/>
          <w:szCs w:val="26"/>
          <w:rPrChange w:id="2499" w:author="Nguyen Toan" w:date="2018-05-14T18:09:00Z">
            <w:rPr>
              <w:del w:id="2500" w:author="Nguyen Toan" w:date="2018-05-14T18:07:00Z"/>
            </w:rPr>
          </w:rPrChange>
        </w:rPr>
        <w:pPrChange w:id="2501" w:author="Nguyen Toan" w:date="2018-05-14T18:09:00Z">
          <w:pPr>
            <w:pStyle w:val="NoSpacing"/>
            <w:keepNext/>
            <w:spacing w:line="288" w:lineRule="auto"/>
          </w:pPr>
        </w:pPrChange>
      </w:pPr>
      <w:del w:id="2502" w:author="Nguyen Toan" w:date="2018-05-14T18:07:00Z">
        <w:r w:rsidRPr="00C307BC" w:rsidDel="00A8515E">
          <w:rPr>
            <w:rFonts w:ascii="Times New Roman" w:eastAsia="Times New Roman" w:hAnsi="Times New Roman" w:cs="Times New Roman"/>
            <w:noProof/>
            <w:sz w:val="26"/>
            <w:szCs w:val="26"/>
            <w:lang w:val="en-US"/>
            <w:rPrChange w:id="2503" w:author="Nguyen Toan" w:date="2018-05-14T18:09:00Z">
              <w:rPr>
                <w:rFonts w:ascii="Times New Roman" w:hAnsi="Times New Roman" w:cs="Times New Roman"/>
                <w:noProof/>
                <w:sz w:val="28"/>
                <w:szCs w:val="28"/>
                <w:lang w:val="en-US"/>
              </w:rPr>
            </w:rPrChange>
          </w:rPr>
          <w:drawing>
            <wp:inline distT="0" distB="0" distL="0" distR="0" wp14:anchorId="2E1EF098" wp14:editId="6CD0AC45">
              <wp:extent cx="5319033" cy="1479489"/>
              <wp:effectExtent l="0" t="0" r="0" b="698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344303" cy="1486518"/>
                      </a:xfrm>
                      <a:prstGeom prst="rect">
                        <a:avLst/>
                      </a:prstGeom>
                    </pic:spPr>
                  </pic:pic>
                </a:graphicData>
              </a:graphic>
            </wp:inline>
          </w:drawing>
        </w:r>
      </w:del>
    </w:p>
    <w:p w14:paraId="061F09F3" w14:textId="7D82E579" w:rsidR="0006188D" w:rsidRPr="00C307BC" w:rsidDel="00A8515E" w:rsidRDefault="001306B4">
      <w:pPr>
        <w:spacing w:after="120" w:line="288" w:lineRule="auto"/>
        <w:ind w:firstLine="567"/>
        <w:jc w:val="both"/>
        <w:rPr>
          <w:del w:id="2504" w:author="Nguyen Toan" w:date="2018-05-14T18:07:00Z"/>
          <w:rFonts w:ascii="Times New Roman" w:eastAsia="Times New Roman" w:hAnsi="Times New Roman" w:cs="Times New Roman"/>
          <w:sz w:val="26"/>
          <w:szCs w:val="26"/>
        </w:rPr>
        <w:pPrChange w:id="2505" w:author="Nguyen Toan" w:date="2018-05-14T18:09:00Z">
          <w:pPr>
            <w:pStyle w:val="Caption"/>
            <w:spacing w:line="288" w:lineRule="auto"/>
            <w:jc w:val="center"/>
          </w:pPr>
        </w:pPrChange>
      </w:pPr>
      <w:bookmarkStart w:id="2506" w:name="_Ref511971277"/>
      <w:bookmarkStart w:id="2507" w:name="_Toc511320661"/>
      <w:bookmarkStart w:id="2508" w:name="_Toc511326642"/>
      <w:bookmarkStart w:id="2509" w:name="_Toc511991200"/>
      <w:del w:id="2510" w:author="Nguyen Toan" w:date="2018-05-14T18:07:00Z">
        <w:r w:rsidRPr="00C307BC" w:rsidDel="00A8515E">
          <w:rPr>
            <w:rFonts w:ascii="Times New Roman" w:eastAsia="Times New Roman" w:hAnsi="Times New Roman" w:cs="Times New Roman"/>
            <w:sz w:val="26"/>
            <w:szCs w:val="26"/>
            <w:rPrChange w:id="2511" w:author="Nguyen Toan" w:date="2018-05-14T18:09:00Z">
              <w:rPr>
                <w:rFonts w:ascii="Times New Roman" w:hAnsi="Times New Roman" w:cs="Times New Roman"/>
                <w:iCs w:val="0"/>
                <w:color w:val="auto"/>
                <w:sz w:val="28"/>
                <w:szCs w:val="28"/>
              </w:rPr>
            </w:rPrChange>
          </w:rPr>
          <w:delText xml:space="preserve">Hình </w:delText>
        </w:r>
      </w:del>
      <w:del w:id="2512" w:author="Nguyen Toan" w:date="2018-05-05T22:22:00Z">
        <w:r w:rsidR="00185199" w:rsidRPr="00C307BC" w:rsidDel="00BE0028">
          <w:rPr>
            <w:rFonts w:ascii="Times New Roman" w:eastAsia="Times New Roman" w:hAnsi="Times New Roman" w:cs="Times New Roman"/>
            <w:sz w:val="26"/>
            <w:szCs w:val="26"/>
            <w:rPrChange w:id="2513" w:author="Nguyen Toan" w:date="2018-05-14T18:09:00Z">
              <w:rPr>
                <w:rFonts w:ascii="Times New Roman" w:hAnsi="Times New Roman" w:cs="Times New Roman"/>
                <w:iCs w:val="0"/>
                <w:color w:val="auto"/>
                <w:sz w:val="28"/>
                <w:szCs w:val="28"/>
              </w:rPr>
            </w:rPrChange>
          </w:rPr>
          <w:fldChar w:fldCharType="begin"/>
        </w:r>
        <w:r w:rsidR="00185199" w:rsidRPr="00C307BC" w:rsidDel="00BE0028">
          <w:rPr>
            <w:rFonts w:ascii="Times New Roman" w:eastAsia="Times New Roman" w:hAnsi="Times New Roman" w:cs="Times New Roman"/>
            <w:sz w:val="26"/>
            <w:szCs w:val="26"/>
            <w:rPrChange w:id="2514" w:author="Nguyen Toan" w:date="2018-05-14T18:09:00Z">
              <w:rPr>
                <w:rFonts w:ascii="Times New Roman" w:hAnsi="Times New Roman" w:cs="Times New Roman"/>
                <w:iCs w:val="0"/>
                <w:color w:val="auto"/>
                <w:sz w:val="28"/>
                <w:szCs w:val="28"/>
              </w:rPr>
            </w:rPrChange>
          </w:rPr>
          <w:delInstrText xml:space="preserve"> STYLEREF 1 \s </w:delInstrText>
        </w:r>
        <w:r w:rsidR="00185199" w:rsidRPr="00C307BC" w:rsidDel="00BE0028">
          <w:rPr>
            <w:rFonts w:ascii="Times New Roman" w:eastAsia="Times New Roman" w:hAnsi="Times New Roman" w:cs="Times New Roman"/>
            <w:sz w:val="26"/>
            <w:szCs w:val="26"/>
            <w:rPrChange w:id="2515" w:author="Nguyen Toan" w:date="2018-05-14T18:09:00Z">
              <w:rPr>
                <w:rFonts w:ascii="Times New Roman" w:hAnsi="Times New Roman" w:cs="Times New Roman"/>
                <w:iCs w:val="0"/>
                <w:color w:val="auto"/>
                <w:sz w:val="28"/>
                <w:szCs w:val="28"/>
              </w:rPr>
            </w:rPrChange>
          </w:rPr>
          <w:fldChar w:fldCharType="separate"/>
        </w:r>
        <w:r w:rsidR="00E6465F" w:rsidRPr="00C307BC" w:rsidDel="00BE0028">
          <w:rPr>
            <w:rFonts w:ascii="Times New Roman" w:eastAsia="Times New Roman" w:hAnsi="Times New Roman" w:cs="Times New Roman"/>
            <w:sz w:val="26"/>
            <w:szCs w:val="26"/>
            <w:rPrChange w:id="2516" w:author="Nguyen Toan" w:date="2018-05-14T18:09:00Z">
              <w:rPr>
                <w:rFonts w:ascii="Times New Roman" w:hAnsi="Times New Roman" w:cs="Times New Roman"/>
                <w:iCs w:val="0"/>
                <w:noProof/>
                <w:color w:val="auto"/>
                <w:sz w:val="28"/>
                <w:szCs w:val="28"/>
              </w:rPr>
            </w:rPrChange>
          </w:rPr>
          <w:delText>3</w:delText>
        </w:r>
        <w:r w:rsidR="00185199" w:rsidRPr="00C307BC" w:rsidDel="00BE0028">
          <w:rPr>
            <w:rFonts w:ascii="Times New Roman" w:eastAsia="Times New Roman" w:hAnsi="Times New Roman" w:cs="Times New Roman"/>
            <w:sz w:val="26"/>
            <w:szCs w:val="26"/>
            <w:rPrChange w:id="2517" w:author="Nguyen Toan" w:date="2018-05-14T18:09:00Z">
              <w:rPr>
                <w:rFonts w:ascii="Times New Roman" w:hAnsi="Times New Roman" w:cs="Times New Roman"/>
                <w:iCs w:val="0"/>
                <w:color w:val="auto"/>
                <w:sz w:val="28"/>
                <w:szCs w:val="28"/>
              </w:rPr>
            </w:rPrChange>
          </w:rPr>
          <w:fldChar w:fldCharType="end"/>
        </w:r>
        <w:r w:rsidR="00185199" w:rsidRPr="00C307BC" w:rsidDel="00BE0028">
          <w:rPr>
            <w:rFonts w:ascii="Times New Roman" w:eastAsia="Times New Roman" w:hAnsi="Times New Roman" w:cs="Times New Roman"/>
            <w:sz w:val="26"/>
            <w:szCs w:val="26"/>
            <w:rPrChange w:id="2518" w:author="Nguyen Toan" w:date="2018-05-14T18:09:00Z">
              <w:rPr>
                <w:rFonts w:ascii="Times New Roman" w:hAnsi="Times New Roman" w:cs="Times New Roman"/>
                <w:iCs w:val="0"/>
                <w:color w:val="auto"/>
                <w:sz w:val="28"/>
                <w:szCs w:val="28"/>
              </w:rPr>
            </w:rPrChange>
          </w:rPr>
          <w:delText>.</w:delText>
        </w:r>
        <w:r w:rsidR="00185199" w:rsidRPr="00C307BC" w:rsidDel="00BE0028">
          <w:rPr>
            <w:rFonts w:ascii="Times New Roman" w:eastAsia="Times New Roman" w:hAnsi="Times New Roman" w:cs="Times New Roman"/>
            <w:sz w:val="26"/>
            <w:szCs w:val="26"/>
            <w:rPrChange w:id="2519" w:author="Nguyen Toan" w:date="2018-05-14T18:09:00Z">
              <w:rPr>
                <w:rFonts w:ascii="Times New Roman" w:hAnsi="Times New Roman" w:cs="Times New Roman"/>
                <w:iCs w:val="0"/>
                <w:color w:val="auto"/>
                <w:sz w:val="28"/>
                <w:szCs w:val="28"/>
              </w:rPr>
            </w:rPrChange>
          </w:rPr>
          <w:fldChar w:fldCharType="begin"/>
        </w:r>
        <w:r w:rsidR="00185199" w:rsidRPr="00C307BC" w:rsidDel="00BE0028">
          <w:rPr>
            <w:rFonts w:ascii="Times New Roman" w:eastAsia="Times New Roman" w:hAnsi="Times New Roman" w:cs="Times New Roman"/>
            <w:sz w:val="26"/>
            <w:szCs w:val="26"/>
            <w:rPrChange w:id="2520" w:author="Nguyen Toan" w:date="2018-05-14T18:09:00Z">
              <w:rPr>
                <w:rFonts w:ascii="Times New Roman" w:hAnsi="Times New Roman" w:cs="Times New Roman"/>
                <w:iCs w:val="0"/>
                <w:color w:val="auto"/>
                <w:sz w:val="28"/>
                <w:szCs w:val="28"/>
              </w:rPr>
            </w:rPrChange>
          </w:rPr>
          <w:delInstrText xml:space="preserve"> SEQ Hình \* ARABIC \s 1 </w:delInstrText>
        </w:r>
        <w:r w:rsidR="00185199" w:rsidRPr="00C307BC" w:rsidDel="00BE0028">
          <w:rPr>
            <w:rFonts w:ascii="Times New Roman" w:eastAsia="Times New Roman" w:hAnsi="Times New Roman" w:cs="Times New Roman"/>
            <w:sz w:val="26"/>
            <w:szCs w:val="26"/>
            <w:rPrChange w:id="2521" w:author="Nguyen Toan" w:date="2018-05-14T18:09:00Z">
              <w:rPr>
                <w:rFonts w:ascii="Times New Roman" w:hAnsi="Times New Roman" w:cs="Times New Roman"/>
                <w:iCs w:val="0"/>
                <w:color w:val="auto"/>
                <w:sz w:val="28"/>
                <w:szCs w:val="28"/>
              </w:rPr>
            </w:rPrChange>
          </w:rPr>
          <w:fldChar w:fldCharType="separate"/>
        </w:r>
        <w:r w:rsidR="00E6465F" w:rsidRPr="00C307BC" w:rsidDel="00BE0028">
          <w:rPr>
            <w:rFonts w:ascii="Times New Roman" w:eastAsia="Times New Roman" w:hAnsi="Times New Roman" w:cs="Times New Roman"/>
            <w:sz w:val="26"/>
            <w:szCs w:val="26"/>
            <w:rPrChange w:id="2522" w:author="Nguyen Toan" w:date="2018-05-14T18:09:00Z">
              <w:rPr>
                <w:rFonts w:ascii="Times New Roman" w:hAnsi="Times New Roman" w:cs="Times New Roman"/>
                <w:iCs w:val="0"/>
                <w:noProof/>
                <w:color w:val="auto"/>
                <w:sz w:val="28"/>
                <w:szCs w:val="28"/>
              </w:rPr>
            </w:rPrChange>
          </w:rPr>
          <w:delText>18</w:delText>
        </w:r>
        <w:r w:rsidR="00185199" w:rsidRPr="00C307BC" w:rsidDel="00BE0028">
          <w:rPr>
            <w:rFonts w:ascii="Times New Roman" w:eastAsia="Times New Roman" w:hAnsi="Times New Roman" w:cs="Times New Roman"/>
            <w:sz w:val="26"/>
            <w:szCs w:val="26"/>
            <w:rPrChange w:id="2523" w:author="Nguyen Toan" w:date="2018-05-14T18:09:00Z">
              <w:rPr>
                <w:rFonts w:ascii="Times New Roman" w:hAnsi="Times New Roman" w:cs="Times New Roman"/>
                <w:iCs w:val="0"/>
                <w:color w:val="auto"/>
                <w:sz w:val="28"/>
                <w:szCs w:val="28"/>
              </w:rPr>
            </w:rPrChange>
          </w:rPr>
          <w:fldChar w:fldCharType="end"/>
        </w:r>
      </w:del>
      <w:bookmarkEnd w:id="2506"/>
      <w:del w:id="2524" w:author="Nguyen Toan" w:date="2018-05-06T14:53:00Z">
        <w:r w:rsidR="00F94CD1" w:rsidRPr="00C307BC" w:rsidDel="001A48CE">
          <w:rPr>
            <w:rFonts w:ascii="Times New Roman" w:eastAsia="Times New Roman" w:hAnsi="Times New Roman" w:cs="Times New Roman"/>
            <w:sz w:val="26"/>
            <w:szCs w:val="26"/>
            <w:rPrChange w:id="2525" w:author="Nguyen Toan" w:date="2018-05-14T18:09:00Z">
              <w:rPr>
                <w:rFonts w:ascii="Times New Roman" w:hAnsi="Times New Roman" w:cs="Times New Roman"/>
                <w:iCs w:val="0"/>
                <w:color w:val="auto"/>
                <w:sz w:val="28"/>
                <w:szCs w:val="28"/>
              </w:rPr>
            </w:rPrChange>
          </w:rPr>
          <w:delText>.</w:delText>
        </w:r>
      </w:del>
      <w:del w:id="2526" w:author="Nguyen Toan" w:date="2018-05-14T18:07:00Z">
        <w:r w:rsidR="00F94CD1" w:rsidRPr="00C307BC" w:rsidDel="00A8515E">
          <w:rPr>
            <w:rFonts w:ascii="Times New Roman" w:eastAsia="Times New Roman" w:hAnsi="Times New Roman" w:cs="Times New Roman"/>
            <w:sz w:val="26"/>
            <w:szCs w:val="26"/>
            <w:rPrChange w:id="2527" w:author="Nguyen Toan" w:date="2018-05-14T18:09:00Z">
              <w:rPr>
                <w:rFonts w:ascii="Times New Roman" w:hAnsi="Times New Roman" w:cs="Times New Roman"/>
                <w:iCs w:val="0"/>
                <w:color w:val="auto"/>
                <w:sz w:val="28"/>
                <w:szCs w:val="28"/>
              </w:rPr>
            </w:rPrChange>
          </w:rPr>
          <w:delText xml:space="preserve"> </w:delText>
        </w:r>
        <w:r w:rsidR="00777A78" w:rsidRPr="00C307BC" w:rsidDel="00A8515E">
          <w:rPr>
            <w:rFonts w:ascii="Times New Roman" w:eastAsia="Times New Roman" w:hAnsi="Times New Roman" w:cs="Times New Roman"/>
            <w:sz w:val="26"/>
            <w:szCs w:val="26"/>
            <w:rPrChange w:id="2528" w:author="Nguyen Toan" w:date="2018-05-14T18:09:00Z">
              <w:rPr>
                <w:rFonts w:ascii="Times New Roman" w:hAnsi="Times New Roman" w:cs="Times New Roman"/>
                <w:iCs w:val="0"/>
                <w:color w:val="auto"/>
                <w:sz w:val="28"/>
                <w:szCs w:val="28"/>
              </w:rPr>
            </w:rPrChange>
          </w:rPr>
          <w:delText>K</w:delText>
        </w:r>
        <w:r w:rsidR="00BA14A5" w:rsidRPr="00C307BC" w:rsidDel="00A8515E">
          <w:rPr>
            <w:rFonts w:ascii="Times New Roman" w:eastAsia="Times New Roman" w:hAnsi="Times New Roman" w:cs="Times New Roman"/>
            <w:sz w:val="26"/>
            <w:szCs w:val="26"/>
            <w:rPrChange w:id="2529" w:author="Nguyen Toan" w:date="2018-05-14T18:09:00Z">
              <w:rPr>
                <w:rFonts w:ascii="Times New Roman" w:hAnsi="Times New Roman" w:cs="Times New Roman"/>
                <w:iCs w:val="0"/>
                <w:color w:val="auto"/>
                <w:sz w:val="28"/>
                <w:szCs w:val="28"/>
              </w:rPr>
            </w:rPrChange>
          </w:rPr>
          <w:delText>i8EQ Hình \* ARAB</w:delText>
        </w:r>
        <w:bookmarkEnd w:id="2507"/>
        <w:r w:rsidR="00C1751D" w:rsidRPr="00C307BC" w:rsidDel="00A8515E">
          <w:rPr>
            <w:rFonts w:ascii="Times New Roman" w:eastAsia="Times New Roman" w:hAnsi="Times New Roman" w:cs="Times New Roman"/>
            <w:sz w:val="26"/>
            <w:szCs w:val="26"/>
            <w:rPrChange w:id="2530" w:author="Nguyen Toan" w:date="2018-05-14T18:09:00Z">
              <w:rPr>
                <w:rFonts w:ascii="Times New Roman" w:hAnsi="Times New Roman" w:cs="Times New Roman"/>
                <w:iCs w:val="0"/>
                <w:color w:val="auto"/>
                <w:sz w:val="28"/>
                <w:szCs w:val="28"/>
              </w:rPr>
            </w:rPrChange>
          </w:rPr>
          <w:delText>Uni</w:delText>
        </w:r>
        <w:r w:rsidR="005D4D50" w:rsidRPr="00C307BC" w:rsidDel="00A8515E">
          <w:rPr>
            <w:rFonts w:ascii="Times New Roman" w:eastAsia="Times New Roman" w:hAnsi="Times New Roman" w:cs="Times New Roman"/>
            <w:sz w:val="26"/>
            <w:szCs w:val="26"/>
            <w:rPrChange w:id="2531" w:author="Nguyen Toan" w:date="2018-05-14T18:09:00Z">
              <w:rPr>
                <w:rFonts w:ascii="Times New Roman" w:hAnsi="Times New Roman" w:cs="Times New Roman"/>
                <w:iCs w:val="0"/>
                <w:color w:val="auto"/>
                <w:sz w:val="28"/>
                <w:szCs w:val="28"/>
              </w:rPr>
            </w:rPrChange>
          </w:rPr>
          <w:delText>t</w:delText>
        </w:r>
        <w:bookmarkEnd w:id="2508"/>
        <w:bookmarkEnd w:id="2509"/>
      </w:del>
    </w:p>
    <w:p w14:paraId="6FCD6E70" w14:textId="71B65102" w:rsidR="0006188D" w:rsidRPr="00C307BC" w:rsidDel="00A8515E" w:rsidRDefault="0006188D" w:rsidP="00E54DC6">
      <w:pPr>
        <w:spacing w:after="120" w:line="288" w:lineRule="auto"/>
        <w:ind w:firstLine="567"/>
        <w:jc w:val="both"/>
        <w:rPr>
          <w:del w:id="2532" w:author="Nguyen Toan" w:date="2018-05-14T18:07:00Z"/>
          <w:rFonts w:ascii="Times New Roman" w:eastAsia="Times New Roman" w:hAnsi="Times New Roman" w:cs="Times New Roman"/>
          <w:sz w:val="26"/>
          <w:szCs w:val="26"/>
          <w:rPrChange w:id="2533" w:author="Nguyen Toan" w:date="2018-05-14T18:09:00Z">
            <w:rPr>
              <w:del w:id="2534" w:author="Nguyen Toan" w:date="2018-05-14T18:07:00Z"/>
              <w:rFonts w:ascii="Times New Roman" w:hAnsi="Times New Roman" w:cs="Times New Roman"/>
              <w:sz w:val="28"/>
              <w:szCs w:val="28"/>
            </w:rPr>
          </w:rPrChange>
        </w:rPr>
      </w:pPr>
      <w:del w:id="2535" w:author="Nguyen Toan" w:date="2018-05-14T18:07:00Z">
        <w:r w:rsidRPr="00C307BC" w:rsidDel="00A8515E">
          <w:rPr>
            <w:rFonts w:ascii="Times New Roman" w:eastAsia="Times New Roman" w:hAnsi="Times New Roman" w:cs="Times New Roman"/>
            <w:sz w:val="26"/>
            <w:szCs w:val="26"/>
          </w:rPr>
          <w:delText xml:space="preserve">Mục tiêu </w:delText>
        </w:r>
        <w:r w:rsidRPr="00C307BC" w:rsidDel="00A8515E">
          <w:rPr>
            <w:rFonts w:ascii="Times New Roman" w:eastAsia="Times New Roman" w:hAnsi="Times New Roman" w:cs="Times New Roman"/>
            <w:sz w:val="26"/>
            <w:szCs w:val="26"/>
            <w:rPrChange w:id="2536" w:author="Nguyen Toan" w:date="2018-05-14T18:09:00Z">
              <w:rPr>
                <w:rFonts w:ascii="Times New Roman" w:hAnsi="Times New Roman" w:cs="Times New Roman"/>
                <w:sz w:val="28"/>
                <w:szCs w:val="28"/>
              </w:rPr>
            </w:rPrChange>
          </w:rPr>
          <w:delText>hưc tiêu  \* ARABIC \s 1 iểm thử sử dụng J chương trình, do lập trình viên thực hiện.iệc các thay đổi đều được kiểm tra liên tục, các vấn đề xảy ra sẽ sớm được phát hiện, thông báo lại để sớm tìm giải pháp dịc</w:delText>
        </w:r>
        <w:r w:rsidRPr="00C307BC" w:rsidDel="00A8515E">
          <w:rPr>
            <w:rFonts w:ascii="Times New Roman" w:eastAsia="Times New Roman" w:hAnsi="Times New Roman" w:cs="Times New Roman"/>
            <w:sz w:val="26"/>
            <w:szCs w:val="26"/>
          </w:rPr>
          <w:delText xml:space="preserve"> kiểm thử cần có các kịch bản kiểm thử (script test) và các đoạn kịch bản này được sử dụng để kiểm thử lại và kiểm thử hồi quy tự động.</w:delText>
        </w:r>
        <w:r w:rsidR="00DD00F4" w:rsidRPr="00C307BC" w:rsidDel="00A8515E">
          <w:rPr>
            <w:rFonts w:ascii="Times New Roman" w:eastAsia="Times New Roman" w:hAnsi="Times New Roman" w:cs="Times New Roman"/>
            <w:sz w:val="26"/>
            <w:szCs w:val="26"/>
          </w:rPr>
          <w:delText xml:space="preserve"> </w:delText>
        </w:r>
        <w:r w:rsidR="0031200A" w:rsidRPr="00C307BC" w:rsidDel="00A8515E">
          <w:rPr>
            <w:rFonts w:ascii="Times New Roman" w:eastAsia="Times New Roman" w:hAnsi="Times New Roman" w:cs="Times New Roman"/>
            <w:sz w:val="26"/>
            <w:szCs w:val="26"/>
          </w:rPr>
          <w:fldChar w:fldCharType="begin"/>
        </w:r>
        <w:r w:rsidR="0031200A" w:rsidRPr="00C307BC" w:rsidDel="00A8515E">
          <w:rPr>
            <w:rFonts w:ascii="Times New Roman" w:eastAsia="Times New Roman" w:hAnsi="Times New Roman" w:cs="Times New Roman"/>
            <w:sz w:val="26"/>
            <w:szCs w:val="26"/>
          </w:rPr>
          <w:delInstrText xml:space="preserve"> REF _Ref512179611 \h  \* MERGEFORMAT </w:delInstrText>
        </w:r>
        <w:r w:rsidR="0031200A" w:rsidRPr="00C307BC" w:rsidDel="00A8515E">
          <w:rPr>
            <w:rFonts w:ascii="Times New Roman" w:eastAsia="Times New Roman" w:hAnsi="Times New Roman" w:cs="Times New Roman"/>
            <w:sz w:val="26"/>
            <w:szCs w:val="26"/>
          </w:rPr>
        </w:r>
        <w:r w:rsidR="0031200A" w:rsidRPr="00C307BC" w:rsidDel="00A8515E">
          <w:rPr>
            <w:rFonts w:ascii="Times New Roman" w:eastAsia="Times New Roman" w:hAnsi="Times New Roman" w:cs="Times New Roman"/>
            <w:sz w:val="26"/>
            <w:szCs w:val="26"/>
          </w:rPr>
          <w:fldChar w:fldCharType="separate"/>
        </w:r>
      </w:del>
      <w:del w:id="2537" w:author="Nguyen Toan" w:date="2018-05-05T22:57:00Z">
        <w:r w:rsidR="00E6465F" w:rsidRPr="00C307BC" w:rsidDel="00351C8D">
          <w:rPr>
            <w:rFonts w:ascii="Times New Roman" w:eastAsia="Times New Roman" w:hAnsi="Times New Roman" w:cs="Times New Roman"/>
            <w:sz w:val="26"/>
            <w:szCs w:val="26"/>
            <w:rPrChange w:id="2538" w:author="Nguyen Toan" w:date="2018-05-14T18:09:00Z">
              <w:rPr>
                <w:rFonts w:ascii="Times New Roman" w:hAnsi="Times New Roman" w:cs="Times New Roman"/>
                <w:color w:val="auto"/>
                <w:sz w:val="28"/>
                <w:szCs w:val="28"/>
              </w:rPr>
            </w:rPrChange>
          </w:rPr>
          <w:delText>Hình 3.19</w:delText>
        </w:r>
      </w:del>
      <w:del w:id="2539" w:author="Nguyen Toan" w:date="2018-05-14T18:07:00Z">
        <w:r w:rsidR="0031200A" w:rsidRPr="00C307BC" w:rsidDel="00A8515E">
          <w:rPr>
            <w:rFonts w:ascii="Times New Roman" w:eastAsia="Times New Roman" w:hAnsi="Times New Roman" w:cs="Times New Roman"/>
            <w:sz w:val="26"/>
            <w:szCs w:val="26"/>
          </w:rPr>
          <w:fldChar w:fldCharType="end"/>
        </w:r>
        <w:r w:rsidR="0031200A" w:rsidRPr="00C307BC" w:rsidDel="00A8515E">
          <w:rPr>
            <w:rFonts w:ascii="Times New Roman" w:eastAsia="Times New Roman" w:hAnsi="Times New Roman" w:cs="Times New Roman"/>
            <w:sz w:val="26"/>
            <w:szCs w:val="26"/>
          </w:rPr>
          <w:delText xml:space="preserve"> </w:delText>
        </w:r>
        <w:r w:rsidR="00DD00F4" w:rsidRPr="00C307BC" w:rsidDel="00A8515E">
          <w:rPr>
            <w:rFonts w:ascii="Times New Roman" w:eastAsia="Times New Roman" w:hAnsi="Times New Roman" w:cs="Times New Roman"/>
            <w:sz w:val="26"/>
            <w:szCs w:val="26"/>
          </w:rPr>
          <w:delText>thể hiện việc thực hiện kiểm thử bằng MUnit với t</w:delText>
        </w:r>
        <w:r w:rsidRPr="00C307BC" w:rsidDel="00A8515E">
          <w:rPr>
            <w:rFonts w:ascii="Times New Roman" w:eastAsia="Times New Roman" w:hAnsi="Times New Roman" w:cs="Times New Roman"/>
            <w:sz w:val="26"/>
            <w:szCs w:val="26"/>
          </w:rPr>
          <w:delText>hư viện hỗ trợ</w:delText>
        </w:r>
        <w:r w:rsidR="00C33F08" w:rsidRPr="00C307BC" w:rsidDel="00A8515E">
          <w:rPr>
            <w:rFonts w:ascii="Times New Roman" w:eastAsia="Times New Roman" w:hAnsi="Times New Roman" w:cs="Times New Roman"/>
            <w:sz w:val="26"/>
            <w:szCs w:val="26"/>
          </w:rPr>
          <w:delText xml:space="preserve"> của</w:delText>
        </w:r>
        <w:r w:rsidRPr="00C307BC" w:rsidDel="00A8515E">
          <w:rPr>
            <w:rFonts w:ascii="Times New Roman" w:eastAsia="Times New Roman" w:hAnsi="Times New Roman" w:cs="Times New Roman"/>
            <w:sz w:val="26"/>
            <w:szCs w:val="26"/>
          </w:rPr>
          <w:delText xml:space="preserve"> MuleESB: mule-tests-functional.</w:delText>
        </w:r>
        <w:r w:rsidR="004D1D96" w:rsidRPr="00C307BC" w:rsidDel="00A8515E">
          <w:rPr>
            <w:rFonts w:ascii="Times New Roman" w:eastAsia="Times New Roman" w:hAnsi="Times New Roman" w:cs="Times New Roman"/>
            <w:sz w:val="26"/>
            <w:szCs w:val="26"/>
          </w:rPr>
          <w:delText xml:space="preserve"> </w:delText>
        </w:r>
      </w:del>
    </w:p>
    <w:p w14:paraId="6DF090BD" w14:textId="28FE5BBC" w:rsidR="00C70BF6" w:rsidRPr="00C307BC" w:rsidDel="00A8515E" w:rsidRDefault="00C70BF6">
      <w:pPr>
        <w:spacing w:after="120" w:line="288" w:lineRule="auto"/>
        <w:ind w:firstLine="567"/>
        <w:jc w:val="both"/>
        <w:rPr>
          <w:del w:id="2540" w:author="Nguyen Toan" w:date="2018-05-14T18:07:00Z"/>
          <w:rFonts w:ascii="Times New Roman" w:eastAsia="Times New Roman" w:hAnsi="Times New Roman" w:cs="Times New Roman"/>
          <w:sz w:val="26"/>
          <w:szCs w:val="26"/>
        </w:rPr>
        <w:pPrChange w:id="2541" w:author="Nguyen Toan" w:date="2018-05-14T18:09:00Z">
          <w:pPr>
            <w:spacing w:line="288" w:lineRule="auto"/>
          </w:pPr>
        </w:pPrChange>
      </w:pPr>
    </w:p>
    <w:p w14:paraId="40EDA69C" w14:textId="6D5A360A" w:rsidR="0006188D" w:rsidRPr="00C307BC" w:rsidDel="00A8515E" w:rsidRDefault="0006188D">
      <w:pPr>
        <w:spacing w:after="120" w:line="288" w:lineRule="auto"/>
        <w:ind w:firstLine="567"/>
        <w:jc w:val="both"/>
        <w:rPr>
          <w:del w:id="2542" w:author="Nguyen Toan" w:date="2018-05-14T18:07:00Z"/>
          <w:rFonts w:ascii="Times New Roman" w:eastAsia="Times New Roman" w:hAnsi="Times New Roman" w:cs="Times New Roman"/>
          <w:sz w:val="26"/>
          <w:szCs w:val="26"/>
          <w:rPrChange w:id="2543" w:author="Nguyen Toan" w:date="2018-05-14T18:09:00Z">
            <w:rPr>
              <w:del w:id="2544" w:author="Nguyen Toan" w:date="2018-05-14T18:07:00Z"/>
            </w:rPr>
          </w:rPrChange>
        </w:rPr>
        <w:pPrChange w:id="2545" w:author="Nguyen Toan" w:date="2018-05-14T18:09:00Z">
          <w:pPr>
            <w:keepNext/>
            <w:spacing w:line="288" w:lineRule="auto"/>
          </w:pPr>
        </w:pPrChange>
      </w:pPr>
      <w:del w:id="2546" w:author="Nguyen Toan" w:date="2018-05-14T18:07:00Z">
        <w:r w:rsidRPr="00C307BC" w:rsidDel="00A8515E">
          <w:rPr>
            <w:rFonts w:ascii="Times New Roman" w:eastAsia="Times New Roman" w:hAnsi="Times New Roman" w:cs="Times New Roman"/>
            <w:noProof/>
            <w:sz w:val="26"/>
            <w:szCs w:val="26"/>
            <w:lang w:val="en-US"/>
            <w:rPrChange w:id="2547" w:author="Unknown">
              <w:rPr>
                <w:noProof/>
                <w:lang w:val="en-US"/>
              </w:rPr>
            </w:rPrChange>
          </w:rPr>
          <w:drawing>
            <wp:inline distT="114300" distB="114300" distL="114300" distR="114300" wp14:anchorId="5E1EE118" wp14:editId="16772107">
              <wp:extent cx="4593388" cy="2026145"/>
              <wp:effectExtent l="0" t="0" r="0" b="0"/>
              <wp:docPr id="1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0"/>
                      <a:srcRect/>
                      <a:stretch>
                        <a:fillRect/>
                      </a:stretch>
                    </pic:blipFill>
                    <pic:spPr>
                      <a:xfrm>
                        <a:off x="0" y="0"/>
                        <a:ext cx="4602182" cy="2030024"/>
                      </a:xfrm>
                      <a:prstGeom prst="rect">
                        <a:avLst/>
                      </a:prstGeom>
                      <a:ln/>
                    </pic:spPr>
                  </pic:pic>
                </a:graphicData>
              </a:graphic>
            </wp:inline>
          </w:drawing>
        </w:r>
      </w:del>
    </w:p>
    <w:p w14:paraId="781D8390" w14:textId="07415438" w:rsidR="0006188D" w:rsidRPr="00C307BC" w:rsidDel="003150CD" w:rsidRDefault="0006188D">
      <w:pPr>
        <w:spacing w:after="120" w:line="288" w:lineRule="auto"/>
        <w:ind w:firstLine="567"/>
        <w:jc w:val="both"/>
        <w:rPr>
          <w:del w:id="2548" w:author="Nguyen Toan" w:date="2018-05-14T18:06:00Z"/>
          <w:rFonts w:ascii="Times New Roman" w:eastAsia="Times New Roman" w:hAnsi="Times New Roman" w:cs="Times New Roman"/>
          <w:sz w:val="26"/>
          <w:szCs w:val="26"/>
          <w:rPrChange w:id="2549" w:author="Nguyen Toan" w:date="2018-05-14T18:09:00Z">
            <w:rPr>
              <w:del w:id="2550" w:author="Nguyen Toan" w:date="2018-05-14T18:06:00Z"/>
              <w:rFonts w:ascii="Times New Roman" w:hAnsi="Times New Roman" w:cs="Times New Roman"/>
              <w:i/>
              <w:color w:val="auto"/>
              <w:sz w:val="28"/>
              <w:szCs w:val="28"/>
            </w:rPr>
          </w:rPrChange>
        </w:rPr>
        <w:pPrChange w:id="2551" w:author="Nguyen Toan" w:date="2018-05-14T18:09:00Z">
          <w:pPr>
            <w:spacing w:line="288" w:lineRule="auto"/>
            <w:ind w:firstLine="720"/>
          </w:pPr>
        </w:pPrChange>
      </w:pPr>
      <w:bookmarkStart w:id="2552" w:name="_Toc511320663"/>
      <w:bookmarkStart w:id="2553" w:name="_Ref511971306"/>
      <w:bookmarkStart w:id="2554" w:name="_Ref512179611"/>
      <w:bookmarkStart w:id="2555" w:name="_Toc511326643"/>
      <w:bookmarkStart w:id="2556" w:name="_Toc511991201"/>
      <w:del w:id="2557" w:author="Nguyen Toan" w:date="2018-05-14T18:07:00Z">
        <w:r w:rsidRPr="00C307BC" w:rsidDel="00A8515E">
          <w:rPr>
            <w:rFonts w:ascii="Times New Roman" w:eastAsia="Times New Roman" w:hAnsi="Times New Roman" w:cs="Times New Roman"/>
            <w:sz w:val="26"/>
            <w:szCs w:val="26"/>
            <w:rPrChange w:id="2558" w:author="Nguyen Toan" w:date="2018-05-14T18:09:00Z">
              <w:rPr>
                <w:rFonts w:ascii="Times New Roman" w:hAnsi="Times New Roman" w:cs="Times New Roman"/>
                <w:i/>
                <w:color w:val="auto"/>
                <w:sz w:val="28"/>
                <w:szCs w:val="28"/>
              </w:rPr>
            </w:rPrChange>
          </w:rPr>
          <w:delText xml:space="preserve">Hình </w:delText>
        </w:r>
      </w:del>
      <w:del w:id="2559" w:author="Nguyen Toan" w:date="2018-05-05T22:22:00Z">
        <w:r w:rsidR="00185199" w:rsidRPr="00C307BC" w:rsidDel="00BE0028">
          <w:rPr>
            <w:rFonts w:ascii="Times New Roman" w:eastAsia="Times New Roman" w:hAnsi="Times New Roman" w:cs="Times New Roman"/>
            <w:sz w:val="26"/>
            <w:szCs w:val="26"/>
            <w:rPrChange w:id="2560" w:author="Nguyen Toan" w:date="2018-05-14T18:09:00Z">
              <w:rPr>
                <w:rFonts w:ascii="Times New Roman" w:hAnsi="Times New Roman" w:cs="Times New Roman"/>
                <w:i/>
                <w:color w:val="auto"/>
                <w:sz w:val="28"/>
                <w:szCs w:val="28"/>
              </w:rPr>
            </w:rPrChange>
          </w:rPr>
          <w:fldChar w:fldCharType="begin"/>
        </w:r>
        <w:r w:rsidR="00185199" w:rsidRPr="00C307BC" w:rsidDel="00BE0028">
          <w:rPr>
            <w:rFonts w:ascii="Times New Roman" w:eastAsia="Times New Roman" w:hAnsi="Times New Roman" w:cs="Times New Roman"/>
            <w:sz w:val="26"/>
            <w:szCs w:val="26"/>
            <w:rPrChange w:id="2561" w:author="Nguyen Toan" w:date="2018-05-14T18:09:00Z">
              <w:rPr>
                <w:rFonts w:ascii="Times New Roman" w:hAnsi="Times New Roman" w:cs="Times New Roman"/>
                <w:i/>
                <w:color w:val="auto"/>
                <w:sz w:val="28"/>
                <w:szCs w:val="28"/>
              </w:rPr>
            </w:rPrChange>
          </w:rPr>
          <w:delInstrText xml:space="preserve"> STYLEREF 1 \s </w:delInstrText>
        </w:r>
        <w:r w:rsidR="00185199" w:rsidRPr="00C307BC" w:rsidDel="00BE0028">
          <w:rPr>
            <w:rFonts w:ascii="Times New Roman" w:eastAsia="Times New Roman" w:hAnsi="Times New Roman" w:cs="Times New Roman"/>
            <w:sz w:val="26"/>
            <w:szCs w:val="26"/>
            <w:rPrChange w:id="2562" w:author="Nguyen Toan" w:date="2018-05-14T18:09:00Z">
              <w:rPr>
                <w:rFonts w:ascii="Times New Roman" w:hAnsi="Times New Roman" w:cs="Times New Roman"/>
                <w:i/>
                <w:color w:val="auto"/>
                <w:sz w:val="28"/>
                <w:szCs w:val="28"/>
              </w:rPr>
            </w:rPrChange>
          </w:rPr>
          <w:fldChar w:fldCharType="separate"/>
        </w:r>
        <w:r w:rsidR="00E6465F" w:rsidRPr="00C307BC" w:rsidDel="00BE0028">
          <w:rPr>
            <w:rFonts w:ascii="Times New Roman" w:eastAsia="Times New Roman" w:hAnsi="Times New Roman" w:cs="Times New Roman"/>
            <w:sz w:val="26"/>
            <w:szCs w:val="26"/>
            <w:rPrChange w:id="2563" w:author="Nguyen Toan" w:date="2018-05-14T18:09:00Z">
              <w:rPr>
                <w:rFonts w:ascii="Times New Roman" w:hAnsi="Times New Roman" w:cs="Times New Roman"/>
                <w:i/>
                <w:noProof/>
                <w:color w:val="auto"/>
                <w:sz w:val="28"/>
                <w:szCs w:val="28"/>
              </w:rPr>
            </w:rPrChange>
          </w:rPr>
          <w:delText>3</w:delText>
        </w:r>
        <w:r w:rsidR="00185199" w:rsidRPr="00C307BC" w:rsidDel="00BE0028">
          <w:rPr>
            <w:rFonts w:ascii="Times New Roman" w:eastAsia="Times New Roman" w:hAnsi="Times New Roman" w:cs="Times New Roman"/>
            <w:sz w:val="26"/>
            <w:szCs w:val="26"/>
            <w:rPrChange w:id="2564" w:author="Nguyen Toan" w:date="2018-05-14T18:09:00Z">
              <w:rPr>
                <w:rFonts w:ascii="Times New Roman" w:hAnsi="Times New Roman" w:cs="Times New Roman"/>
                <w:i/>
                <w:color w:val="auto"/>
                <w:sz w:val="28"/>
                <w:szCs w:val="28"/>
              </w:rPr>
            </w:rPrChange>
          </w:rPr>
          <w:fldChar w:fldCharType="end"/>
        </w:r>
        <w:r w:rsidR="00185199" w:rsidRPr="00C307BC" w:rsidDel="00BE0028">
          <w:rPr>
            <w:rFonts w:ascii="Times New Roman" w:eastAsia="Times New Roman" w:hAnsi="Times New Roman" w:cs="Times New Roman"/>
            <w:sz w:val="26"/>
            <w:szCs w:val="26"/>
            <w:rPrChange w:id="2565" w:author="Nguyen Toan" w:date="2018-05-14T18:09:00Z">
              <w:rPr>
                <w:rFonts w:ascii="Times New Roman" w:hAnsi="Times New Roman" w:cs="Times New Roman"/>
                <w:i/>
                <w:color w:val="auto"/>
                <w:sz w:val="28"/>
                <w:szCs w:val="28"/>
              </w:rPr>
            </w:rPrChange>
          </w:rPr>
          <w:delText>.</w:delText>
        </w:r>
        <w:r w:rsidR="00185199" w:rsidRPr="00C307BC" w:rsidDel="00BE0028">
          <w:rPr>
            <w:rFonts w:ascii="Times New Roman" w:eastAsia="Times New Roman" w:hAnsi="Times New Roman" w:cs="Times New Roman"/>
            <w:sz w:val="26"/>
            <w:szCs w:val="26"/>
            <w:rPrChange w:id="2566" w:author="Nguyen Toan" w:date="2018-05-14T18:09:00Z">
              <w:rPr>
                <w:rFonts w:ascii="Times New Roman" w:hAnsi="Times New Roman" w:cs="Times New Roman"/>
                <w:i/>
                <w:color w:val="auto"/>
                <w:sz w:val="28"/>
                <w:szCs w:val="28"/>
              </w:rPr>
            </w:rPrChange>
          </w:rPr>
          <w:fldChar w:fldCharType="begin"/>
        </w:r>
        <w:r w:rsidR="00185199" w:rsidRPr="00C307BC" w:rsidDel="00BE0028">
          <w:rPr>
            <w:rFonts w:ascii="Times New Roman" w:eastAsia="Times New Roman" w:hAnsi="Times New Roman" w:cs="Times New Roman"/>
            <w:sz w:val="26"/>
            <w:szCs w:val="26"/>
            <w:rPrChange w:id="2567" w:author="Nguyen Toan" w:date="2018-05-14T18:09:00Z">
              <w:rPr>
                <w:rFonts w:ascii="Times New Roman" w:hAnsi="Times New Roman" w:cs="Times New Roman"/>
                <w:i/>
                <w:color w:val="auto"/>
                <w:sz w:val="28"/>
                <w:szCs w:val="28"/>
              </w:rPr>
            </w:rPrChange>
          </w:rPr>
          <w:delInstrText xml:space="preserve"> SEQ Hình \* ARABIC \s 1 </w:delInstrText>
        </w:r>
        <w:r w:rsidR="00185199" w:rsidRPr="00C307BC" w:rsidDel="00BE0028">
          <w:rPr>
            <w:rFonts w:ascii="Times New Roman" w:eastAsia="Times New Roman" w:hAnsi="Times New Roman" w:cs="Times New Roman"/>
            <w:sz w:val="26"/>
            <w:szCs w:val="26"/>
            <w:rPrChange w:id="2568" w:author="Nguyen Toan" w:date="2018-05-14T18:09:00Z">
              <w:rPr>
                <w:rFonts w:ascii="Times New Roman" w:hAnsi="Times New Roman" w:cs="Times New Roman"/>
                <w:i/>
                <w:color w:val="auto"/>
                <w:sz w:val="28"/>
                <w:szCs w:val="28"/>
              </w:rPr>
            </w:rPrChange>
          </w:rPr>
          <w:fldChar w:fldCharType="separate"/>
        </w:r>
        <w:r w:rsidR="00E6465F" w:rsidRPr="00C307BC" w:rsidDel="00BE0028">
          <w:rPr>
            <w:rFonts w:ascii="Times New Roman" w:eastAsia="Times New Roman" w:hAnsi="Times New Roman" w:cs="Times New Roman"/>
            <w:sz w:val="26"/>
            <w:szCs w:val="26"/>
            <w:rPrChange w:id="2569" w:author="Nguyen Toan" w:date="2018-05-14T18:09:00Z">
              <w:rPr>
                <w:rFonts w:ascii="Times New Roman" w:hAnsi="Times New Roman" w:cs="Times New Roman"/>
                <w:i/>
                <w:noProof/>
                <w:color w:val="auto"/>
                <w:sz w:val="28"/>
                <w:szCs w:val="28"/>
              </w:rPr>
            </w:rPrChange>
          </w:rPr>
          <w:delText>19</w:delText>
        </w:r>
        <w:r w:rsidR="00185199" w:rsidRPr="00C307BC" w:rsidDel="00BE0028">
          <w:rPr>
            <w:rFonts w:ascii="Times New Roman" w:eastAsia="Times New Roman" w:hAnsi="Times New Roman" w:cs="Times New Roman"/>
            <w:sz w:val="26"/>
            <w:szCs w:val="26"/>
            <w:rPrChange w:id="2570" w:author="Nguyen Toan" w:date="2018-05-14T18:09:00Z">
              <w:rPr>
                <w:rFonts w:ascii="Times New Roman" w:hAnsi="Times New Roman" w:cs="Times New Roman"/>
                <w:i/>
                <w:color w:val="auto"/>
                <w:sz w:val="28"/>
                <w:szCs w:val="28"/>
              </w:rPr>
            </w:rPrChange>
          </w:rPr>
          <w:fldChar w:fldCharType="end"/>
        </w:r>
      </w:del>
      <w:bookmarkEnd w:id="2552"/>
      <w:bookmarkEnd w:id="2553"/>
      <w:bookmarkEnd w:id="2554"/>
      <w:del w:id="2571" w:author="Nguyen Toan" w:date="2018-05-06T14:53:00Z">
        <w:r w:rsidR="00F95ED1" w:rsidRPr="00C307BC" w:rsidDel="00923CB2">
          <w:rPr>
            <w:rFonts w:ascii="Times New Roman" w:eastAsia="Times New Roman" w:hAnsi="Times New Roman" w:cs="Times New Roman"/>
            <w:sz w:val="26"/>
            <w:szCs w:val="26"/>
            <w:rPrChange w:id="2572" w:author="Nguyen Toan" w:date="2018-05-14T18:09:00Z">
              <w:rPr>
                <w:rFonts w:ascii="Times New Roman" w:hAnsi="Times New Roman" w:cs="Times New Roman"/>
                <w:i/>
                <w:color w:val="auto"/>
                <w:sz w:val="28"/>
                <w:szCs w:val="28"/>
              </w:rPr>
            </w:rPrChange>
          </w:rPr>
          <w:delText>.</w:delText>
        </w:r>
      </w:del>
      <w:del w:id="2573" w:author="Nguyen Toan" w:date="2018-05-14T18:07:00Z">
        <w:r w:rsidR="00A202A1" w:rsidRPr="00C307BC" w:rsidDel="00A8515E">
          <w:rPr>
            <w:rFonts w:ascii="Times New Roman" w:eastAsia="Times New Roman" w:hAnsi="Times New Roman" w:cs="Times New Roman"/>
            <w:sz w:val="26"/>
            <w:szCs w:val="26"/>
            <w:rPrChange w:id="2574" w:author="Nguyen Toan" w:date="2018-05-14T18:09:00Z">
              <w:rPr>
                <w:rFonts w:ascii="Times New Roman" w:hAnsi="Times New Roman" w:cs="Times New Roman"/>
                <w:i/>
                <w:color w:val="auto"/>
                <w:sz w:val="28"/>
                <w:szCs w:val="28"/>
              </w:rPr>
            </w:rPrChange>
          </w:rPr>
          <w:delText xml:space="preserve"> KiQ Hình \</w:delText>
        </w:r>
        <w:r w:rsidR="003150CD" w:rsidRPr="00C307BC" w:rsidDel="00A8515E">
          <w:rPr>
            <w:rFonts w:ascii="Times New Roman" w:eastAsia="Times New Roman" w:hAnsi="Times New Roman" w:cs="Times New Roman"/>
            <w:sz w:val="26"/>
            <w:szCs w:val="26"/>
            <w:rPrChange w:id="2575" w:author="Nguyen Toan" w:date="2018-05-14T18:09:00Z">
              <w:rPr>
                <w:rFonts w:ascii="Times New Roman" w:hAnsi="Times New Roman" w:cs="Times New Roman"/>
                <w:i/>
                <w:color w:val="auto"/>
                <w:sz w:val="28"/>
                <w:szCs w:val="28"/>
              </w:rPr>
            </w:rPrChange>
          </w:rPr>
          <w:delText>u</w:delText>
        </w:r>
        <w:r w:rsidR="00A202A1" w:rsidRPr="00C307BC" w:rsidDel="00A8515E">
          <w:rPr>
            <w:rFonts w:ascii="Times New Roman" w:eastAsia="Times New Roman" w:hAnsi="Times New Roman" w:cs="Times New Roman"/>
            <w:sz w:val="26"/>
            <w:szCs w:val="26"/>
            <w:rPrChange w:id="2576" w:author="Nguyen Toan" w:date="2018-05-14T18:09:00Z">
              <w:rPr>
                <w:rFonts w:ascii="Times New Roman" w:hAnsi="Times New Roman" w:cs="Times New Roman"/>
                <w:i/>
                <w:color w:val="auto"/>
                <w:sz w:val="28"/>
                <w:szCs w:val="28"/>
              </w:rPr>
            </w:rPrChange>
          </w:rPr>
          <w:delText>nit</w:delText>
        </w:r>
      </w:del>
      <w:bookmarkEnd w:id="2555"/>
      <w:bookmarkEnd w:id="2556"/>
    </w:p>
    <w:p w14:paraId="71A84C96" w14:textId="77777777" w:rsidR="00CB41BF" w:rsidRPr="00C307BC" w:rsidRDefault="00CB41BF">
      <w:pPr>
        <w:spacing w:after="120" w:line="288" w:lineRule="auto"/>
        <w:ind w:firstLine="567"/>
        <w:jc w:val="both"/>
        <w:rPr>
          <w:ins w:id="2577" w:author="Nguyen Toan" w:date="2018-05-14T18:06:00Z"/>
          <w:rFonts w:ascii="Times New Roman" w:eastAsia="Times New Roman" w:hAnsi="Times New Roman" w:cs="Times New Roman"/>
          <w:i/>
          <w:sz w:val="26"/>
          <w:szCs w:val="26"/>
          <w:rPrChange w:id="2578" w:author="Nguyen Toan" w:date="2018-05-14T18:09:00Z">
            <w:rPr>
              <w:ins w:id="2579" w:author="Nguyen Toan" w:date="2018-05-14T18:06:00Z"/>
              <w:rFonts w:ascii="Times New Roman" w:eastAsia="Times New Roman" w:hAnsi="Times New Roman" w:cs="Times New Roman"/>
              <w:i w:val="0"/>
              <w:color w:val="auto"/>
              <w:sz w:val="28"/>
              <w:szCs w:val="28"/>
            </w:rPr>
          </w:rPrChange>
        </w:rPr>
        <w:pPrChange w:id="2580" w:author="Nguyen Toan" w:date="2018-05-14T18:09:00Z">
          <w:pPr>
            <w:pStyle w:val="Caption"/>
            <w:spacing w:line="288" w:lineRule="auto"/>
            <w:jc w:val="center"/>
          </w:pPr>
        </w:pPrChange>
      </w:pPr>
    </w:p>
    <w:p w14:paraId="256FBE64" w14:textId="7D12DE5E" w:rsidR="003E2AC3" w:rsidRPr="00C307BC" w:rsidDel="00992928" w:rsidRDefault="00396179">
      <w:pPr>
        <w:spacing w:after="120" w:line="288" w:lineRule="auto"/>
        <w:ind w:firstLine="567"/>
        <w:jc w:val="both"/>
        <w:rPr>
          <w:del w:id="2581" w:author="Nguyen Toan" w:date="2018-05-14T18:06:00Z"/>
          <w:rFonts w:ascii="Times New Roman" w:eastAsia="Times New Roman" w:hAnsi="Times New Roman" w:cs="Times New Roman"/>
          <w:sz w:val="26"/>
          <w:szCs w:val="26"/>
        </w:rPr>
        <w:pPrChange w:id="2582" w:author="Nguyen Toan" w:date="2018-05-13T20:16:00Z">
          <w:pPr>
            <w:pStyle w:val="ListParagraph"/>
            <w:numPr>
              <w:ilvl w:val="2"/>
              <w:numId w:val="5"/>
            </w:numPr>
            <w:spacing w:before="240" w:after="120" w:line="288" w:lineRule="auto"/>
            <w:ind w:left="1440" w:hanging="720"/>
            <w:contextualSpacing w:val="0"/>
            <w:outlineLvl w:val="2"/>
          </w:pPr>
        </w:pPrChange>
      </w:pPr>
      <w:ins w:id="2583" w:author="Nguyen Toan" w:date="2018-05-14T18:07:00Z">
        <w:r w:rsidRPr="00C307BC">
          <w:rPr>
            <w:rFonts w:ascii="Times New Roman" w:eastAsia="Times New Roman" w:hAnsi="Times New Roman" w:cs="Times New Roman"/>
            <w:sz w:val="26"/>
            <w:szCs w:val="26"/>
          </w:rPr>
          <w:br w:type="page"/>
        </w:r>
      </w:ins>
      <w:bookmarkStart w:id="2584" w:name="_Toc514157578"/>
      <w:del w:id="2585" w:author="Nguyen Toan" w:date="2018-05-14T18:06:00Z">
        <w:r w:rsidR="00F3318E" w:rsidRPr="00C307BC" w:rsidDel="00992928">
          <w:rPr>
            <w:rFonts w:ascii="Times New Roman" w:eastAsia="Times New Roman" w:hAnsi="Times New Roman" w:cs="Times New Roman"/>
            <w:b/>
            <w:sz w:val="26"/>
            <w:szCs w:val="26"/>
          </w:rPr>
          <w:lastRenderedPageBreak/>
          <w:delText xml:space="preserve">Xây </w:delText>
        </w:r>
      </w:del>
      <w:ins w:id="2586" w:author="LoanDT" w:date="2018-05-09T22:39:00Z">
        <w:del w:id="2587" w:author="Nguyen Toan" w:date="2018-05-14T18:06:00Z">
          <w:r w:rsidR="0085237F" w:rsidRPr="00C307BC" w:rsidDel="00992928">
            <w:rPr>
              <w:rFonts w:ascii="Times New Roman" w:eastAsia="Times New Roman" w:hAnsi="Times New Roman" w:cs="Times New Roman"/>
              <w:b/>
              <w:sz w:val="26"/>
              <w:szCs w:val="26"/>
            </w:rPr>
            <w:delText xml:space="preserve">Sử </w:delText>
          </w:r>
        </w:del>
      </w:ins>
      <w:del w:id="2588" w:author="Nguyen Toan" w:date="2018-05-14T18:06:00Z">
        <w:r w:rsidR="00F3318E" w:rsidRPr="00C307BC" w:rsidDel="00992928">
          <w:rPr>
            <w:rFonts w:ascii="Times New Roman" w:eastAsia="Times New Roman" w:hAnsi="Times New Roman" w:cs="Times New Roman"/>
            <w:b/>
            <w:sz w:val="26"/>
            <w:szCs w:val="26"/>
          </w:rPr>
          <w:delText>dự</w:delText>
        </w:r>
      </w:del>
      <w:ins w:id="2589" w:author="LoanDT" w:date="2018-05-10T23:21:00Z">
        <w:del w:id="2590" w:author="Nguyen Toan" w:date="2018-05-14T18:06:00Z">
          <w:r w:rsidR="0099246C" w:rsidRPr="00C307BC" w:rsidDel="00992928">
            <w:rPr>
              <w:rFonts w:ascii="Times New Roman" w:eastAsia="Times New Roman" w:hAnsi="Times New Roman" w:cs="Times New Roman"/>
              <w:b/>
              <w:sz w:val="26"/>
              <w:szCs w:val="26"/>
            </w:rPr>
            <w:delText>ụ</w:delText>
          </w:r>
        </w:del>
      </w:ins>
      <w:del w:id="2591" w:author="Nguyen Toan" w:date="2018-05-14T18:06:00Z">
        <w:r w:rsidR="00F3318E" w:rsidRPr="00C307BC" w:rsidDel="00992928">
          <w:rPr>
            <w:rFonts w:ascii="Times New Roman" w:eastAsia="Times New Roman" w:hAnsi="Times New Roman" w:cs="Times New Roman"/>
            <w:b/>
            <w:sz w:val="26"/>
            <w:szCs w:val="26"/>
          </w:rPr>
          <w:delText>ng thư viện AsenAPIDriver</w:delText>
        </w:r>
        <w:bookmarkEnd w:id="2584"/>
      </w:del>
    </w:p>
    <w:p w14:paraId="0BC3CAFC" w14:textId="09304BD8" w:rsidR="006822A8" w:rsidRPr="00C307BC" w:rsidDel="005952DF" w:rsidRDefault="006822A8" w:rsidP="00621607">
      <w:pPr>
        <w:rPr>
          <w:del w:id="2592" w:author="Nguyen Toan" w:date="2018-05-14T18:06:00Z"/>
          <w:rFonts w:ascii="Times New Roman" w:eastAsia="Times New Roman" w:hAnsi="Times New Roman" w:cs="Times New Roman"/>
          <w:sz w:val="26"/>
          <w:szCs w:val="26"/>
        </w:rPr>
      </w:pPr>
      <w:del w:id="2593" w:author="Nguyen Toan" w:date="2018-05-14T18:06:00Z">
        <w:r w:rsidRPr="00C307BC" w:rsidDel="005952DF">
          <w:rPr>
            <w:rFonts w:ascii="Times New Roman" w:eastAsia="Times New Roman" w:hAnsi="Times New Roman" w:cs="Times New Roman"/>
            <w:sz w:val="26"/>
            <w:szCs w:val="26"/>
          </w:rPr>
          <w:delText xml:space="preserve">Bước </w:delText>
        </w:r>
        <w:r w:rsidRPr="00C307BC" w:rsidDel="005952DF">
          <w:rPr>
            <w:rFonts w:ascii="Times New Roman" w:hAnsi="Times New Roman" w:cs="Times New Roman"/>
            <w:sz w:val="26"/>
            <w:szCs w:val="26"/>
          </w:rPr>
          <w:delText>tiếp</w:delText>
        </w:r>
        <w:r w:rsidRPr="00C307BC" w:rsidDel="005952DF">
          <w:rPr>
            <w:rFonts w:ascii="Times New Roman" w:eastAsia="Times New Roman" w:hAnsi="Times New Roman" w:cs="Times New Roman"/>
            <w:sz w:val="26"/>
            <w:szCs w:val="26"/>
          </w:rPr>
          <w:delText xml:space="preserve"> theo ứng dụng AsenAPIDriver sẽ đọc thông tin danh sách các ca kiểm thử từ tệp excel được cung cấp trước bao gồm các thông tin của các ca kiểm thử tương ứng với chức năng cần kiểm thử. Từ các thông tin này, AsenAPIDriver sẽ sinh ra mã nguồn các ca kiểm thử.</w:delText>
        </w:r>
      </w:del>
    </w:p>
    <w:p w14:paraId="714ED101" w14:textId="2B67FC66" w:rsidR="006822A8" w:rsidRPr="00C307BC" w:rsidDel="005952DF" w:rsidRDefault="00D426BF" w:rsidP="00621607">
      <w:pPr>
        <w:rPr>
          <w:del w:id="2594" w:author="Nguyen Toan" w:date="2018-05-14T18:06:00Z"/>
          <w:rFonts w:ascii="Times New Roman" w:eastAsia="Times New Roman" w:hAnsi="Times New Roman" w:cs="Times New Roman"/>
          <w:sz w:val="26"/>
          <w:szCs w:val="26"/>
        </w:rPr>
      </w:pPr>
      <w:del w:id="2595" w:author="Nguyen Toan" w:date="2018-05-14T18:06:00Z">
        <w:r w:rsidRPr="00C307BC" w:rsidDel="005952DF">
          <w:rPr>
            <w:rFonts w:ascii="Times New Roman" w:eastAsia="Times New Roman" w:hAnsi="Times New Roman" w:cs="Times New Roman"/>
            <w:sz w:val="26"/>
            <w:szCs w:val="26"/>
          </w:rPr>
          <w:fldChar w:fldCharType="begin"/>
        </w:r>
        <w:r w:rsidRPr="00C307BC" w:rsidDel="005952DF">
          <w:rPr>
            <w:rFonts w:ascii="Times New Roman" w:eastAsia="Times New Roman" w:hAnsi="Times New Roman" w:cs="Times New Roman"/>
            <w:sz w:val="26"/>
            <w:szCs w:val="26"/>
          </w:rPr>
          <w:delInstrText xml:space="preserve"> REF _Ref512179628 \h  \* MERGEFORMAT </w:delInstrText>
        </w:r>
        <w:r w:rsidRPr="00C307BC" w:rsidDel="005952DF">
          <w:rPr>
            <w:rFonts w:ascii="Times New Roman" w:eastAsia="Times New Roman" w:hAnsi="Times New Roman" w:cs="Times New Roman"/>
            <w:sz w:val="26"/>
            <w:szCs w:val="26"/>
          </w:rPr>
        </w:r>
        <w:r w:rsidRPr="00C307BC" w:rsidDel="005952DF">
          <w:rPr>
            <w:rFonts w:ascii="Times New Roman" w:eastAsia="Times New Roman" w:hAnsi="Times New Roman" w:cs="Times New Roman"/>
            <w:sz w:val="26"/>
            <w:szCs w:val="26"/>
          </w:rPr>
          <w:fldChar w:fldCharType="separate"/>
        </w:r>
      </w:del>
      <w:del w:id="2596" w:author="Nguyen Toan" w:date="2018-05-05T22:57:00Z">
        <w:r w:rsidR="00E6465F" w:rsidRPr="00C307BC" w:rsidDel="00351C8D">
          <w:rPr>
            <w:rFonts w:ascii="Times New Roman" w:hAnsi="Times New Roman" w:cs="Times New Roman"/>
            <w:color w:val="auto"/>
            <w:sz w:val="26"/>
            <w:szCs w:val="26"/>
          </w:rPr>
          <w:delText xml:space="preserve">Hình </w:delText>
        </w:r>
        <w:r w:rsidR="00E6465F" w:rsidRPr="00C307BC" w:rsidDel="00351C8D">
          <w:rPr>
            <w:rFonts w:ascii="Times New Roman" w:hAnsi="Times New Roman" w:cs="Times New Roman"/>
            <w:noProof/>
            <w:color w:val="auto"/>
            <w:sz w:val="26"/>
            <w:szCs w:val="26"/>
          </w:rPr>
          <w:delText>3.20</w:delText>
        </w:r>
      </w:del>
      <w:del w:id="2597" w:author="Nguyen Toan" w:date="2018-05-14T18:06:00Z">
        <w:r w:rsidRPr="00C307BC" w:rsidDel="005952DF">
          <w:rPr>
            <w:rFonts w:ascii="Times New Roman" w:eastAsia="Times New Roman" w:hAnsi="Times New Roman" w:cs="Times New Roman"/>
            <w:sz w:val="26"/>
            <w:szCs w:val="26"/>
          </w:rPr>
          <w:fldChar w:fldCharType="end"/>
        </w:r>
        <w:r w:rsidRPr="00C307BC" w:rsidDel="005952DF">
          <w:rPr>
            <w:rFonts w:ascii="Times New Roman" w:eastAsia="Times New Roman" w:hAnsi="Times New Roman" w:cs="Times New Roman"/>
            <w:sz w:val="26"/>
            <w:szCs w:val="26"/>
          </w:rPr>
          <w:delText xml:space="preserve"> </w:delText>
        </w:r>
        <w:r w:rsidR="006822A8" w:rsidRPr="00C307BC" w:rsidDel="005952DF">
          <w:rPr>
            <w:rFonts w:ascii="Times New Roman" w:eastAsia="Times New Roman" w:hAnsi="Times New Roman" w:cs="Times New Roman"/>
            <w:sz w:val="26"/>
            <w:szCs w:val="26"/>
          </w:rPr>
          <w:delText>ví dụ một tệp excel định nghĩa các ca kiểm thử</w:delText>
        </w:r>
      </w:del>
    </w:p>
    <w:p w14:paraId="256FDCC5" w14:textId="7E04E5CB" w:rsidR="006822A8" w:rsidRPr="00C307BC" w:rsidDel="005952DF" w:rsidRDefault="006822A8" w:rsidP="00621607">
      <w:pPr>
        <w:rPr>
          <w:del w:id="2598" w:author="Nguyen Toan" w:date="2018-05-14T18:06:00Z"/>
          <w:rFonts w:ascii="Times New Roman" w:hAnsi="Times New Roman" w:cs="Times New Roman"/>
          <w:sz w:val="26"/>
          <w:szCs w:val="26"/>
        </w:rPr>
      </w:pPr>
      <w:del w:id="2599" w:author="Nguyen Toan" w:date="2018-05-14T18:06:00Z">
        <w:r w:rsidRPr="00C307BC" w:rsidDel="005952DF">
          <w:rPr>
            <w:rFonts w:ascii="Times New Roman" w:hAnsi="Times New Roman" w:cs="Times New Roman"/>
            <w:i/>
            <w:iCs/>
            <w:noProof/>
            <w:color w:val="auto"/>
            <w:sz w:val="26"/>
            <w:szCs w:val="26"/>
            <w:lang w:val="en-US"/>
            <w:rPrChange w:id="2600" w:author="Unknown">
              <w:rPr>
                <w:i/>
                <w:iCs/>
                <w:noProof/>
                <w:color w:val="1F497D" w:themeColor="text2"/>
                <w:sz w:val="18"/>
                <w:szCs w:val="18"/>
                <w:lang w:val="en-US"/>
              </w:rPr>
            </w:rPrChange>
          </w:rPr>
          <w:drawing>
            <wp:inline distT="0" distB="0" distL="0" distR="0" wp14:anchorId="17FC626D" wp14:editId="5CE010E9">
              <wp:extent cx="4645314" cy="1107767"/>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00151" cy="1120844"/>
                      </a:xfrm>
                      <a:prstGeom prst="rect">
                        <a:avLst/>
                      </a:prstGeom>
                      <a:noFill/>
                      <a:ln>
                        <a:noFill/>
                      </a:ln>
                    </pic:spPr>
                  </pic:pic>
                </a:graphicData>
              </a:graphic>
            </wp:inline>
          </w:drawing>
        </w:r>
      </w:del>
    </w:p>
    <w:p w14:paraId="21191A06" w14:textId="2FF95025" w:rsidR="001D674F" w:rsidRPr="00C307BC" w:rsidDel="005952DF" w:rsidRDefault="006822A8" w:rsidP="00621607">
      <w:pPr>
        <w:rPr>
          <w:del w:id="2601" w:author="Nguyen Toan" w:date="2018-05-14T18:06:00Z"/>
          <w:rFonts w:ascii="Times New Roman" w:hAnsi="Times New Roman" w:cs="Times New Roman"/>
          <w:i/>
          <w:color w:val="auto"/>
          <w:sz w:val="26"/>
          <w:szCs w:val="26"/>
        </w:rPr>
      </w:pPr>
      <w:bookmarkStart w:id="2602" w:name="_Ref512179628"/>
      <w:bookmarkStart w:id="2603" w:name="_Toc511991205"/>
      <w:del w:id="2604" w:author="Nguyen Toan" w:date="2018-05-14T18:06:00Z">
        <w:r w:rsidRPr="00C307BC" w:rsidDel="005952DF">
          <w:rPr>
            <w:rFonts w:ascii="Times New Roman" w:hAnsi="Times New Roman" w:cs="Times New Roman"/>
            <w:color w:val="auto"/>
            <w:sz w:val="26"/>
            <w:szCs w:val="26"/>
          </w:rPr>
          <w:delText xml:space="preserve">Hình </w:delText>
        </w:r>
      </w:del>
      <w:del w:id="2605" w:author="Nguyen Toan" w:date="2018-05-05T22:22:00Z">
        <w:r w:rsidR="00185199" w:rsidRPr="00C307BC" w:rsidDel="00BE0028">
          <w:rPr>
            <w:rFonts w:ascii="Times New Roman" w:hAnsi="Times New Roman" w:cs="Times New Roman"/>
            <w:iCs/>
            <w:color w:val="auto"/>
            <w:sz w:val="26"/>
            <w:szCs w:val="26"/>
          </w:rPr>
          <w:fldChar w:fldCharType="begin"/>
        </w:r>
        <w:r w:rsidR="00185199" w:rsidRPr="00C307BC" w:rsidDel="00BE0028">
          <w:rPr>
            <w:rFonts w:ascii="Times New Roman" w:hAnsi="Times New Roman" w:cs="Times New Roman"/>
            <w:color w:val="auto"/>
            <w:sz w:val="26"/>
            <w:szCs w:val="26"/>
          </w:rPr>
          <w:delInstrText xml:space="preserve"> STYLEREF 1 \s </w:delInstrText>
        </w:r>
        <w:r w:rsidR="00185199" w:rsidRPr="00C307BC" w:rsidDel="00BE0028">
          <w:rPr>
            <w:rFonts w:ascii="Times New Roman" w:hAnsi="Times New Roman" w:cs="Times New Roman"/>
            <w:iCs/>
            <w:color w:val="auto"/>
            <w:sz w:val="26"/>
            <w:szCs w:val="26"/>
          </w:rPr>
          <w:fldChar w:fldCharType="separate"/>
        </w:r>
        <w:r w:rsidR="00E6465F" w:rsidRPr="00C307BC" w:rsidDel="00BE0028">
          <w:rPr>
            <w:rFonts w:ascii="Times New Roman" w:hAnsi="Times New Roman" w:cs="Times New Roman"/>
            <w:noProof/>
            <w:color w:val="auto"/>
            <w:sz w:val="26"/>
            <w:szCs w:val="26"/>
          </w:rPr>
          <w:delText>3</w:delText>
        </w:r>
        <w:r w:rsidR="00185199" w:rsidRPr="00C307BC" w:rsidDel="00BE0028">
          <w:rPr>
            <w:rFonts w:ascii="Times New Roman" w:hAnsi="Times New Roman" w:cs="Times New Roman"/>
            <w:iCs/>
            <w:color w:val="auto"/>
            <w:sz w:val="26"/>
            <w:szCs w:val="26"/>
          </w:rPr>
          <w:fldChar w:fldCharType="end"/>
        </w:r>
        <w:r w:rsidR="00185199" w:rsidRPr="00C307BC" w:rsidDel="00BE0028">
          <w:rPr>
            <w:rFonts w:ascii="Times New Roman" w:hAnsi="Times New Roman" w:cs="Times New Roman"/>
            <w:color w:val="auto"/>
            <w:sz w:val="26"/>
            <w:szCs w:val="26"/>
          </w:rPr>
          <w:delText>.</w:delText>
        </w:r>
        <w:r w:rsidR="00185199" w:rsidRPr="00C307BC" w:rsidDel="00BE0028">
          <w:rPr>
            <w:rFonts w:ascii="Times New Roman" w:hAnsi="Times New Roman" w:cs="Times New Roman"/>
            <w:iCs/>
            <w:color w:val="auto"/>
            <w:sz w:val="26"/>
            <w:szCs w:val="26"/>
          </w:rPr>
          <w:fldChar w:fldCharType="begin"/>
        </w:r>
        <w:r w:rsidR="00185199" w:rsidRPr="00C307BC" w:rsidDel="00BE0028">
          <w:rPr>
            <w:rFonts w:ascii="Times New Roman" w:hAnsi="Times New Roman" w:cs="Times New Roman"/>
            <w:color w:val="auto"/>
            <w:sz w:val="26"/>
            <w:szCs w:val="26"/>
          </w:rPr>
          <w:delInstrText xml:space="preserve"> SEQ Hình \* ARABIC \s 1 </w:delInstrText>
        </w:r>
        <w:r w:rsidR="00185199" w:rsidRPr="00C307BC" w:rsidDel="00BE0028">
          <w:rPr>
            <w:rFonts w:ascii="Times New Roman" w:hAnsi="Times New Roman" w:cs="Times New Roman"/>
            <w:iCs/>
            <w:color w:val="auto"/>
            <w:sz w:val="26"/>
            <w:szCs w:val="26"/>
          </w:rPr>
          <w:fldChar w:fldCharType="separate"/>
        </w:r>
        <w:r w:rsidR="00E6465F" w:rsidRPr="00C307BC" w:rsidDel="00BE0028">
          <w:rPr>
            <w:rFonts w:ascii="Times New Roman" w:hAnsi="Times New Roman" w:cs="Times New Roman"/>
            <w:noProof/>
            <w:color w:val="auto"/>
            <w:sz w:val="26"/>
            <w:szCs w:val="26"/>
          </w:rPr>
          <w:delText>20</w:delText>
        </w:r>
        <w:r w:rsidR="00185199" w:rsidRPr="00C307BC" w:rsidDel="00BE0028">
          <w:rPr>
            <w:rFonts w:ascii="Times New Roman" w:hAnsi="Times New Roman" w:cs="Times New Roman"/>
            <w:iCs/>
            <w:color w:val="auto"/>
            <w:sz w:val="26"/>
            <w:szCs w:val="26"/>
          </w:rPr>
          <w:fldChar w:fldCharType="end"/>
        </w:r>
      </w:del>
      <w:bookmarkEnd w:id="2602"/>
      <w:del w:id="2606" w:author="Nguyen Toan" w:date="2018-05-06T14:53:00Z">
        <w:r w:rsidR="00802C9D" w:rsidRPr="00C307BC" w:rsidDel="00D5050B">
          <w:rPr>
            <w:rFonts w:ascii="Times New Roman" w:hAnsi="Times New Roman" w:cs="Times New Roman"/>
            <w:color w:val="auto"/>
            <w:sz w:val="26"/>
            <w:szCs w:val="26"/>
          </w:rPr>
          <w:delText>.</w:delText>
        </w:r>
      </w:del>
      <w:del w:id="2607" w:author="Nguyen Toan" w:date="2018-05-14T18:06:00Z">
        <w:r w:rsidRPr="00C307BC" w:rsidDel="005952DF">
          <w:rPr>
            <w:rFonts w:ascii="Times New Roman" w:hAnsi="Times New Roman" w:cs="Times New Roman"/>
            <w:color w:val="auto"/>
            <w:sz w:val="26"/>
            <w:szCs w:val="26"/>
          </w:rPr>
          <w:delText xml:space="preserve"> Ca kiểm thử đầu vào</w:delText>
        </w:r>
        <w:bookmarkEnd w:id="2603"/>
      </w:del>
    </w:p>
    <w:p w14:paraId="6BEC5BAE" w14:textId="69554292" w:rsidR="00433505" w:rsidRPr="00C307BC" w:rsidDel="005952DF" w:rsidRDefault="00871AAE" w:rsidP="00621607">
      <w:pPr>
        <w:rPr>
          <w:del w:id="2608" w:author="Nguyen Toan" w:date="2018-05-14T18:06:00Z"/>
          <w:rFonts w:ascii="Times New Roman" w:eastAsia="Times New Roman" w:hAnsi="Times New Roman" w:cs="Times New Roman"/>
          <w:sz w:val="26"/>
          <w:szCs w:val="26"/>
        </w:rPr>
      </w:pPr>
      <w:del w:id="2609" w:author="Nguyen Toan" w:date="2018-05-14T18:06:00Z">
        <w:r w:rsidRPr="00C307BC" w:rsidDel="005952DF">
          <w:rPr>
            <w:rFonts w:ascii="Times New Roman" w:eastAsia="Times New Roman" w:hAnsi="Times New Roman" w:cs="Times New Roman"/>
            <w:sz w:val="26"/>
            <w:szCs w:val="26"/>
          </w:rPr>
          <w:fldChar w:fldCharType="begin"/>
        </w:r>
        <w:r w:rsidRPr="00C307BC" w:rsidDel="005952DF">
          <w:rPr>
            <w:rFonts w:ascii="Times New Roman" w:eastAsia="Times New Roman" w:hAnsi="Times New Roman" w:cs="Times New Roman"/>
            <w:sz w:val="26"/>
            <w:szCs w:val="26"/>
          </w:rPr>
          <w:delInstrText xml:space="preserve"> REF _Ref512179645 \h  \* MERGEFORMAT </w:delInstrText>
        </w:r>
        <w:r w:rsidRPr="00C307BC" w:rsidDel="005952DF">
          <w:rPr>
            <w:rFonts w:ascii="Times New Roman" w:eastAsia="Times New Roman" w:hAnsi="Times New Roman" w:cs="Times New Roman"/>
            <w:sz w:val="26"/>
            <w:szCs w:val="26"/>
          </w:rPr>
        </w:r>
        <w:r w:rsidRPr="00C307BC" w:rsidDel="005952DF">
          <w:rPr>
            <w:rFonts w:ascii="Times New Roman" w:eastAsia="Times New Roman" w:hAnsi="Times New Roman" w:cs="Times New Roman"/>
            <w:sz w:val="26"/>
            <w:szCs w:val="26"/>
          </w:rPr>
          <w:fldChar w:fldCharType="separate"/>
        </w:r>
      </w:del>
      <w:del w:id="2610" w:author="Nguyen Toan" w:date="2018-05-05T22:57:00Z">
        <w:r w:rsidR="00E6465F" w:rsidRPr="00C307BC" w:rsidDel="00351C8D">
          <w:rPr>
            <w:rFonts w:ascii="Times New Roman" w:hAnsi="Times New Roman" w:cs="Times New Roman"/>
            <w:color w:val="auto"/>
            <w:sz w:val="26"/>
            <w:szCs w:val="26"/>
          </w:rPr>
          <w:delText xml:space="preserve">Hình </w:delText>
        </w:r>
        <w:r w:rsidR="00E6465F" w:rsidRPr="00C307BC" w:rsidDel="00351C8D">
          <w:rPr>
            <w:rFonts w:ascii="Times New Roman" w:hAnsi="Times New Roman" w:cs="Times New Roman"/>
            <w:noProof/>
            <w:color w:val="auto"/>
            <w:sz w:val="26"/>
            <w:szCs w:val="26"/>
          </w:rPr>
          <w:delText>3.21</w:delText>
        </w:r>
      </w:del>
      <w:del w:id="2611" w:author="Nguyen Toan" w:date="2018-05-14T18:06:00Z">
        <w:r w:rsidRPr="00C307BC" w:rsidDel="005952DF">
          <w:rPr>
            <w:rFonts w:ascii="Times New Roman" w:eastAsia="Times New Roman" w:hAnsi="Times New Roman" w:cs="Times New Roman"/>
            <w:sz w:val="26"/>
            <w:szCs w:val="26"/>
          </w:rPr>
          <w:fldChar w:fldCharType="end"/>
        </w:r>
        <w:r w:rsidRPr="00C307BC" w:rsidDel="005952DF">
          <w:rPr>
            <w:rFonts w:ascii="Times New Roman" w:eastAsia="Times New Roman" w:hAnsi="Times New Roman" w:cs="Times New Roman"/>
            <w:sz w:val="26"/>
            <w:szCs w:val="26"/>
          </w:rPr>
          <w:delText xml:space="preserve"> </w:delText>
        </w:r>
        <w:r w:rsidR="00433505" w:rsidRPr="00C307BC" w:rsidDel="005952DF">
          <w:rPr>
            <w:rFonts w:ascii="Times New Roman" w:eastAsia="Times New Roman" w:hAnsi="Times New Roman" w:cs="Times New Roman"/>
            <w:sz w:val="26"/>
            <w:szCs w:val="26"/>
          </w:rPr>
          <w:delText xml:space="preserve">mô tả ca kiểm thử được sinh từ các thông tin có được ở trên. Ca kiểm thử này sẽ kiểm tra kết quả trả về khi chạy luồng được định nghĩa trong tệp cấu hình. </w:delText>
        </w:r>
      </w:del>
    </w:p>
    <w:p w14:paraId="79DC5E2A" w14:textId="027788E3" w:rsidR="00433505" w:rsidRPr="00C307BC" w:rsidDel="005952DF" w:rsidRDefault="00433505" w:rsidP="00621607">
      <w:pPr>
        <w:rPr>
          <w:del w:id="2612" w:author="Nguyen Toan" w:date="2018-05-14T18:06:00Z"/>
          <w:rFonts w:ascii="Times New Roman" w:hAnsi="Times New Roman" w:cs="Times New Roman"/>
          <w:sz w:val="26"/>
          <w:szCs w:val="26"/>
        </w:rPr>
      </w:pPr>
      <w:del w:id="2613" w:author="Nguyen Toan" w:date="2018-05-14T18:06:00Z">
        <w:r w:rsidRPr="00C307BC" w:rsidDel="005952DF">
          <w:rPr>
            <w:rFonts w:ascii="Times New Roman" w:eastAsia="Times New Roman" w:hAnsi="Times New Roman" w:cs="Times New Roman"/>
            <w:i/>
            <w:iCs/>
            <w:noProof/>
            <w:color w:val="1F497D" w:themeColor="text2"/>
            <w:sz w:val="26"/>
            <w:szCs w:val="26"/>
            <w:lang w:val="en-US"/>
            <w:rPrChange w:id="2614" w:author="Unknown">
              <w:rPr>
                <w:i/>
                <w:iCs/>
                <w:noProof/>
                <w:color w:val="1F497D" w:themeColor="text2"/>
                <w:sz w:val="18"/>
                <w:szCs w:val="18"/>
                <w:lang w:val="en-US"/>
              </w:rPr>
            </w:rPrChange>
          </w:rPr>
          <w:drawing>
            <wp:inline distT="0" distB="0" distL="0" distR="0" wp14:anchorId="34BD4248" wp14:editId="6386AC85">
              <wp:extent cx="4594638" cy="15080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case.PNG"/>
                      <pic:cNvPicPr/>
                    </pic:nvPicPr>
                    <pic:blipFill>
                      <a:blip r:embed="rId62">
                        <a:extLst>
                          <a:ext uri="{28A0092B-C50C-407E-A947-70E740481C1C}">
                            <a14:useLocalDpi xmlns:a14="http://schemas.microsoft.com/office/drawing/2010/main" val="0"/>
                          </a:ext>
                        </a:extLst>
                      </a:blip>
                      <a:stretch>
                        <a:fillRect/>
                      </a:stretch>
                    </pic:blipFill>
                    <pic:spPr>
                      <a:xfrm>
                        <a:off x="0" y="0"/>
                        <a:ext cx="4616126" cy="1515149"/>
                      </a:xfrm>
                      <a:prstGeom prst="rect">
                        <a:avLst/>
                      </a:prstGeom>
                    </pic:spPr>
                  </pic:pic>
                </a:graphicData>
              </a:graphic>
            </wp:inline>
          </w:drawing>
        </w:r>
      </w:del>
    </w:p>
    <w:p w14:paraId="4D9276A4" w14:textId="75DFA2B6" w:rsidR="0039768C" w:rsidRPr="00C307BC" w:rsidDel="005952DF" w:rsidRDefault="00433505" w:rsidP="00621607">
      <w:pPr>
        <w:rPr>
          <w:del w:id="2615" w:author="Nguyen Toan" w:date="2018-05-14T18:06:00Z"/>
          <w:rFonts w:ascii="Times New Roman" w:hAnsi="Times New Roman" w:cs="Times New Roman"/>
          <w:i/>
          <w:color w:val="auto"/>
          <w:sz w:val="26"/>
          <w:szCs w:val="26"/>
        </w:rPr>
      </w:pPr>
      <w:bookmarkStart w:id="2616" w:name="_Ref512179645"/>
      <w:bookmarkStart w:id="2617" w:name="_Toc511991206"/>
      <w:del w:id="2618" w:author="Nguyen Toan" w:date="2018-05-14T18:06:00Z">
        <w:r w:rsidRPr="00C307BC" w:rsidDel="005952DF">
          <w:rPr>
            <w:rFonts w:ascii="Times New Roman" w:hAnsi="Times New Roman" w:cs="Times New Roman"/>
            <w:color w:val="auto"/>
            <w:sz w:val="26"/>
            <w:szCs w:val="26"/>
          </w:rPr>
          <w:delText xml:space="preserve">Hình </w:delText>
        </w:r>
      </w:del>
      <w:del w:id="2619" w:author="Nguyen Toan" w:date="2018-05-05T22:22:00Z">
        <w:r w:rsidR="00185199" w:rsidRPr="00C307BC" w:rsidDel="00BE0028">
          <w:rPr>
            <w:rFonts w:ascii="Times New Roman" w:hAnsi="Times New Roman" w:cs="Times New Roman"/>
            <w:iCs/>
            <w:color w:val="auto"/>
            <w:sz w:val="26"/>
            <w:szCs w:val="26"/>
          </w:rPr>
          <w:fldChar w:fldCharType="begin"/>
        </w:r>
        <w:r w:rsidR="00185199" w:rsidRPr="00C307BC" w:rsidDel="00BE0028">
          <w:rPr>
            <w:rFonts w:ascii="Times New Roman" w:hAnsi="Times New Roman" w:cs="Times New Roman"/>
            <w:color w:val="auto"/>
            <w:sz w:val="26"/>
            <w:szCs w:val="26"/>
          </w:rPr>
          <w:delInstrText xml:space="preserve"> STYLEREF 1 \s </w:delInstrText>
        </w:r>
        <w:r w:rsidR="00185199" w:rsidRPr="00C307BC" w:rsidDel="00BE0028">
          <w:rPr>
            <w:rFonts w:ascii="Times New Roman" w:hAnsi="Times New Roman" w:cs="Times New Roman"/>
            <w:iCs/>
            <w:color w:val="auto"/>
            <w:sz w:val="26"/>
            <w:szCs w:val="26"/>
          </w:rPr>
          <w:fldChar w:fldCharType="separate"/>
        </w:r>
        <w:r w:rsidR="00E6465F" w:rsidRPr="00C307BC" w:rsidDel="00BE0028">
          <w:rPr>
            <w:rFonts w:ascii="Times New Roman" w:hAnsi="Times New Roman" w:cs="Times New Roman"/>
            <w:noProof/>
            <w:color w:val="auto"/>
            <w:sz w:val="26"/>
            <w:szCs w:val="26"/>
          </w:rPr>
          <w:delText>3</w:delText>
        </w:r>
        <w:r w:rsidR="00185199" w:rsidRPr="00C307BC" w:rsidDel="00BE0028">
          <w:rPr>
            <w:rFonts w:ascii="Times New Roman" w:hAnsi="Times New Roman" w:cs="Times New Roman"/>
            <w:iCs/>
            <w:color w:val="auto"/>
            <w:sz w:val="26"/>
            <w:szCs w:val="26"/>
          </w:rPr>
          <w:fldChar w:fldCharType="end"/>
        </w:r>
        <w:r w:rsidR="00185199" w:rsidRPr="00C307BC" w:rsidDel="00BE0028">
          <w:rPr>
            <w:rFonts w:ascii="Times New Roman" w:hAnsi="Times New Roman" w:cs="Times New Roman"/>
            <w:color w:val="auto"/>
            <w:sz w:val="26"/>
            <w:szCs w:val="26"/>
          </w:rPr>
          <w:delText>.</w:delText>
        </w:r>
        <w:r w:rsidR="00185199" w:rsidRPr="00C307BC" w:rsidDel="00BE0028">
          <w:rPr>
            <w:rFonts w:ascii="Times New Roman" w:hAnsi="Times New Roman" w:cs="Times New Roman"/>
            <w:iCs/>
            <w:color w:val="auto"/>
            <w:sz w:val="26"/>
            <w:szCs w:val="26"/>
          </w:rPr>
          <w:fldChar w:fldCharType="begin"/>
        </w:r>
        <w:r w:rsidR="00185199" w:rsidRPr="00C307BC" w:rsidDel="00BE0028">
          <w:rPr>
            <w:rFonts w:ascii="Times New Roman" w:hAnsi="Times New Roman" w:cs="Times New Roman"/>
            <w:color w:val="auto"/>
            <w:sz w:val="26"/>
            <w:szCs w:val="26"/>
          </w:rPr>
          <w:delInstrText xml:space="preserve"> SEQ Hình \* ARABIC \s 1 </w:delInstrText>
        </w:r>
        <w:r w:rsidR="00185199" w:rsidRPr="00C307BC" w:rsidDel="00BE0028">
          <w:rPr>
            <w:rFonts w:ascii="Times New Roman" w:hAnsi="Times New Roman" w:cs="Times New Roman"/>
            <w:iCs/>
            <w:color w:val="auto"/>
            <w:sz w:val="26"/>
            <w:szCs w:val="26"/>
          </w:rPr>
          <w:fldChar w:fldCharType="separate"/>
        </w:r>
        <w:r w:rsidR="00E6465F" w:rsidRPr="00C307BC" w:rsidDel="00BE0028">
          <w:rPr>
            <w:rFonts w:ascii="Times New Roman" w:hAnsi="Times New Roman" w:cs="Times New Roman"/>
            <w:noProof/>
            <w:color w:val="auto"/>
            <w:sz w:val="26"/>
            <w:szCs w:val="26"/>
          </w:rPr>
          <w:delText>21</w:delText>
        </w:r>
        <w:r w:rsidR="00185199" w:rsidRPr="00C307BC" w:rsidDel="00BE0028">
          <w:rPr>
            <w:rFonts w:ascii="Times New Roman" w:hAnsi="Times New Roman" w:cs="Times New Roman"/>
            <w:iCs/>
            <w:color w:val="auto"/>
            <w:sz w:val="26"/>
            <w:szCs w:val="26"/>
          </w:rPr>
          <w:fldChar w:fldCharType="end"/>
        </w:r>
      </w:del>
      <w:bookmarkEnd w:id="2616"/>
      <w:del w:id="2620" w:author="Nguyen Toan" w:date="2018-05-06T14:53:00Z">
        <w:r w:rsidR="007E1332" w:rsidRPr="00C307BC" w:rsidDel="008A7BAD">
          <w:rPr>
            <w:rFonts w:ascii="Times New Roman" w:hAnsi="Times New Roman" w:cs="Times New Roman"/>
            <w:color w:val="auto"/>
            <w:sz w:val="26"/>
            <w:szCs w:val="26"/>
          </w:rPr>
          <w:delText>.</w:delText>
        </w:r>
      </w:del>
      <w:del w:id="2621" w:author="Nguyen Toan" w:date="2018-05-14T18:06:00Z">
        <w:r w:rsidRPr="00C307BC" w:rsidDel="005952DF">
          <w:rPr>
            <w:rFonts w:ascii="Times New Roman" w:hAnsi="Times New Roman" w:cs="Times New Roman"/>
            <w:color w:val="auto"/>
            <w:sz w:val="26"/>
            <w:szCs w:val="26"/>
          </w:rPr>
          <w:delText xml:space="preserve"> Mã nguồn kiểm thử được tự động sinh </w:delText>
        </w:r>
      </w:del>
      <w:del w:id="2622" w:author="Nguyen Toan" w:date="2018-05-06T14:50:00Z">
        <w:r w:rsidRPr="00C307BC" w:rsidDel="00DC59CB">
          <w:rPr>
            <w:rFonts w:ascii="Times New Roman" w:hAnsi="Times New Roman" w:cs="Times New Roman"/>
            <w:color w:val="auto"/>
            <w:sz w:val="26"/>
            <w:szCs w:val="26"/>
          </w:rPr>
          <w:delText>ra từ công cụ</w:delText>
        </w:r>
      </w:del>
      <w:del w:id="2623" w:author="Nguyen Toan" w:date="2018-05-14T18:06:00Z">
        <w:r w:rsidRPr="00C307BC" w:rsidDel="005952DF">
          <w:rPr>
            <w:rFonts w:ascii="Times New Roman" w:hAnsi="Times New Roman" w:cs="Times New Roman"/>
            <w:color w:val="auto"/>
            <w:sz w:val="26"/>
            <w:szCs w:val="26"/>
          </w:rPr>
          <w:delText xml:space="preserve"> AsenAPIDriver</w:delText>
        </w:r>
        <w:bookmarkEnd w:id="2617"/>
      </w:del>
    </w:p>
    <w:p w14:paraId="06DE5802" w14:textId="0F261F76" w:rsidR="00993C7B" w:rsidRPr="00C307BC" w:rsidDel="005952DF" w:rsidRDefault="00993C7B" w:rsidP="00621607">
      <w:pPr>
        <w:rPr>
          <w:del w:id="2624" w:author="Nguyen Toan" w:date="2018-05-14T18:06:00Z"/>
          <w:rFonts w:ascii="Times New Roman" w:eastAsia="Times New Roman" w:hAnsi="Times New Roman" w:cs="Times New Roman"/>
          <w:b/>
          <w:sz w:val="26"/>
          <w:szCs w:val="26"/>
        </w:rPr>
      </w:pPr>
      <w:bookmarkStart w:id="2625" w:name="_Toc514157579"/>
      <w:del w:id="2626" w:author="Nguyen Toan" w:date="2018-05-14T18:06:00Z">
        <w:r w:rsidRPr="00C307BC" w:rsidDel="005952DF">
          <w:rPr>
            <w:rFonts w:ascii="Times New Roman" w:eastAsia="Times New Roman" w:hAnsi="Times New Roman" w:cs="Times New Roman"/>
            <w:b/>
            <w:sz w:val="26"/>
            <w:szCs w:val="26"/>
          </w:rPr>
          <w:delText xml:space="preserve">Tích hợp AsenAPIDriver với </w:delText>
        </w:r>
        <w:r w:rsidR="00BF2EB3" w:rsidRPr="00C307BC" w:rsidDel="005952DF">
          <w:rPr>
            <w:rFonts w:ascii="Times New Roman" w:eastAsia="Times New Roman" w:hAnsi="Times New Roman" w:cs="Times New Roman"/>
            <w:b/>
            <w:sz w:val="26"/>
            <w:szCs w:val="26"/>
          </w:rPr>
          <w:delText>JUnit</w:delText>
        </w:r>
        <w:bookmarkEnd w:id="2625"/>
      </w:del>
    </w:p>
    <w:p w14:paraId="7CF098F4" w14:textId="6294BD01" w:rsidR="005912B0" w:rsidRPr="00C307BC" w:rsidDel="005952DF" w:rsidRDefault="005912B0" w:rsidP="00621607">
      <w:pPr>
        <w:rPr>
          <w:del w:id="2627" w:author="Nguyen Toan" w:date="2018-05-14T18:06:00Z"/>
          <w:rFonts w:ascii="Times New Roman" w:hAnsi="Times New Roman" w:cs="Times New Roman"/>
          <w:sz w:val="26"/>
          <w:szCs w:val="26"/>
          <w:lang w:val="en-US"/>
        </w:rPr>
      </w:pPr>
      <w:del w:id="2628" w:author="Nguyen Toan" w:date="2018-05-14T18:06:00Z">
        <w:r w:rsidRPr="00C307BC" w:rsidDel="005952DF">
          <w:rPr>
            <w:rFonts w:ascii="Times New Roman" w:eastAsia="Times New Roman" w:hAnsi="Times New Roman" w:cs="Times New Roman"/>
            <w:sz w:val="26"/>
            <w:szCs w:val="26"/>
          </w:rPr>
          <w:delText>Các</w:delText>
        </w:r>
        <w:r w:rsidRPr="00C307BC" w:rsidDel="005952DF">
          <w:rPr>
            <w:rFonts w:ascii="Times New Roman" w:hAnsi="Times New Roman" w:cs="Times New Roman"/>
            <w:sz w:val="26"/>
            <w:szCs w:val="26"/>
          </w:rPr>
          <w:delText xml:space="preserve"> bước thực </w:delText>
        </w:r>
      </w:del>
      <w:ins w:id="2629" w:author="LoanDT" w:date="2018-05-09T22:41:00Z">
        <w:del w:id="2630" w:author="Nguyen Toan" w:date="2018-05-14T18:06:00Z">
          <w:r w:rsidR="00817DF8" w:rsidRPr="00C307BC" w:rsidDel="005952DF">
            <w:rPr>
              <w:rFonts w:ascii="Times New Roman" w:hAnsi="Times New Roman" w:cs="Times New Roman"/>
              <w:sz w:val="26"/>
              <w:szCs w:val="26"/>
            </w:rPr>
            <w:delText>hiện sinh mã kiểm thử JUnit bằng AsenAPIDriver</w:delText>
          </w:r>
        </w:del>
      </w:ins>
      <w:del w:id="2631" w:author="Nguyen Toan" w:date="2018-05-14T18:06:00Z">
        <w:r w:rsidRPr="00C307BC" w:rsidDel="005952DF">
          <w:rPr>
            <w:rFonts w:ascii="Times New Roman" w:hAnsi="Times New Roman" w:cs="Times New Roman"/>
            <w:sz w:val="26"/>
            <w:szCs w:val="26"/>
          </w:rPr>
          <w:delText xml:space="preserve">thi kiểm thử </w:delText>
        </w:r>
        <w:r w:rsidR="00622692" w:rsidRPr="00C307BC" w:rsidDel="005952DF">
          <w:rPr>
            <w:rFonts w:ascii="Times New Roman" w:hAnsi="Times New Roman" w:cs="Times New Roman"/>
            <w:sz w:val="26"/>
            <w:szCs w:val="26"/>
          </w:rPr>
          <w:delText>JUnit</w:delText>
        </w:r>
        <w:r w:rsidRPr="00C307BC" w:rsidDel="005952DF">
          <w:rPr>
            <w:rFonts w:ascii="Times New Roman" w:hAnsi="Times New Roman" w:cs="Times New Roman"/>
            <w:sz w:val="26"/>
            <w:szCs w:val="26"/>
          </w:rPr>
          <w:delText>:</w:delText>
        </w:r>
      </w:del>
    </w:p>
    <w:p w14:paraId="3528B729" w14:textId="1EC3172A" w:rsidR="00994B39" w:rsidRPr="00C307BC" w:rsidDel="005952DF" w:rsidRDefault="00647972" w:rsidP="00621607">
      <w:pPr>
        <w:rPr>
          <w:del w:id="2632" w:author="Nguyen Toan" w:date="2018-05-14T18:06:00Z"/>
          <w:rFonts w:ascii="Times New Roman" w:eastAsia="Times New Roman" w:hAnsi="Times New Roman" w:cs="Times New Roman"/>
          <w:sz w:val="26"/>
          <w:szCs w:val="26"/>
        </w:rPr>
      </w:pPr>
      <w:del w:id="2633" w:author="Nguyen Toan" w:date="2018-05-14T18:06:00Z">
        <w:r w:rsidRPr="00C307BC" w:rsidDel="005952DF">
          <w:rPr>
            <w:rFonts w:ascii="Times New Roman" w:hAnsi="Times New Roman" w:cs="Times New Roman"/>
            <w:sz w:val="26"/>
            <w:szCs w:val="26"/>
            <w:lang w:val="en-US"/>
          </w:rPr>
          <w:delText xml:space="preserve">Bước </w:delText>
        </w:r>
        <w:r w:rsidR="00994B39" w:rsidRPr="00C307BC" w:rsidDel="005952DF">
          <w:rPr>
            <w:rFonts w:ascii="Times New Roman" w:eastAsia="Times New Roman" w:hAnsi="Times New Roman" w:cs="Times New Roman"/>
            <w:sz w:val="26"/>
            <w:szCs w:val="26"/>
          </w:rPr>
          <w:delText xml:space="preserve">1: </w:delText>
        </w:r>
      </w:del>
      <w:del w:id="2634" w:author="Nguyen Toan" w:date="2018-05-07T21:56:00Z">
        <w:r w:rsidR="00994B39" w:rsidRPr="00C307BC" w:rsidDel="00607AF2">
          <w:rPr>
            <w:rFonts w:ascii="Times New Roman" w:eastAsia="Times New Roman" w:hAnsi="Times New Roman" w:cs="Times New Roman"/>
            <w:sz w:val="26"/>
            <w:szCs w:val="26"/>
          </w:rPr>
          <w:delText xml:space="preserve">Vi thực thi kiểm thử ới động sinh ra từ công cụ </w:delText>
        </w:r>
        <w:r w:rsidRPr="00C307BC" w:rsidDel="00607AF2">
          <w:rPr>
            <w:rFonts w:ascii="Times New Roman" w:eastAsia="Times New Roman" w:hAnsi="Times New Roman" w:cs="Times New Roman"/>
            <w:sz w:val="26"/>
            <w:szCs w:val="26"/>
          </w:rPr>
          <w:delText>Bư Vi</w:delText>
        </w:r>
        <w:r w:rsidR="006C10A0" w:rsidRPr="00C307BC" w:rsidDel="00607AF2">
          <w:rPr>
            <w:rFonts w:ascii="Times New Roman" w:eastAsia="Times New Roman" w:hAnsi="Times New Roman" w:cs="Times New Roman"/>
            <w:sz w:val="26"/>
            <w:szCs w:val="26"/>
          </w:rPr>
          <w:delText>2:</w:delText>
        </w:r>
        <w:r w:rsidR="006C10A0" w:rsidRPr="00C307BC" w:rsidDel="00607AF2">
          <w:rPr>
            <w:rFonts w:ascii="Times New Roman" w:hAnsi="Times New Roman" w:cs="Times New Roman"/>
            <w:sz w:val="26"/>
            <w:szCs w:val="26"/>
            <w:lang w:val="en-US"/>
          </w:rPr>
          <w:delText xml:space="preserve"> Chèn các ký pháp </w:delText>
        </w:r>
        <w:r w:rsidR="000641BD" w:rsidRPr="00C307BC" w:rsidDel="00607AF2">
          <w:rPr>
            <w:rFonts w:ascii="Times New Roman" w:hAnsi="Times New Roman" w:cs="Times New Roman"/>
            <w:sz w:val="26"/>
            <w:szCs w:val="26"/>
            <w:lang w:val="en-US"/>
          </w:rPr>
          <w:delText>JUnit</w:delText>
        </w:r>
      </w:del>
      <w:del w:id="2635" w:author="Nguyen Toan" w:date="2018-05-14T18:06:00Z">
        <w:r w:rsidR="000641BD" w:rsidRPr="00C307BC" w:rsidDel="005952DF">
          <w:rPr>
            <w:rFonts w:ascii="Times New Roman" w:hAnsi="Times New Roman" w:cs="Times New Roman"/>
            <w:sz w:val="26"/>
            <w:szCs w:val="26"/>
            <w:lang w:val="en-US"/>
          </w:rPr>
          <w:delText xml:space="preserve"> </w:delText>
        </w:r>
        <w:r w:rsidR="006C10A0" w:rsidRPr="00C307BC" w:rsidDel="005952DF">
          <w:rPr>
            <w:rFonts w:ascii="Times New Roman" w:hAnsi="Times New Roman" w:cs="Times New Roman"/>
            <w:sz w:val="26"/>
            <w:szCs w:val="26"/>
            <w:lang w:val="en-US"/>
          </w:rPr>
          <w:delText>trong mã</w:delText>
        </w:r>
        <w:r w:rsidR="000A2DB1" w:rsidRPr="00C307BC" w:rsidDel="005952DF">
          <w:rPr>
            <w:rFonts w:ascii="Times New Roman" w:hAnsi="Times New Roman" w:cs="Times New Roman"/>
            <w:sz w:val="26"/>
            <w:szCs w:val="26"/>
            <w:lang w:val="en-US"/>
          </w:rPr>
          <w:delText xml:space="preserve"> (</w:delText>
        </w:r>
        <w:r w:rsidR="00BD5A98" w:rsidRPr="00C307BC" w:rsidDel="005952DF">
          <w:rPr>
            <w:rFonts w:ascii="Times New Roman" w:hAnsi="Times New Roman" w:cs="Times New Roman"/>
            <w:sz w:val="26"/>
            <w:szCs w:val="26"/>
            <w:lang w:val="en-US"/>
          </w:rPr>
          <w:fldChar w:fldCharType="begin"/>
        </w:r>
        <w:r w:rsidR="00BD5A98" w:rsidRPr="00C307BC" w:rsidDel="005952DF">
          <w:rPr>
            <w:rFonts w:ascii="Times New Roman" w:hAnsi="Times New Roman" w:cs="Times New Roman"/>
            <w:sz w:val="26"/>
            <w:szCs w:val="26"/>
            <w:lang w:val="en-US"/>
          </w:rPr>
          <w:delInstrText xml:space="preserve"> REF _Ref512179668 \h  \* MERGEFORMAT </w:delInstrText>
        </w:r>
        <w:r w:rsidR="00BD5A98" w:rsidRPr="00C307BC" w:rsidDel="005952DF">
          <w:rPr>
            <w:rFonts w:ascii="Times New Roman" w:hAnsi="Times New Roman" w:cs="Times New Roman"/>
            <w:sz w:val="26"/>
            <w:szCs w:val="26"/>
            <w:lang w:val="en-US"/>
          </w:rPr>
        </w:r>
        <w:r w:rsidR="00BD5A98" w:rsidRPr="00C307BC" w:rsidDel="005952DF">
          <w:rPr>
            <w:rFonts w:ascii="Times New Roman" w:hAnsi="Times New Roman" w:cs="Times New Roman"/>
            <w:sz w:val="26"/>
            <w:szCs w:val="26"/>
            <w:lang w:val="en-US"/>
          </w:rPr>
          <w:fldChar w:fldCharType="separate"/>
        </w:r>
      </w:del>
      <w:del w:id="2636" w:author="Nguyen Toan" w:date="2018-05-05T22:57:00Z">
        <w:r w:rsidR="00E6465F" w:rsidRPr="00C307BC" w:rsidDel="00351C8D">
          <w:rPr>
            <w:rFonts w:ascii="Times New Roman" w:hAnsi="Times New Roman" w:cs="Times New Roman"/>
            <w:color w:val="auto"/>
            <w:sz w:val="26"/>
            <w:szCs w:val="26"/>
          </w:rPr>
          <w:delText xml:space="preserve">Hình </w:delText>
        </w:r>
        <w:r w:rsidR="00E6465F" w:rsidRPr="00C307BC" w:rsidDel="00351C8D">
          <w:rPr>
            <w:rFonts w:ascii="Times New Roman" w:hAnsi="Times New Roman" w:cs="Times New Roman"/>
            <w:noProof/>
            <w:color w:val="auto"/>
            <w:sz w:val="26"/>
            <w:szCs w:val="26"/>
          </w:rPr>
          <w:delText>3.22</w:delText>
        </w:r>
      </w:del>
      <w:del w:id="2637" w:author="Nguyen Toan" w:date="2018-05-14T18:06:00Z">
        <w:r w:rsidR="00BD5A98" w:rsidRPr="00C307BC" w:rsidDel="005952DF">
          <w:rPr>
            <w:rFonts w:ascii="Times New Roman" w:hAnsi="Times New Roman" w:cs="Times New Roman"/>
            <w:sz w:val="26"/>
            <w:szCs w:val="26"/>
            <w:lang w:val="en-US"/>
          </w:rPr>
          <w:fldChar w:fldCharType="end"/>
        </w:r>
      </w:del>
      <w:del w:id="2638" w:author="Nguyen Toan" w:date="2018-05-07T21:56:00Z">
        <w:r w:rsidR="00BD5A98" w:rsidRPr="00C307BC" w:rsidDel="00227229">
          <w:rPr>
            <w:rFonts w:ascii="Times New Roman" w:hAnsi="Times New Roman" w:cs="Times New Roman"/>
            <w:sz w:val="26"/>
            <w:szCs w:val="26"/>
            <w:lang w:val="en-US"/>
          </w:rPr>
          <w:delText xml:space="preserve"> </w:delText>
        </w:r>
      </w:del>
      <w:del w:id="2639" w:author="Nguyen Toan" w:date="2018-05-14T18:06:00Z">
        <w:r w:rsidR="000A2DB1" w:rsidRPr="00C307BC" w:rsidDel="005952DF">
          <w:rPr>
            <w:rFonts w:ascii="Times New Roman" w:hAnsi="Times New Roman" w:cs="Times New Roman"/>
            <w:sz w:val="26"/>
            <w:szCs w:val="26"/>
            <w:lang w:val="en-US"/>
          </w:rPr>
          <w:delText>)</w:delText>
        </w:r>
      </w:del>
    </w:p>
    <w:p w14:paraId="1762F825" w14:textId="1CABBECC" w:rsidR="001306B4" w:rsidRPr="00C307BC" w:rsidDel="005952DF" w:rsidRDefault="00FD3E05">
      <w:pPr>
        <w:rPr>
          <w:del w:id="2640" w:author="Nguyen Toan" w:date="2018-05-14T18:06:00Z"/>
          <w:rFonts w:ascii="Times New Roman" w:hAnsi="Times New Roman" w:cs="Times New Roman"/>
          <w:sz w:val="26"/>
          <w:szCs w:val="26"/>
        </w:rPr>
        <w:pPrChange w:id="2641" w:author="Nguyen Toan" w:date="2018-05-05T22:55:00Z">
          <w:pPr>
            <w:pStyle w:val="NoSpacing"/>
            <w:keepNext/>
            <w:spacing w:line="288" w:lineRule="auto"/>
          </w:pPr>
        </w:pPrChange>
      </w:pPr>
      <w:del w:id="2642" w:author="Nguyen Toan" w:date="2018-05-14T18:06:00Z">
        <w:r w:rsidRPr="00C307BC" w:rsidDel="005952DF">
          <w:rPr>
            <w:rFonts w:ascii="Times New Roman" w:hAnsi="Times New Roman" w:cs="Times New Roman"/>
            <w:noProof/>
            <w:sz w:val="26"/>
            <w:szCs w:val="26"/>
            <w:lang w:val="en-US"/>
            <w:rPrChange w:id="2643" w:author="Unknown">
              <w:rPr>
                <w:noProof/>
                <w:lang w:val="en-US"/>
              </w:rPr>
            </w:rPrChange>
          </w:rPr>
          <w:drawing>
            <wp:inline distT="0" distB="0" distL="0" distR="0" wp14:anchorId="6382B5D9" wp14:editId="6D5E9D0F">
              <wp:extent cx="4582762" cy="1884268"/>
              <wp:effectExtent l="0" t="0" r="8890" b="1905"/>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4599777" cy="1891264"/>
                      </a:xfrm>
                      <a:prstGeom prst="rect">
                        <a:avLst/>
                      </a:prstGeom>
                    </pic:spPr>
                  </pic:pic>
                </a:graphicData>
              </a:graphic>
            </wp:inline>
          </w:drawing>
        </w:r>
      </w:del>
    </w:p>
    <w:p w14:paraId="1FE7CC4E" w14:textId="219FB85C" w:rsidR="00FA6E54" w:rsidRPr="00C307BC" w:rsidDel="001D0CD5" w:rsidRDefault="001306B4" w:rsidP="00621607">
      <w:pPr>
        <w:rPr>
          <w:del w:id="2644" w:author="Nguyen Toan" w:date="2018-05-14T18:04:00Z"/>
          <w:rFonts w:ascii="Times New Roman" w:hAnsi="Times New Roman" w:cs="Times New Roman"/>
          <w:i/>
          <w:color w:val="auto"/>
          <w:sz w:val="26"/>
          <w:szCs w:val="26"/>
        </w:rPr>
      </w:pPr>
      <w:bookmarkStart w:id="2645" w:name="_Toc511320666"/>
      <w:bookmarkStart w:id="2646" w:name="_Ref511971579"/>
      <w:bookmarkStart w:id="2647" w:name="_Ref511971592"/>
      <w:bookmarkStart w:id="2648" w:name="_Ref512179668"/>
      <w:bookmarkStart w:id="2649" w:name="_Toc511326647"/>
      <w:bookmarkStart w:id="2650" w:name="_Toc511991207"/>
      <w:del w:id="2651" w:author="Nguyen Toan" w:date="2018-05-14T18:06:00Z">
        <w:r w:rsidRPr="00C307BC" w:rsidDel="005952DF">
          <w:rPr>
            <w:rFonts w:ascii="Times New Roman" w:hAnsi="Times New Roman" w:cs="Times New Roman"/>
            <w:color w:val="auto"/>
            <w:sz w:val="26"/>
            <w:szCs w:val="26"/>
          </w:rPr>
          <w:delText xml:space="preserve">Hình </w:delText>
        </w:r>
      </w:del>
      <w:del w:id="2652" w:author="Nguyen Toan" w:date="2018-05-05T22:22:00Z">
        <w:r w:rsidR="00185199" w:rsidRPr="00C307BC" w:rsidDel="00BE0028">
          <w:rPr>
            <w:rFonts w:ascii="Times New Roman" w:hAnsi="Times New Roman" w:cs="Times New Roman"/>
            <w:i/>
            <w:color w:val="auto"/>
            <w:sz w:val="26"/>
            <w:szCs w:val="26"/>
          </w:rPr>
          <w:fldChar w:fldCharType="begin"/>
        </w:r>
        <w:r w:rsidR="00185199" w:rsidRPr="00C307BC" w:rsidDel="00BE0028">
          <w:rPr>
            <w:rFonts w:ascii="Times New Roman" w:hAnsi="Times New Roman" w:cs="Times New Roman"/>
            <w:color w:val="auto"/>
            <w:sz w:val="26"/>
            <w:szCs w:val="26"/>
          </w:rPr>
          <w:delInstrText xml:space="preserve"> STYLEREF 1 \s </w:delInstrText>
        </w:r>
        <w:r w:rsidR="00185199" w:rsidRPr="00C307BC" w:rsidDel="00BE0028">
          <w:rPr>
            <w:rFonts w:ascii="Times New Roman" w:hAnsi="Times New Roman" w:cs="Times New Roman"/>
            <w:i/>
            <w:color w:val="auto"/>
            <w:sz w:val="26"/>
            <w:szCs w:val="26"/>
          </w:rPr>
          <w:fldChar w:fldCharType="separate"/>
        </w:r>
        <w:r w:rsidR="00E6465F" w:rsidRPr="00C307BC" w:rsidDel="00BE0028">
          <w:rPr>
            <w:rFonts w:ascii="Times New Roman" w:hAnsi="Times New Roman" w:cs="Times New Roman"/>
            <w:noProof/>
            <w:color w:val="auto"/>
            <w:sz w:val="26"/>
            <w:szCs w:val="26"/>
          </w:rPr>
          <w:delText>3</w:delText>
        </w:r>
        <w:r w:rsidR="00185199" w:rsidRPr="00C307BC" w:rsidDel="00BE0028">
          <w:rPr>
            <w:rFonts w:ascii="Times New Roman" w:hAnsi="Times New Roman" w:cs="Times New Roman"/>
            <w:i/>
            <w:color w:val="auto"/>
            <w:sz w:val="26"/>
            <w:szCs w:val="26"/>
          </w:rPr>
          <w:fldChar w:fldCharType="end"/>
        </w:r>
        <w:r w:rsidR="00185199" w:rsidRPr="00C307BC" w:rsidDel="00BE0028">
          <w:rPr>
            <w:rFonts w:ascii="Times New Roman" w:hAnsi="Times New Roman" w:cs="Times New Roman"/>
            <w:color w:val="auto"/>
            <w:sz w:val="26"/>
            <w:szCs w:val="26"/>
          </w:rPr>
          <w:delText>.</w:delText>
        </w:r>
        <w:r w:rsidR="00185199" w:rsidRPr="00C307BC" w:rsidDel="00BE0028">
          <w:rPr>
            <w:rFonts w:ascii="Times New Roman" w:hAnsi="Times New Roman" w:cs="Times New Roman"/>
            <w:i/>
            <w:color w:val="auto"/>
            <w:sz w:val="26"/>
            <w:szCs w:val="26"/>
          </w:rPr>
          <w:fldChar w:fldCharType="begin"/>
        </w:r>
        <w:r w:rsidR="00185199" w:rsidRPr="00C307BC" w:rsidDel="00BE0028">
          <w:rPr>
            <w:rFonts w:ascii="Times New Roman" w:hAnsi="Times New Roman" w:cs="Times New Roman"/>
            <w:color w:val="auto"/>
            <w:sz w:val="26"/>
            <w:szCs w:val="26"/>
          </w:rPr>
          <w:delInstrText xml:space="preserve"> SEQ Hình \* ARABIC \s 1 </w:delInstrText>
        </w:r>
        <w:r w:rsidR="00185199" w:rsidRPr="00C307BC" w:rsidDel="00BE0028">
          <w:rPr>
            <w:rFonts w:ascii="Times New Roman" w:hAnsi="Times New Roman" w:cs="Times New Roman"/>
            <w:i/>
            <w:color w:val="auto"/>
            <w:sz w:val="26"/>
            <w:szCs w:val="26"/>
          </w:rPr>
          <w:fldChar w:fldCharType="separate"/>
        </w:r>
        <w:r w:rsidR="00E6465F" w:rsidRPr="00C307BC" w:rsidDel="00BE0028">
          <w:rPr>
            <w:rFonts w:ascii="Times New Roman" w:hAnsi="Times New Roman" w:cs="Times New Roman"/>
            <w:noProof/>
            <w:color w:val="auto"/>
            <w:sz w:val="26"/>
            <w:szCs w:val="26"/>
          </w:rPr>
          <w:delText>22</w:delText>
        </w:r>
        <w:r w:rsidR="00185199" w:rsidRPr="00C307BC" w:rsidDel="00BE0028">
          <w:rPr>
            <w:rFonts w:ascii="Times New Roman" w:hAnsi="Times New Roman" w:cs="Times New Roman"/>
            <w:i/>
            <w:color w:val="auto"/>
            <w:sz w:val="26"/>
            <w:szCs w:val="26"/>
          </w:rPr>
          <w:fldChar w:fldCharType="end"/>
        </w:r>
      </w:del>
      <w:bookmarkEnd w:id="2645"/>
      <w:bookmarkEnd w:id="2646"/>
      <w:bookmarkEnd w:id="2647"/>
      <w:bookmarkEnd w:id="2648"/>
      <w:del w:id="2653" w:author="Nguyen Toan" w:date="2018-05-06T14:53:00Z">
        <w:r w:rsidR="00F60A25" w:rsidRPr="00C307BC" w:rsidDel="00D34119">
          <w:rPr>
            <w:rFonts w:ascii="Times New Roman" w:hAnsi="Times New Roman" w:cs="Times New Roman"/>
            <w:color w:val="auto"/>
            <w:sz w:val="26"/>
            <w:szCs w:val="26"/>
          </w:rPr>
          <w:delText>.</w:delText>
        </w:r>
      </w:del>
      <w:del w:id="2654" w:author="Nguyen Toan" w:date="2018-05-14T18:06:00Z">
        <w:r w:rsidR="009E0038" w:rsidRPr="00C307BC" w:rsidDel="005952DF">
          <w:rPr>
            <w:rFonts w:ascii="Times New Roman" w:hAnsi="Times New Roman" w:cs="Times New Roman"/>
            <w:color w:val="auto"/>
            <w:sz w:val="26"/>
            <w:szCs w:val="26"/>
          </w:rPr>
          <w:delText xml:space="preserve"> Chèn các ký pháp </w:delText>
        </w:r>
        <w:r w:rsidR="00F7164C" w:rsidRPr="00C307BC" w:rsidDel="005952DF">
          <w:rPr>
            <w:rFonts w:ascii="Times New Roman" w:hAnsi="Times New Roman" w:cs="Times New Roman"/>
            <w:color w:val="auto"/>
            <w:sz w:val="26"/>
            <w:szCs w:val="26"/>
            <w:lang w:val="en-US"/>
          </w:rPr>
          <w:delText xml:space="preserve">JUnit </w:delText>
        </w:r>
        <w:r w:rsidR="009E0038" w:rsidRPr="00C307BC" w:rsidDel="005952DF">
          <w:rPr>
            <w:rFonts w:ascii="Times New Roman" w:hAnsi="Times New Roman" w:cs="Times New Roman"/>
            <w:color w:val="auto"/>
            <w:sz w:val="26"/>
            <w:szCs w:val="26"/>
          </w:rPr>
          <w:delText>trong mã nguồn</w:delText>
        </w:r>
        <w:r w:rsidR="0050531B" w:rsidRPr="00C307BC" w:rsidDel="005952DF">
          <w:rPr>
            <w:rFonts w:ascii="Times New Roman" w:hAnsi="Times New Roman" w:cs="Times New Roman"/>
            <w:color w:val="auto"/>
            <w:sz w:val="26"/>
            <w:szCs w:val="26"/>
          </w:rPr>
          <w:delText xml:space="preserve"> kiểm th</w:delText>
        </w:r>
        <w:r w:rsidR="006E6D02" w:rsidRPr="00C307BC" w:rsidDel="005952DF">
          <w:rPr>
            <w:rFonts w:ascii="Times New Roman" w:hAnsi="Times New Roman" w:cs="Times New Roman"/>
            <w:color w:val="auto"/>
            <w:sz w:val="26"/>
            <w:szCs w:val="26"/>
            <w:lang w:val="vi-VN"/>
          </w:rPr>
          <w:delText>ử</w:delText>
        </w:r>
      </w:del>
      <w:bookmarkEnd w:id="2649"/>
      <w:bookmarkEnd w:id="2650"/>
    </w:p>
    <w:p w14:paraId="1A95904C" w14:textId="6D62F497" w:rsidR="007F65B5" w:rsidRPr="00C307BC" w:rsidDel="001D0CD5" w:rsidRDefault="00FA6E54">
      <w:pPr>
        <w:rPr>
          <w:del w:id="2655" w:author="Nguyen Toan" w:date="2018-05-14T18:04:00Z"/>
          <w:rFonts w:ascii="Times New Roman" w:hAnsi="Times New Roman" w:cs="Times New Roman"/>
          <w:sz w:val="26"/>
          <w:szCs w:val="26"/>
        </w:rPr>
        <w:pPrChange w:id="2656" w:author="Nguyen Toan" w:date="2018-05-14T18:04:00Z">
          <w:pPr>
            <w:pStyle w:val="ListParagraph"/>
            <w:numPr>
              <w:ilvl w:val="2"/>
              <w:numId w:val="5"/>
            </w:numPr>
            <w:spacing w:before="240" w:after="120" w:line="288" w:lineRule="auto"/>
            <w:ind w:left="1440" w:hanging="720"/>
            <w:contextualSpacing w:val="0"/>
            <w:outlineLvl w:val="2"/>
          </w:pPr>
        </w:pPrChange>
      </w:pPr>
      <w:del w:id="2657" w:author="Nguyen Toan" w:date="2018-05-14T18:04:00Z">
        <w:r w:rsidRPr="00C307BC" w:rsidDel="0056656B">
          <w:rPr>
            <w:rFonts w:ascii="Times New Roman" w:hAnsi="Times New Roman" w:cs="Times New Roman"/>
            <w:sz w:val="26"/>
            <w:szCs w:val="26"/>
          </w:rPr>
          <w:delText>Sử dụng Maven để quản lý project</w:delText>
        </w:r>
      </w:del>
    </w:p>
    <w:p w14:paraId="76CD83C8" w14:textId="46F6CF12" w:rsidR="00994B39" w:rsidRPr="00C307BC" w:rsidDel="005952DF" w:rsidRDefault="007F65B5">
      <w:pPr>
        <w:rPr>
          <w:del w:id="2658" w:author="Nguyen Toan" w:date="2018-05-14T18:06:00Z"/>
          <w:rFonts w:ascii="Times New Roman" w:eastAsia="Times New Roman" w:hAnsi="Times New Roman" w:cs="Times New Roman"/>
          <w:sz w:val="26"/>
          <w:szCs w:val="26"/>
        </w:rPr>
        <w:pPrChange w:id="2659" w:author="Nguyen Toan" w:date="2018-05-14T18:04:00Z">
          <w:pPr>
            <w:spacing w:after="120" w:line="288" w:lineRule="auto"/>
            <w:ind w:firstLine="567"/>
            <w:jc w:val="both"/>
          </w:pPr>
        </w:pPrChange>
      </w:pPr>
      <w:del w:id="2660" w:author="Nguyen Toan" w:date="2018-05-14T18:06:00Z">
        <w:r w:rsidRPr="00C307BC" w:rsidDel="005952DF">
          <w:rPr>
            <w:rFonts w:ascii="Times New Roman" w:hAnsi="Times New Roman" w:cs="Times New Roman"/>
            <w:sz w:val="26"/>
            <w:szCs w:val="26"/>
            <w:lang w:val="en-US"/>
          </w:rPr>
          <w:delText>Maven</w:delText>
        </w:r>
        <w:r w:rsidR="00903FF9" w:rsidRPr="00C307BC" w:rsidDel="005952DF">
          <w:rPr>
            <w:rFonts w:ascii="Times New Roman" w:hAnsi="Times New Roman" w:cs="Times New Roman"/>
            <w:sz w:val="26"/>
            <w:szCs w:val="26"/>
            <w:lang w:val="en-US"/>
          </w:rPr>
          <w:delText xml:space="preserve"> là </w:delText>
        </w:r>
        <w:r w:rsidR="00140672" w:rsidRPr="00C307BC" w:rsidDel="005952DF">
          <w:rPr>
            <w:rFonts w:ascii="Times New Roman" w:hAnsi="Times New Roman" w:cs="Times New Roman"/>
            <w:sz w:val="26"/>
            <w:szCs w:val="26"/>
            <w:lang w:val="en-US"/>
          </w:rPr>
          <w:delText>công cụ</w:delText>
        </w:r>
        <w:r w:rsidR="00903FF9" w:rsidRPr="00C307BC" w:rsidDel="005952DF">
          <w:rPr>
            <w:rFonts w:ascii="Times New Roman" w:hAnsi="Times New Roman" w:cs="Times New Roman"/>
            <w:sz w:val="26"/>
            <w:szCs w:val="26"/>
            <w:lang w:val="en-US"/>
          </w:rPr>
          <w:delText xml:space="preserve"> q</w:delText>
        </w:r>
        <w:r w:rsidR="00994B39" w:rsidRPr="00C307BC" w:rsidDel="005952DF">
          <w:rPr>
            <w:rFonts w:ascii="Times New Roman" w:hAnsi="Times New Roman" w:cs="Times New Roman"/>
            <w:sz w:val="26"/>
            <w:szCs w:val="26"/>
            <w:lang w:val="en-US"/>
          </w:rPr>
          <w:delText>uản lý mã nguồn</w:delText>
        </w:r>
        <w:r w:rsidR="00CD717D" w:rsidRPr="00C307BC" w:rsidDel="005952DF">
          <w:rPr>
            <w:rFonts w:ascii="Times New Roman" w:hAnsi="Times New Roman" w:cs="Times New Roman"/>
            <w:sz w:val="26"/>
            <w:szCs w:val="26"/>
            <w:lang w:val="en-US"/>
          </w:rPr>
          <w:delText xml:space="preserve"> và</w:delText>
        </w:r>
        <w:r w:rsidR="00994B39" w:rsidRPr="00C307BC" w:rsidDel="005952DF">
          <w:rPr>
            <w:rFonts w:ascii="Times New Roman" w:hAnsi="Times New Roman" w:cs="Times New Roman"/>
            <w:sz w:val="26"/>
            <w:szCs w:val="26"/>
            <w:lang w:val="en-US"/>
          </w:rPr>
          <w:delText xml:space="preserve"> thư viện phụ thuộc</w:delText>
        </w:r>
        <w:r w:rsidR="00CD717D" w:rsidRPr="00C307BC" w:rsidDel="005952DF">
          <w:rPr>
            <w:rFonts w:ascii="Times New Roman" w:hAnsi="Times New Roman" w:cs="Times New Roman"/>
            <w:sz w:val="26"/>
            <w:szCs w:val="26"/>
            <w:lang w:val="en-US"/>
          </w:rPr>
          <w:delText xml:space="preserve"> một cách tự động. maven được sử </w:delText>
        </w:r>
        <w:r w:rsidR="00CD717D" w:rsidRPr="00C307BC" w:rsidDel="005952DF">
          <w:rPr>
            <w:rFonts w:ascii="Times New Roman" w:eastAsia="Times New Roman" w:hAnsi="Times New Roman" w:cs="Times New Roman"/>
            <w:sz w:val="26"/>
            <w:szCs w:val="26"/>
          </w:rPr>
          <w:delText>dmột cách tự động. maven được sử RMAT a từ công cụ AsenAPIDriverkiểm thử này sẽ kiểm tra kết quả</w:delText>
        </w:r>
        <w:r w:rsidR="009C3DE5" w:rsidRPr="00C307BC" w:rsidDel="005952DF">
          <w:rPr>
            <w:rFonts w:ascii="Times New Roman" w:eastAsia="Times New Roman" w:hAnsi="Times New Roman" w:cs="Times New Roman"/>
            <w:sz w:val="26"/>
            <w:szCs w:val="26"/>
          </w:rPr>
          <w:delText xml:space="preserve"> Maven đư tự động. mển với mục đích tương tự như Apache Ant.</w:delText>
        </w:r>
      </w:del>
    </w:p>
    <w:p w14:paraId="45457722" w14:textId="14F4DF9E" w:rsidR="006E794C" w:rsidRPr="00C307BC" w:rsidDel="005952DF" w:rsidRDefault="006E794C">
      <w:pPr>
        <w:rPr>
          <w:del w:id="2661" w:author="Nguyen Toan" w:date="2018-05-14T18:06:00Z"/>
          <w:rFonts w:ascii="Times New Roman" w:hAnsi="Times New Roman" w:cs="Times New Roman"/>
          <w:sz w:val="26"/>
          <w:szCs w:val="26"/>
          <w:lang w:val="en-US"/>
        </w:rPr>
        <w:pPrChange w:id="2662" w:author="Nguyen Toan" w:date="2018-05-14T18:04:00Z">
          <w:pPr>
            <w:spacing w:after="120" w:line="288" w:lineRule="auto"/>
            <w:ind w:firstLine="567"/>
            <w:jc w:val="both"/>
          </w:pPr>
        </w:pPrChange>
      </w:pPr>
      <w:del w:id="2663" w:author="Nguyen Toan" w:date="2018-05-14T18:06:00Z">
        <w:r w:rsidRPr="00C307BC" w:rsidDel="005952DF">
          <w:rPr>
            <w:rFonts w:ascii="Times New Roman" w:eastAsia="Times New Roman" w:hAnsi="Times New Roman" w:cs="Times New Roman"/>
            <w:sz w:val="26"/>
            <w:szCs w:val="26"/>
          </w:rPr>
          <w:delText xml:space="preserve">Maven hđư tự </w:delText>
        </w:r>
        <w:r w:rsidRPr="00C307BC" w:rsidDel="005952DF">
          <w:rPr>
            <w:rFonts w:ascii="Times New Roman" w:hAnsi="Times New Roman" w:cs="Times New Roman"/>
            <w:sz w:val="26"/>
            <w:szCs w:val="26"/>
            <w:lang w:val="en-US"/>
          </w:rPr>
          <w:delText>việc tự động hóa quá trình quản lý dự án phần mềm như: khởi tạo, biên dịch, kiểm thử, đóng gói và triển khai sản phẩm.</w:delText>
        </w:r>
      </w:del>
    </w:p>
    <w:p w14:paraId="14F82759" w14:textId="30B8F5F1" w:rsidR="006E794C" w:rsidRPr="00C307BC" w:rsidDel="005B172A" w:rsidRDefault="00610D19">
      <w:pPr>
        <w:rPr>
          <w:del w:id="2664" w:author="Nguyen Toan" w:date="2018-05-14T18:03:00Z"/>
          <w:rFonts w:ascii="Times New Roman" w:hAnsi="Times New Roman" w:cs="Times New Roman"/>
          <w:sz w:val="26"/>
          <w:szCs w:val="26"/>
          <w:lang w:val="en-US"/>
        </w:rPr>
        <w:pPrChange w:id="2665" w:author="Nguyen Toan" w:date="2018-05-14T18:04:00Z">
          <w:pPr>
            <w:spacing w:after="120" w:line="288" w:lineRule="auto"/>
            <w:ind w:firstLine="567"/>
            <w:jc w:val="both"/>
          </w:pPr>
        </w:pPrChange>
      </w:pPr>
      <w:del w:id="2666" w:author="Nguyen Toan" w:date="2018-05-14T18:03:00Z">
        <w:r w:rsidRPr="00C307BC" w:rsidDel="005B172A">
          <w:rPr>
            <w:rFonts w:ascii="Times New Roman" w:hAnsi="Times New Roman" w:cs="Times New Roman"/>
            <w:sz w:val="26"/>
            <w:szCs w:val="26"/>
            <w:lang w:val="en-US"/>
          </w:rPr>
          <w:delText>Maven được phát triển bằng ngôn ngữ Java và chạy trên được nhiều nển tảng khác nhau như Windows, Linux, Mac OS…</w:delText>
        </w:r>
        <w:r w:rsidR="00BF051B" w:rsidRPr="00C307BC" w:rsidDel="005B172A">
          <w:rPr>
            <w:rFonts w:ascii="Times New Roman" w:hAnsi="Times New Roman" w:cs="Times New Roman"/>
            <w:sz w:val="26"/>
            <w:szCs w:val="26"/>
            <w:lang w:val="en-US"/>
          </w:rPr>
          <w:fldChar w:fldCharType="begin"/>
        </w:r>
        <w:r w:rsidR="00BF051B" w:rsidRPr="00C307BC" w:rsidDel="005B172A">
          <w:rPr>
            <w:rFonts w:ascii="Times New Roman" w:hAnsi="Times New Roman" w:cs="Times New Roman"/>
            <w:sz w:val="26"/>
            <w:szCs w:val="26"/>
            <w:lang w:val="en-US"/>
          </w:rPr>
          <w:delInstrText xml:space="preserve"> REF _Ref512179726 \h  \* MERGEFORMAT </w:delInstrText>
        </w:r>
        <w:r w:rsidR="00BF051B" w:rsidRPr="00C307BC" w:rsidDel="005B172A">
          <w:rPr>
            <w:rFonts w:ascii="Times New Roman" w:hAnsi="Times New Roman" w:cs="Times New Roman"/>
            <w:sz w:val="26"/>
            <w:szCs w:val="26"/>
            <w:lang w:val="en-US"/>
          </w:rPr>
        </w:r>
        <w:r w:rsidR="00BF051B" w:rsidRPr="00C307BC" w:rsidDel="005B172A">
          <w:rPr>
            <w:rFonts w:ascii="Times New Roman" w:hAnsi="Times New Roman" w:cs="Times New Roman"/>
            <w:sz w:val="26"/>
            <w:szCs w:val="26"/>
            <w:lang w:val="en-US"/>
          </w:rPr>
          <w:fldChar w:fldCharType="separate"/>
        </w:r>
      </w:del>
      <w:del w:id="2667" w:author="Nguyen Toan" w:date="2018-05-05T22:57:00Z">
        <w:r w:rsidR="00E6465F" w:rsidRPr="00C307BC" w:rsidDel="00351C8D">
          <w:rPr>
            <w:rFonts w:ascii="Times New Roman" w:hAnsi="Times New Roman" w:cs="Times New Roman"/>
            <w:sz w:val="26"/>
            <w:szCs w:val="26"/>
            <w:lang w:val="en-US"/>
          </w:rPr>
          <w:delText>Hình 3.23</w:delText>
        </w:r>
      </w:del>
      <w:del w:id="2668" w:author="Nguyen Toan" w:date="2018-05-14T18:03:00Z">
        <w:r w:rsidR="00BF051B" w:rsidRPr="00C307BC" w:rsidDel="005B172A">
          <w:rPr>
            <w:rFonts w:ascii="Times New Roman" w:hAnsi="Times New Roman" w:cs="Times New Roman"/>
            <w:sz w:val="26"/>
            <w:szCs w:val="26"/>
            <w:lang w:val="en-US"/>
          </w:rPr>
          <w:fldChar w:fldCharType="end"/>
        </w:r>
        <w:r w:rsidR="00B40ACC" w:rsidRPr="00C307BC" w:rsidDel="005B172A">
          <w:rPr>
            <w:rFonts w:ascii="Times New Roman" w:hAnsi="Times New Roman" w:cs="Times New Roman"/>
            <w:sz w:val="26"/>
            <w:szCs w:val="26"/>
            <w:lang w:val="en-US"/>
          </w:rPr>
          <w:delText xml:space="preserve"> thể hiện cấu hình Maven </w:delText>
        </w:r>
      </w:del>
      <w:ins w:id="2669" w:author="LoanDT" w:date="2018-05-11T23:05:00Z">
        <w:del w:id="2670" w:author="Nguyen Toan" w:date="2018-05-14T18:03:00Z">
          <w:r w:rsidR="00DF10F5" w:rsidRPr="00C307BC" w:rsidDel="005B172A">
            <w:rPr>
              <w:rFonts w:ascii="Times New Roman" w:hAnsi="Times New Roman" w:cs="Times New Roman"/>
              <w:sz w:val="26"/>
              <w:szCs w:val="26"/>
              <w:lang w:val="en-US"/>
            </w:rPr>
            <w:delText xml:space="preserve"> trên ứng dụng MuleESB được kiểm thử</w:delText>
          </w:r>
        </w:del>
      </w:ins>
      <w:del w:id="2671" w:author="Nguyen Toan" w:date="2018-05-14T18:03:00Z">
        <w:r w:rsidR="00B40ACC" w:rsidRPr="00C307BC" w:rsidDel="005B172A">
          <w:rPr>
            <w:rFonts w:ascii="Times New Roman" w:hAnsi="Times New Roman" w:cs="Times New Roman"/>
            <w:sz w:val="26"/>
            <w:szCs w:val="26"/>
            <w:lang w:val="en-US"/>
          </w:rPr>
          <w:delText>để quản lý dự án phần mềm</w:delText>
        </w:r>
        <w:r w:rsidR="00BB2B4A" w:rsidRPr="00C307BC" w:rsidDel="005B172A">
          <w:rPr>
            <w:rFonts w:ascii="Times New Roman" w:hAnsi="Times New Roman" w:cs="Times New Roman"/>
            <w:sz w:val="26"/>
            <w:szCs w:val="26"/>
            <w:lang w:val="en-US"/>
          </w:rPr>
          <w:delText>.</w:delText>
        </w:r>
      </w:del>
    </w:p>
    <w:p w14:paraId="0F0A4C90" w14:textId="55D4B219" w:rsidR="001306B4" w:rsidRPr="00C307BC" w:rsidDel="005B172A" w:rsidRDefault="007F65B5" w:rsidP="00621607">
      <w:pPr>
        <w:rPr>
          <w:del w:id="2672" w:author="Nguyen Toan" w:date="2018-05-14T18:03:00Z"/>
          <w:rFonts w:ascii="Times New Roman" w:hAnsi="Times New Roman" w:cs="Times New Roman"/>
          <w:sz w:val="26"/>
          <w:szCs w:val="26"/>
        </w:rPr>
      </w:pPr>
      <w:del w:id="2673" w:author="Nguyen Toan" w:date="2018-05-14T18:03:00Z">
        <w:r w:rsidRPr="00C307BC" w:rsidDel="005B172A">
          <w:rPr>
            <w:rFonts w:ascii="Times New Roman" w:hAnsi="Times New Roman" w:cs="Times New Roman"/>
            <w:noProof/>
            <w:sz w:val="26"/>
            <w:szCs w:val="26"/>
            <w:lang w:val="en-US"/>
            <w:rPrChange w:id="2674" w:author="Unknown">
              <w:rPr>
                <w:noProof/>
                <w:lang w:val="en-US"/>
              </w:rPr>
            </w:rPrChange>
          </w:rPr>
          <w:drawing>
            <wp:inline distT="0" distB="0" distL="0" distR="0" wp14:anchorId="31F515F5" wp14:editId="0A583CE7">
              <wp:extent cx="4899034" cy="1608290"/>
              <wp:effectExtent l="0" t="0" r="0" b="0"/>
              <wp:docPr id="36" name="Picture 3" descr="https://lh3.googleusercontent.com/Jvh9Sn8Sime--lS3UyKspnZGOHSkHbLXEwKQaTo_vKLk3V9pDTm0UzVrLfCWaKe82A6CuAR6QNu59Qy0mEXloWVDOt5P-4CLBguOS5RAyXHx6MGH8bKEAjyyP9oVUBRM7oao5z4u"/>
              <wp:cNvGraphicFramePr/>
              <a:graphic xmlns:a="http://schemas.openxmlformats.org/drawingml/2006/main">
                <a:graphicData uri="http://schemas.openxmlformats.org/drawingml/2006/picture">
                  <pic:pic xmlns:pic="http://schemas.openxmlformats.org/drawingml/2006/picture">
                    <pic:nvPicPr>
                      <pic:cNvPr id="4" name="Picture 3" descr="https://lh3.googleusercontent.com/Jvh9Sn8Sime--lS3UyKspnZGOHSkHbLXEwKQaTo_vKLk3V9pDTm0UzVrLfCWaKe82A6CuAR6QNu59Qy0mEXloWVDOt5P-4CLBguOS5RAyXHx6MGH8bKEAjyyP9oVUBRM7oao5z4u"/>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10018" cy="1611896"/>
                      </a:xfrm>
                      <a:prstGeom prst="rect">
                        <a:avLst/>
                      </a:prstGeom>
                      <a:noFill/>
                      <a:ln>
                        <a:noFill/>
                      </a:ln>
                    </pic:spPr>
                  </pic:pic>
                </a:graphicData>
              </a:graphic>
            </wp:inline>
          </w:drawing>
        </w:r>
      </w:del>
    </w:p>
    <w:p w14:paraId="55068470" w14:textId="11336CCB" w:rsidR="00DA10D2" w:rsidRPr="00C307BC" w:rsidDel="005952DF" w:rsidRDefault="001306B4" w:rsidP="00621607">
      <w:pPr>
        <w:rPr>
          <w:ins w:id="2675" w:author="LoanDT" w:date="2018-05-11T23:05:00Z"/>
          <w:del w:id="2676" w:author="Nguyen Toan" w:date="2018-05-14T18:06:00Z"/>
          <w:rFonts w:ascii="Times New Roman" w:hAnsi="Times New Roman" w:cs="Times New Roman"/>
          <w:i/>
          <w:color w:val="auto"/>
          <w:sz w:val="26"/>
          <w:szCs w:val="26"/>
        </w:rPr>
      </w:pPr>
      <w:bookmarkStart w:id="2677" w:name="_Toc511320669"/>
      <w:bookmarkStart w:id="2678" w:name="_Ref511971653"/>
      <w:bookmarkStart w:id="2679" w:name="_Ref512179726"/>
      <w:bookmarkStart w:id="2680" w:name="_Toc511326650"/>
      <w:bookmarkStart w:id="2681" w:name="_Toc511991210"/>
      <w:del w:id="2682" w:author="Nguyen Toan" w:date="2018-05-14T18:03:00Z">
        <w:r w:rsidRPr="00C307BC" w:rsidDel="005B172A">
          <w:rPr>
            <w:rFonts w:ascii="Times New Roman" w:hAnsi="Times New Roman" w:cs="Times New Roman"/>
            <w:color w:val="auto"/>
            <w:sz w:val="26"/>
            <w:szCs w:val="26"/>
          </w:rPr>
          <w:delText xml:space="preserve">Hình </w:delText>
        </w:r>
      </w:del>
      <w:del w:id="2683" w:author="Nguyen Toan" w:date="2018-05-05T22:22:00Z">
        <w:r w:rsidR="00185199" w:rsidRPr="00C307BC" w:rsidDel="00BE0028">
          <w:rPr>
            <w:rFonts w:ascii="Times New Roman" w:hAnsi="Times New Roman" w:cs="Times New Roman"/>
            <w:iCs/>
            <w:color w:val="auto"/>
            <w:sz w:val="26"/>
            <w:szCs w:val="26"/>
          </w:rPr>
          <w:fldChar w:fldCharType="begin"/>
        </w:r>
        <w:r w:rsidR="00185199" w:rsidRPr="00C307BC" w:rsidDel="00BE0028">
          <w:rPr>
            <w:rFonts w:ascii="Times New Roman" w:hAnsi="Times New Roman" w:cs="Times New Roman"/>
            <w:color w:val="auto"/>
            <w:sz w:val="26"/>
            <w:szCs w:val="26"/>
          </w:rPr>
          <w:delInstrText xml:space="preserve"> STYLEREF 1 \s </w:delInstrText>
        </w:r>
        <w:r w:rsidR="00185199" w:rsidRPr="00C307BC" w:rsidDel="00BE0028">
          <w:rPr>
            <w:rFonts w:ascii="Times New Roman" w:hAnsi="Times New Roman" w:cs="Times New Roman"/>
            <w:iCs/>
            <w:color w:val="auto"/>
            <w:sz w:val="26"/>
            <w:szCs w:val="26"/>
          </w:rPr>
          <w:fldChar w:fldCharType="separate"/>
        </w:r>
        <w:r w:rsidR="00E6465F" w:rsidRPr="00C307BC" w:rsidDel="00BE0028">
          <w:rPr>
            <w:rFonts w:ascii="Times New Roman" w:hAnsi="Times New Roman" w:cs="Times New Roman"/>
            <w:noProof/>
            <w:color w:val="auto"/>
            <w:sz w:val="26"/>
            <w:szCs w:val="26"/>
          </w:rPr>
          <w:delText>3</w:delText>
        </w:r>
        <w:r w:rsidR="00185199" w:rsidRPr="00C307BC" w:rsidDel="00BE0028">
          <w:rPr>
            <w:rFonts w:ascii="Times New Roman" w:hAnsi="Times New Roman" w:cs="Times New Roman"/>
            <w:iCs/>
            <w:color w:val="auto"/>
            <w:sz w:val="26"/>
            <w:szCs w:val="26"/>
          </w:rPr>
          <w:fldChar w:fldCharType="end"/>
        </w:r>
        <w:r w:rsidR="00185199" w:rsidRPr="00C307BC" w:rsidDel="00BE0028">
          <w:rPr>
            <w:rFonts w:ascii="Times New Roman" w:hAnsi="Times New Roman" w:cs="Times New Roman"/>
            <w:color w:val="auto"/>
            <w:sz w:val="26"/>
            <w:szCs w:val="26"/>
          </w:rPr>
          <w:delText>.</w:delText>
        </w:r>
        <w:r w:rsidR="00185199" w:rsidRPr="00C307BC" w:rsidDel="00BE0028">
          <w:rPr>
            <w:rFonts w:ascii="Times New Roman" w:hAnsi="Times New Roman" w:cs="Times New Roman"/>
            <w:iCs/>
            <w:color w:val="auto"/>
            <w:sz w:val="26"/>
            <w:szCs w:val="26"/>
          </w:rPr>
          <w:fldChar w:fldCharType="begin"/>
        </w:r>
        <w:r w:rsidR="00185199" w:rsidRPr="00C307BC" w:rsidDel="00BE0028">
          <w:rPr>
            <w:rFonts w:ascii="Times New Roman" w:hAnsi="Times New Roman" w:cs="Times New Roman"/>
            <w:color w:val="auto"/>
            <w:sz w:val="26"/>
            <w:szCs w:val="26"/>
          </w:rPr>
          <w:delInstrText xml:space="preserve"> SEQ Hình \* ARABIC \s 1 </w:delInstrText>
        </w:r>
        <w:r w:rsidR="00185199" w:rsidRPr="00C307BC" w:rsidDel="00BE0028">
          <w:rPr>
            <w:rFonts w:ascii="Times New Roman" w:hAnsi="Times New Roman" w:cs="Times New Roman"/>
            <w:iCs/>
            <w:color w:val="auto"/>
            <w:sz w:val="26"/>
            <w:szCs w:val="26"/>
          </w:rPr>
          <w:fldChar w:fldCharType="separate"/>
        </w:r>
        <w:r w:rsidR="00E6465F" w:rsidRPr="00C307BC" w:rsidDel="00BE0028">
          <w:rPr>
            <w:rFonts w:ascii="Times New Roman" w:hAnsi="Times New Roman" w:cs="Times New Roman"/>
            <w:noProof/>
            <w:color w:val="auto"/>
            <w:sz w:val="26"/>
            <w:szCs w:val="26"/>
          </w:rPr>
          <w:delText>23</w:delText>
        </w:r>
        <w:r w:rsidR="00185199" w:rsidRPr="00C307BC" w:rsidDel="00BE0028">
          <w:rPr>
            <w:rFonts w:ascii="Times New Roman" w:hAnsi="Times New Roman" w:cs="Times New Roman"/>
            <w:iCs/>
            <w:color w:val="auto"/>
            <w:sz w:val="26"/>
            <w:szCs w:val="26"/>
          </w:rPr>
          <w:fldChar w:fldCharType="end"/>
        </w:r>
      </w:del>
      <w:bookmarkEnd w:id="2677"/>
      <w:bookmarkEnd w:id="2678"/>
      <w:bookmarkEnd w:id="2679"/>
      <w:del w:id="2684" w:author="Nguyen Toan" w:date="2018-05-06T14:53:00Z">
        <w:r w:rsidR="007E1332" w:rsidRPr="00C307BC" w:rsidDel="00482537">
          <w:rPr>
            <w:rFonts w:ascii="Times New Roman" w:hAnsi="Times New Roman" w:cs="Times New Roman"/>
            <w:color w:val="auto"/>
            <w:sz w:val="26"/>
            <w:szCs w:val="26"/>
          </w:rPr>
          <w:delText>.</w:delText>
        </w:r>
      </w:del>
      <w:del w:id="2685" w:author="Nguyen Toan" w:date="2018-05-14T18:03:00Z">
        <w:r w:rsidR="00A842FE" w:rsidRPr="00C307BC" w:rsidDel="005B172A">
          <w:rPr>
            <w:rFonts w:ascii="Times New Roman" w:hAnsi="Times New Roman" w:cs="Times New Roman"/>
            <w:color w:val="auto"/>
            <w:sz w:val="26"/>
            <w:szCs w:val="26"/>
          </w:rPr>
          <w:delText xml:space="preserve"> Quản lý mã nguồn</w:delText>
        </w:r>
      </w:del>
      <w:ins w:id="2686" w:author="LoanDT" w:date="2018-05-11T23:05:00Z">
        <w:del w:id="2687" w:author="Nguyen Toan" w:date="2018-05-14T18:03:00Z">
          <w:r w:rsidR="007F27C4" w:rsidRPr="00C307BC" w:rsidDel="005B172A">
            <w:rPr>
              <w:rFonts w:ascii="Times New Roman" w:hAnsi="Times New Roman" w:cs="Times New Roman"/>
              <w:color w:val="auto"/>
              <w:sz w:val="26"/>
              <w:szCs w:val="26"/>
            </w:rPr>
            <w:delText xml:space="preserve"> ứng dụng MuleESB</w:delText>
          </w:r>
        </w:del>
      </w:ins>
      <w:del w:id="2688" w:author="Nguyen Toan" w:date="2018-05-14T18:03:00Z">
        <w:r w:rsidR="00A842FE" w:rsidRPr="00C307BC" w:rsidDel="005B172A">
          <w:rPr>
            <w:rFonts w:ascii="Times New Roman" w:hAnsi="Times New Roman" w:cs="Times New Roman"/>
            <w:color w:val="auto"/>
            <w:sz w:val="26"/>
            <w:szCs w:val="26"/>
          </w:rPr>
          <w:delText xml:space="preserve"> sử dụng Maven</w:delText>
        </w:r>
      </w:del>
      <w:bookmarkEnd w:id="2680"/>
      <w:bookmarkEnd w:id="2681"/>
    </w:p>
    <w:p w14:paraId="18A167D4" w14:textId="271908D1" w:rsidR="002F7688" w:rsidRPr="00C307BC" w:rsidDel="00992928" w:rsidRDefault="00D43CB1">
      <w:pPr>
        <w:rPr>
          <w:del w:id="2689" w:author="Nguyen Toan" w:date="2018-05-14T18:06:00Z"/>
          <w:rFonts w:ascii="Times New Roman" w:hAnsi="Times New Roman" w:cs="Times New Roman"/>
          <w:b/>
          <w:i/>
          <w:sz w:val="26"/>
          <w:szCs w:val="26"/>
          <w:rPrChange w:id="2690" w:author="LoanDT" w:date="2018-05-11T23:07:00Z">
            <w:rPr>
              <w:del w:id="2691" w:author="Nguyen Toan" w:date="2018-05-14T18:06:00Z"/>
              <w:rFonts w:ascii="Times New Roman" w:hAnsi="Times New Roman" w:cs="Times New Roman"/>
              <w:i w:val="0"/>
              <w:color w:val="auto"/>
              <w:sz w:val="28"/>
              <w:szCs w:val="28"/>
            </w:rPr>
          </w:rPrChange>
        </w:rPr>
        <w:pPrChange w:id="2692" w:author="Nguyen Toan" w:date="2018-05-13T20:16:00Z">
          <w:pPr>
            <w:pStyle w:val="Caption"/>
            <w:spacing w:line="288" w:lineRule="auto"/>
            <w:jc w:val="center"/>
          </w:pPr>
        </w:pPrChange>
      </w:pPr>
      <w:bookmarkStart w:id="2693" w:name="_Toc514157580"/>
      <w:ins w:id="2694" w:author="LoanDT" w:date="2018-05-11T23:06:00Z">
        <w:del w:id="2695" w:author="Nguyen Toan" w:date="2018-05-14T18:06:00Z">
          <w:r w:rsidRPr="00C307BC" w:rsidDel="00992928">
            <w:rPr>
              <w:rFonts w:ascii="Times New Roman" w:eastAsia="Times New Roman" w:hAnsi="Times New Roman" w:cs="Times New Roman"/>
              <w:b/>
              <w:sz w:val="26"/>
              <w:szCs w:val="26"/>
              <w:rPrChange w:id="2696" w:author="LoanDT" w:date="2018-05-11T23:07:00Z">
                <w:rPr/>
              </w:rPrChange>
            </w:rPr>
            <w:delText>T</w:delText>
          </w:r>
          <w:r w:rsidRPr="00C307BC" w:rsidDel="00992928">
            <w:rPr>
              <w:rFonts w:ascii="Times New Roman" w:eastAsia="Calibri" w:hAnsi="Times New Roman" w:cs="Times New Roman"/>
              <w:b/>
              <w:sz w:val="26"/>
              <w:szCs w:val="26"/>
              <w:rPrChange w:id="2697" w:author="LoanDT" w:date="2018-05-11T23:07:00Z">
                <w:rPr/>
              </w:rPrChange>
            </w:rPr>
            <w:delText>ích</w:delText>
          </w:r>
          <w:r w:rsidRPr="00C307BC" w:rsidDel="00992928">
            <w:rPr>
              <w:rFonts w:ascii="Times New Roman" w:hAnsi="Times New Roman" w:cs="Times New Roman"/>
              <w:b/>
              <w:sz w:val="26"/>
              <w:szCs w:val="26"/>
              <w:rPrChange w:id="2698" w:author="LoanDT" w:date="2018-05-11T23:07:00Z">
                <w:rPr/>
              </w:rPrChange>
            </w:rPr>
            <w:delText xml:space="preserve"> </w:delText>
          </w:r>
          <w:r w:rsidRPr="00C307BC" w:rsidDel="00992928">
            <w:rPr>
              <w:rFonts w:ascii="Times New Roman" w:eastAsia="Times New Roman" w:hAnsi="Times New Roman" w:cs="Times New Roman"/>
              <w:b/>
              <w:sz w:val="26"/>
              <w:szCs w:val="26"/>
              <w:rPrChange w:id="2699" w:author="Nguyen Toan" w:date="2018-05-13T20:16:00Z">
                <w:rPr/>
              </w:rPrChange>
            </w:rPr>
            <w:delText>hch</w:delText>
          </w:r>
          <w:r w:rsidRPr="00C307BC" w:rsidDel="00992928">
            <w:rPr>
              <w:rFonts w:ascii="Times New Roman" w:hAnsi="Times New Roman" w:cs="Times New Roman"/>
              <w:b/>
              <w:sz w:val="26"/>
              <w:szCs w:val="26"/>
              <w:rPrChange w:id="2700" w:author="LoanDT" w:date="2018-05-11T23:07:00Z">
                <w:rPr/>
              </w:rPrChange>
            </w:rPr>
            <w:delText xml:space="preserve"> v</w:delText>
          </w:r>
          <w:r w:rsidRPr="00C307BC" w:rsidDel="00992928">
            <w:rPr>
              <w:rFonts w:ascii="Times New Roman" w:eastAsia="Calibri" w:hAnsi="Times New Roman" w:cs="Times New Roman"/>
              <w:b/>
              <w:sz w:val="26"/>
              <w:szCs w:val="26"/>
              <w:rPrChange w:id="2701" w:author="LoanDT" w:date="2018-05-11T23:07:00Z">
                <w:rPr/>
              </w:rPrChange>
            </w:rPr>
            <w:delText>ớ</w:delText>
          </w:r>
          <w:r w:rsidRPr="00C307BC" w:rsidDel="00992928">
            <w:rPr>
              <w:rFonts w:ascii="Times New Roman" w:hAnsi="Times New Roman" w:cs="Times New Roman"/>
              <w:b/>
              <w:sz w:val="26"/>
              <w:szCs w:val="26"/>
              <w:rPrChange w:id="2702" w:author="LoanDT" w:date="2018-05-11T23:07:00Z">
                <w:rPr/>
              </w:rPrChange>
            </w:rPr>
            <w:delText>i Jenkins</w:delText>
          </w:r>
        </w:del>
      </w:ins>
      <w:bookmarkEnd w:id="2693"/>
    </w:p>
    <w:p w14:paraId="2C76F5BE" w14:textId="02C3F1FB" w:rsidR="00EA4629" w:rsidRPr="00C307BC" w:rsidDel="00991C59" w:rsidRDefault="00EA4629">
      <w:pPr>
        <w:rPr>
          <w:ins w:id="2703" w:author="Nguyen Toan" w:date="2018-05-07T22:05:00Z"/>
          <w:del w:id="2704" w:author="LoanDT" w:date="2018-05-10T23:24:00Z"/>
          <w:rFonts w:ascii="Times New Roman" w:eastAsia="Times New Roman" w:hAnsi="Times New Roman" w:cs="Times New Roman"/>
          <w:b/>
          <w:sz w:val="26"/>
          <w:szCs w:val="26"/>
        </w:rPr>
        <w:pPrChange w:id="2705" w:author="Nguyen Toan" w:date="2018-05-14T18:04:00Z">
          <w:pPr>
            <w:pStyle w:val="ListParagraph"/>
            <w:numPr>
              <w:ilvl w:val="2"/>
              <w:numId w:val="5"/>
            </w:numPr>
            <w:spacing w:before="240" w:after="120" w:line="288" w:lineRule="auto"/>
            <w:ind w:left="1440" w:hanging="720"/>
            <w:contextualSpacing w:val="0"/>
            <w:outlineLvl w:val="2"/>
          </w:pPr>
        </w:pPrChange>
      </w:pPr>
      <w:del w:id="2706" w:author="LoanDT" w:date="2018-05-11T23:07:00Z">
        <w:r w:rsidRPr="00C307BC" w:rsidDel="006A0A88">
          <w:rPr>
            <w:rFonts w:ascii="Times New Roman" w:eastAsia="Times New Roman" w:hAnsi="Times New Roman" w:cs="Times New Roman"/>
            <w:b/>
            <w:sz w:val="26"/>
            <w:szCs w:val="26"/>
          </w:rPr>
          <w:delText>Tích hợp với Jenkins</w:delText>
        </w:r>
      </w:del>
    </w:p>
    <w:p w14:paraId="04804EAC" w14:textId="4FFF9A9A" w:rsidR="00C2302E" w:rsidRPr="00C307BC" w:rsidDel="006A0A88" w:rsidRDefault="00C2302E">
      <w:pPr>
        <w:rPr>
          <w:del w:id="2707" w:author="LoanDT" w:date="2018-05-11T23:07:00Z"/>
          <w:rFonts w:ascii="Times New Roman" w:hAnsi="Times New Roman" w:cs="Times New Roman"/>
          <w:b/>
          <w:sz w:val="26"/>
          <w:szCs w:val="26"/>
          <w:lang w:val="en-US"/>
          <w:rPrChange w:id="2708" w:author="LoanDT" w:date="2018-05-11T23:06:00Z">
            <w:rPr>
              <w:del w:id="2709" w:author="LoanDT" w:date="2018-05-11T23:07:00Z"/>
              <w:lang w:val="en-US"/>
            </w:rPr>
          </w:rPrChange>
        </w:rPr>
        <w:pPrChange w:id="2710" w:author="Nguyen Toan" w:date="2018-05-14T18:04:00Z">
          <w:pPr>
            <w:pStyle w:val="ListParagraph"/>
            <w:numPr>
              <w:ilvl w:val="2"/>
              <w:numId w:val="5"/>
            </w:numPr>
            <w:spacing w:before="240" w:after="120" w:line="288" w:lineRule="auto"/>
            <w:ind w:left="1440" w:hanging="720"/>
            <w:contextualSpacing w:val="0"/>
            <w:outlineLvl w:val="2"/>
          </w:pPr>
        </w:pPrChange>
      </w:pPr>
    </w:p>
    <w:p w14:paraId="4EB39D56" w14:textId="12062693" w:rsidR="004078DD" w:rsidRPr="00C307BC" w:rsidDel="001D0CD5" w:rsidRDefault="00B57D16">
      <w:pPr>
        <w:rPr>
          <w:del w:id="2711" w:author="Nguyen Toan" w:date="2018-05-14T18:04:00Z"/>
          <w:rFonts w:ascii="Times New Roman" w:eastAsia="Times New Roman" w:hAnsi="Times New Roman" w:cs="Times New Roman"/>
          <w:bCs/>
          <w:color w:val="auto"/>
          <w:sz w:val="26"/>
          <w:szCs w:val="26"/>
          <w:lang w:val="en-US"/>
        </w:rPr>
        <w:pPrChange w:id="2712" w:author="Nguyen Toan" w:date="2018-05-14T18:04:00Z">
          <w:pPr>
            <w:spacing w:after="120" w:line="288" w:lineRule="auto"/>
            <w:ind w:firstLine="567"/>
            <w:jc w:val="both"/>
          </w:pPr>
        </w:pPrChange>
      </w:pPr>
      <w:del w:id="2713" w:author="Nguyen Toan" w:date="2018-05-14T18:04:00Z">
        <w:r w:rsidRPr="00C307BC" w:rsidDel="001D0CD5">
          <w:rPr>
            <w:rFonts w:ascii="Times New Roman" w:eastAsia="Times New Roman" w:hAnsi="Times New Roman" w:cs="Times New Roman"/>
            <w:b/>
            <w:bCs/>
            <w:color w:val="auto"/>
            <w:sz w:val="26"/>
            <w:szCs w:val="26"/>
            <w:lang w:val="en-US"/>
          </w:rPr>
          <w:delText>Bước 1</w:delText>
        </w:r>
        <w:r w:rsidRPr="00C307BC" w:rsidDel="001D0CD5">
          <w:rPr>
            <w:rFonts w:ascii="Times New Roman" w:eastAsia="Times New Roman" w:hAnsi="Times New Roman" w:cs="Times New Roman"/>
            <w:bCs/>
            <w:color w:val="auto"/>
            <w:sz w:val="26"/>
            <w:szCs w:val="26"/>
            <w:lang w:val="en-US"/>
          </w:rPr>
          <w:delText xml:space="preserve">: </w:delText>
        </w:r>
        <w:r w:rsidRPr="00C307BC" w:rsidDel="001D0CD5">
          <w:rPr>
            <w:rFonts w:ascii="Times New Roman" w:hAnsi="Times New Roman" w:cs="Times New Roman"/>
            <w:sz w:val="26"/>
            <w:szCs w:val="26"/>
            <w:lang w:val="en-US"/>
          </w:rPr>
          <w:delText>Tại</w:delText>
        </w:r>
        <w:r w:rsidRPr="00C307BC" w:rsidDel="001D0CD5">
          <w:rPr>
            <w:rFonts w:ascii="Times New Roman" w:eastAsia="Times New Roman" w:hAnsi="Times New Roman" w:cs="Times New Roman"/>
            <w:bCs/>
            <w:color w:val="auto"/>
            <w:sz w:val="26"/>
            <w:szCs w:val="26"/>
            <w:lang w:val="en-US"/>
          </w:rPr>
          <w:delText xml:space="preserve"> màn hình </w:delText>
        </w:r>
        <w:r w:rsidR="00835AE1" w:rsidRPr="00C307BC" w:rsidDel="001D0CD5">
          <w:rPr>
            <w:rFonts w:ascii="Times New Roman" w:eastAsia="Times New Roman" w:hAnsi="Times New Roman" w:cs="Times New Roman"/>
            <w:bCs/>
            <w:color w:val="auto"/>
            <w:sz w:val="26"/>
            <w:szCs w:val="26"/>
            <w:lang w:val="en-US"/>
          </w:rPr>
          <w:delText>chính, chọn “New Item”</w:delText>
        </w:r>
        <w:r w:rsidR="00F33201" w:rsidRPr="00C307BC" w:rsidDel="001D0CD5">
          <w:rPr>
            <w:rFonts w:ascii="Times New Roman" w:eastAsia="Times New Roman" w:hAnsi="Times New Roman" w:cs="Times New Roman"/>
            <w:bCs/>
            <w:color w:val="auto"/>
            <w:sz w:val="26"/>
            <w:szCs w:val="26"/>
            <w:lang w:val="en-US"/>
          </w:rPr>
          <w:delText xml:space="preserve"> (</w:delText>
        </w:r>
        <w:r w:rsidR="005F7179" w:rsidRPr="00C307BC" w:rsidDel="001D0CD5">
          <w:rPr>
            <w:rFonts w:ascii="Times New Roman" w:eastAsia="Times New Roman" w:hAnsi="Times New Roman" w:cs="Times New Roman"/>
            <w:bCs/>
            <w:color w:val="auto"/>
            <w:sz w:val="26"/>
            <w:szCs w:val="26"/>
            <w:lang w:val="en-US"/>
          </w:rPr>
          <w:fldChar w:fldCharType="begin"/>
        </w:r>
        <w:r w:rsidR="005F7179" w:rsidRPr="00C307BC" w:rsidDel="001D0CD5">
          <w:rPr>
            <w:rFonts w:ascii="Times New Roman" w:eastAsia="Times New Roman" w:hAnsi="Times New Roman" w:cs="Times New Roman"/>
            <w:bCs/>
            <w:color w:val="auto"/>
            <w:sz w:val="26"/>
            <w:szCs w:val="26"/>
            <w:lang w:val="en-US"/>
          </w:rPr>
          <w:delInstrText xml:space="preserve"> REF _Ref512179882 \h  \* MERGEFORMAT </w:delInstrText>
        </w:r>
        <w:r w:rsidR="005F7179" w:rsidRPr="00C307BC" w:rsidDel="001D0CD5">
          <w:rPr>
            <w:rFonts w:ascii="Times New Roman" w:eastAsia="Times New Roman" w:hAnsi="Times New Roman" w:cs="Times New Roman"/>
            <w:bCs/>
            <w:color w:val="auto"/>
            <w:sz w:val="26"/>
            <w:szCs w:val="26"/>
            <w:lang w:val="en-US"/>
          </w:rPr>
        </w:r>
        <w:r w:rsidR="005F7179" w:rsidRPr="00C307BC" w:rsidDel="001D0CD5">
          <w:rPr>
            <w:rFonts w:ascii="Times New Roman" w:eastAsia="Times New Roman" w:hAnsi="Times New Roman" w:cs="Times New Roman"/>
            <w:bCs/>
            <w:color w:val="auto"/>
            <w:sz w:val="26"/>
            <w:szCs w:val="26"/>
            <w:lang w:val="en-US"/>
          </w:rPr>
          <w:fldChar w:fldCharType="separate"/>
        </w:r>
      </w:del>
      <w:del w:id="2714" w:author="Nguyen Toan" w:date="2018-05-05T22:57:00Z">
        <w:r w:rsidR="00E6465F" w:rsidRPr="00C307BC" w:rsidDel="00351C8D">
          <w:rPr>
            <w:rFonts w:ascii="Times New Roman" w:eastAsia="Times New Roman" w:hAnsi="Times New Roman" w:cs="Times New Roman"/>
            <w:bCs/>
            <w:color w:val="auto"/>
            <w:sz w:val="26"/>
            <w:szCs w:val="26"/>
            <w:lang w:val="en-US"/>
          </w:rPr>
          <w:delText>Hình 3.24</w:delText>
        </w:r>
      </w:del>
      <w:del w:id="2715" w:author="Nguyen Toan" w:date="2018-05-14T18:04:00Z">
        <w:r w:rsidR="005F7179" w:rsidRPr="00C307BC" w:rsidDel="001D0CD5">
          <w:rPr>
            <w:rFonts w:ascii="Times New Roman" w:eastAsia="Times New Roman" w:hAnsi="Times New Roman" w:cs="Times New Roman"/>
            <w:bCs/>
            <w:color w:val="auto"/>
            <w:sz w:val="26"/>
            <w:szCs w:val="26"/>
            <w:lang w:val="en-US"/>
          </w:rPr>
          <w:fldChar w:fldCharType="end"/>
        </w:r>
        <w:r w:rsidR="00F33201" w:rsidRPr="00C307BC" w:rsidDel="001D0CD5">
          <w:rPr>
            <w:rFonts w:ascii="Times New Roman" w:eastAsia="Times New Roman" w:hAnsi="Times New Roman" w:cs="Times New Roman"/>
            <w:bCs/>
            <w:color w:val="auto"/>
            <w:sz w:val="26"/>
            <w:szCs w:val="26"/>
            <w:lang w:val="en-US"/>
          </w:rPr>
          <w:delText>)</w:delText>
        </w:r>
        <w:r w:rsidR="0052705F" w:rsidRPr="00C307BC" w:rsidDel="001D0CD5">
          <w:rPr>
            <w:rFonts w:ascii="Times New Roman" w:eastAsia="Times New Roman" w:hAnsi="Times New Roman" w:cs="Times New Roman"/>
            <w:bCs/>
            <w:color w:val="auto"/>
            <w:sz w:val="26"/>
            <w:szCs w:val="26"/>
            <w:lang w:val="en-US"/>
          </w:rPr>
          <w:delText>.</w:delText>
        </w:r>
      </w:del>
    </w:p>
    <w:p w14:paraId="46888A1E" w14:textId="2891F9B0" w:rsidR="002318BF" w:rsidRPr="00C307BC" w:rsidDel="001D0CD5" w:rsidRDefault="002318BF" w:rsidP="00621607">
      <w:pPr>
        <w:rPr>
          <w:del w:id="2716" w:author="Nguyen Toan" w:date="2018-05-14T18:04:00Z"/>
          <w:rFonts w:ascii="Times New Roman" w:hAnsi="Times New Roman" w:cs="Times New Roman"/>
          <w:sz w:val="26"/>
          <w:szCs w:val="26"/>
        </w:rPr>
      </w:pPr>
      <w:del w:id="2717" w:author="Nguyen Toan" w:date="2018-05-14T18:04:00Z">
        <w:r w:rsidRPr="00C307BC" w:rsidDel="001D0CD5">
          <w:rPr>
            <w:rFonts w:ascii="Times New Roman" w:eastAsia="Times New Roman" w:hAnsi="Times New Roman" w:cs="Times New Roman"/>
            <w:bCs/>
            <w:noProof/>
            <w:color w:val="auto"/>
            <w:sz w:val="26"/>
            <w:szCs w:val="26"/>
            <w:lang w:val="en-US"/>
            <w:rPrChange w:id="2718" w:author="Unknown">
              <w:rPr>
                <w:noProof/>
                <w:lang w:val="en-US"/>
              </w:rPr>
            </w:rPrChange>
          </w:rPr>
          <w:drawing>
            <wp:inline distT="0" distB="0" distL="0" distR="0" wp14:anchorId="0FF2CF1E" wp14:editId="59B64C0D">
              <wp:extent cx="3833448" cy="3171511"/>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jenkins man hinh quan ly.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41102" cy="3177843"/>
                      </a:xfrm>
                      <a:prstGeom prst="rect">
                        <a:avLst/>
                      </a:prstGeom>
                    </pic:spPr>
                  </pic:pic>
                </a:graphicData>
              </a:graphic>
            </wp:inline>
          </w:drawing>
        </w:r>
      </w:del>
    </w:p>
    <w:p w14:paraId="0046C989" w14:textId="23D33C73" w:rsidR="00D312F1" w:rsidRPr="00C307BC" w:rsidDel="001D0CD5" w:rsidRDefault="002318BF">
      <w:pPr>
        <w:rPr>
          <w:del w:id="2719" w:author="Nguyen Toan" w:date="2018-05-14T18:04:00Z"/>
          <w:rFonts w:ascii="Times New Roman" w:eastAsia="Times New Roman" w:hAnsi="Times New Roman" w:cs="Times New Roman"/>
          <w:bCs/>
          <w:color w:val="auto"/>
          <w:sz w:val="26"/>
          <w:szCs w:val="26"/>
          <w:lang w:val="en-US"/>
        </w:rPr>
        <w:pPrChange w:id="2720" w:author="Nguyen Toan" w:date="2018-05-14T18:04:00Z">
          <w:pPr>
            <w:pStyle w:val="Caption"/>
            <w:jc w:val="center"/>
          </w:pPr>
        </w:pPrChange>
      </w:pPr>
      <w:bookmarkStart w:id="2721" w:name="_Ref512179882"/>
      <w:del w:id="2722" w:author="Nguyen Toan" w:date="2018-05-14T18:04:00Z">
        <w:r w:rsidRPr="00C307BC" w:rsidDel="001D0CD5">
          <w:rPr>
            <w:rFonts w:ascii="Times New Roman" w:hAnsi="Times New Roman" w:cs="Times New Roman"/>
            <w:color w:val="auto"/>
            <w:sz w:val="26"/>
            <w:szCs w:val="26"/>
          </w:rPr>
          <w:delText xml:space="preserve">Hình </w:delText>
        </w:r>
      </w:del>
      <w:del w:id="2723" w:author="Nguyen Toan" w:date="2018-05-05T22:22:00Z">
        <w:r w:rsidR="00185199" w:rsidRPr="00C307BC" w:rsidDel="00BE0028">
          <w:rPr>
            <w:rFonts w:ascii="Times New Roman" w:hAnsi="Times New Roman" w:cs="Times New Roman"/>
            <w:iCs/>
            <w:color w:val="auto"/>
            <w:sz w:val="26"/>
            <w:szCs w:val="26"/>
          </w:rPr>
          <w:fldChar w:fldCharType="begin"/>
        </w:r>
        <w:r w:rsidR="00185199" w:rsidRPr="00C307BC" w:rsidDel="00BE0028">
          <w:rPr>
            <w:rFonts w:ascii="Times New Roman" w:hAnsi="Times New Roman" w:cs="Times New Roman"/>
            <w:color w:val="auto"/>
            <w:sz w:val="26"/>
            <w:szCs w:val="26"/>
          </w:rPr>
          <w:delInstrText xml:space="preserve"> STYLEREF 1 \s </w:delInstrText>
        </w:r>
        <w:r w:rsidR="00185199" w:rsidRPr="00C307BC" w:rsidDel="00BE0028">
          <w:rPr>
            <w:rFonts w:ascii="Times New Roman" w:hAnsi="Times New Roman" w:cs="Times New Roman"/>
            <w:iCs/>
            <w:color w:val="auto"/>
            <w:sz w:val="26"/>
            <w:szCs w:val="26"/>
          </w:rPr>
          <w:fldChar w:fldCharType="separate"/>
        </w:r>
        <w:r w:rsidR="00E6465F" w:rsidRPr="00C307BC" w:rsidDel="00BE0028">
          <w:rPr>
            <w:rFonts w:ascii="Times New Roman" w:hAnsi="Times New Roman" w:cs="Times New Roman"/>
            <w:noProof/>
            <w:color w:val="auto"/>
            <w:sz w:val="26"/>
            <w:szCs w:val="26"/>
          </w:rPr>
          <w:delText>3</w:delText>
        </w:r>
        <w:r w:rsidR="00185199" w:rsidRPr="00C307BC" w:rsidDel="00BE0028">
          <w:rPr>
            <w:rFonts w:ascii="Times New Roman" w:hAnsi="Times New Roman" w:cs="Times New Roman"/>
            <w:iCs/>
            <w:color w:val="auto"/>
            <w:sz w:val="26"/>
            <w:szCs w:val="26"/>
          </w:rPr>
          <w:fldChar w:fldCharType="end"/>
        </w:r>
        <w:r w:rsidR="00185199" w:rsidRPr="00C307BC" w:rsidDel="00BE0028">
          <w:rPr>
            <w:rFonts w:ascii="Times New Roman" w:hAnsi="Times New Roman" w:cs="Times New Roman"/>
            <w:color w:val="auto"/>
            <w:sz w:val="26"/>
            <w:szCs w:val="26"/>
          </w:rPr>
          <w:delText>.</w:delText>
        </w:r>
        <w:r w:rsidR="00185199" w:rsidRPr="00C307BC" w:rsidDel="00BE0028">
          <w:rPr>
            <w:rFonts w:ascii="Times New Roman" w:hAnsi="Times New Roman" w:cs="Times New Roman"/>
            <w:iCs/>
            <w:color w:val="auto"/>
            <w:sz w:val="26"/>
            <w:szCs w:val="26"/>
          </w:rPr>
          <w:fldChar w:fldCharType="begin"/>
        </w:r>
        <w:r w:rsidR="00185199" w:rsidRPr="00C307BC" w:rsidDel="00BE0028">
          <w:rPr>
            <w:rFonts w:ascii="Times New Roman" w:hAnsi="Times New Roman" w:cs="Times New Roman"/>
            <w:color w:val="auto"/>
            <w:sz w:val="26"/>
            <w:szCs w:val="26"/>
          </w:rPr>
          <w:delInstrText xml:space="preserve"> SEQ Hình \* ARABIC \s 1 </w:delInstrText>
        </w:r>
        <w:r w:rsidR="00185199" w:rsidRPr="00C307BC" w:rsidDel="00BE0028">
          <w:rPr>
            <w:rFonts w:ascii="Times New Roman" w:hAnsi="Times New Roman" w:cs="Times New Roman"/>
            <w:iCs/>
            <w:color w:val="auto"/>
            <w:sz w:val="26"/>
            <w:szCs w:val="26"/>
          </w:rPr>
          <w:fldChar w:fldCharType="separate"/>
        </w:r>
        <w:r w:rsidR="00E6465F" w:rsidRPr="00C307BC" w:rsidDel="00BE0028">
          <w:rPr>
            <w:rFonts w:ascii="Times New Roman" w:hAnsi="Times New Roman" w:cs="Times New Roman"/>
            <w:noProof/>
            <w:color w:val="auto"/>
            <w:sz w:val="26"/>
            <w:szCs w:val="26"/>
          </w:rPr>
          <w:delText>24</w:delText>
        </w:r>
        <w:r w:rsidR="00185199" w:rsidRPr="00C307BC" w:rsidDel="00BE0028">
          <w:rPr>
            <w:rFonts w:ascii="Times New Roman" w:hAnsi="Times New Roman" w:cs="Times New Roman"/>
            <w:iCs/>
            <w:color w:val="auto"/>
            <w:sz w:val="26"/>
            <w:szCs w:val="26"/>
          </w:rPr>
          <w:fldChar w:fldCharType="end"/>
        </w:r>
      </w:del>
      <w:bookmarkEnd w:id="2721"/>
      <w:del w:id="2724" w:author="Nguyen Toan" w:date="2018-05-14T18:04:00Z">
        <w:r w:rsidRPr="00C307BC" w:rsidDel="001D0CD5">
          <w:rPr>
            <w:rFonts w:ascii="Times New Roman" w:hAnsi="Times New Roman" w:cs="Times New Roman"/>
            <w:color w:val="auto"/>
            <w:sz w:val="26"/>
            <w:szCs w:val="26"/>
          </w:rPr>
          <w:delText>: Màn hình quản lý của Jenkins</w:delText>
        </w:r>
      </w:del>
    </w:p>
    <w:p w14:paraId="0F3D3E3E" w14:textId="5B27D661" w:rsidR="003663EE" w:rsidRPr="00C307BC" w:rsidDel="001D0CD5" w:rsidRDefault="003663EE">
      <w:pPr>
        <w:rPr>
          <w:del w:id="2725" w:author="Nguyen Toan" w:date="2018-05-14T18:04:00Z"/>
          <w:rFonts w:ascii="Times New Roman" w:eastAsia="Times New Roman" w:hAnsi="Times New Roman" w:cs="Times New Roman"/>
          <w:bCs/>
          <w:color w:val="auto"/>
          <w:sz w:val="26"/>
          <w:szCs w:val="26"/>
          <w:lang w:val="en-US"/>
        </w:rPr>
        <w:pPrChange w:id="2726" w:author="Nguyen Toan" w:date="2018-05-14T18:04:00Z">
          <w:pPr>
            <w:spacing w:after="120" w:line="288" w:lineRule="auto"/>
            <w:ind w:firstLine="567"/>
            <w:jc w:val="both"/>
          </w:pPr>
        </w:pPrChange>
      </w:pPr>
      <w:del w:id="2727" w:author="Nguyen Toan" w:date="2018-05-14T18:04:00Z">
        <w:r w:rsidRPr="00C307BC" w:rsidDel="001D0CD5">
          <w:rPr>
            <w:rFonts w:ascii="Times New Roman" w:eastAsia="Times New Roman" w:hAnsi="Times New Roman" w:cs="Times New Roman"/>
            <w:b/>
            <w:bCs/>
            <w:color w:val="auto"/>
            <w:sz w:val="26"/>
            <w:szCs w:val="26"/>
            <w:lang w:val="en-US"/>
          </w:rPr>
          <w:delText>Bước 2</w:delText>
        </w:r>
        <w:r w:rsidRPr="00C307BC" w:rsidDel="001D0CD5">
          <w:rPr>
            <w:rFonts w:ascii="Times New Roman" w:eastAsia="Times New Roman" w:hAnsi="Times New Roman" w:cs="Times New Roman"/>
            <w:bCs/>
            <w:color w:val="auto"/>
            <w:sz w:val="26"/>
            <w:szCs w:val="26"/>
            <w:lang w:val="en-US"/>
          </w:rPr>
          <w:delText>: tại màn hình tạo mới (</w:delText>
        </w:r>
        <w:r w:rsidR="00486308" w:rsidRPr="00C307BC" w:rsidDel="001D0CD5">
          <w:rPr>
            <w:rFonts w:ascii="Times New Roman" w:eastAsia="Times New Roman" w:hAnsi="Times New Roman" w:cs="Times New Roman"/>
            <w:bCs/>
            <w:color w:val="auto"/>
            <w:sz w:val="26"/>
            <w:szCs w:val="26"/>
            <w:lang w:val="en-US"/>
          </w:rPr>
          <w:fldChar w:fldCharType="begin"/>
        </w:r>
        <w:r w:rsidR="00486308" w:rsidRPr="00C307BC" w:rsidDel="001D0CD5">
          <w:rPr>
            <w:rFonts w:ascii="Times New Roman" w:eastAsia="Times New Roman" w:hAnsi="Times New Roman" w:cs="Times New Roman"/>
            <w:bCs/>
            <w:color w:val="auto"/>
            <w:sz w:val="26"/>
            <w:szCs w:val="26"/>
            <w:lang w:val="en-US"/>
          </w:rPr>
          <w:delInstrText xml:space="preserve"> REF _Ref513152768 \h </w:delInstrText>
        </w:r>
      </w:del>
      <w:r w:rsidR="00C307BC" w:rsidRPr="00C307BC">
        <w:rPr>
          <w:rFonts w:ascii="Times New Roman" w:eastAsia="Times New Roman" w:hAnsi="Times New Roman" w:cs="Times New Roman"/>
          <w:bCs/>
          <w:color w:val="auto"/>
          <w:sz w:val="26"/>
          <w:szCs w:val="26"/>
          <w:lang w:val="en-US"/>
        </w:rPr>
        <w:instrText xml:space="preserve"> \* MERGEFORMAT </w:instrText>
      </w:r>
      <w:del w:id="2728" w:author="Nguyen Toan" w:date="2018-05-14T18:04:00Z">
        <w:r w:rsidR="00486308" w:rsidRPr="00C307BC" w:rsidDel="001D0CD5">
          <w:rPr>
            <w:rFonts w:ascii="Times New Roman" w:eastAsia="Times New Roman" w:hAnsi="Times New Roman" w:cs="Times New Roman"/>
            <w:bCs/>
            <w:color w:val="auto"/>
            <w:sz w:val="26"/>
            <w:szCs w:val="26"/>
            <w:lang w:val="en-US"/>
          </w:rPr>
        </w:r>
        <w:r w:rsidR="00486308" w:rsidRPr="00C307BC" w:rsidDel="001D0CD5">
          <w:rPr>
            <w:rFonts w:ascii="Times New Roman" w:eastAsia="Times New Roman" w:hAnsi="Times New Roman" w:cs="Times New Roman"/>
            <w:bCs/>
            <w:color w:val="auto"/>
            <w:sz w:val="26"/>
            <w:szCs w:val="26"/>
            <w:lang w:val="en-US"/>
          </w:rPr>
          <w:fldChar w:fldCharType="separate"/>
        </w:r>
      </w:del>
      <w:del w:id="2729" w:author="Nguyen Toan" w:date="2018-05-05T22:57:00Z">
        <w:r w:rsidR="00E6465F" w:rsidRPr="00C307BC" w:rsidDel="00351C8D">
          <w:rPr>
            <w:rFonts w:ascii="Times New Roman" w:hAnsi="Times New Roman" w:cs="Times New Roman"/>
            <w:i/>
            <w:color w:val="auto"/>
            <w:sz w:val="26"/>
            <w:szCs w:val="26"/>
          </w:rPr>
          <w:delText xml:space="preserve">Hình </w:delText>
        </w:r>
        <w:r w:rsidR="00E6465F" w:rsidRPr="00C307BC" w:rsidDel="00351C8D">
          <w:rPr>
            <w:rFonts w:ascii="Times New Roman" w:hAnsi="Times New Roman" w:cs="Times New Roman"/>
            <w:i/>
            <w:noProof/>
            <w:color w:val="auto"/>
            <w:sz w:val="26"/>
            <w:szCs w:val="26"/>
          </w:rPr>
          <w:delText>3</w:delText>
        </w:r>
        <w:r w:rsidR="00E6465F" w:rsidRPr="00C307BC" w:rsidDel="00351C8D">
          <w:rPr>
            <w:rFonts w:ascii="Times New Roman" w:hAnsi="Times New Roman" w:cs="Times New Roman"/>
            <w:i/>
            <w:color w:val="auto"/>
            <w:sz w:val="26"/>
            <w:szCs w:val="26"/>
          </w:rPr>
          <w:delText>.</w:delText>
        </w:r>
        <w:r w:rsidR="00E6465F" w:rsidRPr="00C307BC" w:rsidDel="00351C8D">
          <w:rPr>
            <w:rFonts w:ascii="Times New Roman" w:hAnsi="Times New Roman" w:cs="Times New Roman"/>
            <w:i/>
            <w:noProof/>
            <w:color w:val="auto"/>
            <w:sz w:val="26"/>
            <w:szCs w:val="26"/>
          </w:rPr>
          <w:delText>25</w:delText>
        </w:r>
      </w:del>
      <w:del w:id="2730" w:author="Nguyen Toan" w:date="2018-05-14T18:04:00Z">
        <w:r w:rsidR="00486308" w:rsidRPr="00C307BC" w:rsidDel="001D0CD5">
          <w:rPr>
            <w:rFonts w:ascii="Times New Roman" w:eastAsia="Times New Roman" w:hAnsi="Times New Roman" w:cs="Times New Roman"/>
            <w:bCs/>
            <w:color w:val="auto"/>
            <w:sz w:val="26"/>
            <w:szCs w:val="26"/>
            <w:lang w:val="en-US"/>
          </w:rPr>
          <w:fldChar w:fldCharType="end"/>
        </w:r>
        <w:r w:rsidRPr="00C307BC" w:rsidDel="001D0CD5">
          <w:rPr>
            <w:rFonts w:ascii="Times New Roman" w:eastAsia="Times New Roman" w:hAnsi="Times New Roman" w:cs="Times New Roman"/>
            <w:bCs/>
            <w:color w:val="auto"/>
            <w:sz w:val="26"/>
            <w:szCs w:val="26"/>
            <w:lang w:val="en-US"/>
          </w:rPr>
          <w:delText>), chọn tên ứng dụng và loại ứng dụng, ở đây, ta chọn “Maven Project”.</w:delText>
        </w:r>
      </w:del>
    </w:p>
    <w:p w14:paraId="36C1A2C9" w14:textId="3B17CD29" w:rsidR="005B6D88" w:rsidRPr="00C307BC" w:rsidDel="001D0CD5" w:rsidRDefault="005B6D88" w:rsidP="00621607">
      <w:pPr>
        <w:rPr>
          <w:del w:id="2731" w:author="Nguyen Toan" w:date="2018-05-14T18:04:00Z"/>
          <w:rFonts w:ascii="Times New Roman" w:hAnsi="Times New Roman" w:cs="Times New Roman"/>
          <w:sz w:val="26"/>
          <w:szCs w:val="26"/>
        </w:rPr>
      </w:pPr>
      <w:del w:id="2732" w:author="Nguyen Toan" w:date="2018-05-14T18:04:00Z">
        <w:r w:rsidRPr="00C307BC" w:rsidDel="001D0CD5">
          <w:rPr>
            <w:rFonts w:ascii="Times New Roman" w:hAnsi="Times New Roman" w:cs="Times New Roman"/>
            <w:noProof/>
            <w:sz w:val="26"/>
            <w:szCs w:val="26"/>
            <w:lang w:val="en-US"/>
            <w:rPrChange w:id="2733" w:author="Unknown">
              <w:rPr>
                <w:noProof/>
                <w:lang w:val="en-US"/>
              </w:rPr>
            </w:rPrChange>
          </w:rPr>
          <w:drawing>
            <wp:inline distT="0" distB="0" distL="0" distR="0" wp14:anchorId="20AE31E6" wp14:editId="6E31804F">
              <wp:extent cx="3944495" cy="402082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957502" cy="4034085"/>
                      </a:xfrm>
                      <a:prstGeom prst="rect">
                        <a:avLst/>
                      </a:prstGeom>
                    </pic:spPr>
                  </pic:pic>
                </a:graphicData>
              </a:graphic>
            </wp:inline>
          </w:drawing>
        </w:r>
      </w:del>
    </w:p>
    <w:p w14:paraId="455BD783" w14:textId="0728F4F3" w:rsidR="005B6D88" w:rsidRPr="00C307BC" w:rsidDel="001D0CD5" w:rsidRDefault="005B6D88">
      <w:pPr>
        <w:rPr>
          <w:del w:id="2734" w:author="Nguyen Toan" w:date="2018-05-14T18:04:00Z"/>
          <w:rFonts w:ascii="Times New Roman" w:hAnsi="Times New Roman" w:cs="Times New Roman"/>
          <w:color w:val="auto"/>
          <w:sz w:val="26"/>
          <w:szCs w:val="26"/>
        </w:rPr>
        <w:pPrChange w:id="2735" w:author="Nguyen Toan" w:date="2018-05-14T18:04:00Z">
          <w:pPr>
            <w:pStyle w:val="Caption"/>
            <w:jc w:val="center"/>
          </w:pPr>
        </w:pPrChange>
      </w:pPr>
      <w:bookmarkStart w:id="2736" w:name="_Ref513152768"/>
      <w:del w:id="2737" w:author="Nguyen Toan" w:date="2018-05-14T18:04:00Z">
        <w:r w:rsidRPr="00C307BC" w:rsidDel="001D0CD5">
          <w:rPr>
            <w:rFonts w:ascii="Times New Roman" w:hAnsi="Times New Roman" w:cs="Times New Roman"/>
            <w:color w:val="auto"/>
            <w:sz w:val="26"/>
            <w:szCs w:val="26"/>
          </w:rPr>
          <w:delText xml:space="preserve">Hình </w:delText>
        </w:r>
      </w:del>
      <w:del w:id="2738" w:author="Nguyen Toan" w:date="2018-05-05T22:22:00Z">
        <w:r w:rsidR="00185199" w:rsidRPr="00C307BC" w:rsidDel="00BE0028">
          <w:rPr>
            <w:rFonts w:ascii="Times New Roman" w:hAnsi="Times New Roman" w:cs="Times New Roman"/>
            <w:iCs/>
            <w:color w:val="auto"/>
            <w:sz w:val="26"/>
            <w:szCs w:val="26"/>
          </w:rPr>
          <w:fldChar w:fldCharType="begin"/>
        </w:r>
        <w:r w:rsidR="00185199" w:rsidRPr="00C307BC" w:rsidDel="00BE0028">
          <w:rPr>
            <w:rFonts w:ascii="Times New Roman" w:hAnsi="Times New Roman" w:cs="Times New Roman"/>
            <w:color w:val="auto"/>
            <w:sz w:val="26"/>
            <w:szCs w:val="26"/>
          </w:rPr>
          <w:delInstrText xml:space="preserve"> STYLEREF 1 \s </w:delInstrText>
        </w:r>
        <w:r w:rsidR="00185199" w:rsidRPr="00C307BC" w:rsidDel="00BE0028">
          <w:rPr>
            <w:rFonts w:ascii="Times New Roman" w:hAnsi="Times New Roman" w:cs="Times New Roman"/>
            <w:iCs/>
            <w:color w:val="auto"/>
            <w:sz w:val="26"/>
            <w:szCs w:val="26"/>
          </w:rPr>
          <w:fldChar w:fldCharType="separate"/>
        </w:r>
        <w:r w:rsidR="00E6465F" w:rsidRPr="00C307BC" w:rsidDel="00BE0028">
          <w:rPr>
            <w:rFonts w:ascii="Times New Roman" w:hAnsi="Times New Roman" w:cs="Times New Roman"/>
            <w:noProof/>
            <w:color w:val="auto"/>
            <w:sz w:val="26"/>
            <w:szCs w:val="26"/>
          </w:rPr>
          <w:delText>3</w:delText>
        </w:r>
        <w:r w:rsidR="00185199" w:rsidRPr="00C307BC" w:rsidDel="00BE0028">
          <w:rPr>
            <w:rFonts w:ascii="Times New Roman" w:hAnsi="Times New Roman" w:cs="Times New Roman"/>
            <w:iCs/>
            <w:color w:val="auto"/>
            <w:sz w:val="26"/>
            <w:szCs w:val="26"/>
          </w:rPr>
          <w:fldChar w:fldCharType="end"/>
        </w:r>
        <w:r w:rsidR="00185199" w:rsidRPr="00C307BC" w:rsidDel="00BE0028">
          <w:rPr>
            <w:rFonts w:ascii="Times New Roman" w:hAnsi="Times New Roman" w:cs="Times New Roman"/>
            <w:color w:val="auto"/>
            <w:sz w:val="26"/>
            <w:szCs w:val="26"/>
          </w:rPr>
          <w:delText>.</w:delText>
        </w:r>
        <w:r w:rsidR="00185199" w:rsidRPr="00C307BC" w:rsidDel="00BE0028">
          <w:rPr>
            <w:rFonts w:ascii="Times New Roman" w:hAnsi="Times New Roman" w:cs="Times New Roman"/>
            <w:iCs/>
            <w:color w:val="auto"/>
            <w:sz w:val="26"/>
            <w:szCs w:val="26"/>
          </w:rPr>
          <w:fldChar w:fldCharType="begin"/>
        </w:r>
        <w:r w:rsidR="00185199" w:rsidRPr="00C307BC" w:rsidDel="00BE0028">
          <w:rPr>
            <w:rFonts w:ascii="Times New Roman" w:hAnsi="Times New Roman" w:cs="Times New Roman"/>
            <w:color w:val="auto"/>
            <w:sz w:val="26"/>
            <w:szCs w:val="26"/>
          </w:rPr>
          <w:delInstrText xml:space="preserve"> SEQ Hình \* ARABIC \s 1 </w:delInstrText>
        </w:r>
        <w:r w:rsidR="00185199" w:rsidRPr="00C307BC" w:rsidDel="00BE0028">
          <w:rPr>
            <w:rFonts w:ascii="Times New Roman" w:hAnsi="Times New Roman" w:cs="Times New Roman"/>
            <w:iCs/>
            <w:color w:val="auto"/>
            <w:sz w:val="26"/>
            <w:szCs w:val="26"/>
          </w:rPr>
          <w:fldChar w:fldCharType="separate"/>
        </w:r>
        <w:r w:rsidR="00E6465F" w:rsidRPr="00C307BC" w:rsidDel="00BE0028">
          <w:rPr>
            <w:rFonts w:ascii="Times New Roman" w:hAnsi="Times New Roman" w:cs="Times New Roman"/>
            <w:noProof/>
            <w:color w:val="auto"/>
            <w:sz w:val="26"/>
            <w:szCs w:val="26"/>
          </w:rPr>
          <w:delText>25</w:delText>
        </w:r>
        <w:r w:rsidR="00185199" w:rsidRPr="00C307BC" w:rsidDel="00BE0028">
          <w:rPr>
            <w:rFonts w:ascii="Times New Roman" w:hAnsi="Times New Roman" w:cs="Times New Roman"/>
            <w:iCs/>
            <w:color w:val="auto"/>
            <w:sz w:val="26"/>
            <w:szCs w:val="26"/>
          </w:rPr>
          <w:fldChar w:fldCharType="end"/>
        </w:r>
      </w:del>
      <w:bookmarkEnd w:id="2736"/>
      <w:del w:id="2739" w:author="Nguyen Toan" w:date="2018-05-14T18:04:00Z">
        <w:r w:rsidRPr="00C307BC" w:rsidDel="001D0CD5">
          <w:rPr>
            <w:rFonts w:ascii="Times New Roman" w:hAnsi="Times New Roman" w:cs="Times New Roman"/>
            <w:color w:val="auto"/>
            <w:sz w:val="26"/>
            <w:szCs w:val="26"/>
          </w:rPr>
          <w:delText>: Tạo một tác vụ trên Jenkins</w:delText>
        </w:r>
      </w:del>
    </w:p>
    <w:p w14:paraId="28921DA3" w14:textId="123E1EC9" w:rsidR="005B6D88" w:rsidRPr="00C307BC" w:rsidDel="001D0CD5" w:rsidRDefault="005B6D88">
      <w:pPr>
        <w:rPr>
          <w:del w:id="2740" w:author="Nguyen Toan" w:date="2018-05-14T18:04:00Z"/>
          <w:rFonts w:ascii="Times New Roman" w:hAnsi="Times New Roman" w:cs="Times New Roman"/>
          <w:sz w:val="26"/>
          <w:szCs w:val="26"/>
          <w:lang w:val="en-US"/>
        </w:rPr>
        <w:pPrChange w:id="2741" w:author="Nguyen Toan" w:date="2018-05-14T18:04:00Z">
          <w:pPr>
            <w:spacing w:after="120" w:line="288" w:lineRule="auto"/>
            <w:ind w:firstLine="567"/>
            <w:jc w:val="both"/>
          </w:pPr>
        </w:pPrChange>
      </w:pPr>
      <w:del w:id="2742" w:author="Nguyen Toan" w:date="2018-05-14T18:04:00Z">
        <w:r w:rsidRPr="00C307BC" w:rsidDel="001D0CD5">
          <w:rPr>
            <w:rFonts w:ascii="Times New Roman" w:eastAsia="Times New Roman" w:hAnsi="Times New Roman" w:cs="Times New Roman"/>
            <w:b/>
            <w:bCs/>
            <w:color w:val="auto"/>
            <w:sz w:val="26"/>
            <w:szCs w:val="26"/>
            <w:lang w:val="en-US"/>
          </w:rPr>
          <w:delText>Bước 3:</w:delText>
        </w:r>
        <w:r w:rsidRPr="00C307BC" w:rsidDel="001D0CD5">
          <w:rPr>
            <w:rFonts w:ascii="Times New Roman" w:eastAsia="Times New Roman" w:hAnsi="Times New Roman" w:cs="Times New Roman"/>
            <w:bCs/>
            <w:color w:val="auto"/>
            <w:sz w:val="26"/>
            <w:szCs w:val="26"/>
            <w:lang w:val="en-US"/>
          </w:rPr>
          <w:delText xml:space="preserve"> nhập thông tin cấu hình cho ứng dụng bao gồm: kho</w:delText>
        </w:r>
        <w:r w:rsidRPr="00C307BC" w:rsidDel="001D0CD5">
          <w:rPr>
            <w:rFonts w:ascii="Times New Roman" w:eastAsia="Times New Roman" w:hAnsi="Times New Roman" w:cs="Times New Roman"/>
            <w:b/>
            <w:bCs/>
            <w:color w:val="auto"/>
            <w:sz w:val="26"/>
            <w:szCs w:val="26"/>
            <w:lang w:val="en-US"/>
          </w:rPr>
          <w:delText xml:space="preserve"> </w:delText>
        </w:r>
        <w:r w:rsidRPr="00C307BC" w:rsidDel="001D0CD5">
          <w:rPr>
            <w:rFonts w:ascii="Times New Roman" w:eastAsia="Times New Roman" w:hAnsi="Times New Roman" w:cs="Times New Roman"/>
            <w:bCs/>
            <w:color w:val="auto"/>
            <w:sz w:val="26"/>
            <w:szCs w:val="26"/>
            <w:lang w:val="en-US"/>
          </w:rPr>
          <w:delText>mã nguồn, môi trường dịch, các bước dịch,…</w:delText>
        </w:r>
        <w:r w:rsidR="00BE1A60" w:rsidRPr="00C307BC" w:rsidDel="001D0CD5">
          <w:rPr>
            <w:rFonts w:ascii="Times New Roman" w:eastAsia="Times New Roman" w:hAnsi="Times New Roman" w:cs="Times New Roman"/>
            <w:bCs/>
            <w:color w:val="auto"/>
            <w:sz w:val="26"/>
            <w:szCs w:val="26"/>
            <w:lang w:val="en-US"/>
          </w:rPr>
          <w:delText xml:space="preserve"> (</w:delText>
        </w:r>
        <w:r w:rsidR="00BE1A60" w:rsidRPr="00C307BC" w:rsidDel="001D0CD5">
          <w:rPr>
            <w:rFonts w:ascii="Times New Roman" w:eastAsia="Times New Roman" w:hAnsi="Times New Roman" w:cs="Times New Roman"/>
            <w:bCs/>
            <w:color w:val="auto"/>
            <w:sz w:val="26"/>
            <w:szCs w:val="26"/>
            <w:lang w:val="en-US"/>
          </w:rPr>
          <w:fldChar w:fldCharType="begin"/>
        </w:r>
        <w:r w:rsidR="00BE1A60" w:rsidRPr="00C307BC" w:rsidDel="001D0CD5">
          <w:rPr>
            <w:rFonts w:ascii="Times New Roman" w:eastAsia="Times New Roman" w:hAnsi="Times New Roman" w:cs="Times New Roman"/>
            <w:bCs/>
            <w:color w:val="auto"/>
            <w:sz w:val="26"/>
            <w:szCs w:val="26"/>
            <w:lang w:val="en-US"/>
          </w:rPr>
          <w:delInstrText xml:space="preserve"> REF _Ref512175978 \h  \* MERGEFORMAT </w:delInstrText>
        </w:r>
        <w:r w:rsidR="00BE1A60" w:rsidRPr="00C307BC" w:rsidDel="001D0CD5">
          <w:rPr>
            <w:rFonts w:ascii="Times New Roman" w:eastAsia="Times New Roman" w:hAnsi="Times New Roman" w:cs="Times New Roman"/>
            <w:bCs/>
            <w:color w:val="auto"/>
            <w:sz w:val="26"/>
            <w:szCs w:val="26"/>
            <w:lang w:val="en-US"/>
          </w:rPr>
        </w:r>
        <w:r w:rsidR="00BE1A60" w:rsidRPr="00C307BC" w:rsidDel="001D0CD5">
          <w:rPr>
            <w:rFonts w:ascii="Times New Roman" w:eastAsia="Times New Roman" w:hAnsi="Times New Roman" w:cs="Times New Roman"/>
            <w:bCs/>
            <w:color w:val="auto"/>
            <w:sz w:val="26"/>
            <w:szCs w:val="26"/>
            <w:lang w:val="en-US"/>
          </w:rPr>
          <w:fldChar w:fldCharType="separate"/>
        </w:r>
      </w:del>
      <w:del w:id="2743" w:author="Nguyen Toan" w:date="2018-05-05T22:57:00Z">
        <w:r w:rsidR="00E6465F" w:rsidRPr="00C307BC" w:rsidDel="00351C8D">
          <w:rPr>
            <w:rFonts w:ascii="Times New Roman" w:hAnsi="Times New Roman" w:cs="Times New Roman"/>
            <w:color w:val="auto"/>
            <w:sz w:val="26"/>
            <w:szCs w:val="26"/>
          </w:rPr>
          <w:delText xml:space="preserve">Hình </w:delText>
        </w:r>
        <w:r w:rsidR="00E6465F" w:rsidRPr="00C307BC" w:rsidDel="00351C8D">
          <w:rPr>
            <w:rFonts w:ascii="Times New Roman" w:hAnsi="Times New Roman" w:cs="Times New Roman"/>
            <w:noProof/>
            <w:color w:val="auto"/>
            <w:sz w:val="26"/>
            <w:szCs w:val="26"/>
          </w:rPr>
          <w:delText>3.26</w:delText>
        </w:r>
      </w:del>
      <w:del w:id="2744" w:author="Nguyen Toan" w:date="2018-05-14T18:04:00Z">
        <w:r w:rsidR="00BE1A60" w:rsidRPr="00C307BC" w:rsidDel="001D0CD5">
          <w:rPr>
            <w:rFonts w:ascii="Times New Roman" w:eastAsia="Times New Roman" w:hAnsi="Times New Roman" w:cs="Times New Roman"/>
            <w:bCs/>
            <w:color w:val="auto"/>
            <w:sz w:val="26"/>
            <w:szCs w:val="26"/>
            <w:lang w:val="en-US"/>
          </w:rPr>
          <w:fldChar w:fldCharType="end"/>
        </w:r>
        <w:r w:rsidR="00BE1A60" w:rsidRPr="00C307BC" w:rsidDel="001D0CD5">
          <w:rPr>
            <w:rFonts w:ascii="Times New Roman" w:eastAsia="Times New Roman" w:hAnsi="Times New Roman" w:cs="Times New Roman"/>
            <w:bCs/>
            <w:color w:val="auto"/>
            <w:sz w:val="26"/>
            <w:szCs w:val="26"/>
            <w:lang w:val="en-US"/>
          </w:rPr>
          <w:delText>)</w:delText>
        </w:r>
      </w:del>
    </w:p>
    <w:p w14:paraId="667E5F05" w14:textId="684C74B5" w:rsidR="005B6D88" w:rsidRPr="00C307BC" w:rsidDel="001D0CD5" w:rsidRDefault="005B6D88" w:rsidP="00621607">
      <w:pPr>
        <w:rPr>
          <w:del w:id="2745" w:author="Nguyen Toan" w:date="2018-05-14T18:04:00Z"/>
          <w:rFonts w:ascii="Times New Roman" w:hAnsi="Times New Roman" w:cs="Times New Roman"/>
          <w:sz w:val="26"/>
          <w:szCs w:val="26"/>
        </w:rPr>
      </w:pPr>
      <w:del w:id="2746" w:author="Nguyen Toan" w:date="2018-05-14T18:04:00Z">
        <w:r w:rsidRPr="00C307BC" w:rsidDel="001D0CD5">
          <w:rPr>
            <w:rFonts w:ascii="Times New Roman" w:eastAsia="Times New Roman" w:hAnsi="Times New Roman" w:cs="Times New Roman"/>
            <w:b/>
            <w:bCs/>
            <w:noProof/>
            <w:color w:val="auto"/>
            <w:sz w:val="26"/>
            <w:szCs w:val="26"/>
            <w:lang w:val="en-US"/>
            <w:rPrChange w:id="2747" w:author="Unknown">
              <w:rPr>
                <w:noProof/>
                <w:lang w:val="en-US"/>
              </w:rPr>
            </w:rPrChange>
          </w:rPr>
          <w:drawing>
            <wp:inline distT="0" distB="0" distL="0" distR="0" wp14:anchorId="754FFBB3" wp14:editId="01E475C1">
              <wp:extent cx="3785713" cy="2755661"/>
              <wp:effectExtent l="0" t="0" r="5715"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new proj.PNG"/>
                      <pic:cNvPicPr/>
                    </pic:nvPicPr>
                    <pic:blipFill>
                      <a:blip r:embed="rId52">
                        <a:extLst>
                          <a:ext uri="{28A0092B-C50C-407E-A947-70E740481C1C}">
                            <a14:useLocalDpi xmlns:a14="http://schemas.microsoft.com/office/drawing/2010/main" val="0"/>
                          </a:ext>
                        </a:extLst>
                      </a:blip>
                      <a:stretch>
                        <a:fillRect/>
                      </a:stretch>
                    </pic:blipFill>
                    <pic:spPr>
                      <a:xfrm>
                        <a:off x="0" y="0"/>
                        <a:ext cx="3799424" cy="2765641"/>
                      </a:xfrm>
                      <a:prstGeom prst="rect">
                        <a:avLst/>
                      </a:prstGeom>
                    </pic:spPr>
                  </pic:pic>
                </a:graphicData>
              </a:graphic>
            </wp:inline>
          </w:drawing>
        </w:r>
      </w:del>
    </w:p>
    <w:p w14:paraId="0330A81E" w14:textId="7B16F923" w:rsidR="004078DD" w:rsidRPr="00C307BC" w:rsidDel="001D0CD5" w:rsidRDefault="005B6D88">
      <w:pPr>
        <w:rPr>
          <w:del w:id="2748" w:author="Nguyen Toan" w:date="2018-05-14T18:04:00Z"/>
          <w:rFonts w:ascii="Times New Roman" w:eastAsia="Times New Roman" w:hAnsi="Times New Roman" w:cs="Times New Roman"/>
          <w:color w:val="auto"/>
          <w:sz w:val="26"/>
          <w:szCs w:val="26"/>
          <w:lang w:val="en-US"/>
        </w:rPr>
        <w:pPrChange w:id="2749" w:author="Nguyen Toan" w:date="2018-05-14T18:04:00Z">
          <w:pPr>
            <w:pStyle w:val="Caption"/>
            <w:jc w:val="center"/>
          </w:pPr>
        </w:pPrChange>
      </w:pPr>
      <w:bookmarkStart w:id="2750" w:name="_Ref512175978"/>
      <w:del w:id="2751" w:author="Nguyen Toan" w:date="2018-05-14T18:04:00Z">
        <w:r w:rsidRPr="00C307BC" w:rsidDel="001D0CD5">
          <w:rPr>
            <w:rFonts w:ascii="Times New Roman" w:hAnsi="Times New Roman" w:cs="Times New Roman"/>
            <w:color w:val="auto"/>
            <w:sz w:val="26"/>
            <w:szCs w:val="26"/>
          </w:rPr>
          <w:delText xml:space="preserve">Hình </w:delText>
        </w:r>
      </w:del>
      <w:del w:id="2752" w:author="Nguyen Toan" w:date="2018-05-05T22:22:00Z">
        <w:r w:rsidR="00185199" w:rsidRPr="00C307BC" w:rsidDel="00BE0028">
          <w:rPr>
            <w:rFonts w:ascii="Times New Roman" w:hAnsi="Times New Roman" w:cs="Times New Roman"/>
            <w:iCs/>
            <w:color w:val="auto"/>
            <w:sz w:val="26"/>
            <w:szCs w:val="26"/>
          </w:rPr>
          <w:fldChar w:fldCharType="begin"/>
        </w:r>
        <w:r w:rsidR="00185199" w:rsidRPr="00C307BC" w:rsidDel="00BE0028">
          <w:rPr>
            <w:rFonts w:ascii="Times New Roman" w:hAnsi="Times New Roman" w:cs="Times New Roman"/>
            <w:color w:val="auto"/>
            <w:sz w:val="26"/>
            <w:szCs w:val="26"/>
          </w:rPr>
          <w:delInstrText xml:space="preserve"> STYLEREF 1 \s </w:delInstrText>
        </w:r>
        <w:r w:rsidR="00185199" w:rsidRPr="00C307BC" w:rsidDel="00BE0028">
          <w:rPr>
            <w:rFonts w:ascii="Times New Roman" w:hAnsi="Times New Roman" w:cs="Times New Roman"/>
            <w:iCs/>
            <w:color w:val="auto"/>
            <w:sz w:val="26"/>
            <w:szCs w:val="26"/>
          </w:rPr>
          <w:fldChar w:fldCharType="separate"/>
        </w:r>
        <w:r w:rsidR="00E6465F" w:rsidRPr="00C307BC" w:rsidDel="00BE0028">
          <w:rPr>
            <w:rFonts w:ascii="Times New Roman" w:hAnsi="Times New Roman" w:cs="Times New Roman"/>
            <w:noProof/>
            <w:color w:val="auto"/>
            <w:sz w:val="26"/>
            <w:szCs w:val="26"/>
          </w:rPr>
          <w:delText>3</w:delText>
        </w:r>
        <w:r w:rsidR="00185199" w:rsidRPr="00C307BC" w:rsidDel="00BE0028">
          <w:rPr>
            <w:rFonts w:ascii="Times New Roman" w:hAnsi="Times New Roman" w:cs="Times New Roman"/>
            <w:iCs/>
            <w:color w:val="auto"/>
            <w:sz w:val="26"/>
            <w:szCs w:val="26"/>
          </w:rPr>
          <w:fldChar w:fldCharType="end"/>
        </w:r>
        <w:r w:rsidR="00185199" w:rsidRPr="00C307BC" w:rsidDel="00BE0028">
          <w:rPr>
            <w:rFonts w:ascii="Times New Roman" w:hAnsi="Times New Roman" w:cs="Times New Roman"/>
            <w:color w:val="auto"/>
            <w:sz w:val="26"/>
            <w:szCs w:val="26"/>
          </w:rPr>
          <w:delText>.</w:delText>
        </w:r>
        <w:r w:rsidR="00185199" w:rsidRPr="00C307BC" w:rsidDel="00BE0028">
          <w:rPr>
            <w:rFonts w:ascii="Times New Roman" w:hAnsi="Times New Roman" w:cs="Times New Roman"/>
            <w:iCs/>
            <w:color w:val="auto"/>
            <w:sz w:val="26"/>
            <w:szCs w:val="26"/>
          </w:rPr>
          <w:fldChar w:fldCharType="begin"/>
        </w:r>
        <w:r w:rsidR="00185199" w:rsidRPr="00C307BC" w:rsidDel="00BE0028">
          <w:rPr>
            <w:rFonts w:ascii="Times New Roman" w:hAnsi="Times New Roman" w:cs="Times New Roman"/>
            <w:color w:val="auto"/>
            <w:sz w:val="26"/>
            <w:szCs w:val="26"/>
          </w:rPr>
          <w:delInstrText xml:space="preserve"> SEQ Hình \* ARABIC \s 1 </w:delInstrText>
        </w:r>
        <w:r w:rsidR="00185199" w:rsidRPr="00C307BC" w:rsidDel="00BE0028">
          <w:rPr>
            <w:rFonts w:ascii="Times New Roman" w:hAnsi="Times New Roman" w:cs="Times New Roman"/>
            <w:iCs/>
            <w:color w:val="auto"/>
            <w:sz w:val="26"/>
            <w:szCs w:val="26"/>
          </w:rPr>
          <w:fldChar w:fldCharType="separate"/>
        </w:r>
        <w:r w:rsidR="00E6465F" w:rsidRPr="00C307BC" w:rsidDel="00BE0028">
          <w:rPr>
            <w:rFonts w:ascii="Times New Roman" w:hAnsi="Times New Roman" w:cs="Times New Roman"/>
            <w:noProof/>
            <w:color w:val="auto"/>
            <w:sz w:val="26"/>
            <w:szCs w:val="26"/>
          </w:rPr>
          <w:delText>26</w:delText>
        </w:r>
        <w:r w:rsidR="00185199" w:rsidRPr="00C307BC" w:rsidDel="00BE0028">
          <w:rPr>
            <w:rFonts w:ascii="Times New Roman" w:hAnsi="Times New Roman" w:cs="Times New Roman"/>
            <w:iCs/>
            <w:color w:val="auto"/>
            <w:sz w:val="26"/>
            <w:szCs w:val="26"/>
          </w:rPr>
          <w:fldChar w:fldCharType="end"/>
        </w:r>
      </w:del>
      <w:bookmarkEnd w:id="2750"/>
      <w:del w:id="2753" w:author="Nguyen Toan" w:date="2018-05-14T18:04:00Z">
        <w:r w:rsidRPr="00C307BC" w:rsidDel="001D0CD5">
          <w:rPr>
            <w:rFonts w:ascii="Times New Roman" w:hAnsi="Times New Roman" w:cs="Times New Roman"/>
            <w:color w:val="auto"/>
            <w:sz w:val="26"/>
            <w:szCs w:val="26"/>
          </w:rPr>
          <w:delText>: Thông tin chi tiết cấu hình tác vụ</w:delText>
        </w:r>
        <w:r w:rsidR="007862C1" w:rsidRPr="00C307BC" w:rsidDel="001D0CD5">
          <w:rPr>
            <w:rFonts w:ascii="Times New Roman" w:hAnsi="Times New Roman" w:cs="Times New Roman"/>
            <w:color w:val="auto"/>
            <w:sz w:val="26"/>
            <w:szCs w:val="26"/>
          </w:rPr>
          <w:delText xml:space="preserve"> </w:delText>
        </w:r>
      </w:del>
    </w:p>
    <w:p w14:paraId="376F285D" w14:textId="1FB01946" w:rsidR="00982515" w:rsidRPr="00C307BC" w:rsidDel="001C1ACD" w:rsidRDefault="007862C1">
      <w:pPr>
        <w:rPr>
          <w:del w:id="2754" w:author="Nguyen Toan" w:date="2018-05-05T22:58:00Z"/>
          <w:rFonts w:ascii="Times New Roman" w:eastAsia="Times New Roman" w:hAnsi="Times New Roman" w:cs="Times New Roman"/>
          <w:color w:val="auto"/>
          <w:sz w:val="26"/>
          <w:szCs w:val="26"/>
          <w:lang w:val="en-US"/>
        </w:rPr>
        <w:pPrChange w:id="2755" w:author="Nguyen Toan" w:date="2018-05-14T18:04:00Z">
          <w:pPr>
            <w:spacing w:after="120" w:line="288" w:lineRule="auto"/>
            <w:ind w:firstLine="567"/>
            <w:jc w:val="both"/>
          </w:pPr>
        </w:pPrChange>
      </w:pPr>
      <w:del w:id="2756" w:author="Nguyen Toan" w:date="2018-05-14T18:04:00Z">
        <w:r w:rsidRPr="00C307BC" w:rsidDel="001D0CD5">
          <w:rPr>
            <w:rFonts w:ascii="Times New Roman" w:eastAsia="Times New Roman" w:hAnsi="Times New Roman" w:cs="Times New Roman"/>
            <w:color w:val="auto"/>
            <w:sz w:val="26"/>
            <w:szCs w:val="26"/>
            <w:lang w:val="en-US"/>
          </w:rPr>
          <w:delText>Tại màn hình cấu hình (</w:delText>
        </w:r>
      </w:del>
      <w:del w:id="2757" w:author="Nguyen Toan" w:date="2018-05-05T22:59:00Z">
        <w:r w:rsidRPr="00C307BC" w:rsidDel="0048703B">
          <w:rPr>
            <w:rFonts w:ascii="Times New Roman" w:eastAsia="Times New Roman" w:hAnsi="Times New Roman" w:cs="Times New Roman"/>
            <w:color w:val="auto"/>
            <w:sz w:val="26"/>
            <w:szCs w:val="26"/>
            <w:lang w:val="en-US"/>
          </w:rPr>
          <w:fldChar w:fldCharType="begin"/>
        </w:r>
        <w:r w:rsidRPr="00C307BC" w:rsidDel="0048703B">
          <w:rPr>
            <w:rFonts w:ascii="Times New Roman" w:eastAsia="Times New Roman" w:hAnsi="Times New Roman" w:cs="Times New Roman"/>
            <w:color w:val="auto"/>
            <w:sz w:val="26"/>
            <w:szCs w:val="26"/>
            <w:lang w:val="en-US"/>
          </w:rPr>
          <w:delInstrText xml:space="preserve"> REF _Ref512176162 \h  \* MERGEFORMAT </w:delInstrText>
        </w:r>
        <w:r w:rsidRPr="00C307BC" w:rsidDel="0048703B">
          <w:rPr>
            <w:rFonts w:ascii="Times New Roman" w:eastAsia="Times New Roman" w:hAnsi="Times New Roman" w:cs="Times New Roman"/>
            <w:color w:val="auto"/>
            <w:sz w:val="26"/>
            <w:szCs w:val="26"/>
            <w:lang w:val="en-US"/>
          </w:rPr>
        </w:r>
        <w:r w:rsidRPr="00C307BC" w:rsidDel="0048703B">
          <w:rPr>
            <w:rFonts w:ascii="Times New Roman" w:eastAsia="Times New Roman" w:hAnsi="Times New Roman" w:cs="Times New Roman"/>
            <w:color w:val="auto"/>
            <w:sz w:val="26"/>
            <w:szCs w:val="26"/>
            <w:lang w:val="en-US"/>
          </w:rPr>
          <w:fldChar w:fldCharType="separate"/>
        </w:r>
      </w:del>
      <w:del w:id="2758" w:author="Nguyen Toan" w:date="2018-05-05T22:57:00Z">
        <w:r w:rsidR="00E6465F" w:rsidRPr="00C307BC" w:rsidDel="00351C8D">
          <w:rPr>
            <w:rFonts w:ascii="Times New Roman" w:hAnsi="Times New Roman" w:cs="Times New Roman"/>
            <w:color w:val="auto"/>
            <w:sz w:val="26"/>
            <w:szCs w:val="26"/>
          </w:rPr>
          <w:delText xml:space="preserve">Hình </w:delText>
        </w:r>
        <w:r w:rsidR="00E6465F" w:rsidRPr="00C307BC" w:rsidDel="00351C8D">
          <w:rPr>
            <w:rFonts w:ascii="Times New Roman" w:hAnsi="Times New Roman" w:cs="Times New Roman"/>
            <w:noProof/>
            <w:color w:val="auto"/>
            <w:sz w:val="26"/>
            <w:szCs w:val="26"/>
          </w:rPr>
          <w:delText>3.27</w:delText>
        </w:r>
      </w:del>
      <w:del w:id="2759" w:author="Nguyen Toan" w:date="2018-05-05T22:59:00Z">
        <w:r w:rsidRPr="00C307BC" w:rsidDel="0048703B">
          <w:rPr>
            <w:rFonts w:ascii="Times New Roman" w:eastAsia="Times New Roman" w:hAnsi="Times New Roman" w:cs="Times New Roman"/>
            <w:color w:val="auto"/>
            <w:sz w:val="26"/>
            <w:szCs w:val="26"/>
            <w:lang w:val="en-US"/>
          </w:rPr>
          <w:fldChar w:fldCharType="end"/>
        </w:r>
      </w:del>
      <w:del w:id="2760" w:author="Nguyen Toan" w:date="2018-05-14T18:04:00Z">
        <w:r w:rsidRPr="00C307BC" w:rsidDel="001D0CD5">
          <w:rPr>
            <w:rFonts w:ascii="Times New Roman" w:eastAsia="Times New Roman" w:hAnsi="Times New Roman" w:cs="Times New Roman"/>
            <w:color w:val="auto"/>
            <w:sz w:val="26"/>
            <w:szCs w:val="26"/>
            <w:lang w:val="en-US"/>
          </w:rPr>
          <w:delText>), Jenkins cho phép cấu hình thêm các câu lệnh để hỗ trợ quá trình dịch qua shell</w:delText>
        </w:r>
        <w:r w:rsidR="00CC0F61" w:rsidRPr="00C307BC" w:rsidDel="001D0CD5">
          <w:rPr>
            <w:rFonts w:ascii="Times New Roman" w:eastAsia="Times New Roman" w:hAnsi="Times New Roman" w:cs="Times New Roman"/>
            <w:color w:val="auto"/>
            <w:sz w:val="26"/>
            <w:szCs w:val="26"/>
            <w:lang w:val="en-US"/>
          </w:rPr>
          <w:delText>.</w:delText>
        </w:r>
      </w:del>
      <w:del w:id="2761" w:author="Nguyen Toan" w:date="2018-05-05T22:58:00Z">
        <w:r w:rsidR="00CC0F61" w:rsidRPr="00C307BC" w:rsidDel="001C1ACD">
          <w:rPr>
            <w:rFonts w:ascii="Times New Roman" w:eastAsia="Times New Roman" w:hAnsi="Times New Roman" w:cs="Times New Roman"/>
            <w:color w:val="auto"/>
            <w:sz w:val="26"/>
            <w:szCs w:val="26"/>
            <w:lang w:val="en-US"/>
          </w:rPr>
          <w:delText xml:space="preserve"> </w:delText>
        </w:r>
      </w:del>
    </w:p>
    <w:p w14:paraId="6FA97461" w14:textId="5D993E52" w:rsidR="007862C1" w:rsidRPr="00C307BC" w:rsidDel="000164A6" w:rsidRDefault="007862C1">
      <w:pPr>
        <w:rPr>
          <w:del w:id="2762" w:author="Nguyen Toan" w:date="2018-05-05T23:01:00Z"/>
          <w:rFonts w:ascii="Times New Roman" w:eastAsia="Times New Roman" w:hAnsi="Times New Roman" w:cs="Times New Roman"/>
          <w:color w:val="auto"/>
          <w:sz w:val="26"/>
          <w:szCs w:val="26"/>
          <w:lang w:val="en-US"/>
        </w:rPr>
        <w:pPrChange w:id="2763" w:author="Nguyen Toan" w:date="2018-05-14T18:04:00Z">
          <w:pPr>
            <w:pBdr>
              <w:top w:val="none" w:sz="0" w:space="0" w:color="auto"/>
              <w:left w:val="none" w:sz="0" w:space="0" w:color="auto"/>
              <w:bottom w:val="none" w:sz="0" w:space="0" w:color="auto"/>
              <w:right w:val="none" w:sz="0" w:space="0" w:color="auto"/>
              <w:between w:val="none" w:sz="0" w:space="0" w:color="auto"/>
            </w:pBdr>
            <w:spacing w:line="240" w:lineRule="auto"/>
          </w:pPr>
        </w:pPrChange>
      </w:pPr>
      <w:del w:id="2764" w:author="Nguyen Toan" w:date="2018-05-05T22:56:00Z">
        <w:r w:rsidRPr="00C307BC" w:rsidDel="00C25D12">
          <w:rPr>
            <w:rFonts w:ascii="Times New Roman" w:hAnsi="Times New Roman" w:cs="Times New Roman"/>
            <w:noProof/>
            <w:sz w:val="26"/>
            <w:szCs w:val="26"/>
            <w:lang w:val="en-US"/>
            <w:rPrChange w:id="2765" w:author="Unknown">
              <w:rPr>
                <w:noProof/>
                <w:lang w:val="en-US"/>
              </w:rPr>
            </w:rPrChange>
          </w:rPr>
          <mc:AlternateContent>
            <mc:Choice Requires="wps">
              <w:drawing>
                <wp:anchor distT="0" distB="0" distL="114300" distR="114300" simplePos="0" relativeHeight="251700736" behindDoc="0" locked="0" layoutInCell="1" allowOverlap="1" wp14:anchorId="56F5D7E0" wp14:editId="5AF8CA85">
                  <wp:simplePos x="0" y="0"/>
                  <wp:positionH relativeFrom="column">
                    <wp:posOffset>0</wp:posOffset>
                  </wp:positionH>
                  <wp:positionV relativeFrom="paragraph">
                    <wp:posOffset>4397375</wp:posOffset>
                  </wp:positionV>
                  <wp:extent cx="5972175" cy="331470"/>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5972175" cy="331470"/>
                          </a:xfrm>
                          <a:prstGeom prst="rect">
                            <a:avLst/>
                          </a:prstGeom>
                          <a:solidFill>
                            <a:prstClr val="white"/>
                          </a:solidFill>
                          <a:ln>
                            <a:noFill/>
                          </a:ln>
                          <a:effectLst/>
                        </wps:spPr>
                        <wps:txbx>
                          <w:txbxContent>
                            <w:p w14:paraId="1B7CAECB" w14:textId="0E283323" w:rsidR="009C452F" w:rsidRPr="007862C1" w:rsidRDefault="009C452F" w:rsidP="007862C1">
                              <w:pPr>
                                <w:pStyle w:val="Caption"/>
                                <w:jc w:val="center"/>
                                <w:rPr>
                                  <w:rFonts w:ascii="Times New Roman" w:hAnsi="Times New Roman" w:cs="Times New Roman"/>
                                  <w:i w:val="0"/>
                                  <w:noProof/>
                                  <w:color w:val="auto"/>
                                  <w:sz w:val="28"/>
                                  <w:szCs w:val="28"/>
                                </w:rPr>
                              </w:pPr>
                              <w:bookmarkStart w:id="2766" w:name="_Ref512176162"/>
                              <w:bookmarkStart w:id="2767" w:name="_Toc514157330"/>
                              <w:bookmarkStart w:id="2768" w:name="_Toc514157784"/>
                              <w:r w:rsidRPr="007862C1">
                                <w:rPr>
                                  <w:rFonts w:ascii="Times New Roman" w:hAnsi="Times New Roman" w:cs="Times New Roman"/>
                                  <w:i w:val="0"/>
                                  <w:color w:val="auto"/>
                                  <w:sz w:val="28"/>
                                  <w:szCs w:val="28"/>
                                </w:rPr>
                                <w:t xml:space="preserve">Hình </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STYLEREF 1 \s </w:instrText>
                              </w:r>
                              <w:r>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4</w:t>
                              </w:r>
                              <w:r>
                                <w:rPr>
                                  <w:rFonts w:ascii="Times New Roman" w:hAnsi="Times New Roman" w:cs="Times New Roman"/>
                                  <w:i w:val="0"/>
                                  <w:color w:val="auto"/>
                                  <w:sz w:val="28"/>
                                  <w:szCs w:val="28"/>
                                </w:rPr>
                                <w:fldChar w:fldCharType="end"/>
                              </w:r>
                              <w:r>
                                <w:rPr>
                                  <w:rFonts w:ascii="Times New Roman" w:hAnsi="Times New Roman" w:cs="Times New Roman"/>
                                  <w:i w:val="0"/>
                                  <w:color w:val="auto"/>
                                  <w:sz w:val="28"/>
                                  <w:szCs w:val="28"/>
                                </w:rPr>
                                <w:t>.</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SEQ Hình \* ARABIC \s 1 </w:instrText>
                              </w:r>
                              <w:r>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12</w:t>
                              </w:r>
                              <w:r>
                                <w:rPr>
                                  <w:rFonts w:ascii="Times New Roman" w:hAnsi="Times New Roman" w:cs="Times New Roman"/>
                                  <w:i w:val="0"/>
                                  <w:color w:val="auto"/>
                                  <w:sz w:val="28"/>
                                  <w:szCs w:val="28"/>
                                </w:rPr>
                                <w:fldChar w:fldCharType="end"/>
                              </w:r>
                              <w:ins w:id="2769" w:author="Nguyen Toan" w:date="2018-05-14T18:03:00Z">
                                <w:del w:id="2770" w:author="Đinh Thị Loan - ITC" w:date="2018-05-15T14:06:00Z">
                                  <w:r w:rsidDel="006A746E">
                                    <w:rPr>
                                      <w:rFonts w:ascii="Times New Roman" w:hAnsi="Times New Roman" w:cs="Times New Roman"/>
                                      <w:i w:val="0"/>
                                      <w:color w:val="auto"/>
                                      <w:sz w:val="28"/>
                                      <w:szCs w:val="28"/>
                                    </w:rPr>
                                    <w:fldChar w:fldCharType="begin"/>
                                  </w:r>
                                  <w:r w:rsidDel="006A746E">
                                    <w:rPr>
                                      <w:rFonts w:ascii="Times New Roman" w:hAnsi="Times New Roman" w:cs="Times New Roman"/>
                                      <w:i w:val="0"/>
                                      <w:color w:val="auto"/>
                                      <w:sz w:val="28"/>
                                      <w:szCs w:val="28"/>
                                    </w:rPr>
                                    <w:delInstrText xml:space="preserve"> STYLEREF 1 \s </w:delInstrText>
                                  </w:r>
                                </w:del>
                              </w:ins>
                              <w:del w:id="2771" w:author="Đinh Thị Loan - ITC" w:date="2018-05-15T14:06:00Z">
                                <w:r w:rsidDel="006A746E">
                                  <w:rPr>
                                    <w:rFonts w:ascii="Times New Roman" w:hAnsi="Times New Roman" w:cs="Times New Roman"/>
                                    <w:i w:val="0"/>
                                    <w:color w:val="auto"/>
                                    <w:sz w:val="28"/>
                                    <w:szCs w:val="28"/>
                                  </w:rPr>
                                  <w:fldChar w:fldCharType="separate"/>
                                </w:r>
                                <w:r w:rsidDel="006A746E">
                                  <w:rPr>
                                    <w:rFonts w:ascii="Times New Roman" w:hAnsi="Times New Roman" w:cs="Times New Roman"/>
                                    <w:i w:val="0"/>
                                    <w:noProof/>
                                    <w:color w:val="auto"/>
                                    <w:sz w:val="28"/>
                                    <w:szCs w:val="28"/>
                                  </w:rPr>
                                  <w:delText>4</w:delText>
                                </w:r>
                              </w:del>
                              <w:ins w:id="2772" w:author="Nguyen Toan" w:date="2018-05-14T18:03:00Z">
                                <w:del w:id="2773" w:author="Đinh Thị Loan - ITC" w:date="2018-05-15T14:06:00Z">
                                  <w:r w:rsidDel="006A746E">
                                    <w:rPr>
                                      <w:rFonts w:ascii="Times New Roman" w:hAnsi="Times New Roman" w:cs="Times New Roman"/>
                                      <w:i w:val="0"/>
                                      <w:color w:val="auto"/>
                                      <w:sz w:val="28"/>
                                      <w:szCs w:val="28"/>
                                    </w:rPr>
                                    <w:fldChar w:fldCharType="end"/>
                                  </w:r>
                                  <w:r w:rsidDel="006A746E">
                                    <w:rPr>
                                      <w:rFonts w:ascii="Times New Roman" w:hAnsi="Times New Roman" w:cs="Times New Roman"/>
                                      <w:i w:val="0"/>
                                      <w:color w:val="auto"/>
                                      <w:sz w:val="28"/>
                                      <w:szCs w:val="28"/>
                                    </w:rPr>
                                    <w:delText>.</w:delText>
                                  </w:r>
                                  <w:r w:rsidDel="006A746E">
                                    <w:rPr>
                                      <w:rFonts w:ascii="Times New Roman" w:hAnsi="Times New Roman" w:cs="Times New Roman"/>
                                      <w:i w:val="0"/>
                                      <w:color w:val="auto"/>
                                      <w:sz w:val="28"/>
                                      <w:szCs w:val="28"/>
                                    </w:rPr>
                                    <w:fldChar w:fldCharType="begin"/>
                                  </w:r>
                                  <w:r w:rsidDel="006A746E">
                                    <w:rPr>
                                      <w:rFonts w:ascii="Times New Roman" w:hAnsi="Times New Roman" w:cs="Times New Roman"/>
                                      <w:i w:val="0"/>
                                      <w:color w:val="auto"/>
                                      <w:sz w:val="28"/>
                                      <w:szCs w:val="28"/>
                                    </w:rPr>
                                    <w:delInstrText xml:space="preserve"> SEQ Hình \* ARABIC \s 1 </w:delInstrText>
                                  </w:r>
                                </w:del>
                              </w:ins>
                              <w:del w:id="2774" w:author="Đinh Thị Loan - ITC" w:date="2018-05-15T14:06:00Z">
                                <w:r w:rsidDel="006A746E">
                                  <w:rPr>
                                    <w:rFonts w:ascii="Times New Roman" w:hAnsi="Times New Roman" w:cs="Times New Roman"/>
                                    <w:i w:val="0"/>
                                    <w:color w:val="auto"/>
                                    <w:sz w:val="28"/>
                                    <w:szCs w:val="28"/>
                                  </w:rPr>
                                  <w:fldChar w:fldCharType="separate"/>
                                </w:r>
                              </w:del>
                              <w:ins w:id="2775" w:author="Nguyen Toan" w:date="2018-05-14T23:17:00Z">
                                <w:del w:id="2776" w:author="Đinh Thị Loan - ITC" w:date="2018-05-15T14:06:00Z">
                                  <w:r w:rsidDel="006A746E">
                                    <w:rPr>
                                      <w:rFonts w:ascii="Times New Roman" w:hAnsi="Times New Roman" w:cs="Times New Roman"/>
                                      <w:i w:val="0"/>
                                      <w:noProof/>
                                      <w:color w:val="auto"/>
                                      <w:sz w:val="28"/>
                                      <w:szCs w:val="28"/>
                                    </w:rPr>
                                    <w:delText>10</w:delText>
                                  </w:r>
                                </w:del>
                              </w:ins>
                              <w:ins w:id="2777" w:author="Nguyen Toan" w:date="2018-05-14T18:03:00Z">
                                <w:del w:id="2778" w:author="Đinh Thị Loan - ITC" w:date="2018-05-15T14:06:00Z">
                                  <w:r w:rsidDel="006A746E">
                                    <w:rPr>
                                      <w:rFonts w:ascii="Times New Roman" w:hAnsi="Times New Roman" w:cs="Times New Roman"/>
                                      <w:i w:val="0"/>
                                      <w:color w:val="auto"/>
                                      <w:sz w:val="28"/>
                                      <w:szCs w:val="28"/>
                                    </w:rPr>
                                    <w:fldChar w:fldCharType="end"/>
                                  </w:r>
                                </w:del>
                              </w:ins>
                              <w:del w:id="2779"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3</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27</w:delText>
                                </w:r>
                                <w:r w:rsidDel="00BE0028">
                                  <w:rPr>
                                    <w:rFonts w:ascii="Times New Roman" w:hAnsi="Times New Roman" w:cs="Times New Roman"/>
                                    <w:i w:val="0"/>
                                    <w:color w:val="auto"/>
                                    <w:sz w:val="28"/>
                                    <w:szCs w:val="28"/>
                                  </w:rPr>
                                  <w:fldChar w:fldCharType="end"/>
                                </w:r>
                              </w:del>
                              <w:bookmarkEnd w:id="2766"/>
                              <w:r w:rsidRPr="007862C1">
                                <w:rPr>
                                  <w:rFonts w:ascii="Times New Roman" w:hAnsi="Times New Roman" w:cs="Times New Roman"/>
                                  <w:i w:val="0"/>
                                  <w:color w:val="auto"/>
                                  <w:sz w:val="28"/>
                                  <w:szCs w:val="28"/>
                                </w:rPr>
                                <w:t>:</w:t>
                              </w:r>
                              <w:bookmarkEnd w:id="2767"/>
                              <w:bookmarkEnd w:id="2768"/>
                              <w:r w:rsidRPr="007862C1">
                                <w:rPr>
                                  <w:rFonts w:ascii="Times New Roman" w:hAnsi="Times New Roman" w:cs="Times New Roman"/>
                                  <w:i w:val="0"/>
                                  <w:color w:val="auto"/>
                                  <w:sz w:val="28"/>
                                  <w:szCs w:val="28"/>
                                </w:rPr>
                                <w:t xml:space="preserve"> </w:t>
                              </w:r>
                              <w:del w:id="2780" w:author="Nguyen Toan" w:date="2018-05-05T22:56:00Z">
                                <w:r w:rsidRPr="007862C1" w:rsidDel="00C25D12">
                                  <w:rPr>
                                    <w:rFonts w:ascii="Times New Roman" w:hAnsi="Times New Roman" w:cs="Times New Roman"/>
                                    <w:i w:val="0"/>
                                    <w:color w:val="auto"/>
                                    <w:sz w:val="28"/>
                                    <w:szCs w:val="28"/>
                                  </w:rPr>
                                  <w:delText>Tùy chọn tác vụ xử lý qua shell</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F5D7E0" id="_x0000_t202" coordsize="21600,21600" o:spt="202" path="m,l,21600r21600,l21600,xe">
                  <v:stroke joinstyle="miter"/>
                  <v:path gradientshapeok="t" o:connecttype="rect"/>
                </v:shapetype>
                <v:shape id="Text Box 84" o:spid="_x0000_s1026" type="#_x0000_t202" style="position:absolute;margin-left:0;margin-top:346.25pt;width:470.25pt;height:26.1pt;z-index:25170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" stroked="f">
                  <v:textbox style="mso-fit-shape-to-text:t" inset="0,0,0,0">
                    <w:txbxContent>
                      <w:p w14:paraId="1B7CAECB" w14:textId="0E283323" w:rsidR="009C452F" w:rsidRPr="007862C1" w:rsidRDefault="009C452F" w:rsidP="007862C1">
                        <w:pPr>
                          <w:pStyle w:val="Caption"/>
                          <w:jc w:val="center"/>
                          <w:rPr>
                            <w:rFonts w:ascii="Times New Roman" w:hAnsi="Times New Roman" w:cs="Times New Roman"/>
                            <w:i w:val="0"/>
                            <w:noProof/>
                            <w:color w:val="auto"/>
                            <w:sz w:val="28"/>
                            <w:szCs w:val="28"/>
                          </w:rPr>
                        </w:pPr>
                        <w:bookmarkStart w:id="2781" w:name="_Ref512176162"/>
                        <w:bookmarkStart w:id="2782" w:name="_Toc514157330"/>
                        <w:bookmarkStart w:id="2783" w:name="_Toc514157784"/>
                        <w:r w:rsidRPr="007862C1">
                          <w:rPr>
                            <w:rFonts w:ascii="Times New Roman" w:hAnsi="Times New Roman" w:cs="Times New Roman"/>
                            <w:i w:val="0"/>
                            <w:color w:val="auto"/>
                            <w:sz w:val="28"/>
                            <w:szCs w:val="28"/>
                          </w:rPr>
                          <w:t xml:space="preserve">Hình </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STYLEREF 1 \s </w:instrText>
                        </w:r>
                        <w:r>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4</w:t>
                        </w:r>
                        <w:r>
                          <w:rPr>
                            <w:rFonts w:ascii="Times New Roman" w:hAnsi="Times New Roman" w:cs="Times New Roman"/>
                            <w:i w:val="0"/>
                            <w:color w:val="auto"/>
                            <w:sz w:val="28"/>
                            <w:szCs w:val="28"/>
                          </w:rPr>
                          <w:fldChar w:fldCharType="end"/>
                        </w:r>
                        <w:r>
                          <w:rPr>
                            <w:rFonts w:ascii="Times New Roman" w:hAnsi="Times New Roman" w:cs="Times New Roman"/>
                            <w:i w:val="0"/>
                            <w:color w:val="auto"/>
                            <w:sz w:val="28"/>
                            <w:szCs w:val="28"/>
                          </w:rPr>
                          <w:t>.</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SEQ Hình \* ARABIC \s 1 </w:instrText>
                        </w:r>
                        <w:r>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12</w:t>
                        </w:r>
                        <w:r>
                          <w:rPr>
                            <w:rFonts w:ascii="Times New Roman" w:hAnsi="Times New Roman" w:cs="Times New Roman"/>
                            <w:i w:val="0"/>
                            <w:color w:val="auto"/>
                            <w:sz w:val="28"/>
                            <w:szCs w:val="28"/>
                          </w:rPr>
                          <w:fldChar w:fldCharType="end"/>
                        </w:r>
                        <w:ins w:id="2784" w:author="Nguyen Toan" w:date="2018-05-14T18:03:00Z">
                          <w:del w:id="2785" w:author="Đinh Thị Loan - ITC" w:date="2018-05-15T14:06:00Z">
                            <w:r w:rsidDel="006A746E">
                              <w:rPr>
                                <w:rFonts w:ascii="Times New Roman" w:hAnsi="Times New Roman" w:cs="Times New Roman"/>
                                <w:i w:val="0"/>
                                <w:color w:val="auto"/>
                                <w:sz w:val="28"/>
                                <w:szCs w:val="28"/>
                              </w:rPr>
                              <w:fldChar w:fldCharType="begin"/>
                            </w:r>
                            <w:r w:rsidDel="006A746E">
                              <w:rPr>
                                <w:rFonts w:ascii="Times New Roman" w:hAnsi="Times New Roman" w:cs="Times New Roman"/>
                                <w:i w:val="0"/>
                                <w:color w:val="auto"/>
                                <w:sz w:val="28"/>
                                <w:szCs w:val="28"/>
                              </w:rPr>
                              <w:delInstrText xml:space="preserve"> STYLEREF 1 \s </w:delInstrText>
                            </w:r>
                          </w:del>
                        </w:ins>
                        <w:del w:id="2786" w:author="Đinh Thị Loan - ITC" w:date="2018-05-15T14:06:00Z">
                          <w:r w:rsidDel="006A746E">
                            <w:rPr>
                              <w:rFonts w:ascii="Times New Roman" w:hAnsi="Times New Roman" w:cs="Times New Roman"/>
                              <w:i w:val="0"/>
                              <w:color w:val="auto"/>
                              <w:sz w:val="28"/>
                              <w:szCs w:val="28"/>
                            </w:rPr>
                            <w:fldChar w:fldCharType="separate"/>
                          </w:r>
                          <w:r w:rsidDel="006A746E">
                            <w:rPr>
                              <w:rFonts w:ascii="Times New Roman" w:hAnsi="Times New Roman" w:cs="Times New Roman"/>
                              <w:i w:val="0"/>
                              <w:noProof/>
                              <w:color w:val="auto"/>
                              <w:sz w:val="28"/>
                              <w:szCs w:val="28"/>
                            </w:rPr>
                            <w:delText>4</w:delText>
                          </w:r>
                        </w:del>
                        <w:ins w:id="2787" w:author="Nguyen Toan" w:date="2018-05-14T18:03:00Z">
                          <w:del w:id="2788" w:author="Đinh Thị Loan - ITC" w:date="2018-05-15T14:06:00Z">
                            <w:r w:rsidDel="006A746E">
                              <w:rPr>
                                <w:rFonts w:ascii="Times New Roman" w:hAnsi="Times New Roman" w:cs="Times New Roman"/>
                                <w:i w:val="0"/>
                                <w:color w:val="auto"/>
                                <w:sz w:val="28"/>
                                <w:szCs w:val="28"/>
                              </w:rPr>
                              <w:fldChar w:fldCharType="end"/>
                            </w:r>
                            <w:r w:rsidDel="006A746E">
                              <w:rPr>
                                <w:rFonts w:ascii="Times New Roman" w:hAnsi="Times New Roman" w:cs="Times New Roman"/>
                                <w:i w:val="0"/>
                                <w:color w:val="auto"/>
                                <w:sz w:val="28"/>
                                <w:szCs w:val="28"/>
                              </w:rPr>
                              <w:delText>.</w:delText>
                            </w:r>
                            <w:r w:rsidDel="006A746E">
                              <w:rPr>
                                <w:rFonts w:ascii="Times New Roman" w:hAnsi="Times New Roman" w:cs="Times New Roman"/>
                                <w:i w:val="0"/>
                                <w:color w:val="auto"/>
                                <w:sz w:val="28"/>
                                <w:szCs w:val="28"/>
                              </w:rPr>
                              <w:fldChar w:fldCharType="begin"/>
                            </w:r>
                            <w:r w:rsidDel="006A746E">
                              <w:rPr>
                                <w:rFonts w:ascii="Times New Roman" w:hAnsi="Times New Roman" w:cs="Times New Roman"/>
                                <w:i w:val="0"/>
                                <w:color w:val="auto"/>
                                <w:sz w:val="28"/>
                                <w:szCs w:val="28"/>
                              </w:rPr>
                              <w:delInstrText xml:space="preserve"> SEQ Hình \* ARABIC \s 1 </w:delInstrText>
                            </w:r>
                          </w:del>
                        </w:ins>
                        <w:del w:id="2789" w:author="Đinh Thị Loan - ITC" w:date="2018-05-15T14:06:00Z">
                          <w:r w:rsidDel="006A746E">
                            <w:rPr>
                              <w:rFonts w:ascii="Times New Roman" w:hAnsi="Times New Roman" w:cs="Times New Roman"/>
                              <w:i w:val="0"/>
                              <w:color w:val="auto"/>
                              <w:sz w:val="28"/>
                              <w:szCs w:val="28"/>
                            </w:rPr>
                            <w:fldChar w:fldCharType="separate"/>
                          </w:r>
                        </w:del>
                        <w:ins w:id="2790" w:author="Nguyen Toan" w:date="2018-05-14T23:17:00Z">
                          <w:del w:id="2791" w:author="Đinh Thị Loan - ITC" w:date="2018-05-15T14:06:00Z">
                            <w:r w:rsidDel="006A746E">
                              <w:rPr>
                                <w:rFonts w:ascii="Times New Roman" w:hAnsi="Times New Roman" w:cs="Times New Roman"/>
                                <w:i w:val="0"/>
                                <w:noProof/>
                                <w:color w:val="auto"/>
                                <w:sz w:val="28"/>
                                <w:szCs w:val="28"/>
                              </w:rPr>
                              <w:delText>10</w:delText>
                            </w:r>
                          </w:del>
                        </w:ins>
                        <w:ins w:id="2792" w:author="Nguyen Toan" w:date="2018-05-14T18:03:00Z">
                          <w:del w:id="2793" w:author="Đinh Thị Loan - ITC" w:date="2018-05-15T14:06:00Z">
                            <w:r w:rsidDel="006A746E">
                              <w:rPr>
                                <w:rFonts w:ascii="Times New Roman" w:hAnsi="Times New Roman" w:cs="Times New Roman"/>
                                <w:i w:val="0"/>
                                <w:color w:val="auto"/>
                                <w:sz w:val="28"/>
                                <w:szCs w:val="28"/>
                              </w:rPr>
                              <w:fldChar w:fldCharType="end"/>
                            </w:r>
                          </w:del>
                        </w:ins>
                        <w:del w:id="2794"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3</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27</w:delText>
                          </w:r>
                          <w:r w:rsidDel="00BE0028">
                            <w:rPr>
                              <w:rFonts w:ascii="Times New Roman" w:hAnsi="Times New Roman" w:cs="Times New Roman"/>
                              <w:i w:val="0"/>
                              <w:color w:val="auto"/>
                              <w:sz w:val="28"/>
                              <w:szCs w:val="28"/>
                            </w:rPr>
                            <w:fldChar w:fldCharType="end"/>
                          </w:r>
                        </w:del>
                        <w:bookmarkEnd w:id="2781"/>
                        <w:r w:rsidRPr="007862C1">
                          <w:rPr>
                            <w:rFonts w:ascii="Times New Roman" w:hAnsi="Times New Roman" w:cs="Times New Roman"/>
                            <w:i w:val="0"/>
                            <w:color w:val="auto"/>
                            <w:sz w:val="28"/>
                            <w:szCs w:val="28"/>
                          </w:rPr>
                          <w:t>:</w:t>
                        </w:r>
                        <w:bookmarkEnd w:id="2782"/>
                        <w:bookmarkEnd w:id="2783"/>
                        <w:r w:rsidRPr="007862C1">
                          <w:rPr>
                            <w:rFonts w:ascii="Times New Roman" w:hAnsi="Times New Roman" w:cs="Times New Roman"/>
                            <w:i w:val="0"/>
                            <w:color w:val="auto"/>
                            <w:sz w:val="28"/>
                            <w:szCs w:val="28"/>
                          </w:rPr>
                          <w:t xml:space="preserve"> </w:t>
                        </w:r>
                        <w:del w:id="2795" w:author="Nguyen Toan" w:date="2018-05-05T22:56:00Z">
                          <w:r w:rsidRPr="007862C1" w:rsidDel="00C25D12">
                            <w:rPr>
                              <w:rFonts w:ascii="Times New Roman" w:hAnsi="Times New Roman" w:cs="Times New Roman"/>
                              <w:i w:val="0"/>
                              <w:color w:val="auto"/>
                              <w:sz w:val="28"/>
                              <w:szCs w:val="28"/>
                            </w:rPr>
                            <w:delText>Tùy chọn tác vụ xử lý qua shell</w:delText>
                          </w:r>
                        </w:del>
                      </w:p>
                    </w:txbxContent>
                  </v:textbox>
                  <w10:wrap type="topAndBottom"/>
                </v:shape>
              </w:pict>
            </mc:Fallback>
          </mc:AlternateContent>
        </w:r>
      </w:del>
    </w:p>
    <w:p w14:paraId="76AC511C" w14:textId="41C663A7" w:rsidR="004078DD" w:rsidRPr="00C307BC" w:rsidDel="001D0CD5" w:rsidRDefault="004078DD">
      <w:pPr>
        <w:rPr>
          <w:del w:id="2796" w:author="Nguyen Toan" w:date="2018-05-14T18:04:00Z"/>
          <w:rFonts w:ascii="Times New Roman" w:eastAsia="Times New Roman" w:hAnsi="Times New Roman" w:cs="Times New Roman"/>
          <w:color w:val="auto"/>
          <w:sz w:val="26"/>
          <w:szCs w:val="26"/>
          <w:lang w:val="en-US"/>
        </w:rPr>
        <w:pPrChange w:id="2797" w:author="Nguyen Toan" w:date="2018-05-14T18:04:00Z">
          <w:pPr>
            <w:pBdr>
              <w:top w:val="none" w:sz="0" w:space="0" w:color="auto"/>
              <w:left w:val="none" w:sz="0" w:space="0" w:color="auto"/>
              <w:bottom w:val="none" w:sz="0" w:space="0" w:color="auto"/>
              <w:right w:val="none" w:sz="0" w:space="0" w:color="auto"/>
              <w:between w:val="none" w:sz="0" w:space="0" w:color="auto"/>
            </w:pBdr>
            <w:spacing w:line="240" w:lineRule="auto"/>
          </w:pPr>
        </w:pPrChange>
      </w:pPr>
    </w:p>
    <w:p w14:paraId="4066CF51" w14:textId="79A25820" w:rsidR="00982515" w:rsidRPr="00C307BC" w:rsidDel="001D0CD5" w:rsidRDefault="00884845">
      <w:pPr>
        <w:rPr>
          <w:del w:id="2798" w:author="Nguyen Toan" w:date="2018-05-14T18:04:00Z"/>
          <w:rFonts w:ascii="Times New Roman" w:eastAsia="Times New Roman" w:hAnsi="Times New Roman" w:cs="Times New Roman"/>
          <w:color w:val="auto"/>
          <w:sz w:val="26"/>
          <w:szCs w:val="26"/>
          <w:lang w:val="en-US"/>
        </w:rPr>
        <w:pPrChange w:id="2799" w:author="Nguyen Toan" w:date="2018-05-14T18:04:00Z">
          <w:pPr>
            <w:spacing w:after="120" w:line="288" w:lineRule="auto"/>
            <w:ind w:firstLine="567"/>
            <w:jc w:val="both"/>
          </w:pPr>
        </w:pPrChange>
      </w:pPr>
      <w:del w:id="2800" w:author="Nguyen Toan" w:date="2018-05-14T18:04:00Z">
        <w:r w:rsidRPr="00C307BC" w:rsidDel="001D0CD5">
          <w:rPr>
            <w:rFonts w:ascii="Times New Roman" w:hAnsi="Times New Roman" w:cs="Times New Roman"/>
            <w:noProof/>
            <w:sz w:val="26"/>
            <w:szCs w:val="26"/>
            <w:lang w:val="en-US"/>
            <w:rPrChange w:id="2801" w:author="Unknown">
              <w:rPr>
                <w:noProof/>
                <w:lang w:val="en-US"/>
              </w:rPr>
            </w:rPrChange>
          </w:rPr>
          <w:drawing>
            <wp:inline distT="0" distB="0" distL="0" distR="0" wp14:anchorId="4D29C4B2" wp14:editId="7CFE829F">
              <wp:extent cx="4847590" cy="338010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847590" cy="3380105"/>
                      </a:xfrm>
                      <a:prstGeom prst="rect">
                        <a:avLst/>
                      </a:prstGeom>
                    </pic:spPr>
                  </pic:pic>
                </a:graphicData>
              </a:graphic>
            </wp:inline>
          </w:drawing>
        </w:r>
        <w:r w:rsidR="00982515" w:rsidRPr="00C307BC" w:rsidDel="001D0CD5">
          <w:rPr>
            <w:rFonts w:ascii="Times New Roman" w:eastAsia="Times New Roman" w:hAnsi="Times New Roman" w:cs="Times New Roman"/>
            <w:color w:val="auto"/>
            <w:sz w:val="26"/>
            <w:szCs w:val="26"/>
            <w:lang w:val="en-US"/>
          </w:rPr>
          <w:delText>Tại đây, ta chọn “window command shell” để tích hợp với quá trình sinh mã nguồn kiểm thử tự động từ thư viện AsenAPIDriver (</w:delText>
        </w:r>
        <w:r w:rsidR="0068011F" w:rsidRPr="00C307BC" w:rsidDel="001D0CD5">
          <w:rPr>
            <w:rFonts w:ascii="Times New Roman" w:eastAsia="Times New Roman" w:hAnsi="Times New Roman" w:cs="Times New Roman"/>
            <w:color w:val="auto"/>
            <w:sz w:val="26"/>
            <w:szCs w:val="26"/>
            <w:lang w:val="en-US"/>
          </w:rPr>
          <w:fldChar w:fldCharType="begin"/>
        </w:r>
        <w:r w:rsidR="0068011F" w:rsidRPr="00C307BC" w:rsidDel="001D0CD5">
          <w:rPr>
            <w:rFonts w:ascii="Times New Roman" w:eastAsia="Times New Roman" w:hAnsi="Times New Roman" w:cs="Times New Roman"/>
            <w:color w:val="auto"/>
            <w:sz w:val="26"/>
            <w:szCs w:val="26"/>
            <w:lang w:val="en-US"/>
          </w:rPr>
          <w:delInstrText xml:space="preserve"> REF _Ref512176360 \h </w:delInstrText>
        </w:r>
        <w:r w:rsidR="00BA48D2" w:rsidRPr="00C307BC" w:rsidDel="001D0CD5">
          <w:rPr>
            <w:rFonts w:ascii="Times New Roman" w:eastAsia="Times New Roman" w:hAnsi="Times New Roman" w:cs="Times New Roman"/>
            <w:color w:val="auto"/>
            <w:sz w:val="26"/>
            <w:szCs w:val="26"/>
            <w:lang w:val="en-US"/>
          </w:rPr>
          <w:delInstrText xml:space="preserve"> \* MERGEFORMAT </w:delInstrText>
        </w:r>
        <w:r w:rsidR="0068011F" w:rsidRPr="00C307BC" w:rsidDel="001D0CD5">
          <w:rPr>
            <w:rFonts w:ascii="Times New Roman" w:eastAsia="Times New Roman" w:hAnsi="Times New Roman" w:cs="Times New Roman"/>
            <w:color w:val="auto"/>
            <w:sz w:val="26"/>
            <w:szCs w:val="26"/>
            <w:lang w:val="en-US"/>
          </w:rPr>
        </w:r>
        <w:r w:rsidR="0068011F" w:rsidRPr="00C307BC" w:rsidDel="001D0CD5">
          <w:rPr>
            <w:rFonts w:ascii="Times New Roman" w:eastAsia="Times New Roman" w:hAnsi="Times New Roman" w:cs="Times New Roman"/>
            <w:color w:val="auto"/>
            <w:sz w:val="26"/>
            <w:szCs w:val="26"/>
            <w:lang w:val="en-US"/>
          </w:rPr>
          <w:fldChar w:fldCharType="separate"/>
        </w:r>
      </w:del>
      <w:del w:id="2802" w:author="Nguyen Toan" w:date="2018-05-05T22:57:00Z">
        <w:r w:rsidR="00E6465F" w:rsidRPr="00C307BC" w:rsidDel="00351C8D">
          <w:rPr>
            <w:rFonts w:ascii="Times New Roman" w:hAnsi="Times New Roman" w:cs="Times New Roman"/>
            <w:color w:val="auto"/>
            <w:sz w:val="26"/>
            <w:szCs w:val="26"/>
          </w:rPr>
          <w:delText xml:space="preserve">Hình </w:delText>
        </w:r>
        <w:r w:rsidR="00E6465F" w:rsidRPr="00C307BC" w:rsidDel="00351C8D">
          <w:rPr>
            <w:rFonts w:ascii="Times New Roman" w:hAnsi="Times New Roman" w:cs="Times New Roman"/>
            <w:noProof/>
            <w:color w:val="auto"/>
            <w:sz w:val="26"/>
            <w:szCs w:val="26"/>
          </w:rPr>
          <w:delText>3.28</w:delText>
        </w:r>
      </w:del>
      <w:del w:id="2803" w:author="Nguyen Toan" w:date="2018-05-14T18:04:00Z">
        <w:r w:rsidR="0068011F" w:rsidRPr="00C307BC" w:rsidDel="001D0CD5">
          <w:rPr>
            <w:rFonts w:ascii="Times New Roman" w:eastAsia="Times New Roman" w:hAnsi="Times New Roman" w:cs="Times New Roman"/>
            <w:color w:val="auto"/>
            <w:sz w:val="26"/>
            <w:szCs w:val="26"/>
            <w:lang w:val="en-US"/>
          </w:rPr>
          <w:fldChar w:fldCharType="end"/>
        </w:r>
        <w:r w:rsidR="00982515" w:rsidRPr="00C307BC" w:rsidDel="001D0CD5">
          <w:rPr>
            <w:rFonts w:ascii="Times New Roman" w:eastAsia="Times New Roman" w:hAnsi="Times New Roman" w:cs="Times New Roman"/>
            <w:color w:val="auto"/>
            <w:sz w:val="26"/>
            <w:szCs w:val="26"/>
            <w:lang w:val="en-US"/>
          </w:rPr>
          <w:delText>)</w:delText>
        </w:r>
      </w:del>
    </w:p>
    <w:p w14:paraId="02923CEB" w14:textId="14D334C4" w:rsidR="00982515" w:rsidRPr="00C307BC" w:rsidDel="001D0CD5" w:rsidRDefault="00982515" w:rsidP="00621607">
      <w:pPr>
        <w:rPr>
          <w:del w:id="2804" w:author="Nguyen Toan" w:date="2018-05-14T18:04:00Z"/>
          <w:rFonts w:ascii="Times New Roman" w:hAnsi="Times New Roman" w:cs="Times New Roman"/>
          <w:sz w:val="26"/>
          <w:szCs w:val="26"/>
        </w:rPr>
      </w:pPr>
      <w:del w:id="2805" w:author="Nguyen Toan" w:date="2018-05-14T18:04:00Z">
        <w:r w:rsidRPr="00C307BC" w:rsidDel="001D0CD5">
          <w:rPr>
            <w:rFonts w:ascii="Times New Roman" w:eastAsia="Times New Roman" w:hAnsi="Times New Roman" w:cs="Times New Roman"/>
            <w:noProof/>
            <w:color w:val="auto"/>
            <w:sz w:val="26"/>
            <w:szCs w:val="26"/>
            <w:lang w:val="en-US"/>
            <w:rPrChange w:id="2806" w:author="Unknown">
              <w:rPr>
                <w:noProof/>
                <w:lang w:val="en-US"/>
              </w:rPr>
            </w:rPrChange>
          </w:rPr>
          <w:drawing>
            <wp:inline distT="0" distB="0" distL="0" distR="0" wp14:anchorId="46DCF34C" wp14:editId="71465AB0">
              <wp:extent cx="4555489" cy="324001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62341" cy="3244891"/>
                      </a:xfrm>
                      <a:prstGeom prst="rect">
                        <a:avLst/>
                      </a:prstGeom>
                      <a:noFill/>
                    </pic:spPr>
                  </pic:pic>
                </a:graphicData>
              </a:graphic>
            </wp:inline>
          </w:drawing>
        </w:r>
      </w:del>
    </w:p>
    <w:p w14:paraId="0F2DCA6F" w14:textId="629E1CCE" w:rsidR="00982515" w:rsidRPr="00C307BC" w:rsidDel="001D0CD5" w:rsidRDefault="00982515">
      <w:pPr>
        <w:rPr>
          <w:del w:id="2807" w:author="Nguyen Toan" w:date="2018-05-14T18:04:00Z"/>
          <w:rFonts w:ascii="Times New Roman" w:eastAsia="Times New Roman" w:hAnsi="Times New Roman" w:cs="Times New Roman"/>
          <w:color w:val="auto"/>
          <w:sz w:val="26"/>
          <w:szCs w:val="26"/>
          <w:lang w:val="en-US"/>
        </w:rPr>
        <w:pPrChange w:id="2808" w:author="Nguyen Toan" w:date="2018-05-14T18:04:00Z">
          <w:pPr>
            <w:pStyle w:val="Caption"/>
            <w:jc w:val="center"/>
          </w:pPr>
        </w:pPrChange>
      </w:pPr>
      <w:bookmarkStart w:id="2809" w:name="_Ref512176360"/>
      <w:del w:id="2810" w:author="Nguyen Toan" w:date="2018-05-14T18:04:00Z">
        <w:r w:rsidRPr="00C307BC" w:rsidDel="001D0CD5">
          <w:rPr>
            <w:rFonts w:ascii="Times New Roman" w:hAnsi="Times New Roman" w:cs="Times New Roman"/>
            <w:color w:val="auto"/>
            <w:sz w:val="26"/>
            <w:szCs w:val="26"/>
          </w:rPr>
          <w:delText xml:space="preserve">Hình </w:delText>
        </w:r>
      </w:del>
      <w:del w:id="2811" w:author="Nguyen Toan" w:date="2018-05-05T22:22:00Z">
        <w:r w:rsidR="00185199" w:rsidRPr="00C307BC" w:rsidDel="00BE0028">
          <w:rPr>
            <w:rFonts w:ascii="Times New Roman" w:hAnsi="Times New Roman" w:cs="Times New Roman"/>
            <w:iCs/>
            <w:color w:val="auto"/>
            <w:sz w:val="26"/>
            <w:szCs w:val="26"/>
          </w:rPr>
          <w:fldChar w:fldCharType="begin"/>
        </w:r>
        <w:r w:rsidR="00185199" w:rsidRPr="00C307BC" w:rsidDel="00BE0028">
          <w:rPr>
            <w:rFonts w:ascii="Times New Roman" w:hAnsi="Times New Roman" w:cs="Times New Roman"/>
            <w:color w:val="auto"/>
            <w:sz w:val="26"/>
            <w:szCs w:val="26"/>
          </w:rPr>
          <w:delInstrText xml:space="preserve"> STYLEREF 1 \s </w:delInstrText>
        </w:r>
        <w:r w:rsidR="00185199" w:rsidRPr="00C307BC" w:rsidDel="00BE0028">
          <w:rPr>
            <w:rFonts w:ascii="Times New Roman" w:hAnsi="Times New Roman" w:cs="Times New Roman"/>
            <w:iCs/>
            <w:color w:val="auto"/>
            <w:sz w:val="26"/>
            <w:szCs w:val="26"/>
          </w:rPr>
          <w:fldChar w:fldCharType="separate"/>
        </w:r>
        <w:r w:rsidR="00E6465F" w:rsidRPr="00C307BC" w:rsidDel="00BE0028">
          <w:rPr>
            <w:rFonts w:ascii="Times New Roman" w:hAnsi="Times New Roman" w:cs="Times New Roman"/>
            <w:noProof/>
            <w:color w:val="auto"/>
            <w:sz w:val="26"/>
            <w:szCs w:val="26"/>
          </w:rPr>
          <w:delText>3</w:delText>
        </w:r>
        <w:r w:rsidR="00185199" w:rsidRPr="00C307BC" w:rsidDel="00BE0028">
          <w:rPr>
            <w:rFonts w:ascii="Times New Roman" w:hAnsi="Times New Roman" w:cs="Times New Roman"/>
            <w:iCs/>
            <w:color w:val="auto"/>
            <w:sz w:val="26"/>
            <w:szCs w:val="26"/>
          </w:rPr>
          <w:fldChar w:fldCharType="end"/>
        </w:r>
        <w:r w:rsidR="00185199" w:rsidRPr="00C307BC" w:rsidDel="00BE0028">
          <w:rPr>
            <w:rFonts w:ascii="Times New Roman" w:hAnsi="Times New Roman" w:cs="Times New Roman"/>
            <w:color w:val="auto"/>
            <w:sz w:val="26"/>
            <w:szCs w:val="26"/>
          </w:rPr>
          <w:delText>.</w:delText>
        </w:r>
        <w:r w:rsidR="00185199" w:rsidRPr="00C307BC" w:rsidDel="00BE0028">
          <w:rPr>
            <w:rFonts w:ascii="Times New Roman" w:hAnsi="Times New Roman" w:cs="Times New Roman"/>
            <w:iCs/>
            <w:color w:val="auto"/>
            <w:sz w:val="26"/>
            <w:szCs w:val="26"/>
          </w:rPr>
          <w:fldChar w:fldCharType="begin"/>
        </w:r>
        <w:r w:rsidR="00185199" w:rsidRPr="00C307BC" w:rsidDel="00BE0028">
          <w:rPr>
            <w:rFonts w:ascii="Times New Roman" w:hAnsi="Times New Roman" w:cs="Times New Roman"/>
            <w:color w:val="auto"/>
            <w:sz w:val="26"/>
            <w:szCs w:val="26"/>
          </w:rPr>
          <w:delInstrText xml:space="preserve"> SEQ Hình \* ARABIC \s 1 </w:delInstrText>
        </w:r>
        <w:r w:rsidR="00185199" w:rsidRPr="00C307BC" w:rsidDel="00BE0028">
          <w:rPr>
            <w:rFonts w:ascii="Times New Roman" w:hAnsi="Times New Roman" w:cs="Times New Roman"/>
            <w:iCs/>
            <w:color w:val="auto"/>
            <w:sz w:val="26"/>
            <w:szCs w:val="26"/>
          </w:rPr>
          <w:fldChar w:fldCharType="separate"/>
        </w:r>
        <w:r w:rsidR="00E6465F" w:rsidRPr="00C307BC" w:rsidDel="00BE0028">
          <w:rPr>
            <w:rFonts w:ascii="Times New Roman" w:hAnsi="Times New Roman" w:cs="Times New Roman"/>
            <w:noProof/>
            <w:color w:val="auto"/>
            <w:sz w:val="26"/>
            <w:szCs w:val="26"/>
          </w:rPr>
          <w:delText>28</w:delText>
        </w:r>
        <w:r w:rsidR="00185199" w:rsidRPr="00C307BC" w:rsidDel="00BE0028">
          <w:rPr>
            <w:rFonts w:ascii="Times New Roman" w:hAnsi="Times New Roman" w:cs="Times New Roman"/>
            <w:iCs/>
            <w:color w:val="auto"/>
            <w:sz w:val="26"/>
            <w:szCs w:val="26"/>
          </w:rPr>
          <w:fldChar w:fldCharType="end"/>
        </w:r>
      </w:del>
      <w:bookmarkEnd w:id="2809"/>
      <w:del w:id="2812" w:author="Nguyen Toan" w:date="2018-05-14T18:04:00Z">
        <w:r w:rsidRPr="00C307BC" w:rsidDel="001D0CD5">
          <w:rPr>
            <w:rFonts w:ascii="Times New Roman" w:hAnsi="Times New Roman" w:cs="Times New Roman"/>
            <w:color w:val="auto"/>
            <w:sz w:val="26"/>
            <w:szCs w:val="26"/>
          </w:rPr>
          <w:delText>:Thêm cấu hình gọi AsenAPIDriver</w:delText>
        </w:r>
      </w:del>
    </w:p>
    <w:p w14:paraId="456EF859" w14:textId="22583828" w:rsidR="004078DD" w:rsidRPr="00C307BC" w:rsidDel="001D0CD5" w:rsidRDefault="00EE25AE">
      <w:pPr>
        <w:rPr>
          <w:del w:id="2813" w:author="Nguyen Toan" w:date="2018-05-14T18:04:00Z"/>
          <w:rFonts w:ascii="Times New Roman" w:eastAsia="Times New Roman" w:hAnsi="Times New Roman" w:cs="Times New Roman"/>
          <w:color w:val="auto"/>
          <w:sz w:val="26"/>
          <w:szCs w:val="26"/>
          <w:lang w:val="en-US"/>
        </w:rPr>
        <w:pPrChange w:id="2814" w:author="Nguyen Toan" w:date="2018-05-14T18:04:00Z">
          <w:pPr>
            <w:spacing w:after="120" w:line="288" w:lineRule="auto"/>
            <w:ind w:firstLine="567"/>
            <w:jc w:val="both"/>
          </w:pPr>
        </w:pPrChange>
      </w:pPr>
      <w:del w:id="2815" w:author="Nguyen Toan" w:date="2018-05-14T18:04:00Z">
        <w:r w:rsidRPr="00C307BC" w:rsidDel="001D0CD5">
          <w:rPr>
            <w:rFonts w:ascii="Times New Roman" w:eastAsia="Times New Roman" w:hAnsi="Times New Roman" w:cs="Times New Roman"/>
            <w:b/>
            <w:color w:val="auto"/>
            <w:sz w:val="26"/>
            <w:szCs w:val="26"/>
            <w:lang w:val="en-US"/>
          </w:rPr>
          <w:delText xml:space="preserve">Bước 4: </w:delText>
        </w:r>
        <w:r w:rsidR="00917480" w:rsidRPr="00C307BC" w:rsidDel="001D0CD5">
          <w:rPr>
            <w:rFonts w:ascii="Times New Roman" w:eastAsia="Times New Roman" w:hAnsi="Times New Roman" w:cs="Times New Roman"/>
            <w:color w:val="auto"/>
            <w:sz w:val="26"/>
            <w:szCs w:val="26"/>
            <w:lang w:val="en-US"/>
          </w:rPr>
          <w:delText>Sau khi thực hiện lưu các cấu hình, ta có thể chọn “Build now”</w:delText>
        </w:r>
        <w:r w:rsidR="00030BF6" w:rsidRPr="00C307BC" w:rsidDel="001D0CD5">
          <w:rPr>
            <w:rFonts w:ascii="Times New Roman" w:eastAsia="Times New Roman" w:hAnsi="Times New Roman" w:cs="Times New Roman"/>
            <w:color w:val="auto"/>
            <w:sz w:val="26"/>
            <w:szCs w:val="26"/>
            <w:lang w:val="en-US"/>
          </w:rPr>
          <w:delText xml:space="preserve"> </w:delText>
        </w:r>
        <w:r w:rsidR="00C17FC6" w:rsidRPr="00C307BC" w:rsidDel="001D0CD5">
          <w:rPr>
            <w:rFonts w:ascii="Times New Roman" w:eastAsia="Times New Roman" w:hAnsi="Times New Roman" w:cs="Times New Roman"/>
            <w:color w:val="auto"/>
            <w:sz w:val="26"/>
            <w:szCs w:val="26"/>
            <w:lang w:val="en-US"/>
          </w:rPr>
          <w:delText>để thực hiện chạy tác vụ (</w:delText>
        </w:r>
        <w:r w:rsidR="00C17FC6" w:rsidRPr="00C307BC" w:rsidDel="001D0CD5">
          <w:rPr>
            <w:rFonts w:ascii="Times New Roman" w:eastAsia="Times New Roman" w:hAnsi="Times New Roman" w:cs="Times New Roman"/>
            <w:color w:val="auto"/>
            <w:sz w:val="26"/>
            <w:szCs w:val="26"/>
            <w:lang w:val="en-US"/>
          </w:rPr>
          <w:fldChar w:fldCharType="begin"/>
        </w:r>
        <w:r w:rsidR="00C17FC6" w:rsidRPr="00C307BC" w:rsidDel="001D0CD5">
          <w:rPr>
            <w:rFonts w:ascii="Times New Roman" w:eastAsia="Times New Roman" w:hAnsi="Times New Roman" w:cs="Times New Roman"/>
            <w:color w:val="auto"/>
            <w:sz w:val="26"/>
            <w:szCs w:val="26"/>
            <w:lang w:val="en-US"/>
          </w:rPr>
          <w:delInstrText xml:space="preserve"> REF _Ref512176725 \h </w:delInstrText>
        </w:r>
      </w:del>
      <w:r w:rsidR="00C307BC" w:rsidRPr="00C307BC">
        <w:rPr>
          <w:rFonts w:ascii="Times New Roman" w:eastAsia="Times New Roman" w:hAnsi="Times New Roman" w:cs="Times New Roman"/>
          <w:color w:val="auto"/>
          <w:sz w:val="26"/>
          <w:szCs w:val="26"/>
          <w:lang w:val="en-US"/>
        </w:rPr>
        <w:instrText xml:space="preserve"> \* MERGEFORMAT </w:instrText>
      </w:r>
      <w:del w:id="2816" w:author="Nguyen Toan" w:date="2018-05-14T18:04:00Z">
        <w:r w:rsidR="00C17FC6" w:rsidRPr="00C307BC" w:rsidDel="001D0CD5">
          <w:rPr>
            <w:rFonts w:ascii="Times New Roman" w:eastAsia="Times New Roman" w:hAnsi="Times New Roman" w:cs="Times New Roman"/>
            <w:color w:val="auto"/>
            <w:sz w:val="26"/>
            <w:szCs w:val="26"/>
            <w:lang w:val="en-US"/>
          </w:rPr>
        </w:r>
        <w:r w:rsidR="00C17FC6" w:rsidRPr="00C307BC" w:rsidDel="001D0CD5">
          <w:rPr>
            <w:rFonts w:ascii="Times New Roman" w:eastAsia="Times New Roman" w:hAnsi="Times New Roman" w:cs="Times New Roman"/>
            <w:color w:val="auto"/>
            <w:sz w:val="26"/>
            <w:szCs w:val="26"/>
            <w:lang w:val="en-US"/>
          </w:rPr>
          <w:fldChar w:fldCharType="separate"/>
        </w:r>
      </w:del>
      <w:del w:id="2817" w:author="Nguyen Toan" w:date="2018-05-05T22:57:00Z">
        <w:r w:rsidR="00E6465F" w:rsidRPr="00C307BC" w:rsidDel="00351C8D">
          <w:rPr>
            <w:rFonts w:ascii="Times New Roman" w:eastAsia="Times New Roman" w:hAnsi="Times New Roman" w:cs="Times New Roman"/>
            <w:color w:val="auto"/>
            <w:sz w:val="26"/>
            <w:szCs w:val="26"/>
            <w:lang w:val="en-US"/>
          </w:rPr>
          <w:delText xml:space="preserve">Hình </w:delText>
        </w:r>
        <w:r w:rsidR="00E6465F" w:rsidRPr="00C307BC" w:rsidDel="00351C8D">
          <w:rPr>
            <w:rFonts w:ascii="Times New Roman" w:eastAsia="Times New Roman" w:hAnsi="Times New Roman" w:cs="Times New Roman"/>
            <w:noProof/>
            <w:color w:val="auto"/>
            <w:sz w:val="26"/>
            <w:szCs w:val="26"/>
            <w:lang w:val="en-US"/>
          </w:rPr>
          <w:delText>3</w:delText>
        </w:r>
        <w:r w:rsidR="00E6465F" w:rsidRPr="00C307BC" w:rsidDel="00351C8D">
          <w:rPr>
            <w:rFonts w:ascii="Times New Roman" w:eastAsia="Times New Roman" w:hAnsi="Times New Roman" w:cs="Times New Roman"/>
            <w:color w:val="auto"/>
            <w:sz w:val="26"/>
            <w:szCs w:val="26"/>
            <w:lang w:val="en-US"/>
          </w:rPr>
          <w:delText>.</w:delText>
        </w:r>
        <w:r w:rsidR="00E6465F" w:rsidRPr="00C307BC" w:rsidDel="00351C8D">
          <w:rPr>
            <w:rFonts w:ascii="Times New Roman" w:eastAsia="Times New Roman" w:hAnsi="Times New Roman" w:cs="Times New Roman"/>
            <w:noProof/>
            <w:color w:val="auto"/>
            <w:sz w:val="26"/>
            <w:szCs w:val="26"/>
            <w:lang w:val="en-US"/>
          </w:rPr>
          <w:delText>29</w:delText>
        </w:r>
      </w:del>
      <w:del w:id="2818" w:author="Nguyen Toan" w:date="2018-05-14T18:04:00Z">
        <w:r w:rsidR="00C17FC6" w:rsidRPr="00C307BC" w:rsidDel="001D0CD5">
          <w:rPr>
            <w:rFonts w:ascii="Times New Roman" w:eastAsia="Times New Roman" w:hAnsi="Times New Roman" w:cs="Times New Roman"/>
            <w:color w:val="auto"/>
            <w:sz w:val="26"/>
            <w:szCs w:val="26"/>
            <w:lang w:val="en-US"/>
          </w:rPr>
          <w:fldChar w:fldCharType="end"/>
        </w:r>
        <w:r w:rsidR="00C17FC6" w:rsidRPr="00C307BC" w:rsidDel="001D0CD5">
          <w:rPr>
            <w:rFonts w:ascii="Times New Roman" w:eastAsia="Times New Roman" w:hAnsi="Times New Roman" w:cs="Times New Roman"/>
            <w:color w:val="auto"/>
            <w:sz w:val="26"/>
            <w:szCs w:val="26"/>
            <w:lang w:val="en-US"/>
          </w:rPr>
          <w:delText>)</w:delText>
        </w:r>
      </w:del>
    </w:p>
    <w:p w14:paraId="5B030D6C" w14:textId="72EE8CBE" w:rsidR="00C17FC6" w:rsidRPr="00C307BC" w:rsidDel="001D0CD5" w:rsidRDefault="00C17FC6" w:rsidP="00621607">
      <w:pPr>
        <w:rPr>
          <w:del w:id="2819" w:author="Nguyen Toan" w:date="2018-05-14T18:04:00Z"/>
          <w:rFonts w:ascii="Times New Roman" w:hAnsi="Times New Roman" w:cs="Times New Roman"/>
          <w:sz w:val="26"/>
          <w:szCs w:val="26"/>
        </w:rPr>
      </w:pPr>
      <w:del w:id="2820" w:author="Nguyen Toan" w:date="2018-05-14T18:04:00Z">
        <w:r w:rsidRPr="00C307BC" w:rsidDel="001D0CD5">
          <w:rPr>
            <w:rFonts w:ascii="Times New Roman" w:hAnsi="Times New Roman" w:cs="Times New Roman"/>
            <w:noProof/>
            <w:sz w:val="26"/>
            <w:szCs w:val="26"/>
            <w:lang w:val="en-US"/>
            <w:rPrChange w:id="2821" w:author="Unknown">
              <w:rPr>
                <w:noProof/>
                <w:lang w:val="en-US"/>
              </w:rPr>
            </w:rPrChange>
          </w:rPr>
          <w:drawing>
            <wp:inline distT="0" distB="0" distL="0" distR="0" wp14:anchorId="07A4AF92" wp14:editId="2F7B3628">
              <wp:extent cx="4452134" cy="1924761"/>
              <wp:effectExtent l="0" t="0" r="571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65643" cy="1930601"/>
                      </a:xfrm>
                      <a:prstGeom prst="rect">
                        <a:avLst/>
                      </a:prstGeom>
                    </pic:spPr>
                  </pic:pic>
                </a:graphicData>
              </a:graphic>
            </wp:inline>
          </w:drawing>
        </w:r>
      </w:del>
    </w:p>
    <w:p w14:paraId="4D3A3643" w14:textId="7DFA3ADB" w:rsidR="004078DD" w:rsidRPr="00C307BC" w:rsidDel="001D0CD5" w:rsidRDefault="00C17FC6">
      <w:pPr>
        <w:rPr>
          <w:del w:id="2822" w:author="Nguyen Toan" w:date="2018-05-14T18:04:00Z"/>
          <w:rFonts w:ascii="Times New Roman" w:eastAsia="Times New Roman" w:hAnsi="Times New Roman" w:cs="Times New Roman"/>
          <w:color w:val="auto"/>
          <w:sz w:val="26"/>
          <w:szCs w:val="26"/>
          <w:lang w:val="en-US"/>
        </w:rPr>
        <w:pPrChange w:id="2823" w:author="Nguyen Toan" w:date="2018-05-14T18:04:00Z">
          <w:pPr>
            <w:pBdr>
              <w:top w:val="none" w:sz="0" w:space="0" w:color="auto"/>
              <w:left w:val="none" w:sz="0" w:space="0" w:color="auto"/>
              <w:bottom w:val="none" w:sz="0" w:space="0" w:color="auto"/>
              <w:right w:val="none" w:sz="0" w:space="0" w:color="auto"/>
              <w:between w:val="none" w:sz="0" w:space="0" w:color="auto"/>
            </w:pBdr>
            <w:spacing w:line="240" w:lineRule="auto"/>
            <w:jc w:val="center"/>
          </w:pPr>
        </w:pPrChange>
      </w:pPr>
      <w:bookmarkStart w:id="2824" w:name="_Ref512176725"/>
      <w:del w:id="2825" w:author="Nguyen Toan" w:date="2018-05-14T18:04:00Z">
        <w:r w:rsidRPr="00C307BC" w:rsidDel="001D0CD5">
          <w:rPr>
            <w:rFonts w:ascii="Times New Roman" w:eastAsia="Times New Roman" w:hAnsi="Times New Roman" w:cs="Times New Roman"/>
            <w:color w:val="auto"/>
            <w:sz w:val="26"/>
            <w:szCs w:val="26"/>
            <w:lang w:val="en-US"/>
          </w:rPr>
          <w:delText xml:space="preserve">Hình </w:delText>
        </w:r>
      </w:del>
      <w:del w:id="2826" w:author="Nguyen Toan" w:date="2018-05-05T22:22:00Z">
        <w:r w:rsidR="00185199" w:rsidRPr="00C307BC" w:rsidDel="00BE0028">
          <w:rPr>
            <w:rFonts w:ascii="Times New Roman" w:eastAsia="Times New Roman" w:hAnsi="Times New Roman" w:cs="Times New Roman"/>
            <w:color w:val="auto"/>
            <w:sz w:val="26"/>
            <w:szCs w:val="26"/>
            <w:lang w:val="en-US"/>
          </w:rPr>
          <w:fldChar w:fldCharType="begin"/>
        </w:r>
        <w:r w:rsidR="00185199" w:rsidRPr="00C307BC" w:rsidDel="00BE0028">
          <w:rPr>
            <w:rFonts w:ascii="Times New Roman" w:eastAsia="Times New Roman" w:hAnsi="Times New Roman" w:cs="Times New Roman"/>
            <w:color w:val="auto"/>
            <w:sz w:val="26"/>
            <w:szCs w:val="26"/>
            <w:lang w:val="en-US"/>
          </w:rPr>
          <w:delInstrText xml:space="preserve"> STYLEREF 1 \s </w:delInstrText>
        </w:r>
        <w:r w:rsidR="00185199" w:rsidRPr="00C307BC" w:rsidDel="00BE0028">
          <w:rPr>
            <w:rFonts w:ascii="Times New Roman" w:eastAsia="Times New Roman" w:hAnsi="Times New Roman" w:cs="Times New Roman"/>
            <w:color w:val="auto"/>
            <w:sz w:val="26"/>
            <w:szCs w:val="26"/>
            <w:lang w:val="en-US"/>
          </w:rPr>
          <w:fldChar w:fldCharType="separate"/>
        </w:r>
        <w:r w:rsidR="00E6465F" w:rsidRPr="00C307BC" w:rsidDel="00BE0028">
          <w:rPr>
            <w:rFonts w:ascii="Times New Roman" w:eastAsia="Times New Roman" w:hAnsi="Times New Roman" w:cs="Times New Roman"/>
            <w:noProof/>
            <w:color w:val="auto"/>
            <w:sz w:val="26"/>
            <w:szCs w:val="26"/>
            <w:lang w:val="en-US"/>
          </w:rPr>
          <w:delText>3</w:delText>
        </w:r>
        <w:r w:rsidR="00185199" w:rsidRPr="00C307BC" w:rsidDel="00BE0028">
          <w:rPr>
            <w:rFonts w:ascii="Times New Roman" w:eastAsia="Times New Roman" w:hAnsi="Times New Roman" w:cs="Times New Roman"/>
            <w:color w:val="auto"/>
            <w:sz w:val="26"/>
            <w:szCs w:val="26"/>
            <w:lang w:val="en-US"/>
          </w:rPr>
          <w:fldChar w:fldCharType="end"/>
        </w:r>
        <w:r w:rsidR="00185199" w:rsidRPr="00C307BC" w:rsidDel="00BE0028">
          <w:rPr>
            <w:rFonts w:ascii="Times New Roman" w:eastAsia="Times New Roman" w:hAnsi="Times New Roman" w:cs="Times New Roman"/>
            <w:color w:val="auto"/>
            <w:sz w:val="26"/>
            <w:szCs w:val="26"/>
            <w:lang w:val="en-US"/>
          </w:rPr>
          <w:delText>.</w:delText>
        </w:r>
        <w:r w:rsidR="00185199" w:rsidRPr="00C307BC" w:rsidDel="00BE0028">
          <w:rPr>
            <w:rFonts w:ascii="Times New Roman" w:eastAsia="Times New Roman" w:hAnsi="Times New Roman" w:cs="Times New Roman"/>
            <w:color w:val="auto"/>
            <w:sz w:val="26"/>
            <w:szCs w:val="26"/>
            <w:lang w:val="en-US"/>
          </w:rPr>
          <w:fldChar w:fldCharType="begin"/>
        </w:r>
        <w:r w:rsidR="00185199" w:rsidRPr="00C307BC" w:rsidDel="00BE0028">
          <w:rPr>
            <w:rFonts w:ascii="Times New Roman" w:eastAsia="Times New Roman" w:hAnsi="Times New Roman" w:cs="Times New Roman"/>
            <w:color w:val="auto"/>
            <w:sz w:val="26"/>
            <w:szCs w:val="26"/>
            <w:lang w:val="en-US"/>
          </w:rPr>
          <w:delInstrText xml:space="preserve"> SEQ Hình \* ARABIC \s 1 </w:delInstrText>
        </w:r>
        <w:r w:rsidR="00185199" w:rsidRPr="00C307BC" w:rsidDel="00BE0028">
          <w:rPr>
            <w:rFonts w:ascii="Times New Roman" w:eastAsia="Times New Roman" w:hAnsi="Times New Roman" w:cs="Times New Roman"/>
            <w:color w:val="auto"/>
            <w:sz w:val="26"/>
            <w:szCs w:val="26"/>
            <w:lang w:val="en-US"/>
          </w:rPr>
          <w:fldChar w:fldCharType="separate"/>
        </w:r>
        <w:r w:rsidR="00E6465F" w:rsidRPr="00C307BC" w:rsidDel="00BE0028">
          <w:rPr>
            <w:rFonts w:ascii="Times New Roman" w:eastAsia="Times New Roman" w:hAnsi="Times New Roman" w:cs="Times New Roman"/>
            <w:noProof/>
            <w:color w:val="auto"/>
            <w:sz w:val="26"/>
            <w:szCs w:val="26"/>
            <w:lang w:val="en-US"/>
          </w:rPr>
          <w:delText>29</w:delText>
        </w:r>
        <w:r w:rsidR="00185199" w:rsidRPr="00C307BC" w:rsidDel="00BE0028">
          <w:rPr>
            <w:rFonts w:ascii="Times New Roman" w:eastAsia="Times New Roman" w:hAnsi="Times New Roman" w:cs="Times New Roman"/>
            <w:color w:val="auto"/>
            <w:sz w:val="26"/>
            <w:szCs w:val="26"/>
            <w:lang w:val="en-US"/>
          </w:rPr>
          <w:fldChar w:fldCharType="end"/>
        </w:r>
      </w:del>
      <w:bookmarkEnd w:id="2824"/>
      <w:del w:id="2827" w:author="Nguyen Toan" w:date="2018-05-14T18:04:00Z">
        <w:r w:rsidRPr="00C307BC" w:rsidDel="001D0CD5">
          <w:rPr>
            <w:rFonts w:ascii="Times New Roman" w:eastAsia="Times New Roman" w:hAnsi="Times New Roman" w:cs="Times New Roman"/>
            <w:color w:val="auto"/>
            <w:sz w:val="26"/>
            <w:szCs w:val="26"/>
            <w:lang w:val="en-US"/>
          </w:rPr>
          <w:delText>: Quá trình chạy tác vụ</w:delText>
        </w:r>
      </w:del>
    </w:p>
    <w:p w14:paraId="23CFD68B" w14:textId="490EC563" w:rsidR="00C64263" w:rsidRPr="00C307BC" w:rsidDel="001D0CD5" w:rsidRDefault="009F0909">
      <w:pPr>
        <w:rPr>
          <w:ins w:id="2828" w:author="LoanDT" w:date="2018-05-10T23:24:00Z"/>
          <w:del w:id="2829" w:author="Nguyen Toan" w:date="2018-05-14T18:04:00Z"/>
          <w:rFonts w:ascii="Times New Roman" w:eastAsia="Times New Roman" w:hAnsi="Times New Roman" w:cs="Times New Roman"/>
          <w:sz w:val="26"/>
          <w:szCs w:val="26"/>
        </w:rPr>
        <w:pPrChange w:id="2830" w:author="Nguyen Toan" w:date="2018-05-14T18:04:00Z">
          <w:pPr>
            <w:spacing w:after="120" w:line="288" w:lineRule="auto"/>
            <w:ind w:firstLine="567"/>
            <w:jc w:val="both"/>
          </w:pPr>
        </w:pPrChange>
      </w:pPr>
      <w:ins w:id="2831" w:author="LoanDT" w:date="2018-05-10T23:24:00Z">
        <w:del w:id="2832" w:author="Nguyen Toan" w:date="2018-05-14T18:04:00Z">
          <w:r w:rsidRPr="00C307BC" w:rsidDel="001D0CD5">
            <w:rPr>
              <w:rFonts w:ascii="Times New Roman" w:eastAsia="Times New Roman" w:hAnsi="Times New Roman" w:cs="Times New Roman"/>
              <w:sz w:val="26"/>
              <w:szCs w:val="26"/>
            </w:rPr>
            <w:delText>Trong quá trình thực hiện tác vụ, khi xảy ra lỗi, Jenkins tự động gửi mail cảnh báo về theo cấu hình định sẵn</w:delText>
          </w:r>
        </w:del>
      </w:ins>
      <w:ins w:id="2833" w:author="LoanDT" w:date="2018-05-10T23:25:00Z">
        <w:del w:id="2834" w:author="Nguyen Toan" w:date="2018-05-14T18:04:00Z">
          <w:r w:rsidR="00C3386A" w:rsidRPr="00C307BC" w:rsidDel="001D0CD5">
            <w:rPr>
              <w:rFonts w:ascii="Times New Roman" w:eastAsia="Times New Roman" w:hAnsi="Times New Roman" w:cs="Times New Roman"/>
              <w:sz w:val="26"/>
              <w:szCs w:val="26"/>
            </w:rPr>
            <w:delText xml:space="preserve">. Để có thể </w:delText>
          </w:r>
        </w:del>
      </w:ins>
      <w:ins w:id="2835" w:author="LoanDT" w:date="2018-05-10T23:26:00Z">
        <w:del w:id="2836" w:author="Nguyen Toan" w:date="2018-05-14T18:04:00Z">
          <w:r w:rsidR="00C3386A" w:rsidRPr="00C307BC" w:rsidDel="001D0CD5">
            <w:rPr>
              <w:rFonts w:ascii="Times New Roman" w:eastAsia="Times New Roman" w:hAnsi="Times New Roman" w:cs="Times New Roman"/>
              <w:sz w:val="26"/>
              <w:szCs w:val="26"/>
            </w:rPr>
            <w:delText xml:space="preserve">gửi mail thông báo lỗi, các cấu hình máy chủ mail phải được điền trong màn hình quản lý của </w:delText>
          </w:r>
          <w:r w:rsidR="00401D47" w:rsidRPr="00C307BC" w:rsidDel="001D0CD5">
            <w:rPr>
              <w:rFonts w:ascii="Times New Roman" w:eastAsia="Times New Roman" w:hAnsi="Times New Roman" w:cs="Times New Roman"/>
              <w:sz w:val="26"/>
              <w:szCs w:val="26"/>
            </w:rPr>
            <w:delText xml:space="preserve">Jenkins tại đường dẫn: </w:delText>
          </w:r>
        </w:del>
      </w:ins>
      <w:ins w:id="2837" w:author="LoanDT" w:date="2018-05-10T23:27:00Z">
        <w:del w:id="2838" w:author="Nguyen Toan" w:date="2018-05-14T18:04:00Z">
          <w:r w:rsidR="00F6683D" w:rsidRPr="00C307BC" w:rsidDel="001D0CD5">
            <w:rPr>
              <w:rFonts w:ascii="Times New Roman" w:eastAsia="Times New Roman" w:hAnsi="Times New Roman" w:cs="Times New Roman"/>
              <w:sz w:val="26"/>
              <w:szCs w:val="26"/>
            </w:rPr>
            <w:delText>“</w:delText>
          </w:r>
        </w:del>
      </w:ins>
      <w:ins w:id="2839" w:author="LoanDT" w:date="2018-05-10T23:26:00Z">
        <w:del w:id="2840" w:author="Nguyen Toan" w:date="2018-05-14T18:04:00Z">
          <w:r w:rsidR="00401D47" w:rsidRPr="00C307BC" w:rsidDel="001D0CD5">
            <w:rPr>
              <w:rFonts w:ascii="Times New Roman" w:eastAsia="Times New Roman" w:hAnsi="Times New Roman" w:cs="Times New Roman"/>
              <w:sz w:val="26"/>
              <w:szCs w:val="26"/>
            </w:rPr>
            <w:delText>Manage Jenkins =&gt; Configure System =&gt; E-mail Notification</w:delText>
          </w:r>
        </w:del>
      </w:ins>
      <w:ins w:id="2841" w:author="LoanDT" w:date="2018-05-10T23:27:00Z">
        <w:del w:id="2842" w:author="Nguyen Toan" w:date="2018-05-14T18:04:00Z">
          <w:r w:rsidR="00F6683D" w:rsidRPr="00C307BC" w:rsidDel="001D0CD5">
            <w:rPr>
              <w:rFonts w:ascii="Times New Roman" w:eastAsia="Times New Roman" w:hAnsi="Times New Roman" w:cs="Times New Roman"/>
              <w:sz w:val="26"/>
              <w:szCs w:val="26"/>
            </w:rPr>
            <w:delText>”</w:delText>
          </w:r>
        </w:del>
      </w:ins>
      <w:ins w:id="2843" w:author="LoanDT" w:date="2018-05-10T23:26:00Z">
        <w:del w:id="2844" w:author="Nguyen Toan" w:date="2018-05-14T18:04:00Z">
          <w:r w:rsidR="00401D47" w:rsidRPr="00C307BC" w:rsidDel="001D0CD5">
            <w:rPr>
              <w:rFonts w:ascii="Times New Roman" w:eastAsia="Times New Roman" w:hAnsi="Times New Roman" w:cs="Times New Roman"/>
              <w:sz w:val="26"/>
              <w:szCs w:val="26"/>
            </w:rPr>
            <w:delText>.</w:delText>
          </w:r>
        </w:del>
      </w:ins>
      <w:ins w:id="2845" w:author="LoanDT" w:date="2018-05-10T23:27:00Z">
        <w:del w:id="2846" w:author="Nguyen Toan" w:date="2018-05-14T18:04:00Z">
          <w:r w:rsidR="00C64263" w:rsidRPr="00C307BC" w:rsidDel="001D0CD5">
            <w:rPr>
              <w:rFonts w:ascii="Times New Roman" w:eastAsia="Times New Roman" w:hAnsi="Times New Roman" w:cs="Times New Roman"/>
              <w:sz w:val="26"/>
              <w:szCs w:val="26"/>
            </w:rPr>
            <w:delText xml:space="preserve"> Jenkins cho phép cấu hình các thông tin cơ bản</w:delText>
          </w:r>
          <w:r w:rsidR="001B1DC6" w:rsidRPr="00C307BC" w:rsidDel="001D0CD5">
            <w:rPr>
              <w:rFonts w:ascii="Times New Roman" w:eastAsia="Times New Roman" w:hAnsi="Times New Roman" w:cs="Times New Roman"/>
              <w:sz w:val="26"/>
              <w:szCs w:val="26"/>
            </w:rPr>
            <w:delText xml:space="preserve"> như máy chủ SMTP, hậu tố của email nhận cảnh báo , ví </w:delText>
          </w:r>
        </w:del>
      </w:ins>
      <w:ins w:id="2847" w:author="LoanDT" w:date="2018-05-10T23:28:00Z">
        <w:del w:id="2848" w:author="Nguyen Toan" w:date="2018-05-14T18:04:00Z">
          <w:r w:rsidR="001B1DC6" w:rsidRPr="00C307BC" w:rsidDel="001D0CD5">
            <w:rPr>
              <w:rFonts w:ascii="Times New Roman" w:eastAsia="Times New Roman" w:hAnsi="Times New Roman" w:cs="Times New Roman"/>
              <w:sz w:val="26"/>
              <w:szCs w:val="26"/>
            </w:rPr>
            <w:delText>dụ như @gmail.com.</w:delText>
          </w:r>
          <w:r w:rsidR="005861FA" w:rsidRPr="00C307BC" w:rsidDel="001D0CD5">
            <w:rPr>
              <w:rFonts w:ascii="Times New Roman" w:eastAsia="Times New Roman" w:hAnsi="Times New Roman" w:cs="Times New Roman"/>
              <w:sz w:val="26"/>
              <w:szCs w:val="26"/>
            </w:rPr>
            <w:delText xml:space="preserve"> Ngoài ra, Jekins còn cung cấp thêm các giải pháp xác thực sử dụng SMTP, SSL, cổng SMTP, địa chỉ để người nhận mail gửi lại phản hồi</w:delText>
          </w:r>
          <w:r w:rsidR="003D0923" w:rsidRPr="00C307BC" w:rsidDel="001D0CD5">
            <w:rPr>
              <w:rFonts w:ascii="Times New Roman" w:eastAsia="Times New Roman" w:hAnsi="Times New Roman" w:cs="Times New Roman"/>
              <w:sz w:val="26"/>
              <w:szCs w:val="26"/>
            </w:rPr>
            <w:delText>…</w:delText>
          </w:r>
        </w:del>
      </w:ins>
      <w:ins w:id="2849" w:author="LoanDT" w:date="2018-05-10T23:29:00Z">
        <w:del w:id="2850" w:author="Nguyen Toan" w:date="2018-05-14T18:04:00Z">
          <w:r w:rsidR="00A0799F" w:rsidRPr="00C307BC" w:rsidDel="001D0CD5">
            <w:rPr>
              <w:rFonts w:ascii="Times New Roman" w:eastAsia="Times New Roman" w:hAnsi="Times New Roman" w:cs="Times New Roman"/>
              <w:sz w:val="26"/>
              <w:szCs w:val="26"/>
            </w:rPr>
            <w:delText xml:space="preserve"> Sau khi thêm một “E-mail notification Post-build Actin”, </w:delText>
          </w:r>
          <w:r w:rsidR="0090037C" w:rsidRPr="00C307BC" w:rsidDel="001D0CD5">
            <w:rPr>
              <w:rFonts w:ascii="Times New Roman" w:eastAsia="Times New Roman" w:hAnsi="Times New Roman" w:cs="Times New Roman"/>
              <w:sz w:val="26"/>
              <w:szCs w:val="26"/>
            </w:rPr>
            <w:delText>Jenkins sẽ gửi một mail tới địa chỉ người dùng đã cấu hình từ trước</w:delText>
          </w:r>
          <w:r w:rsidR="003B6CC4" w:rsidRPr="00C307BC" w:rsidDel="001D0CD5">
            <w:rPr>
              <w:rFonts w:ascii="Times New Roman" w:eastAsia="Times New Roman" w:hAnsi="Times New Roman" w:cs="Times New Roman"/>
              <w:sz w:val="26"/>
              <w:szCs w:val="26"/>
            </w:rPr>
            <w:delText xml:space="preserve"> đối với các trường hợp </w:delText>
          </w:r>
        </w:del>
      </w:ins>
      <w:ins w:id="2851" w:author="LoanDT" w:date="2018-05-10T23:30:00Z">
        <w:del w:id="2852" w:author="Nguyen Toan" w:date="2018-05-14T18:04:00Z">
          <w:r w:rsidR="003B6CC4" w:rsidRPr="00C307BC" w:rsidDel="001D0CD5">
            <w:rPr>
              <w:rFonts w:ascii="Times New Roman" w:eastAsia="Times New Roman" w:hAnsi="Times New Roman" w:cs="Times New Roman"/>
              <w:sz w:val="26"/>
              <w:szCs w:val="26"/>
            </w:rPr>
            <w:delText xml:space="preserve">như: biên dịch thất bại (build fail), </w:delText>
          </w:r>
          <w:r w:rsidR="00596C4C" w:rsidRPr="00C307BC" w:rsidDel="001D0CD5">
            <w:rPr>
              <w:rFonts w:ascii="Times New Roman" w:eastAsia="Times New Roman" w:hAnsi="Times New Roman" w:cs="Times New Roman"/>
              <w:sz w:val="26"/>
              <w:szCs w:val="26"/>
            </w:rPr>
            <w:delText xml:space="preserve">biên dịch thành công sau khi có một lần biên dịch thất bại, </w:delText>
          </w:r>
          <w:r w:rsidR="00756818" w:rsidRPr="00C307BC" w:rsidDel="001D0CD5">
            <w:rPr>
              <w:rFonts w:ascii="Times New Roman" w:eastAsia="Times New Roman" w:hAnsi="Times New Roman" w:cs="Times New Roman"/>
              <w:sz w:val="26"/>
              <w:szCs w:val="26"/>
            </w:rPr>
            <w:delText xml:space="preserve">một bản biên dịch không ổn </w:delText>
          </w:r>
        </w:del>
      </w:ins>
      <w:ins w:id="2853" w:author="LoanDT" w:date="2018-05-10T23:31:00Z">
        <w:del w:id="2854" w:author="Nguyen Toan" w:date="2018-05-14T18:04:00Z">
          <w:r w:rsidR="007A7F4C" w:rsidRPr="00C307BC" w:rsidDel="001D0CD5">
            <w:rPr>
              <w:rFonts w:ascii="Times New Roman" w:eastAsia="Times New Roman" w:hAnsi="Times New Roman" w:cs="Times New Roman"/>
              <w:sz w:val="26"/>
              <w:szCs w:val="26"/>
            </w:rPr>
            <w:delText xml:space="preserve">định (với trường hợp hồi quy). </w:delText>
          </w:r>
        </w:del>
      </w:ins>
    </w:p>
    <w:p w14:paraId="56FE7A85" w14:textId="4F71AE2E" w:rsidR="009F0909" w:rsidRPr="00C307BC" w:rsidDel="001D0CD5" w:rsidRDefault="003969E4">
      <w:pPr>
        <w:rPr>
          <w:ins w:id="2855" w:author="LoanDT" w:date="2018-05-10T23:24:00Z"/>
          <w:del w:id="2856" w:author="Nguyen Toan" w:date="2018-05-14T18:04:00Z"/>
          <w:rFonts w:ascii="Times New Roman" w:eastAsia="Times New Roman" w:hAnsi="Times New Roman" w:cs="Times New Roman"/>
          <w:sz w:val="26"/>
          <w:szCs w:val="26"/>
        </w:rPr>
        <w:pPrChange w:id="2857" w:author="Nguyen Toan" w:date="2018-05-14T18:04:00Z">
          <w:pPr>
            <w:spacing w:after="120" w:line="288" w:lineRule="auto"/>
            <w:ind w:firstLine="567"/>
            <w:jc w:val="both"/>
          </w:pPr>
        </w:pPrChange>
      </w:pPr>
      <w:ins w:id="2858" w:author="LoanDT" w:date="2018-05-10T23:25:00Z">
        <w:del w:id="2859" w:author="Nguyen Toan" w:date="2018-05-14T18:04:00Z">
          <w:r w:rsidRPr="00C307BC" w:rsidDel="001D0CD5">
            <w:rPr>
              <w:rFonts w:ascii="Times New Roman" w:eastAsia="Times New Roman" w:hAnsi="Times New Roman" w:cs="Times New Roman"/>
              <w:noProof/>
              <w:sz w:val="26"/>
              <w:szCs w:val="26"/>
              <w:lang w:val="en-US"/>
              <w:rPrChange w:id="2860" w:author="Unknown">
                <w:rPr>
                  <w:noProof/>
                  <w:lang w:val="en-US"/>
                </w:rPr>
              </w:rPrChange>
            </w:rPr>
            <w:drawing>
              <wp:inline distT="0" distB="0" distL="0" distR="0" wp14:anchorId="4E87CF89" wp14:editId="6D51788C">
                <wp:extent cx="4347097" cy="3119464"/>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5-10 at 11.23.51 PM.png"/>
                        <pic:cNvPicPr/>
                      </pic:nvPicPr>
                      <pic:blipFill>
                        <a:blip r:embed="rId56">
                          <a:extLst>
                            <a:ext uri="{28A0092B-C50C-407E-A947-70E740481C1C}">
                              <a14:useLocalDpi xmlns:a14="http://schemas.microsoft.com/office/drawing/2010/main" val="0"/>
                            </a:ext>
                          </a:extLst>
                        </a:blip>
                        <a:stretch>
                          <a:fillRect/>
                        </a:stretch>
                      </pic:blipFill>
                      <pic:spPr>
                        <a:xfrm>
                          <a:off x="0" y="0"/>
                          <a:ext cx="4358541" cy="3127676"/>
                        </a:xfrm>
                        <a:prstGeom prst="rect">
                          <a:avLst/>
                        </a:prstGeom>
                      </pic:spPr>
                    </pic:pic>
                  </a:graphicData>
                </a:graphic>
              </wp:inline>
            </w:drawing>
          </w:r>
        </w:del>
      </w:ins>
    </w:p>
    <w:p w14:paraId="6DB2CA7C" w14:textId="2D6F261B" w:rsidR="00C17FC6" w:rsidRPr="00C307BC" w:rsidDel="001D0CD5" w:rsidRDefault="00C45331">
      <w:pPr>
        <w:rPr>
          <w:del w:id="2861" w:author="Nguyen Toan" w:date="2018-05-14T18:04:00Z"/>
          <w:rFonts w:ascii="Times New Roman" w:eastAsia="Times New Roman" w:hAnsi="Times New Roman" w:cs="Times New Roman"/>
          <w:sz w:val="26"/>
          <w:szCs w:val="26"/>
        </w:rPr>
        <w:pPrChange w:id="2862" w:author="Nguyen Toan" w:date="2018-05-14T18:04:00Z">
          <w:pPr>
            <w:spacing w:after="120" w:line="288" w:lineRule="auto"/>
            <w:ind w:firstLine="567"/>
            <w:jc w:val="both"/>
          </w:pPr>
        </w:pPrChange>
      </w:pPr>
      <w:del w:id="2863" w:author="Nguyen Toan" w:date="2018-05-14T18:04:00Z">
        <w:r w:rsidRPr="00C307BC" w:rsidDel="001D0CD5">
          <w:rPr>
            <w:rFonts w:ascii="Times New Roman" w:eastAsia="Times New Roman" w:hAnsi="Times New Roman" w:cs="Times New Roman"/>
            <w:sz w:val="26"/>
            <w:szCs w:val="26"/>
          </w:rPr>
          <w:delText xml:space="preserve">Sau quá </w:delText>
        </w:r>
        <w:r w:rsidRPr="00C307BC" w:rsidDel="001D0CD5">
          <w:rPr>
            <w:rFonts w:ascii="Times New Roman" w:eastAsia="Times New Roman" w:hAnsi="Times New Roman" w:cs="Times New Roman"/>
            <w:color w:val="auto"/>
            <w:sz w:val="26"/>
            <w:szCs w:val="26"/>
            <w:lang w:val="en-US"/>
          </w:rPr>
          <w:delText>trình</w:delText>
        </w:r>
        <w:r w:rsidRPr="00C307BC" w:rsidDel="001D0CD5">
          <w:rPr>
            <w:rFonts w:ascii="Times New Roman" w:eastAsia="Times New Roman" w:hAnsi="Times New Roman" w:cs="Times New Roman"/>
            <w:sz w:val="26"/>
            <w:szCs w:val="26"/>
          </w:rPr>
          <w:delText xml:space="preserve"> chạy tác vụ, kết quả được hiển thị tại màn hình ứng dụng</w:delText>
        </w:r>
        <w:r w:rsidR="0013518C" w:rsidRPr="00C307BC" w:rsidDel="001D0CD5">
          <w:rPr>
            <w:rFonts w:ascii="Times New Roman" w:eastAsia="Times New Roman" w:hAnsi="Times New Roman" w:cs="Times New Roman"/>
            <w:sz w:val="26"/>
            <w:szCs w:val="26"/>
          </w:rPr>
          <w:delText xml:space="preserve"> (</w:delText>
        </w:r>
        <w:r w:rsidR="0013518C" w:rsidRPr="00C307BC" w:rsidDel="001D0CD5">
          <w:rPr>
            <w:rFonts w:ascii="Times New Roman" w:eastAsia="Times New Roman" w:hAnsi="Times New Roman" w:cs="Times New Roman"/>
            <w:sz w:val="26"/>
            <w:szCs w:val="26"/>
          </w:rPr>
          <w:fldChar w:fldCharType="begin"/>
        </w:r>
        <w:r w:rsidR="0013518C" w:rsidRPr="00C307BC" w:rsidDel="001D0CD5">
          <w:rPr>
            <w:rFonts w:ascii="Times New Roman" w:eastAsia="Times New Roman" w:hAnsi="Times New Roman" w:cs="Times New Roman"/>
            <w:sz w:val="26"/>
            <w:szCs w:val="26"/>
          </w:rPr>
          <w:delInstrText xml:space="preserve"> REF _Ref512176884 \h </w:delInstrText>
        </w:r>
      </w:del>
      <w:r w:rsidR="00C307BC" w:rsidRPr="00C307BC">
        <w:rPr>
          <w:rFonts w:ascii="Times New Roman" w:eastAsia="Times New Roman" w:hAnsi="Times New Roman" w:cs="Times New Roman"/>
          <w:sz w:val="26"/>
          <w:szCs w:val="26"/>
        </w:rPr>
        <w:instrText xml:space="preserve"> \* MERGEFORMAT </w:instrText>
      </w:r>
      <w:del w:id="2864" w:author="Nguyen Toan" w:date="2018-05-14T18:04:00Z">
        <w:r w:rsidR="0013518C" w:rsidRPr="00C307BC" w:rsidDel="001D0CD5">
          <w:rPr>
            <w:rFonts w:ascii="Times New Roman" w:eastAsia="Times New Roman" w:hAnsi="Times New Roman" w:cs="Times New Roman"/>
            <w:sz w:val="26"/>
            <w:szCs w:val="26"/>
          </w:rPr>
        </w:r>
        <w:r w:rsidR="0013518C" w:rsidRPr="00C307BC" w:rsidDel="001D0CD5">
          <w:rPr>
            <w:rFonts w:ascii="Times New Roman" w:eastAsia="Times New Roman" w:hAnsi="Times New Roman" w:cs="Times New Roman"/>
            <w:sz w:val="26"/>
            <w:szCs w:val="26"/>
          </w:rPr>
          <w:fldChar w:fldCharType="separate"/>
        </w:r>
      </w:del>
      <w:del w:id="2865" w:author="Nguyen Toan" w:date="2018-05-05T22:57:00Z">
        <w:r w:rsidR="00E6465F" w:rsidRPr="00C307BC" w:rsidDel="00351C8D">
          <w:rPr>
            <w:rFonts w:ascii="Times New Roman" w:eastAsia="Times New Roman" w:hAnsi="Times New Roman" w:cs="Times New Roman"/>
            <w:sz w:val="26"/>
            <w:szCs w:val="26"/>
          </w:rPr>
          <w:delText xml:space="preserve">Hình </w:delText>
        </w:r>
        <w:r w:rsidR="00E6465F" w:rsidRPr="00C307BC" w:rsidDel="00351C8D">
          <w:rPr>
            <w:rFonts w:ascii="Times New Roman" w:eastAsia="Times New Roman" w:hAnsi="Times New Roman" w:cs="Times New Roman"/>
            <w:noProof/>
            <w:sz w:val="26"/>
            <w:szCs w:val="26"/>
          </w:rPr>
          <w:delText>3</w:delText>
        </w:r>
        <w:r w:rsidR="00E6465F" w:rsidRPr="00C307BC" w:rsidDel="00351C8D">
          <w:rPr>
            <w:rFonts w:ascii="Times New Roman" w:eastAsia="Times New Roman" w:hAnsi="Times New Roman" w:cs="Times New Roman"/>
            <w:sz w:val="26"/>
            <w:szCs w:val="26"/>
          </w:rPr>
          <w:delText>.</w:delText>
        </w:r>
        <w:r w:rsidR="00E6465F" w:rsidRPr="00C307BC" w:rsidDel="00351C8D">
          <w:rPr>
            <w:rFonts w:ascii="Times New Roman" w:eastAsia="Times New Roman" w:hAnsi="Times New Roman" w:cs="Times New Roman"/>
            <w:noProof/>
            <w:sz w:val="26"/>
            <w:szCs w:val="26"/>
          </w:rPr>
          <w:delText>30</w:delText>
        </w:r>
      </w:del>
      <w:del w:id="2866" w:author="Nguyen Toan" w:date="2018-05-14T18:04:00Z">
        <w:r w:rsidR="0013518C" w:rsidRPr="00C307BC" w:rsidDel="001D0CD5">
          <w:rPr>
            <w:rFonts w:ascii="Times New Roman" w:eastAsia="Times New Roman" w:hAnsi="Times New Roman" w:cs="Times New Roman"/>
            <w:sz w:val="26"/>
            <w:szCs w:val="26"/>
          </w:rPr>
          <w:fldChar w:fldCharType="end"/>
        </w:r>
        <w:r w:rsidR="0013518C" w:rsidRPr="00C307BC" w:rsidDel="001D0CD5">
          <w:rPr>
            <w:rFonts w:ascii="Times New Roman" w:eastAsia="Times New Roman" w:hAnsi="Times New Roman" w:cs="Times New Roman"/>
            <w:sz w:val="26"/>
            <w:szCs w:val="26"/>
          </w:rPr>
          <w:delText>)</w:delText>
        </w:r>
      </w:del>
    </w:p>
    <w:p w14:paraId="7422DBED" w14:textId="3CDD9708" w:rsidR="00671A8C" w:rsidRPr="00C307BC" w:rsidDel="001D0CD5" w:rsidRDefault="00671A8C">
      <w:pPr>
        <w:rPr>
          <w:del w:id="2867" w:author="Nguyen Toan" w:date="2018-05-14T18:04:00Z"/>
          <w:rFonts w:ascii="Times New Roman" w:hAnsi="Times New Roman" w:cs="Times New Roman"/>
          <w:sz w:val="26"/>
          <w:szCs w:val="26"/>
        </w:rPr>
        <w:pPrChange w:id="2868" w:author="Nguyen Toan" w:date="2018-05-14T18:04:00Z">
          <w:pPr>
            <w:keepNext/>
            <w:pBdr>
              <w:top w:val="none" w:sz="0" w:space="0" w:color="auto"/>
              <w:left w:val="none" w:sz="0" w:space="0" w:color="auto"/>
              <w:bottom w:val="none" w:sz="0" w:space="0" w:color="auto"/>
              <w:right w:val="none" w:sz="0" w:space="0" w:color="auto"/>
              <w:between w:val="none" w:sz="0" w:space="0" w:color="auto"/>
            </w:pBdr>
            <w:spacing w:line="240" w:lineRule="auto"/>
            <w:jc w:val="center"/>
          </w:pPr>
        </w:pPrChange>
      </w:pPr>
      <w:del w:id="2869" w:author="Nguyen Toan" w:date="2018-05-14T18:04:00Z">
        <w:r w:rsidRPr="00C307BC" w:rsidDel="001D0CD5">
          <w:rPr>
            <w:rFonts w:ascii="Times New Roman" w:hAnsi="Times New Roman" w:cs="Times New Roman"/>
            <w:noProof/>
            <w:sz w:val="26"/>
            <w:szCs w:val="26"/>
            <w:lang w:val="en-US"/>
            <w:rPrChange w:id="2870" w:author="Unknown">
              <w:rPr>
                <w:noProof/>
                <w:lang w:val="en-US"/>
              </w:rPr>
            </w:rPrChange>
          </w:rPr>
          <w:drawing>
            <wp:inline distT="0" distB="0" distL="0" distR="0" wp14:anchorId="223253E5" wp14:editId="5A68690A">
              <wp:extent cx="3390900" cy="21050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390900" cy="2105025"/>
                      </a:xfrm>
                      <a:prstGeom prst="rect">
                        <a:avLst/>
                      </a:prstGeom>
                    </pic:spPr>
                  </pic:pic>
                </a:graphicData>
              </a:graphic>
            </wp:inline>
          </w:drawing>
        </w:r>
      </w:del>
    </w:p>
    <w:p w14:paraId="4DAD0BCC" w14:textId="096567DC" w:rsidR="00671A8C" w:rsidRPr="00C307BC" w:rsidDel="001D0CD5" w:rsidRDefault="00671A8C">
      <w:pPr>
        <w:rPr>
          <w:del w:id="2871" w:author="Nguyen Toan" w:date="2018-05-14T18:04:00Z"/>
          <w:rFonts w:ascii="Times New Roman" w:eastAsia="Times New Roman" w:hAnsi="Times New Roman" w:cs="Times New Roman"/>
          <w:sz w:val="26"/>
          <w:szCs w:val="26"/>
        </w:rPr>
        <w:pPrChange w:id="2872" w:author="Nguyen Toan" w:date="2018-05-14T18:04:00Z">
          <w:pPr>
            <w:spacing w:line="288" w:lineRule="auto"/>
            <w:ind w:firstLine="720"/>
            <w:jc w:val="center"/>
          </w:pPr>
        </w:pPrChange>
      </w:pPr>
      <w:bookmarkStart w:id="2873" w:name="_Ref512176884"/>
      <w:del w:id="2874" w:author="Nguyen Toan" w:date="2018-05-14T18:04:00Z">
        <w:r w:rsidRPr="00C307BC" w:rsidDel="001D0CD5">
          <w:rPr>
            <w:rFonts w:ascii="Times New Roman" w:eastAsia="Times New Roman" w:hAnsi="Times New Roman" w:cs="Times New Roman"/>
            <w:sz w:val="26"/>
            <w:szCs w:val="26"/>
          </w:rPr>
          <w:delText xml:space="preserve">Hình </w:delText>
        </w:r>
      </w:del>
      <w:del w:id="2875" w:author="Nguyen Toan" w:date="2018-05-05T22:22:00Z">
        <w:r w:rsidR="00185199" w:rsidRPr="00C307BC" w:rsidDel="00BE0028">
          <w:rPr>
            <w:rFonts w:ascii="Times New Roman" w:eastAsia="Times New Roman" w:hAnsi="Times New Roman" w:cs="Times New Roman"/>
            <w:sz w:val="26"/>
            <w:szCs w:val="26"/>
          </w:rPr>
          <w:fldChar w:fldCharType="begin"/>
        </w:r>
        <w:r w:rsidR="00185199" w:rsidRPr="00C307BC" w:rsidDel="00BE0028">
          <w:rPr>
            <w:rFonts w:ascii="Times New Roman" w:eastAsia="Times New Roman" w:hAnsi="Times New Roman" w:cs="Times New Roman"/>
            <w:sz w:val="26"/>
            <w:szCs w:val="26"/>
          </w:rPr>
          <w:delInstrText xml:space="preserve"> STYLEREF 1 \s </w:delInstrText>
        </w:r>
        <w:r w:rsidR="00185199" w:rsidRPr="00C307BC" w:rsidDel="00BE0028">
          <w:rPr>
            <w:rFonts w:ascii="Times New Roman" w:eastAsia="Times New Roman" w:hAnsi="Times New Roman" w:cs="Times New Roman"/>
            <w:sz w:val="26"/>
            <w:szCs w:val="26"/>
          </w:rPr>
          <w:fldChar w:fldCharType="separate"/>
        </w:r>
        <w:r w:rsidR="00E6465F" w:rsidRPr="00C307BC" w:rsidDel="00BE0028">
          <w:rPr>
            <w:rFonts w:ascii="Times New Roman" w:eastAsia="Times New Roman" w:hAnsi="Times New Roman" w:cs="Times New Roman"/>
            <w:noProof/>
            <w:sz w:val="26"/>
            <w:szCs w:val="26"/>
          </w:rPr>
          <w:delText>3</w:delText>
        </w:r>
        <w:r w:rsidR="00185199" w:rsidRPr="00C307BC" w:rsidDel="00BE0028">
          <w:rPr>
            <w:rFonts w:ascii="Times New Roman" w:eastAsia="Times New Roman" w:hAnsi="Times New Roman" w:cs="Times New Roman"/>
            <w:sz w:val="26"/>
            <w:szCs w:val="26"/>
          </w:rPr>
          <w:fldChar w:fldCharType="end"/>
        </w:r>
        <w:r w:rsidR="00185199" w:rsidRPr="00C307BC" w:rsidDel="00BE0028">
          <w:rPr>
            <w:rFonts w:ascii="Times New Roman" w:eastAsia="Times New Roman" w:hAnsi="Times New Roman" w:cs="Times New Roman"/>
            <w:sz w:val="26"/>
            <w:szCs w:val="26"/>
          </w:rPr>
          <w:delText>.</w:delText>
        </w:r>
        <w:r w:rsidR="00185199" w:rsidRPr="00C307BC" w:rsidDel="00BE0028">
          <w:rPr>
            <w:rFonts w:ascii="Times New Roman" w:eastAsia="Times New Roman" w:hAnsi="Times New Roman" w:cs="Times New Roman"/>
            <w:sz w:val="26"/>
            <w:szCs w:val="26"/>
          </w:rPr>
          <w:fldChar w:fldCharType="begin"/>
        </w:r>
        <w:r w:rsidR="00185199" w:rsidRPr="00C307BC" w:rsidDel="00BE0028">
          <w:rPr>
            <w:rFonts w:ascii="Times New Roman" w:eastAsia="Times New Roman" w:hAnsi="Times New Roman" w:cs="Times New Roman"/>
            <w:sz w:val="26"/>
            <w:szCs w:val="26"/>
          </w:rPr>
          <w:delInstrText xml:space="preserve"> SEQ Hình \* ARABIC \s 1 </w:delInstrText>
        </w:r>
        <w:r w:rsidR="00185199" w:rsidRPr="00C307BC" w:rsidDel="00BE0028">
          <w:rPr>
            <w:rFonts w:ascii="Times New Roman" w:eastAsia="Times New Roman" w:hAnsi="Times New Roman" w:cs="Times New Roman"/>
            <w:sz w:val="26"/>
            <w:szCs w:val="26"/>
          </w:rPr>
          <w:fldChar w:fldCharType="separate"/>
        </w:r>
        <w:r w:rsidR="00E6465F" w:rsidRPr="00C307BC" w:rsidDel="00BE0028">
          <w:rPr>
            <w:rFonts w:ascii="Times New Roman" w:eastAsia="Times New Roman" w:hAnsi="Times New Roman" w:cs="Times New Roman"/>
            <w:noProof/>
            <w:sz w:val="26"/>
            <w:szCs w:val="26"/>
          </w:rPr>
          <w:delText>30</w:delText>
        </w:r>
        <w:r w:rsidR="00185199" w:rsidRPr="00C307BC" w:rsidDel="00BE0028">
          <w:rPr>
            <w:rFonts w:ascii="Times New Roman" w:eastAsia="Times New Roman" w:hAnsi="Times New Roman" w:cs="Times New Roman"/>
            <w:sz w:val="26"/>
            <w:szCs w:val="26"/>
          </w:rPr>
          <w:fldChar w:fldCharType="end"/>
        </w:r>
      </w:del>
      <w:bookmarkEnd w:id="2873"/>
      <w:del w:id="2876" w:author="Nguyen Toan" w:date="2018-05-14T18:04:00Z">
        <w:r w:rsidRPr="00C307BC" w:rsidDel="001D0CD5">
          <w:rPr>
            <w:rFonts w:ascii="Times New Roman" w:eastAsia="Times New Roman" w:hAnsi="Times New Roman" w:cs="Times New Roman"/>
            <w:sz w:val="26"/>
            <w:szCs w:val="26"/>
          </w:rPr>
          <w:delText>: Lịch sử chạy tác vụ</w:delText>
        </w:r>
      </w:del>
    </w:p>
    <w:p w14:paraId="28C551C0" w14:textId="69FBF4B2" w:rsidR="00B60E09" w:rsidRPr="00C307BC" w:rsidDel="001D0CD5" w:rsidRDefault="00C45331">
      <w:pPr>
        <w:rPr>
          <w:del w:id="2877" w:author="Nguyen Toan" w:date="2018-05-14T18:04:00Z"/>
          <w:rFonts w:ascii="Times New Roman" w:eastAsia="Times New Roman" w:hAnsi="Times New Roman" w:cs="Times New Roman"/>
          <w:sz w:val="26"/>
          <w:szCs w:val="26"/>
          <w:lang w:val="vi-VN"/>
        </w:rPr>
        <w:pPrChange w:id="2878" w:author="Nguyen Toan" w:date="2018-05-14T18:04:00Z">
          <w:pPr>
            <w:spacing w:after="120" w:line="288" w:lineRule="auto"/>
            <w:ind w:firstLine="567"/>
            <w:jc w:val="both"/>
          </w:pPr>
        </w:pPrChange>
      </w:pPr>
      <w:del w:id="2879" w:author="Nguyen Toan" w:date="2018-05-14T18:04:00Z">
        <w:r w:rsidRPr="00C307BC" w:rsidDel="001D0CD5">
          <w:rPr>
            <w:rFonts w:ascii="Times New Roman" w:eastAsia="Times New Roman" w:hAnsi="Times New Roman" w:cs="Times New Roman"/>
            <w:sz w:val="26"/>
            <w:szCs w:val="26"/>
          </w:rPr>
          <w:delText xml:space="preserve">Ngoài các bước được trình bày ở trên, có rất nhiều cách để tạo công việc xây dựng, các tùy chọn có sẵn rất nhiều, điều khiến </w:delText>
        </w:r>
        <w:r w:rsidRPr="00C307BC" w:rsidDel="001D0CD5">
          <w:rPr>
            <w:rFonts w:ascii="Times New Roman" w:eastAsia="Times New Roman" w:hAnsi="Times New Roman" w:cs="Times New Roman"/>
            <w:color w:val="auto"/>
            <w:sz w:val="26"/>
            <w:szCs w:val="26"/>
            <w:lang w:val="en-US"/>
          </w:rPr>
          <w:delText>Jenkins</w:delText>
        </w:r>
        <w:r w:rsidRPr="00C307BC" w:rsidDel="001D0CD5">
          <w:rPr>
            <w:rFonts w:ascii="Times New Roman" w:eastAsia="Times New Roman" w:hAnsi="Times New Roman" w:cs="Times New Roman"/>
            <w:sz w:val="26"/>
            <w:szCs w:val="26"/>
          </w:rPr>
          <w:delText xml:space="preserve"> trở thành một công cụ triển khai liên tục.</w:delText>
        </w:r>
        <w:r w:rsidR="00857D6E" w:rsidRPr="00C307BC" w:rsidDel="001D0CD5">
          <w:rPr>
            <w:rFonts w:ascii="Times New Roman" w:eastAsia="Times New Roman" w:hAnsi="Times New Roman" w:cs="Times New Roman"/>
            <w:sz w:val="26"/>
            <w:szCs w:val="26"/>
            <w:lang w:val="vi-VN"/>
          </w:rPr>
          <w:delText>Hình 3.3</w:delText>
        </w:r>
        <w:r w:rsidR="00AA1CAB" w:rsidRPr="00C307BC" w:rsidDel="001D0CD5">
          <w:rPr>
            <w:rFonts w:ascii="Times New Roman" w:eastAsia="Times New Roman" w:hAnsi="Times New Roman" w:cs="Times New Roman"/>
            <w:sz w:val="26"/>
            <w:szCs w:val="26"/>
            <w:lang w:val="vi-VN"/>
          </w:rPr>
          <w:delText>9</w:delText>
        </w:r>
        <w:r w:rsidR="00E630F3" w:rsidRPr="00C307BC" w:rsidDel="001D0CD5">
          <w:rPr>
            <w:rFonts w:ascii="Times New Roman" w:eastAsia="Times New Roman" w:hAnsi="Times New Roman" w:cs="Times New Roman"/>
            <w:sz w:val="26"/>
            <w:szCs w:val="26"/>
            <w:lang w:val="vi-VN"/>
          </w:rPr>
          <w:delText xml:space="preserve"> là</w:delText>
        </w:r>
        <w:r w:rsidR="00BC3CE0" w:rsidRPr="00C307BC" w:rsidDel="001D0CD5">
          <w:rPr>
            <w:rFonts w:ascii="Times New Roman" w:eastAsia="Times New Roman" w:hAnsi="Times New Roman" w:cs="Times New Roman"/>
            <w:sz w:val="26"/>
            <w:szCs w:val="26"/>
            <w:lang w:val="vi-VN"/>
          </w:rPr>
          <w:delText xml:space="preserve"> k</w:delText>
        </w:r>
        <w:r w:rsidR="00B60E09" w:rsidRPr="00C307BC" w:rsidDel="001D0CD5">
          <w:rPr>
            <w:rFonts w:ascii="Times New Roman" w:eastAsia="Times New Roman" w:hAnsi="Times New Roman" w:cs="Times New Roman"/>
            <w:sz w:val="26"/>
            <w:szCs w:val="26"/>
            <w:lang w:val="vi-VN"/>
          </w:rPr>
          <w:delText>ết quả kiểm thử khi chạy mã nguồn kiểm thử tự động sinh</w:delText>
        </w:r>
      </w:del>
    </w:p>
    <w:p w14:paraId="0E43C9BA" w14:textId="1FF9BEA3" w:rsidR="00C84F0A" w:rsidRPr="00C307BC" w:rsidDel="001D0CD5" w:rsidRDefault="00F65497" w:rsidP="00621607">
      <w:pPr>
        <w:rPr>
          <w:del w:id="2880" w:author="Nguyen Toan" w:date="2018-05-14T18:04:00Z"/>
          <w:rFonts w:ascii="Times New Roman" w:hAnsi="Times New Roman" w:cs="Times New Roman"/>
          <w:sz w:val="26"/>
          <w:szCs w:val="26"/>
        </w:rPr>
      </w:pPr>
      <w:del w:id="2881" w:author="Nguyen Toan" w:date="2018-05-14T18:04:00Z">
        <w:r w:rsidRPr="00C307BC" w:rsidDel="001D0CD5">
          <w:rPr>
            <w:rFonts w:ascii="Times New Roman" w:eastAsia="Times New Roman" w:hAnsi="Times New Roman" w:cs="Times New Roman"/>
            <w:noProof/>
            <w:sz w:val="26"/>
            <w:szCs w:val="26"/>
            <w:lang w:val="en-US"/>
            <w:rPrChange w:id="2882" w:author="Unknown">
              <w:rPr>
                <w:noProof/>
                <w:lang w:val="en-US"/>
              </w:rPr>
            </w:rPrChange>
          </w:rPr>
          <w:drawing>
            <wp:inline distT="0" distB="0" distL="0" distR="0" wp14:anchorId="14E5B390" wp14:editId="388DE62B">
              <wp:extent cx="5342783" cy="1809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28 at 11.11.34 PM.png"/>
                      <pic:cNvPicPr/>
                    </pic:nvPicPr>
                    <pic:blipFill>
                      <a:blip r:embed="rId58">
                        <a:extLst>
                          <a:ext uri="{28A0092B-C50C-407E-A947-70E740481C1C}">
                            <a14:useLocalDpi xmlns:a14="http://schemas.microsoft.com/office/drawing/2010/main" val="0"/>
                          </a:ext>
                        </a:extLst>
                      </a:blip>
                      <a:stretch>
                        <a:fillRect/>
                      </a:stretch>
                    </pic:blipFill>
                    <pic:spPr>
                      <a:xfrm>
                        <a:off x="0" y="0"/>
                        <a:ext cx="5353932" cy="1813677"/>
                      </a:xfrm>
                      <a:prstGeom prst="rect">
                        <a:avLst/>
                      </a:prstGeom>
                    </pic:spPr>
                  </pic:pic>
                </a:graphicData>
              </a:graphic>
            </wp:inline>
          </w:drawing>
        </w:r>
      </w:del>
    </w:p>
    <w:p w14:paraId="6D2940E1" w14:textId="347F3C2A" w:rsidR="00B60E09" w:rsidRPr="00C307BC" w:rsidDel="005D0861" w:rsidRDefault="00C84F0A">
      <w:pPr>
        <w:rPr>
          <w:del w:id="2883" w:author="Nguyen Toan" w:date="2018-05-05T23:02:00Z"/>
          <w:rFonts w:ascii="Times New Roman" w:hAnsi="Times New Roman" w:cs="Times New Roman"/>
          <w:color w:val="000000" w:themeColor="text1"/>
          <w:sz w:val="26"/>
          <w:szCs w:val="26"/>
        </w:rPr>
        <w:pPrChange w:id="2884" w:author="Nguyen Toan" w:date="2018-05-14T18:04:00Z">
          <w:pPr>
            <w:pStyle w:val="Caption"/>
            <w:jc w:val="center"/>
          </w:pPr>
        </w:pPrChange>
      </w:pPr>
      <w:del w:id="2885" w:author="Nguyen Toan" w:date="2018-05-14T18:04:00Z">
        <w:r w:rsidRPr="00C307BC" w:rsidDel="001D0CD5">
          <w:rPr>
            <w:rFonts w:ascii="Times New Roman" w:hAnsi="Times New Roman" w:cs="Times New Roman"/>
            <w:color w:val="000000" w:themeColor="text1"/>
            <w:sz w:val="26"/>
            <w:szCs w:val="26"/>
          </w:rPr>
          <w:delText xml:space="preserve">Hình </w:delText>
        </w:r>
      </w:del>
      <w:del w:id="2886" w:author="Nguyen Toan" w:date="2018-05-05T22:22:00Z">
        <w:r w:rsidR="00185199" w:rsidRPr="00C307BC" w:rsidDel="00BE0028">
          <w:rPr>
            <w:rFonts w:ascii="Times New Roman" w:hAnsi="Times New Roman" w:cs="Times New Roman"/>
            <w:i/>
            <w:color w:val="000000" w:themeColor="text1"/>
            <w:sz w:val="26"/>
            <w:szCs w:val="26"/>
          </w:rPr>
          <w:fldChar w:fldCharType="begin"/>
        </w:r>
        <w:r w:rsidR="00185199" w:rsidRPr="00C307BC" w:rsidDel="00BE0028">
          <w:rPr>
            <w:rFonts w:ascii="Times New Roman" w:hAnsi="Times New Roman" w:cs="Times New Roman"/>
            <w:color w:val="000000" w:themeColor="text1"/>
            <w:sz w:val="26"/>
            <w:szCs w:val="26"/>
          </w:rPr>
          <w:delInstrText xml:space="preserve"> STYLEREF 1 \s </w:delInstrText>
        </w:r>
        <w:r w:rsidR="00185199" w:rsidRPr="00C307BC" w:rsidDel="00BE0028">
          <w:rPr>
            <w:rFonts w:ascii="Times New Roman" w:hAnsi="Times New Roman" w:cs="Times New Roman"/>
            <w:i/>
            <w:color w:val="000000" w:themeColor="text1"/>
            <w:sz w:val="26"/>
            <w:szCs w:val="26"/>
          </w:rPr>
          <w:fldChar w:fldCharType="separate"/>
        </w:r>
        <w:r w:rsidR="00E6465F" w:rsidRPr="00C307BC" w:rsidDel="00BE0028">
          <w:rPr>
            <w:rFonts w:ascii="Times New Roman" w:hAnsi="Times New Roman" w:cs="Times New Roman"/>
            <w:noProof/>
            <w:color w:val="000000" w:themeColor="text1"/>
            <w:sz w:val="26"/>
            <w:szCs w:val="26"/>
          </w:rPr>
          <w:delText>3</w:delText>
        </w:r>
        <w:r w:rsidR="00185199" w:rsidRPr="00C307BC" w:rsidDel="00BE0028">
          <w:rPr>
            <w:rFonts w:ascii="Times New Roman" w:hAnsi="Times New Roman" w:cs="Times New Roman"/>
            <w:i/>
            <w:color w:val="000000" w:themeColor="text1"/>
            <w:sz w:val="26"/>
            <w:szCs w:val="26"/>
          </w:rPr>
          <w:fldChar w:fldCharType="end"/>
        </w:r>
        <w:r w:rsidR="00185199" w:rsidRPr="00C307BC" w:rsidDel="00BE0028">
          <w:rPr>
            <w:rFonts w:ascii="Times New Roman" w:hAnsi="Times New Roman" w:cs="Times New Roman"/>
            <w:color w:val="000000" w:themeColor="text1"/>
            <w:sz w:val="26"/>
            <w:szCs w:val="26"/>
          </w:rPr>
          <w:delText>.</w:delText>
        </w:r>
        <w:r w:rsidR="00185199" w:rsidRPr="00C307BC" w:rsidDel="00BE0028">
          <w:rPr>
            <w:rFonts w:ascii="Times New Roman" w:hAnsi="Times New Roman" w:cs="Times New Roman"/>
            <w:i/>
            <w:color w:val="000000" w:themeColor="text1"/>
            <w:sz w:val="26"/>
            <w:szCs w:val="26"/>
          </w:rPr>
          <w:fldChar w:fldCharType="begin"/>
        </w:r>
        <w:r w:rsidR="00185199" w:rsidRPr="00C307BC" w:rsidDel="00BE0028">
          <w:rPr>
            <w:rFonts w:ascii="Times New Roman" w:hAnsi="Times New Roman" w:cs="Times New Roman"/>
            <w:color w:val="000000" w:themeColor="text1"/>
            <w:sz w:val="26"/>
            <w:szCs w:val="26"/>
          </w:rPr>
          <w:delInstrText xml:space="preserve"> SEQ Hình \* ARABIC \s 1 </w:delInstrText>
        </w:r>
        <w:r w:rsidR="00185199" w:rsidRPr="00C307BC" w:rsidDel="00BE0028">
          <w:rPr>
            <w:rFonts w:ascii="Times New Roman" w:hAnsi="Times New Roman" w:cs="Times New Roman"/>
            <w:i/>
            <w:color w:val="000000" w:themeColor="text1"/>
            <w:sz w:val="26"/>
            <w:szCs w:val="26"/>
          </w:rPr>
          <w:fldChar w:fldCharType="separate"/>
        </w:r>
        <w:r w:rsidR="00E6465F" w:rsidRPr="00C307BC" w:rsidDel="00BE0028">
          <w:rPr>
            <w:rFonts w:ascii="Times New Roman" w:hAnsi="Times New Roman" w:cs="Times New Roman"/>
            <w:noProof/>
            <w:color w:val="000000" w:themeColor="text1"/>
            <w:sz w:val="26"/>
            <w:szCs w:val="26"/>
          </w:rPr>
          <w:delText>31</w:delText>
        </w:r>
        <w:r w:rsidR="00185199" w:rsidRPr="00C307BC" w:rsidDel="00BE0028">
          <w:rPr>
            <w:rFonts w:ascii="Times New Roman" w:hAnsi="Times New Roman" w:cs="Times New Roman"/>
            <w:i/>
            <w:color w:val="000000" w:themeColor="text1"/>
            <w:sz w:val="26"/>
            <w:szCs w:val="26"/>
          </w:rPr>
          <w:fldChar w:fldCharType="end"/>
        </w:r>
      </w:del>
      <w:del w:id="2887" w:author="Nguyen Toan" w:date="2018-05-14T18:04:00Z">
        <w:r w:rsidRPr="00C307BC" w:rsidDel="001D0CD5">
          <w:rPr>
            <w:rFonts w:ascii="Times New Roman" w:hAnsi="Times New Roman" w:cs="Times New Roman"/>
            <w:color w:val="000000" w:themeColor="text1"/>
            <w:sz w:val="26"/>
            <w:szCs w:val="26"/>
          </w:rPr>
          <w:delText>. Kết quả thực hiện chạy mã nguồn kiểm thử tự sinh</w:delText>
        </w:r>
      </w:del>
    </w:p>
    <w:p w14:paraId="59E0293A" w14:textId="2950FE8D" w:rsidR="00E32CAF" w:rsidRPr="00C307BC" w:rsidRDefault="00CF2671">
      <w:pPr>
        <w:rPr>
          <w:rFonts w:ascii="Times New Roman" w:hAnsi="Times New Roman" w:cs="Times New Roman"/>
          <w:sz w:val="26"/>
          <w:szCs w:val="26"/>
        </w:rPr>
        <w:pPrChange w:id="2888" w:author="Nguyen Toan" w:date="2018-05-14T18:06:00Z">
          <w:pPr>
            <w:spacing w:line="288" w:lineRule="auto"/>
            <w:ind w:firstLine="720"/>
          </w:pPr>
        </w:pPrChange>
      </w:pPr>
      <w:del w:id="2889" w:author="Nguyen Toan" w:date="2018-05-05T23:02:00Z">
        <w:r w:rsidRPr="00C307BC" w:rsidDel="005D0861">
          <w:rPr>
            <w:rFonts w:ascii="Times New Roman" w:hAnsi="Times New Roman" w:cs="Times New Roman"/>
            <w:sz w:val="26"/>
            <w:szCs w:val="26"/>
          </w:rPr>
          <w:br w:type="page"/>
        </w:r>
      </w:del>
    </w:p>
    <w:p w14:paraId="442AFA99" w14:textId="1B01E77C" w:rsidR="006F117B" w:rsidRPr="00C307BC" w:rsidRDefault="00F30756" w:rsidP="00966627">
      <w:pPr>
        <w:pStyle w:val="Heading1"/>
        <w:numPr>
          <w:ilvl w:val="0"/>
          <w:numId w:val="12"/>
        </w:numPr>
        <w:ind w:left="0" w:firstLine="0"/>
        <w:jc w:val="center"/>
        <w:rPr>
          <w:rFonts w:ascii="Times New Roman" w:eastAsia="Times New Roman" w:hAnsi="Times New Roman" w:cs="Times New Roman"/>
          <w:b/>
          <w:sz w:val="26"/>
          <w:szCs w:val="26"/>
        </w:rPr>
      </w:pPr>
      <w:bookmarkStart w:id="2890" w:name="_p8bu8b45uu2w" w:colFirst="0" w:colLast="0"/>
      <w:bookmarkStart w:id="2891" w:name="_Toc514278048"/>
      <w:bookmarkEnd w:id="2890"/>
      <w:r w:rsidRPr="00C307BC">
        <w:rPr>
          <w:rFonts w:ascii="Times New Roman" w:eastAsia="Times New Roman" w:hAnsi="Times New Roman" w:cs="Times New Roman"/>
          <w:b/>
          <w:sz w:val="26"/>
          <w:szCs w:val="26"/>
        </w:rPr>
        <w:t>KẾT LUẬN</w:t>
      </w:r>
      <w:bookmarkStart w:id="2892" w:name="_9ayqjrlqnwip" w:colFirst="0" w:colLast="0"/>
      <w:bookmarkStart w:id="2893" w:name="_c3l3h9i4w4zo" w:colFirst="0" w:colLast="0"/>
      <w:bookmarkEnd w:id="2891"/>
      <w:bookmarkEnd w:id="2892"/>
      <w:bookmarkEnd w:id="2893"/>
    </w:p>
    <w:p w14:paraId="0D5291C5" w14:textId="77777777" w:rsidR="006F117B" w:rsidRPr="00C307BC" w:rsidRDefault="00994B39" w:rsidP="00966627">
      <w:pPr>
        <w:pStyle w:val="Heading2"/>
        <w:numPr>
          <w:ilvl w:val="1"/>
          <w:numId w:val="4"/>
        </w:numPr>
        <w:spacing w:line="288" w:lineRule="auto"/>
        <w:ind w:left="720" w:hanging="720"/>
        <w:rPr>
          <w:rFonts w:ascii="Times New Roman" w:eastAsia="Times New Roman" w:hAnsi="Times New Roman" w:cs="Times New Roman"/>
          <w:b/>
          <w:sz w:val="26"/>
          <w:szCs w:val="26"/>
        </w:rPr>
      </w:pPr>
      <w:bookmarkStart w:id="2894" w:name="_d088jnt1e28x" w:colFirst="0" w:colLast="0"/>
      <w:bookmarkStart w:id="2895" w:name="_Toc514278049"/>
      <w:bookmarkEnd w:id="2894"/>
      <w:r w:rsidRPr="00C307BC">
        <w:rPr>
          <w:rFonts w:ascii="Times New Roman" w:eastAsia="Times New Roman" w:hAnsi="Times New Roman" w:cs="Times New Roman"/>
          <w:b/>
          <w:sz w:val="26"/>
          <w:szCs w:val="26"/>
        </w:rPr>
        <w:t>Kết quả đạt được</w:t>
      </w:r>
      <w:bookmarkEnd w:id="2895"/>
    </w:p>
    <w:p w14:paraId="33AEFB2C" w14:textId="71330E38" w:rsidR="00657A81" w:rsidRPr="00C307BC" w:rsidRDefault="002949E3" w:rsidP="00966627">
      <w:pPr>
        <w:spacing w:after="120" w:line="288"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Luận văn</w:t>
      </w:r>
      <w:r w:rsidR="00657A81" w:rsidRPr="00C307BC">
        <w:rPr>
          <w:rFonts w:ascii="Times New Roman" w:eastAsia="Times New Roman" w:hAnsi="Times New Roman" w:cs="Times New Roman"/>
          <w:sz w:val="26"/>
          <w:szCs w:val="26"/>
        </w:rPr>
        <w:t xml:space="preserve"> tìm hiểu cơ sở lý thuyết về hệ thống</w:t>
      </w:r>
      <w:r w:rsidR="00172BBF">
        <w:rPr>
          <w:rFonts w:ascii="Times New Roman" w:eastAsia="Times New Roman" w:hAnsi="Times New Roman" w:cs="Times New Roman"/>
          <w:sz w:val="26"/>
          <w:szCs w:val="26"/>
        </w:rPr>
        <w:t xml:space="preserve"> xây dựng dựa trên kiến trúc trục tích hợp</w:t>
      </w:r>
      <w:r w:rsidR="00657A81" w:rsidRPr="00C307BC">
        <w:rPr>
          <w:rFonts w:ascii="Times New Roman" w:eastAsia="Times New Roman" w:hAnsi="Times New Roman" w:cs="Times New Roman"/>
          <w:sz w:val="26"/>
          <w:szCs w:val="26"/>
        </w:rPr>
        <w:t xml:space="preserve"> cũng như cách xây dựng và tích hợp công cụ </w:t>
      </w:r>
      <w:r w:rsidR="008E6183">
        <w:rPr>
          <w:rFonts w:ascii="Times New Roman" w:eastAsia="Times New Roman" w:hAnsi="Times New Roman" w:cs="Times New Roman"/>
          <w:sz w:val="26"/>
          <w:szCs w:val="26"/>
        </w:rPr>
        <w:t xml:space="preserve">sinh mã </w:t>
      </w:r>
      <w:r w:rsidR="00657A81" w:rsidRPr="00C307BC">
        <w:rPr>
          <w:rFonts w:ascii="Times New Roman" w:eastAsia="Times New Roman" w:hAnsi="Times New Roman" w:cs="Times New Roman"/>
          <w:sz w:val="26"/>
          <w:szCs w:val="26"/>
        </w:rPr>
        <w:t xml:space="preserve">kiểm để giảm thiểu chi phí kiểm thử, đảm bảo </w:t>
      </w:r>
      <w:r w:rsidR="001E567E">
        <w:rPr>
          <w:rFonts w:ascii="Times New Roman" w:eastAsia="Times New Roman" w:hAnsi="Times New Roman" w:cs="Times New Roman"/>
          <w:sz w:val="26"/>
          <w:szCs w:val="26"/>
        </w:rPr>
        <w:t xml:space="preserve">tốt </w:t>
      </w:r>
      <w:r w:rsidR="001E567E" w:rsidRPr="00C307BC">
        <w:rPr>
          <w:rFonts w:ascii="Times New Roman" w:eastAsia="Times New Roman" w:hAnsi="Times New Roman" w:cs="Times New Roman"/>
          <w:sz w:val="26"/>
          <w:szCs w:val="26"/>
        </w:rPr>
        <w:t xml:space="preserve">hơn </w:t>
      </w:r>
      <w:r w:rsidR="00657A81" w:rsidRPr="00C307BC">
        <w:rPr>
          <w:rFonts w:ascii="Times New Roman" w:eastAsia="Times New Roman" w:hAnsi="Times New Roman" w:cs="Times New Roman"/>
          <w:sz w:val="26"/>
          <w:szCs w:val="26"/>
        </w:rPr>
        <w:t>chất lượ</w:t>
      </w:r>
      <w:r w:rsidR="00F27030" w:rsidRPr="00C307BC">
        <w:rPr>
          <w:rFonts w:ascii="Times New Roman" w:eastAsia="Times New Roman" w:hAnsi="Times New Roman" w:cs="Times New Roman"/>
          <w:sz w:val="26"/>
          <w:szCs w:val="26"/>
        </w:rPr>
        <w:t xml:space="preserve">ng hệ thống ở pha lập trình </w:t>
      </w:r>
      <w:r w:rsidR="00657A81" w:rsidRPr="00C307BC">
        <w:rPr>
          <w:rFonts w:ascii="Times New Roman" w:eastAsia="Times New Roman" w:hAnsi="Times New Roman" w:cs="Times New Roman"/>
          <w:sz w:val="26"/>
          <w:szCs w:val="26"/>
        </w:rPr>
        <w:t>so với việc kiể</w:t>
      </w:r>
      <w:r w:rsidR="00F27030" w:rsidRPr="00C307BC">
        <w:rPr>
          <w:rFonts w:ascii="Times New Roman" w:eastAsia="Times New Roman" w:hAnsi="Times New Roman" w:cs="Times New Roman"/>
          <w:sz w:val="26"/>
          <w:szCs w:val="26"/>
        </w:rPr>
        <w:t>m thử bằng tay sau pha lập trình</w:t>
      </w:r>
      <w:r w:rsidR="001E567E">
        <w:rPr>
          <w:rFonts w:ascii="Times New Roman" w:eastAsia="Times New Roman" w:hAnsi="Times New Roman" w:cs="Times New Roman"/>
          <w:sz w:val="26"/>
          <w:szCs w:val="26"/>
        </w:rPr>
        <w:t>, đồng thời tăng hiệu năng làm việc của quá trình phát triển, tránh những lỗi tiềm tảng ở pha triển khai</w:t>
      </w:r>
      <w:r w:rsidR="00F27030" w:rsidRPr="00C307BC">
        <w:rPr>
          <w:rFonts w:ascii="Times New Roman" w:eastAsia="Times New Roman" w:hAnsi="Times New Roman" w:cs="Times New Roman"/>
          <w:sz w:val="26"/>
          <w:szCs w:val="26"/>
        </w:rPr>
        <w:t xml:space="preserve">. </w:t>
      </w:r>
    </w:p>
    <w:p w14:paraId="5AE6A132" w14:textId="69CC3A50" w:rsidR="002A230C" w:rsidRPr="00C307BC" w:rsidRDefault="002A230C" w:rsidP="00966627">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Mục tiêu chính của luận văn là xây dựng công cụ sinh mã kiểm thử chức năng tự động cho hệ thống </w:t>
      </w:r>
      <w:r w:rsidR="001633B5">
        <w:rPr>
          <w:rFonts w:ascii="Times New Roman" w:eastAsia="Times New Roman" w:hAnsi="Times New Roman" w:cs="Times New Roman"/>
          <w:sz w:val="26"/>
          <w:szCs w:val="26"/>
        </w:rPr>
        <w:t>xây dựng dựa trên kiến trúc trục tích hợp</w:t>
      </w:r>
      <w:r w:rsidRPr="00C307BC">
        <w:rPr>
          <w:rFonts w:ascii="Times New Roman" w:eastAsia="Times New Roman" w:hAnsi="Times New Roman" w:cs="Times New Roman"/>
          <w:sz w:val="26"/>
          <w:szCs w:val="26"/>
        </w:rPr>
        <w:t>, kết hợp với các công cụ quản lý dự án tự động, từ đó tự động hóa toàn bộ quá trình kiểm thử và triển khai ứng dụng lên máy chủ.</w:t>
      </w:r>
      <w:r w:rsidR="00B511A0" w:rsidRPr="00C307BC">
        <w:rPr>
          <w:rFonts w:ascii="Times New Roman" w:eastAsia="Times New Roman" w:hAnsi="Times New Roman" w:cs="Times New Roman"/>
          <w:sz w:val="26"/>
          <w:szCs w:val="26"/>
        </w:rPr>
        <w:t xml:space="preserve"> </w:t>
      </w:r>
    </w:p>
    <w:p w14:paraId="5CC2EFAD" w14:textId="78FD34EA" w:rsidR="006F117B" w:rsidRPr="00C307BC" w:rsidRDefault="00994B39" w:rsidP="00966627">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Quy trình kiểm thử hệ thống </w:t>
      </w:r>
      <w:r w:rsidR="00B13834" w:rsidRPr="00C307BC">
        <w:rPr>
          <w:rFonts w:ascii="Times New Roman" w:eastAsia="Times New Roman" w:hAnsi="Times New Roman" w:cs="Times New Roman"/>
          <w:sz w:val="26"/>
          <w:szCs w:val="26"/>
        </w:rPr>
        <w:t>được nêu trong luận văn</w:t>
      </w:r>
      <w:r w:rsidRPr="00C307BC">
        <w:rPr>
          <w:rFonts w:ascii="Times New Roman" w:eastAsia="Times New Roman" w:hAnsi="Times New Roman" w:cs="Times New Roman"/>
          <w:sz w:val="26"/>
          <w:szCs w:val="26"/>
        </w:rPr>
        <w:t xml:space="preserve"> hỗ trợ việc kiểm thử phần mềm, rút ngắn được thời gian và kiểm soát </w:t>
      </w:r>
      <w:r w:rsidR="003F27F4" w:rsidRPr="00C307BC">
        <w:rPr>
          <w:rFonts w:ascii="Times New Roman" w:eastAsia="Times New Roman" w:hAnsi="Times New Roman" w:cs="Times New Roman"/>
          <w:sz w:val="26"/>
          <w:szCs w:val="26"/>
        </w:rPr>
        <w:t>tốt</w:t>
      </w:r>
      <w:r w:rsidRPr="00C307BC">
        <w:rPr>
          <w:rFonts w:ascii="Times New Roman" w:eastAsia="Times New Roman" w:hAnsi="Times New Roman" w:cs="Times New Roman"/>
          <w:sz w:val="26"/>
          <w:szCs w:val="26"/>
        </w:rPr>
        <w:t xml:space="preserve"> các lỗi xảy ra đối với hệ thống. Quá trình kiểm thử diễn ra tự động liên tục giúp giảm thiểu thời gian lập trình cho lập trình viên, các</w:t>
      </w:r>
      <w:r w:rsidR="006D5AAB" w:rsidRPr="00C307BC">
        <w:rPr>
          <w:rFonts w:ascii="Times New Roman" w:eastAsia="Times New Roman" w:hAnsi="Times New Roman" w:cs="Times New Roman"/>
          <w:sz w:val="26"/>
          <w:szCs w:val="26"/>
        </w:rPr>
        <w:t xml:space="preserve"> lỗi được phát hiện ra sớm trong pha lập trình</w:t>
      </w:r>
      <w:r w:rsidR="00D405EB" w:rsidRPr="00C307BC">
        <w:rPr>
          <w:rFonts w:ascii="Times New Roman" w:eastAsia="Times New Roman" w:hAnsi="Times New Roman" w:cs="Times New Roman"/>
          <w:sz w:val="26"/>
          <w:szCs w:val="26"/>
        </w:rPr>
        <w:t xml:space="preserve"> trước khi</w:t>
      </w:r>
      <w:r w:rsidRPr="00C307BC">
        <w:rPr>
          <w:rFonts w:ascii="Times New Roman" w:eastAsia="Times New Roman" w:hAnsi="Times New Roman" w:cs="Times New Roman"/>
          <w:sz w:val="26"/>
          <w:szCs w:val="26"/>
        </w:rPr>
        <w:t xml:space="preserve"> khi triển khai trên môi trường thật, đặc biệt là các khiếm khuyết do các phần chỉnh sửa </w:t>
      </w:r>
      <w:r w:rsidR="00A25685">
        <w:rPr>
          <w:rFonts w:ascii="Times New Roman" w:eastAsia="Times New Roman" w:hAnsi="Times New Roman" w:cs="Times New Roman"/>
          <w:sz w:val="26"/>
          <w:szCs w:val="26"/>
        </w:rPr>
        <w:t>liên đới tới nhau, các lỗi này</w:t>
      </w:r>
      <w:r w:rsidRPr="00C307BC">
        <w:rPr>
          <w:rFonts w:ascii="Times New Roman" w:eastAsia="Times New Roman" w:hAnsi="Times New Roman" w:cs="Times New Roman"/>
          <w:sz w:val="26"/>
          <w:szCs w:val="26"/>
        </w:rPr>
        <w:t xml:space="preserve"> đối với kiểm</w:t>
      </w:r>
      <w:r w:rsidR="00DB3D41" w:rsidRPr="00C307BC">
        <w:rPr>
          <w:rFonts w:ascii="Times New Roman" w:eastAsia="Times New Roman" w:hAnsi="Times New Roman" w:cs="Times New Roman"/>
          <w:sz w:val="26"/>
          <w:szCs w:val="26"/>
        </w:rPr>
        <w:t xml:space="preserve"> thử thông thường </w:t>
      </w:r>
      <w:r w:rsidR="00E22FA8">
        <w:rPr>
          <w:rFonts w:ascii="Times New Roman" w:eastAsia="Times New Roman" w:hAnsi="Times New Roman" w:cs="Times New Roman"/>
          <w:sz w:val="26"/>
          <w:szCs w:val="26"/>
        </w:rPr>
        <w:t>thủ công</w:t>
      </w:r>
      <w:r w:rsidR="00CC1F3D">
        <w:rPr>
          <w:rFonts w:ascii="Times New Roman" w:eastAsia="Times New Roman" w:hAnsi="Times New Roman" w:cs="Times New Roman"/>
          <w:sz w:val="26"/>
          <w:szCs w:val="26"/>
        </w:rPr>
        <w:t xml:space="preserve"> </w:t>
      </w:r>
      <w:r w:rsidR="00DB3D41" w:rsidRPr="00C307BC">
        <w:rPr>
          <w:rFonts w:ascii="Times New Roman" w:eastAsia="Times New Roman" w:hAnsi="Times New Roman" w:cs="Times New Roman"/>
          <w:sz w:val="26"/>
          <w:szCs w:val="26"/>
        </w:rPr>
        <w:t>dễ bị bỏ qua.</w:t>
      </w:r>
    </w:p>
    <w:p w14:paraId="3D71AAFF" w14:textId="565ADD7D" w:rsidR="00994B39" w:rsidRPr="00C307BC" w:rsidRDefault="00553AC2" w:rsidP="00966627">
      <w:pPr>
        <w:spacing w:before="120" w:after="120" w:line="288" w:lineRule="auto"/>
        <w:ind w:firstLine="567"/>
        <w:jc w:val="both"/>
        <w:rPr>
          <w:rFonts w:ascii="Times New Roman" w:eastAsia="Times New Roman" w:hAnsi="Times New Roman" w:cs="Times New Roman"/>
          <w:sz w:val="26"/>
          <w:szCs w:val="26"/>
          <w:lang w:val="en-US"/>
        </w:rPr>
      </w:pPr>
      <w:r w:rsidRPr="00C307BC">
        <w:rPr>
          <w:rFonts w:ascii="Times New Roman" w:eastAsia="Times New Roman" w:hAnsi="Times New Roman" w:cs="Times New Roman"/>
          <w:sz w:val="26"/>
          <w:szCs w:val="26"/>
        </w:rPr>
        <w:t xml:space="preserve">Sau quá trình thực hiện, luận văn đã </w:t>
      </w:r>
      <w:r w:rsidRPr="00C307BC">
        <w:rPr>
          <w:rFonts w:ascii="Times New Roman" w:eastAsia="Times New Roman" w:hAnsi="Times New Roman" w:cs="Times New Roman"/>
          <w:sz w:val="26"/>
          <w:szCs w:val="26"/>
          <w:lang w:val="en-US"/>
        </w:rPr>
        <w:t>h</w:t>
      </w:r>
      <w:r w:rsidR="00994B39" w:rsidRPr="00C307BC">
        <w:rPr>
          <w:rFonts w:ascii="Times New Roman" w:eastAsia="Times New Roman" w:hAnsi="Times New Roman" w:cs="Times New Roman"/>
          <w:sz w:val="26"/>
          <w:szCs w:val="26"/>
          <w:lang w:val="en-US"/>
        </w:rPr>
        <w:t xml:space="preserve">oàn thiện quá trình kiểm thử tích hợp và tự động hệ thống </w:t>
      </w:r>
      <w:r w:rsidR="002172C8">
        <w:rPr>
          <w:rFonts w:ascii="Times New Roman" w:eastAsia="Times New Roman" w:hAnsi="Times New Roman" w:cs="Times New Roman"/>
          <w:sz w:val="26"/>
          <w:szCs w:val="26"/>
          <w:lang w:val="en-US"/>
        </w:rPr>
        <w:t xml:space="preserve">xây dựng dựa trên nền tảng </w:t>
      </w:r>
      <w:r w:rsidR="00994B39" w:rsidRPr="00C307BC">
        <w:rPr>
          <w:rFonts w:ascii="Times New Roman" w:eastAsia="Times New Roman" w:hAnsi="Times New Roman" w:cs="Times New Roman"/>
          <w:sz w:val="26"/>
          <w:szCs w:val="26"/>
          <w:lang w:val="en-US"/>
        </w:rPr>
        <w:t>MuleESB</w:t>
      </w:r>
      <w:r w:rsidR="00D14581">
        <w:rPr>
          <w:rFonts w:ascii="Times New Roman" w:eastAsia="Times New Roman" w:hAnsi="Times New Roman" w:cs="Times New Roman"/>
          <w:sz w:val="26"/>
          <w:szCs w:val="26"/>
          <w:lang w:val="en-US"/>
        </w:rPr>
        <w:t xml:space="preserve"> bằng việc xây dựng công cụ sinh ca kiểm thử tự động, kết hợp với các công cụ mã nguồn mở như Jenkins, Git</w:t>
      </w:r>
      <w:r w:rsidR="00B859DA">
        <w:rPr>
          <w:rFonts w:ascii="Times New Roman" w:eastAsia="Times New Roman" w:hAnsi="Times New Roman" w:cs="Times New Roman"/>
          <w:sz w:val="26"/>
          <w:szCs w:val="26"/>
          <w:lang w:val="en-US"/>
        </w:rPr>
        <w:t>hub</w:t>
      </w:r>
      <w:r w:rsidR="00D14581">
        <w:rPr>
          <w:rFonts w:ascii="Times New Roman" w:eastAsia="Times New Roman" w:hAnsi="Times New Roman" w:cs="Times New Roman"/>
          <w:sz w:val="26"/>
          <w:szCs w:val="26"/>
          <w:lang w:val="en-US"/>
        </w:rPr>
        <w:t>, Junit, Munit,</w:t>
      </w:r>
      <w:r w:rsidR="00B859DA">
        <w:rPr>
          <w:rFonts w:ascii="Times New Roman" w:eastAsia="Times New Roman" w:hAnsi="Times New Roman" w:cs="Times New Roman"/>
          <w:sz w:val="26"/>
          <w:szCs w:val="26"/>
          <w:lang w:val="en-US"/>
        </w:rPr>
        <w:t xml:space="preserve"> Maven</w:t>
      </w:r>
      <w:r w:rsidR="00D14581">
        <w:rPr>
          <w:rFonts w:ascii="Times New Roman" w:eastAsia="Times New Roman" w:hAnsi="Times New Roman" w:cs="Times New Roman"/>
          <w:sz w:val="26"/>
          <w:szCs w:val="26"/>
          <w:lang w:val="en-US"/>
        </w:rPr>
        <w:t xml:space="preserve"> giúp</w:t>
      </w:r>
      <w:r w:rsidRPr="00C307BC">
        <w:rPr>
          <w:rFonts w:ascii="Times New Roman" w:eastAsia="Times New Roman" w:hAnsi="Times New Roman" w:cs="Times New Roman"/>
          <w:sz w:val="26"/>
          <w:szCs w:val="26"/>
          <w:lang w:val="en-US"/>
        </w:rPr>
        <w:t xml:space="preserve"> g</w:t>
      </w:r>
      <w:r w:rsidR="00994B39" w:rsidRPr="00C307BC">
        <w:rPr>
          <w:rFonts w:ascii="Times New Roman" w:eastAsia="Times New Roman" w:hAnsi="Times New Roman" w:cs="Times New Roman"/>
          <w:sz w:val="26"/>
          <w:szCs w:val="26"/>
          <w:lang w:val="en-US"/>
        </w:rPr>
        <w:t>iảm thiểu được thời gian phát triển ứng dụng</w:t>
      </w:r>
      <w:r w:rsidRPr="00C307BC">
        <w:rPr>
          <w:rFonts w:ascii="Times New Roman" w:eastAsia="Times New Roman" w:hAnsi="Times New Roman" w:cs="Times New Roman"/>
          <w:sz w:val="26"/>
          <w:szCs w:val="26"/>
          <w:lang w:val="en-US"/>
        </w:rPr>
        <w:t>, đảm</w:t>
      </w:r>
      <w:r w:rsidR="00994B39" w:rsidRPr="00C307BC">
        <w:rPr>
          <w:rFonts w:ascii="Times New Roman" w:eastAsia="Times New Roman" w:hAnsi="Times New Roman" w:cs="Times New Roman"/>
          <w:sz w:val="26"/>
          <w:szCs w:val="26"/>
          <w:lang w:val="en-US"/>
        </w:rPr>
        <w:t xml:space="preserve"> bảo không xảy ra lỗi, thiếu sót trong quá trình phát triển ứng dụng.</w:t>
      </w:r>
    </w:p>
    <w:p w14:paraId="4CB9C8BC" w14:textId="77777777" w:rsidR="006F117B" w:rsidRPr="00C307BC" w:rsidRDefault="00994B39" w:rsidP="00966627">
      <w:pPr>
        <w:pStyle w:val="Heading2"/>
        <w:numPr>
          <w:ilvl w:val="1"/>
          <w:numId w:val="4"/>
        </w:numPr>
        <w:spacing w:line="288" w:lineRule="auto"/>
        <w:ind w:left="720" w:hanging="720"/>
        <w:rPr>
          <w:rFonts w:ascii="Times New Roman" w:eastAsia="Times New Roman" w:hAnsi="Times New Roman" w:cs="Times New Roman"/>
          <w:b/>
          <w:sz w:val="26"/>
          <w:szCs w:val="26"/>
        </w:rPr>
      </w:pPr>
      <w:bookmarkStart w:id="2896" w:name="_Toc514278050"/>
      <w:r w:rsidRPr="00C307BC">
        <w:rPr>
          <w:rFonts w:ascii="Times New Roman" w:eastAsia="Times New Roman" w:hAnsi="Times New Roman" w:cs="Times New Roman"/>
          <w:b/>
          <w:sz w:val="26"/>
          <w:szCs w:val="26"/>
        </w:rPr>
        <w:t>Điểm hạn chế và hướng phát triển tiếp</w:t>
      </w:r>
      <w:bookmarkEnd w:id="2896"/>
    </w:p>
    <w:p w14:paraId="4771D7C1" w14:textId="38B27243" w:rsidR="006369C0" w:rsidRPr="00C307BC" w:rsidRDefault="006369C0" w:rsidP="00966627">
      <w:pPr>
        <w:spacing w:before="120" w:after="120" w:line="288" w:lineRule="auto"/>
        <w:ind w:firstLine="567"/>
        <w:jc w:val="both"/>
        <w:rPr>
          <w:rFonts w:ascii="Times New Roman" w:eastAsia="Times New Roman" w:hAnsi="Times New Roman" w:cs="Times New Roman"/>
          <w:sz w:val="26"/>
          <w:szCs w:val="26"/>
          <w:lang w:val="en-US"/>
        </w:rPr>
      </w:pPr>
      <w:r w:rsidRPr="00C307BC">
        <w:rPr>
          <w:rFonts w:ascii="Times New Roman" w:eastAsia="Times New Roman" w:hAnsi="Times New Roman" w:cs="Times New Roman"/>
          <w:sz w:val="26"/>
          <w:szCs w:val="26"/>
          <w:lang w:val="en-US"/>
        </w:rPr>
        <w:t xml:space="preserve">Việc xây dựng và tích hợp công cụ kiểm thử ứng dụng </w:t>
      </w:r>
      <w:r w:rsidR="00511F78">
        <w:rPr>
          <w:rFonts w:ascii="Times New Roman" w:eastAsia="Times New Roman" w:hAnsi="Times New Roman" w:cs="Times New Roman"/>
          <w:sz w:val="26"/>
          <w:szCs w:val="26"/>
          <w:lang w:val="en-US"/>
        </w:rPr>
        <w:t>AsenAPIDriver</w:t>
      </w:r>
      <w:r w:rsidRPr="00C307BC">
        <w:rPr>
          <w:rFonts w:ascii="Times New Roman" w:eastAsia="Times New Roman" w:hAnsi="Times New Roman" w:cs="Times New Roman"/>
          <w:sz w:val="26"/>
          <w:szCs w:val="26"/>
          <w:lang w:val="en-US"/>
        </w:rPr>
        <w:t xml:space="preserve"> đã đáp ứng được những yêu cầu cơ bản nhất được đặt ra cho các </w:t>
      </w:r>
      <w:r w:rsidR="006F351F">
        <w:rPr>
          <w:rFonts w:ascii="Times New Roman" w:eastAsia="Times New Roman" w:hAnsi="Times New Roman" w:cs="Times New Roman"/>
          <w:sz w:val="26"/>
          <w:szCs w:val="26"/>
          <w:lang w:val="en-US"/>
        </w:rPr>
        <w:t>hệ thống</w:t>
      </w:r>
      <w:r w:rsidRPr="00C307BC">
        <w:rPr>
          <w:rFonts w:ascii="Times New Roman" w:eastAsia="Times New Roman" w:hAnsi="Times New Roman" w:cs="Times New Roman"/>
          <w:sz w:val="26"/>
          <w:szCs w:val="26"/>
          <w:lang w:val="en-US"/>
        </w:rPr>
        <w:t xml:space="preserve"> xây dựng trên nền tảng MuleESB. Tuy nhiên, do những giới hạn về thời gian và độ dài, một số vấn đề còn chư</w:t>
      </w:r>
      <w:r w:rsidR="00A67AB6" w:rsidRPr="00C307BC">
        <w:rPr>
          <w:rFonts w:ascii="Times New Roman" w:eastAsia="Times New Roman" w:hAnsi="Times New Roman" w:cs="Times New Roman"/>
          <w:sz w:val="26"/>
          <w:szCs w:val="26"/>
          <w:lang w:val="en-US"/>
        </w:rPr>
        <w:t>a được đề cập tới trong luận văn.</w:t>
      </w:r>
    </w:p>
    <w:p w14:paraId="15567A0C" w14:textId="4BE379D2" w:rsidR="00F73612" w:rsidRPr="00C307BC" w:rsidRDefault="00B27698" w:rsidP="00966627">
      <w:pPr>
        <w:spacing w:before="120" w:after="120" w:line="288" w:lineRule="auto"/>
        <w:ind w:firstLine="567"/>
        <w:jc w:val="both"/>
        <w:rPr>
          <w:rFonts w:ascii="Times New Roman" w:eastAsia="Times New Roman" w:hAnsi="Times New Roman" w:cs="Times New Roman"/>
          <w:sz w:val="26"/>
          <w:szCs w:val="26"/>
          <w:lang w:val="en-US"/>
        </w:rPr>
      </w:pPr>
      <w:r w:rsidRPr="00C307BC">
        <w:rPr>
          <w:rFonts w:ascii="Times New Roman" w:eastAsia="Times New Roman" w:hAnsi="Times New Roman" w:cs="Times New Roman"/>
          <w:sz w:val="26"/>
          <w:szCs w:val="26"/>
          <w:lang w:val="en-US"/>
        </w:rPr>
        <w:t>Đầu tiên,</w:t>
      </w:r>
      <w:r w:rsidR="00DD52F7" w:rsidRPr="00C307BC">
        <w:rPr>
          <w:rFonts w:ascii="Times New Roman" w:eastAsia="Times New Roman" w:hAnsi="Times New Roman" w:cs="Times New Roman"/>
          <w:sz w:val="26"/>
          <w:szCs w:val="26"/>
          <w:lang w:val="en-US"/>
        </w:rPr>
        <w:t xml:space="preserve"> công cụ xây dựng mới</w:t>
      </w:r>
      <w:r w:rsidR="00756E45">
        <w:rPr>
          <w:rFonts w:ascii="Times New Roman" w:eastAsia="Times New Roman" w:hAnsi="Times New Roman" w:cs="Times New Roman"/>
          <w:sz w:val="26"/>
          <w:szCs w:val="26"/>
          <w:lang w:val="en-US"/>
        </w:rPr>
        <w:t xml:space="preserve"> chỉ</w:t>
      </w:r>
      <w:r w:rsidR="00DD52F7" w:rsidRPr="00C307BC">
        <w:rPr>
          <w:rFonts w:ascii="Times New Roman" w:eastAsia="Times New Roman" w:hAnsi="Times New Roman" w:cs="Times New Roman"/>
          <w:sz w:val="26"/>
          <w:szCs w:val="26"/>
          <w:lang w:val="en-US"/>
        </w:rPr>
        <w:t xml:space="preserve"> thực hiện </w:t>
      </w:r>
      <w:r w:rsidR="00756E45">
        <w:rPr>
          <w:rFonts w:ascii="Times New Roman" w:eastAsia="Times New Roman" w:hAnsi="Times New Roman" w:cs="Times New Roman"/>
          <w:sz w:val="26"/>
          <w:szCs w:val="26"/>
          <w:lang w:val="en-US"/>
        </w:rPr>
        <w:t>sinh các ca kiểm thử cho</w:t>
      </w:r>
      <w:r w:rsidR="00DD52F7" w:rsidRPr="00C307BC">
        <w:rPr>
          <w:rFonts w:ascii="Times New Roman" w:eastAsia="Times New Roman" w:hAnsi="Times New Roman" w:cs="Times New Roman"/>
          <w:sz w:val="26"/>
          <w:szCs w:val="26"/>
          <w:lang w:val="en-US"/>
        </w:rPr>
        <w:t xml:space="preserve"> một số luồng cơ bản của </w:t>
      </w:r>
      <w:r w:rsidR="000758A1">
        <w:rPr>
          <w:rFonts w:ascii="Times New Roman" w:eastAsia="Times New Roman" w:hAnsi="Times New Roman" w:cs="Times New Roman"/>
          <w:sz w:val="26"/>
          <w:szCs w:val="26"/>
          <w:lang w:val="en-US"/>
        </w:rPr>
        <w:t>nền tảng</w:t>
      </w:r>
      <w:r w:rsidR="00DD52F7" w:rsidRPr="00C307BC">
        <w:rPr>
          <w:rFonts w:ascii="Times New Roman" w:eastAsia="Times New Roman" w:hAnsi="Times New Roman" w:cs="Times New Roman"/>
          <w:sz w:val="26"/>
          <w:szCs w:val="26"/>
          <w:lang w:val="en-US"/>
        </w:rPr>
        <w:t xml:space="preserve"> MuleESB</w:t>
      </w:r>
      <w:r w:rsidR="00B73EE4">
        <w:rPr>
          <w:rFonts w:ascii="Times New Roman" w:eastAsia="Times New Roman" w:hAnsi="Times New Roman" w:cs="Times New Roman"/>
          <w:sz w:val="26"/>
          <w:szCs w:val="26"/>
          <w:lang w:val="en-US"/>
        </w:rPr>
        <w:t xml:space="preserve"> và cũng mới chỉ dừng lại ở </w:t>
      </w:r>
      <w:r w:rsidR="00026A73">
        <w:rPr>
          <w:rFonts w:ascii="Times New Roman" w:eastAsia="Times New Roman" w:hAnsi="Times New Roman" w:cs="Times New Roman"/>
          <w:sz w:val="26"/>
          <w:szCs w:val="26"/>
          <w:lang w:val="en-US"/>
        </w:rPr>
        <w:t>mức</w:t>
      </w:r>
      <w:r w:rsidR="00B73EE4">
        <w:rPr>
          <w:rFonts w:ascii="Times New Roman" w:eastAsia="Times New Roman" w:hAnsi="Times New Roman" w:cs="Times New Roman"/>
          <w:sz w:val="26"/>
          <w:szCs w:val="26"/>
          <w:lang w:val="en-US"/>
        </w:rPr>
        <w:t xml:space="preserve"> hỗ trợ nền tảng này</w:t>
      </w:r>
      <w:r w:rsidR="00DD52F7" w:rsidRPr="00C307BC">
        <w:rPr>
          <w:rFonts w:ascii="Times New Roman" w:eastAsia="Times New Roman" w:hAnsi="Times New Roman" w:cs="Times New Roman"/>
          <w:sz w:val="26"/>
          <w:szCs w:val="26"/>
          <w:lang w:val="en-US"/>
        </w:rPr>
        <w:t xml:space="preserve">. Ngoài ra, luận văn </w:t>
      </w:r>
      <w:r w:rsidR="00B73EE4">
        <w:rPr>
          <w:rFonts w:ascii="Times New Roman" w:eastAsia="Times New Roman" w:hAnsi="Times New Roman" w:cs="Times New Roman"/>
          <w:sz w:val="26"/>
          <w:szCs w:val="26"/>
          <w:lang w:val="en-US"/>
        </w:rPr>
        <w:t>mới chỉ hỗ trợ sinh các ca kiểm thử chức năng, chưa bao quát được các ca kiểm thử phi chức năng về bảo mật cũng như hiệu năng của hệ thống</w:t>
      </w:r>
      <w:r w:rsidR="00DD52F7" w:rsidRPr="00C307BC">
        <w:rPr>
          <w:rFonts w:ascii="Times New Roman" w:eastAsia="Times New Roman" w:hAnsi="Times New Roman" w:cs="Times New Roman"/>
          <w:sz w:val="26"/>
          <w:szCs w:val="26"/>
          <w:lang w:val="en-US"/>
        </w:rPr>
        <w:t>.</w:t>
      </w:r>
      <w:r w:rsidR="00495DA9">
        <w:rPr>
          <w:rFonts w:ascii="Times New Roman" w:eastAsia="Times New Roman" w:hAnsi="Times New Roman" w:cs="Times New Roman"/>
          <w:sz w:val="26"/>
          <w:szCs w:val="26"/>
          <w:lang w:val="en-US"/>
        </w:rPr>
        <w:t xml:space="preserve"> </w:t>
      </w:r>
      <w:r w:rsidR="00DD52F7" w:rsidRPr="00C307BC">
        <w:rPr>
          <w:rFonts w:ascii="Times New Roman" w:eastAsia="Times New Roman" w:hAnsi="Times New Roman" w:cs="Times New Roman"/>
          <w:sz w:val="26"/>
          <w:szCs w:val="26"/>
          <w:lang w:val="en-US"/>
        </w:rPr>
        <w:t xml:space="preserve"> </w:t>
      </w:r>
    </w:p>
    <w:p w14:paraId="0E56B4CF" w14:textId="7D91CF7B" w:rsidR="00621607" w:rsidRPr="00C307BC" w:rsidRDefault="00F73612" w:rsidP="009456D7">
      <w:pPr>
        <w:widowControl w:val="0"/>
        <w:spacing w:line="288" w:lineRule="auto"/>
        <w:ind w:firstLine="567"/>
        <w:jc w:val="both"/>
        <w:rPr>
          <w:rFonts w:ascii="Times New Roman" w:eastAsia="Times New Roman" w:hAnsi="Times New Roman" w:cs="Times New Roman"/>
          <w:sz w:val="26"/>
          <w:szCs w:val="26"/>
          <w:lang w:val="en-US"/>
        </w:rPr>
      </w:pPr>
      <w:r w:rsidRPr="00C307BC">
        <w:rPr>
          <w:rFonts w:ascii="Times New Roman" w:eastAsia="Times New Roman" w:hAnsi="Times New Roman" w:cs="Times New Roman"/>
          <w:sz w:val="26"/>
          <w:szCs w:val="26"/>
          <w:lang w:val="en-US"/>
        </w:rPr>
        <w:lastRenderedPageBreak/>
        <w:t>Trong tương lai, đ</w:t>
      </w:r>
      <w:r w:rsidR="00DD52F7" w:rsidRPr="00C307BC">
        <w:rPr>
          <w:rFonts w:ascii="Times New Roman" w:eastAsia="Times New Roman" w:hAnsi="Times New Roman" w:cs="Times New Roman"/>
          <w:sz w:val="26"/>
          <w:szCs w:val="26"/>
          <w:lang w:val="en-US"/>
        </w:rPr>
        <w:t>ể phục vụ được việ</w:t>
      </w:r>
      <w:r w:rsidR="0016155E" w:rsidRPr="00C307BC">
        <w:rPr>
          <w:rFonts w:ascii="Times New Roman" w:eastAsia="Times New Roman" w:hAnsi="Times New Roman" w:cs="Times New Roman"/>
          <w:sz w:val="26"/>
          <w:szCs w:val="26"/>
          <w:lang w:val="en-US"/>
        </w:rPr>
        <w:t>c</w:t>
      </w:r>
      <w:r w:rsidR="00BA557E" w:rsidRPr="00C307BC">
        <w:rPr>
          <w:rFonts w:ascii="Times New Roman" w:eastAsia="Times New Roman" w:hAnsi="Times New Roman" w:cs="Times New Roman"/>
          <w:sz w:val="26"/>
          <w:szCs w:val="26"/>
          <w:lang w:val="en-US"/>
        </w:rPr>
        <w:t xml:space="preserve"> kiểm thử trên các </w:t>
      </w:r>
      <w:r w:rsidR="00872109">
        <w:rPr>
          <w:rFonts w:ascii="Times New Roman" w:eastAsia="Times New Roman" w:hAnsi="Times New Roman" w:cs="Times New Roman"/>
          <w:sz w:val="26"/>
          <w:szCs w:val="26"/>
          <w:lang w:val="en-US"/>
        </w:rPr>
        <w:t>hệ thống dựa trên các nền tảng kiến trúc</w:t>
      </w:r>
      <w:r w:rsidR="00BA557E" w:rsidRPr="00C307BC">
        <w:rPr>
          <w:rFonts w:ascii="Times New Roman" w:eastAsia="Times New Roman" w:hAnsi="Times New Roman" w:cs="Times New Roman"/>
          <w:sz w:val="26"/>
          <w:szCs w:val="26"/>
          <w:lang w:val="en-US"/>
        </w:rPr>
        <w:t xml:space="preserve"> </w:t>
      </w:r>
      <w:r w:rsidR="00BC047A">
        <w:rPr>
          <w:rFonts w:ascii="Times New Roman" w:eastAsia="Times New Roman" w:hAnsi="Times New Roman" w:cs="Times New Roman"/>
          <w:sz w:val="26"/>
          <w:szCs w:val="26"/>
          <w:lang w:val="en-US"/>
        </w:rPr>
        <w:t>trục tích hợp</w:t>
      </w:r>
      <w:r w:rsidR="00BA557E" w:rsidRPr="00C307BC">
        <w:rPr>
          <w:rFonts w:ascii="Times New Roman" w:eastAsia="Times New Roman" w:hAnsi="Times New Roman" w:cs="Times New Roman"/>
          <w:sz w:val="26"/>
          <w:szCs w:val="26"/>
          <w:lang w:val="en-US"/>
        </w:rPr>
        <w:t xml:space="preserve"> khác</w:t>
      </w:r>
      <w:r w:rsidR="00DD52F7" w:rsidRPr="00C307BC">
        <w:rPr>
          <w:rFonts w:ascii="Times New Roman" w:eastAsia="Times New Roman" w:hAnsi="Times New Roman" w:cs="Times New Roman"/>
          <w:sz w:val="26"/>
          <w:szCs w:val="26"/>
          <w:lang w:val="en-US"/>
        </w:rPr>
        <w:t xml:space="preserve">, </w:t>
      </w:r>
      <w:r w:rsidR="00DE0158" w:rsidRPr="00C307BC">
        <w:rPr>
          <w:rFonts w:ascii="Times New Roman" w:eastAsia="Times New Roman" w:hAnsi="Times New Roman" w:cs="Times New Roman"/>
          <w:sz w:val="26"/>
          <w:szCs w:val="26"/>
          <w:lang w:val="en-US"/>
        </w:rPr>
        <w:t xml:space="preserve">tác giả cần xây dựng </w:t>
      </w:r>
      <w:r w:rsidR="00DD52F7" w:rsidRPr="00C307BC">
        <w:rPr>
          <w:rFonts w:ascii="Times New Roman" w:eastAsia="Times New Roman" w:hAnsi="Times New Roman" w:cs="Times New Roman"/>
          <w:sz w:val="26"/>
          <w:szCs w:val="26"/>
          <w:lang w:val="en-US"/>
        </w:rPr>
        <w:t xml:space="preserve">công cụ </w:t>
      </w:r>
      <w:r w:rsidR="00DE0158" w:rsidRPr="00C307BC">
        <w:rPr>
          <w:rFonts w:ascii="Times New Roman" w:eastAsia="Times New Roman" w:hAnsi="Times New Roman" w:cs="Times New Roman"/>
          <w:sz w:val="26"/>
          <w:szCs w:val="26"/>
          <w:lang w:val="en-US"/>
        </w:rPr>
        <w:t>t</w:t>
      </w:r>
      <w:r w:rsidR="00DD52F7" w:rsidRPr="00C307BC">
        <w:rPr>
          <w:rFonts w:ascii="Times New Roman" w:eastAsia="Times New Roman" w:hAnsi="Times New Roman" w:cs="Times New Roman"/>
          <w:sz w:val="26"/>
          <w:szCs w:val="26"/>
          <w:lang w:val="en-US"/>
        </w:rPr>
        <w:t>ích hợp</w:t>
      </w:r>
      <w:r w:rsidR="00DE0158" w:rsidRPr="00C307BC">
        <w:rPr>
          <w:rFonts w:ascii="Times New Roman" w:eastAsia="Times New Roman" w:hAnsi="Times New Roman" w:cs="Times New Roman"/>
          <w:sz w:val="26"/>
          <w:szCs w:val="26"/>
          <w:lang w:val="en-US"/>
        </w:rPr>
        <w:t xml:space="preserve"> được</w:t>
      </w:r>
      <w:r w:rsidR="00DD52F7" w:rsidRPr="00C307BC">
        <w:rPr>
          <w:rFonts w:ascii="Times New Roman" w:eastAsia="Times New Roman" w:hAnsi="Times New Roman" w:cs="Times New Roman"/>
          <w:sz w:val="26"/>
          <w:szCs w:val="26"/>
          <w:lang w:val="en-US"/>
        </w:rPr>
        <w:t xml:space="preserve"> thành plugin trên IDE và hỗ trợ </w:t>
      </w:r>
      <w:r w:rsidR="0046150E">
        <w:rPr>
          <w:rFonts w:ascii="Times New Roman" w:eastAsia="Times New Roman" w:hAnsi="Times New Roman" w:cs="Times New Roman"/>
          <w:sz w:val="26"/>
          <w:szCs w:val="26"/>
          <w:lang w:val="en-US"/>
        </w:rPr>
        <w:t xml:space="preserve">sinh các ca </w:t>
      </w:r>
      <w:r w:rsidR="00DD52F7" w:rsidRPr="00C307BC">
        <w:rPr>
          <w:rFonts w:ascii="Times New Roman" w:eastAsia="Times New Roman" w:hAnsi="Times New Roman" w:cs="Times New Roman"/>
          <w:sz w:val="26"/>
          <w:szCs w:val="26"/>
          <w:lang w:val="en-US"/>
        </w:rPr>
        <w:t xml:space="preserve">kiểm thử </w:t>
      </w:r>
      <w:r w:rsidR="0046150E">
        <w:rPr>
          <w:rFonts w:ascii="Times New Roman" w:eastAsia="Times New Roman" w:hAnsi="Times New Roman" w:cs="Times New Roman"/>
          <w:sz w:val="26"/>
          <w:szCs w:val="26"/>
          <w:lang w:val="en-US"/>
        </w:rPr>
        <w:t>cho</w:t>
      </w:r>
      <w:r w:rsidR="00DD52F7" w:rsidRPr="00C307BC">
        <w:rPr>
          <w:rFonts w:ascii="Times New Roman" w:eastAsia="Times New Roman" w:hAnsi="Times New Roman" w:cs="Times New Roman"/>
          <w:sz w:val="26"/>
          <w:szCs w:val="26"/>
          <w:lang w:val="en-US"/>
        </w:rPr>
        <w:t xml:space="preserve"> các nền tảng </w:t>
      </w:r>
      <w:r w:rsidR="0046150E">
        <w:rPr>
          <w:rFonts w:ascii="Times New Roman" w:eastAsia="Times New Roman" w:hAnsi="Times New Roman" w:cs="Times New Roman"/>
          <w:sz w:val="26"/>
          <w:szCs w:val="26"/>
          <w:lang w:val="en-US"/>
        </w:rPr>
        <w:t xml:space="preserve">trục tích hợp </w:t>
      </w:r>
      <w:r w:rsidR="00DD52F7" w:rsidRPr="00C307BC">
        <w:rPr>
          <w:rFonts w:ascii="Times New Roman" w:eastAsia="Times New Roman" w:hAnsi="Times New Roman" w:cs="Times New Roman"/>
          <w:sz w:val="26"/>
          <w:szCs w:val="26"/>
          <w:lang w:val="en-US"/>
        </w:rPr>
        <w:t>khác như: ServiceMix, JbossESB...</w:t>
      </w:r>
      <w:r w:rsidR="004F6B46" w:rsidRPr="00C307BC">
        <w:rPr>
          <w:rFonts w:ascii="Times New Roman" w:eastAsia="Times New Roman" w:hAnsi="Times New Roman" w:cs="Times New Roman"/>
          <w:sz w:val="26"/>
          <w:szCs w:val="26"/>
          <w:lang w:val="en-US"/>
        </w:rPr>
        <w:t xml:space="preserve"> </w:t>
      </w:r>
      <w:r w:rsidR="00684530">
        <w:rPr>
          <w:rFonts w:ascii="Times New Roman" w:eastAsia="Times New Roman" w:hAnsi="Times New Roman" w:cs="Times New Roman"/>
          <w:sz w:val="26"/>
          <w:szCs w:val="26"/>
          <w:lang w:val="en-US"/>
        </w:rPr>
        <w:t xml:space="preserve">cũng như đáp ứng các yêu cầu kiểm thử về bảo mật, hiệu năng của hệ thống. Đồng thời kết hợp nghiên cứu các quy trình phần mềm </w:t>
      </w:r>
      <w:r w:rsidR="004F6B46" w:rsidRPr="00C307BC">
        <w:rPr>
          <w:rFonts w:ascii="Times New Roman" w:eastAsia="Times New Roman" w:hAnsi="Times New Roman" w:cs="Times New Roman"/>
          <w:sz w:val="26"/>
          <w:szCs w:val="26"/>
          <w:lang w:val="en-US"/>
        </w:rPr>
        <w:t xml:space="preserve">mới </w:t>
      </w:r>
      <w:r w:rsidR="00684530">
        <w:rPr>
          <w:rFonts w:ascii="Times New Roman" w:eastAsia="Times New Roman" w:hAnsi="Times New Roman" w:cs="Times New Roman"/>
          <w:sz w:val="26"/>
          <w:szCs w:val="26"/>
          <w:lang w:val="en-US"/>
        </w:rPr>
        <w:t>trong tương lai để đưa ra các chiến thuật kiểm thử tốt hơ</w:t>
      </w:r>
      <w:bookmarkStart w:id="2897" w:name="_GoBack"/>
      <w:bookmarkEnd w:id="2897"/>
      <w:r w:rsidR="00684530">
        <w:rPr>
          <w:rFonts w:ascii="Times New Roman" w:eastAsia="Times New Roman" w:hAnsi="Times New Roman" w:cs="Times New Roman"/>
          <w:sz w:val="26"/>
          <w:szCs w:val="26"/>
          <w:lang w:val="en-US"/>
        </w:rPr>
        <w:t>n</w:t>
      </w:r>
      <w:r w:rsidR="004F6B46" w:rsidRPr="00C307BC">
        <w:rPr>
          <w:rFonts w:ascii="Times New Roman" w:eastAsia="Times New Roman" w:hAnsi="Times New Roman" w:cs="Times New Roman"/>
          <w:sz w:val="26"/>
          <w:szCs w:val="26"/>
          <w:lang w:val="en-US"/>
        </w:rPr>
        <w:t>.</w:t>
      </w:r>
      <w:r w:rsidR="00621607" w:rsidRPr="00C307BC">
        <w:rPr>
          <w:rFonts w:ascii="Times New Roman" w:eastAsia="Times New Roman" w:hAnsi="Times New Roman" w:cs="Times New Roman"/>
          <w:sz w:val="26"/>
          <w:szCs w:val="26"/>
          <w:lang w:val="en-US"/>
        </w:rPr>
        <w:br w:type="page"/>
      </w:r>
    </w:p>
    <w:p w14:paraId="0CD6515F" w14:textId="77777777" w:rsidR="00DD52F7" w:rsidRPr="00C307BC" w:rsidDel="00CF4BAB" w:rsidRDefault="00DD52F7" w:rsidP="00966627">
      <w:pPr>
        <w:spacing w:before="120" w:after="120" w:line="288" w:lineRule="auto"/>
        <w:ind w:firstLine="567"/>
        <w:jc w:val="both"/>
        <w:rPr>
          <w:del w:id="2898" w:author="Đinh Thị Loan - ITC" w:date="2018-05-15T14:22:00Z"/>
          <w:rFonts w:ascii="Times New Roman" w:eastAsia="Times New Roman" w:hAnsi="Times New Roman" w:cs="Times New Roman"/>
          <w:sz w:val="26"/>
          <w:szCs w:val="26"/>
          <w:lang w:val="en-US"/>
        </w:rPr>
      </w:pPr>
    </w:p>
    <w:p w14:paraId="4BB2A545" w14:textId="0AD60280" w:rsidR="006F117B" w:rsidRPr="00C307BC" w:rsidDel="00CF4BAB" w:rsidRDefault="006F117B">
      <w:pPr>
        <w:spacing w:before="120" w:after="120" w:line="288" w:lineRule="auto"/>
        <w:ind w:firstLine="567"/>
        <w:jc w:val="both"/>
        <w:rPr>
          <w:del w:id="2899" w:author="Đinh Thị Loan - ITC" w:date="2018-05-15T14:21:00Z"/>
          <w:rFonts w:ascii="Times New Roman" w:eastAsia="Times New Roman" w:hAnsi="Times New Roman" w:cs="Times New Roman"/>
          <w:sz w:val="26"/>
          <w:szCs w:val="26"/>
        </w:rPr>
        <w:sectPr w:rsidR="006F117B" w:rsidRPr="00C307BC" w:rsidDel="00CF4BAB" w:rsidSect="00465088">
          <w:headerReference w:type="default" r:id="rId65"/>
          <w:headerReference w:type="first" r:id="rId66"/>
          <w:type w:val="continuous"/>
          <w:pgSz w:w="12240" w:h="15840"/>
          <w:pgMar w:top="1134" w:right="1134" w:bottom="1134" w:left="1701" w:header="170" w:footer="720" w:gutter="0"/>
          <w:pgNumType w:start="1"/>
          <w:cols w:space="720"/>
          <w:titlePg/>
          <w:docGrid w:linePitch="299"/>
        </w:sectPr>
        <w:pPrChange w:id="2900" w:author="Đinh Thị Loan - ITC" w:date="2018-05-15T14:22:00Z">
          <w:pPr>
            <w:widowControl w:val="0"/>
            <w:spacing w:line="288" w:lineRule="auto"/>
          </w:pPr>
        </w:pPrChange>
      </w:pPr>
    </w:p>
    <w:p w14:paraId="01549470" w14:textId="05DA669B" w:rsidR="002E09CA" w:rsidRPr="00C307BC" w:rsidRDefault="002E09CA">
      <w:pPr>
        <w:widowControl w:val="0"/>
        <w:spacing w:line="288" w:lineRule="auto"/>
        <w:rPr>
          <w:rFonts w:ascii="Times New Roman" w:hAnsi="Times New Roman" w:cs="Times New Roman"/>
          <w:sz w:val="26"/>
          <w:szCs w:val="26"/>
        </w:rPr>
        <w:pPrChange w:id="2901" w:author="Đinh Thị Loan - ITC" w:date="2018-05-15T14:21:00Z">
          <w:pPr>
            <w:pStyle w:val="NoSpacing"/>
          </w:pPr>
        </w:pPrChange>
      </w:pPr>
      <w:bookmarkStart w:id="2902" w:name="_vrzgnxyqkyay" w:colFirst="0" w:colLast="0"/>
      <w:bookmarkEnd w:id="2902"/>
    </w:p>
    <w:bookmarkStart w:id="2903" w:name="_Toc514278051" w:displacedByCustomXml="next"/>
    <w:sdt>
      <w:sdtPr>
        <w:rPr>
          <w:rFonts w:ascii="Times New Roman" w:hAnsi="Times New Roman" w:cs="Times New Roman"/>
          <w:sz w:val="26"/>
          <w:szCs w:val="26"/>
        </w:rPr>
        <w:id w:val="-179816299"/>
        <w:docPartObj>
          <w:docPartGallery w:val="Bibliographies"/>
          <w:docPartUnique/>
        </w:docPartObj>
      </w:sdtPr>
      <w:sdtContent>
        <w:p w14:paraId="53021242" w14:textId="2C1C54FE" w:rsidR="00D65DF8" w:rsidRPr="00C307BC" w:rsidRDefault="00F446C5">
          <w:pPr>
            <w:pStyle w:val="Heading1"/>
            <w:spacing w:before="0" w:after="0"/>
            <w:rPr>
              <w:rFonts w:ascii="Times New Roman" w:hAnsi="Times New Roman" w:cs="Times New Roman"/>
              <w:sz w:val="26"/>
              <w:szCs w:val="26"/>
            </w:rPr>
            <w:pPrChange w:id="2904" w:author="Đinh Thị Loan - ITC" w:date="2018-05-15T14:23:00Z">
              <w:pPr>
                <w:pStyle w:val="Heading1"/>
              </w:pPr>
            </w:pPrChange>
          </w:pPr>
          <w:r w:rsidRPr="00C307BC">
            <w:rPr>
              <w:rFonts w:ascii="Times New Roman" w:eastAsia="Times New Roman" w:hAnsi="Times New Roman" w:cs="Times New Roman"/>
              <w:b/>
              <w:sz w:val="26"/>
              <w:szCs w:val="26"/>
            </w:rPr>
            <w:t>TÀI LIỆU THAM KHẢO</w:t>
          </w:r>
          <w:bookmarkEnd w:id="2903"/>
        </w:p>
        <w:p w14:paraId="460BA54F" w14:textId="77777777" w:rsidR="00D65DF8" w:rsidRPr="00C307BC" w:rsidRDefault="00D65DF8">
          <w:pPr>
            <w:rPr>
              <w:rFonts w:ascii="Times New Roman" w:hAnsi="Times New Roman" w:cs="Times New Roman"/>
              <w:noProof/>
              <w:sz w:val="26"/>
              <w:szCs w:val="26"/>
            </w:rPr>
          </w:pPr>
          <w:r w:rsidRPr="00C307BC">
            <w:rPr>
              <w:rFonts w:ascii="Times New Roman" w:hAnsi="Times New Roman" w:cs="Times New Roman"/>
              <w:sz w:val="26"/>
              <w:szCs w:val="26"/>
            </w:rPr>
            <w:fldChar w:fldCharType="begin"/>
          </w:r>
          <w:r w:rsidRPr="00C307BC">
            <w:rPr>
              <w:rFonts w:ascii="Times New Roman" w:hAnsi="Times New Roman" w:cs="Times New Roman"/>
              <w:sz w:val="26"/>
              <w:szCs w:val="26"/>
            </w:rPr>
            <w:instrText xml:space="preserve"> BIBLIOGRAPHY </w:instrText>
          </w:r>
          <w:r w:rsidRPr="00C307BC">
            <w:rPr>
              <w:rFonts w:ascii="Times New Roman" w:hAnsi="Times New Roman" w:cs="Times New Roman"/>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896"/>
          </w:tblGrid>
          <w:tr w:rsidR="00D65DF8" w:rsidRPr="00C307BC" w14:paraId="2FB1EE00" w14:textId="77777777">
            <w:trPr>
              <w:divId w:val="1508860858"/>
              <w:tblCellSpacing w:w="15" w:type="dxa"/>
            </w:trPr>
            <w:tc>
              <w:tcPr>
                <w:tcW w:w="50" w:type="pct"/>
                <w:hideMark/>
              </w:tcPr>
              <w:p w14:paraId="07FB26D7"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[1] </w:t>
                </w:r>
              </w:p>
            </w:tc>
            <w:tc>
              <w:tcPr>
                <w:tcW w:w="0" w:type="auto"/>
                <w:hideMark/>
              </w:tcPr>
              <w:p w14:paraId="490DC100"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Dirk Slama, Dirk Krafzig and Karl Banke, Enterprise SOA: Service-Oriented Architecture Best Practices, Prentice Hall, 2004. </w:t>
                </w:r>
              </w:p>
            </w:tc>
          </w:tr>
          <w:tr w:rsidR="00D65DF8" w:rsidRPr="00C307BC" w14:paraId="4F870DDF" w14:textId="77777777">
            <w:trPr>
              <w:divId w:val="1508860858"/>
              <w:tblCellSpacing w:w="15" w:type="dxa"/>
            </w:trPr>
            <w:tc>
              <w:tcPr>
                <w:tcW w:w="50" w:type="pct"/>
                <w:hideMark/>
              </w:tcPr>
              <w:p w14:paraId="58043709"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[2] </w:t>
                </w:r>
              </w:p>
            </w:tc>
            <w:tc>
              <w:tcPr>
                <w:tcW w:w="0" w:type="auto"/>
                <w:hideMark/>
              </w:tcPr>
              <w:p w14:paraId="34C04796"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Pulier, E., Taylor, Understanding Enterprise SOA, Manning, 2016, p. 2006.</w:t>
                </w:r>
              </w:p>
            </w:tc>
          </w:tr>
          <w:tr w:rsidR="00D65DF8" w:rsidRPr="00C307BC" w14:paraId="42E54104" w14:textId="77777777">
            <w:trPr>
              <w:divId w:val="1508860858"/>
              <w:tblCellSpacing w:w="15" w:type="dxa"/>
            </w:trPr>
            <w:tc>
              <w:tcPr>
                <w:tcW w:w="50" w:type="pct"/>
                <w:hideMark/>
              </w:tcPr>
              <w:p w14:paraId="0B2C0FB0"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[3] </w:t>
                </w:r>
              </w:p>
            </w:tc>
            <w:tc>
              <w:tcPr>
                <w:tcW w:w="0" w:type="auto"/>
                <w:hideMark/>
              </w:tcPr>
              <w:p w14:paraId="34628717"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Dirk Krafzig, "Enterprise SOA: Service-Oriented Architecture Best Practices," 2005. </w:t>
                </w:r>
              </w:p>
            </w:tc>
          </w:tr>
          <w:tr w:rsidR="00D65DF8" w:rsidRPr="00C307BC" w14:paraId="36C043A2" w14:textId="77777777">
            <w:trPr>
              <w:divId w:val="1508860858"/>
              <w:tblCellSpacing w:w="15" w:type="dxa"/>
            </w:trPr>
            <w:tc>
              <w:tcPr>
                <w:tcW w:w="50" w:type="pct"/>
                <w:hideMark/>
              </w:tcPr>
              <w:p w14:paraId="6FFC111D"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[4] </w:t>
                </w:r>
              </w:p>
            </w:tc>
            <w:tc>
              <w:tcPr>
                <w:tcW w:w="0" w:type="auto"/>
                <w:hideMark/>
              </w:tcPr>
              <w:p w14:paraId="34297D7F"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Falko Menge, "Enterprise Service Bus," </w:t>
                </w:r>
                <w:r w:rsidRPr="00C307BC">
                  <w:rPr>
                    <w:rFonts w:ascii="Times New Roman" w:hAnsi="Times New Roman" w:cs="Times New Roman"/>
                    <w:i/>
                    <w:iCs/>
                    <w:noProof/>
                    <w:sz w:val="26"/>
                    <w:szCs w:val="26"/>
                  </w:rPr>
                  <w:t xml:space="preserve">Free and open source software conference, </w:t>
                </w:r>
                <w:r w:rsidRPr="00C307BC">
                  <w:rPr>
                    <w:rFonts w:ascii="Times New Roman" w:hAnsi="Times New Roman" w:cs="Times New Roman"/>
                    <w:noProof/>
                    <w:sz w:val="26"/>
                    <w:szCs w:val="26"/>
                  </w:rPr>
                  <w:t xml:space="preserve">2007. </w:t>
                </w:r>
              </w:p>
            </w:tc>
          </w:tr>
          <w:tr w:rsidR="00D65DF8" w:rsidRPr="00C307BC" w14:paraId="63594E9C" w14:textId="77777777">
            <w:trPr>
              <w:divId w:val="1508860858"/>
              <w:tblCellSpacing w:w="15" w:type="dxa"/>
            </w:trPr>
            <w:tc>
              <w:tcPr>
                <w:tcW w:w="50" w:type="pct"/>
                <w:hideMark/>
              </w:tcPr>
              <w:p w14:paraId="08EF772B"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[5] </w:t>
                </w:r>
              </w:p>
            </w:tc>
            <w:tc>
              <w:tcPr>
                <w:tcW w:w="0" w:type="auto"/>
                <w:hideMark/>
              </w:tcPr>
              <w:p w14:paraId="65BB73E0"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Srinivas Shenoy, "“Approach to ESB Testing” – An Experience Sharing," 2013. </w:t>
                </w:r>
              </w:p>
            </w:tc>
          </w:tr>
          <w:tr w:rsidR="00D65DF8" w:rsidRPr="00C307BC" w14:paraId="4F75EB86" w14:textId="77777777">
            <w:trPr>
              <w:divId w:val="1508860858"/>
              <w:tblCellSpacing w:w="15" w:type="dxa"/>
            </w:trPr>
            <w:tc>
              <w:tcPr>
                <w:tcW w:w="50" w:type="pct"/>
                <w:hideMark/>
              </w:tcPr>
              <w:p w14:paraId="7429A8A3"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[6] </w:t>
                </w:r>
              </w:p>
            </w:tc>
            <w:tc>
              <w:tcPr>
                <w:tcW w:w="0" w:type="auto"/>
                <w:hideMark/>
              </w:tcPr>
              <w:p w14:paraId="7D37599E"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MuleSoft, "What is MuleESB," [Online]. Available: https://www.mulesoft.com/resources/esb/what-mule-esb.</w:t>
                </w:r>
              </w:p>
            </w:tc>
          </w:tr>
          <w:tr w:rsidR="00D65DF8" w:rsidRPr="00C307BC" w14:paraId="68E78432" w14:textId="77777777">
            <w:trPr>
              <w:divId w:val="1508860858"/>
              <w:tblCellSpacing w:w="15" w:type="dxa"/>
            </w:trPr>
            <w:tc>
              <w:tcPr>
                <w:tcW w:w="50" w:type="pct"/>
                <w:hideMark/>
              </w:tcPr>
              <w:p w14:paraId="79D94785"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[7] </w:t>
                </w:r>
              </w:p>
            </w:tc>
            <w:tc>
              <w:tcPr>
                <w:tcW w:w="0" w:type="auto"/>
                <w:hideMark/>
              </w:tcPr>
              <w:p w14:paraId="1F99C356"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Mule, "Mule," [Online]. Available: https://www.mulesoft.com/.</w:t>
                </w:r>
              </w:p>
            </w:tc>
          </w:tr>
          <w:tr w:rsidR="00D65DF8" w:rsidRPr="00C307BC" w14:paraId="1C801D07" w14:textId="77777777">
            <w:trPr>
              <w:divId w:val="1508860858"/>
              <w:tblCellSpacing w:w="15" w:type="dxa"/>
            </w:trPr>
            <w:tc>
              <w:tcPr>
                <w:tcW w:w="50" w:type="pct"/>
                <w:hideMark/>
              </w:tcPr>
              <w:p w14:paraId="14C756B9"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[8] </w:t>
                </w:r>
              </w:p>
            </w:tc>
            <w:tc>
              <w:tcPr>
                <w:tcW w:w="0" w:type="auto"/>
                <w:hideMark/>
              </w:tcPr>
              <w:p w14:paraId="3E56A18B"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Gartner, "Gartner Magic quandrad leade," [Online]. Available: https://www.mulesoft.com/lp/reports/gartner-magic-quadrant-leader.</w:t>
                </w:r>
              </w:p>
            </w:tc>
          </w:tr>
          <w:tr w:rsidR="00D65DF8" w:rsidRPr="00C307BC" w14:paraId="507B6DB3" w14:textId="77777777">
            <w:trPr>
              <w:divId w:val="1508860858"/>
              <w:tblCellSpacing w:w="15" w:type="dxa"/>
            </w:trPr>
            <w:tc>
              <w:tcPr>
                <w:tcW w:w="50" w:type="pct"/>
                <w:hideMark/>
              </w:tcPr>
              <w:p w14:paraId="79E64C9D"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[9] </w:t>
                </w:r>
              </w:p>
            </w:tc>
            <w:tc>
              <w:tcPr>
                <w:tcW w:w="0" w:type="auto"/>
                <w:hideMark/>
              </w:tcPr>
              <w:p w14:paraId="13161049"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Martin Fowler, "Continuous Integration," [Online]. Available: https://www.martinfowler.com/articles/continuousIntegration.html.</w:t>
                </w:r>
              </w:p>
            </w:tc>
          </w:tr>
          <w:tr w:rsidR="00D65DF8" w:rsidRPr="00C307BC" w14:paraId="5558668C" w14:textId="77777777">
            <w:trPr>
              <w:divId w:val="1508860858"/>
              <w:tblCellSpacing w:w="15" w:type="dxa"/>
            </w:trPr>
            <w:tc>
              <w:tcPr>
                <w:tcW w:w="50" w:type="pct"/>
                <w:hideMark/>
              </w:tcPr>
              <w:p w14:paraId="2A2C5A2C"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[10] </w:t>
                </w:r>
              </w:p>
            </w:tc>
            <w:tc>
              <w:tcPr>
                <w:tcW w:w="0" w:type="auto"/>
                <w:hideMark/>
              </w:tcPr>
              <w:p w14:paraId="028C2447"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Glenford J. Myers, Corey Sandler and Tom Badgett, The Art of Software Testing 3rd Edition, 26 September 2015. </w:t>
                </w:r>
              </w:p>
            </w:tc>
          </w:tr>
          <w:tr w:rsidR="00D65DF8" w:rsidRPr="00C307BC" w14:paraId="6E3EF778" w14:textId="77777777">
            <w:trPr>
              <w:divId w:val="1508860858"/>
              <w:tblCellSpacing w:w="15" w:type="dxa"/>
            </w:trPr>
            <w:tc>
              <w:tcPr>
                <w:tcW w:w="50" w:type="pct"/>
                <w:hideMark/>
              </w:tcPr>
              <w:p w14:paraId="3B62EFE4"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[11] </w:t>
                </w:r>
              </w:p>
            </w:tc>
            <w:tc>
              <w:tcPr>
                <w:tcW w:w="0" w:type="auto"/>
                <w:hideMark/>
              </w:tcPr>
              <w:p w14:paraId="5D99BEF0"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Phạm Ngọc Hùng, Trương Anh Hoàng and Đặng Văn Hưng, Giáo trình kiểm thử phần mềm, 2014. </w:t>
                </w:r>
              </w:p>
            </w:tc>
          </w:tr>
          <w:tr w:rsidR="00D65DF8" w:rsidRPr="00C307BC" w14:paraId="38406E68" w14:textId="77777777">
            <w:trPr>
              <w:divId w:val="1508860858"/>
              <w:tblCellSpacing w:w="15" w:type="dxa"/>
            </w:trPr>
            <w:tc>
              <w:tcPr>
                <w:tcW w:w="50" w:type="pct"/>
                <w:hideMark/>
              </w:tcPr>
              <w:p w14:paraId="00A8A139"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[12] </w:t>
                </w:r>
              </w:p>
            </w:tc>
            <w:tc>
              <w:tcPr>
                <w:tcW w:w="0" w:type="auto"/>
                <w:hideMark/>
              </w:tcPr>
              <w:p w14:paraId="603DA71A"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SoapUI, "SoapUI Getting started," [Online]. Available: https://www.soapui.org/soap-and-wsdl/getting-started.html.</w:t>
                </w:r>
              </w:p>
            </w:tc>
          </w:tr>
          <w:tr w:rsidR="00D65DF8" w:rsidRPr="00C307BC" w14:paraId="661DDB73" w14:textId="77777777">
            <w:trPr>
              <w:divId w:val="1508860858"/>
              <w:tblCellSpacing w:w="15" w:type="dxa"/>
            </w:trPr>
            <w:tc>
              <w:tcPr>
                <w:tcW w:w="50" w:type="pct"/>
                <w:hideMark/>
              </w:tcPr>
              <w:p w14:paraId="1AD8688C"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[13] </w:t>
                </w:r>
              </w:p>
            </w:tc>
            <w:tc>
              <w:tcPr>
                <w:tcW w:w="0" w:type="auto"/>
                <w:hideMark/>
              </w:tcPr>
              <w:p w14:paraId="7B2F7163"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Gregor Hohpe and Wendy Istanick, "Test-Driven Development in Enterprise Integration Projects," 2002. </w:t>
                </w:r>
              </w:p>
            </w:tc>
          </w:tr>
          <w:tr w:rsidR="00D65DF8" w:rsidRPr="00C307BC" w14:paraId="1AF8FE8F" w14:textId="77777777">
            <w:trPr>
              <w:divId w:val="1508860858"/>
              <w:tblCellSpacing w:w="15" w:type="dxa"/>
            </w:trPr>
            <w:tc>
              <w:tcPr>
                <w:tcW w:w="50" w:type="pct"/>
                <w:hideMark/>
              </w:tcPr>
              <w:p w14:paraId="2278A79E"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[14] </w:t>
                </w:r>
              </w:p>
            </w:tc>
            <w:tc>
              <w:tcPr>
                <w:tcW w:w="0" w:type="auto"/>
                <w:hideMark/>
              </w:tcPr>
              <w:p w14:paraId="09C30DE7"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Git, "Getting started - About version control," [Online]. Available: https://git-scm.com/book/en/v1/Getting-Started-About-Version-Control.</w:t>
                </w:r>
              </w:p>
            </w:tc>
          </w:tr>
          <w:tr w:rsidR="00D65DF8" w:rsidRPr="00C307BC" w14:paraId="314ED789" w14:textId="77777777">
            <w:trPr>
              <w:divId w:val="1508860858"/>
              <w:tblCellSpacing w:w="15" w:type="dxa"/>
            </w:trPr>
            <w:tc>
              <w:tcPr>
                <w:tcW w:w="50" w:type="pct"/>
                <w:hideMark/>
              </w:tcPr>
              <w:p w14:paraId="5D4A6ACC"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[15] </w:t>
                </w:r>
              </w:p>
            </w:tc>
            <w:tc>
              <w:tcPr>
                <w:tcW w:w="0" w:type="auto"/>
                <w:hideMark/>
              </w:tcPr>
              <w:p w14:paraId="0AEFEC74"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Maven, "Maven," [Online]. Available: https://maven.apache.org/.</w:t>
                </w:r>
              </w:p>
            </w:tc>
          </w:tr>
          <w:tr w:rsidR="00D65DF8" w:rsidRPr="00C307BC" w14:paraId="124183B5" w14:textId="77777777">
            <w:trPr>
              <w:divId w:val="1508860858"/>
              <w:tblCellSpacing w:w="15" w:type="dxa"/>
            </w:trPr>
            <w:tc>
              <w:tcPr>
                <w:tcW w:w="50" w:type="pct"/>
                <w:hideMark/>
              </w:tcPr>
              <w:p w14:paraId="38AF81DB"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[16] </w:t>
                </w:r>
              </w:p>
            </w:tc>
            <w:tc>
              <w:tcPr>
                <w:tcW w:w="0" w:type="auto"/>
                <w:hideMark/>
              </w:tcPr>
              <w:p w14:paraId="4015754B"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JUnit, "JUnit," [Online]. Available: https://junit.org/junit5/ .</w:t>
                </w:r>
              </w:p>
            </w:tc>
          </w:tr>
          <w:tr w:rsidR="00D65DF8" w:rsidRPr="00C307BC" w14:paraId="51532CF4" w14:textId="77777777">
            <w:trPr>
              <w:divId w:val="1508860858"/>
              <w:tblCellSpacing w:w="15" w:type="dxa"/>
            </w:trPr>
            <w:tc>
              <w:tcPr>
                <w:tcW w:w="50" w:type="pct"/>
                <w:hideMark/>
              </w:tcPr>
              <w:p w14:paraId="766678D6"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[17] </w:t>
                </w:r>
              </w:p>
            </w:tc>
            <w:tc>
              <w:tcPr>
                <w:tcW w:w="0" w:type="auto"/>
                <w:hideMark/>
              </w:tcPr>
              <w:p w14:paraId="5436B1E3"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Jenkins, "Jenkins," [Online]. Available: https://jenkins.io/.</w:t>
                </w:r>
              </w:p>
            </w:tc>
          </w:tr>
          <w:tr w:rsidR="00D65DF8" w:rsidRPr="00C307BC" w14:paraId="087AE8AA" w14:textId="77777777">
            <w:trPr>
              <w:divId w:val="1508860858"/>
              <w:tblCellSpacing w:w="15" w:type="dxa"/>
            </w:trPr>
            <w:tc>
              <w:tcPr>
                <w:tcW w:w="50" w:type="pct"/>
                <w:hideMark/>
              </w:tcPr>
              <w:p w14:paraId="7EF05E29"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[18] </w:t>
                </w:r>
              </w:p>
            </w:tc>
            <w:tc>
              <w:tcPr>
                <w:tcW w:w="0" w:type="auto"/>
                <w:hideMark/>
              </w:tcPr>
              <w:p w14:paraId="66593CB5"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Gregor Hohpe and Bobby Woolf, Enterprise Integration Patterns, Pearson Education, 2004. </w:t>
                </w:r>
              </w:p>
            </w:tc>
          </w:tr>
          <w:tr w:rsidR="00D65DF8" w:rsidRPr="00C307BC" w14:paraId="6EBC7689" w14:textId="77777777">
            <w:trPr>
              <w:divId w:val="1508860858"/>
              <w:tblCellSpacing w:w="15" w:type="dxa"/>
            </w:trPr>
            <w:tc>
              <w:tcPr>
                <w:tcW w:w="50" w:type="pct"/>
                <w:hideMark/>
              </w:tcPr>
              <w:p w14:paraId="6E3C6D5D"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[19] </w:t>
                </w:r>
              </w:p>
            </w:tc>
            <w:tc>
              <w:tcPr>
                <w:tcW w:w="0" w:type="auto"/>
                <w:hideMark/>
              </w:tcPr>
              <w:p w14:paraId="1F3C7E0D"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David A. Chappell, Enterprise Service Bus, O’Reilly, 2004. </w:t>
                </w:r>
              </w:p>
            </w:tc>
          </w:tr>
          <w:tr w:rsidR="00D65DF8" w:rsidRPr="00C307BC" w14:paraId="0D8F6C95" w14:textId="77777777">
            <w:trPr>
              <w:divId w:val="1508860858"/>
              <w:tblCellSpacing w:w="15" w:type="dxa"/>
            </w:trPr>
            <w:tc>
              <w:tcPr>
                <w:tcW w:w="50" w:type="pct"/>
                <w:hideMark/>
              </w:tcPr>
              <w:p w14:paraId="4F1C605A"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lastRenderedPageBreak/>
                  <w:t xml:space="preserve">[20] </w:t>
                </w:r>
              </w:p>
            </w:tc>
            <w:tc>
              <w:tcPr>
                <w:tcW w:w="0" w:type="auto"/>
                <w:hideMark/>
              </w:tcPr>
              <w:p w14:paraId="0EA93CD5"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Git, "Getting started - About version control," [Online]. Available: https://git-scm.com/book/en/v1/Getting-Started-About-Version-Control.</w:t>
                </w:r>
              </w:p>
            </w:tc>
          </w:tr>
        </w:tbl>
        <w:p w14:paraId="52454241" w14:textId="77777777" w:rsidR="00D65DF8" w:rsidRPr="00C307BC" w:rsidRDefault="00D65DF8">
          <w:pPr>
            <w:divId w:val="1508860858"/>
            <w:rPr>
              <w:rFonts w:ascii="Times New Roman" w:eastAsia="Times New Roman" w:hAnsi="Times New Roman" w:cs="Times New Roman"/>
              <w:noProof/>
              <w:sz w:val="26"/>
              <w:szCs w:val="26"/>
            </w:rPr>
          </w:pPr>
        </w:p>
        <w:p w14:paraId="11834978" w14:textId="77777777" w:rsidR="00D65DF8" w:rsidRPr="00C307BC" w:rsidRDefault="00D65DF8">
          <w:pPr>
            <w:rPr>
              <w:rFonts w:ascii="Times New Roman" w:hAnsi="Times New Roman" w:cs="Times New Roman"/>
              <w:sz w:val="26"/>
              <w:szCs w:val="26"/>
            </w:rPr>
          </w:pPr>
          <w:r w:rsidRPr="00C307BC">
            <w:rPr>
              <w:rFonts w:ascii="Times New Roman" w:hAnsi="Times New Roman" w:cs="Times New Roman"/>
              <w:b/>
              <w:bCs/>
              <w:sz w:val="26"/>
              <w:szCs w:val="26"/>
            </w:rPr>
            <w:fldChar w:fldCharType="end"/>
          </w:r>
        </w:p>
        <w:p w14:paraId="62B5A15D" w14:textId="11BE602E" w:rsidR="00685DB0" w:rsidRPr="00C307BC" w:rsidRDefault="001A36D2" w:rsidP="00D368D3">
          <w:pPr>
            <w:rPr>
              <w:rFonts w:ascii="Times New Roman" w:hAnsi="Times New Roman" w:cs="Times New Roman"/>
              <w:sz w:val="26"/>
              <w:szCs w:val="26"/>
            </w:rPr>
          </w:pPr>
        </w:p>
      </w:sdtContent>
    </w:sdt>
    <w:sectPr w:rsidR="00685DB0" w:rsidRPr="00C307BC" w:rsidSect="00796A7B">
      <w:type w:val="continuous"/>
      <w:pgSz w:w="12240" w:h="15840"/>
      <w:pgMar w:top="1134" w:right="1134" w:bottom="1134" w:left="1701" w:header="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3" w:author="Nguyen Toan" w:date="2018-05-05T22:21:00Z" w:initials="NT">
    <w:p w14:paraId="36B51D58" w14:textId="4CD08350" w:rsidR="009C452F" w:rsidRDefault="009C452F">
      <w:pPr>
        <w:pStyle w:val="CommentText"/>
      </w:pPr>
      <w:r>
        <w:rPr>
          <w:rStyle w:val="CommentReference"/>
        </w:rPr>
        <w:annotationRef/>
      </w:r>
      <w:r>
        <w:t>Chưa rõ nghĩa</w:t>
      </w:r>
    </w:p>
  </w:comment>
  <w:comment w:id="118" w:author="Nguyen Toan" w:date="2018-05-05T22:22:00Z" w:initials="NT">
    <w:p w14:paraId="1DD4E783" w14:textId="37798E54" w:rsidR="009C452F" w:rsidRDefault="009C452F">
      <w:pPr>
        <w:pStyle w:val="CommentText"/>
      </w:pPr>
      <w:r>
        <w:rPr>
          <w:rStyle w:val="CommentReference"/>
        </w:rPr>
        <w:annotationRef/>
      </w:r>
      <w:r>
        <w:t>Xem lại số thứ tự</w:t>
      </w:r>
    </w:p>
  </w:comment>
  <w:comment w:id="228" w:author="Nguyen Toan" w:date="2018-05-05T22:23:00Z" w:initials="NT">
    <w:p w14:paraId="1B94F534" w14:textId="27AD2626" w:rsidR="009C452F" w:rsidRDefault="009C452F">
      <w:pPr>
        <w:pStyle w:val="CommentText"/>
      </w:pPr>
      <w:r>
        <w:rPr>
          <w:rStyle w:val="CommentReference"/>
        </w:rPr>
        <w:annotationRef/>
      </w:r>
      <w:r>
        <w:t>Xem lại cách chú thích</w:t>
      </w:r>
    </w:p>
  </w:comment>
  <w:comment w:id="494" w:author="Nguyen Toan" w:date="2018-05-05T22:32:00Z" w:initials="NT">
    <w:p w14:paraId="2BC3F558" w14:textId="4AC2DDB0" w:rsidR="009C452F" w:rsidRDefault="009C452F">
      <w:pPr>
        <w:pStyle w:val="CommentText"/>
      </w:pPr>
      <w:r>
        <w:rPr>
          <w:rStyle w:val="CommentReference"/>
        </w:rPr>
        <w:annotationRef/>
      </w:r>
      <w:r>
        <w:t>Thêm mô tả muleesb</w:t>
      </w:r>
    </w:p>
  </w:comment>
  <w:comment w:id="559" w:author="Nguyen Toan" w:date="2018-05-05T22:46:00Z" w:initials="NT">
    <w:p w14:paraId="7F338199" w14:textId="722D0617" w:rsidR="009C452F" w:rsidRDefault="009C452F">
      <w:pPr>
        <w:pStyle w:val="CommentText"/>
      </w:pPr>
      <w:r>
        <w:rPr>
          <w:rStyle w:val="CommentReference"/>
        </w:rPr>
        <w:annotationRef/>
      </w:r>
      <w:r>
        <w:t>Lỗi chữ</w:t>
      </w:r>
    </w:p>
  </w:comment>
  <w:comment w:id="866" w:author="Nguyen Toan" w:date="2018-05-05T22:49:00Z" w:initials="NT">
    <w:p w14:paraId="5A6EA320" w14:textId="5B93AEE4" w:rsidR="009C452F" w:rsidRDefault="009C452F">
      <w:pPr>
        <w:pStyle w:val="CommentText"/>
      </w:pPr>
      <w:r>
        <w:rPr>
          <w:rStyle w:val="CommentReference"/>
        </w:rPr>
        <w:annotationRef/>
      </w:r>
      <w:r>
        <w:t>Thêm kết chương, before para  18 pt</w:t>
      </w:r>
    </w:p>
  </w:comment>
  <w:comment w:id="1292" w:author="Nguyen Toan" w:date="2018-05-05T22:52:00Z" w:initials="NT">
    <w:p w14:paraId="330C1F6F" w14:textId="7D5662E7" w:rsidR="009C452F" w:rsidRDefault="009C452F">
      <w:pPr>
        <w:pStyle w:val="CommentText"/>
      </w:pPr>
      <w:r>
        <w:rPr>
          <w:rStyle w:val="CommentReference"/>
        </w:rPr>
        <w:annotationRef/>
      </w:r>
      <w:r>
        <w:t>Thiếu trích dẫn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B51D58" w15:done="0"/>
  <w15:commentEx w15:paraId="1DD4E783" w15:done="0"/>
  <w15:commentEx w15:paraId="1B94F534" w15:done="0"/>
  <w15:commentEx w15:paraId="2BC3F558" w15:done="0"/>
  <w15:commentEx w15:paraId="7F338199" w15:done="0"/>
  <w15:commentEx w15:paraId="5A6EA320" w15:done="0"/>
  <w15:commentEx w15:paraId="330C1F6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0C2C65" w14:textId="77777777" w:rsidR="00866ACD" w:rsidRDefault="00866ACD">
      <w:pPr>
        <w:spacing w:line="240" w:lineRule="auto"/>
      </w:pPr>
      <w:r>
        <w:separator/>
      </w:r>
    </w:p>
  </w:endnote>
  <w:endnote w:type="continuationSeparator" w:id="0">
    <w:p w14:paraId="47418025" w14:textId="77777777" w:rsidR="00866ACD" w:rsidRDefault="00866A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CBB19" w14:textId="77777777" w:rsidR="009C452F" w:rsidRDefault="009C452F">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7035E2" w14:textId="77777777" w:rsidR="00866ACD" w:rsidRDefault="00866ACD">
      <w:pPr>
        <w:spacing w:line="240" w:lineRule="auto"/>
      </w:pPr>
      <w:r>
        <w:separator/>
      </w:r>
    </w:p>
  </w:footnote>
  <w:footnote w:type="continuationSeparator" w:id="0">
    <w:p w14:paraId="32AE2855" w14:textId="77777777" w:rsidR="00866ACD" w:rsidRDefault="00866AC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571672" w14:textId="77777777" w:rsidR="009C452F" w:rsidRDefault="009C452F">
    <w:pPr>
      <w:tabs>
        <w:tab w:val="center" w:pos="4680"/>
        <w:tab w:val="right" w:pos="9360"/>
      </w:tabs>
      <w:spacing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D29699" w14:textId="77777777" w:rsidR="009C452F" w:rsidRDefault="009C452F">
    <w:pPr>
      <w:tabs>
        <w:tab w:val="center" w:pos="4680"/>
        <w:tab w:val="right" w:pos="9360"/>
      </w:tabs>
      <w:spacing w:line="240" w:lineRule="auto"/>
      <w:jc w:val="center"/>
    </w:pPr>
  </w:p>
  <w:p w14:paraId="20E85502" w14:textId="77777777" w:rsidR="009C452F" w:rsidRDefault="009C452F">
    <w:pPr>
      <w:tabs>
        <w:tab w:val="center" w:pos="4680"/>
        <w:tab w:val="right" w:pos="9360"/>
      </w:tabs>
      <w:spacing w:line="240" w:lineRule="au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217664"/>
      <w:docPartObj>
        <w:docPartGallery w:val="Page Numbers (Top of Page)"/>
        <w:docPartUnique/>
      </w:docPartObj>
    </w:sdtPr>
    <w:sdtEndPr>
      <w:rPr>
        <w:noProof/>
      </w:rPr>
    </w:sdtEndPr>
    <w:sdtContent>
      <w:p w14:paraId="210FD4BD" w14:textId="660A361E" w:rsidR="009C452F" w:rsidRDefault="009C452F">
        <w:pPr>
          <w:pStyle w:val="Header"/>
          <w:jc w:val="center"/>
        </w:pPr>
        <w:r>
          <w:fldChar w:fldCharType="begin"/>
        </w:r>
        <w:r>
          <w:instrText xml:space="preserve"> PAGE   \* MERGEFORMAT </w:instrText>
        </w:r>
        <w:r>
          <w:fldChar w:fldCharType="separate"/>
        </w:r>
        <w:r w:rsidR="00C17FB2">
          <w:rPr>
            <w:noProof/>
          </w:rPr>
          <w:t>43</w:t>
        </w:r>
        <w:r>
          <w:rPr>
            <w:noProof/>
          </w:rPr>
          <w:fldChar w:fldCharType="end"/>
        </w:r>
      </w:p>
    </w:sdtContent>
  </w:sdt>
  <w:p w14:paraId="66F820E2" w14:textId="77777777" w:rsidR="009C452F" w:rsidRDefault="009C452F">
    <w:pPr>
      <w:tabs>
        <w:tab w:val="center" w:pos="4680"/>
        <w:tab w:val="right" w:pos="9360"/>
      </w:tabs>
      <w:spacing w:line="240" w:lineRule="aut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0DC47" w14:textId="77777777" w:rsidR="009C452F" w:rsidRDefault="009C452F">
    <w:pPr>
      <w:tabs>
        <w:tab w:val="center" w:pos="4680"/>
        <w:tab w:val="right" w:pos="9360"/>
      </w:tabs>
      <w:spacing w:line="240" w:lineRule="auto"/>
      <w:jc w:val="center"/>
    </w:pPr>
  </w:p>
  <w:p w14:paraId="7C1F4DD5" w14:textId="77777777" w:rsidR="009C452F" w:rsidRDefault="009C452F">
    <w:pPr>
      <w:tabs>
        <w:tab w:val="center" w:pos="4680"/>
        <w:tab w:val="right" w:pos="9360"/>
      </w:tabs>
      <w:spacing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F1E0C"/>
    <w:multiLevelType w:val="multilevel"/>
    <w:tmpl w:val="06428626"/>
    <w:lvl w:ilvl="0">
      <w:start w:val="1"/>
      <w:numFmt w:val="decimal"/>
      <w:lvlText w:val="%1."/>
      <w:lvlJc w:val="left"/>
      <w:pPr>
        <w:ind w:left="360" w:hanging="360"/>
      </w:pPr>
      <w:rPr>
        <w:rFonts w:hint="default"/>
        <w:b/>
        <w:i w:val="0"/>
        <w:sz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7882056"/>
    <w:multiLevelType w:val="hybridMultilevel"/>
    <w:tmpl w:val="5E84494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826531C"/>
    <w:multiLevelType w:val="hybridMultilevel"/>
    <w:tmpl w:val="6016BF2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nsid w:val="08292CD5"/>
    <w:multiLevelType w:val="multilevel"/>
    <w:tmpl w:val="6B82F2F6"/>
    <w:lvl w:ilvl="0">
      <w:start w:val="1"/>
      <w:numFmt w:val="decimal"/>
      <w:lvlText w:val="Chương %1."/>
      <w:lvlJc w:val="left"/>
      <w:pPr>
        <w:ind w:left="360" w:hanging="360"/>
      </w:pPr>
      <w:rPr>
        <w:rFonts w:ascii="Times New Roman" w:hAnsi="Times New Roman" w:hint="default"/>
        <w:b w:val="0"/>
        <w:i w:val="0"/>
        <w:sz w:val="28"/>
      </w:rPr>
    </w:lvl>
    <w:lvl w:ilvl="1">
      <w:start w:val="1"/>
      <w:numFmt w:val="decimal"/>
      <w:lvlText w:val="%1.%2. "/>
      <w:lvlJc w:val="left"/>
      <w:pPr>
        <w:ind w:left="792" w:hanging="432"/>
      </w:pPr>
      <w:rPr>
        <w:rFonts w:hint="default"/>
      </w:rPr>
    </w:lvl>
    <w:lvl w:ilvl="2">
      <w:start w:val="1"/>
      <w:numFmt w:val="none"/>
      <w:lvlText w:val="%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4.7.%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8CD4FAA"/>
    <w:multiLevelType w:val="hybridMultilevel"/>
    <w:tmpl w:val="BAF83926"/>
    <w:lvl w:ilvl="0" w:tplc="D2B619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8DA340D"/>
    <w:multiLevelType w:val="multilevel"/>
    <w:tmpl w:val="26341E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0A3A72D3"/>
    <w:multiLevelType w:val="hybridMultilevel"/>
    <w:tmpl w:val="9062657A"/>
    <w:lvl w:ilvl="0" w:tplc="8BE41F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E5666F"/>
    <w:multiLevelType w:val="hybridMultilevel"/>
    <w:tmpl w:val="E48093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0DA94B7B"/>
    <w:multiLevelType w:val="multilevel"/>
    <w:tmpl w:val="D1B23830"/>
    <w:lvl w:ilvl="0">
      <w:start w:val="1"/>
      <w:numFmt w:val="bullet"/>
      <w:lvlText w:val=""/>
      <w:lvlJc w:val="left"/>
      <w:pPr>
        <w:ind w:left="360" w:hanging="360"/>
      </w:pPr>
      <w:rPr>
        <w:rFonts w:ascii="Symbol" w:hAnsi="Symbol"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0EBB5A31"/>
    <w:multiLevelType w:val="hybridMultilevel"/>
    <w:tmpl w:val="BADAB0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nsid w:val="10A408F1"/>
    <w:multiLevelType w:val="hybridMultilevel"/>
    <w:tmpl w:val="99DAA85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13CC35D0"/>
    <w:multiLevelType w:val="hybridMultilevel"/>
    <w:tmpl w:val="603694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169040EF"/>
    <w:multiLevelType w:val="hybridMultilevel"/>
    <w:tmpl w:val="91249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7EB365F"/>
    <w:multiLevelType w:val="multilevel"/>
    <w:tmpl w:val="1C9A88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1A3A47E3"/>
    <w:multiLevelType w:val="multilevel"/>
    <w:tmpl w:val="2FD69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AE7495D"/>
    <w:multiLevelType w:val="hybridMultilevel"/>
    <w:tmpl w:val="74568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C1F7CF9"/>
    <w:multiLevelType w:val="hybridMultilevel"/>
    <w:tmpl w:val="861A245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nsid w:val="1DF73EF0"/>
    <w:multiLevelType w:val="hybridMultilevel"/>
    <w:tmpl w:val="7604E508"/>
    <w:lvl w:ilvl="0" w:tplc="B0B0FAFA">
      <w:start w:val="1"/>
      <w:numFmt w:val="decimal"/>
      <w:lvlText w:val="1.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nsid w:val="1E927363"/>
    <w:multiLevelType w:val="hybridMultilevel"/>
    <w:tmpl w:val="CEEE2B3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214A4612"/>
    <w:multiLevelType w:val="multilevel"/>
    <w:tmpl w:val="DAFCA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4DE0CE9"/>
    <w:multiLevelType w:val="hybridMultilevel"/>
    <w:tmpl w:val="E9DAD6C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26722AF5"/>
    <w:multiLevelType w:val="multilevel"/>
    <w:tmpl w:val="4EF8F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295E46BF"/>
    <w:multiLevelType w:val="hybridMultilevel"/>
    <w:tmpl w:val="95BCBE6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2AAD7750"/>
    <w:multiLevelType w:val="hybridMultilevel"/>
    <w:tmpl w:val="00307DF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4">
    <w:nsid w:val="2C1B3F83"/>
    <w:multiLevelType w:val="hybridMultilevel"/>
    <w:tmpl w:val="842C22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2E5810F7"/>
    <w:multiLevelType w:val="hybridMultilevel"/>
    <w:tmpl w:val="FD0AF65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nsid w:val="31F55366"/>
    <w:multiLevelType w:val="hybridMultilevel"/>
    <w:tmpl w:val="4986E9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32714ADB"/>
    <w:multiLevelType w:val="multilevel"/>
    <w:tmpl w:val="3190B5F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nsid w:val="339D4641"/>
    <w:multiLevelType w:val="hybridMultilevel"/>
    <w:tmpl w:val="DC068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1F9205E"/>
    <w:multiLevelType w:val="hybridMultilevel"/>
    <w:tmpl w:val="D3E6C75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43F55588"/>
    <w:multiLevelType w:val="multilevel"/>
    <w:tmpl w:val="A0B84E82"/>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4C1A3523"/>
    <w:multiLevelType w:val="multilevel"/>
    <w:tmpl w:val="676E8122"/>
    <w:lvl w:ilvl="0">
      <w:start w:val="1"/>
      <w:numFmt w:val="decimal"/>
      <w:lvlText w:val="2.3.%1."/>
      <w:lvlJc w:val="left"/>
      <w:pPr>
        <w:ind w:left="720" w:hanging="360"/>
      </w:pPr>
      <w:rPr>
        <w:rFonts w:hint="default"/>
        <w:u w:val="none"/>
      </w:rPr>
    </w:lvl>
    <w:lvl w:ilvl="1">
      <w:start w:val="1"/>
      <w:numFmt w:val="decimal"/>
      <w:lvlText w:val="2.%2."/>
      <w:lvlJc w:val="left"/>
      <w:pPr>
        <w:ind w:left="1440" w:hanging="360"/>
      </w:pPr>
      <w:rPr>
        <w:rFonts w:hint="default"/>
        <w:u w:val="none"/>
      </w:rPr>
    </w:lvl>
    <w:lvl w:ilvl="2">
      <w:start w:val="1"/>
      <w:numFmt w:val="decimal"/>
      <w:lvlText w:val="2.3.%3."/>
      <w:lvlJc w:val="left"/>
      <w:pPr>
        <w:ind w:left="2160" w:hanging="360"/>
      </w:pPr>
      <w:rPr>
        <w:rFonts w:hint="default"/>
        <w:u w:val="none"/>
      </w:rPr>
    </w:lvl>
    <w:lvl w:ilvl="3">
      <w:start w:val="1"/>
      <w:numFmt w:val="decimal"/>
      <w:lvlText w:val="%1.○.■.%4."/>
      <w:lvlJc w:val="right"/>
      <w:pPr>
        <w:ind w:left="2880" w:hanging="360"/>
      </w:pPr>
      <w:rPr>
        <w:rFonts w:hint="default"/>
        <w:u w:val="none"/>
      </w:rPr>
    </w:lvl>
    <w:lvl w:ilvl="4">
      <w:start w:val="1"/>
      <w:numFmt w:val="decimal"/>
      <w:lvlText w:val="%1.○.■.%4.%5."/>
      <w:lvlJc w:val="right"/>
      <w:pPr>
        <w:ind w:left="3600" w:hanging="360"/>
      </w:pPr>
      <w:rPr>
        <w:rFonts w:hint="default"/>
        <w:u w:val="none"/>
      </w:rPr>
    </w:lvl>
    <w:lvl w:ilvl="5">
      <w:start w:val="1"/>
      <w:numFmt w:val="decimal"/>
      <w:lvlText w:val="%1.○.■.%4.%5.%6."/>
      <w:lvlJc w:val="right"/>
      <w:pPr>
        <w:ind w:left="4320" w:hanging="360"/>
      </w:pPr>
      <w:rPr>
        <w:rFonts w:hint="default"/>
        <w:u w:val="none"/>
      </w:rPr>
    </w:lvl>
    <w:lvl w:ilvl="6">
      <w:start w:val="1"/>
      <w:numFmt w:val="decimal"/>
      <w:lvlText w:val="%1.○.■.%4.%5.%6.%7."/>
      <w:lvlJc w:val="right"/>
      <w:pPr>
        <w:ind w:left="5040" w:hanging="360"/>
      </w:pPr>
      <w:rPr>
        <w:rFonts w:hint="default"/>
        <w:u w:val="none"/>
      </w:rPr>
    </w:lvl>
    <w:lvl w:ilvl="7">
      <w:start w:val="1"/>
      <w:numFmt w:val="decimal"/>
      <w:lvlText w:val="%1.○.■.%4.%5.%6.%7.%8."/>
      <w:lvlJc w:val="right"/>
      <w:pPr>
        <w:ind w:left="5760" w:hanging="360"/>
      </w:pPr>
      <w:rPr>
        <w:rFonts w:hint="default"/>
        <w:u w:val="none"/>
      </w:rPr>
    </w:lvl>
    <w:lvl w:ilvl="8">
      <w:start w:val="1"/>
      <w:numFmt w:val="decimal"/>
      <w:lvlText w:val="%1.○.■.%4.%5.%6.%7.%8.%9."/>
      <w:lvlJc w:val="right"/>
      <w:pPr>
        <w:ind w:left="6480" w:hanging="360"/>
      </w:pPr>
      <w:rPr>
        <w:rFonts w:hint="default"/>
        <w:u w:val="none"/>
      </w:rPr>
    </w:lvl>
  </w:abstractNum>
  <w:abstractNum w:abstractNumId="32">
    <w:nsid w:val="4D544E01"/>
    <w:multiLevelType w:val="hybridMultilevel"/>
    <w:tmpl w:val="69821E4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4F8030BC"/>
    <w:multiLevelType w:val="multilevel"/>
    <w:tmpl w:val="B6485B3A"/>
    <w:lvl w:ilvl="0">
      <w:start w:val="1"/>
      <w:numFmt w:val="decimal"/>
      <w:lvlText w:val="CHƯƠNG %1."/>
      <w:lvlJc w:val="left"/>
      <w:pPr>
        <w:ind w:left="360" w:hanging="360"/>
      </w:pPr>
      <w:rPr>
        <w:rFonts w:ascii="Times New Roman" w:hAnsi="Times New Roman" w:hint="default"/>
        <w:b/>
        <w:i w:val="0"/>
        <w:sz w:val="28"/>
      </w:rPr>
    </w:lvl>
    <w:lvl w:ilvl="1">
      <w:start w:val="1"/>
      <w:numFmt w:val="decimal"/>
      <w:lvlText w:val="%1.%2. "/>
      <w:lvlJc w:val="left"/>
      <w:pPr>
        <w:ind w:left="792" w:hanging="432"/>
      </w:pPr>
      <w:rPr>
        <w:rFonts w:hint="default"/>
      </w:rPr>
    </w:lvl>
    <w:lvl w:ilvl="2">
      <w:start w:val="1"/>
      <w:numFmt w:val="none"/>
      <w:lvlText w:val="%1.%2."/>
      <w:lvlJc w:val="left"/>
      <w:pPr>
        <w:ind w:left="1224" w:hanging="504"/>
      </w:pPr>
      <w:rPr>
        <w:rFonts w:hint="default"/>
      </w:rPr>
    </w:lvl>
    <w:lvl w:ilvl="3">
      <w:start w:val="1"/>
      <w:numFmt w:val="decimal"/>
      <w:lvlText w:val="%1.%2.%3%4."/>
      <w:lvlJc w:val="left"/>
      <w:pPr>
        <w:ind w:left="1728" w:hanging="648"/>
      </w:pPr>
      <w:rPr>
        <w:rFonts w:hint="default"/>
        <w:b/>
      </w:rPr>
    </w:lvl>
    <w:lvl w:ilvl="4">
      <w:start w:val="1"/>
      <w:numFmt w:val="decimal"/>
      <w:lvlText w:val="%1.%2.%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59832F2C"/>
    <w:multiLevelType w:val="hybridMultilevel"/>
    <w:tmpl w:val="C87E27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ECF01E2"/>
    <w:multiLevelType w:val="hybridMultilevel"/>
    <w:tmpl w:val="D2384B4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nsid w:val="5FB4473A"/>
    <w:multiLevelType w:val="hybridMultilevel"/>
    <w:tmpl w:val="79E25A9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nsid w:val="651C2BC2"/>
    <w:multiLevelType w:val="multilevel"/>
    <w:tmpl w:val="ECB22AD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nsid w:val="65F83673"/>
    <w:multiLevelType w:val="hybridMultilevel"/>
    <w:tmpl w:val="0E0C58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89561AD"/>
    <w:multiLevelType w:val="multilevel"/>
    <w:tmpl w:val="A0B84E82"/>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695D74F7"/>
    <w:multiLevelType w:val="hybridMultilevel"/>
    <w:tmpl w:val="6B7CE106"/>
    <w:lvl w:ilvl="0" w:tplc="04090001">
      <w:start w:val="1"/>
      <w:numFmt w:val="bullet"/>
      <w:lvlText w:val=""/>
      <w:lvlJc w:val="left"/>
      <w:pPr>
        <w:ind w:left="1440" w:hanging="360"/>
      </w:pPr>
      <w:rPr>
        <w:rFonts w:ascii="Symbol" w:hAnsi="Symbol" w:hint="default"/>
      </w:rPr>
    </w:lvl>
    <w:lvl w:ilvl="1" w:tplc="624EB17A">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E191566"/>
    <w:multiLevelType w:val="hybridMultilevel"/>
    <w:tmpl w:val="B19E958A"/>
    <w:lvl w:ilvl="0" w:tplc="FB38410A">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2">
    <w:nsid w:val="6E602855"/>
    <w:multiLevelType w:val="hybridMultilevel"/>
    <w:tmpl w:val="19F07C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nsid w:val="70606F8D"/>
    <w:multiLevelType w:val="multilevel"/>
    <w:tmpl w:val="ECB22AD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4">
    <w:nsid w:val="74CC7671"/>
    <w:multiLevelType w:val="hybridMultilevel"/>
    <w:tmpl w:val="2190D1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5">
    <w:nsid w:val="75D406D5"/>
    <w:multiLevelType w:val="hybridMultilevel"/>
    <w:tmpl w:val="84E49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6160ECB"/>
    <w:multiLevelType w:val="hybridMultilevel"/>
    <w:tmpl w:val="8B2CB5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782B61A6"/>
    <w:multiLevelType w:val="hybridMultilevel"/>
    <w:tmpl w:val="E6FA99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nsid w:val="79C55C90"/>
    <w:multiLevelType w:val="multilevel"/>
    <w:tmpl w:val="A5704E90"/>
    <w:lvl w:ilvl="0">
      <w:start w:val="1"/>
      <w:numFmt w:val="decimal"/>
      <w:lvlText w:val="2.3.%1."/>
      <w:lvlJc w:val="left"/>
      <w:pPr>
        <w:ind w:left="720" w:hanging="360"/>
      </w:pPr>
      <w:rPr>
        <w:rFonts w:hint="default"/>
        <w:u w:val="none"/>
      </w:rPr>
    </w:lvl>
    <w:lvl w:ilvl="1">
      <w:start w:val="1"/>
      <w:numFmt w:val="decimal"/>
      <w:lvlText w:val="2.%2."/>
      <w:lvlJc w:val="left"/>
      <w:pPr>
        <w:ind w:left="1440" w:hanging="360"/>
      </w:pPr>
      <w:rPr>
        <w:rFonts w:hint="default"/>
        <w:u w:val="none"/>
      </w:rPr>
    </w:lvl>
    <w:lvl w:ilvl="2">
      <w:start w:val="1"/>
      <w:numFmt w:val="decimal"/>
      <w:lvlText w:val="2.3.%3."/>
      <w:lvlJc w:val="left"/>
      <w:pPr>
        <w:ind w:left="2160" w:hanging="360"/>
      </w:pPr>
      <w:rPr>
        <w:rFonts w:hint="default"/>
        <w:u w:val="none"/>
      </w:rPr>
    </w:lvl>
    <w:lvl w:ilvl="3">
      <w:start w:val="1"/>
      <w:numFmt w:val="decimal"/>
      <w:lvlText w:val="%1.○.■.%4."/>
      <w:lvlJc w:val="right"/>
      <w:pPr>
        <w:ind w:left="2880" w:hanging="360"/>
      </w:pPr>
      <w:rPr>
        <w:rFonts w:hint="default"/>
        <w:u w:val="none"/>
      </w:rPr>
    </w:lvl>
    <w:lvl w:ilvl="4">
      <w:start w:val="1"/>
      <w:numFmt w:val="decimal"/>
      <w:lvlText w:val="%1.○.■.%4.%5."/>
      <w:lvlJc w:val="right"/>
      <w:pPr>
        <w:ind w:left="3600" w:hanging="360"/>
      </w:pPr>
      <w:rPr>
        <w:rFonts w:hint="default"/>
        <w:u w:val="none"/>
      </w:rPr>
    </w:lvl>
    <w:lvl w:ilvl="5">
      <w:start w:val="1"/>
      <w:numFmt w:val="decimal"/>
      <w:lvlText w:val="%1.○.■.%4.%5.%6."/>
      <w:lvlJc w:val="right"/>
      <w:pPr>
        <w:ind w:left="4320" w:hanging="360"/>
      </w:pPr>
      <w:rPr>
        <w:rFonts w:hint="default"/>
        <w:u w:val="none"/>
      </w:rPr>
    </w:lvl>
    <w:lvl w:ilvl="6">
      <w:start w:val="1"/>
      <w:numFmt w:val="decimal"/>
      <w:lvlText w:val="%1.○.■.%4.%5.%6.%7."/>
      <w:lvlJc w:val="right"/>
      <w:pPr>
        <w:ind w:left="5040" w:hanging="360"/>
      </w:pPr>
      <w:rPr>
        <w:rFonts w:hint="default"/>
        <w:u w:val="none"/>
      </w:rPr>
    </w:lvl>
    <w:lvl w:ilvl="7">
      <w:start w:val="1"/>
      <w:numFmt w:val="decimal"/>
      <w:lvlText w:val="%1.○.■.%4.%5.%6.%7.%8."/>
      <w:lvlJc w:val="right"/>
      <w:pPr>
        <w:ind w:left="5760" w:hanging="360"/>
      </w:pPr>
      <w:rPr>
        <w:rFonts w:hint="default"/>
        <w:u w:val="none"/>
      </w:rPr>
    </w:lvl>
    <w:lvl w:ilvl="8">
      <w:start w:val="1"/>
      <w:numFmt w:val="decimal"/>
      <w:lvlText w:val="%1.○.■.%4.%5.%6.%7.%8.%9."/>
      <w:lvlJc w:val="right"/>
      <w:pPr>
        <w:ind w:left="6480" w:hanging="360"/>
      </w:pPr>
      <w:rPr>
        <w:rFonts w:hint="default"/>
        <w:u w:val="none"/>
      </w:rPr>
    </w:lvl>
  </w:abstractNum>
  <w:num w:numId="1">
    <w:abstractNumId w:val="5"/>
  </w:num>
  <w:num w:numId="2">
    <w:abstractNumId w:val="21"/>
  </w:num>
  <w:num w:numId="3">
    <w:abstractNumId w:val="13"/>
  </w:num>
  <w:num w:numId="4">
    <w:abstractNumId w:val="39"/>
  </w:num>
  <w:num w:numId="5">
    <w:abstractNumId w:val="27"/>
  </w:num>
  <w:num w:numId="6">
    <w:abstractNumId w:val="47"/>
  </w:num>
  <w:num w:numId="7">
    <w:abstractNumId w:val="15"/>
  </w:num>
  <w:num w:numId="8">
    <w:abstractNumId w:val="24"/>
  </w:num>
  <w:num w:numId="9">
    <w:abstractNumId w:val="46"/>
  </w:num>
  <w:num w:numId="10">
    <w:abstractNumId w:val="2"/>
  </w:num>
  <w:num w:numId="11">
    <w:abstractNumId w:val="36"/>
  </w:num>
  <w:num w:numId="12">
    <w:abstractNumId w:val="33"/>
  </w:num>
  <w:num w:numId="13">
    <w:abstractNumId w:val="48"/>
  </w:num>
  <w:num w:numId="14">
    <w:abstractNumId w:val="31"/>
  </w:num>
  <w:num w:numId="15">
    <w:abstractNumId w:val="3"/>
  </w:num>
  <w:num w:numId="16">
    <w:abstractNumId w:val="25"/>
  </w:num>
  <w:num w:numId="17">
    <w:abstractNumId w:val="16"/>
  </w:num>
  <w:num w:numId="18">
    <w:abstractNumId w:val="9"/>
  </w:num>
  <w:num w:numId="19">
    <w:abstractNumId w:val="4"/>
  </w:num>
  <w:num w:numId="20">
    <w:abstractNumId w:val="34"/>
  </w:num>
  <w:num w:numId="21">
    <w:abstractNumId w:val="38"/>
  </w:num>
  <w:num w:numId="22">
    <w:abstractNumId w:val="44"/>
  </w:num>
  <w:num w:numId="23">
    <w:abstractNumId w:val="28"/>
  </w:num>
  <w:num w:numId="24">
    <w:abstractNumId w:val="6"/>
  </w:num>
  <w:num w:numId="25">
    <w:abstractNumId w:val="19"/>
  </w:num>
  <w:num w:numId="26">
    <w:abstractNumId w:val="45"/>
  </w:num>
  <w:num w:numId="27">
    <w:abstractNumId w:val="37"/>
  </w:num>
  <w:num w:numId="28">
    <w:abstractNumId w:val="41"/>
  </w:num>
  <w:num w:numId="29">
    <w:abstractNumId w:val="43"/>
  </w:num>
  <w:num w:numId="30">
    <w:abstractNumId w:val="1"/>
  </w:num>
  <w:num w:numId="31">
    <w:abstractNumId w:val="26"/>
  </w:num>
  <w:num w:numId="32">
    <w:abstractNumId w:val="29"/>
  </w:num>
  <w:num w:numId="33">
    <w:abstractNumId w:val="7"/>
  </w:num>
  <w:num w:numId="34">
    <w:abstractNumId w:val="11"/>
  </w:num>
  <w:num w:numId="35">
    <w:abstractNumId w:val="22"/>
  </w:num>
  <w:num w:numId="36">
    <w:abstractNumId w:val="42"/>
  </w:num>
  <w:num w:numId="37">
    <w:abstractNumId w:val="18"/>
  </w:num>
  <w:num w:numId="38">
    <w:abstractNumId w:val="23"/>
  </w:num>
  <w:num w:numId="39">
    <w:abstractNumId w:val="10"/>
  </w:num>
  <w:num w:numId="40">
    <w:abstractNumId w:val="20"/>
  </w:num>
  <w:num w:numId="41">
    <w:abstractNumId w:val="40"/>
  </w:num>
  <w:num w:numId="42">
    <w:abstractNumId w:val="32"/>
  </w:num>
  <w:num w:numId="43">
    <w:abstractNumId w:val="35"/>
  </w:num>
  <w:num w:numId="44">
    <w:abstractNumId w:val="17"/>
  </w:num>
  <w:num w:numId="45">
    <w:abstractNumId w:val="14"/>
  </w:num>
  <w:num w:numId="46">
    <w:abstractNumId w:val="12"/>
  </w:num>
  <w:num w:numId="47">
    <w:abstractNumId w:val="0"/>
  </w:num>
  <w:num w:numId="48">
    <w:abstractNumId w:val="30"/>
  </w:num>
  <w:num w:numId="49">
    <w:abstractNumId w:val="8"/>
  </w:num>
  <w:numIdMacAtCleanup w:val="1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guyen Toan">
    <w15:presenceInfo w15:providerId="Windows Live" w15:userId="c5d807521248979b"/>
  </w15:person>
  <w15:person w15:author="Đinh Thị Loan - ITC">
    <w15:presenceInfo w15:providerId="AD" w15:userId="S-1-5-21-3038355871-1633828557-1741136739-342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17B"/>
    <w:rsid w:val="0000105E"/>
    <w:rsid w:val="00001180"/>
    <w:rsid w:val="000011B9"/>
    <w:rsid w:val="00001B7A"/>
    <w:rsid w:val="00001FF3"/>
    <w:rsid w:val="00002712"/>
    <w:rsid w:val="00002E6E"/>
    <w:rsid w:val="0000348B"/>
    <w:rsid w:val="000037BF"/>
    <w:rsid w:val="00003876"/>
    <w:rsid w:val="00003EB5"/>
    <w:rsid w:val="00005879"/>
    <w:rsid w:val="00005A8D"/>
    <w:rsid w:val="000067AF"/>
    <w:rsid w:val="000067CF"/>
    <w:rsid w:val="00006E12"/>
    <w:rsid w:val="000103C8"/>
    <w:rsid w:val="00010447"/>
    <w:rsid w:val="000106D4"/>
    <w:rsid w:val="00011308"/>
    <w:rsid w:val="0001132A"/>
    <w:rsid w:val="0001201E"/>
    <w:rsid w:val="000124B3"/>
    <w:rsid w:val="00012801"/>
    <w:rsid w:val="00012EC1"/>
    <w:rsid w:val="000134E3"/>
    <w:rsid w:val="0001502A"/>
    <w:rsid w:val="00015D89"/>
    <w:rsid w:val="00015DBC"/>
    <w:rsid w:val="000164A6"/>
    <w:rsid w:val="00017C7A"/>
    <w:rsid w:val="000200D2"/>
    <w:rsid w:val="00020A80"/>
    <w:rsid w:val="00021883"/>
    <w:rsid w:val="000219FA"/>
    <w:rsid w:val="00021C4F"/>
    <w:rsid w:val="000227F4"/>
    <w:rsid w:val="00023C0C"/>
    <w:rsid w:val="00023CAF"/>
    <w:rsid w:val="000241D7"/>
    <w:rsid w:val="00024364"/>
    <w:rsid w:val="0002454F"/>
    <w:rsid w:val="00024726"/>
    <w:rsid w:val="0002512F"/>
    <w:rsid w:val="000252C4"/>
    <w:rsid w:val="00025CD6"/>
    <w:rsid w:val="000264BE"/>
    <w:rsid w:val="000266FE"/>
    <w:rsid w:val="00026A73"/>
    <w:rsid w:val="00026D8F"/>
    <w:rsid w:val="0002782C"/>
    <w:rsid w:val="00030305"/>
    <w:rsid w:val="0003083D"/>
    <w:rsid w:val="00030A1C"/>
    <w:rsid w:val="00030BF6"/>
    <w:rsid w:val="00031D61"/>
    <w:rsid w:val="00031F23"/>
    <w:rsid w:val="00031F8E"/>
    <w:rsid w:val="000327DB"/>
    <w:rsid w:val="00032804"/>
    <w:rsid w:val="0003288D"/>
    <w:rsid w:val="00032A7F"/>
    <w:rsid w:val="00034EA3"/>
    <w:rsid w:val="00036A00"/>
    <w:rsid w:val="00037894"/>
    <w:rsid w:val="00037E36"/>
    <w:rsid w:val="00042161"/>
    <w:rsid w:val="00042346"/>
    <w:rsid w:val="00042C70"/>
    <w:rsid w:val="00042E32"/>
    <w:rsid w:val="000437D3"/>
    <w:rsid w:val="00044B3C"/>
    <w:rsid w:val="000451C8"/>
    <w:rsid w:val="00046350"/>
    <w:rsid w:val="00046705"/>
    <w:rsid w:val="000505C8"/>
    <w:rsid w:val="00050E07"/>
    <w:rsid w:val="0005112B"/>
    <w:rsid w:val="000511C0"/>
    <w:rsid w:val="00051CFB"/>
    <w:rsid w:val="00052281"/>
    <w:rsid w:val="00052FC7"/>
    <w:rsid w:val="00053AF8"/>
    <w:rsid w:val="0005573C"/>
    <w:rsid w:val="0005595E"/>
    <w:rsid w:val="00055B2F"/>
    <w:rsid w:val="00057827"/>
    <w:rsid w:val="000600EE"/>
    <w:rsid w:val="00060139"/>
    <w:rsid w:val="00060272"/>
    <w:rsid w:val="00060518"/>
    <w:rsid w:val="00060F47"/>
    <w:rsid w:val="0006188D"/>
    <w:rsid w:val="00061954"/>
    <w:rsid w:val="00061FA0"/>
    <w:rsid w:val="00062D91"/>
    <w:rsid w:val="0006319C"/>
    <w:rsid w:val="00063812"/>
    <w:rsid w:val="00063990"/>
    <w:rsid w:val="000641BD"/>
    <w:rsid w:val="00065507"/>
    <w:rsid w:val="000659D1"/>
    <w:rsid w:val="00067D18"/>
    <w:rsid w:val="000702B4"/>
    <w:rsid w:val="00071121"/>
    <w:rsid w:val="00072F86"/>
    <w:rsid w:val="00073045"/>
    <w:rsid w:val="00073AB1"/>
    <w:rsid w:val="00074CEE"/>
    <w:rsid w:val="000758A1"/>
    <w:rsid w:val="000766C2"/>
    <w:rsid w:val="000776D2"/>
    <w:rsid w:val="00081028"/>
    <w:rsid w:val="000818BC"/>
    <w:rsid w:val="00081BCE"/>
    <w:rsid w:val="0008322A"/>
    <w:rsid w:val="0008469C"/>
    <w:rsid w:val="00085820"/>
    <w:rsid w:val="00085A02"/>
    <w:rsid w:val="00085A4F"/>
    <w:rsid w:val="00086118"/>
    <w:rsid w:val="000877EF"/>
    <w:rsid w:val="00090127"/>
    <w:rsid w:val="0009043C"/>
    <w:rsid w:val="000904CF"/>
    <w:rsid w:val="00090819"/>
    <w:rsid w:val="00090B4C"/>
    <w:rsid w:val="000910BC"/>
    <w:rsid w:val="000911EB"/>
    <w:rsid w:val="0009278C"/>
    <w:rsid w:val="00092842"/>
    <w:rsid w:val="00093D51"/>
    <w:rsid w:val="00093E36"/>
    <w:rsid w:val="00093E98"/>
    <w:rsid w:val="00094484"/>
    <w:rsid w:val="00094FEB"/>
    <w:rsid w:val="00095629"/>
    <w:rsid w:val="00095CAE"/>
    <w:rsid w:val="00095CD9"/>
    <w:rsid w:val="00096069"/>
    <w:rsid w:val="00096643"/>
    <w:rsid w:val="0009666D"/>
    <w:rsid w:val="0009672D"/>
    <w:rsid w:val="00096DE6"/>
    <w:rsid w:val="00097926"/>
    <w:rsid w:val="00097A7B"/>
    <w:rsid w:val="000A02C1"/>
    <w:rsid w:val="000A0DEB"/>
    <w:rsid w:val="000A1F68"/>
    <w:rsid w:val="000A216A"/>
    <w:rsid w:val="000A2A14"/>
    <w:rsid w:val="000A2AAC"/>
    <w:rsid w:val="000A2DB1"/>
    <w:rsid w:val="000A2DF9"/>
    <w:rsid w:val="000A331B"/>
    <w:rsid w:val="000A3434"/>
    <w:rsid w:val="000A3C93"/>
    <w:rsid w:val="000A45FC"/>
    <w:rsid w:val="000A460D"/>
    <w:rsid w:val="000A49CA"/>
    <w:rsid w:val="000A4F41"/>
    <w:rsid w:val="000A5A67"/>
    <w:rsid w:val="000A6383"/>
    <w:rsid w:val="000A7165"/>
    <w:rsid w:val="000A730A"/>
    <w:rsid w:val="000B04C5"/>
    <w:rsid w:val="000B0DB8"/>
    <w:rsid w:val="000B27B9"/>
    <w:rsid w:val="000B28B0"/>
    <w:rsid w:val="000B2BD9"/>
    <w:rsid w:val="000B352D"/>
    <w:rsid w:val="000B4069"/>
    <w:rsid w:val="000B47F9"/>
    <w:rsid w:val="000B4AFA"/>
    <w:rsid w:val="000B4F63"/>
    <w:rsid w:val="000B5294"/>
    <w:rsid w:val="000B56C9"/>
    <w:rsid w:val="000B5AB2"/>
    <w:rsid w:val="000B7457"/>
    <w:rsid w:val="000C0022"/>
    <w:rsid w:val="000C0B37"/>
    <w:rsid w:val="000C1227"/>
    <w:rsid w:val="000C1557"/>
    <w:rsid w:val="000C1811"/>
    <w:rsid w:val="000C1F8C"/>
    <w:rsid w:val="000C23C5"/>
    <w:rsid w:val="000C2440"/>
    <w:rsid w:val="000C2950"/>
    <w:rsid w:val="000C2EA9"/>
    <w:rsid w:val="000C3968"/>
    <w:rsid w:val="000C3F05"/>
    <w:rsid w:val="000C41C6"/>
    <w:rsid w:val="000C5B7F"/>
    <w:rsid w:val="000C5C3A"/>
    <w:rsid w:val="000C62AF"/>
    <w:rsid w:val="000C6B6C"/>
    <w:rsid w:val="000C6D2A"/>
    <w:rsid w:val="000C70B2"/>
    <w:rsid w:val="000C71AA"/>
    <w:rsid w:val="000C72CA"/>
    <w:rsid w:val="000C73F1"/>
    <w:rsid w:val="000C768C"/>
    <w:rsid w:val="000C7E36"/>
    <w:rsid w:val="000D01A4"/>
    <w:rsid w:val="000D1569"/>
    <w:rsid w:val="000D1AFB"/>
    <w:rsid w:val="000D1D7F"/>
    <w:rsid w:val="000D2315"/>
    <w:rsid w:val="000D24CE"/>
    <w:rsid w:val="000D26B2"/>
    <w:rsid w:val="000D43EA"/>
    <w:rsid w:val="000D5050"/>
    <w:rsid w:val="000D506C"/>
    <w:rsid w:val="000D5A37"/>
    <w:rsid w:val="000D62C2"/>
    <w:rsid w:val="000D68D1"/>
    <w:rsid w:val="000D6997"/>
    <w:rsid w:val="000D7834"/>
    <w:rsid w:val="000D7A63"/>
    <w:rsid w:val="000D7A9B"/>
    <w:rsid w:val="000E0459"/>
    <w:rsid w:val="000E0D16"/>
    <w:rsid w:val="000E15AB"/>
    <w:rsid w:val="000E1930"/>
    <w:rsid w:val="000E1C6A"/>
    <w:rsid w:val="000E1DC9"/>
    <w:rsid w:val="000E2175"/>
    <w:rsid w:val="000E2999"/>
    <w:rsid w:val="000E38E3"/>
    <w:rsid w:val="000E39EA"/>
    <w:rsid w:val="000E3C9C"/>
    <w:rsid w:val="000E4537"/>
    <w:rsid w:val="000E463F"/>
    <w:rsid w:val="000E4D2C"/>
    <w:rsid w:val="000E5804"/>
    <w:rsid w:val="000E6C93"/>
    <w:rsid w:val="000E7100"/>
    <w:rsid w:val="000E729E"/>
    <w:rsid w:val="000E7B6F"/>
    <w:rsid w:val="000F0863"/>
    <w:rsid w:val="000F0B4D"/>
    <w:rsid w:val="000F0D34"/>
    <w:rsid w:val="000F17D2"/>
    <w:rsid w:val="000F1A08"/>
    <w:rsid w:val="000F1AE0"/>
    <w:rsid w:val="000F1DAF"/>
    <w:rsid w:val="000F23D4"/>
    <w:rsid w:val="000F2820"/>
    <w:rsid w:val="000F2EE9"/>
    <w:rsid w:val="000F2FFF"/>
    <w:rsid w:val="000F34B6"/>
    <w:rsid w:val="000F3708"/>
    <w:rsid w:val="000F3B74"/>
    <w:rsid w:val="000F5073"/>
    <w:rsid w:val="000F69C2"/>
    <w:rsid w:val="0010026F"/>
    <w:rsid w:val="0010098F"/>
    <w:rsid w:val="00100E4D"/>
    <w:rsid w:val="00101362"/>
    <w:rsid w:val="00101A1F"/>
    <w:rsid w:val="00101A62"/>
    <w:rsid w:val="00101A79"/>
    <w:rsid w:val="00101AD8"/>
    <w:rsid w:val="00102721"/>
    <w:rsid w:val="00102EED"/>
    <w:rsid w:val="0010393C"/>
    <w:rsid w:val="00103D54"/>
    <w:rsid w:val="00103E2D"/>
    <w:rsid w:val="00104F52"/>
    <w:rsid w:val="0010527C"/>
    <w:rsid w:val="001054FB"/>
    <w:rsid w:val="00105BB1"/>
    <w:rsid w:val="001100C4"/>
    <w:rsid w:val="00110879"/>
    <w:rsid w:val="00111541"/>
    <w:rsid w:val="00111591"/>
    <w:rsid w:val="00111753"/>
    <w:rsid w:val="0011189B"/>
    <w:rsid w:val="0011213B"/>
    <w:rsid w:val="00112467"/>
    <w:rsid w:val="00112616"/>
    <w:rsid w:val="0011274D"/>
    <w:rsid w:val="00112E91"/>
    <w:rsid w:val="001136EE"/>
    <w:rsid w:val="00113EBB"/>
    <w:rsid w:val="00114157"/>
    <w:rsid w:val="001147CD"/>
    <w:rsid w:val="00114EE7"/>
    <w:rsid w:val="001152C3"/>
    <w:rsid w:val="001153A8"/>
    <w:rsid w:val="001157A5"/>
    <w:rsid w:val="00116B18"/>
    <w:rsid w:val="00117037"/>
    <w:rsid w:val="00117048"/>
    <w:rsid w:val="00120D78"/>
    <w:rsid w:val="00120E61"/>
    <w:rsid w:val="00121071"/>
    <w:rsid w:val="00122506"/>
    <w:rsid w:val="00122637"/>
    <w:rsid w:val="001239F9"/>
    <w:rsid w:val="00123A84"/>
    <w:rsid w:val="00123E7F"/>
    <w:rsid w:val="00123F92"/>
    <w:rsid w:val="00124539"/>
    <w:rsid w:val="00124997"/>
    <w:rsid w:val="00125607"/>
    <w:rsid w:val="0012615E"/>
    <w:rsid w:val="0012688C"/>
    <w:rsid w:val="00126E07"/>
    <w:rsid w:val="00127402"/>
    <w:rsid w:val="001274E1"/>
    <w:rsid w:val="00127A94"/>
    <w:rsid w:val="0013060B"/>
    <w:rsid w:val="001306B4"/>
    <w:rsid w:val="00132028"/>
    <w:rsid w:val="001323FD"/>
    <w:rsid w:val="00132671"/>
    <w:rsid w:val="00133D8E"/>
    <w:rsid w:val="001341D2"/>
    <w:rsid w:val="00134EB1"/>
    <w:rsid w:val="0013518C"/>
    <w:rsid w:val="001351F2"/>
    <w:rsid w:val="0013533D"/>
    <w:rsid w:val="00136004"/>
    <w:rsid w:val="001362D7"/>
    <w:rsid w:val="00136B7E"/>
    <w:rsid w:val="00137875"/>
    <w:rsid w:val="00140672"/>
    <w:rsid w:val="00141083"/>
    <w:rsid w:val="00141D74"/>
    <w:rsid w:val="00142DCE"/>
    <w:rsid w:val="00143432"/>
    <w:rsid w:val="00143A1E"/>
    <w:rsid w:val="00143EE8"/>
    <w:rsid w:val="00144426"/>
    <w:rsid w:val="0014472B"/>
    <w:rsid w:val="001450B7"/>
    <w:rsid w:val="00145A4F"/>
    <w:rsid w:val="00145B55"/>
    <w:rsid w:val="00145D5E"/>
    <w:rsid w:val="00147022"/>
    <w:rsid w:val="00147198"/>
    <w:rsid w:val="001472A1"/>
    <w:rsid w:val="00147A3D"/>
    <w:rsid w:val="00147F82"/>
    <w:rsid w:val="00147FD8"/>
    <w:rsid w:val="00150145"/>
    <w:rsid w:val="001501A0"/>
    <w:rsid w:val="0015048C"/>
    <w:rsid w:val="00150AD0"/>
    <w:rsid w:val="00150FC2"/>
    <w:rsid w:val="0015173A"/>
    <w:rsid w:val="00151833"/>
    <w:rsid w:val="0015268A"/>
    <w:rsid w:val="00153737"/>
    <w:rsid w:val="00154231"/>
    <w:rsid w:val="0015466F"/>
    <w:rsid w:val="0015499C"/>
    <w:rsid w:val="00156401"/>
    <w:rsid w:val="00156CF2"/>
    <w:rsid w:val="00157947"/>
    <w:rsid w:val="00157AD6"/>
    <w:rsid w:val="0016155E"/>
    <w:rsid w:val="001623E3"/>
    <w:rsid w:val="001633B5"/>
    <w:rsid w:val="00163756"/>
    <w:rsid w:val="00163DD1"/>
    <w:rsid w:val="00164363"/>
    <w:rsid w:val="001645A4"/>
    <w:rsid w:val="00164785"/>
    <w:rsid w:val="0016542B"/>
    <w:rsid w:val="001658E5"/>
    <w:rsid w:val="0016673B"/>
    <w:rsid w:val="00166EC6"/>
    <w:rsid w:val="00166F5E"/>
    <w:rsid w:val="00167B79"/>
    <w:rsid w:val="00167E5A"/>
    <w:rsid w:val="00170143"/>
    <w:rsid w:val="001701DA"/>
    <w:rsid w:val="00171999"/>
    <w:rsid w:val="00172BBF"/>
    <w:rsid w:val="001736C8"/>
    <w:rsid w:val="001752A8"/>
    <w:rsid w:val="001752DF"/>
    <w:rsid w:val="001760E5"/>
    <w:rsid w:val="00177761"/>
    <w:rsid w:val="00177894"/>
    <w:rsid w:val="001801E8"/>
    <w:rsid w:val="00180738"/>
    <w:rsid w:val="00180936"/>
    <w:rsid w:val="0018131F"/>
    <w:rsid w:val="0018142B"/>
    <w:rsid w:val="0018316C"/>
    <w:rsid w:val="0018395C"/>
    <w:rsid w:val="00183A7E"/>
    <w:rsid w:val="00183E6B"/>
    <w:rsid w:val="00184ADA"/>
    <w:rsid w:val="00184E6F"/>
    <w:rsid w:val="00185199"/>
    <w:rsid w:val="001854FE"/>
    <w:rsid w:val="0018576D"/>
    <w:rsid w:val="00185C76"/>
    <w:rsid w:val="00186DF8"/>
    <w:rsid w:val="001871E0"/>
    <w:rsid w:val="0018739E"/>
    <w:rsid w:val="00187D92"/>
    <w:rsid w:val="0019071E"/>
    <w:rsid w:val="001909DD"/>
    <w:rsid w:val="00190D36"/>
    <w:rsid w:val="00191375"/>
    <w:rsid w:val="0019143A"/>
    <w:rsid w:val="00191A27"/>
    <w:rsid w:val="00191AA8"/>
    <w:rsid w:val="0019208E"/>
    <w:rsid w:val="0019235D"/>
    <w:rsid w:val="00192863"/>
    <w:rsid w:val="00192998"/>
    <w:rsid w:val="00192DA7"/>
    <w:rsid w:val="00192FB9"/>
    <w:rsid w:val="00192FD6"/>
    <w:rsid w:val="00193852"/>
    <w:rsid w:val="00193894"/>
    <w:rsid w:val="001938D8"/>
    <w:rsid w:val="001940EF"/>
    <w:rsid w:val="001951B9"/>
    <w:rsid w:val="001957FD"/>
    <w:rsid w:val="00195FCB"/>
    <w:rsid w:val="00196763"/>
    <w:rsid w:val="00197440"/>
    <w:rsid w:val="0019756F"/>
    <w:rsid w:val="001A0152"/>
    <w:rsid w:val="001A0162"/>
    <w:rsid w:val="001A0F87"/>
    <w:rsid w:val="001A1D58"/>
    <w:rsid w:val="001A242C"/>
    <w:rsid w:val="001A29DB"/>
    <w:rsid w:val="001A3427"/>
    <w:rsid w:val="001A36D2"/>
    <w:rsid w:val="001A3C53"/>
    <w:rsid w:val="001A3DE9"/>
    <w:rsid w:val="001A48CE"/>
    <w:rsid w:val="001A4C60"/>
    <w:rsid w:val="001A5105"/>
    <w:rsid w:val="001A5A99"/>
    <w:rsid w:val="001A5BDF"/>
    <w:rsid w:val="001A6247"/>
    <w:rsid w:val="001A664C"/>
    <w:rsid w:val="001A6B5B"/>
    <w:rsid w:val="001A6C17"/>
    <w:rsid w:val="001A71CA"/>
    <w:rsid w:val="001A7739"/>
    <w:rsid w:val="001A7F35"/>
    <w:rsid w:val="001B0199"/>
    <w:rsid w:val="001B03C7"/>
    <w:rsid w:val="001B0909"/>
    <w:rsid w:val="001B0944"/>
    <w:rsid w:val="001B09C3"/>
    <w:rsid w:val="001B0E2B"/>
    <w:rsid w:val="001B1DC6"/>
    <w:rsid w:val="001B20C2"/>
    <w:rsid w:val="001B2570"/>
    <w:rsid w:val="001B3101"/>
    <w:rsid w:val="001B3990"/>
    <w:rsid w:val="001B3D4D"/>
    <w:rsid w:val="001B4339"/>
    <w:rsid w:val="001B518D"/>
    <w:rsid w:val="001B567D"/>
    <w:rsid w:val="001B61B9"/>
    <w:rsid w:val="001B6554"/>
    <w:rsid w:val="001B70F4"/>
    <w:rsid w:val="001C016F"/>
    <w:rsid w:val="001C0943"/>
    <w:rsid w:val="001C0C27"/>
    <w:rsid w:val="001C18C3"/>
    <w:rsid w:val="001C1ACD"/>
    <w:rsid w:val="001C1DA3"/>
    <w:rsid w:val="001C3020"/>
    <w:rsid w:val="001C35C8"/>
    <w:rsid w:val="001C3ABC"/>
    <w:rsid w:val="001C44A5"/>
    <w:rsid w:val="001C4610"/>
    <w:rsid w:val="001C4656"/>
    <w:rsid w:val="001C4678"/>
    <w:rsid w:val="001C47D0"/>
    <w:rsid w:val="001C4BEC"/>
    <w:rsid w:val="001C4CAF"/>
    <w:rsid w:val="001C4D97"/>
    <w:rsid w:val="001C5393"/>
    <w:rsid w:val="001C57BB"/>
    <w:rsid w:val="001C6B7D"/>
    <w:rsid w:val="001C7EDB"/>
    <w:rsid w:val="001D022F"/>
    <w:rsid w:val="001D04CD"/>
    <w:rsid w:val="001D0CD5"/>
    <w:rsid w:val="001D18D4"/>
    <w:rsid w:val="001D2592"/>
    <w:rsid w:val="001D3183"/>
    <w:rsid w:val="001D3972"/>
    <w:rsid w:val="001D3C4B"/>
    <w:rsid w:val="001D45D4"/>
    <w:rsid w:val="001D57DB"/>
    <w:rsid w:val="001D5A35"/>
    <w:rsid w:val="001D61A8"/>
    <w:rsid w:val="001D674F"/>
    <w:rsid w:val="001D68DA"/>
    <w:rsid w:val="001D71D1"/>
    <w:rsid w:val="001D7A8F"/>
    <w:rsid w:val="001E0B7A"/>
    <w:rsid w:val="001E11D3"/>
    <w:rsid w:val="001E1223"/>
    <w:rsid w:val="001E1F20"/>
    <w:rsid w:val="001E27E9"/>
    <w:rsid w:val="001E3307"/>
    <w:rsid w:val="001E398B"/>
    <w:rsid w:val="001E3F36"/>
    <w:rsid w:val="001E567E"/>
    <w:rsid w:val="001E5BC5"/>
    <w:rsid w:val="001E670D"/>
    <w:rsid w:val="001F00F6"/>
    <w:rsid w:val="001F1043"/>
    <w:rsid w:val="001F15E2"/>
    <w:rsid w:val="001F1808"/>
    <w:rsid w:val="001F2214"/>
    <w:rsid w:val="001F25C8"/>
    <w:rsid w:val="001F293E"/>
    <w:rsid w:val="001F2999"/>
    <w:rsid w:val="001F312A"/>
    <w:rsid w:val="001F314D"/>
    <w:rsid w:val="001F3376"/>
    <w:rsid w:val="001F4421"/>
    <w:rsid w:val="001F5155"/>
    <w:rsid w:val="001F58EA"/>
    <w:rsid w:val="001F590D"/>
    <w:rsid w:val="001F60E7"/>
    <w:rsid w:val="001F6186"/>
    <w:rsid w:val="001F6469"/>
    <w:rsid w:val="001F6568"/>
    <w:rsid w:val="001F779C"/>
    <w:rsid w:val="001F7E47"/>
    <w:rsid w:val="00200680"/>
    <w:rsid w:val="00200744"/>
    <w:rsid w:val="002010DE"/>
    <w:rsid w:val="00201E04"/>
    <w:rsid w:val="00201EB8"/>
    <w:rsid w:val="00203071"/>
    <w:rsid w:val="002031DA"/>
    <w:rsid w:val="00204599"/>
    <w:rsid w:val="00205015"/>
    <w:rsid w:val="00205D1B"/>
    <w:rsid w:val="0020669F"/>
    <w:rsid w:val="00206805"/>
    <w:rsid w:val="00206F63"/>
    <w:rsid w:val="00207A06"/>
    <w:rsid w:val="00210007"/>
    <w:rsid w:val="00210391"/>
    <w:rsid w:val="00210986"/>
    <w:rsid w:val="00210BA9"/>
    <w:rsid w:val="00210C80"/>
    <w:rsid w:val="00211BEA"/>
    <w:rsid w:val="00211F9F"/>
    <w:rsid w:val="00212F2F"/>
    <w:rsid w:val="00213061"/>
    <w:rsid w:val="00213304"/>
    <w:rsid w:val="00213E7C"/>
    <w:rsid w:val="002144EC"/>
    <w:rsid w:val="00214629"/>
    <w:rsid w:val="00214BC1"/>
    <w:rsid w:val="00215CF8"/>
    <w:rsid w:val="00216132"/>
    <w:rsid w:val="00216141"/>
    <w:rsid w:val="002164BB"/>
    <w:rsid w:val="00216B30"/>
    <w:rsid w:val="00216BEA"/>
    <w:rsid w:val="00216D87"/>
    <w:rsid w:val="00216F56"/>
    <w:rsid w:val="00216FAA"/>
    <w:rsid w:val="002172C8"/>
    <w:rsid w:val="002175B6"/>
    <w:rsid w:val="00217B22"/>
    <w:rsid w:val="00217CA4"/>
    <w:rsid w:val="00220BD4"/>
    <w:rsid w:val="002213EC"/>
    <w:rsid w:val="00221B03"/>
    <w:rsid w:val="00222084"/>
    <w:rsid w:val="00222573"/>
    <w:rsid w:val="0022274F"/>
    <w:rsid w:val="0022279E"/>
    <w:rsid w:val="00222AAB"/>
    <w:rsid w:val="00223537"/>
    <w:rsid w:val="00223DD3"/>
    <w:rsid w:val="002242A7"/>
    <w:rsid w:val="002244B4"/>
    <w:rsid w:val="002244EC"/>
    <w:rsid w:val="00224E3D"/>
    <w:rsid w:val="00225666"/>
    <w:rsid w:val="00225823"/>
    <w:rsid w:val="00226720"/>
    <w:rsid w:val="00227229"/>
    <w:rsid w:val="00227C87"/>
    <w:rsid w:val="00227EB8"/>
    <w:rsid w:val="002302F0"/>
    <w:rsid w:val="0023123A"/>
    <w:rsid w:val="002318BF"/>
    <w:rsid w:val="00232058"/>
    <w:rsid w:val="002321DC"/>
    <w:rsid w:val="00232479"/>
    <w:rsid w:val="00232674"/>
    <w:rsid w:val="002326E5"/>
    <w:rsid w:val="0023271D"/>
    <w:rsid w:val="00232A55"/>
    <w:rsid w:val="00232BBC"/>
    <w:rsid w:val="00232BFD"/>
    <w:rsid w:val="00232D53"/>
    <w:rsid w:val="00233BC0"/>
    <w:rsid w:val="00234925"/>
    <w:rsid w:val="0023493D"/>
    <w:rsid w:val="0023558A"/>
    <w:rsid w:val="0023672D"/>
    <w:rsid w:val="00237677"/>
    <w:rsid w:val="002378BA"/>
    <w:rsid w:val="002379A5"/>
    <w:rsid w:val="00240089"/>
    <w:rsid w:val="0024025A"/>
    <w:rsid w:val="00240998"/>
    <w:rsid w:val="002418DF"/>
    <w:rsid w:val="002422E5"/>
    <w:rsid w:val="00242712"/>
    <w:rsid w:val="00242BDD"/>
    <w:rsid w:val="00244C9E"/>
    <w:rsid w:val="00244FF9"/>
    <w:rsid w:val="0024550D"/>
    <w:rsid w:val="00245575"/>
    <w:rsid w:val="0024571F"/>
    <w:rsid w:val="002459A9"/>
    <w:rsid w:val="00245F6A"/>
    <w:rsid w:val="00246595"/>
    <w:rsid w:val="00246B2B"/>
    <w:rsid w:val="00246D0D"/>
    <w:rsid w:val="0024730D"/>
    <w:rsid w:val="00247443"/>
    <w:rsid w:val="002476B4"/>
    <w:rsid w:val="00250C10"/>
    <w:rsid w:val="00250E21"/>
    <w:rsid w:val="00250F98"/>
    <w:rsid w:val="00251DDD"/>
    <w:rsid w:val="00252195"/>
    <w:rsid w:val="0025278C"/>
    <w:rsid w:val="00254250"/>
    <w:rsid w:val="0025578F"/>
    <w:rsid w:val="00255815"/>
    <w:rsid w:val="002558C9"/>
    <w:rsid w:val="00255CB7"/>
    <w:rsid w:val="00255D25"/>
    <w:rsid w:val="00256C31"/>
    <w:rsid w:val="00257E44"/>
    <w:rsid w:val="0026036C"/>
    <w:rsid w:val="00262337"/>
    <w:rsid w:val="002630B3"/>
    <w:rsid w:val="002638E1"/>
    <w:rsid w:val="00263A01"/>
    <w:rsid w:val="002641F5"/>
    <w:rsid w:val="002647DD"/>
    <w:rsid w:val="00265428"/>
    <w:rsid w:val="00265548"/>
    <w:rsid w:val="00265FAD"/>
    <w:rsid w:val="00266296"/>
    <w:rsid w:val="0026635D"/>
    <w:rsid w:val="002666DF"/>
    <w:rsid w:val="00266751"/>
    <w:rsid w:val="00267036"/>
    <w:rsid w:val="002703E2"/>
    <w:rsid w:val="00270D16"/>
    <w:rsid w:val="00270F26"/>
    <w:rsid w:val="00271854"/>
    <w:rsid w:val="00271BE6"/>
    <w:rsid w:val="00271D60"/>
    <w:rsid w:val="00272067"/>
    <w:rsid w:val="002723DD"/>
    <w:rsid w:val="0027281D"/>
    <w:rsid w:val="0027312E"/>
    <w:rsid w:val="00273782"/>
    <w:rsid w:val="002738F2"/>
    <w:rsid w:val="00273AB1"/>
    <w:rsid w:val="00273E6A"/>
    <w:rsid w:val="00273EF7"/>
    <w:rsid w:val="00274056"/>
    <w:rsid w:val="00274CFF"/>
    <w:rsid w:val="00274EAB"/>
    <w:rsid w:val="00275078"/>
    <w:rsid w:val="00275BE1"/>
    <w:rsid w:val="00275FAA"/>
    <w:rsid w:val="00276ACA"/>
    <w:rsid w:val="00276DBB"/>
    <w:rsid w:val="002770C8"/>
    <w:rsid w:val="00277413"/>
    <w:rsid w:val="002775CF"/>
    <w:rsid w:val="00277BBC"/>
    <w:rsid w:val="00277E1A"/>
    <w:rsid w:val="00277F91"/>
    <w:rsid w:val="00280702"/>
    <w:rsid w:val="00280C71"/>
    <w:rsid w:val="00281FB1"/>
    <w:rsid w:val="0028220A"/>
    <w:rsid w:val="002823C1"/>
    <w:rsid w:val="002833AC"/>
    <w:rsid w:val="002833DA"/>
    <w:rsid w:val="00283CD9"/>
    <w:rsid w:val="002847DA"/>
    <w:rsid w:val="00285000"/>
    <w:rsid w:val="00285222"/>
    <w:rsid w:val="0028548D"/>
    <w:rsid w:val="002859A6"/>
    <w:rsid w:val="00285A74"/>
    <w:rsid w:val="00286322"/>
    <w:rsid w:val="002863EB"/>
    <w:rsid w:val="002865E6"/>
    <w:rsid w:val="00286735"/>
    <w:rsid w:val="00286849"/>
    <w:rsid w:val="002903B7"/>
    <w:rsid w:val="00291217"/>
    <w:rsid w:val="00291244"/>
    <w:rsid w:val="002913F5"/>
    <w:rsid w:val="00291885"/>
    <w:rsid w:val="00291910"/>
    <w:rsid w:val="002919A4"/>
    <w:rsid w:val="00291AED"/>
    <w:rsid w:val="002920AB"/>
    <w:rsid w:val="00292810"/>
    <w:rsid w:val="00293D15"/>
    <w:rsid w:val="002949E3"/>
    <w:rsid w:val="00294A61"/>
    <w:rsid w:val="002952C8"/>
    <w:rsid w:val="00295C12"/>
    <w:rsid w:val="00295F97"/>
    <w:rsid w:val="002965A4"/>
    <w:rsid w:val="00296BE7"/>
    <w:rsid w:val="002971AB"/>
    <w:rsid w:val="002A09C8"/>
    <w:rsid w:val="002A0A43"/>
    <w:rsid w:val="002A0D35"/>
    <w:rsid w:val="002A0D6F"/>
    <w:rsid w:val="002A11CE"/>
    <w:rsid w:val="002A15D4"/>
    <w:rsid w:val="002A1978"/>
    <w:rsid w:val="002A230C"/>
    <w:rsid w:val="002A269B"/>
    <w:rsid w:val="002A432C"/>
    <w:rsid w:val="002A4A43"/>
    <w:rsid w:val="002A515F"/>
    <w:rsid w:val="002A5457"/>
    <w:rsid w:val="002A5A61"/>
    <w:rsid w:val="002A60F1"/>
    <w:rsid w:val="002A7092"/>
    <w:rsid w:val="002A7135"/>
    <w:rsid w:val="002A7A64"/>
    <w:rsid w:val="002A7C4F"/>
    <w:rsid w:val="002A7E91"/>
    <w:rsid w:val="002B0973"/>
    <w:rsid w:val="002B0D2C"/>
    <w:rsid w:val="002B1F79"/>
    <w:rsid w:val="002B2015"/>
    <w:rsid w:val="002B338E"/>
    <w:rsid w:val="002B3F1E"/>
    <w:rsid w:val="002B4020"/>
    <w:rsid w:val="002B41F5"/>
    <w:rsid w:val="002B452E"/>
    <w:rsid w:val="002B45B6"/>
    <w:rsid w:val="002B4914"/>
    <w:rsid w:val="002B5057"/>
    <w:rsid w:val="002B6264"/>
    <w:rsid w:val="002B6271"/>
    <w:rsid w:val="002B65DB"/>
    <w:rsid w:val="002B7903"/>
    <w:rsid w:val="002C0536"/>
    <w:rsid w:val="002C0A54"/>
    <w:rsid w:val="002C0FF8"/>
    <w:rsid w:val="002C1360"/>
    <w:rsid w:val="002C1BB4"/>
    <w:rsid w:val="002C208F"/>
    <w:rsid w:val="002C27B9"/>
    <w:rsid w:val="002C316C"/>
    <w:rsid w:val="002C3302"/>
    <w:rsid w:val="002C3FA8"/>
    <w:rsid w:val="002C41EA"/>
    <w:rsid w:val="002C4301"/>
    <w:rsid w:val="002C4B41"/>
    <w:rsid w:val="002C55B5"/>
    <w:rsid w:val="002C5E45"/>
    <w:rsid w:val="002C73DC"/>
    <w:rsid w:val="002C7956"/>
    <w:rsid w:val="002C7E1F"/>
    <w:rsid w:val="002D023C"/>
    <w:rsid w:val="002D06EA"/>
    <w:rsid w:val="002D0B46"/>
    <w:rsid w:val="002D0D0A"/>
    <w:rsid w:val="002D0FC5"/>
    <w:rsid w:val="002D1CE2"/>
    <w:rsid w:val="002D2570"/>
    <w:rsid w:val="002D2A72"/>
    <w:rsid w:val="002D2A92"/>
    <w:rsid w:val="002D2E7C"/>
    <w:rsid w:val="002D3177"/>
    <w:rsid w:val="002D4930"/>
    <w:rsid w:val="002D50FB"/>
    <w:rsid w:val="002D519C"/>
    <w:rsid w:val="002D51B1"/>
    <w:rsid w:val="002D5DC3"/>
    <w:rsid w:val="002D60CD"/>
    <w:rsid w:val="002D6C99"/>
    <w:rsid w:val="002D736D"/>
    <w:rsid w:val="002E0004"/>
    <w:rsid w:val="002E0143"/>
    <w:rsid w:val="002E09CA"/>
    <w:rsid w:val="002E0FCB"/>
    <w:rsid w:val="002E2082"/>
    <w:rsid w:val="002E2135"/>
    <w:rsid w:val="002E29FE"/>
    <w:rsid w:val="002E325F"/>
    <w:rsid w:val="002E3FC3"/>
    <w:rsid w:val="002E4297"/>
    <w:rsid w:val="002E529D"/>
    <w:rsid w:val="002E5589"/>
    <w:rsid w:val="002E5EB4"/>
    <w:rsid w:val="002E6099"/>
    <w:rsid w:val="002E6132"/>
    <w:rsid w:val="002E6278"/>
    <w:rsid w:val="002E6B89"/>
    <w:rsid w:val="002E7155"/>
    <w:rsid w:val="002E76A7"/>
    <w:rsid w:val="002F0D2E"/>
    <w:rsid w:val="002F1444"/>
    <w:rsid w:val="002F15FB"/>
    <w:rsid w:val="002F1DF5"/>
    <w:rsid w:val="002F230A"/>
    <w:rsid w:val="002F29CC"/>
    <w:rsid w:val="002F2E54"/>
    <w:rsid w:val="002F415B"/>
    <w:rsid w:val="002F44CC"/>
    <w:rsid w:val="002F47C7"/>
    <w:rsid w:val="002F4E01"/>
    <w:rsid w:val="002F50CE"/>
    <w:rsid w:val="002F56CC"/>
    <w:rsid w:val="002F5D57"/>
    <w:rsid w:val="002F7688"/>
    <w:rsid w:val="002F78C4"/>
    <w:rsid w:val="003000D8"/>
    <w:rsid w:val="003019F1"/>
    <w:rsid w:val="00301CDE"/>
    <w:rsid w:val="00301E05"/>
    <w:rsid w:val="00301F4D"/>
    <w:rsid w:val="003021C5"/>
    <w:rsid w:val="00302227"/>
    <w:rsid w:val="00302D05"/>
    <w:rsid w:val="00303642"/>
    <w:rsid w:val="00303815"/>
    <w:rsid w:val="003048AD"/>
    <w:rsid w:val="00304940"/>
    <w:rsid w:val="00306332"/>
    <w:rsid w:val="0030712F"/>
    <w:rsid w:val="003073FF"/>
    <w:rsid w:val="00307B4C"/>
    <w:rsid w:val="00307FB4"/>
    <w:rsid w:val="003107E4"/>
    <w:rsid w:val="00310922"/>
    <w:rsid w:val="00310996"/>
    <w:rsid w:val="00310BF6"/>
    <w:rsid w:val="0031103A"/>
    <w:rsid w:val="00311261"/>
    <w:rsid w:val="00311716"/>
    <w:rsid w:val="0031200A"/>
    <w:rsid w:val="0031335E"/>
    <w:rsid w:val="0031368C"/>
    <w:rsid w:val="00313B91"/>
    <w:rsid w:val="00314B57"/>
    <w:rsid w:val="00314E5A"/>
    <w:rsid w:val="003150CD"/>
    <w:rsid w:val="00315532"/>
    <w:rsid w:val="00315AD3"/>
    <w:rsid w:val="00315D02"/>
    <w:rsid w:val="00315E11"/>
    <w:rsid w:val="00320A5E"/>
    <w:rsid w:val="00320B29"/>
    <w:rsid w:val="00320D08"/>
    <w:rsid w:val="0032247E"/>
    <w:rsid w:val="003224C8"/>
    <w:rsid w:val="003233F1"/>
    <w:rsid w:val="003235BB"/>
    <w:rsid w:val="0032364B"/>
    <w:rsid w:val="00323FCB"/>
    <w:rsid w:val="0032402C"/>
    <w:rsid w:val="00324051"/>
    <w:rsid w:val="0032406D"/>
    <w:rsid w:val="003242C0"/>
    <w:rsid w:val="003246C8"/>
    <w:rsid w:val="003249DD"/>
    <w:rsid w:val="00324BAE"/>
    <w:rsid w:val="00324D33"/>
    <w:rsid w:val="00325418"/>
    <w:rsid w:val="00325822"/>
    <w:rsid w:val="00326CC6"/>
    <w:rsid w:val="003274D7"/>
    <w:rsid w:val="0033018C"/>
    <w:rsid w:val="003302C3"/>
    <w:rsid w:val="0033033B"/>
    <w:rsid w:val="00330973"/>
    <w:rsid w:val="00330CE9"/>
    <w:rsid w:val="00330EF0"/>
    <w:rsid w:val="0033126A"/>
    <w:rsid w:val="00331CA8"/>
    <w:rsid w:val="00331DD3"/>
    <w:rsid w:val="0033203F"/>
    <w:rsid w:val="003340D6"/>
    <w:rsid w:val="0033447E"/>
    <w:rsid w:val="00335ED1"/>
    <w:rsid w:val="003376E5"/>
    <w:rsid w:val="0033785D"/>
    <w:rsid w:val="0034059B"/>
    <w:rsid w:val="003405EF"/>
    <w:rsid w:val="0034168A"/>
    <w:rsid w:val="00342149"/>
    <w:rsid w:val="00342174"/>
    <w:rsid w:val="00342667"/>
    <w:rsid w:val="003431BC"/>
    <w:rsid w:val="003445A4"/>
    <w:rsid w:val="003456AD"/>
    <w:rsid w:val="00345A6D"/>
    <w:rsid w:val="00345B37"/>
    <w:rsid w:val="003468B4"/>
    <w:rsid w:val="00346DB0"/>
    <w:rsid w:val="00347085"/>
    <w:rsid w:val="00347225"/>
    <w:rsid w:val="0034729B"/>
    <w:rsid w:val="00347E14"/>
    <w:rsid w:val="00350BDB"/>
    <w:rsid w:val="00350DD0"/>
    <w:rsid w:val="003518A4"/>
    <w:rsid w:val="00351C8D"/>
    <w:rsid w:val="00352CBA"/>
    <w:rsid w:val="003530EA"/>
    <w:rsid w:val="003534AE"/>
    <w:rsid w:val="003534F3"/>
    <w:rsid w:val="00353819"/>
    <w:rsid w:val="00353A35"/>
    <w:rsid w:val="00353C35"/>
    <w:rsid w:val="00353E9D"/>
    <w:rsid w:val="0035532E"/>
    <w:rsid w:val="00356C15"/>
    <w:rsid w:val="00357429"/>
    <w:rsid w:val="003574FD"/>
    <w:rsid w:val="003607B5"/>
    <w:rsid w:val="003608B9"/>
    <w:rsid w:val="003611AA"/>
    <w:rsid w:val="003612FB"/>
    <w:rsid w:val="00361E88"/>
    <w:rsid w:val="003621A2"/>
    <w:rsid w:val="00362752"/>
    <w:rsid w:val="00363392"/>
    <w:rsid w:val="00363747"/>
    <w:rsid w:val="00363B60"/>
    <w:rsid w:val="0036473E"/>
    <w:rsid w:val="00364AE7"/>
    <w:rsid w:val="00365B80"/>
    <w:rsid w:val="003663EE"/>
    <w:rsid w:val="0036698B"/>
    <w:rsid w:val="00367213"/>
    <w:rsid w:val="00367608"/>
    <w:rsid w:val="00367800"/>
    <w:rsid w:val="00367A0E"/>
    <w:rsid w:val="00367B29"/>
    <w:rsid w:val="00370B96"/>
    <w:rsid w:val="00372A72"/>
    <w:rsid w:val="00372B3E"/>
    <w:rsid w:val="00375367"/>
    <w:rsid w:val="00375CA8"/>
    <w:rsid w:val="00375F4B"/>
    <w:rsid w:val="00377399"/>
    <w:rsid w:val="00377406"/>
    <w:rsid w:val="003779D2"/>
    <w:rsid w:val="003806CC"/>
    <w:rsid w:val="003806F4"/>
    <w:rsid w:val="0038124B"/>
    <w:rsid w:val="00381BA7"/>
    <w:rsid w:val="00381EC2"/>
    <w:rsid w:val="00382249"/>
    <w:rsid w:val="00382491"/>
    <w:rsid w:val="0038340C"/>
    <w:rsid w:val="00383551"/>
    <w:rsid w:val="003838EA"/>
    <w:rsid w:val="0038425F"/>
    <w:rsid w:val="003845BC"/>
    <w:rsid w:val="0038557C"/>
    <w:rsid w:val="00385D8D"/>
    <w:rsid w:val="00386A87"/>
    <w:rsid w:val="00387762"/>
    <w:rsid w:val="00390508"/>
    <w:rsid w:val="00390AF0"/>
    <w:rsid w:val="003916B4"/>
    <w:rsid w:val="00392205"/>
    <w:rsid w:val="0039232D"/>
    <w:rsid w:val="0039252A"/>
    <w:rsid w:val="003925EB"/>
    <w:rsid w:val="00392DF3"/>
    <w:rsid w:val="00393003"/>
    <w:rsid w:val="00393402"/>
    <w:rsid w:val="00393483"/>
    <w:rsid w:val="00393A1D"/>
    <w:rsid w:val="00393D3A"/>
    <w:rsid w:val="0039412B"/>
    <w:rsid w:val="00394326"/>
    <w:rsid w:val="003946FD"/>
    <w:rsid w:val="00395198"/>
    <w:rsid w:val="00396179"/>
    <w:rsid w:val="003963E2"/>
    <w:rsid w:val="00396674"/>
    <w:rsid w:val="0039682E"/>
    <w:rsid w:val="003969E4"/>
    <w:rsid w:val="00396DBB"/>
    <w:rsid w:val="0039768C"/>
    <w:rsid w:val="003979D7"/>
    <w:rsid w:val="003A00D3"/>
    <w:rsid w:val="003A0B26"/>
    <w:rsid w:val="003A1000"/>
    <w:rsid w:val="003A2D4B"/>
    <w:rsid w:val="003A36C1"/>
    <w:rsid w:val="003A41F6"/>
    <w:rsid w:val="003A432E"/>
    <w:rsid w:val="003A46FC"/>
    <w:rsid w:val="003A59BE"/>
    <w:rsid w:val="003A6446"/>
    <w:rsid w:val="003A6615"/>
    <w:rsid w:val="003A6946"/>
    <w:rsid w:val="003A6AEC"/>
    <w:rsid w:val="003A783B"/>
    <w:rsid w:val="003A791D"/>
    <w:rsid w:val="003B0206"/>
    <w:rsid w:val="003B0838"/>
    <w:rsid w:val="003B0DAC"/>
    <w:rsid w:val="003B13DF"/>
    <w:rsid w:val="003B1F9A"/>
    <w:rsid w:val="003B2021"/>
    <w:rsid w:val="003B21C5"/>
    <w:rsid w:val="003B2690"/>
    <w:rsid w:val="003B2C3A"/>
    <w:rsid w:val="003B2C7F"/>
    <w:rsid w:val="003B4264"/>
    <w:rsid w:val="003B48D9"/>
    <w:rsid w:val="003B546B"/>
    <w:rsid w:val="003B55FC"/>
    <w:rsid w:val="003B58C7"/>
    <w:rsid w:val="003B6CC4"/>
    <w:rsid w:val="003B6EFB"/>
    <w:rsid w:val="003B7B56"/>
    <w:rsid w:val="003C1399"/>
    <w:rsid w:val="003C1AA6"/>
    <w:rsid w:val="003C1F44"/>
    <w:rsid w:val="003C224D"/>
    <w:rsid w:val="003C3695"/>
    <w:rsid w:val="003C381C"/>
    <w:rsid w:val="003C4699"/>
    <w:rsid w:val="003C58ED"/>
    <w:rsid w:val="003C5C28"/>
    <w:rsid w:val="003C66BF"/>
    <w:rsid w:val="003C6ABA"/>
    <w:rsid w:val="003C6FCF"/>
    <w:rsid w:val="003C7378"/>
    <w:rsid w:val="003D0004"/>
    <w:rsid w:val="003D021F"/>
    <w:rsid w:val="003D0276"/>
    <w:rsid w:val="003D03A8"/>
    <w:rsid w:val="003D0427"/>
    <w:rsid w:val="003D07CA"/>
    <w:rsid w:val="003D0923"/>
    <w:rsid w:val="003D11BE"/>
    <w:rsid w:val="003D1E1C"/>
    <w:rsid w:val="003D1E40"/>
    <w:rsid w:val="003D1FD5"/>
    <w:rsid w:val="003D224B"/>
    <w:rsid w:val="003D24BC"/>
    <w:rsid w:val="003D267B"/>
    <w:rsid w:val="003D28B9"/>
    <w:rsid w:val="003D32D4"/>
    <w:rsid w:val="003D376E"/>
    <w:rsid w:val="003D3FE7"/>
    <w:rsid w:val="003D4192"/>
    <w:rsid w:val="003D43E3"/>
    <w:rsid w:val="003D4615"/>
    <w:rsid w:val="003D4824"/>
    <w:rsid w:val="003D4DC1"/>
    <w:rsid w:val="003D5386"/>
    <w:rsid w:val="003D597F"/>
    <w:rsid w:val="003D59E0"/>
    <w:rsid w:val="003D626A"/>
    <w:rsid w:val="003D6803"/>
    <w:rsid w:val="003D69F5"/>
    <w:rsid w:val="003D6A96"/>
    <w:rsid w:val="003D7AA2"/>
    <w:rsid w:val="003D7B96"/>
    <w:rsid w:val="003E02C1"/>
    <w:rsid w:val="003E09AE"/>
    <w:rsid w:val="003E0E76"/>
    <w:rsid w:val="003E0FA1"/>
    <w:rsid w:val="003E16F4"/>
    <w:rsid w:val="003E1C51"/>
    <w:rsid w:val="003E2AC3"/>
    <w:rsid w:val="003E2BCA"/>
    <w:rsid w:val="003E2C61"/>
    <w:rsid w:val="003E40EF"/>
    <w:rsid w:val="003E430D"/>
    <w:rsid w:val="003E465B"/>
    <w:rsid w:val="003E5506"/>
    <w:rsid w:val="003E5699"/>
    <w:rsid w:val="003E5F16"/>
    <w:rsid w:val="003E7B8A"/>
    <w:rsid w:val="003E7DD6"/>
    <w:rsid w:val="003E7E6D"/>
    <w:rsid w:val="003F0A03"/>
    <w:rsid w:val="003F14A0"/>
    <w:rsid w:val="003F16DB"/>
    <w:rsid w:val="003F1C95"/>
    <w:rsid w:val="003F20C0"/>
    <w:rsid w:val="003F27F4"/>
    <w:rsid w:val="003F35E6"/>
    <w:rsid w:val="003F3A3C"/>
    <w:rsid w:val="003F463B"/>
    <w:rsid w:val="003F5EA6"/>
    <w:rsid w:val="003F611C"/>
    <w:rsid w:val="003F6326"/>
    <w:rsid w:val="003F79C0"/>
    <w:rsid w:val="003F7B58"/>
    <w:rsid w:val="004002C4"/>
    <w:rsid w:val="00400B7E"/>
    <w:rsid w:val="00401D47"/>
    <w:rsid w:val="00402077"/>
    <w:rsid w:val="00402167"/>
    <w:rsid w:val="00402E79"/>
    <w:rsid w:val="00403A58"/>
    <w:rsid w:val="0040449A"/>
    <w:rsid w:val="0040551E"/>
    <w:rsid w:val="00405C7E"/>
    <w:rsid w:val="00406674"/>
    <w:rsid w:val="00406929"/>
    <w:rsid w:val="004078DD"/>
    <w:rsid w:val="00407F39"/>
    <w:rsid w:val="00410D6A"/>
    <w:rsid w:val="0041209D"/>
    <w:rsid w:val="0041301C"/>
    <w:rsid w:val="0041316D"/>
    <w:rsid w:val="00413495"/>
    <w:rsid w:val="004134A2"/>
    <w:rsid w:val="00413989"/>
    <w:rsid w:val="00413B10"/>
    <w:rsid w:val="00413CC5"/>
    <w:rsid w:val="0041420F"/>
    <w:rsid w:val="00414288"/>
    <w:rsid w:val="00414D19"/>
    <w:rsid w:val="00415577"/>
    <w:rsid w:val="0041605A"/>
    <w:rsid w:val="00416500"/>
    <w:rsid w:val="004165D9"/>
    <w:rsid w:val="00416B51"/>
    <w:rsid w:val="004178B4"/>
    <w:rsid w:val="0042102E"/>
    <w:rsid w:val="00421135"/>
    <w:rsid w:val="00421214"/>
    <w:rsid w:val="00421B95"/>
    <w:rsid w:val="00421DB3"/>
    <w:rsid w:val="0042248F"/>
    <w:rsid w:val="004224BA"/>
    <w:rsid w:val="00424A40"/>
    <w:rsid w:val="004257FB"/>
    <w:rsid w:val="004260B9"/>
    <w:rsid w:val="004269E1"/>
    <w:rsid w:val="004275C0"/>
    <w:rsid w:val="00427827"/>
    <w:rsid w:val="004304DE"/>
    <w:rsid w:val="00430ADE"/>
    <w:rsid w:val="0043107B"/>
    <w:rsid w:val="00431C5E"/>
    <w:rsid w:val="00431DC4"/>
    <w:rsid w:val="00432033"/>
    <w:rsid w:val="004322CE"/>
    <w:rsid w:val="004328BA"/>
    <w:rsid w:val="00432A2F"/>
    <w:rsid w:val="00433505"/>
    <w:rsid w:val="0043360E"/>
    <w:rsid w:val="00434CCE"/>
    <w:rsid w:val="00435718"/>
    <w:rsid w:val="0043579D"/>
    <w:rsid w:val="0043588A"/>
    <w:rsid w:val="00435C9C"/>
    <w:rsid w:val="004378A7"/>
    <w:rsid w:val="0044042A"/>
    <w:rsid w:val="004404AB"/>
    <w:rsid w:val="0044091E"/>
    <w:rsid w:val="004409B9"/>
    <w:rsid w:val="00441B37"/>
    <w:rsid w:val="00441FB9"/>
    <w:rsid w:val="004429B8"/>
    <w:rsid w:val="00442B11"/>
    <w:rsid w:val="004457D7"/>
    <w:rsid w:val="00445F6F"/>
    <w:rsid w:val="00447952"/>
    <w:rsid w:val="00447C1B"/>
    <w:rsid w:val="00447D26"/>
    <w:rsid w:val="004507D6"/>
    <w:rsid w:val="00450D75"/>
    <w:rsid w:val="00451ED4"/>
    <w:rsid w:val="0045293D"/>
    <w:rsid w:val="004530AC"/>
    <w:rsid w:val="00453479"/>
    <w:rsid w:val="00453A20"/>
    <w:rsid w:val="00453ADC"/>
    <w:rsid w:val="004545F6"/>
    <w:rsid w:val="00454A84"/>
    <w:rsid w:val="00455086"/>
    <w:rsid w:val="00455462"/>
    <w:rsid w:val="00455777"/>
    <w:rsid w:val="004559E8"/>
    <w:rsid w:val="00455AF2"/>
    <w:rsid w:val="00455EFB"/>
    <w:rsid w:val="00456A9F"/>
    <w:rsid w:val="00460736"/>
    <w:rsid w:val="0046150E"/>
    <w:rsid w:val="00461ECA"/>
    <w:rsid w:val="00463337"/>
    <w:rsid w:val="004635BA"/>
    <w:rsid w:val="00464097"/>
    <w:rsid w:val="004645A1"/>
    <w:rsid w:val="00464B29"/>
    <w:rsid w:val="00464FA0"/>
    <w:rsid w:val="00465088"/>
    <w:rsid w:val="00465353"/>
    <w:rsid w:val="0046577F"/>
    <w:rsid w:val="00465A0D"/>
    <w:rsid w:val="004667FF"/>
    <w:rsid w:val="004670EA"/>
    <w:rsid w:val="004670EC"/>
    <w:rsid w:val="00467152"/>
    <w:rsid w:val="00467176"/>
    <w:rsid w:val="00467423"/>
    <w:rsid w:val="00470AA5"/>
    <w:rsid w:val="004714B4"/>
    <w:rsid w:val="00471A5D"/>
    <w:rsid w:val="00471C94"/>
    <w:rsid w:val="004724E4"/>
    <w:rsid w:val="00472C77"/>
    <w:rsid w:val="004734D0"/>
    <w:rsid w:val="0047376C"/>
    <w:rsid w:val="004741B3"/>
    <w:rsid w:val="00474575"/>
    <w:rsid w:val="00474E60"/>
    <w:rsid w:val="004750C3"/>
    <w:rsid w:val="004750DC"/>
    <w:rsid w:val="004757F8"/>
    <w:rsid w:val="00475B95"/>
    <w:rsid w:val="00476C50"/>
    <w:rsid w:val="0047722B"/>
    <w:rsid w:val="004774B5"/>
    <w:rsid w:val="004779A3"/>
    <w:rsid w:val="00477BF8"/>
    <w:rsid w:val="004807EC"/>
    <w:rsid w:val="0048202A"/>
    <w:rsid w:val="00482537"/>
    <w:rsid w:val="00482C5C"/>
    <w:rsid w:val="004840FC"/>
    <w:rsid w:val="0048521E"/>
    <w:rsid w:val="00485C69"/>
    <w:rsid w:val="00485DF2"/>
    <w:rsid w:val="00486308"/>
    <w:rsid w:val="00486393"/>
    <w:rsid w:val="0048703B"/>
    <w:rsid w:val="004874BD"/>
    <w:rsid w:val="00487643"/>
    <w:rsid w:val="00490113"/>
    <w:rsid w:val="004905DF"/>
    <w:rsid w:val="00490793"/>
    <w:rsid w:val="00490E38"/>
    <w:rsid w:val="004914E7"/>
    <w:rsid w:val="00491C27"/>
    <w:rsid w:val="0049233A"/>
    <w:rsid w:val="004929BE"/>
    <w:rsid w:val="0049316A"/>
    <w:rsid w:val="00493267"/>
    <w:rsid w:val="0049340C"/>
    <w:rsid w:val="00493A45"/>
    <w:rsid w:val="00493FAD"/>
    <w:rsid w:val="00494385"/>
    <w:rsid w:val="00494F30"/>
    <w:rsid w:val="0049545C"/>
    <w:rsid w:val="00495605"/>
    <w:rsid w:val="00495DA9"/>
    <w:rsid w:val="00496D4A"/>
    <w:rsid w:val="00497FA7"/>
    <w:rsid w:val="004A0782"/>
    <w:rsid w:val="004A0E8F"/>
    <w:rsid w:val="004A17D3"/>
    <w:rsid w:val="004A1882"/>
    <w:rsid w:val="004A272D"/>
    <w:rsid w:val="004A441E"/>
    <w:rsid w:val="004A4489"/>
    <w:rsid w:val="004A4A2D"/>
    <w:rsid w:val="004A4F05"/>
    <w:rsid w:val="004A5633"/>
    <w:rsid w:val="004A6C3E"/>
    <w:rsid w:val="004A6C84"/>
    <w:rsid w:val="004A722A"/>
    <w:rsid w:val="004A751D"/>
    <w:rsid w:val="004A7AD0"/>
    <w:rsid w:val="004B086C"/>
    <w:rsid w:val="004B0A8F"/>
    <w:rsid w:val="004B1104"/>
    <w:rsid w:val="004B25AE"/>
    <w:rsid w:val="004B2E19"/>
    <w:rsid w:val="004B3102"/>
    <w:rsid w:val="004B3464"/>
    <w:rsid w:val="004B3BC2"/>
    <w:rsid w:val="004B3F7B"/>
    <w:rsid w:val="004B4189"/>
    <w:rsid w:val="004B4253"/>
    <w:rsid w:val="004B4931"/>
    <w:rsid w:val="004B4E8E"/>
    <w:rsid w:val="004B586F"/>
    <w:rsid w:val="004B605C"/>
    <w:rsid w:val="004B65F1"/>
    <w:rsid w:val="004B669C"/>
    <w:rsid w:val="004B6DDA"/>
    <w:rsid w:val="004C040F"/>
    <w:rsid w:val="004C07CC"/>
    <w:rsid w:val="004C0C0C"/>
    <w:rsid w:val="004C1060"/>
    <w:rsid w:val="004C1BAB"/>
    <w:rsid w:val="004C20BD"/>
    <w:rsid w:val="004C2F1E"/>
    <w:rsid w:val="004C38A2"/>
    <w:rsid w:val="004C3F79"/>
    <w:rsid w:val="004C417A"/>
    <w:rsid w:val="004C4A00"/>
    <w:rsid w:val="004C5181"/>
    <w:rsid w:val="004C59E4"/>
    <w:rsid w:val="004C6625"/>
    <w:rsid w:val="004C6924"/>
    <w:rsid w:val="004C7B1D"/>
    <w:rsid w:val="004D0132"/>
    <w:rsid w:val="004D04C6"/>
    <w:rsid w:val="004D1736"/>
    <w:rsid w:val="004D1D5D"/>
    <w:rsid w:val="004D1D96"/>
    <w:rsid w:val="004D2164"/>
    <w:rsid w:val="004D27AE"/>
    <w:rsid w:val="004D2A48"/>
    <w:rsid w:val="004D2E46"/>
    <w:rsid w:val="004D3E55"/>
    <w:rsid w:val="004D43C8"/>
    <w:rsid w:val="004D450C"/>
    <w:rsid w:val="004D470C"/>
    <w:rsid w:val="004D4FCA"/>
    <w:rsid w:val="004D56B8"/>
    <w:rsid w:val="004D5C15"/>
    <w:rsid w:val="004D5CD2"/>
    <w:rsid w:val="004D6926"/>
    <w:rsid w:val="004D7B1E"/>
    <w:rsid w:val="004D7BA3"/>
    <w:rsid w:val="004D7E4F"/>
    <w:rsid w:val="004E212E"/>
    <w:rsid w:val="004E27C7"/>
    <w:rsid w:val="004E2B3F"/>
    <w:rsid w:val="004E3DDF"/>
    <w:rsid w:val="004E53F0"/>
    <w:rsid w:val="004E579B"/>
    <w:rsid w:val="004E593E"/>
    <w:rsid w:val="004E5E92"/>
    <w:rsid w:val="004E6F26"/>
    <w:rsid w:val="004E7181"/>
    <w:rsid w:val="004E74B9"/>
    <w:rsid w:val="004F01D8"/>
    <w:rsid w:val="004F024E"/>
    <w:rsid w:val="004F0689"/>
    <w:rsid w:val="004F1E6C"/>
    <w:rsid w:val="004F1F52"/>
    <w:rsid w:val="004F302C"/>
    <w:rsid w:val="004F308B"/>
    <w:rsid w:val="004F360D"/>
    <w:rsid w:val="004F3BBB"/>
    <w:rsid w:val="004F4DDE"/>
    <w:rsid w:val="004F4E45"/>
    <w:rsid w:val="004F6207"/>
    <w:rsid w:val="004F688A"/>
    <w:rsid w:val="004F6B46"/>
    <w:rsid w:val="004F6D6F"/>
    <w:rsid w:val="005004E4"/>
    <w:rsid w:val="0050061D"/>
    <w:rsid w:val="00500E7F"/>
    <w:rsid w:val="00501653"/>
    <w:rsid w:val="00501CA9"/>
    <w:rsid w:val="005021D3"/>
    <w:rsid w:val="005025A9"/>
    <w:rsid w:val="00502A29"/>
    <w:rsid w:val="00503628"/>
    <w:rsid w:val="005042B6"/>
    <w:rsid w:val="0050499D"/>
    <w:rsid w:val="0050531B"/>
    <w:rsid w:val="00505339"/>
    <w:rsid w:val="00505BC2"/>
    <w:rsid w:val="005066E1"/>
    <w:rsid w:val="00506823"/>
    <w:rsid w:val="00507861"/>
    <w:rsid w:val="0050797B"/>
    <w:rsid w:val="00511F78"/>
    <w:rsid w:val="00513742"/>
    <w:rsid w:val="005140D6"/>
    <w:rsid w:val="0051554C"/>
    <w:rsid w:val="00515D69"/>
    <w:rsid w:val="00515E05"/>
    <w:rsid w:val="00516169"/>
    <w:rsid w:val="00516186"/>
    <w:rsid w:val="005170A8"/>
    <w:rsid w:val="0051758A"/>
    <w:rsid w:val="005177D9"/>
    <w:rsid w:val="00517EB3"/>
    <w:rsid w:val="00520796"/>
    <w:rsid w:val="00520869"/>
    <w:rsid w:val="00520A82"/>
    <w:rsid w:val="00520B37"/>
    <w:rsid w:val="005228ED"/>
    <w:rsid w:val="00523446"/>
    <w:rsid w:val="00523C33"/>
    <w:rsid w:val="0052462E"/>
    <w:rsid w:val="00524BB8"/>
    <w:rsid w:val="00524C1C"/>
    <w:rsid w:val="0052504F"/>
    <w:rsid w:val="005254DF"/>
    <w:rsid w:val="00525781"/>
    <w:rsid w:val="005266D7"/>
    <w:rsid w:val="00526969"/>
    <w:rsid w:val="0052705F"/>
    <w:rsid w:val="005272B6"/>
    <w:rsid w:val="005307F6"/>
    <w:rsid w:val="00531612"/>
    <w:rsid w:val="00531F58"/>
    <w:rsid w:val="005320E1"/>
    <w:rsid w:val="00532206"/>
    <w:rsid w:val="00532793"/>
    <w:rsid w:val="005347B2"/>
    <w:rsid w:val="00534FFE"/>
    <w:rsid w:val="00535775"/>
    <w:rsid w:val="00535DE4"/>
    <w:rsid w:val="00537021"/>
    <w:rsid w:val="00537666"/>
    <w:rsid w:val="005378E9"/>
    <w:rsid w:val="00537DDB"/>
    <w:rsid w:val="00540C40"/>
    <w:rsid w:val="00541C4E"/>
    <w:rsid w:val="00542C4B"/>
    <w:rsid w:val="00542CAF"/>
    <w:rsid w:val="005449AB"/>
    <w:rsid w:val="005458D1"/>
    <w:rsid w:val="00545A2E"/>
    <w:rsid w:val="00545A79"/>
    <w:rsid w:val="0054621E"/>
    <w:rsid w:val="0054657D"/>
    <w:rsid w:val="0054698B"/>
    <w:rsid w:val="005472A8"/>
    <w:rsid w:val="005473F7"/>
    <w:rsid w:val="00547A5F"/>
    <w:rsid w:val="00547B62"/>
    <w:rsid w:val="0055086B"/>
    <w:rsid w:val="0055125C"/>
    <w:rsid w:val="00551ABB"/>
    <w:rsid w:val="005520E4"/>
    <w:rsid w:val="005522AD"/>
    <w:rsid w:val="00552ACF"/>
    <w:rsid w:val="00552E5A"/>
    <w:rsid w:val="005534B3"/>
    <w:rsid w:val="00553984"/>
    <w:rsid w:val="00553AC2"/>
    <w:rsid w:val="00553B44"/>
    <w:rsid w:val="005545AD"/>
    <w:rsid w:val="00554E70"/>
    <w:rsid w:val="00555191"/>
    <w:rsid w:val="0055526D"/>
    <w:rsid w:val="00555AA0"/>
    <w:rsid w:val="0055639B"/>
    <w:rsid w:val="005569CF"/>
    <w:rsid w:val="00556C78"/>
    <w:rsid w:val="00556D0C"/>
    <w:rsid w:val="005572B9"/>
    <w:rsid w:val="005574D5"/>
    <w:rsid w:val="005576D8"/>
    <w:rsid w:val="00557722"/>
    <w:rsid w:val="00557C90"/>
    <w:rsid w:val="005608F3"/>
    <w:rsid w:val="00560A28"/>
    <w:rsid w:val="00560CBB"/>
    <w:rsid w:val="005611CE"/>
    <w:rsid w:val="00561E2C"/>
    <w:rsid w:val="00562DC8"/>
    <w:rsid w:val="005631AB"/>
    <w:rsid w:val="00563F3D"/>
    <w:rsid w:val="0056505C"/>
    <w:rsid w:val="0056519F"/>
    <w:rsid w:val="00565D7C"/>
    <w:rsid w:val="0056656B"/>
    <w:rsid w:val="00566C48"/>
    <w:rsid w:val="00566DA2"/>
    <w:rsid w:val="005671BD"/>
    <w:rsid w:val="005674E7"/>
    <w:rsid w:val="005705AF"/>
    <w:rsid w:val="00570713"/>
    <w:rsid w:val="00571003"/>
    <w:rsid w:val="00571180"/>
    <w:rsid w:val="00571203"/>
    <w:rsid w:val="00571C73"/>
    <w:rsid w:val="005720F3"/>
    <w:rsid w:val="00573EFA"/>
    <w:rsid w:val="005746DD"/>
    <w:rsid w:val="005756C1"/>
    <w:rsid w:val="00576457"/>
    <w:rsid w:val="0057754A"/>
    <w:rsid w:val="00577A97"/>
    <w:rsid w:val="00577F3B"/>
    <w:rsid w:val="005803CC"/>
    <w:rsid w:val="0058051C"/>
    <w:rsid w:val="00581821"/>
    <w:rsid w:val="0058185B"/>
    <w:rsid w:val="00581FAB"/>
    <w:rsid w:val="00582460"/>
    <w:rsid w:val="00582529"/>
    <w:rsid w:val="005828C6"/>
    <w:rsid w:val="00583199"/>
    <w:rsid w:val="005838B3"/>
    <w:rsid w:val="00583A3D"/>
    <w:rsid w:val="00584CBA"/>
    <w:rsid w:val="005856AA"/>
    <w:rsid w:val="00585E0C"/>
    <w:rsid w:val="00586062"/>
    <w:rsid w:val="005861FA"/>
    <w:rsid w:val="00587530"/>
    <w:rsid w:val="0059097E"/>
    <w:rsid w:val="00591187"/>
    <w:rsid w:val="005912B0"/>
    <w:rsid w:val="005919CE"/>
    <w:rsid w:val="00592420"/>
    <w:rsid w:val="005928A5"/>
    <w:rsid w:val="00592A0F"/>
    <w:rsid w:val="0059300A"/>
    <w:rsid w:val="0059434E"/>
    <w:rsid w:val="005945E9"/>
    <w:rsid w:val="005952DF"/>
    <w:rsid w:val="00595B3C"/>
    <w:rsid w:val="00595E71"/>
    <w:rsid w:val="00596A97"/>
    <w:rsid w:val="00596C4C"/>
    <w:rsid w:val="005972D4"/>
    <w:rsid w:val="005A009A"/>
    <w:rsid w:val="005A048F"/>
    <w:rsid w:val="005A062A"/>
    <w:rsid w:val="005A18EF"/>
    <w:rsid w:val="005A1C69"/>
    <w:rsid w:val="005A2626"/>
    <w:rsid w:val="005A2C8D"/>
    <w:rsid w:val="005A3885"/>
    <w:rsid w:val="005A3A65"/>
    <w:rsid w:val="005A3AF0"/>
    <w:rsid w:val="005A4054"/>
    <w:rsid w:val="005A419C"/>
    <w:rsid w:val="005A4FA0"/>
    <w:rsid w:val="005A51FD"/>
    <w:rsid w:val="005A58A4"/>
    <w:rsid w:val="005A5975"/>
    <w:rsid w:val="005A5A2C"/>
    <w:rsid w:val="005A5B19"/>
    <w:rsid w:val="005A5BC4"/>
    <w:rsid w:val="005A60CF"/>
    <w:rsid w:val="005A6153"/>
    <w:rsid w:val="005B0290"/>
    <w:rsid w:val="005B060F"/>
    <w:rsid w:val="005B07AC"/>
    <w:rsid w:val="005B0B5C"/>
    <w:rsid w:val="005B0BBD"/>
    <w:rsid w:val="005B11B0"/>
    <w:rsid w:val="005B172A"/>
    <w:rsid w:val="005B20D0"/>
    <w:rsid w:val="005B212D"/>
    <w:rsid w:val="005B2163"/>
    <w:rsid w:val="005B230F"/>
    <w:rsid w:val="005B2CFF"/>
    <w:rsid w:val="005B335B"/>
    <w:rsid w:val="005B37FF"/>
    <w:rsid w:val="005B50DC"/>
    <w:rsid w:val="005B5BD0"/>
    <w:rsid w:val="005B5EFC"/>
    <w:rsid w:val="005B6D88"/>
    <w:rsid w:val="005B6DD3"/>
    <w:rsid w:val="005B6ED2"/>
    <w:rsid w:val="005B727A"/>
    <w:rsid w:val="005B7511"/>
    <w:rsid w:val="005B75E0"/>
    <w:rsid w:val="005B77BB"/>
    <w:rsid w:val="005B7C1E"/>
    <w:rsid w:val="005B7D6F"/>
    <w:rsid w:val="005C2B63"/>
    <w:rsid w:val="005C3F41"/>
    <w:rsid w:val="005C4CD0"/>
    <w:rsid w:val="005C4E82"/>
    <w:rsid w:val="005C5459"/>
    <w:rsid w:val="005C58FA"/>
    <w:rsid w:val="005C5DBC"/>
    <w:rsid w:val="005C62A6"/>
    <w:rsid w:val="005C6455"/>
    <w:rsid w:val="005C6AF6"/>
    <w:rsid w:val="005C6BD8"/>
    <w:rsid w:val="005C6D6A"/>
    <w:rsid w:val="005C7A23"/>
    <w:rsid w:val="005D0861"/>
    <w:rsid w:val="005D0FED"/>
    <w:rsid w:val="005D134A"/>
    <w:rsid w:val="005D134E"/>
    <w:rsid w:val="005D1528"/>
    <w:rsid w:val="005D2CA1"/>
    <w:rsid w:val="005D375F"/>
    <w:rsid w:val="005D413B"/>
    <w:rsid w:val="005D4741"/>
    <w:rsid w:val="005D4D2A"/>
    <w:rsid w:val="005D4D50"/>
    <w:rsid w:val="005D54A8"/>
    <w:rsid w:val="005D554F"/>
    <w:rsid w:val="005D592C"/>
    <w:rsid w:val="005D63FE"/>
    <w:rsid w:val="005D6C40"/>
    <w:rsid w:val="005D79F7"/>
    <w:rsid w:val="005E0D55"/>
    <w:rsid w:val="005E0F6E"/>
    <w:rsid w:val="005E1AE2"/>
    <w:rsid w:val="005E1E75"/>
    <w:rsid w:val="005E21AC"/>
    <w:rsid w:val="005E3F00"/>
    <w:rsid w:val="005E45A5"/>
    <w:rsid w:val="005E49DC"/>
    <w:rsid w:val="005E5313"/>
    <w:rsid w:val="005E5707"/>
    <w:rsid w:val="005E575E"/>
    <w:rsid w:val="005E5C6E"/>
    <w:rsid w:val="005E608D"/>
    <w:rsid w:val="005E658E"/>
    <w:rsid w:val="005E7ABF"/>
    <w:rsid w:val="005F0FA2"/>
    <w:rsid w:val="005F15EE"/>
    <w:rsid w:val="005F257D"/>
    <w:rsid w:val="005F2F0F"/>
    <w:rsid w:val="005F439A"/>
    <w:rsid w:val="005F4D4B"/>
    <w:rsid w:val="005F7179"/>
    <w:rsid w:val="00600674"/>
    <w:rsid w:val="0060069B"/>
    <w:rsid w:val="00600821"/>
    <w:rsid w:val="006022C2"/>
    <w:rsid w:val="00602B9E"/>
    <w:rsid w:val="0060388C"/>
    <w:rsid w:val="00603E43"/>
    <w:rsid w:val="0060415E"/>
    <w:rsid w:val="006041AD"/>
    <w:rsid w:val="0060472B"/>
    <w:rsid w:val="00604D70"/>
    <w:rsid w:val="0060528F"/>
    <w:rsid w:val="006052CF"/>
    <w:rsid w:val="0060539D"/>
    <w:rsid w:val="006055F3"/>
    <w:rsid w:val="006057FD"/>
    <w:rsid w:val="0060598D"/>
    <w:rsid w:val="00607AF2"/>
    <w:rsid w:val="00607CCA"/>
    <w:rsid w:val="00610171"/>
    <w:rsid w:val="00610947"/>
    <w:rsid w:val="00610D19"/>
    <w:rsid w:val="006120D3"/>
    <w:rsid w:val="0061337A"/>
    <w:rsid w:val="00615ED9"/>
    <w:rsid w:val="0061681F"/>
    <w:rsid w:val="00617096"/>
    <w:rsid w:val="00617BC6"/>
    <w:rsid w:val="00617CA8"/>
    <w:rsid w:val="00620231"/>
    <w:rsid w:val="00620556"/>
    <w:rsid w:val="00620576"/>
    <w:rsid w:val="00620770"/>
    <w:rsid w:val="0062145A"/>
    <w:rsid w:val="00621607"/>
    <w:rsid w:val="00621768"/>
    <w:rsid w:val="00622532"/>
    <w:rsid w:val="00622658"/>
    <w:rsid w:val="00622692"/>
    <w:rsid w:val="00622A86"/>
    <w:rsid w:val="00624EA6"/>
    <w:rsid w:val="006250CA"/>
    <w:rsid w:val="0062512A"/>
    <w:rsid w:val="00625B45"/>
    <w:rsid w:val="00625C78"/>
    <w:rsid w:val="006269BA"/>
    <w:rsid w:val="00627D0D"/>
    <w:rsid w:val="00630E13"/>
    <w:rsid w:val="00630F8F"/>
    <w:rsid w:val="006319E0"/>
    <w:rsid w:val="006320D6"/>
    <w:rsid w:val="006320DC"/>
    <w:rsid w:val="006322C0"/>
    <w:rsid w:val="00632A31"/>
    <w:rsid w:val="00632E7B"/>
    <w:rsid w:val="006343C9"/>
    <w:rsid w:val="006352E8"/>
    <w:rsid w:val="00635E8B"/>
    <w:rsid w:val="00636673"/>
    <w:rsid w:val="006367B1"/>
    <w:rsid w:val="006369C0"/>
    <w:rsid w:val="00636A51"/>
    <w:rsid w:val="00640490"/>
    <w:rsid w:val="006407DF"/>
    <w:rsid w:val="006419F4"/>
    <w:rsid w:val="006423F1"/>
    <w:rsid w:val="00642D16"/>
    <w:rsid w:val="006430A6"/>
    <w:rsid w:val="00643183"/>
    <w:rsid w:val="006468BA"/>
    <w:rsid w:val="006469CB"/>
    <w:rsid w:val="00646D9B"/>
    <w:rsid w:val="00647355"/>
    <w:rsid w:val="00647423"/>
    <w:rsid w:val="00647972"/>
    <w:rsid w:val="00647BD9"/>
    <w:rsid w:val="0065071B"/>
    <w:rsid w:val="006507CC"/>
    <w:rsid w:val="00650A94"/>
    <w:rsid w:val="00650CB8"/>
    <w:rsid w:val="00651A0F"/>
    <w:rsid w:val="00651B15"/>
    <w:rsid w:val="006523C8"/>
    <w:rsid w:val="006531BA"/>
    <w:rsid w:val="0065353F"/>
    <w:rsid w:val="0065366C"/>
    <w:rsid w:val="00653780"/>
    <w:rsid w:val="00654806"/>
    <w:rsid w:val="006552F5"/>
    <w:rsid w:val="00655823"/>
    <w:rsid w:val="00655AAE"/>
    <w:rsid w:val="00656867"/>
    <w:rsid w:val="00656B21"/>
    <w:rsid w:val="0065714D"/>
    <w:rsid w:val="006578F4"/>
    <w:rsid w:val="00657A81"/>
    <w:rsid w:val="00657F44"/>
    <w:rsid w:val="00660F23"/>
    <w:rsid w:val="00661C8F"/>
    <w:rsid w:val="00661DF2"/>
    <w:rsid w:val="00662662"/>
    <w:rsid w:val="00662672"/>
    <w:rsid w:val="0066347E"/>
    <w:rsid w:val="006634FA"/>
    <w:rsid w:val="00663A18"/>
    <w:rsid w:val="00663C73"/>
    <w:rsid w:val="00663EB7"/>
    <w:rsid w:val="00663FEE"/>
    <w:rsid w:val="006651C3"/>
    <w:rsid w:val="00665986"/>
    <w:rsid w:val="0066636E"/>
    <w:rsid w:val="0066647A"/>
    <w:rsid w:val="00666962"/>
    <w:rsid w:val="006675FA"/>
    <w:rsid w:val="00670062"/>
    <w:rsid w:val="0067132A"/>
    <w:rsid w:val="0067161A"/>
    <w:rsid w:val="00671A8C"/>
    <w:rsid w:val="00671FA5"/>
    <w:rsid w:val="00672EAF"/>
    <w:rsid w:val="00673450"/>
    <w:rsid w:val="00674D49"/>
    <w:rsid w:val="00675E11"/>
    <w:rsid w:val="00676236"/>
    <w:rsid w:val="00676828"/>
    <w:rsid w:val="006768BF"/>
    <w:rsid w:val="00676FD6"/>
    <w:rsid w:val="006773C6"/>
    <w:rsid w:val="00677463"/>
    <w:rsid w:val="006777C8"/>
    <w:rsid w:val="00680024"/>
    <w:rsid w:val="0068011F"/>
    <w:rsid w:val="00680340"/>
    <w:rsid w:val="006814A0"/>
    <w:rsid w:val="00681720"/>
    <w:rsid w:val="00681CC7"/>
    <w:rsid w:val="0068200D"/>
    <w:rsid w:val="00682035"/>
    <w:rsid w:val="006822A8"/>
    <w:rsid w:val="006831AA"/>
    <w:rsid w:val="00683B46"/>
    <w:rsid w:val="00684530"/>
    <w:rsid w:val="00684695"/>
    <w:rsid w:val="006848E9"/>
    <w:rsid w:val="0068576F"/>
    <w:rsid w:val="00685A8E"/>
    <w:rsid w:val="00685DB0"/>
    <w:rsid w:val="0068623C"/>
    <w:rsid w:val="00686C6D"/>
    <w:rsid w:val="0069007A"/>
    <w:rsid w:val="006905B8"/>
    <w:rsid w:val="006905D7"/>
    <w:rsid w:val="00691A6B"/>
    <w:rsid w:val="00692269"/>
    <w:rsid w:val="006922AD"/>
    <w:rsid w:val="00692A3B"/>
    <w:rsid w:val="00692B66"/>
    <w:rsid w:val="00692EA9"/>
    <w:rsid w:val="006930EF"/>
    <w:rsid w:val="00693534"/>
    <w:rsid w:val="006939AF"/>
    <w:rsid w:val="00693C59"/>
    <w:rsid w:val="00694356"/>
    <w:rsid w:val="006948F0"/>
    <w:rsid w:val="00694EDB"/>
    <w:rsid w:val="00695F84"/>
    <w:rsid w:val="006A0A88"/>
    <w:rsid w:val="006A0C3F"/>
    <w:rsid w:val="006A0F37"/>
    <w:rsid w:val="006A1C1A"/>
    <w:rsid w:val="006A2D0F"/>
    <w:rsid w:val="006A2D72"/>
    <w:rsid w:val="006A3070"/>
    <w:rsid w:val="006A3A79"/>
    <w:rsid w:val="006A400E"/>
    <w:rsid w:val="006A452F"/>
    <w:rsid w:val="006A4A70"/>
    <w:rsid w:val="006A553A"/>
    <w:rsid w:val="006A5D02"/>
    <w:rsid w:val="006A67EC"/>
    <w:rsid w:val="006A68C8"/>
    <w:rsid w:val="006A6D93"/>
    <w:rsid w:val="006A7316"/>
    <w:rsid w:val="006A746E"/>
    <w:rsid w:val="006A7F34"/>
    <w:rsid w:val="006B0385"/>
    <w:rsid w:val="006B1314"/>
    <w:rsid w:val="006B2266"/>
    <w:rsid w:val="006B2320"/>
    <w:rsid w:val="006B2BEE"/>
    <w:rsid w:val="006B2E93"/>
    <w:rsid w:val="006B3D90"/>
    <w:rsid w:val="006B4441"/>
    <w:rsid w:val="006B4AE9"/>
    <w:rsid w:val="006B5747"/>
    <w:rsid w:val="006B5C14"/>
    <w:rsid w:val="006B6C15"/>
    <w:rsid w:val="006B71EF"/>
    <w:rsid w:val="006C103E"/>
    <w:rsid w:val="006C1054"/>
    <w:rsid w:val="006C10A0"/>
    <w:rsid w:val="006C1A72"/>
    <w:rsid w:val="006C1ABF"/>
    <w:rsid w:val="006C1C58"/>
    <w:rsid w:val="006C242E"/>
    <w:rsid w:val="006C2DDD"/>
    <w:rsid w:val="006C41C0"/>
    <w:rsid w:val="006C4E17"/>
    <w:rsid w:val="006C6346"/>
    <w:rsid w:val="006C66EF"/>
    <w:rsid w:val="006C6D95"/>
    <w:rsid w:val="006C74F9"/>
    <w:rsid w:val="006C790E"/>
    <w:rsid w:val="006D0F6F"/>
    <w:rsid w:val="006D158B"/>
    <w:rsid w:val="006D171D"/>
    <w:rsid w:val="006D1B27"/>
    <w:rsid w:val="006D1F49"/>
    <w:rsid w:val="006D2635"/>
    <w:rsid w:val="006D3FE3"/>
    <w:rsid w:val="006D4931"/>
    <w:rsid w:val="006D5249"/>
    <w:rsid w:val="006D5AAB"/>
    <w:rsid w:val="006D7A71"/>
    <w:rsid w:val="006D7B77"/>
    <w:rsid w:val="006E0112"/>
    <w:rsid w:val="006E0A3B"/>
    <w:rsid w:val="006E0A49"/>
    <w:rsid w:val="006E0B1C"/>
    <w:rsid w:val="006E17A1"/>
    <w:rsid w:val="006E2385"/>
    <w:rsid w:val="006E2CF4"/>
    <w:rsid w:val="006E3414"/>
    <w:rsid w:val="006E445E"/>
    <w:rsid w:val="006E44F9"/>
    <w:rsid w:val="006E5727"/>
    <w:rsid w:val="006E5B65"/>
    <w:rsid w:val="006E5CFC"/>
    <w:rsid w:val="006E645B"/>
    <w:rsid w:val="006E6A6C"/>
    <w:rsid w:val="006E6D02"/>
    <w:rsid w:val="006E794C"/>
    <w:rsid w:val="006E7A44"/>
    <w:rsid w:val="006E7AF6"/>
    <w:rsid w:val="006E7DAC"/>
    <w:rsid w:val="006F076E"/>
    <w:rsid w:val="006F0F74"/>
    <w:rsid w:val="006F117B"/>
    <w:rsid w:val="006F12DD"/>
    <w:rsid w:val="006F19F8"/>
    <w:rsid w:val="006F1BBF"/>
    <w:rsid w:val="006F25B4"/>
    <w:rsid w:val="006F2C26"/>
    <w:rsid w:val="006F351F"/>
    <w:rsid w:val="006F405B"/>
    <w:rsid w:val="006F4B11"/>
    <w:rsid w:val="006F57F7"/>
    <w:rsid w:val="006F6008"/>
    <w:rsid w:val="006F6D0B"/>
    <w:rsid w:val="0070002C"/>
    <w:rsid w:val="007003A2"/>
    <w:rsid w:val="00700835"/>
    <w:rsid w:val="00700A2D"/>
    <w:rsid w:val="007016BA"/>
    <w:rsid w:val="00701D55"/>
    <w:rsid w:val="00702053"/>
    <w:rsid w:val="00702219"/>
    <w:rsid w:val="00702CD6"/>
    <w:rsid w:val="007031FC"/>
    <w:rsid w:val="00703751"/>
    <w:rsid w:val="00705760"/>
    <w:rsid w:val="00705D03"/>
    <w:rsid w:val="00705E93"/>
    <w:rsid w:val="00705F84"/>
    <w:rsid w:val="007063C2"/>
    <w:rsid w:val="00706789"/>
    <w:rsid w:val="00710611"/>
    <w:rsid w:val="007111EC"/>
    <w:rsid w:val="00711783"/>
    <w:rsid w:val="007117F9"/>
    <w:rsid w:val="0071209C"/>
    <w:rsid w:val="00712789"/>
    <w:rsid w:val="0071315F"/>
    <w:rsid w:val="0071319F"/>
    <w:rsid w:val="007136C1"/>
    <w:rsid w:val="00713A1E"/>
    <w:rsid w:val="00713F2C"/>
    <w:rsid w:val="00714757"/>
    <w:rsid w:val="00714EC6"/>
    <w:rsid w:val="00715A36"/>
    <w:rsid w:val="00716A2A"/>
    <w:rsid w:val="00716EE3"/>
    <w:rsid w:val="00716F3F"/>
    <w:rsid w:val="00716FD2"/>
    <w:rsid w:val="00717D30"/>
    <w:rsid w:val="00720252"/>
    <w:rsid w:val="00720DD1"/>
    <w:rsid w:val="007211AB"/>
    <w:rsid w:val="00721935"/>
    <w:rsid w:val="00722246"/>
    <w:rsid w:val="00722D57"/>
    <w:rsid w:val="00723055"/>
    <w:rsid w:val="007239FF"/>
    <w:rsid w:val="00723C98"/>
    <w:rsid w:val="007244AE"/>
    <w:rsid w:val="00724ECD"/>
    <w:rsid w:val="00724EEC"/>
    <w:rsid w:val="007254F7"/>
    <w:rsid w:val="00725B4C"/>
    <w:rsid w:val="00725F98"/>
    <w:rsid w:val="00726251"/>
    <w:rsid w:val="007263B6"/>
    <w:rsid w:val="00726851"/>
    <w:rsid w:val="00730172"/>
    <w:rsid w:val="007302F0"/>
    <w:rsid w:val="00730312"/>
    <w:rsid w:val="00730561"/>
    <w:rsid w:val="00730AC2"/>
    <w:rsid w:val="00730C44"/>
    <w:rsid w:val="00731446"/>
    <w:rsid w:val="00731BBB"/>
    <w:rsid w:val="00732753"/>
    <w:rsid w:val="00733307"/>
    <w:rsid w:val="00733F32"/>
    <w:rsid w:val="00734305"/>
    <w:rsid w:val="00734924"/>
    <w:rsid w:val="00735675"/>
    <w:rsid w:val="00735D24"/>
    <w:rsid w:val="00736B15"/>
    <w:rsid w:val="00737470"/>
    <w:rsid w:val="007376AE"/>
    <w:rsid w:val="00737B22"/>
    <w:rsid w:val="00737C97"/>
    <w:rsid w:val="007400D9"/>
    <w:rsid w:val="007401F4"/>
    <w:rsid w:val="0074095A"/>
    <w:rsid w:val="00740E62"/>
    <w:rsid w:val="00741558"/>
    <w:rsid w:val="00741D16"/>
    <w:rsid w:val="00742370"/>
    <w:rsid w:val="00742910"/>
    <w:rsid w:val="00743348"/>
    <w:rsid w:val="00743AB6"/>
    <w:rsid w:val="00744117"/>
    <w:rsid w:val="00744683"/>
    <w:rsid w:val="00744A31"/>
    <w:rsid w:val="0074504C"/>
    <w:rsid w:val="0074669B"/>
    <w:rsid w:val="00746A78"/>
    <w:rsid w:val="00747F6E"/>
    <w:rsid w:val="00750228"/>
    <w:rsid w:val="007502F7"/>
    <w:rsid w:val="00750ADB"/>
    <w:rsid w:val="00751CB3"/>
    <w:rsid w:val="0075265F"/>
    <w:rsid w:val="0075296D"/>
    <w:rsid w:val="00752A51"/>
    <w:rsid w:val="00752E37"/>
    <w:rsid w:val="0075377C"/>
    <w:rsid w:val="00754B8C"/>
    <w:rsid w:val="007557DE"/>
    <w:rsid w:val="00755BC0"/>
    <w:rsid w:val="00755D2B"/>
    <w:rsid w:val="00755F29"/>
    <w:rsid w:val="00756818"/>
    <w:rsid w:val="00756E45"/>
    <w:rsid w:val="0075724A"/>
    <w:rsid w:val="00757309"/>
    <w:rsid w:val="00757660"/>
    <w:rsid w:val="00757DB4"/>
    <w:rsid w:val="00760256"/>
    <w:rsid w:val="00760E92"/>
    <w:rsid w:val="00761147"/>
    <w:rsid w:val="00761E4D"/>
    <w:rsid w:val="007620D1"/>
    <w:rsid w:val="0076279E"/>
    <w:rsid w:val="00762DC3"/>
    <w:rsid w:val="007633FC"/>
    <w:rsid w:val="00763595"/>
    <w:rsid w:val="00763C41"/>
    <w:rsid w:val="00763EA1"/>
    <w:rsid w:val="007641EE"/>
    <w:rsid w:val="007666C1"/>
    <w:rsid w:val="00766A49"/>
    <w:rsid w:val="00766E0E"/>
    <w:rsid w:val="0077033D"/>
    <w:rsid w:val="00770AB0"/>
    <w:rsid w:val="00770B09"/>
    <w:rsid w:val="00772073"/>
    <w:rsid w:val="007721A9"/>
    <w:rsid w:val="007725FD"/>
    <w:rsid w:val="007730D8"/>
    <w:rsid w:val="00773143"/>
    <w:rsid w:val="00773FE5"/>
    <w:rsid w:val="00773FEE"/>
    <w:rsid w:val="00774194"/>
    <w:rsid w:val="00774220"/>
    <w:rsid w:val="007748AF"/>
    <w:rsid w:val="0077565A"/>
    <w:rsid w:val="007757A9"/>
    <w:rsid w:val="007758C1"/>
    <w:rsid w:val="00776D7F"/>
    <w:rsid w:val="00776DE9"/>
    <w:rsid w:val="00776F8A"/>
    <w:rsid w:val="007771E9"/>
    <w:rsid w:val="00777A78"/>
    <w:rsid w:val="007806D3"/>
    <w:rsid w:val="007808D6"/>
    <w:rsid w:val="00780A1E"/>
    <w:rsid w:val="00780A25"/>
    <w:rsid w:val="007811C7"/>
    <w:rsid w:val="0078120D"/>
    <w:rsid w:val="0078170B"/>
    <w:rsid w:val="00781CCD"/>
    <w:rsid w:val="007821E6"/>
    <w:rsid w:val="007832D3"/>
    <w:rsid w:val="007846D5"/>
    <w:rsid w:val="00785879"/>
    <w:rsid w:val="00785ABE"/>
    <w:rsid w:val="00785BD5"/>
    <w:rsid w:val="007862C1"/>
    <w:rsid w:val="0078639A"/>
    <w:rsid w:val="007865CD"/>
    <w:rsid w:val="007871CD"/>
    <w:rsid w:val="007872D9"/>
    <w:rsid w:val="0079053D"/>
    <w:rsid w:val="00790BA9"/>
    <w:rsid w:val="00790C36"/>
    <w:rsid w:val="0079129A"/>
    <w:rsid w:val="007918EF"/>
    <w:rsid w:val="007923A5"/>
    <w:rsid w:val="0079265C"/>
    <w:rsid w:val="00793261"/>
    <w:rsid w:val="0079364C"/>
    <w:rsid w:val="00794B77"/>
    <w:rsid w:val="00796A7B"/>
    <w:rsid w:val="00796B3F"/>
    <w:rsid w:val="00796E0E"/>
    <w:rsid w:val="007A03F6"/>
    <w:rsid w:val="007A0743"/>
    <w:rsid w:val="007A129C"/>
    <w:rsid w:val="007A161B"/>
    <w:rsid w:val="007A2CFA"/>
    <w:rsid w:val="007A3551"/>
    <w:rsid w:val="007A38A7"/>
    <w:rsid w:val="007A3D38"/>
    <w:rsid w:val="007A563F"/>
    <w:rsid w:val="007A59E9"/>
    <w:rsid w:val="007A5AAE"/>
    <w:rsid w:val="007A5AF7"/>
    <w:rsid w:val="007A5F8B"/>
    <w:rsid w:val="007A6ED0"/>
    <w:rsid w:val="007A7F4C"/>
    <w:rsid w:val="007B0E64"/>
    <w:rsid w:val="007B1CDB"/>
    <w:rsid w:val="007B2246"/>
    <w:rsid w:val="007B37E9"/>
    <w:rsid w:val="007B4607"/>
    <w:rsid w:val="007B4CF8"/>
    <w:rsid w:val="007B4D17"/>
    <w:rsid w:val="007B4DD3"/>
    <w:rsid w:val="007B4E6B"/>
    <w:rsid w:val="007B50E4"/>
    <w:rsid w:val="007B5CF3"/>
    <w:rsid w:val="007B6481"/>
    <w:rsid w:val="007B69CB"/>
    <w:rsid w:val="007B69E6"/>
    <w:rsid w:val="007B6D26"/>
    <w:rsid w:val="007B71C2"/>
    <w:rsid w:val="007B763E"/>
    <w:rsid w:val="007C11A9"/>
    <w:rsid w:val="007C2AAC"/>
    <w:rsid w:val="007C3507"/>
    <w:rsid w:val="007C372C"/>
    <w:rsid w:val="007C4487"/>
    <w:rsid w:val="007C4731"/>
    <w:rsid w:val="007C541D"/>
    <w:rsid w:val="007C5AFB"/>
    <w:rsid w:val="007C5B2E"/>
    <w:rsid w:val="007C5DDD"/>
    <w:rsid w:val="007C5E97"/>
    <w:rsid w:val="007C636E"/>
    <w:rsid w:val="007C6820"/>
    <w:rsid w:val="007C6B05"/>
    <w:rsid w:val="007C6C50"/>
    <w:rsid w:val="007C701D"/>
    <w:rsid w:val="007C7054"/>
    <w:rsid w:val="007C728D"/>
    <w:rsid w:val="007D0CA6"/>
    <w:rsid w:val="007D1830"/>
    <w:rsid w:val="007D21B1"/>
    <w:rsid w:val="007D287C"/>
    <w:rsid w:val="007D2B30"/>
    <w:rsid w:val="007D2EEA"/>
    <w:rsid w:val="007D3D6E"/>
    <w:rsid w:val="007D4933"/>
    <w:rsid w:val="007D4B59"/>
    <w:rsid w:val="007D5BDD"/>
    <w:rsid w:val="007E0052"/>
    <w:rsid w:val="007E0184"/>
    <w:rsid w:val="007E0514"/>
    <w:rsid w:val="007E0A71"/>
    <w:rsid w:val="007E0E43"/>
    <w:rsid w:val="007E1332"/>
    <w:rsid w:val="007E1510"/>
    <w:rsid w:val="007E17FB"/>
    <w:rsid w:val="007E1A64"/>
    <w:rsid w:val="007E1DEE"/>
    <w:rsid w:val="007E2BDF"/>
    <w:rsid w:val="007E3043"/>
    <w:rsid w:val="007E42EC"/>
    <w:rsid w:val="007E4949"/>
    <w:rsid w:val="007E4C72"/>
    <w:rsid w:val="007E4D0B"/>
    <w:rsid w:val="007E4FD8"/>
    <w:rsid w:val="007E5192"/>
    <w:rsid w:val="007E5886"/>
    <w:rsid w:val="007E62A1"/>
    <w:rsid w:val="007E69BC"/>
    <w:rsid w:val="007F0957"/>
    <w:rsid w:val="007F0E4B"/>
    <w:rsid w:val="007F129F"/>
    <w:rsid w:val="007F19E7"/>
    <w:rsid w:val="007F1CFD"/>
    <w:rsid w:val="007F1E15"/>
    <w:rsid w:val="007F27C4"/>
    <w:rsid w:val="007F36E3"/>
    <w:rsid w:val="007F4455"/>
    <w:rsid w:val="007F46BD"/>
    <w:rsid w:val="007F47C3"/>
    <w:rsid w:val="007F49BD"/>
    <w:rsid w:val="007F4AFD"/>
    <w:rsid w:val="007F5538"/>
    <w:rsid w:val="007F590E"/>
    <w:rsid w:val="007F593C"/>
    <w:rsid w:val="007F5D85"/>
    <w:rsid w:val="007F5DA8"/>
    <w:rsid w:val="007F5E8C"/>
    <w:rsid w:val="007F6450"/>
    <w:rsid w:val="007F65B5"/>
    <w:rsid w:val="007F6884"/>
    <w:rsid w:val="007F78B2"/>
    <w:rsid w:val="007F7BDC"/>
    <w:rsid w:val="00800D49"/>
    <w:rsid w:val="008010D5"/>
    <w:rsid w:val="00801D3D"/>
    <w:rsid w:val="00801E75"/>
    <w:rsid w:val="008023AA"/>
    <w:rsid w:val="0080298D"/>
    <w:rsid w:val="00802C9D"/>
    <w:rsid w:val="00802D36"/>
    <w:rsid w:val="00802E83"/>
    <w:rsid w:val="00803130"/>
    <w:rsid w:val="0080368D"/>
    <w:rsid w:val="00803C9C"/>
    <w:rsid w:val="00803E25"/>
    <w:rsid w:val="00804710"/>
    <w:rsid w:val="00804B55"/>
    <w:rsid w:val="00804DCA"/>
    <w:rsid w:val="008050C6"/>
    <w:rsid w:val="00805913"/>
    <w:rsid w:val="00805C7D"/>
    <w:rsid w:val="00806131"/>
    <w:rsid w:val="00807AF8"/>
    <w:rsid w:val="00807C96"/>
    <w:rsid w:val="00807E3A"/>
    <w:rsid w:val="0081036E"/>
    <w:rsid w:val="00810EED"/>
    <w:rsid w:val="0081147C"/>
    <w:rsid w:val="00811B8D"/>
    <w:rsid w:val="00812048"/>
    <w:rsid w:val="00812FD8"/>
    <w:rsid w:val="00813123"/>
    <w:rsid w:val="0081448E"/>
    <w:rsid w:val="00814C9F"/>
    <w:rsid w:val="008151B3"/>
    <w:rsid w:val="00816187"/>
    <w:rsid w:val="00816450"/>
    <w:rsid w:val="00817CEF"/>
    <w:rsid w:val="00817D4E"/>
    <w:rsid w:val="00817DF8"/>
    <w:rsid w:val="0082241B"/>
    <w:rsid w:val="00822ED8"/>
    <w:rsid w:val="008234F4"/>
    <w:rsid w:val="00823790"/>
    <w:rsid w:val="00823DC3"/>
    <w:rsid w:val="00824E49"/>
    <w:rsid w:val="00825F62"/>
    <w:rsid w:val="00826A41"/>
    <w:rsid w:val="00826EDC"/>
    <w:rsid w:val="0082774C"/>
    <w:rsid w:val="00830543"/>
    <w:rsid w:val="0083082C"/>
    <w:rsid w:val="00830CD2"/>
    <w:rsid w:val="00831456"/>
    <w:rsid w:val="008317FF"/>
    <w:rsid w:val="00832250"/>
    <w:rsid w:val="00832DFC"/>
    <w:rsid w:val="008347BB"/>
    <w:rsid w:val="008350BC"/>
    <w:rsid w:val="0083562F"/>
    <w:rsid w:val="00835A90"/>
    <w:rsid w:val="00835AE1"/>
    <w:rsid w:val="00835C8E"/>
    <w:rsid w:val="00835DB8"/>
    <w:rsid w:val="00836DEE"/>
    <w:rsid w:val="00836EC4"/>
    <w:rsid w:val="0083752A"/>
    <w:rsid w:val="00837D76"/>
    <w:rsid w:val="008402FA"/>
    <w:rsid w:val="0084079A"/>
    <w:rsid w:val="008407AB"/>
    <w:rsid w:val="008408B7"/>
    <w:rsid w:val="00840DE0"/>
    <w:rsid w:val="0084130A"/>
    <w:rsid w:val="008419D2"/>
    <w:rsid w:val="008420E3"/>
    <w:rsid w:val="00842159"/>
    <w:rsid w:val="00842268"/>
    <w:rsid w:val="00842379"/>
    <w:rsid w:val="00842B5F"/>
    <w:rsid w:val="00843FCD"/>
    <w:rsid w:val="00844096"/>
    <w:rsid w:val="00844F4A"/>
    <w:rsid w:val="008455D9"/>
    <w:rsid w:val="00847B58"/>
    <w:rsid w:val="00850547"/>
    <w:rsid w:val="008518C1"/>
    <w:rsid w:val="00851A12"/>
    <w:rsid w:val="00851B06"/>
    <w:rsid w:val="00851E4C"/>
    <w:rsid w:val="0085237F"/>
    <w:rsid w:val="00852810"/>
    <w:rsid w:val="00852DDE"/>
    <w:rsid w:val="008548F0"/>
    <w:rsid w:val="00854A3E"/>
    <w:rsid w:val="00855204"/>
    <w:rsid w:val="00856934"/>
    <w:rsid w:val="00857D6E"/>
    <w:rsid w:val="00857D79"/>
    <w:rsid w:val="00861A35"/>
    <w:rsid w:val="00861D72"/>
    <w:rsid w:val="008620AE"/>
    <w:rsid w:val="00862562"/>
    <w:rsid w:val="00862CB9"/>
    <w:rsid w:val="00862CC6"/>
    <w:rsid w:val="00864428"/>
    <w:rsid w:val="00864886"/>
    <w:rsid w:val="00864FF3"/>
    <w:rsid w:val="00865BE5"/>
    <w:rsid w:val="00865F3D"/>
    <w:rsid w:val="00866371"/>
    <w:rsid w:val="008667E0"/>
    <w:rsid w:val="008669FE"/>
    <w:rsid w:val="00866ACD"/>
    <w:rsid w:val="00867154"/>
    <w:rsid w:val="008674C6"/>
    <w:rsid w:val="00870051"/>
    <w:rsid w:val="008710E8"/>
    <w:rsid w:val="00871AAE"/>
    <w:rsid w:val="00872054"/>
    <w:rsid w:val="00872109"/>
    <w:rsid w:val="00872CA8"/>
    <w:rsid w:val="00873236"/>
    <w:rsid w:val="00873C20"/>
    <w:rsid w:val="008759DD"/>
    <w:rsid w:val="00875E10"/>
    <w:rsid w:val="00876BBC"/>
    <w:rsid w:val="00877234"/>
    <w:rsid w:val="0087752A"/>
    <w:rsid w:val="00880F27"/>
    <w:rsid w:val="00881269"/>
    <w:rsid w:val="00881354"/>
    <w:rsid w:val="008828F3"/>
    <w:rsid w:val="00882A9E"/>
    <w:rsid w:val="00882F68"/>
    <w:rsid w:val="00883124"/>
    <w:rsid w:val="008836BE"/>
    <w:rsid w:val="008841E8"/>
    <w:rsid w:val="00884845"/>
    <w:rsid w:val="00885843"/>
    <w:rsid w:val="00886611"/>
    <w:rsid w:val="00886A78"/>
    <w:rsid w:val="008878BE"/>
    <w:rsid w:val="0089030E"/>
    <w:rsid w:val="00890C8D"/>
    <w:rsid w:val="00891472"/>
    <w:rsid w:val="008915BF"/>
    <w:rsid w:val="008918EB"/>
    <w:rsid w:val="00891A42"/>
    <w:rsid w:val="00891E27"/>
    <w:rsid w:val="00892029"/>
    <w:rsid w:val="00892622"/>
    <w:rsid w:val="0089328E"/>
    <w:rsid w:val="008937A3"/>
    <w:rsid w:val="00893D79"/>
    <w:rsid w:val="0089424A"/>
    <w:rsid w:val="00894546"/>
    <w:rsid w:val="00894A16"/>
    <w:rsid w:val="00894B83"/>
    <w:rsid w:val="0089529A"/>
    <w:rsid w:val="008959EB"/>
    <w:rsid w:val="00896AB4"/>
    <w:rsid w:val="00896B3B"/>
    <w:rsid w:val="00897511"/>
    <w:rsid w:val="00897738"/>
    <w:rsid w:val="00897D72"/>
    <w:rsid w:val="00897E8F"/>
    <w:rsid w:val="008A274C"/>
    <w:rsid w:val="008A29B7"/>
    <w:rsid w:val="008A3358"/>
    <w:rsid w:val="008A3C07"/>
    <w:rsid w:val="008A5041"/>
    <w:rsid w:val="008A54DA"/>
    <w:rsid w:val="008A563E"/>
    <w:rsid w:val="008A5E36"/>
    <w:rsid w:val="008A60EF"/>
    <w:rsid w:val="008A6114"/>
    <w:rsid w:val="008A7A13"/>
    <w:rsid w:val="008A7BAD"/>
    <w:rsid w:val="008B079B"/>
    <w:rsid w:val="008B11B8"/>
    <w:rsid w:val="008B1909"/>
    <w:rsid w:val="008B2232"/>
    <w:rsid w:val="008B2252"/>
    <w:rsid w:val="008B2256"/>
    <w:rsid w:val="008B25B3"/>
    <w:rsid w:val="008B2826"/>
    <w:rsid w:val="008B28EC"/>
    <w:rsid w:val="008B3B82"/>
    <w:rsid w:val="008B3F3D"/>
    <w:rsid w:val="008B4373"/>
    <w:rsid w:val="008B45AA"/>
    <w:rsid w:val="008B4CA2"/>
    <w:rsid w:val="008B53E8"/>
    <w:rsid w:val="008B596F"/>
    <w:rsid w:val="008B59E5"/>
    <w:rsid w:val="008B6751"/>
    <w:rsid w:val="008C03AC"/>
    <w:rsid w:val="008C05FE"/>
    <w:rsid w:val="008C1696"/>
    <w:rsid w:val="008C1706"/>
    <w:rsid w:val="008C1AF7"/>
    <w:rsid w:val="008C1C8D"/>
    <w:rsid w:val="008C1D05"/>
    <w:rsid w:val="008C46C2"/>
    <w:rsid w:val="008C604B"/>
    <w:rsid w:val="008C66E5"/>
    <w:rsid w:val="008C6B56"/>
    <w:rsid w:val="008D0B82"/>
    <w:rsid w:val="008D0DE7"/>
    <w:rsid w:val="008D1925"/>
    <w:rsid w:val="008D21B1"/>
    <w:rsid w:val="008D283A"/>
    <w:rsid w:val="008D2975"/>
    <w:rsid w:val="008D30C0"/>
    <w:rsid w:val="008D3856"/>
    <w:rsid w:val="008D3D96"/>
    <w:rsid w:val="008D3DEC"/>
    <w:rsid w:val="008D4ACA"/>
    <w:rsid w:val="008D50E5"/>
    <w:rsid w:val="008D5514"/>
    <w:rsid w:val="008D6AE9"/>
    <w:rsid w:val="008D6DC8"/>
    <w:rsid w:val="008E07A0"/>
    <w:rsid w:val="008E161C"/>
    <w:rsid w:val="008E197F"/>
    <w:rsid w:val="008E414A"/>
    <w:rsid w:val="008E4698"/>
    <w:rsid w:val="008E4B8F"/>
    <w:rsid w:val="008E5AD4"/>
    <w:rsid w:val="008E6183"/>
    <w:rsid w:val="008E67FC"/>
    <w:rsid w:val="008E7EB2"/>
    <w:rsid w:val="008F0708"/>
    <w:rsid w:val="008F0D7A"/>
    <w:rsid w:val="008F1501"/>
    <w:rsid w:val="008F2062"/>
    <w:rsid w:val="008F241A"/>
    <w:rsid w:val="008F2596"/>
    <w:rsid w:val="008F2DA2"/>
    <w:rsid w:val="008F354E"/>
    <w:rsid w:val="008F4466"/>
    <w:rsid w:val="008F4528"/>
    <w:rsid w:val="008F5043"/>
    <w:rsid w:val="008F54E2"/>
    <w:rsid w:val="008F5503"/>
    <w:rsid w:val="008F55E0"/>
    <w:rsid w:val="008F5796"/>
    <w:rsid w:val="008F5895"/>
    <w:rsid w:val="008F610B"/>
    <w:rsid w:val="008F6A13"/>
    <w:rsid w:val="00900055"/>
    <w:rsid w:val="0090037C"/>
    <w:rsid w:val="00900B88"/>
    <w:rsid w:val="00901185"/>
    <w:rsid w:val="00901199"/>
    <w:rsid w:val="00902055"/>
    <w:rsid w:val="009036A3"/>
    <w:rsid w:val="00903FC3"/>
    <w:rsid w:val="00903FF9"/>
    <w:rsid w:val="0090493A"/>
    <w:rsid w:val="009051C3"/>
    <w:rsid w:val="00905964"/>
    <w:rsid w:val="00905FD0"/>
    <w:rsid w:val="009060A9"/>
    <w:rsid w:val="009077FE"/>
    <w:rsid w:val="00907BB8"/>
    <w:rsid w:val="009109C2"/>
    <w:rsid w:val="009111DC"/>
    <w:rsid w:val="009111ED"/>
    <w:rsid w:val="00911266"/>
    <w:rsid w:val="00911C34"/>
    <w:rsid w:val="00912A0F"/>
    <w:rsid w:val="0091307E"/>
    <w:rsid w:val="0091331F"/>
    <w:rsid w:val="00914145"/>
    <w:rsid w:val="00914453"/>
    <w:rsid w:val="00915431"/>
    <w:rsid w:val="009154DE"/>
    <w:rsid w:val="00915743"/>
    <w:rsid w:val="009168BB"/>
    <w:rsid w:val="00916903"/>
    <w:rsid w:val="00917480"/>
    <w:rsid w:val="00917EF6"/>
    <w:rsid w:val="00920693"/>
    <w:rsid w:val="00920A02"/>
    <w:rsid w:val="00923320"/>
    <w:rsid w:val="00923CB2"/>
    <w:rsid w:val="009247A9"/>
    <w:rsid w:val="009250FF"/>
    <w:rsid w:val="00925752"/>
    <w:rsid w:val="0092609A"/>
    <w:rsid w:val="009262BD"/>
    <w:rsid w:val="00926A2F"/>
    <w:rsid w:val="00927BAE"/>
    <w:rsid w:val="00927D7E"/>
    <w:rsid w:val="00930178"/>
    <w:rsid w:val="009305AB"/>
    <w:rsid w:val="00930844"/>
    <w:rsid w:val="009311B9"/>
    <w:rsid w:val="009319B5"/>
    <w:rsid w:val="00931D05"/>
    <w:rsid w:val="00933241"/>
    <w:rsid w:val="00933A7E"/>
    <w:rsid w:val="009353E1"/>
    <w:rsid w:val="00935687"/>
    <w:rsid w:val="0093650A"/>
    <w:rsid w:val="00936FC8"/>
    <w:rsid w:val="0093712A"/>
    <w:rsid w:val="0093716B"/>
    <w:rsid w:val="00940218"/>
    <w:rsid w:val="009406F5"/>
    <w:rsid w:val="00940A1A"/>
    <w:rsid w:val="00940EB4"/>
    <w:rsid w:val="00941584"/>
    <w:rsid w:val="0094176A"/>
    <w:rsid w:val="00941A29"/>
    <w:rsid w:val="00941BD5"/>
    <w:rsid w:val="00942778"/>
    <w:rsid w:val="0094283D"/>
    <w:rsid w:val="0094316F"/>
    <w:rsid w:val="00943312"/>
    <w:rsid w:val="00943744"/>
    <w:rsid w:val="00943C1A"/>
    <w:rsid w:val="00944C39"/>
    <w:rsid w:val="009456BD"/>
    <w:rsid w:val="009456D7"/>
    <w:rsid w:val="00945A94"/>
    <w:rsid w:val="00945E9C"/>
    <w:rsid w:val="00946BD1"/>
    <w:rsid w:val="00946F0E"/>
    <w:rsid w:val="009472D5"/>
    <w:rsid w:val="00947885"/>
    <w:rsid w:val="00947ED3"/>
    <w:rsid w:val="0095009A"/>
    <w:rsid w:val="009504BC"/>
    <w:rsid w:val="00950659"/>
    <w:rsid w:val="00951329"/>
    <w:rsid w:val="00952D8D"/>
    <w:rsid w:val="00952E95"/>
    <w:rsid w:val="00953FC7"/>
    <w:rsid w:val="0095491B"/>
    <w:rsid w:val="00955029"/>
    <w:rsid w:val="009556A8"/>
    <w:rsid w:val="00955728"/>
    <w:rsid w:val="00955768"/>
    <w:rsid w:val="009566E2"/>
    <w:rsid w:val="009567A2"/>
    <w:rsid w:val="009568FD"/>
    <w:rsid w:val="00957273"/>
    <w:rsid w:val="00957CB9"/>
    <w:rsid w:val="00961B1F"/>
    <w:rsid w:val="009621FE"/>
    <w:rsid w:val="009623EA"/>
    <w:rsid w:val="00963605"/>
    <w:rsid w:val="00963683"/>
    <w:rsid w:val="00964D99"/>
    <w:rsid w:val="00964DA5"/>
    <w:rsid w:val="00965679"/>
    <w:rsid w:val="00965B03"/>
    <w:rsid w:val="009660E2"/>
    <w:rsid w:val="0096621D"/>
    <w:rsid w:val="00966627"/>
    <w:rsid w:val="00966AE6"/>
    <w:rsid w:val="00966CD6"/>
    <w:rsid w:val="009714DF"/>
    <w:rsid w:val="009722ED"/>
    <w:rsid w:val="00972557"/>
    <w:rsid w:val="00972594"/>
    <w:rsid w:val="009739FB"/>
    <w:rsid w:val="00974693"/>
    <w:rsid w:val="0097486D"/>
    <w:rsid w:val="00974C52"/>
    <w:rsid w:val="00974E38"/>
    <w:rsid w:val="00974FA3"/>
    <w:rsid w:val="00975F19"/>
    <w:rsid w:val="009765EE"/>
    <w:rsid w:val="00976C08"/>
    <w:rsid w:val="00977557"/>
    <w:rsid w:val="00980FB7"/>
    <w:rsid w:val="00980FD9"/>
    <w:rsid w:val="009821FB"/>
    <w:rsid w:val="00982515"/>
    <w:rsid w:val="009829DB"/>
    <w:rsid w:val="00982D05"/>
    <w:rsid w:val="00984320"/>
    <w:rsid w:val="0098488D"/>
    <w:rsid w:val="009865BF"/>
    <w:rsid w:val="00987BD9"/>
    <w:rsid w:val="00990489"/>
    <w:rsid w:val="009907EF"/>
    <w:rsid w:val="00990802"/>
    <w:rsid w:val="009908A4"/>
    <w:rsid w:val="00990E1F"/>
    <w:rsid w:val="00990E43"/>
    <w:rsid w:val="0099103C"/>
    <w:rsid w:val="00991072"/>
    <w:rsid w:val="009911F8"/>
    <w:rsid w:val="00991C59"/>
    <w:rsid w:val="0099246C"/>
    <w:rsid w:val="00992928"/>
    <w:rsid w:val="00992E5B"/>
    <w:rsid w:val="00992FC2"/>
    <w:rsid w:val="009932E7"/>
    <w:rsid w:val="00993C7B"/>
    <w:rsid w:val="00993FF9"/>
    <w:rsid w:val="00994B39"/>
    <w:rsid w:val="00995873"/>
    <w:rsid w:val="00996755"/>
    <w:rsid w:val="00997D90"/>
    <w:rsid w:val="00997E09"/>
    <w:rsid w:val="009A0C68"/>
    <w:rsid w:val="009A0F79"/>
    <w:rsid w:val="009A4070"/>
    <w:rsid w:val="009A4160"/>
    <w:rsid w:val="009A4BC0"/>
    <w:rsid w:val="009A4DAB"/>
    <w:rsid w:val="009A55AA"/>
    <w:rsid w:val="009A599E"/>
    <w:rsid w:val="009A5C96"/>
    <w:rsid w:val="009A6172"/>
    <w:rsid w:val="009A6E60"/>
    <w:rsid w:val="009A71C2"/>
    <w:rsid w:val="009A73F9"/>
    <w:rsid w:val="009A74B6"/>
    <w:rsid w:val="009A7798"/>
    <w:rsid w:val="009A791E"/>
    <w:rsid w:val="009A7FAD"/>
    <w:rsid w:val="009B19F8"/>
    <w:rsid w:val="009B2636"/>
    <w:rsid w:val="009B2C17"/>
    <w:rsid w:val="009B2C6E"/>
    <w:rsid w:val="009B2D3B"/>
    <w:rsid w:val="009B326B"/>
    <w:rsid w:val="009B5135"/>
    <w:rsid w:val="009B53E1"/>
    <w:rsid w:val="009B5C87"/>
    <w:rsid w:val="009B6CD4"/>
    <w:rsid w:val="009B7564"/>
    <w:rsid w:val="009B7D44"/>
    <w:rsid w:val="009C0588"/>
    <w:rsid w:val="009C0A48"/>
    <w:rsid w:val="009C1E57"/>
    <w:rsid w:val="009C2568"/>
    <w:rsid w:val="009C2DD2"/>
    <w:rsid w:val="009C3058"/>
    <w:rsid w:val="009C349E"/>
    <w:rsid w:val="009C3708"/>
    <w:rsid w:val="009C3805"/>
    <w:rsid w:val="009C3CCA"/>
    <w:rsid w:val="009C3DE5"/>
    <w:rsid w:val="009C3F22"/>
    <w:rsid w:val="009C41C2"/>
    <w:rsid w:val="009C452F"/>
    <w:rsid w:val="009C4BB8"/>
    <w:rsid w:val="009C5026"/>
    <w:rsid w:val="009C567E"/>
    <w:rsid w:val="009C594F"/>
    <w:rsid w:val="009C60DE"/>
    <w:rsid w:val="009C6221"/>
    <w:rsid w:val="009C6ED6"/>
    <w:rsid w:val="009C7695"/>
    <w:rsid w:val="009C7E13"/>
    <w:rsid w:val="009D1EC9"/>
    <w:rsid w:val="009D2651"/>
    <w:rsid w:val="009D32ED"/>
    <w:rsid w:val="009D3825"/>
    <w:rsid w:val="009D396B"/>
    <w:rsid w:val="009D3EB5"/>
    <w:rsid w:val="009D4505"/>
    <w:rsid w:val="009D4761"/>
    <w:rsid w:val="009D5FB8"/>
    <w:rsid w:val="009E0038"/>
    <w:rsid w:val="009E06E2"/>
    <w:rsid w:val="009E0C08"/>
    <w:rsid w:val="009E0F8A"/>
    <w:rsid w:val="009E2266"/>
    <w:rsid w:val="009E2766"/>
    <w:rsid w:val="009E2BD5"/>
    <w:rsid w:val="009E2E69"/>
    <w:rsid w:val="009E3921"/>
    <w:rsid w:val="009E4667"/>
    <w:rsid w:val="009E49D8"/>
    <w:rsid w:val="009E58E5"/>
    <w:rsid w:val="009E5968"/>
    <w:rsid w:val="009E5BD3"/>
    <w:rsid w:val="009E6007"/>
    <w:rsid w:val="009E69E0"/>
    <w:rsid w:val="009E6BD3"/>
    <w:rsid w:val="009F00DD"/>
    <w:rsid w:val="009F0909"/>
    <w:rsid w:val="009F0ACD"/>
    <w:rsid w:val="009F0B30"/>
    <w:rsid w:val="009F0C8D"/>
    <w:rsid w:val="009F0F0B"/>
    <w:rsid w:val="009F1887"/>
    <w:rsid w:val="009F1CCA"/>
    <w:rsid w:val="009F25F5"/>
    <w:rsid w:val="009F2D7E"/>
    <w:rsid w:val="009F411C"/>
    <w:rsid w:val="009F4736"/>
    <w:rsid w:val="009F48B0"/>
    <w:rsid w:val="009F4D74"/>
    <w:rsid w:val="009F6491"/>
    <w:rsid w:val="009F6FE0"/>
    <w:rsid w:val="009F73AB"/>
    <w:rsid w:val="009F7E02"/>
    <w:rsid w:val="00A01AFD"/>
    <w:rsid w:val="00A01F6C"/>
    <w:rsid w:val="00A024FE"/>
    <w:rsid w:val="00A0268B"/>
    <w:rsid w:val="00A03560"/>
    <w:rsid w:val="00A04210"/>
    <w:rsid w:val="00A04327"/>
    <w:rsid w:val="00A04331"/>
    <w:rsid w:val="00A04ECD"/>
    <w:rsid w:val="00A0560A"/>
    <w:rsid w:val="00A06952"/>
    <w:rsid w:val="00A07028"/>
    <w:rsid w:val="00A0799F"/>
    <w:rsid w:val="00A07B4A"/>
    <w:rsid w:val="00A07CEA"/>
    <w:rsid w:val="00A07E8E"/>
    <w:rsid w:val="00A109B2"/>
    <w:rsid w:val="00A10ABA"/>
    <w:rsid w:val="00A1132B"/>
    <w:rsid w:val="00A11434"/>
    <w:rsid w:val="00A11580"/>
    <w:rsid w:val="00A12E82"/>
    <w:rsid w:val="00A138CC"/>
    <w:rsid w:val="00A13D9B"/>
    <w:rsid w:val="00A1445E"/>
    <w:rsid w:val="00A14D75"/>
    <w:rsid w:val="00A15B66"/>
    <w:rsid w:val="00A16566"/>
    <w:rsid w:val="00A16ACB"/>
    <w:rsid w:val="00A176D7"/>
    <w:rsid w:val="00A1776C"/>
    <w:rsid w:val="00A202A1"/>
    <w:rsid w:val="00A20C2B"/>
    <w:rsid w:val="00A215F5"/>
    <w:rsid w:val="00A232B8"/>
    <w:rsid w:val="00A2416B"/>
    <w:rsid w:val="00A24201"/>
    <w:rsid w:val="00A25685"/>
    <w:rsid w:val="00A25A7C"/>
    <w:rsid w:val="00A26B01"/>
    <w:rsid w:val="00A26CAE"/>
    <w:rsid w:val="00A26DDC"/>
    <w:rsid w:val="00A2711E"/>
    <w:rsid w:val="00A27757"/>
    <w:rsid w:val="00A27AF4"/>
    <w:rsid w:val="00A27B7A"/>
    <w:rsid w:val="00A27C86"/>
    <w:rsid w:val="00A30137"/>
    <w:rsid w:val="00A3086F"/>
    <w:rsid w:val="00A30E88"/>
    <w:rsid w:val="00A30F43"/>
    <w:rsid w:val="00A3174D"/>
    <w:rsid w:val="00A31821"/>
    <w:rsid w:val="00A31F8B"/>
    <w:rsid w:val="00A32209"/>
    <w:rsid w:val="00A32804"/>
    <w:rsid w:val="00A32AD1"/>
    <w:rsid w:val="00A33005"/>
    <w:rsid w:val="00A333F8"/>
    <w:rsid w:val="00A339A4"/>
    <w:rsid w:val="00A33B8D"/>
    <w:rsid w:val="00A33F95"/>
    <w:rsid w:val="00A340E2"/>
    <w:rsid w:val="00A344C0"/>
    <w:rsid w:val="00A345D6"/>
    <w:rsid w:val="00A3487B"/>
    <w:rsid w:val="00A35C07"/>
    <w:rsid w:val="00A35D26"/>
    <w:rsid w:val="00A35D72"/>
    <w:rsid w:val="00A360CA"/>
    <w:rsid w:val="00A36D17"/>
    <w:rsid w:val="00A37B80"/>
    <w:rsid w:val="00A37CE4"/>
    <w:rsid w:val="00A37D4C"/>
    <w:rsid w:val="00A40393"/>
    <w:rsid w:val="00A40881"/>
    <w:rsid w:val="00A40F3C"/>
    <w:rsid w:val="00A4161E"/>
    <w:rsid w:val="00A41CDA"/>
    <w:rsid w:val="00A42A6A"/>
    <w:rsid w:val="00A436BF"/>
    <w:rsid w:val="00A440FB"/>
    <w:rsid w:val="00A45ECD"/>
    <w:rsid w:val="00A45EDA"/>
    <w:rsid w:val="00A46F7E"/>
    <w:rsid w:val="00A4705C"/>
    <w:rsid w:val="00A471ED"/>
    <w:rsid w:val="00A4785E"/>
    <w:rsid w:val="00A4793D"/>
    <w:rsid w:val="00A47DFE"/>
    <w:rsid w:val="00A47E08"/>
    <w:rsid w:val="00A47E68"/>
    <w:rsid w:val="00A508AE"/>
    <w:rsid w:val="00A509DB"/>
    <w:rsid w:val="00A5145A"/>
    <w:rsid w:val="00A51727"/>
    <w:rsid w:val="00A519A6"/>
    <w:rsid w:val="00A5265C"/>
    <w:rsid w:val="00A52B0B"/>
    <w:rsid w:val="00A52B87"/>
    <w:rsid w:val="00A5312C"/>
    <w:rsid w:val="00A5367C"/>
    <w:rsid w:val="00A54A30"/>
    <w:rsid w:val="00A553D6"/>
    <w:rsid w:val="00A55D13"/>
    <w:rsid w:val="00A5647F"/>
    <w:rsid w:val="00A56622"/>
    <w:rsid w:val="00A5704F"/>
    <w:rsid w:val="00A57811"/>
    <w:rsid w:val="00A60845"/>
    <w:rsid w:val="00A60E4F"/>
    <w:rsid w:val="00A60EB8"/>
    <w:rsid w:val="00A61140"/>
    <w:rsid w:val="00A613D5"/>
    <w:rsid w:val="00A61950"/>
    <w:rsid w:val="00A61B2D"/>
    <w:rsid w:val="00A625D8"/>
    <w:rsid w:val="00A629F8"/>
    <w:rsid w:val="00A6368E"/>
    <w:rsid w:val="00A6385D"/>
    <w:rsid w:val="00A645CD"/>
    <w:rsid w:val="00A650DB"/>
    <w:rsid w:val="00A654A4"/>
    <w:rsid w:val="00A66B17"/>
    <w:rsid w:val="00A66F10"/>
    <w:rsid w:val="00A6741A"/>
    <w:rsid w:val="00A674F7"/>
    <w:rsid w:val="00A67AB6"/>
    <w:rsid w:val="00A67C45"/>
    <w:rsid w:val="00A70323"/>
    <w:rsid w:val="00A7076E"/>
    <w:rsid w:val="00A70940"/>
    <w:rsid w:val="00A70AE6"/>
    <w:rsid w:val="00A70E1D"/>
    <w:rsid w:val="00A7109C"/>
    <w:rsid w:val="00A724E7"/>
    <w:rsid w:val="00A72DE6"/>
    <w:rsid w:val="00A73353"/>
    <w:rsid w:val="00A736BB"/>
    <w:rsid w:val="00A73A3C"/>
    <w:rsid w:val="00A7444C"/>
    <w:rsid w:val="00A748BE"/>
    <w:rsid w:val="00A7492C"/>
    <w:rsid w:val="00A74AD8"/>
    <w:rsid w:val="00A74ED3"/>
    <w:rsid w:val="00A752DD"/>
    <w:rsid w:val="00A757F1"/>
    <w:rsid w:val="00A75886"/>
    <w:rsid w:val="00A7608E"/>
    <w:rsid w:val="00A766B0"/>
    <w:rsid w:val="00A77891"/>
    <w:rsid w:val="00A77CE3"/>
    <w:rsid w:val="00A77DE8"/>
    <w:rsid w:val="00A80072"/>
    <w:rsid w:val="00A811F8"/>
    <w:rsid w:val="00A81516"/>
    <w:rsid w:val="00A817ED"/>
    <w:rsid w:val="00A824C2"/>
    <w:rsid w:val="00A82E2F"/>
    <w:rsid w:val="00A835EA"/>
    <w:rsid w:val="00A838DD"/>
    <w:rsid w:val="00A83C0A"/>
    <w:rsid w:val="00A84250"/>
    <w:rsid w:val="00A842FE"/>
    <w:rsid w:val="00A8442C"/>
    <w:rsid w:val="00A848F4"/>
    <w:rsid w:val="00A8515E"/>
    <w:rsid w:val="00A85476"/>
    <w:rsid w:val="00A868F6"/>
    <w:rsid w:val="00A86B9D"/>
    <w:rsid w:val="00A86E52"/>
    <w:rsid w:val="00A871C5"/>
    <w:rsid w:val="00A87B47"/>
    <w:rsid w:val="00A87ED5"/>
    <w:rsid w:val="00A9022B"/>
    <w:rsid w:val="00A9047F"/>
    <w:rsid w:val="00A90F2B"/>
    <w:rsid w:val="00A914DF"/>
    <w:rsid w:val="00A925FD"/>
    <w:rsid w:val="00A929DB"/>
    <w:rsid w:val="00A92EC4"/>
    <w:rsid w:val="00A933FD"/>
    <w:rsid w:val="00A93D27"/>
    <w:rsid w:val="00A93FD9"/>
    <w:rsid w:val="00A945B8"/>
    <w:rsid w:val="00A9475E"/>
    <w:rsid w:val="00A94E20"/>
    <w:rsid w:val="00A955B7"/>
    <w:rsid w:val="00A95B33"/>
    <w:rsid w:val="00A95C29"/>
    <w:rsid w:val="00A969D6"/>
    <w:rsid w:val="00AA0021"/>
    <w:rsid w:val="00AA0B83"/>
    <w:rsid w:val="00AA0C8E"/>
    <w:rsid w:val="00AA14AD"/>
    <w:rsid w:val="00AA1CAB"/>
    <w:rsid w:val="00AA2A0B"/>
    <w:rsid w:val="00AA2C67"/>
    <w:rsid w:val="00AA348A"/>
    <w:rsid w:val="00AA47E1"/>
    <w:rsid w:val="00AA48F4"/>
    <w:rsid w:val="00AA4C5E"/>
    <w:rsid w:val="00AA51CE"/>
    <w:rsid w:val="00AA61E5"/>
    <w:rsid w:val="00AA6C1D"/>
    <w:rsid w:val="00AA7D69"/>
    <w:rsid w:val="00AB04E7"/>
    <w:rsid w:val="00AB1897"/>
    <w:rsid w:val="00AB1D6B"/>
    <w:rsid w:val="00AB20E1"/>
    <w:rsid w:val="00AB326C"/>
    <w:rsid w:val="00AB391A"/>
    <w:rsid w:val="00AB39CD"/>
    <w:rsid w:val="00AB47F8"/>
    <w:rsid w:val="00AB5F5F"/>
    <w:rsid w:val="00AB6B49"/>
    <w:rsid w:val="00AC08AD"/>
    <w:rsid w:val="00AC0942"/>
    <w:rsid w:val="00AC1132"/>
    <w:rsid w:val="00AC2672"/>
    <w:rsid w:val="00AC27CA"/>
    <w:rsid w:val="00AC2FFF"/>
    <w:rsid w:val="00AC3410"/>
    <w:rsid w:val="00AC3942"/>
    <w:rsid w:val="00AC404D"/>
    <w:rsid w:val="00AC4FAB"/>
    <w:rsid w:val="00AC554D"/>
    <w:rsid w:val="00AC661D"/>
    <w:rsid w:val="00AC6A84"/>
    <w:rsid w:val="00AC7135"/>
    <w:rsid w:val="00AC71E8"/>
    <w:rsid w:val="00AC766B"/>
    <w:rsid w:val="00AC7873"/>
    <w:rsid w:val="00AC78E3"/>
    <w:rsid w:val="00AD1576"/>
    <w:rsid w:val="00AD2CB0"/>
    <w:rsid w:val="00AD3721"/>
    <w:rsid w:val="00AD3FC8"/>
    <w:rsid w:val="00AD4868"/>
    <w:rsid w:val="00AD4C11"/>
    <w:rsid w:val="00AD4C63"/>
    <w:rsid w:val="00AD4E81"/>
    <w:rsid w:val="00AD54BF"/>
    <w:rsid w:val="00AD595F"/>
    <w:rsid w:val="00AD6C0F"/>
    <w:rsid w:val="00AD704C"/>
    <w:rsid w:val="00AE10AA"/>
    <w:rsid w:val="00AE1412"/>
    <w:rsid w:val="00AE15C3"/>
    <w:rsid w:val="00AE1B3D"/>
    <w:rsid w:val="00AE1DB7"/>
    <w:rsid w:val="00AE2187"/>
    <w:rsid w:val="00AE26B1"/>
    <w:rsid w:val="00AE2934"/>
    <w:rsid w:val="00AE29F4"/>
    <w:rsid w:val="00AE2ABD"/>
    <w:rsid w:val="00AE31EB"/>
    <w:rsid w:val="00AE35FD"/>
    <w:rsid w:val="00AE3AE5"/>
    <w:rsid w:val="00AE40AB"/>
    <w:rsid w:val="00AE4107"/>
    <w:rsid w:val="00AE4876"/>
    <w:rsid w:val="00AE5512"/>
    <w:rsid w:val="00AE6208"/>
    <w:rsid w:val="00AE6A67"/>
    <w:rsid w:val="00AE6D65"/>
    <w:rsid w:val="00AE75FE"/>
    <w:rsid w:val="00AE7698"/>
    <w:rsid w:val="00AF03FD"/>
    <w:rsid w:val="00AF116E"/>
    <w:rsid w:val="00AF1701"/>
    <w:rsid w:val="00AF21A9"/>
    <w:rsid w:val="00AF31BD"/>
    <w:rsid w:val="00AF31BE"/>
    <w:rsid w:val="00AF37F5"/>
    <w:rsid w:val="00AF4173"/>
    <w:rsid w:val="00AF5DA6"/>
    <w:rsid w:val="00AF6199"/>
    <w:rsid w:val="00AF71A3"/>
    <w:rsid w:val="00AF74C7"/>
    <w:rsid w:val="00AF7B41"/>
    <w:rsid w:val="00AF7F63"/>
    <w:rsid w:val="00B0052A"/>
    <w:rsid w:val="00B011E6"/>
    <w:rsid w:val="00B02294"/>
    <w:rsid w:val="00B02684"/>
    <w:rsid w:val="00B04AB1"/>
    <w:rsid w:val="00B052B2"/>
    <w:rsid w:val="00B0595A"/>
    <w:rsid w:val="00B05E10"/>
    <w:rsid w:val="00B06213"/>
    <w:rsid w:val="00B100B2"/>
    <w:rsid w:val="00B10284"/>
    <w:rsid w:val="00B11271"/>
    <w:rsid w:val="00B1133A"/>
    <w:rsid w:val="00B119A8"/>
    <w:rsid w:val="00B11F21"/>
    <w:rsid w:val="00B126A2"/>
    <w:rsid w:val="00B12F28"/>
    <w:rsid w:val="00B13018"/>
    <w:rsid w:val="00B132C2"/>
    <w:rsid w:val="00B135CD"/>
    <w:rsid w:val="00B13788"/>
    <w:rsid w:val="00B137EA"/>
    <w:rsid w:val="00B13834"/>
    <w:rsid w:val="00B145B5"/>
    <w:rsid w:val="00B146B8"/>
    <w:rsid w:val="00B1619F"/>
    <w:rsid w:val="00B1626B"/>
    <w:rsid w:val="00B163FA"/>
    <w:rsid w:val="00B1695E"/>
    <w:rsid w:val="00B16AFF"/>
    <w:rsid w:val="00B16B48"/>
    <w:rsid w:val="00B16D02"/>
    <w:rsid w:val="00B16F07"/>
    <w:rsid w:val="00B176C1"/>
    <w:rsid w:val="00B1784E"/>
    <w:rsid w:val="00B179D6"/>
    <w:rsid w:val="00B17D12"/>
    <w:rsid w:val="00B200D0"/>
    <w:rsid w:val="00B214EF"/>
    <w:rsid w:val="00B218ED"/>
    <w:rsid w:val="00B21D86"/>
    <w:rsid w:val="00B226C2"/>
    <w:rsid w:val="00B228F4"/>
    <w:rsid w:val="00B232D7"/>
    <w:rsid w:val="00B2370E"/>
    <w:rsid w:val="00B23F13"/>
    <w:rsid w:val="00B24629"/>
    <w:rsid w:val="00B24825"/>
    <w:rsid w:val="00B24897"/>
    <w:rsid w:val="00B248B2"/>
    <w:rsid w:val="00B248B9"/>
    <w:rsid w:val="00B257F3"/>
    <w:rsid w:val="00B258DB"/>
    <w:rsid w:val="00B25FBC"/>
    <w:rsid w:val="00B26824"/>
    <w:rsid w:val="00B26BDC"/>
    <w:rsid w:val="00B27698"/>
    <w:rsid w:val="00B30590"/>
    <w:rsid w:val="00B30641"/>
    <w:rsid w:val="00B30C98"/>
    <w:rsid w:val="00B31323"/>
    <w:rsid w:val="00B3148A"/>
    <w:rsid w:val="00B31725"/>
    <w:rsid w:val="00B3285E"/>
    <w:rsid w:val="00B33578"/>
    <w:rsid w:val="00B34028"/>
    <w:rsid w:val="00B34436"/>
    <w:rsid w:val="00B349AB"/>
    <w:rsid w:val="00B35178"/>
    <w:rsid w:val="00B3593A"/>
    <w:rsid w:val="00B35BAA"/>
    <w:rsid w:val="00B4046C"/>
    <w:rsid w:val="00B40694"/>
    <w:rsid w:val="00B40ACC"/>
    <w:rsid w:val="00B41001"/>
    <w:rsid w:val="00B41464"/>
    <w:rsid w:val="00B4177B"/>
    <w:rsid w:val="00B41BE9"/>
    <w:rsid w:val="00B41F61"/>
    <w:rsid w:val="00B428D9"/>
    <w:rsid w:val="00B42FEA"/>
    <w:rsid w:val="00B43222"/>
    <w:rsid w:val="00B43AE5"/>
    <w:rsid w:val="00B4451C"/>
    <w:rsid w:val="00B45909"/>
    <w:rsid w:val="00B460F8"/>
    <w:rsid w:val="00B47478"/>
    <w:rsid w:val="00B4763A"/>
    <w:rsid w:val="00B478C3"/>
    <w:rsid w:val="00B511A0"/>
    <w:rsid w:val="00B513E4"/>
    <w:rsid w:val="00B51406"/>
    <w:rsid w:val="00B5338C"/>
    <w:rsid w:val="00B5354A"/>
    <w:rsid w:val="00B53728"/>
    <w:rsid w:val="00B546B2"/>
    <w:rsid w:val="00B54F60"/>
    <w:rsid w:val="00B56480"/>
    <w:rsid w:val="00B56715"/>
    <w:rsid w:val="00B5776D"/>
    <w:rsid w:val="00B57D16"/>
    <w:rsid w:val="00B60E09"/>
    <w:rsid w:val="00B61DE9"/>
    <w:rsid w:val="00B620AB"/>
    <w:rsid w:val="00B62454"/>
    <w:rsid w:val="00B62A32"/>
    <w:rsid w:val="00B62DC1"/>
    <w:rsid w:val="00B63634"/>
    <w:rsid w:val="00B63A59"/>
    <w:rsid w:val="00B64012"/>
    <w:rsid w:val="00B641BE"/>
    <w:rsid w:val="00B64285"/>
    <w:rsid w:val="00B644C5"/>
    <w:rsid w:val="00B6585B"/>
    <w:rsid w:val="00B6593E"/>
    <w:rsid w:val="00B65965"/>
    <w:rsid w:val="00B65E21"/>
    <w:rsid w:val="00B66BF5"/>
    <w:rsid w:val="00B675E6"/>
    <w:rsid w:val="00B67D60"/>
    <w:rsid w:val="00B70313"/>
    <w:rsid w:val="00B7047D"/>
    <w:rsid w:val="00B72384"/>
    <w:rsid w:val="00B7270E"/>
    <w:rsid w:val="00B73EE4"/>
    <w:rsid w:val="00B74C9C"/>
    <w:rsid w:val="00B74D93"/>
    <w:rsid w:val="00B752BF"/>
    <w:rsid w:val="00B75993"/>
    <w:rsid w:val="00B75A63"/>
    <w:rsid w:val="00B75AA9"/>
    <w:rsid w:val="00B77642"/>
    <w:rsid w:val="00B77A03"/>
    <w:rsid w:val="00B77AFD"/>
    <w:rsid w:val="00B80063"/>
    <w:rsid w:val="00B800E0"/>
    <w:rsid w:val="00B805DF"/>
    <w:rsid w:val="00B8242F"/>
    <w:rsid w:val="00B82AE4"/>
    <w:rsid w:val="00B82C88"/>
    <w:rsid w:val="00B82DD2"/>
    <w:rsid w:val="00B833E1"/>
    <w:rsid w:val="00B834AB"/>
    <w:rsid w:val="00B8354D"/>
    <w:rsid w:val="00B83C6D"/>
    <w:rsid w:val="00B83F1F"/>
    <w:rsid w:val="00B8589B"/>
    <w:rsid w:val="00B859DA"/>
    <w:rsid w:val="00B85BF2"/>
    <w:rsid w:val="00B85C5D"/>
    <w:rsid w:val="00B86C5E"/>
    <w:rsid w:val="00B9024D"/>
    <w:rsid w:val="00B92091"/>
    <w:rsid w:val="00B92B78"/>
    <w:rsid w:val="00B93547"/>
    <w:rsid w:val="00B93714"/>
    <w:rsid w:val="00B93BB9"/>
    <w:rsid w:val="00B94BF8"/>
    <w:rsid w:val="00B952D6"/>
    <w:rsid w:val="00B95689"/>
    <w:rsid w:val="00B95711"/>
    <w:rsid w:val="00B95819"/>
    <w:rsid w:val="00B967E7"/>
    <w:rsid w:val="00B96C02"/>
    <w:rsid w:val="00B97EA4"/>
    <w:rsid w:val="00BA0720"/>
    <w:rsid w:val="00BA14A5"/>
    <w:rsid w:val="00BA15AC"/>
    <w:rsid w:val="00BA3B58"/>
    <w:rsid w:val="00BA4435"/>
    <w:rsid w:val="00BA48D2"/>
    <w:rsid w:val="00BA4C8F"/>
    <w:rsid w:val="00BA4ED3"/>
    <w:rsid w:val="00BA557E"/>
    <w:rsid w:val="00BA5E0B"/>
    <w:rsid w:val="00BA5EFD"/>
    <w:rsid w:val="00BA70A6"/>
    <w:rsid w:val="00BB11DD"/>
    <w:rsid w:val="00BB21D8"/>
    <w:rsid w:val="00BB2645"/>
    <w:rsid w:val="00BB280D"/>
    <w:rsid w:val="00BB2B1F"/>
    <w:rsid w:val="00BB2B4A"/>
    <w:rsid w:val="00BB325A"/>
    <w:rsid w:val="00BB3625"/>
    <w:rsid w:val="00BB3B9D"/>
    <w:rsid w:val="00BB3E96"/>
    <w:rsid w:val="00BB41CB"/>
    <w:rsid w:val="00BB5038"/>
    <w:rsid w:val="00BB5FCA"/>
    <w:rsid w:val="00BB78C0"/>
    <w:rsid w:val="00BC047A"/>
    <w:rsid w:val="00BC0D8F"/>
    <w:rsid w:val="00BC0E9B"/>
    <w:rsid w:val="00BC151B"/>
    <w:rsid w:val="00BC182A"/>
    <w:rsid w:val="00BC21D7"/>
    <w:rsid w:val="00BC2289"/>
    <w:rsid w:val="00BC234A"/>
    <w:rsid w:val="00BC2EB5"/>
    <w:rsid w:val="00BC3CE0"/>
    <w:rsid w:val="00BC54E6"/>
    <w:rsid w:val="00BC698A"/>
    <w:rsid w:val="00BC7367"/>
    <w:rsid w:val="00BC74E2"/>
    <w:rsid w:val="00BC7D3D"/>
    <w:rsid w:val="00BD0BC8"/>
    <w:rsid w:val="00BD1161"/>
    <w:rsid w:val="00BD2376"/>
    <w:rsid w:val="00BD2560"/>
    <w:rsid w:val="00BD2901"/>
    <w:rsid w:val="00BD2C97"/>
    <w:rsid w:val="00BD3931"/>
    <w:rsid w:val="00BD45DE"/>
    <w:rsid w:val="00BD4903"/>
    <w:rsid w:val="00BD5649"/>
    <w:rsid w:val="00BD5A98"/>
    <w:rsid w:val="00BD5CD5"/>
    <w:rsid w:val="00BD6CDC"/>
    <w:rsid w:val="00BD73D2"/>
    <w:rsid w:val="00BD76F4"/>
    <w:rsid w:val="00BD7A74"/>
    <w:rsid w:val="00BE0025"/>
    <w:rsid w:val="00BE0028"/>
    <w:rsid w:val="00BE0783"/>
    <w:rsid w:val="00BE1A60"/>
    <w:rsid w:val="00BE2BC8"/>
    <w:rsid w:val="00BE3258"/>
    <w:rsid w:val="00BE3A9B"/>
    <w:rsid w:val="00BE3D4C"/>
    <w:rsid w:val="00BE3D95"/>
    <w:rsid w:val="00BE4562"/>
    <w:rsid w:val="00BE45D5"/>
    <w:rsid w:val="00BE53B9"/>
    <w:rsid w:val="00BE5E61"/>
    <w:rsid w:val="00BE5EF2"/>
    <w:rsid w:val="00BE60B3"/>
    <w:rsid w:val="00BE6480"/>
    <w:rsid w:val="00BE685E"/>
    <w:rsid w:val="00BE7275"/>
    <w:rsid w:val="00BE7507"/>
    <w:rsid w:val="00BE7BA1"/>
    <w:rsid w:val="00BF051B"/>
    <w:rsid w:val="00BF0E8B"/>
    <w:rsid w:val="00BF1078"/>
    <w:rsid w:val="00BF187A"/>
    <w:rsid w:val="00BF1D36"/>
    <w:rsid w:val="00BF1F46"/>
    <w:rsid w:val="00BF240B"/>
    <w:rsid w:val="00BF2B8A"/>
    <w:rsid w:val="00BF2EB3"/>
    <w:rsid w:val="00BF3CAC"/>
    <w:rsid w:val="00BF421A"/>
    <w:rsid w:val="00BF52DF"/>
    <w:rsid w:val="00BF59AF"/>
    <w:rsid w:val="00BF5A77"/>
    <w:rsid w:val="00BF5D0B"/>
    <w:rsid w:val="00BF6451"/>
    <w:rsid w:val="00BF701C"/>
    <w:rsid w:val="00C00272"/>
    <w:rsid w:val="00C00556"/>
    <w:rsid w:val="00C008CF"/>
    <w:rsid w:val="00C010BC"/>
    <w:rsid w:val="00C014C3"/>
    <w:rsid w:val="00C01630"/>
    <w:rsid w:val="00C019ED"/>
    <w:rsid w:val="00C02284"/>
    <w:rsid w:val="00C025F1"/>
    <w:rsid w:val="00C02CFB"/>
    <w:rsid w:val="00C03AC9"/>
    <w:rsid w:val="00C0514F"/>
    <w:rsid w:val="00C05232"/>
    <w:rsid w:val="00C0564D"/>
    <w:rsid w:val="00C068AD"/>
    <w:rsid w:val="00C06AC2"/>
    <w:rsid w:val="00C06D2C"/>
    <w:rsid w:val="00C10E36"/>
    <w:rsid w:val="00C117CD"/>
    <w:rsid w:val="00C11A1D"/>
    <w:rsid w:val="00C12956"/>
    <w:rsid w:val="00C12E4D"/>
    <w:rsid w:val="00C13559"/>
    <w:rsid w:val="00C139E2"/>
    <w:rsid w:val="00C13B91"/>
    <w:rsid w:val="00C13F49"/>
    <w:rsid w:val="00C13FD8"/>
    <w:rsid w:val="00C1495A"/>
    <w:rsid w:val="00C1571D"/>
    <w:rsid w:val="00C15FD8"/>
    <w:rsid w:val="00C16A72"/>
    <w:rsid w:val="00C16ADF"/>
    <w:rsid w:val="00C16D88"/>
    <w:rsid w:val="00C16F12"/>
    <w:rsid w:val="00C17176"/>
    <w:rsid w:val="00C1751D"/>
    <w:rsid w:val="00C1753A"/>
    <w:rsid w:val="00C17FB2"/>
    <w:rsid w:val="00C17FC6"/>
    <w:rsid w:val="00C20E3D"/>
    <w:rsid w:val="00C218DA"/>
    <w:rsid w:val="00C21CF4"/>
    <w:rsid w:val="00C22354"/>
    <w:rsid w:val="00C22355"/>
    <w:rsid w:val="00C225F3"/>
    <w:rsid w:val="00C2302E"/>
    <w:rsid w:val="00C2339E"/>
    <w:rsid w:val="00C23C75"/>
    <w:rsid w:val="00C243D0"/>
    <w:rsid w:val="00C24BBB"/>
    <w:rsid w:val="00C25261"/>
    <w:rsid w:val="00C25B84"/>
    <w:rsid w:val="00C25D12"/>
    <w:rsid w:val="00C26521"/>
    <w:rsid w:val="00C2781E"/>
    <w:rsid w:val="00C307BC"/>
    <w:rsid w:val="00C30CE9"/>
    <w:rsid w:val="00C32544"/>
    <w:rsid w:val="00C3369A"/>
    <w:rsid w:val="00C3386A"/>
    <w:rsid w:val="00C3389B"/>
    <w:rsid w:val="00C33B48"/>
    <w:rsid w:val="00C33F08"/>
    <w:rsid w:val="00C34529"/>
    <w:rsid w:val="00C34A4D"/>
    <w:rsid w:val="00C34A85"/>
    <w:rsid w:val="00C364AB"/>
    <w:rsid w:val="00C36F22"/>
    <w:rsid w:val="00C3743B"/>
    <w:rsid w:val="00C37ADC"/>
    <w:rsid w:val="00C37BDD"/>
    <w:rsid w:val="00C405FA"/>
    <w:rsid w:val="00C40CDA"/>
    <w:rsid w:val="00C41A83"/>
    <w:rsid w:val="00C41B39"/>
    <w:rsid w:val="00C42CD3"/>
    <w:rsid w:val="00C43064"/>
    <w:rsid w:val="00C435A4"/>
    <w:rsid w:val="00C43616"/>
    <w:rsid w:val="00C43FF3"/>
    <w:rsid w:val="00C45021"/>
    <w:rsid w:val="00C45331"/>
    <w:rsid w:val="00C456AE"/>
    <w:rsid w:val="00C4698B"/>
    <w:rsid w:val="00C46A21"/>
    <w:rsid w:val="00C46B15"/>
    <w:rsid w:val="00C477A9"/>
    <w:rsid w:val="00C47A78"/>
    <w:rsid w:val="00C47D2A"/>
    <w:rsid w:val="00C50C62"/>
    <w:rsid w:val="00C5110E"/>
    <w:rsid w:val="00C51623"/>
    <w:rsid w:val="00C51B4B"/>
    <w:rsid w:val="00C51CA2"/>
    <w:rsid w:val="00C52BDD"/>
    <w:rsid w:val="00C538CC"/>
    <w:rsid w:val="00C53EF9"/>
    <w:rsid w:val="00C54D9F"/>
    <w:rsid w:val="00C55385"/>
    <w:rsid w:val="00C553ED"/>
    <w:rsid w:val="00C56460"/>
    <w:rsid w:val="00C56C49"/>
    <w:rsid w:val="00C56DA3"/>
    <w:rsid w:val="00C576F0"/>
    <w:rsid w:val="00C57EB5"/>
    <w:rsid w:val="00C60750"/>
    <w:rsid w:val="00C60A86"/>
    <w:rsid w:val="00C60F2E"/>
    <w:rsid w:val="00C60FE3"/>
    <w:rsid w:val="00C6176B"/>
    <w:rsid w:val="00C61D17"/>
    <w:rsid w:val="00C61EF6"/>
    <w:rsid w:val="00C620AA"/>
    <w:rsid w:val="00C62187"/>
    <w:rsid w:val="00C6259A"/>
    <w:rsid w:val="00C62622"/>
    <w:rsid w:val="00C62E2D"/>
    <w:rsid w:val="00C62E62"/>
    <w:rsid w:val="00C64215"/>
    <w:rsid w:val="00C64263"/>
    <w:rsid w:val="00C64CF9"/>
    <w:rsid w:val="00C655F5"/>
    <w:rsid w:val="00C67079"/>
    <w:rsid w:val="00C67137"/>
    <w:rsid w:val="00C672E8"/>
    <w:rsid w:val="00C67672"/>
    <w:rsid w:val="00C679D9"/>
    <w:rsid w:val="00C701D2"/>
    <w:rsid w:val="00C70A68"/>
    <w:rsid w:val="00C70BC8"/>
    <w:rsid w:val="00C70BF6"/>
    <w:rsid w:val="00C712AF"/>
    <w:rsid w:val="00C72770"/>
    <w:rsid w:val="00C727CC"/>
    <w:rsid w:val="00C728DE"/>
    <w:rsid w:val="00C73517"/>
    <w:rsid w:val="00C73B3D"/>
    <w:rsid w:val="00C73E9B"/>
    <w:rsid w:val="00C73FC8"/>
    <w:rsid w:val="00C7414D"/>
    <w:rsid w:val="00C746CE"/>
    <w:rsid w:val="00C74B0F"/>
    <w:rsid w:val="00C754E6"/>
    <w:rsid w:val="00C763D1"/>
    <w:rsid w:val="00C76E4F"/>
    <w:rsid w:val="00C77204"/>
    <w:rsid w:val="00C77945"/>
    <w:rsid w:val="00C77965"/>
    <w:rsid w:val="00C77D7E"/>
    <w:rsid w:val="00C80424"/>
    <w:rsid w:val="00C8085E"/>
    <w:rsid w:val="00C80E8E"/>
    <w:rsid w:val="00C8145F"/>
    <w:rsid w:val="00C8177C"/>
    <w:rsid w:val="00C81CCD"/>
    <w:rsid w:val="00C82291"/>
    <w:rsid w:val="00C828CA"/>
    <w:rsid w:val="00C82C41"/>
    <w:rsid w:val="00C82EDF"/>
    <w:rsid w:val="00C8322B"/>
    <w:rsid w:val="00C8359C"/>
    <w:rsid w:val="00C84459"/>
    <w:rsid w:val="00C84C46"/>
    <w:rsid w:val="00C84F0A"/>
    <w:rsid w:val="00C870C5"/>
    <w:rsid w:val="00C87A62"/>
    <w:rsid w:val="00C91103"/>
    <w:rsid w:val="00C911DE"/>
    <w:rsid w:val="00C91560"/>
    <w:rsid w:val="00C92A25"/>
    <w:rsid w:val="00C92BCE"/>
    <w:rsid w:val="00C93426"/>
    <w:rsid w:val="00C93757"/>
    <w:rsid w:val="00C9409D"/>
    <w:rsid w:val="00C94501"/>
    <w:rsid w:val="00C949A6"/>
    <w:rsid w:val="00C950EB"/>
    <w:rsid w:val="00C9530B"/>
    <w:rsid w:val="00C95614"/>
    <w:rsid w:val="00C966DB"/>
    <w:rsid w:val="00C96E04"/>
    <w:rsid w:val="00CA032B"/>
    <w:rsid w:val="00CA1046"/>
    <w:rsid w:val="00CA194E"/>
    <w:rsid w:val="00CA1BF0"/>
    <w:rsid w:val="00CA27BA"/>
    <w:rsid w:val="00CA27FB"/>
    <w:rsid w:val="00CA332E"/>
    <w:rsid w:val="00CA3615"/>
    <w:rsid w:val="00CA3A1A"/>
    <w:rsid w:val="00CA3F28"/>
    <w:rsid w:val="00CA458F"/>
    <w:rsid w:val="00CA53C1"/>
    <w:rsid w:val="00CA5A59"/>
    <w:rsid w:val="00CA5BED"/>
    <w:rsid w:val="00CA5C6D"/>
    <w:rsid w:val="00CA60AC"/>
    <w:rsid w:val="00CA614E"/>
    <w:rsid w:val="00CA6195"/>
    <w:rsid w:val="00CA67CD"/>
    <w:rsid w:val="00CA693A"/>
    <w:rsid w:val="00CA7326"/>
    <w:rsid w:val="00CA7BA4"/>
    <w:rsid w:val="00CB102D"/>
    <w:rsid w:val="00CB1830"/>
    <w:rsid w:val="00CB2607"/>
    <w:rsid w:val="00CB2BE8"/>
    <w:rsid w:val="00CB2CD2"/>
    <w:rsid w:val="00CB2EF9"/>
    <w:rsid w:val="00CB41BF"/>
    <w:rsid w:val="00CB5B34"/>
    <w:rsid w:val="00CB5DFA"/>
    <w:rsid w:val="00CB608F"/>
    <w:rsid w:val="00CB60EE"/>
    <w:rsid w:val="00CB6620"/>
    <w:rsid w:val="00CB6F0E"/>
    <w:rsid w:val="00CB7857"/>
    <w:rsid w:val="00CB7B12"/>
    <w:rsid w:val="00CB7B38"/>
    <w:rsid w:val="00CB7E9A"/>
    <w:rsid w:val="00CC024A"/>
    <w:rsid w:val="00CC0F61"/>
    <w:rsid w:val="00CC13C1"/>
    <w:rsid w:val="00CC1783"/>
    <w:rsid w:val="00CC1E4F"/>
    <w:rsid w:val="00CC1F3D"/>
    <w:rsid w:val="00CC1F43"/>
    <w:rsid w:val="00CC320C"/>
    <w:rsid w:val="00CC3C37"/>
    <w:rsid w:val="00CC4971"/>
    <w:rsid w:val="00CC4BE1"/>
    <w:rsid w:val="00CC673B"/>
    <w:rsid w:val="00CC6948"/>
    <w:rsid w:val="00CC7022"/>
    <w:rsid w:val="00CC743C"/>
    <w:rsid w:val="00CC7808"/>
    <w:rsid w:val="00CC78C9"/>
    <w:rsid w:val="00CD00C8"/>
    <w:rsid w:val="00CD0A22"/>
    <w:rsid w:val="00CD0B26"/>
    <w:rsid w:val="00CD1D4E"/>
    <w:rsid w:val="00CD1F82"/>
    <w:rsid w:val="00CD2977"/>
    <w:rsid w:val="00CD3248"/>
    <w:rsid w:val="00CD456B"/>
    <w:rsid w:val="00CD4777"/>
    <w:rsid w:val="00CD47CE"/>
    <w:rsid w:val="00CD4830"/>
    <w:rsid w:val="00CD5B6E"/>
    <w:rsid w:val="00CD5D20"/>
    <w:rsid w:val="00CD7122"/>
    <w:rsid w:val="00CD717D"/>
    <w:rsid w:val="00CE0361"/>
    <w:rsid w:val="00CE0764"/>
    <w:rsid w:val="00CE0951"/>
    <w:rsid w:val="00CE1892"/>
    <w:rsid w:val="00CE1907"/>
    <w:rsid w:val="00CE1EB3"/>
    <w:rsid w:val="00CE213A"/>
    <w:rsid w:val="00CE28E5"/>
    <w:rsid w:val="00CE2BEC"/>
    <w:rsid w:val="00CE30E2"/>
    <w:rsid w:val="00CE3996"/>
    <w:rsid w:val="00CE3A52"/>
    <w:rsid w:val="00CE3B5C"/>
    <w:rsid w:val="00CE49CF"/>
    <w:rsid w:val="00CE5FAC"/>
    <w:rsid w:val="00CE6042"/>
    <w:rsid w:val="00CE6B18"/>
    <w:rsid w:val="00CE7011"/>
    <w:rsid w:val="00CE7339"/>
    <w:rsid w:val="00CE7471"/>
    <w:rsid w:val="00CF0006"/>
    <w:rsid w:val="00CF0092"/>
    <w:rsid w:val="00CF0C19"/>
    <w:rsid w:val="00CF174D"/>
    <w:rsid w:val="00CF2671"/>
    <w:rsid w:val="00CF2856"/>
    <w:rsid w:val="00CF2C47"/>
    <w:rsid w:val="00CF44D2"/>
    <w:rsid w:val="00CF4B3A"/>
    <w:rsid w:val="00CF4BAB"/>
    <w:rsid w:val="00CF4E66"/>
    <w:rsid w:val="00CF5042"/>
    <w:rsid w:val="00CF537A"/>
    <w:rsid w:val="00CF53BA"/>
    <w:rsid w:val="00CF54B7"/>
    <w:rsid w:val="00CF7288"/>
    <w:rsid w:val="00CF7923"/>
    <w:rsid w:val="00CF7E57"/>
    <w:rsid w:val="00D00B57"/>
    <w:rsid w:val="00D00CA1"/>
    <w:rsid w:val="00D00D17"/>
    <w:rsid w:val="00D00E79"/>
    <w:rsid w:val="00D00F81"/>
    <w:rsid w:val="00D02A8D"/>
    <w:rsid w:val="00D02D00"/>
    <w:rsid w:val="00D031BF"/>
    <w:rsid w:val="00D0383E"/>
    <w:rsid w:val="00D03BA1"/>
    <w:rsid w:val="00D04503"/>
    <w:rsid w:val="00D04511"/>
    <w:rsid w:val="00D046C7"/>
    <w:rsid w:val="00D04B74"/>
    <w:rsid w:val="00D0537B"/>
    <w:rsid w:val="00D05969"/>
    <w:rsid w:val="00D05F91"/>
    <w:rsid w:val="00D06822"/>
    <w:rsid w:val="00D068A2"/>
    <w:rsid w:val="00D06934"/>
    <w:rsid w:val="00D06952"/>
    <w:rsid w:val="00D06D6D"/>
    <w:rsid w:val="00D077D8"/>
    <w:rsid w:val="00D105F3"/>
    <w:rsid w:val="00D10712"/>
    <w:rsid w:val="00D10F5F"/>
    <w:rsid w:val="00D11238"/>
    <w:rsid w:val="00D114B1"/>
    <w:rsid w:val="00D11619"/>
    <w:rsid w:val="00D1228C"/>
    <w:rsid w:val="00D13BB6"/>
    <w:rsid w:val="00D13EB8"/>
    <w:rsid w:val="00D14561"/>
    <w:rsid w:val="00D14581"/>
    <w:rsid w:val="00D157AA"/>
    <w:rsid w:val="00D16D0B"/>
    <w:rsid w:val="00D16D3D"/>
    <w:rsid w:val="00D1748E"/>
    <w:rsid w:val="00D17CFF"/>
    <w:rsid w:val="00D17FDF"/>
    <w:rsid w:val="00D203A8"/>
    <w:rsid w:val="00D20A62"/>
    <w:rsid w:val="00D2110B"/>
    <w:rsid w:val="00D21169"/>
    <w:rsid w:val="00D21556"/>
    <w:rsid w:val="00D22636"/>
    <w:rsid w:val="00D22917"/>
    <w:rsid w:val="00D23508"/>
    <w:rsid w:val="00D23625"/>
    <w:rsid w:val="00D23876"/>
    <w:rsid w:val="00D23E7B"/>
    <w:rsid w:val="00D240C3"/>
    <w:rsid w:val="00D25429"/>
    <w:rsid w:val="00D2583D"/>
    <w:rsid w:val="00D264A0"/>
    <w:rsid w:val="00D27D08"/>
    <w:rsid w:val="00D302BA"/>
    <w:rsid w:val="00D3064E"/>
    <w:rsid w:val="00D30952"/>
    <w:rsid w:val="00D30DFC"/>
    <w:rsid w:val="00D30F29"/>
    <w:rsid w:val="00D312F1"/>
    <w:rsid w:val="00D319E4"/>
    <w:rsid w:val="00D32140"/>
    <w:rsid w:val="00D328B4"/>
    <w:rsid w:val="00D33056"/>
    <w:rsid w:val="00D33521"/>
    <w:rsid w:val="00D33894"/>
    <w:rsid w:val="00D34119"/>
    <w:rsid w:val="00D3534C"/>
    <w:rsid w:val="00D368D3"/>
    <w:rsid w:val="00D3709A"/>
    <w:rsid w:val="00D40309"/>
    <w:rsid w:val="00D405EB"/>
    <w:rsid w:val="00D40FB4"/>
    <w:rsid w:val="00D4106A"/>
    <w:rsid w:val="00D410A0"/>
    <w:rsid w:val="00D41312"/>
    <w:rsid w:val="00D41B30"/>
    <w:rsid w:val="00D426BF"/>
    <w:rsid w:val="00D42AAA"/>
    <w:rsid w:val="00D42C26"/>
    <w:rsid w:val="00D42FB1"/>
    <w:rsid w:val="00D430BF"/>
    <w:rsid w:val="00D43216"/>
    <w:rsid w:val="00D4325E"/>
    <w:rsid w:val="00D43A7B"/>
    <w:rsid w:val="00D43B51"/>
    <w:rsid w:val="00D43CB1"/>
    <w:rsid w:val="00D45848"/>
    <w:rsid w:val="00D45C59"/>
    <w:rsid w:val="00D469A3"/>
    <w:rsid w:val="00D46B1E"/>
    <w:rsid w:val="00D46D14"/>
    <w:rsid w:val="00D46E1B"/>
    <w:rsid w:val="00D476A3"/>
    <w:rsid w:val="00D50312"/>
    <w:rsid w:val="00D5050B"/>
    <w:rsid w:val="00D515CA"/>
    <w:rsid w:val="00D518BA"/>
    <w:rsid w:val="00D5197F"/>
    <w:rsid w:val="00D51C7E"/>
    <w:rsid w:val="00D52ECF"/>
    <w:rsid w:val="00D54384"/>
    <w:rsid w:val="00D54437"/>
    <w:rsid w:val="00D548F1"/>
    <w:rsid w:val="00D55392"/>
    <w:rsid w:val="00D55B53"/>
    <w:rsid w:val="00D56790"/>
    <w:rsid w:val="00D57176"/>
    <w:rsid w:val="00D57956"/>
    <w:rsid w:val="00D57E4A"/>
    <w:rsid w:val="00D61338"/>
    <w:rsid w:val="00D61BEE"/>
    <w:rsid w:val="00D644C2"/>
    <w:rsid w:val="00D64856"/>
    <w:rsid w:val="00D649F6"/>
    <w:rsid w:val="00D64F8F"/>
    <w:rsid w:val="00D65DF8"/>
    <w:rsid w:val="00D65F5A"/>
    <w:rsid w:val="00D661CF"/>
    <w:rsid w:val="00D66380"/>
    <w:rsid w:val="00D668B4"/>
    <w:rsid w:val="00D7005D"/>
    <w:rsid w:val="00D70110"/>
    <w:rsid w:val="00D705EB"/>
    <w:rsid w:val="00D70A09"/>
    <w:rsid w:val="00D71162"/>
    <w:rsid w:val="00D71BA7"/>
    <w:rsid w:val="00D71FC2"/>
    <w:rsid w:val="00D73300"/>
    <w:rsid w:val="00D74941"/>
    <w:rsid w:val="00D74D5F"/>
    <w:rsid w:val="00D75C2C"/>
    <w:rsid w:val="00D77FBD"/>
    <w:rsid w:val="00D804D8"/>
    <w:rsid w:val="00D80A76"/>
    <w:rsid w:val="00D812DD"/>
    <w:rsid w:val="00D8157C"/>
    <w:rsid w:val="00D82168"/>
    <w:rsid w:val="00D8292A"/>
    <w:rsid w:val="00D836F3"/>
    <w:rsid w:val="00D8444E"/>
    <w:rsid w:val="00D857C9"/>
    <w:rsid w:val="00D85A7D"/>
    <w:rsid w:val="00D86170"/>
    <w:rsid w:val="00D8636F"/>
    <w:rsid w:val="00D87A2D"/>
    <w:rsid w:val="00D87C1B"/>
    <w:rsid w:val="00D900FF"/>
    <w:rsid w:val="00D90934"/>
    <w:rsid w:val="00D91A43"/>
    <w:rsid w:val="00D91E3D"/>
    <w:rsid w:val="00D92C64"/>
    <w:rsid w:val="00D92F9C"/>
    <w:rsid w:val="00D930D6"/>
    <w:rsid w:val="00D932A0"/>
    <w:rsid w:val="00D93BC3"/>
    <w:rsid w:val="00D94835"/>
    <w:rsid w:val="00D948C3"/>
    <w:rsid w:val="00D95096"/>
    <w:rsid w:val="00D951DB"/>
    <w:rsid w:val="00D95FAE"/>
    <w:rsid w:val="00D96DB8"/>
    <w:rsid w:val="00D97787"/>
    <w:rsid w:val="00DA0BD2"/>
    <w:rsid w:val="00DA10D2"/>
    <w:rsid w:val="00DA11DB"/>
    <w:rsid w:val="00DA1507"/>
    <w:rsid w:val="00DA2013"/>
    <w:rsid w:val="00DA2C7F"/>
    <w:rsid w:val="00DA3C0D"/>
    <w:rsid w:val="00DA4187"/>
    <w:rsid w:val="00DA50DD"/>
    <w:rsid w:val="00DA51B6"/>
    <w:rsid w:val="00DA54B3"/>
    <w:rsid w:val="00DA57F6"/>
    <w:rsid w:val="00DA5ECB"/>
    <w:rsid w:val="00DB179E"/>
    <w:rsid w:val="00DB21DE"/>
    <w:rsid w:val="00DB2714"/>
    <w:rsid w:val="00DB31EB"/>
    <w:rsid w:val="00DB389F"/>
    <w:rsid w:val="00DB3A6A"/>
    <w:rsid w:val="00DB3D41"/>
    <w:rsid w:val="00DB42D5"/>
    <w:rsid w:val="00DB4BDA"/>
    <w:rsid w:val="00DB523E"/>
    <w:rsid w:val="00DB6561"/>
    <w:rsid w:val="00DB6581"/>
    <w:rsid w:val="00DB65F2"/>
    <w:rsid w:val="00DB6E1B"/>
    <w:rsid w:val="00DB781C"/>
    <w:rsid w:val="00DB7FFC"/>
    <w:rsid w:val="00DC1D15"/>
    <w:rsid w:val="00DC25C8"/>
    <w:rsid w:val="00DC4469"/>
    <w:rsid w:val="00DC4F1B"/>
    <w:rsid w:val="00DC584B"/>
    <w:rsid w:val="00DC59CB"/>
    <w:rsid w:val="00DC5A18"/>
    <w:rsid w:val="00DC6386"/>
    <w:rsid w:val="00DC647C"/>
    <w:rsid w:val="00DC65A7"/>
    <w:rsid w:val="00DC6B03"/>
    <w:rsid w:val="00DC6ECE"/>
    <w:rsid w:val="00DC7C7D"/>
    <w:rsid w:val="00DD00F4"/>
    <w:rsid w:val="00DD0158"/>
    <w:rsid w:val="00DD0385"/>
    <w:rsid w:val="00DD05FC"/>
    <w:rsid w:val="00DD0B35"/>
    <w:rsid w:val="00DD11C2"/>
    <w:rsid w:val="00DD131E"/>
    <w:rsid w:val="00DD14DD"/>
    <w:rsid w:val="00DD1547"/>
    <w:rsid w:val="00DD1655"/>
    <w:rsid w:val="00DD2530"/>
    <w:rsid w:val="00DD281C"/>
    <w:rsid w:val="00DD29B5"/>
    <w:rsid w:val="00DD3121"/>
    <w:rsid w:val="00DD3689"/>
    <w:rsid w:val="00DD37E3"/>
    <w:rsid w:val="00DD3F1C"/>
    <w:rsid w:val="00DD43F7"/>
    <w:rsid w:val="00DD52F7"/>
    <w:rsid w:val="00DD6E04"/>
    <w:rsid w:val="00DD7512"/>
    <w:rsid w:val="00DD77B8"/>
    <w:rsid w:val="00DE0158"/>
    <w:rsid w:val="00DE0EF1"/>
    <w:rsid w:val="00DE1D20"/>
    <w:rsid w:val="00DE1FBC"/>
    <w:rsid w:val="00DE206A"/>
    <w:rsid w:val="00DE23C1"/>
    <w:rsid w:val="00DE270F"/>
    <w:rsid w:val="00DE2733"/>
    <w:rsid w:val="00DE32C8"/>
    <w:rsid w:val="00DE3C14"/>
    <w:rsid w:val="00DE4022"/>
    <w:rsid w:val="00DE4903"/>
    <w:rsid w:val="00DE57B3"/>
    <w:rsid w:val="00DE5BF8"/>
    <w:rsid w:val="00DE5D10"/>
    <w:rsid w:val="00DE6345"/>
    <w:rsid w:val="00DE685A"/>
    <w:rsid w:val="00DE6DFD"/>
    <w:rsid w:val="00DE72BA"/>
    <w:rsid w:val="00DE78B4"/>
    <w:rsid w:val="00DF10F5"/>
    <w:rsid w:val="00DF14BE"/>
    <w:rsid w:val="00DF24B3"/>
    <w:rsid w:val="00DF2B65"/>
    <w:rsid w:val="00DF32AF"/>
    <w:rsid w:val="00DF36D4"/>
    <w:rsid w:val="00DF423B"/>
    <w:rsid w:val="00DF44C6"/>
    <w:rsid w:val="00DF4719"/>
    <w:rsid w:val="00DF47D4"/>
    <w:rsid w:val="00DF4EAB"/>
    <w:rsid w:val="00DF5327"/>
    <w:rsid w:val="00DF5C11"/>
    <w:rsid w:val="00DF5D96"/>
    <w:rsid w:val="00DF6917"/>
    <w:rsid w:val="00DF7545"/>
    <w:rsid w:val="00DF7559"/>
    <w:rsid w:val="00DF7AC6"/>
    <w:rsid w:val="00DF7F25"/>
    <w:rsid w:val="00E00BC9"/>
    <w:rsid w:val="00E01784"/>
    <w:rsid w:val="00E018F8"/>
    <w:rsid w:val="00E02555"/>
    <w:rsid w:val="00E02694"/>
    <w:rsid w:val="00E02872"/>
    <w:rsid w:val="00E02BAF"/>
    <w:rsid w:val="00E03092"/>
    <w:rsid w:val="00E03271"/>
    <w:rsid w:val="00E037CD"/>
    <w:rsid w:val="00E03808"/>
    <w:rsid w:val="00E04563"/>
    <w:rsid w:val="00E059FB"/>
    <w:rsid w:val="00E05B49"/>
    <w:rsid w:val="00E060FE"/>
    <w:rsid w:val="00E06E3F"/>
    <w:rsid w:val="00E076DF"/>
    <w:rsid w:val="00E0786B"/>
    <w:rsid w:val="00E07F86"/>
    <w:rsid w:val="00E10235"/>
    <w:rsid w:val="00E108BC"/>
    <w:rsid w:val="00E10F00"/>
    <w:rsid w:val="00E11734"/>
    <w:rsid w:val="00E11FCE"/>
    <w:rsid w:val="00E13637"/>
    <w:rsid w:val="00E138E1"/>
    <w:rsid w:val="00E13B03"/>
    <w:rsid w:val="00E13F1D"/>
    <w:rsid w:val="00E14157"/>
    <w:rsid w:val="00E14215"/>
    <w:rsid w:val="00E14B4D"/>
    <w:rsid w:val="00E14B5F"/>
    <w:rsid w:val="00E15005"/>
    <w:rsid w:val="00E153A4"/>
    <w:rsid w:val="00E15548"/>
    <w:rsid w:val="00E15B7A"/>
    <w:rsid w:val="00E1715D"/>
    <w:rsid w:val="00E17720"/>
    <w:rsid w:val="00E2202F"/>
    <w:rsid w:val="00E22D25"/>
    <w:rsid w:val="00E22FA8"/>
    <w:rsid w:val="00E237FB"/>
    <w:rsid w:val="00E238A2"/>
    <w:rsid w:val="00E239B1"/>
    <w:rsid w:val="00E2473B"/>
    <w:rsid w:val="00E2502E"/>
    <w:rsid w:val="00E257B0"/>
    <w:rsid w:val="00E27700"/>
    <w:rsid w:val="00E30121"/>
    <w:rsid w:val="00E3013C"/>
    <w:rsid w:val="00E30FD0"/>
    <w:rsid w:val="00E31A28"/>
    <w:rsid w:val="00E32CAF"/>
    <w:rsid w:val="00E32D7F"/>
    <w:rsid w:val="00E32E37"/>
    <w:rsid w:val="00E331CD"/>
    <w:rsid w:val="00E33837"/>
    <w:rsid w:val="00E33F41"/>
    <w:rsid w:val="00E34B62"/>
    <w:rsid w:val="00E34DA0"/>
    <w:rsid w:val="00E35666"/>
    <w:rsid w:val="00E3573D"/>
    <w:rsid w:val="00E358F0"/>
    <w:rsid w:val="00E35D64"/>
    <w:rsid w:val="00E363DC"/>
    <w:rsid w:val="00E36555"/>
    <w:rsid w:val="00E36AAF"/>
    <w:rsid w:val="00E36FD4"/>
    <w:rsid w:val="00E37E51"/>
    <w:rsid w:val="00E37E6F"/>
    <w:rsid w:val="00E401EE"/>
    <w:rsid w:val="00E41E87"/>
    <w:rsid w:val="00E4291D"/>
    <w:rsid w:val="00E43426"/>
    <w:rsid w:val="00E43C4B"/>
    <w:rsid w:val="00E45222"/>
    <w:rsid w:val="00E4534E"/>
    <w:rsid w:val="00E4550B"/>
    <w:rsid w:val="00E45738"/>
    <w:rsid w:val="00E4630A"/>
    <w:rsid w:val="00E46411"/>
    <w:rsid w:val="00E4745E"/>
    <w:rsid w:val="00E47658"/>
    <w:rsid w:val="00E512A4"/>
    <w:rsid w:val="00E516B5"/>
    <w:rsid w:val="00E516E9"/>
    <w:rsid w:val="00E51961"/>
    <w:rsid w:val="00E5232D"/>
    <w:rsid w:val="00E52497"/>
    <w:rsid w:val="00E5265A"/>
    <w:rsid w:val="00E52BF0"/>
    <w:rsid w:val="00E52C28"/>
    <w:rsid w:val="00E52EDE"/>
    <w:rsid w:val="00E53923"/>
    <w:rsid w:val="00E54088"/>
    <w:rsid w:val="00E54DC6"/>
    <w:rsid w:val="00E55119"/>
    <w:rsid w:val="00E556AE"/>
    <w:rsid w:val="00E559FA"/>
    <w:rsid w:val="00E55B21"/>
    <w:rsid w:val="00E55ED3"/>
    <w:rsid w:val="00E561E5"/>
    <w:rsid w:val="00E56815"/>
    <w:rsid w:val="00E56C68"/>
    <w:rsid w:val="00E56DE7"/>
    <w:rsid w:val="00E57FD0"/>
    <w:rsid w:val="00E61045"/>
    <w:rsid w:val="00E614D1"/>
    <w:rsid w:val="00E621E5"/>
    <w:rsid w:val="00E62F98"/>
    <w:rsid w:val="00E630F3"/>
    <w:rsid w:val="00E6320A"/>
    <w:rsid w:val="00E633B0"/>
    <w:rsid w:val="00E6465F"/>
    <w:rsid w:val="00E64768"/>
    <w:rsid w:val="00E649AF"/>
    <w:rsid w:val="00E64DF3"/>
    <w:rsid w:val="00E65D8C"/>
    <w:rsid w:val="00E65FC6"/>
    <w:rsid w:val="00E66C57"/>
    <w:rsid w:val="00E66F58"/>
    <w:rsid w:val="00E67E9E"/>
    <w:rsid w:val="00E70D03"/>
    <w:rsid w:val="00E70F3F"/>
    <w:rsid w:val="00E7149C"/>
    <w:rsid w:val="00E71A19"/>
    <w:rsid w:val="00E71C4B"/>
    <w:rsid w:val="00E72B38"/>
    <w:rsid w:val="00E7321A"/>
    <w:rsid w:val="00E73597"/>
    <w:rsid w:val="00E736B3"/>
    <w:rsid w:val="00E74778"/>
    <w:rsid w:val="00E74AA1"/>
    <w:rsid w:val="00E74AC4"/>
    <w:rsid w:val="00E74B97"/>
    <w:rsid w:val="00E80254"/>
    <w:rsid w:val="00E8076A"/>
    <w:rsid w:val="00E8096A"/>
    <w:rsid w:val="00E81132"/>
    <w:rsid w:val="00E813F3"/>
    <w:rsid w:val="00E81E77"/>
    <w:rsid w:val="00E82F9B"/>
    <w:rsid w:val="00E83364"/>
    <w:rsid w:val="00E83753"/>
    <w:rsid w:val="00E83D0F"/>
    <w:rsid w:val="00E85B45"/>
    <w:rsid w:val="00E85FA9"/>
    <w:rsid w:val="00E8665C"/>
    <w:rsid w:val="00E86889"/>
    <w:rsid w:val="00E86D2C"/>
    <w:rsid w:val="00E86DCA"/>
    <w:rsid w:val="00E875E9"/>
    <w:rsid w:val="00E87BEA"/>
    <w:rsid w:val="00E87D11"/>
    <w:rsid w:val="00E9000D"/>
    <w:rsid w:val="00E900AA"/>
    <w:rsid w:val="00E90459"/>
    <w:rsid w:val="00E909EC"/>
    <w:rsid w:val="00E9270B"/>
    <w:rsid w:val="00E92785"/>
    <w:rsid w:val="00E92ECD"/>
    <w:rsid w:val="00E92F17"/>
    <w:rsid w:val="00E93101"/>
    <w:rsid w:val="00E93190"/>
    <w:rsid w:val="00E9453A"/>
    <w:rsid w:val="00E94566"/>
    <w:rsid w:val="00E950C7"/>
    <w:rsid w:val="00E962D3"/>
    <w:rsid w:val="00E96D33"/>
    <w:rsid w:val="00E97A75"/>
    <w:rsid w:val="00E97E8C"/>
    <w:rsid w:val="00EA01BD"/>
    <w:rsid w:val="00EA02FC"/>
    <w:rsid w:val="00EA0B8A"/>
    <w:rsid w:val="00EA0C59"/>
    <w:rsid w:val="00EA0D4A"/>
    <w:rsid w:val="00EA1973"/>
    <w:rsid w:val="00EA1ED0"/>
    <w:rsid w:val="00EA27F0"/>
    <w:rsid w:val="00EA2AB5"/>
    <w:rsid w:val="00EA398C"/>
    <w:rsid w:val="00EA399C"/>
    <w:rsid w:val="00EA399D"/>
    <w:rsid w:val="00EA4629"/>
    <w:rsid w:val="00EA4768"/>
    <w:rsid w:val="00EA4EFB"/>
    <w:rsid w:val="00EA5ED7"/>
    <w:rsid w:val="00EA6335"/>
    <w:rsid w:val="00EA6F70"/>
    <w:rsid w:val="00EA7026"/>
    <w:rsid w:val="00EA7683"/>
    <w:rsid w:val="00EB06CF"/>
    <w:rsid w:val="00EB0CC5"/>
    <w:rsid w:val="00EB0D4B"/>
    <w:rsid w:val="00EB12C3"/>
    <w:rsid w:val="00EB18CD"/>
    <w:rsid w:val="00EB23FA"/>
    <w:rsid w:val="00EB246E"/>
    <w:rsid w:val="00EB34C3"/>
    <w:rsid w:val="00EB3F66"/>
    <w:rsid w:val="00EB3F79"/>
    <w:rsid w:val="00EB4205"/>
    <w:rsid w:val="00EB4885"/>
    <w:rsid w:val="00EB4D67"/>
    <w:rsid w:val="00EB5376"/>
    <w:rsid w:val="00EB5505"/>
    <w:rsid w:val="00EB5737"/>
    <w:rsid w:val="00EB689A"/>
    <w:rsid w:val="00EB68F0"/>
    <w:rsid w:val="00EC0108"/>
    <w:rsid w:val="00EC065D"/>
    <w:rsid w:val="00EC0694"/>
    <w:rsid w:val="00EC0C48"/>
    <w:rsid w:val="00EC0E6F"/>
    <w:rsid w:val="00EC1274"/>
    <w:rsid w:val="00EC161D"/>
    <w:rsid w:val="00EC16E2"/>
    <w:rsid w:val="00EC1A36"/>
    <w:rsid w:val="00EC1D2F"/>
    <w:rsid w:val="00EC1FE6"/>
    <w:rsid w:val="00EC26BD"/>
    <w:rsid w:val="00EC2B97"/>
    <w:rsid w:val="00EC4367"/>
    <w:rsid w:val="00EC4E12"/>
    <w:rsid w:val="00EC5591"/>
    <w:rsid w:val="00EC572D"/>
    <w:rsid w:val="00EC620D"/>
    <w:rsid w:val="00EC6624"/>
    <w:rsid w:val="00EC7154"/>
    <w:rsid w:val="00EC776F"/>
    <w:rsid w:val="00ED0757"/>
    <w:rsid w:val="00ED0802"/>
    <w:rsid w:val="00ED1B17"/>
    <w:rsid w:val="00ED1E4F"/>
    <w:rsid w:val="00ED227B"/>
    <w:rsid w:val="00ED229C"/>
    <w:rsid w:val="00ED27D9"/>
    <w:rsid w:val="00ED2BF2"/>
    <w:rsid w:val="00ED2F6A"/>
    <w:rsid w:val="00ED2F81"/>
    <w:rsid w:val="00ED3C08"/>
    <w:rsid w:val="00ED4048"/>
    <w:rsid w:val="00ED5331"/>
    <w:rsid w:val="00ED61A1"/>
    <w:rsid w:val="00ED6422"/>
    <w:rsid w:val="00ED70A7"/>
    <w:rsid w:val="00EE0568"/>
    <w:rsid w:val="00EE057D"/>
    <w:rsid w:val="00EE0860"/>
    <w:rsid w:val="00EE16AD"/>
    <w:rsid w:val="00EE1EC9"/>
    <w:rsid w:val="00EE2135"/>
    <w:rsid w:val="00EE25AE"/>
    <w:rsid w:val="00EE2A69"/>
    <w:rsid w:val="00EE2E43"/>
    <w:rsid w:val="00EE3334"/>
    <w:rsid w:val="00EE402B"/>
    <w:rsid w:val="00EE40DD"/>
    <w:rsid w:val="00EE5133"/>
    <w:rsid w:val="00EE5692"/>
    <w:rsid w:val="00EE66AB"/>
    <w:rsid w:val="00EE6EA4"/>
    <w:rsid w:val="00EE7DB8"/>
    <w:rsid w:val="00EF0126"/>
    <w:rsid w:val="00EF09C6"/>
    <w:rsid w:val="00EF0D57"/>
    <w:rsid w:val="00EF196E"/>
    <w:rsid w:val="00EF29F2"/>
    <w:rsid w:val="00EF2D13"/>
    <w:rsid w:val="00EF34BE"/>
    <w:rsid w:val="00EF367A"/>
    <w:rsid w:val="00EF3683"/>
    <w:rsid w:val="00EF37F1"/>
    <w:rsid w:val="00EF3A9B"/>
    <w:rsid w:val="00EF3BAE"/>
    <w:rsid w:val="00EF4D88"/>
    <w:rsid w:val="00EF5293"/>
    <w:rsid w:val="00EF5E53"/>
    <w:rsid w:val="00EF5F45"/>
    <w:rsid w:val="00EF6513"/>
    <w:rsid w:val="00EF78D7"/>
    <w:rsid w:val="00EF7E03"/>
    <w:rsid w:val="00F001A6"/>
    <w:rsid w:val="00F012D0"/>
    <w:rsid w:val="00F01E5F"/>
    <w:rsid w:val="00F02794"/>
    <w:rsid w:val="00F02D43"/>
    <w:rsid w:val="00F0465F"/>
    <w:rsid w:val="00F048F9"/>
    <w:rsid w:val="00F04AE5"/>
    <w:rsid w:val="00F04D8D"/>
    <w:rsid w:val="00F04EAE"/>
    <w:rsid w:val="00F04F5A"/>
    <w:rsid w:val="00F053D6"/>
    <w:rsid w:val="00F06197"/>
    <w:rsid w:val="00F0694F"/>
    <w:rsid w:val="00F07351"/>
    <w:rsid w:val="00F10221"/>
    <w:rsid w:val="00F10C45"/>
    <w:rsid w:val="00F12627"/>
    <w:rsid w:val="00F12740"/>
    <w:rsid w:val="00F12903"/>
    <w:rsid w:val="00F13074"/>
    <w:rsid w:val="00F133B2"/>
    <w:rsid w:val="00F1397C"/>
    <w:rsid w:val="00F14A88"/>
    <w:rsid w:val="00F14F1E"/>
    <w:rsid w:val="00F15F7B"/>
    <w:rsid w:val="00F16B9F"/>
    <w:rsid w:val="00F174EC"/>
    <w:rsid w:val="00F17A6A"/>
    <w:rsid w:val="00F17BDD"/>
    <w:rsid w:val="00F200ED"/>
    <w:rsid w:val="00F200F9"/>
    <w:rsid w:val="00F20145"/>
    <w:rsid w:val="00F203C2"/>
    <w:rsid w:val="00F21778"/>
    <w:rsid w:val="00F21956"/>
    <w:rsid w:val="00F2209C"/>
    <w:rsid w:val="00F223F0"/>
    <w:rsid w:val="00F2287C"/>
    <w:rsid w:val="00F241CD"/>
    <w:rsid w:val="00F243F4"/>
    <w:rsid w:val="00F24C5A"/>
    <w:rsid w:val="00F24CC1"/>
    <w:rsid w:val="00F26313"/>
    <w:rsid w:val="00F26AFE"/>
    <w:rsid w:val="00F26D8B"/>
    <w:rsid w:val="00F27030"/>
    <w:rsid w:val="00F27C87"/>
    <w:rsid w:val="00F3022B"/>
    <w:rsid w:val="00F3031E"/>
    <w:rsid w:val="00F30756"/>
    <w:rsid w:val="00F30A68"/>
    <w:rsid w:val="00F32991"/>
    <w:rsid w:val="00F3318E"/>
    <w:rsid w:val="00F33201"/>
    <w:rsid w:val="00F3346D"/>
    <w:rsid w:val="00F3370D"/>
    <w:rsid w:val="00F3378C"/>
    <w:rsid w:val="00F341DE"/>
    <w:rsid w:val="00F35642"/>
    <w:rsid w:val="00F35CF1"/>
    <w:rsid w:val="00F35FD5"/>
    <w:rsid w:val="00F3636D"/>
    <w:rsid w:val="00F36523"/>
    <w:rsid w:val="00F3697A"/>
    <w:rsid w:val="00F36BA4"/>
    <w:rsid w:val="00F372CF"/>
    <w:rsid w:val="00F417A8"/>
    <w:rsid w:val="00F417C2"/>
    <w:rsid w:val="00F41ED2"/>
    <w:rsid w:val="00F43069"/>
    <w:rsid w:val="00F434FC"/>
    <w:rsid w:val="00F445C0"/>
    <w:rsid w:val="00F446C5"/>
    <w:rsid w:val="00F44748"/>
    <w:rsid w:val="00F44CE7"/>
    <w:rsid w:val="00F459F5"/>
    <w:rsid w:val="00F45D06"/>
    <w:rsid w:val="00F46883"/>
    <w:rsid w:val="00F475D2"/>
    <w:rsid w:val="00F479C1"/>
    <w:rsid w:val="00F47A30"/>
    <w:rsid w:val="00F507A5"/>
    <w:rsid w:val="00F50D67"/>
    <w:rsid w:val="00F515E1"/>
    <w:rsid w:val="00F51C0A"/>
    <w:rsid w:val="00F51D4D"/>
    <w:rsid w:val="00F52A00"/>
    <w:rsid w:val="00F5313D"/>
    <w:rsid w:val="00F5352A"/>
    <w:rsid w:val="00F536A1"/>
    <w:rsid w:val="00F53FD8"/>
    <w:rsid w:val="00F545FA"/>
    <w:rsid w:val="00F5507F"/>
    <w:rsid w:val="00F55C41"/>
    <w:rsid w:val="00F56C9A"/>
    <w:rsid w:val="00F56DD4"/>
    <w:rsid w:val="00F606B8"/>
    <w:rsid w:val="00F60725"/>
    <w:rsid w:val="00F6092D"/>
    <w:rsid w:val="00F60A25"/>
    <w:rsid w:val="00F61C5B"/>
    <w:rsid w:val="00F61DD6"/>
    <w:rsid w:val="00F62235"/>
    <w:rsid w:val="00F626F9"/>
    <w:rsid w:val="00F62E3E"/>
    <w:rsid w:val="00F632DE"/>
    <w:rsid w:val="00F63A8B"/>
    <w:rsid w:val="00F64227"/>
    <w:rsid w:val="00F643BF"/>
    <w:rsid w:val="00F64816"/>
    <w:rsid w:val="00F65497"/>
    <w:rsid w:val="00F6551D"/>
    <w:rsid w:val="00F663B8"/>
    <w:rsid w:val="00F665D1"/>
    <w:rsid w:val="00F666B4"/>
    <w:rsid w:val="00F6683D"/>
    <w:rsid w:val="00F66B08"/>
    <w:rsid w:val="00F70501"/>
    <w:rsid w:val="00F706EA"/>
    <w:rsid w:val="00F70CFD"/>
    <w:rsid w:val="00F714C3"/>
    <w:rsid w:val="00F715B4"/>
    <w:rsid w:val="00F7164C"/>
    <w:rsid w:val="00F71937"/>
    <w:rsid w:val="00F71AB9"/>
    <w:rsid w:val="00F720DE"/>
    <w:rsid w:val="00F725CD"/>
    <w:rsid w:val="00F72BA9"/>
    <w:rsid w:val="00F734F5"/>
    <w:rsid w:val="00F73612"/>
    <w:rsid w:val="00F73AF9"/>
    <w:rsid w:val="00F747FA"/>
    <w:rsid w:val="00F74CDD"/>
    <w:rsid w:val="00F76BEE"/>
    <w:rsid w:val="00F77016"/>
    <w:rsid w:val="00F806F7"/>
    <w:rsid w:val="00F81174"/>
    <w:rsid w:val="00F812C3"/>
    <w:rsid w:val="00F815EF"/>
    <w:rsid w:val="00F81A65"/>
    <w:rsid w:val="00F830D1"/>
    <w:rsid w:val="00F83C14"/>
    <w:rsid w:val="00F8422F"/>
    <w:rsid w:val="00F845BC"/>
    <w:rsid w:val="00F85084"/>
    <w:rsid w:val="00F853B1"/>
    <w:rsid w:val="00F859B1"/>
    <w:rsid w:val="00F85DE4"/>
    <w:rsid w:val="00F85F8E"/>
    <w:rsid w:val="00F86F3A"/>
    <w:rsid w:val="00F87065"/>
    <w:rsid w:val="00F870B0"/>
    <w:rsid w:val="00F8772D"/>
    <w:rsid w:val="00F9022E"/>
    <w:rsid w:val="00F91222"/>
    <w:rsid w:val="00F91495"/>
    <w:rsid w:val="00F91C45"/>
    <w:rsid w:val="00F91E38"/>
    <w:rsid w:val="00F922CE"/>
    <w:rsid w:val="00F926DA"/>
    <w:rsid w:val="00F93879"/>
    <w:rsid w:val="00F938DB"/>
    <w:rsid w:val="00F940D0"/>
    <w:rsid w:val="00F9443D"/>
    <w:rsid w:val="00F9491C"/>
    <w:rsid w:val="00F94CD1"/>
    <w:rsid w:val="00F94D2D"/>
    <w:rsid w:val="00F952A8"/>
    <w:rsid w:val="00F95401"/>
    <w:rsid w:val="00F95ED1"/>
    <w:rsid w:val="00F95FB6"/>
    <w:rsid w:val="00F96CAA"/>
    <w:rsid w:val="00FA008C"/>
    <w:rsid w:val="00FA03A9"/>
    <w:rsid w:val="00FA046C"/>
    <w:rsid w:val="00FA0E68"/>
    <w:rsid w:val="00FA187B"/>
    <w:rsid w:val="00FA1A78"/>
    <w:rsid w:val="00FA1EC5"/>
    <w:rsid w:val="00FA2A90"/>
    <w:rsid w:val="00FA3F3C"/>
    <w:rsid w:val="00FA436F"/>
    <w:rsid w:val="00FA489A"/>
    <w:rsid w:val="00FA55FE"/>
    <w:rsid w:val="00FA59E2"/>
    <w:rsid w:val="00FA622D"/>
    <w:rsid w:val="00FA6739"/>
    <w:rsid w:val="00FA6841"/>
    <w:rsid w:val="00FA6CA9"/>
    <w:rsid w:val="00FA6D86"/>
    <w:rsid w:val="00FA6E54"/>
    <w:rsid w:val="00FA72CD"/>
    <w:rsid w:val="00FB2998"/>
    <w:rsid w:val="00FB2EFF"/>
    <w:rsid w:val="00FB356A"/>
    <w:rsid w:val="00FB3808"/>
    <w:rsid w:val="00FB3B32"/>
    <w:rsid w:val="00FB3D5B"/>
    <w:rsid w:val="00FB403B"/>
    <w:rsid w:val="00FB4B95"/>
    <w:rsid w:val="00FB4FC0"/>
    <w:rsid w:val="00FB5A67"/>
    <w:rsid w:val="00FC0580"/>
    <w:rsid w:val="00FC084D"/>
    <w:rsid w:val="00FC0F70"/>
    <w:rsid w:val="00FC13BA"/>
    <w:rsid w:val="00FC17A8"/>
    <w:rsid w:val="00FC19B1"/>
    <w:rsid w:val="00FC1AFE"/>
    <w:rsid w:val="00FC26FC"/>
    <w:rsid w:val="00FC2838"/>
    <w:rsid w:val="00FC32E6"/>
    <w:rsid w:val="00FC3558"/>
    <w:rsid w:val="00FC3D30"/>
    <w:rsid w:val="00FC4E3B"/>
    <w:rsid w:val="00FC56BC"/>
    <w:rsid w:val="00FC56BE"/>
    <w:rsid w:val="00FC570E"/>
    <w:rsid w:val="00FC652F"/>
    <w:rsid w:val="00FC744A"/>
    <w:rsid w:val="00FC76EB"/>
    <w:rsid w:val="00FD0230"/>
    <w:rsid w:val="00FD0777"/>
    <w:rsid w:val="00FD125D"/>
    <w:rsid w:val="00FD1B83"/>
    <w:rsid w:val="00FD24DE"/>
    <w:rsid w:val="00FD2515"/>
    <w:rsid w:val="00FD314E"/>
    <w:rsid w:val="00FD3A33"/>
    <w:rsid w:val="00FD3BB1"/>
    <w:rsid w:val="00FD3E05"/>
    <w:rsid w:val="00FD3F0E"/>
    <w:rsid w:val="00FD52E9"/>
    <w:rsid w:val="00FD52F2"/>
    <w:rsid w:val="00FD67B5"/>
    <w:rsid w:val="00FD696D"/>
    <w:rsid w:val="00FE011D"/>
    <w:rsid w:val="00FE01C3"/>
    <w:rsid w:val="00FE045A"/>
    <w:rsid w:val="00FE0CB1"/>
    <w:rsid w:val="00FE0F81"/>
    <w:rsid w:val="00FE1815"/>
    <w:rsid w:val="00FE20C0"/>
    <w:rsid w:val="00FE261E"/>
    <w:rsid w:val="00FE2761"/>
    <w:rsid w:val="00FE305C"/>
    <w:rsid w:val="00FE33F2"/>
    <w:rsid w:val="00FE4698"/>
    <w:rsid w:val="00FE56E8"/>
    <w:rsid w:val="00FE56F9"/>
    <w:rsid w:val="00FE5A69"/>
    <w:rsid w:val="00FE71EB"/>
    <w:rsid w:val="00FE7232"/>
    <w:rsid w:val="00FE73A3"/>
    <w:rsid w:val="00FE7702"/>
    <w:rsid w:val="00FE7DB2"/>
    <w:rsid w:val="00FF19BE"/>
    <w:rsid w:val="00FF22D0"/>
    <w:rsid w:val="00FF268A"/>
    <w:rsid w:val="00FF2FA8"/>
    <w:rsid w:val="00FF3170"/>
    <w:rsid w:val="00FF33E8"/>
    <w:rsid w:val="00FF3786"/>
    <w:rsid w:val="00FF3B87"/>
    <w:rsid w:val="00FF4A16"/>
    <w:rsid w:val="00FF4AEE"/>
    <w:rsid w:val="00FF4FC6"/>
    <w:rsid w:val="00FF52CB"/>
    <w:rsid w:val="00FF551C"/>
    <w:rsid w:val="00FF55D1"/>
    <w:rsid w:val="00FF5BC1"/>
    <w:rsid w:val="00FF60C8"/>
    <w:rsid w:val="00FF6757"/>
    <w:rsid w:val="00FF79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6B345"/>
  <w15:docId w15:val="{B9E3AEA1-3F1C-42A8-8F99-54F6217CC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semiHidden/>
    <w:unhideWhenUsed/>
    <w:qFormat/>
    <w:rsid w:val="00CD1F82"/>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D1F82"/>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D1F8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1">
    <w:name w:val="1"/>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4304DE"/>
    <w:pPr>
      <w:ind w:left="720"/>
      <w:contextualSpacing/>
    </w:pPr>
  </w:style>
  <w:style w:type="paragraph" w:styleId="NoSpacing">
    <w:name w:val="No Spacing"/>
    <w:uiPriority w:val="1"/>
    <w:qFormat/>
    <w:rsid w:val="00EA6335"/>
    <w:pPr>
      <w:spacing w:line="240" w:lineRule="auto"/>
    </w:pPr>
  </w:style>
  <w:style w:type="paragraph" w:styleId="NormalWeb">
    <w:name w:val="Normal (Web)"/>
    <w:basedOn w:val="Normal"/>
    <w:uiPriority w:val="99"/>
    <w:semiHidden/>
    <w:unhideWhenUsed/>
    <w:rsid w:val="00993C7B"/>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rPr>
  </w:style>
  <w:style w:type="paragraph" w:styleId="TOCHeading">
    <w:name w:val="TOC Heading"/>
    <w:basedOn w:val="Heading1"/>
    <w:next w:val="Normal"/>
    <w:uiPriority w:val="39"/>
    <w:unhideWhenUsed/>
    <w:qFormat/>
    <w:rsid w:val="00A75886"/>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490E38"/>
    <w:pPr>
      <w:tabs>
        <w:tab w:val="left" w:pos="1540"/>
        <w:tab w:val="right" w:leader="dot" w:pos="9395"/>
      </w:tabs>
      <w:spacing w:after="100"/>
      <w:pPrChange w:id="0" w:author="LoanDT" w:date="2018-05-05T23:03:00Z">
        <w:pPr>
          <w:pBdr>
            <w:top w:val="nil"/>
            <w:left w:val="nil"/>
            <w:bottom w:val="nil"/>
            <w:right w:val="nil"/>
            <w:between w:val="nil"/>
          </w:pBdr>
          <w:spacing w:after="100" w:line="276" w:lineRule="auto"/>
        </w:pPr>
      </w:pPrChange>
    </w:pPr>
    <w:rPr>
      <w:rPrChange w:id="0" w:author="LoanDT" w:date="2018-05-05T23:03:00Z">
        <w:rPr>
          <w:rFonts w:ascii="Arial" w:eastAsia="Arial" w:hAnsi="Arial" w:cs="Arial"/>
          <w:color w:val="000000"/>
          <w:sz w:val="22"/>
          <w:szCs w:val="22"/>
          <w:lang w:val="en" w:eastAsia="en-US" w:bidi="ar-SA"/>
        </w:rPr>
      </w:rPrChange>
    </w:rPr>
  </w:style>
  <w:style w:type="paragraph" w:styleId="TOC2">
    <w:name w:val="toc 2"/>
    <w:basedOn w:val="Normal"/>
    <w:next w:val="Normal"/>
    <w:autoRedefine/>
    <w:uiPriority w:val="39"/>
    <w:unhideWhenUsed/>
    <w:rsid w:val="00A75886"/>
    <w:pPr>
      <w:spacing w:after="100"/>
      <w:ind w:left="220"/>
    </w:pPr>
  </w:style>
  <w:style w:type="paragraph" w:styleId="TOC3">
    <w:name w:val="toc 3"/>
    <w:basedOn w:val="Normal"/>
    <w:next w:val="Normal"/>
    <w:autoRedefine/>
    <w:uiPriority w:val="39"/>
    <w:unhideWhenUsed/>
    <w:rsid w:val="00A75886"/>
    <w:pPr>
      <w:spacing w:after="100"/>
      <w:ind w:left="440"/>
    </w:pPr>
  </w:style>
  <w:style w:type="character" w:styleId="Hyperlink">
    <w:name w:val="Hyperlink"/>
    <w:basedOn w:val="DefaultParagraphFont"/>
    <w:uiPriority w:val="99"/>
    <w:unhideWhenUsed/>
    <w:rsid w:val="00A75886"/>
    <w:rPr>
      <w:color w:val="0000FF" w:themeColor="hyperlink"/>
      <w:u w:val="single"/>
    </w:rPr>
  </w:style>
  <w:style w:type="paragraph" w:styleId="Header">
    <w:name w:val="header"/>
    <w:basedOn w:val="Normal"/>
    <w:link w:val="HeaderChar"/>
    <w:uiPriority w:val="99"/>
    <w:unhideWhenUsed/>
    <w:rsid w:val="00D46E1B"/>
    <w:pPr>
      <w:tabs>
        <w:tab w:val="center" w:pos="4680"/>
        <w:tab w:val="right" w:pos="9360"/>
      </w:tabs>
      <w:spacing w:line="240" w:lineRule="auto"/>
    </w:pPr>
  </w:style>
  <w:style w:type="character" w:customStyle="1" w:styleId="HeaderChar">
    <w:name w:val="Header Char"/>
    <w:basedOn w:val="DefaultParagraphFont"/>
    <w:link w:val="Header"/>
    <w:uiPriority w:val="99"/>
    <w:rsid w:val="00D46E1B"/>
  </w:style>
  <w:style w:type="paragraph" w:styleId="Footer">
    <w:name w:val="footer"/>
    <w:basedOn w:val="Normal"/>
    <w:link w:val="FooterChar"/>
    <w:uiPriority w:val="99"/>
    <w:unhideWhenUsed/>
    <w:rsid w:val="00D46E1B"/>
    <w:pPr>
      <w:tabs>
        <w:tab w:val="center" w:pos="4680"/>
        <w:tab w:val="right" w:pos="9360"/>
      </w:tabs>
      <w:spacing w:line="240" w:lineRule="auto"/>
    </w:pPr>
  </w:style>
  <w:style w:type="character" w:customStyle="1" w:styleId="FooterChar">
    <w:name w:val="Footer Char"/>
    <w:basedOn w:val="DefaultParagraphFont"/>
    <w:link w:val="Footer"/>
    <w:uiPriority w:val="99"/>
    <w:rsid w:val="00D46E1B"/>
  </w:style>
  <w:style w:type="paragraph" w:styleId="Caption">
    <w:name w:val="caption"/>
    <w:basedOn w:val="Normal"/>
    <w:next w:val="Normal"/>
    <w:uiPriority w:val="35"/>
    <w:unhideWhenUsed/>
    <w:qFormat/>
    <w:rsid w:val="00D46E1B"/>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B43222"/>
  </w:style>
  <w:style w:type="character" w:styleId="FollowedHyperlink">
    <w:name w:val="FollowedHyperlink"/>
    <w:basedOn w:val="DefaultParagraphFont"/>
    <w:uiPriority w:val="99"/>
    <w:semiHidden/>
    <w:unhideWhenUsed/>
    <w:rsid w:val="00941BD5"/>
    <w:rPr>
      <w:color w:val="800080" w:themeColor="followedHyperlink"/>
      <w:u w:val="single"/>
    </w:rPr>
  </w:style>
  <w:style w:type="paragraph" w:styleId="DocumentMap">
    <w:name w:val="Document Map"/>
    <w:basedOn w:val="Normal"/>
    <w:link w:val="DocumentMapChar"/>
    <w:uiPriority w:val="99"/>
    <w:semiHidden/>
    <w:unhideWhenUsed/>
    <w:rsid w:val="00090819"/>
    <w:pPr>
      <w:spacing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090819"/>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642D1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2D16"/>
    <w:rPr>
      <w:rFonts w:ascii="Tahoma" w:hAnsi="Tahoma" w:cs="Tahoma"/>
      <w:sz w:val="16"/>
      <w:szCs w:val="16"/>
    </w:rPr>
  </w:style>
  <w:style w:type="paragraph" w:styleId="Bibliography">
    <w:name w:val="Bibliography"/>
    <w:basedOn w:val="Normal"/>
    <w:next w:val="Normal"/>
    <w:uiPriority w:val="37"/>
    <w:unhideWhenUsed/>
    <w:rsid w:val="00450D75"/>
  </w:style>
  <w:style w:type="character" w:customStyle="1" w:styleId="Heading7Char">
    <w:name w:val="Heading 7 Char"/>
    <w:basedOn w:val="DefaultParagraphFont"/>
    <w:link w:val="Heading7"/>
    <w:uiPriority w:val="9"/>
    <w:semiHidden/>
    <w:rsid w:val="00CD1F8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D1F8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1F82"/>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CE2BEC"/>
    <w:rPr>
      <w:sz w:val="16"/>
      <w:szCs w:val="16"/>
    </w:rPr>
  </w:style>
  <w:style w:type="paragraph" w:styleId="CommentText">
    <w:name w:val="annotation text"/>
    <w:basedOn w:val="Normal"/>
    <w:link w:val="CommentTextChar"/>
    <w:uiPriority w:val="99"/>
    <w:semiHidden/>
    <w:unhideWhenUsed/>
    <w:rsid w:val="00CE2BEC"/>
    <w:pPr>
      <w:spacing w:line="240" w:lineRule="auto"/>
    </w:pPr>
    <w:rPr>
      <w:sz w:val="20"/>
      <w:szCs w:val="20"/>
    </w:rPr>
  </w:style>
  <w:style w:type="character" w:customStyle="1" w:styleId="CommentTextChar">
    <w:name w:val="Comment Text Char"/>
    <w:basedOn w:val="DefaultParagraphFont"/>
    <w:link w:val="CommentText"/>
    <w:uiPriority w:val="99"/>
    <w:semiHidden/>
    <w:rsid w:val="00CE2BEC"/>
    <w:rPr>
      <w:sz w:val="20"/>
      <w:szCs w:val="20"/>
    </w:rPr>
  </w:style>
  <w:style w:type="paragraph" w:styleId="CommentSubject">
    <w:name w:val="annotation subject"/>
    <w:basedOn w:val="CommentText"/>
    <w:next w:val="CommentText"/>
    <w:link w:val="CommentSubjectChar"/>
    <w:uiPriority w:val="99"/>
    <w:semiHidden/>
    <w:unhideWhenUsed/>
    <w:rsid w:val="00CE2BEC"/>
    <w:rPr>
      <w:b/>
      <w:bCs/>
    </w:rPr>
  </w:style>
  <w:style w:type="character" w:customStyle="1" w:styleId="CommentSubjectChar">
    <w:name w:val="Comment Subject Char"/>
    <w:basedOn w:val="CommentTextChar"/>
    <w:link w:val="CommentSubject"/>
    <w:uiPriority w:val="99"/>
    <w:semiHidden/>
    <w:rsid w:val="00CE2BEC"/>
    <w:rPr>
      <w:b/>
      <w:bCs/>
      <w:sz w:val="20"/>
      <w:szCs w:val="20"/>
    </w:rPr>
  </w:style>
  <w:style w:type="character" w:customStyle="1" w:styleId="Heading1Char">
    <w:name w:val="Heading 1 Char"/>
    <w:basedOn w:val="DefaultParagraphFont"/>
    <w:link w:val="Heading1"/>
    <w:uiPriority w:val="9"/>
    <w:rsid w:val="009E2766"/>
    <w:rPr>
      <w:sz w:val="40"/>
      <w:szCs w:val="40"/>
    </w:rPr>
  </w:style>
  <w:style w:type="table" w:styleId="TableGrid">
    <w:name w:val="Table Grid"/>
    <w:basedOn w:val="TableNormal"/>
    <w:uiPriority w:val="39"/>
    <w:rsid w:val="00E5511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4078DD"/>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val="en-US"/>
    </w:rPr>
  </w:style>
  <w:style w:type="character" w:customStyle="1" w:styleId="HTMLPreformattedChar">
    <w:name w:val="HTML Preformatted Char"/>
    <w:basedOn w:val="DefaultParagraphFont"/>
    <w:link w:val="HTMLPreformatted"/>
    <w:uiPriority w:val="99"/>
    <w:semiHidden/>
    <w:rsid w:val="004078DD"/>
    <w:rPr>
      <w:rFonts w:ascii="Courier New" w:eastAsia="Times New Roman" w:hAnsi="Courier New" w:cs="Courier New"/>
      <w:color w:val="auto"/>
      <w:sz w:val="20"/>
      <w:szCs w:val="20"/>
      <w:lang w:val="en-US"/>
    </w:rPr>
  </w:style>
  <w:style w:type="paragraph" w:styleId="IntenseQuote">
    <w:name w:val="Intense Quote"/>
    <w:basedOn w:val="Normal"/>
    <w:next w:val="Normal"/>
    <w:link w:val="IntenseQuoteChar"/>
    <w:uiPriority w:val="30"/>
    <w:qFormat/>
    <w:rsid w:val="0077565A"/>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77565A"/>
    <w:rPr>
      <w:i/>
      <w:iCs/>
      <w:color w:val="4F81BD" w:themeColor="accent1"/>
    </w:rPr>
  </w:style>
  <w:style w:type="character" w:styleId="SubtleReference">
    <w:name w:val="Subtle Reference"/>
    <w:basedOn w:val="DefaultParagraphFont"/>
    <w:uiPriority w:val="31"/>
    <w:qFormat/>
    <w:rsid w:val="0077565A"/>
    <w:rPr>
      <w:smallCaps/>
      <w:color w:val="5A5A5A" w:themeColor="text1" w:themeTint="A5"/>
    </w:rPr>
  </w:style>
  <w:style w:type="character" w:styleId="IntenseReference">
    <w:name w:val="Intense Reference"/>
    <w:basedOn w:val="DefaultParagraphFont"/>
    <w:uiPriority w:val="32"/>
    <w:qFormat/>
    <w:rsid w:val="0077565A"/>
    <w:rPr>
      <w:b/>
      <w:bCs/>
      <w:smallCaps/>
      <w:color w:val="4F81BD" w:themeColor="accent1"/>
      <w:spacing w:val="5"/>
    </w:rPr>
  </w:style>
  <w:style w:type="character" w:styleId="BookTitle">
    <w:name w:val="Book Title"/>
    <w:basedOn w:val="DefaultParagraphFont"/>
    <w:uiPriority w:val="33"/>
    <w:qFormat/>
    <w:rsid w:val="0077565A"/>
    <w:rPr>
      <w:b/>
      <w:bCs/>
      <w:i/>
      <w:iCs/>
      <w:spacing w:val="5"/>
    </w:rPr>
  </w:style>
  <w:style w:type="paragraph" w:styleId="Quote">
    <w:name w:val="Quote"/>
    <w:basedOn w:val="Normal"/>
    <w:next w:val="Normal"/>
    <w:link w:val="QuoteChar"/>
    <w:uiPriority w:val="29"/>
    <w:qFormat/>
    <w:rsid w:val="0077565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7565A"/>
    <w:rPr>
      <w:i/>
      <w:iCs/>
      <w:color w:val="404040" w:themeColor="text1" w:themeTint="BF"/>
    </w:rPr>
  </w:style>
  <w:style w:type="character" w:styleId="Strong">
    <w:name w:val="Strong"/>
    <w:basedOn w:val="DefaultParagraphFont"/>
    <w:uiPriority w:val="22"/>
    <w:qFormat/>
    <w:rsid w:val="0077565A"/>
    <w:rPr>
      <w:b/>
      <w:bCs/>
    </w:rPr>
  </w:style>
  <w:style w:type="character" w:styleId="SubtleEmphasis">
    <w:name w:val="Subtle Emphasis"/>
    <w:basedOn w:val="DefaultParagraphFont"/>
    <w:uiPriority w:val="19"/>
    <w:qFormat/>
    <w:rsid w:val="0077565A"/>
    <w:rPr>
      <w:i/>
      <w:iCs/>
      <w:color w:val="404040" w:themeColor="text1" w:themeTint="BF"/>
    </w:rPr>
  </w:style>
  <w:style w:type="paragraph" w:styleId="Revision">
    <w:name w:val="Revision"/>
    <w:hidden/>
    <w:uiPriority w:val="99"/>
    <w:semiHidden/>
    <w:rsid w:val="001F2214"/>
    <w:pPr>
      <w:pBdr>
        <w:top w:val="none" w:sz="0" w:space="0" w:color="auto"/>
        <w:left w:val="none" w:sz="0" w:space="0" w:color="auto"/>
        <w:bottom w:val="none" w:sz="0" w:space="0" w:color="auto"/>
        <w:right w:val="none" w:sz="0" w:space="0" w:color="auto"/>
        <w:between w:val="none" w:sz="0" w:space="0" w:color="auto"/>
      </w:pBd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68831">
      <w:bodyDiv w:val="1"/>
      <w:marLeft w:val="0"/>
      <w:marRight w:val="0"/>
      <w:marTop w:val="0"/>
      <w:marBottom w:val="0"/>
      <w:divBdr>
        <w:top w:val="none" w:sz="0" w:space="0" w:color="auto"/>
        <w:left w:val="none" w:sz="0" w:space="0" w:color="auto"/>
        <w:bottom w:val="none" w:sz="0" w:space="0" w:color="auto"/>
        <w:right w:val="none" w:sz="0" w:space="0" w:color="auto"/>
      </w:divBdr>
    </w:div>
    <w:div w:id="14430682">
      <w:bodyDiv w:val="1"/>
      <w:marLeft w:val="0"/>
      <w:marRight w:val="0"/>
      <w:marTop w:val="0"/>
      <w:marBottom w:val="0"/>
      <w:divBdr>
        <w:top w:val="none" w:sz="0" w:space="0" w:color="auto"/>
        <w:left w:val="none" w:sz="0" w:space="0" w:color="auto"/>
        <w:bottom w:val="none" w:sz="0" w:space="0" w:color="auto"/>
        <w:right w:val="none" w:sz="0" w:space="0" w:color="auto"/>
      </w:divBdr>
    </w:div>
    <w:div w:id="23333707">
      <w:bodyDiv w:val="1"/>
      <w:marLeft w:val="0"/>
      <w:marRight w:val="0"/>
      <w:marTop w:val="0"/>
      <w:marBottom w:val="0"/>
      <w:divBdr>
        <w:top w:val="none" w:sz="0" w:space="0" w:color="auto"/>
        <w:left w:val="none" w:sz="0" w:space="0" w:color="auto"/>
        <w:bottom w:val="none" w:sz="0" w:space="0" w:color="auto"/>
        <w:right w:val="none" w:sz="0" w:space="0" w:color="auto"/>
      </w:divBdr>
    </w:div>
    <w:div w:id="68621618">
      <w:bodyDiv w:val="1"/>
      <w:marLeft w:val="0"/>
      <w:marRight w:val="0"/>
      <w:marTop w:val="0"/>
      <w:marBottom w:val="0"/>
      <w:divBdr>
        <w:top w:val="none" w:sz="0" w:space="0" w:color="auto"/>
        <w:left w:val="none" w:sz="0" w:space="0" w:color="auto"/>
        <w:bottom w:val="none" w:sz="0" w:space="0" w:color="auto"/>
        <w:right w:val="none" w:sz="0" w:space="0" w:color="auto"/>
      </w:divBdr>
    </w:div>
    <w:div w:id="107161531">
      <w:bodyDiv w:val="1"/>
      <w:marLeft w:val="0"/>
      <w:marRight w:val="0"/>
      <w:marTop w:val="0"/>
      <w:marBottom w:val="0"/>
      <w:divBdr>
        <w:top w:val="none" w:sz="0" w:space="0" w:color="auto"/>
        <w:left w:val="none" w:sz="0" w:space="0" w:color="auto"/>
        <w:bottom w:val="none" w:sz="0" w:space="0" w:color="auto"/>
        <w:right w:val="none" w:sz="0" w:space="0" w:color="auto"/>
      </w:divBdr>
    </w:div>
    <w:div w:id="119610376">
      <w:bodyDiv w:val="1"/>
      <w:marLeft w:val="0"/>
      <w:marRight w:val="0"/>
      <w:marTop w:val="0"/>
      <w:marBottom w:val="0"/>
      <w:divBdr>
        <w:top w:val="none" w:sz="0" w:space="0" w:color="auto"/>
        <w:left w:val="none" w:sz="0" w:space="0" w:color="auto"/>
        <w:bottom w:val="none" w:sz="0" w:space="0" w:color="auto"/>
        <w:right w:val="none" w:sz="0" w:space="0" w:color="auto"/>
      </w:divBdr>
    </w:div>
    <w:div w:id="133330829">
      <w:bodyDiv w:val="1"/>
      <w:marLeft w:val="0"/>
      <w:marRight w:val="0"/>
      <w:marTop w:val="0"/>
      <w:marBottom w:val="0"/>
      <w:divBdr>
        <w:top w:val="none" w:sz="0" w:space="0" w:color="auto"/>
        <w:left w:val="none" w:sz="0" w:space="0" w:color="auto"/>
        <w:bottom w:val="none" w:sz="0" w:space="0" w:color="auto"/>
        <w:right w:val="none" w:sz="0" w:space="0" w:color="auto"/>
      </w:divBdr>
    </w:div>
    <w:div w:id="145820951">
      <w:bodyDiv w:val="1"/>
      <w:marLeft w:val="0"/>
      <w:marRight w:val="0"/>
      <w:marTop w:val="0"/>
      <w:marBottom w:val="0"/>
      <w:divBdr>
        <w:top w:val="none" w:sz="0" w:space="0" w:color="auto"/>
        <w:left w:val="none" w:sz="0" w:space="0" w:color="auto"/>
        <w:bottom w:val="none" w:sz="0" w:space="0" w:color="auto"/>
        <w:right w:val="none" w:sz="0" w:space="0" w:color="auto"/>
      </w:divBdr>
    </w:div>
    <w:div w:id="181163076">
      <w:bodyDiv w:val="1"/>
      <w:marLeft w:val="0"/>
      <w:marRight w:val="0"/>
      <w:marTop w:val="0"/>
      <w:marBottom w:val="0"/>
      <w:divBdr>
        <w:top w:val="none" w:sz="0" w:space="0" w:color="auto"/>
        <w:left w:val="none" w:sz="0" w:space="0" w:color="auto"/>
        <w:bottom w:val="none" w:sz="0" w:space="0" w:color="auto"/>
        <w:right w:val="none" w:sz="0" w:space="0" w:color="auto"/>
      </w:divBdr>
    </w:div>
    <w:div w:id="181674910">
      <w:bodyDiv w:val="1"/>
      <w:marLeft w:val="0"/>
      <w:marRight w:val="0"/>
      <w:marTop w:val="0"/>
      <w:marBottom w:val="0"/>
      <w:divBdr>
        <w:top w:val="none" w:sz="0" w:space="0" w:color="auto"/>
        <w:left w:val="none" w:sz="0" w:space="0" w:color="auto"/>
        <w:bottom w:val="none" w:sz="0" w:space="0" w:color="auto"/>
        <w:right w:val="none" w:sz="0" w:space="0" w:color="auto"/>
      </w:divBdr>
    </w:div>
    <w:div w:id="181748307">
      <w:bodyDiv w:val="1"/>
      <w:marLeft w:val="0"/>
      <w:marRight w:val="0"/>
      <w:marTop w:val="0"/>
      <w:marBottom w:val="0"/>
      <w:divBdr>
        <w:top w:val="none" w:sz="0" w:space="0" w:color="auto"/>
        <w:left w:val="none" w:sz="0" w:space="0" w:color="auto"/>
        <w:bottom w:val="none" w:sz="0" w:space="0" w:color="auto"/>
        <w:right w:val="none" w:sz="0" w:space="0" w:color="auto"/>
      </w:divBdr>
    </w:div>
    <w:div w:id="189489862">
      <w:bodyDiv w:val="1"/>
      <w:marLeft w:val="0"/>
      <w:marRight w:val="0"/>
      <w:marTop w:val="0"/>
      <w:marBottom w:val="0"/>
      <w:divBdr>
        <w:top w:val="none" w:sz="0" w:space="0" w:color="auto"/>
        <w:left w:val="none" w:sz="0" w:space="0" w:color="auto"/>
        <w:bottom w:val="none" w:sz="0" w:space="0" w:color="auto"/>
        <w:right w:val="none" w:sz="0" w:space="0" w:color="auto"/>
      </w:divBdr>
    </w:div>
    <w:div w:id="192231734">
      <w:bodyDiv w:val="1"/>
      <w:marLeft w:val="0"/>
      <w:marRight w:val="0"/>
      <w:marTop w:val="0"/>
      <w:marBottom w:val="0"/>
      <w:divBdr>
        <w:top w:val="none" w:sz="0" w:space="0" w:color="auto"/>
        <w:left w:val="none" w:sz="0" w:space="0" w:color="auto"/>
        <w:bottom w:val="none" w:sz="0" w:space="0" w:color="auto"/>
        <w:right w:val="none" w:sz="0" w:space="0" w:color="auto"/>
      </w:divBdr>
    </w:div>
    <w:div w:id="197592097">
      <w:bodyDiv w:val="1"/>
      <w:marLeft w:val="0"/>
      <w:marRight w:val="0"/>
      <w:marTop w:val="0"/>
      <w:marBottom w:val="0"/>
      <w:divBdr>
        <w:top w:val="none" w:sz="0" w:space="0" w:color="auto"/>
        <w:left w:val="none" w:sz="0" w:space="0" w:color="auto"/>
        <w:bottom w:val="none" w:sz="0" w:space="0" w:color="auto"/>
        <w:right w:val="none" w:sz="0" w:space="0" w:color="auto"/>
      </w:divBdr>
    </w:div>
    <w:div w:id="225530996">
      <w:bodyDiv w:val="1"/>
      <w:marLeft w:val="0"/>
      <w:marRight w:val="0"/>
      <w:marTop w:val="0"/>
      <w:marBottom w:val="0"/>
      <w:divBdr>
        <w:top w:val="none" w:sz="0" w:space="0" w:color="auto"/>
        <w:left w:val="none" w:sz="0" w:space="0" w:color="auto"/>
        <w:bottom w:val="none" w:sz="0" w:space="0" w:color="auto"/>
        <w:right w:val="none" w:sz="0" w:space="0" w:color="auto"/>
      </w:divBdr>
    </w:div>
    <w:div w:id="240528458">
      <w:bodyDiv w:val="1"/>
      <w:marLeft w:val="0"/>
      <w:marRight w:val="0"/>
      <w:marTop w:val="0"/>
      <w:marBottom w:val="0"/>
      <w:divBdr>
        <w:top w:val="none" w:sz="0" w:space="0" w:color="auto"/>
        <w:left w:val="none" w:sz="0" w:space="0" w:color="auto"/>
        <w:bottom w:val="none" w:sz="0" w:space="0" w:color="auto"/>
        <w:right w:val="none" w:sz="0" w:space="0" w:color="auto"/>
      </w:divBdr>
    </w:div>
    <w:div w:id="247154388">
      <w:bodyDiv w:val="1"/>
      <w:marLeft w:val="0"/>
      <w:marRight w:val="0"/>
      <w:marTop w:val="0"/>
      <w:marBottom w:val="0"/>
      <w:divBdr>
        <w:top w:val="none" w:sz="0" w:space="0" w:color="auto"/>
        <w:left w:val="none" w:sz="0" w:space="0" w:color="auto"/>
        <w:bottom w:val="none" w:sz="0" w:space="0" w:color="auto"/>
        <w:right w:val="none" w:sz="0" w:space="0" w:color="auto"/>
      </w:divBdr>
      <w:divsChild>
        <w:div w:id="1509517236">
          <w:marLeft w:val="1080"/>
          <w:marRight w:val="0"/>
          <w:marTop w:val="100"/>
          <w:marBottom w:val="0"/>
          <w:divBdr>
            <w:top w:val="none" w:sz="0" w:space="0" w:color="auto"/>
            <w:left w:val="none" w:sz="0" w:space="0" w:color="auto"/>
            <w:bottom w:val="none" w:sz="0" w:space="0" w:color="auto"/>
            <w:right w:val="none" w:sz="0" w:space="0" w:color="auto"/>
          </w:divBdr>
        </w:div>
      </w:divsChild>
    </w:div>
    <w:div w:id="248807364">
      <w:bodyDiv w:val="1"/>
      <w:marLeft w:val="0"/>
      <w:marRight w:val="0"/>
      <w:marTop w:val="0"/>
      <w:marBottom w:val="0"/>
      <w:divBdr>
        <w:top w:val="none" w:sz="0" w:space="0" w:color="auto"/>
        <w:left w:val="none" w:sz="0" w:space="0" w:color="auto"/>
        <w:bottom w:val="none" w:sz="0" w:space="0" w:color="auto"/>
        <w:right w:val="none" w:sz="0" w:space="0" w:color="auto"/>
      </w:divBdr>
    </w:div>
    <w:div w:id="264508919">
      <w:bodyDiv w:val="1"/>
      <w:marLeft w:val="0"/>
      <w:marRight w:val="0"/>
      <w:marTop w:val="0"/>
      <w:marBottom w:val="0"/>
      <w:divBdr>
        <w:top w:val="none" w:sz="0" w:space="0" w:color="auto"/>
        <w:left w:val="none" w:sz="0" w:space="0" w:color="auto"/>
        <w:bottom w:val="none" w:sz="0" w:space="0" w:color="auto"/>
        <w:right w:val="none" w:sz="0" w:space="0" w:color="auto"/>
      </w:divBdr>
    </w:div>
    <w:div w:id="272518150">
      <w:bodyDiv w:val="1"/>
      <w:marLeft w:val="0"/>
      <w:marRight w:val="0"/>
      <w:marTop w:val="0"/>
      <w:marBottom w:val="0"/>
      <w:divBdr>
        <w:top w:val="none" w:sz="0" w:space="0" w:color="auto"/>
        <w:left w:val="none" w:sz="0" w:space="0" w:color="auto"/>
        <w:bottom w:val="none" w:sz="0" w:space="0" w:color="auto"/>
        <w:right w:val="none" w:sz="0" w:space="0" w:color="auto"/>
      </w:divBdr>
    </w:div>
    <w:div w:id="298997645">
      <w:bodyDiv w:val="1"/>
      <w:marLeft w:val="0"/>
      <w:marRight w:val="0"/>
      <w:marTop w:val="0"/>
      <w:marBottom w:val="0"/>
      <w:divBdr>
        <w:top w:val="none" w:sz="0" w:space="0" w:color="auto"/>
        <w:left w:val="none" w:sz="0" w:space="0" w:color="auto"/>
        <w:bottom w:val="none" w:sz="0" w:space="0" w:color="auto"/>
        <w:right w:val="none" w:sz="0" w:space="0" w:color="auto"/>
      </w:divBdr>
    </w:div>
    <w:div w:id="304819251">
      <w:bodyDiv w:val="1"/>
      <w:marLeft w:val="0"/>
      <w:marRight w:val="0"/>
      <w:marTop w:val="0"/>
      <w:marBottom w:val="0"/>
      <w:divBdr>
        <w:top w:val="none" w:sz="0" w:space="0" w:color="auto"/>
        <w:left w:val="none" w:sz="0" w:space="0" w:color="auto"/>
        <w:bottom w:val="none" w:sz="0" w:space="0" w:color="auto"/>
        <w:right w:val="none" w:sz="0" w:space="0" w:color="auto"/>
      </w:divBdr>
    </w:div>
    <w:div w:id="337462814">
      <w:bodyDiv w:val="1"/>
      <w:marLeft w:val="0"/>
      <w:marRight w:val="0"/>
      <w:marTop w:val="0"/>
      <w:marBottom w:val="0"/>
      <w:divBdr>
        <w:top w:val="none" w:sz="0" w:space="0" w:color="auto"/>
        <w:left w:val="none" w:sz="0" w:space="0" w:color="auto"/>
        <w:bottom w:val="none" w:sz="0" w:space="0" w:color="auto"/>
        <w:right w:val="none" w:sz="0" w:space="0" w:color="auto"/>
      </w:divBdr>
    </w:div>
    <w:div w:id="338851915">
      <w:bodyDiv w:val="1"/>
      <w:marLeft w:val="0"/>
      <w:marRight w:val="0"/>
      <w:marTop w:val="0"/>
      <w:marBottom w:val="0"/>
      <w:divBdr>
        <w:top w:val="none" w:sz="0" w:space="0" w:color="auto"/>
        <w:left w:val="none" w:sz="0" w:space="0" w:color="auto"/>
        <w:bottom w:val="none" w:sz="0" w:space="0" w:color="auto"/>
        <w:right w:val="none" w:sz="0" w:space="0" w:color="auto"/>
      </w:divBdr>
    </w:div>
    <w:div w:id="349451885">
      <w:bodyDiv w:val="1"/>
      <w:marLeft w:val="0"/>
      <w:marRight w:val="0"/>
      <w:marTop w:val="0"/>
      <w:marBottom w:val="0"/>
      <w:divBdr>
        <w:top w:val="none" w:sz="0" w:space="0" w:color="auto"/>
        <w:left w:val="none" w:sz="0" w:space="0" w:color="auto"/>
        <w:bottom w:val="none" w:sz="0" w:space="0" w:color="auto"/>
        <w:right w:val="none" w:sz="0" w:space="0" w:color="auto"/>
      </w:divBdr>
    </w:div>
    <w:div w:id="367723724">
      <w:bodyDiv w:val="1"/>
      <w:marLeft w:val="0"/>
      <w:marRight w:val="0"/>
      <w:marTop w:val="0"/>
      <w:marBottom w:val="0"/>
      <w:divBdr>
        <w:top w:val="none" w:sz="0" w:space="0" w:color="auto"/>
        <w:left w:val="none" w:sz="0" w:space="0" w:color="auto"/>
        <w:bottom w:val="none" w:sz="0" w:space="0" w:color="auto"/>
        <w:right w:val="none" w:sz="0" w:space="0" w:color="auto"/>
      </w:divBdr>
    </w:div>
    <w:div w:id="394208123">
      <w:bodyDiv w:val="1"/>
      <w:marLeft w:val="0"/>
      <w:marRight w:val="0"/>
      <w:marTop w:val="0"/>
      <w:marBottom w:val="0"/>
      <w:divBdr>
        <w:top w:val="none" w:sz="0" w:space="0" w:color="auto"/>
        <w:left w:val="none" w:sz="0" w:space="0" w:color="auto"/>
        <w:bottom w:val="none" w:sz="0" w:space="0" w:color="auto"/>
        <w:right w:val="none" w:sz="0" w:space="0" w:color="auto"/>
      </w:divBdr>
    </w:div>
    <w:div w:id="407003253">
      <w:bodyDiv w:val="1"/>
      <w:marLeft w:val="0"/>
      <w:marRight w:val="0"/>
      <w:marTop w:val="0"/>
      <w:marBottom w:val="0"/>
      <w:divBdr>
        <w:top w:val="none" w:sz="0" w:space="0" w:color="auto"/>
        <w:left w:val="none" w:sz="0" w:space="0" w:color="auto"/>
        <w:bottom w:val="none" w:sz="0" w:space="0" w:color="auto"/>
        <w:right w:val="none" w:sz="0" w:space="0" w:color="auto"/>
      </w:divBdr>
    </w:div>
    <w:div w:id="407656492">
      <w:bodyDiv w:val="1"/>
      <w:marLeft w:val="0"/>
      <w:marRight w:val="0"/>
      <w:marTop w:val="0"/>
      <w:marBottom w:val="0"/>
      <w:divBdr>
        <w:top w:val="none" w:sz="0" w:space="0" w:color="auto"/>
        <w:left w:val="none" w:sz="0" w:space="0" w:color="auto"/>
        <w:bottom w:val="none" w:sz="0" w:space="0" w:color="auto"/>
        <w:right w:val="none" w:sz="0" w:space="0" w:color="auto"/>
      </w:divBdr>
    </w:div>
    <w:div w:id="410464160">
      <w:bodyDiv w:val="1"/>
      <w:marLeft w:val="0"/>
      <w:marRight w:val="0"/>
      <w:marTop w:val="0"/>
      <w:marBottom w:val="0"/>
      <w:divBdr>
        <w:top w:val="none" w:sz="0" w:space="0" w:color="auto"/>
        <w:left w:val="none" w:sz="0" w:space="0" w:color="auto"/>
        <w:bottom w:val="none" w:sz="0" w:space="0" w:color="auto"/>
        <w:right w:val="none" w:sz="0" w:space="0" w:color="auto"/>
      </w:divBdr>
    </w:div>
    <w:div w:id="427428299">
      <w:bodyDiv w:val="1"/>
      <w:marLeft w:val="0"/>
      <w:marRight w:val="0"/>
      <w:marTop w:val="0"/>
      <w:marBottom w:val="0"/>
      <w:divBdr>
        <w:top w:val="none" w:sz="0" w:space="0" w:color="auto"/>
        <w:left w:val="none" w:sz="0" w:space="0" w:color="auto"/>
        <w:bottom w:val="none" w:sz="0" w:space="0" w:color="auto"/>
        <w:right w:val="none" w:sz="0" w:space="0" w:color="auto"/>
      </w:divBdr>
    </w:div>
    <w:div w:id="429274383">
      <w:bodyDiv w:val="1"/>
      <w:marLeft w:val="0"/>
      <w:marRight w:val="0"/>
      <w:marTop w:val="0"/>
      <w:marBottom w:val="0"/>
      <w:divBdr>
        <w:top w:val="none" w:sz="0" w:space="0" w:color="auto"/>
        <w:left w:val="none" w:sz="0" w:space="0" w:color="auto"/>
        <w:bottom w:val="none" w:sz="0" w:space="0" w:color="auto"/>
        <w:right w:val="none" w:sz="0" w:space="0" w:color="auto"/>
      </w:divBdr>
    </w:div>
    <w:div w:id="430667410">
      <w:bodyDiv w:val="1"/>
      <w:marLeft w:val="0"/>
      <w:marRight w:val="0"/>
      <w:marTop w:val="0"/>
      <w:marBottom w:val="0"/>
      <w:divBdr>
        <w:top w:val="none" w:sz="0" w:space="0" w:color="auto"/>
        <w:left w:val="none" w:sz="0" w:space="0" w:color="auto"/>
        <w:bottom w:val="none" w:sz="0" w:space="0" w:color="auto"/>
        <w:right w:val="none" w:sz="0" w:space="0" w:color="auto"/>
      </w:divBdr>
    </w:div>
    <w:div w:id="442841627">
      <w:bodyDiv w:val="1"/>
      <w:marLeft w:val="0"/>
      <w:marRight w:val="0"/>
      <w:marTop w:val="0"/>
      <w:marBottom w:val="0"/>
      <w:divBdr>
        <w:top w:val="none" w:sz="0" w:space="0" w:color="auto"/>
        <w:left w:val="none" w:sz="0" w:space="0" w:color="auto"/>
        <w:bottom w:val="none" w:sz="0" w:space="0" w:color="auto"/>
        <w:right w:val="none" w:sz="0" w:space="0" w:color="auto"/>
      </w:divBdr>
    </w:div>
    <w:div w:id="452140879">
      <w:bodyDiv w:val="1"/>
      <w:marLeft w:val="0"/>
      <w:marRight w:val="0"/>
      <w:marTop w:val="0"/>
      <w:marBottom w:val="0"/>
      <w:divBdr>
        <w:top w:val="none" w:sz="0" w:space="0" w:color="auto"/>
        <w:left w:val="none" w:sz="0" w:space="0" w:color="auto"/>
        <w:bottom w:val="none" w:sz="0" w:space="0" w:color="auto"/>
        <w:right w:val="none" w:sz="0" w:space="0" w:color="auto"/>
      </w:divBdr>
    </w:div>
    <w:div w:id="452943688">
      <w:bodyDiv w:val="1"/>
      <w:marLeft w:val="0"/>
      <w:marRight w:val="0"/>
      <w:marTop w:val="0"/>
      <w:marBottom w:val="0"/>
      <w:divBdr>
        <w:top w:val="none" w:sz="0" w:space="0" w:color="auto"/>
        <w:left w:val="none" w:sz="0" w:space="0" w:color="auto"/>
        <w:bottom w:val="none" w:sz="0" w:space="0" w:color="auto"/>
        <w:right w:val="none" w:sz="0" w:space="0" w:color="auto"/>
      </w:divBdr>
    </w:div>
    <w:div w:id="495070736">
      <w:bodyDiv w:val="1"/>
      <w:marLeft w:val="0"/>
      <w:marRight w:val="0"/>
      <w:marTop w:val="0"/>
      <w:marBottom w:val="0"/>
      <w:divBdr>
        <w:top w:val="none" w:sz="0" w:space="0" w:color="auto"/>
        <w:left w:val="none" w:sz="0" w:space="0" w:color="auto"/>
        <w:bottom w:val="none" w:sz="0" w:space="0" w:color="auto"/>
        <w:right w:val="none" w:sz="0" w:space="0" w:color="auto"/>
      </w:divBdr>
    </w:div>
    <w:div w:id="501311147">
      <w:bodyDiv w:val="1"/>
      <w:marLeft w:val="0"/>
      <w:marRight w:val="0"/>
      <w:marTop w:val="0"/>
      <w:marBottom w:val="0"/>
      <w:divBdr>
        <w:top w:val="none" w:sz="0" w:space="0" w:color="auto"/>
        <w:left w:val="none" w:sz="0" w:space="0" w:color="auto"/>
        <w:bottom w:val="none" w:sz="0" w:space="0" w:color="auto"/>
        <w:right w:val="none" w:sz="0" w:space="0" w:color="auto"/>
      </w:divBdr>
    </w:div>
    <w:div w:id="510223443">
      <w:bodyDiv w:val="1"/>
      <w:marLeft w:val="0"/>
      <w:marRight w:val="0"/>
      <w:marTop w:val="0"/>
      <w:marBottom w:val="0"/>
      <w:divBdr>
        <w:top w:val="none" w:sz="0" w:space="0" w:color="auto"/>
        <w:left w:val="none" w:sz="0" w:space="0" w:color="auto"/>
        <w:bottom w:val="none" w:sz="0" w:space="0" w:color="auto"/>
        <w:right w:val="none" w:sz="0" w:space="0" w:color="auto"/>
      </w:divBdr>
    </w:div>
    <w:div w:id="512064332">
      <w:bodyDiv w:val="1"/>
      <w:marLeft w:val="0"/>
      <w:marRight w:val="0"/>
      <w:marTop w:val="0"/>
      <w:marBottom w:val="0"/>
      <w:divBdr>
        <w:top w:val="none" w:sz="0" w:space="0" w:color="auto"/>
        <w:left w:val="none" w:sz="0" w:space="0" w:color="auto"/>
        <w:bottom w:val="none" w:sz="0" w:space="0" w:color="auto"/>
        <w:right w:val="none" w:sz="0" w:space="0" w:color="auto"/>
      </w:divBdr>
    </w:div>
    <w:div w:id="512454860">
      <w:bodyDiv w:val="1"/>
      <w:marLeft w:val="0"/>
      <w:marRight w:val="0"/>
      <w:marTop w:val="0"/>
      <w:marBottom w:val="0"/>
      <w:divBdr>
        <w:top w:val="none" w:sz="0" w:space="0" w:color="auto"/>
        <w:left w:val="none" w:sz="0" w:space="0" w:color="auto"/>
        <w:bottom w:val="none" w:sz="0" w:space="0" w:color="auto"/>
        <w:right w:val="none" w:sz="0" w:space="0" w:color="auto"/>
      </w:divBdr>
    </w:div>
    <w:div w:id="512500905">
      <w:bodyDiv w:val="1"/>
      <w:marLeft w:val="0"/>
      <w:marRight w:val="0"/>
      <w:marTop w:val="0"/>
      <w:marBottom w:val="0"/>
      <w:divBdr>
        <w:top w:val="none" w:sz="0" w:space="0" w:color="auto"/>
        <w:left w:val="none" w:sz="0" w:space="0" w:color="auto"/>
        <w:bottom w:val="none" w:sz="0" w:space="0" w:color="auto"/>
        <w:right w:val="none" w:sz="0" w:space="0" w:color="auto"/>
      </w:divBdr>
    </w:div>
    <w:div w:id="531770556">
      <w:bodyDiv w:val="1"/>
      <w:marLeft w:val="0"/>
      <w:marRight w:val="0"/>
      <w:marTop w:val="0"/>
      <w:marBottom w:val="0"/>
      <w:divBdr>
        <w:top w:val="none" w:sz="0" w:space="0" w:color="auto"/>
        <w:left w:val="none" w:sz="0" w:space="0" w:color="auto"/>
        <w:bottom w:val="none" w:sz="0" w:space="0" w:color="auto"/>
        <w:right w:val="none" w:sz="0" w:space="0" w:color="auto"/>
      </w:divBdr>
    </w:div>
    <w:div w:id="536309888">
      <w:bodyDiv w:val="1"/>
      <w:marLeft w:val="0"/>
      <w:marRight w:val="0"/>
      <w:marTop w:val="0"/>
      <w:marBottom w:val="0"/>
      <w:divBdr>
        <w:top w:val="none" w:sz="0" w:space="0" w:color="auto"/>
        <w:left w:val="none" w:sz="0" w:space="0" w:color="auto"/>
        <w:bottom w:val="none" w:sz="0" w:space="0" w:color="auto"/>
        <w:right w:val="none" w:sz="0" w:space="0" w:color="auto"/>
      </w:divBdr>
    </w:div>
    <w:div w:id="540169055">
      <w:bodyDiv w:val="1"/>
      <w:marLeft w:val="0"/>
      <w:marRight w:val="0"/>
      <w:marTop w:val="0"/>
      <w:marBottom w:val="0"/>
      <w:divBdr>
        <w:top w:val="none" w:sz="0" w:space="0" w:color="auto"/>
        <w:left w:val="none" w:sz="0" w:space="0" w:color="auto"/>
        <w:bottom w:val="none" w:sz="0" w:space="0" w:color="auto"/>
        <w:right w:val="none" w:sz="0" w:space="0" w:color="auto"/>
      </w:divBdr>
    </w:div>
    <w:div w:id="550918913">
      <w:bodyDiv w:val="1"/>
      <w:marLeft w:val="0"/>
      <w:marRight w:val="0"/>
      <w:marTop w:val="0"/>
      <w:marBottom w:val="0"/>
      <w:divBdr>
        <w:top w:val="none" w:sz="0" w:space="0" w:color="auto"/>
        <w:left w:val="none" w:sz="0" w:space="0" w:color="auto"/>
        <w:bottom w:val="none" w:sz="0" w:space="0" w:color="auto"/>
        <w:right w:val="none" w:sz="0" w:space="0" w:color="auto"/>
      </w:divBdr>
    </w:div>
    <w:div w:id="551424715">
      <w:bodyDiv w:val="1"/>
      <w:marLeft w:val="0"/>
      <w:marRight w:val="0"/>
      <w:marTop w:val="0"/>
      <w:marBottom w:val="0"/>
      <w:divBdr>
        <w:top w:val="none" w:sz="0" w:space="0" w:color="auto"/>
        <w:left w:val="none" w:sz="0" w:space="0" w:color="auto"/>
        <w:bottom w:val="none" w:sz="0" w:space="0" w:color="auto"/>
        <w:right w:val="none" w:sz="0" w:space="0" w:color="auto"/>
      </w:divBdr>
    </w:div>
    <w:div w:id="552036594">
      <w:bodyDiv w:val="1"/>
      <w:marLeft w:val="0"/>
      <w:marRight w:val="0"/>
      <w:marTop w:val="0"/>
      <w:marBottom w:val="0"/>
      <w:divBdr>
        <w:top w:val="none" w:sz="0" w:space="0" w:color="auto"/>
        <w:left w:val="none" w:sz="0" w:space="0" w:color="auto"/>
        <w:bottom w:val="none" w:sz="0" w:space="0" w:color="auto"/>
        <w:right w:val="none" w:sz="0" w:space="0" w:color="auto"/>
      </w:divBdr>
    </w:div>
    <w:div w:id="552276775">
      <w:bodyDiv w:val="1"/>
      <w:marLeft w:val="0"/>
      <w:marRight w:val="0"/>
      <w:marTop w:val="0"/>
      <w:marBottom w:val="0"/>
      <w:divBdr>
        <w:top w:val="none" w:sz="0" w:space="0" w:color="auto"/>
        <w:left w:val="none" w:sz="0" w:space="0" w:color="auto"/>
        <w:bottom w:val="none" w:sz="0" w:space="0" w:color="auto"/>
        <w:right w:val="none" w:sz="0" w:space="0" w:color="auto"/>
      </w:divBdr>
      <w:divsChild>
        <w:div w:id="165751722">
          <w:marLeft w:val="1080"/>
          <w:marRight w:val="0"/>
          <w:marTop w:val="100"/>
          <w:marBottom w:val="0"/>
          <w:divBdr>
            <w:top w:val="none" w:sz="0" w:space="0" w:color="auto"/>
            <w:left w:val="none" w:sz="0" w:space="0" w:color="auto"/>
            <w:bottom w:val="none" w:sz="0" w:space="0" w:color="auto"/>
            <w:right w:val="none" w:sz="0" w:space="0" w:color="auto"/>
          </w:divBdr>
        </w:div>
        <w:div w:id="738288046">
          <w:marLeft w:val="1080"/>
          <w:marRight w:val="0"/>
          <w:marTop w:val="100"/>
          <w:marBottom w:val="0"/>
          <w:divBdr>
            <w:top w:val="none" w:sz="0" w:space="0" w:color="auto"/>
            <w:left w:val="none" w:sz="0" w:space="0" w:color="auto"/>
            <w:bottom w:val="none" w:sz="0" w:space="0" w:color="auto"/>
            <w:right w:val="none" w:sz="0" w:space="0" w:color="auto"/>
          </w:divBdr>
        </w:div>
        <w:div w:id="778182937">
          <w:marLeft w:val="1800"/>
          <w:marRight w:val="0"/>
          <w:marTop w:val="100"/>
          <w:marBottom w:val="0"/>
          <w:divBdr>
            <w:top w:val="none" w:sz="0" w:space="0" w:color="auto"/>
            <w:left w:val="none" w:sz="0" w:space="0" w:color="auto"/>
            <w:bottom w:val="none" w:sz="0" w:space="0" w:color="auto"/>
            <w:right w:val="none" w:sz="0" w:space="0" w:color="auto"/>
          </w:divBdr>
        </w:div>
        <w:div w:id="1160073378">
          <w:marLeft w:val="1080"/>
          <w:marRight w:val="0"/>
          <w:marTop w:val="100"/>
          <w:marBottom w:val="0"/>
          <w:divBdr>
            <w:top w:val="none" w:sz="0" w:space="0" w:color="auto"/>
            <w:left w:val="none" w:sz="0" w:space="0" w:color="auto"/>
            <w:bottom w:val="none" w:sz="0" w:space="0" w:color="auto"/>
            <w:right w:val="none" w:sz="0" w:space="0" w:color="auto"/>
          </w:divBdr>
        </w:div>
        <w:div w:id="1243416026">
          <w:marLeft w:val="1800"/>
          <w:marRight w:val="0"/>
          <w:marTop w:val="100"/>
          <w:marBottom w:val="0"/>
          <w:divBdr>
            <w:top w:val="none" w:sz="0" w:space="0" w:color="auto"/>
            <w:left w:val="none" w:sz="0" w:space="0" w:color="auto"/>
            <w:bottom w:val="none" w:sz="0" w:space="0" w:color="auto"/>
            <w:right w:val="none" w:sz="0" w:space="0" w:color="auto"/>
          </w:divBdr>
        </w:div>
        <w:div w:id="1969818872">
          <w:marLeft w:val="1800"/>
          <w:marRight w:val="0"/>
          <w:marTop w:val="100"/>
          <w:marBottom w:val="0"/>
          <w:divBdr>
            <w:top w:val="none" w:sz="0" w:space="0" w:color="auto"/>
            <w:left w:val="none" w:sz="0" w:space="0" w:color="auto"/>
            <w:bottom w:val="none" w:sz="0" w:space="0" w:color="auto"/>
            <w:right w:val="none" w:sz="0" w:space="0" w:color="auto"/>
          </w:divBdr>
        </w:div>
        <w:div w:id="2022972102">
          <w:marLeft w:val="1800"/>
          <w:marRight w:val="0"/>
          <w:marTop w:val="100"/>
          <w:marBottom w:val="0"/>
          <w:divBdr>
            <w:top w:val="none" w:sz="0" w:space="0" w:color="auto"/>
            <w:left w:val="none" w:sz="0" w:space="0" w:color="auto"/>
            <w:bottom w:val="none" w:sz="0" w:space="0" w:color="auto"/>
            <w:right w:val="none" w:sz="0" w:space="0" w:color="auto"/>
          </w:divBdr>
        </w:div>
      </w:divsChild>
    </w:div>
    <w:div w:id="572085801">
      <w:bodyDiv w:val="1"/>
      <w:marLeft w:val="0"/>
      <w:marRight w:val="0"/>
      <w:marTop w:val="0"/>
      <w:marBottom w:val="0"/>
      <w:divBdr>
        <w:top w:val="none" w:sz="0" w:space="0" w:color="auto"/>
        <w:left w:val="none" w:sz="0" w:space="0" w:color="auto"/>
        <w:bottom w:val="none" w:sz="0" w:space="0" w:color="auto"/>
        <w:right w:val="none" w:sz="0" w:space="0" w:color="auto"/>
      </w:divBdr>
    </w:div>
    <w:div w:id="579759052">
      <w:bodyDiv w:val="1"/>
      <w:marLeft w:val="0"/>
      <w:marRight w:val="0"/>
      <w:marTop w:val="0"/>
      <w:marBottom w:val="0"/>
      <w:divBdr>
        <w:top w:val="none" w:sz="0" w:space="0" w:color="auto"/>
        <w:left w:val="none" w:sz="0" w:space="0" w:color="auto"/>
        <w:bottom w:val="none" w:sz="0" w:space="0" w:color="auto"/>
        <w:right w:val="none" w:sz="0" w:space="0" w:color="auto"/>
      </w:divBdr>
    </w:div>
    <w:div w:id="581330806">
      <w:bodyDiv w:val="1"/>
      <w:marLeft w:val="0"/>
      <w:marRight w:val="0"/>
      <w:marTop w:val="0"/>
      <w:marBottom w:val="0"/>
      <w:divBdr>
        <w:top w:val="none" w:sz="0" w:space="0" w:color="auto"/>
        <w:left w:val="none" w:sz="0" w:space="0" w:color="auto"/>
        <w:bottom w:val="none" w:sz="0" w:space="0" w:color="auto"/>
        <w:right w:val="none" w:sz="0" w:space="0" w:color="auto"/>
      </w:divBdr>
    </w:div>
    <w:div w:id="592401261">
      <w:bodyDiv w:val="1"/>
      <w:marLeft w:val="0"/>
      <w:marRight w:val="0"/>
      <w:marTop w:val="0"/>
      <w:marBottom w:val="0"/>
      <w:divBdr>
        <w:top w:val="none" w:sz="0" w:space="0" w:color="auto"/>
        <w:left w:val="none" w:sz="0" w:space="0" w:color="auto"/>
        <w:bottom w:val="none" w:sz="0" w:space="0" w:color="auto"/>
        <w:right w:val="none" w:sz="0" w:space="0" w:color="auto"/>
      </w:divBdr>
    </w:div>
    <w:div w:id="593977506">
      <w:bodyDiv w:val="1"/>
      <w:marLeft w:val="0"/>
      <w:marRight w:val="0"/>
      <w:marTop w:val="0"/>
      <w:marBottom w:val="0"/>
      <w:divBdr>
        <w:top w:val="none" w:sz="0" w:space="0" w:color="auto"/>
        <w:left w:val="none" w:sz="0" w:space="0" w:color="auto"/>
        <w:bottom w:val="none" w:sz="0" w:space="0" w:color="auto"/>
        <w:right w:val="none" w:sz="0" w:space="0" w:color="auto"/>
      </w:divBdr>
    </w:div>
    <w:div w:id="598949097">
      <w:bodyDiv w:val="1"/>
      <w:marLeft w:val="0"/>
      <w:marRight w:val="0"/>
      <w:marTop w:val="0"/>
      <w:marBottom w:val="0"/>
      <w:divBdr>
        <w:top w:val="none" w:sz="0" w:space="0" w:color="auto"/>
        <w:left w:val="none" w:sz="0" w:space="0" w:color="auto"/>
        <w:bottom w:val="none" w:sz="0" w:space="0" w:color="auto"/>
        <w:right w:val="none" w:sz="0" w:space="0" w:color="auto"/>
      </w:divBdr>
    </w:div>
    <w:div w:id="604460726">
      <w:bodyDiv w:val="1"/>
      <w:marLeft w:val="0"/>
      <w:marRight w:val="0"/>
      <w:marTop w:val="0"/>
      <w:marBottom w:val="0"/>
      <w:divBdr>
        <w:top w:val="none" w:sz="0" w:space="0" w:color="auto"/>
        <w:left w:val="none" w:sz="0" w:space="0" w:color="auto"/>
        <w:bottom w:val="none" w:sz="0" w:space="0" w:color="auto"/>
        <w:right w:val="none" w:sz="0" w:space="0" w:color="auto"/>
      </w:divBdr>
    </w:div>
    <w:div w:id="617638222">
      <w:bodyDiv w:val="1"/>
      <w:marLeft w:val="0"/>
      <w:marRight w:val="0"/>
      <w:marTop w:val="0"/>
      <w:marBottom w:val="0"/>
      <w:divBdr>
        <w:top w:val="none" w:sz="0" w:space="0" w:color="auto"/>
        <w:left w:val="none" w:sz="0" w:space="0" w:color="auto"/>
        <w:bottom w:val="none" w:sz="0" w:space="0" w:color="auto"/>
        <w:right w:val="none" w:sz="0" w:space="0" w:color="auto"/>
      </w:divBdr>
    </w:div>
    <w:div w:id="619842762">
      <w:bodyDiv w:val="1"/>
      <w:marLeft w:val="0"/>
      <w:marRight w:val="0"/>
      <w:marTop w:val="0"/>
      <w:marBottom w:val="0"/>
      <w:divBdr>
        <w:top w:val="none" w:sz="0" w:space="0" w:color="auto"/>
        <w:left w:val="none" w:sz="0" w:space="0" w:color="auto"/>
        <w:bottom w:val="none" w:sz="0" w:space="0" w:color="auto"/>
        <w:right w:val="none" w:sz="0" w:space="0" w:color="auto"/>
      </w:divBdr>
    </w:div>
    <w:div w:id="626131057">
      <w:bodyDiv w:val="1"/>
      <w:marLeft w:val="0"/>
      <w:marRight w:val="0"/>
      <w:marTop w:val="0"/>
      <w:marBottom w:val="0"/>
      <w:divBdr>
        <w:top w:val="none" w:sz="0" w:space="0" w:color="auto"/>
        <w:left w:val="none" w:sz="0" w:space="0" w:color="auto"/>
        <w:bottom w:val="none" w:sz="0" w:space="0" w:color="auto"/>
        <w:right w:val="none" w:sz="0" w:space="0" w:color="auto"/>
      </w:divBdr>
    </w:div>
    <w:div w:id="627857010">
      <w:bodyDiv w:val="1"/>
      <w:marLeft w:val="0"/>
      <w:marRight w:val="0"/>
      <w:marTop w:val="0"/>
      <w:marBottom w:val="0"/>
      <w:divBdr>
        <w:top w:val="none" w:sz="0" w:space="0" w:color="auto"/>
        <w:left w:val="none" w:sz="0" w:space="0" w:color="auto"/>
        <w:bottom w:val="none" w:sz="0" w:space="0" w:color="auto"/>
        <w:right w:val="none" w:sz="0" w:space="0" w:color="auto"/>
      </w:divBdr>
    </w:div>
    <w:div w:id="636226948">
      <w:bodyDiv w:val="1"/>
      <w:marLeft w:val="0"/>
      <w:marRight w:val="0"/>
      <w:marTop w:val="0"/>
      <w:marBottom w:val="0"/>
      <w:divBdr>
        <w:top w:val="none" w:sz="0" w:space="0" w:color="auto"/>
        <w:left w:val="none" w:sz="0" w:space="0" w:color="auto"/>
        <w:bottom w:val="none" w:sz="0" w:space="0" w:color="auto"/>
        <w:right w:val="none" w:sz="0" w:space="0" w:color="auto"/>
      </w:divBdr>
      <w:divsChild>
        <w:div w:id="1721512861">
          <w:marLeft w:val="0"/>
          <w:marRight w:val="0"/>
          <w:marTop w:val="0"/>
          <w:marBottom w:val="0"/>
          <w:divBdr>
            <w:top w:val="none" w:sz="0" w:space="0" w:color="auto"/>
            <w:left w:val="none" w:sz="0" w:space="0" w:color="auto"/>
            <w:bottom w:val="none" w:sz="0" w:space="0" w:color="auto"/>
            <w:right w:val="none" w:sz="0" w:space="0" w:color="auto"/>
          </w:divBdr>
        </w:div>
      </w:divsChild>
    </w:div>
    <w:div w:id="643268260">
      <w:bodyDiv w:val="1"/>
      <w:marLeft w:val="0"/>
      <w:marRight w:val="0"/>
      <w:marTop w:val="0"/>
      <w:marBottom w:val="0"/>
      <w:divBdr>
        <w:top w:val="none" w:sz="0" w:space="0" w:color="auto"/>
        <w:left w:val="none" w:sz="0" w:space="0" w:color="auto"/>
        <w:bottom w:val="none" w:sz="0" w:space="0" w:color="auto"/>
        <w:right w:val="none" w:sz="0" w:space="0" w:color="auto"/>
      </w:divBdr>
    </w:div>
    <w:div w:id="646012759">
      <w:bodyDiv w:val="1"/>
      <w:marLeft w:val="0"/>
      <w:marRight w:val="0"/>
      <w:marTop w:val="0"/>
      <w:marBottom w:val="0"/>
      <w:divBdr>
        <w:top w:val="none" w:sz="0" w:space="0" w:color="auto"/>
        <w:left w:val="none" w:sz="0" w:space="0" w:color="auto"/>
        <w:bottom w:val="none" w:sz="0" w:space="0" w:color="auto"/>
        <w:right w:val="none" w:sz="0" w:space="0" w:color="auto"/>
      </w:divBdr>
    </w:div>
    <w:div w:id="665284401">
      <w:bodyDiv w:val="1"/>
      <w:marLeft w:val="0"/>
      <w:marRight w:val="0"/>
      <w:marTop w:val="0"/>
      <w:marBottom w:val="0"/>
      <w:divBdr>
        <w:top w:val="none" w:sz="0" w:space="0" w:color="auto"/>
        <w:left w:val="none" w:sz="0" w:space="0" w:color="auto"/>
        <w:bottom w:val="none" w:sz="0" w:space="0" w:color="auto"/>
        <w:right w:val="none" w:sz="0" w:space="0" w:color="auto"/>
      </w:divBdr>
    </w:div>
    <w:div w:id="668599646">
      <w:bodyDiv w:val="1"/>
      <w:marLeft w:val="0"/>
      <w:marRight w:val="0"/>
      <w:marTop w:val="0"/>
      <w:marBottom w:val="0"/>
      <w:divBdr>
        <w:top w:val="none" w:sz="0" w:space="0" w:color="auto"/>
        <w:left w:val="none" w:sz="0" w:space="0" w:color="auto"/>
        <w:bottom w:val="none" w:sz="0" w:space="0" w:color="auto"/>
        <w:right w:val="none" w:sz="0" w:space="0" w:color="auto"/>
      </w:divBdr>
      <w:divsChild>
        <w:div w:id="711459242">
          <w:marLeft w:val="1080"/>
          <w:marRight w:val="0"/>
          <w:marTop w:val="100"/>
          <w:marBottom w:val="0"/>
          <w:divBdr>
            <w:top w:val="none" w:sz="0" w:space="0" w:color="auto"/>
            <w:left w:val="none" w:sz="0" w:space="0" w:color="auto"/>
            <w:bottom w:val="none" w:sz="0" w:space="0" w:color="auto"/>
            <w:right w:val="none" w:sz="0" w:space="0" w:color="auto"/>
          </w:divBdr>
        </w:div>
        <w:div w:id="877401772">
          <w:marLeft w:val="1080"/>
          <w:marRight w:val="0"/>
          <w:marTop w:val="100"/>
          <w:marBottom w:val="0"/>
          <w:divBdr>
            <w:top w:val="none" w:sz="0" w:space="0" w:color="auto"/>
            <w:left w:val="none" w:sz="0" w:space="0" w:color="auto"/>
            <w:bottom w:val="none" w:sz="0" w:space="0" w:color="auto"/>
            <w:right w:val="none" w:sz="0" w:space="0" w:color="auto"/>
          </w:divBdr>
        </w:div>
        <w:div w:id="912348927">
          <w:marLeft w:val="1080"/>
          <w:marRight w:val="0"/>
          <w:marTop w:val="100"/>
          <w:marBottom w:val="0"/>
          <w:divBdr>
            <w:top w:val="none" w:sz="0" w:space="0" w:color="auto"/>
            <w:left w:val="none" w:sz="0" w:space="0" w:color="auto"/>
            <w:bottom w:val="none" w:sz="0" w:space="0" w:color="auto"/>
            <w:right w:val="none" w:sz="0" w:space="0" w:color="auto"/>
          </w:divBdr>
        </w:div>
        <w:div w:id="1895963072">
          <w:marLeft w:val="1080"/>
          <w:marRight w:val="0"/>
          <w:marTop w:val="100"/>
          <w:marBottom w:val="0"/>
          <w:divBdr>
            <w:top w:val="none" w:sz="0" w:space="0" w:color="auto"/>
            <w:left w:val="none" w:sz="0" w:space="0" w:color="auto"/>
            <w:bottom w:val="none" w:sz="0" w:space="0" w:color="auto"/>
            <w:right w:val="none" w:sz="0" w:space="0" w:color="auto"/>
          </w:divBdr>
        </w:div>
        <w:div w:id="2026904221">
          <w:marLeft w:val="1080"/>
          <w:marRight w:val="0"/>
          <w:marTop w:val="100"/>
          <w:marBottom w:val="0"/>
          <w:divBdr>
            <w:top w:val="none" w:sz="0" w:space="0" w:color="auto"/>
            <w:left w:val="none" w:sz="0" w:space="0" w:color="auto"/>
            <w:bottom w:val="none" w:sz="0" w:space="0" w:color="auto"/>
            <w:right w:val="none" w:sz="0" w:space="0" w:color="auto"/>
          </w:divBdr>
        </w:div>
      </w:divsChild>
    </w:div>
    <w:div w:id="671760264">
      <w:bodyDiv w:val="1"/>
      <w:marLeft w:val="0"/>
      <w:marRight w:val="0"/>
      <w:marTop w:val="0"/>
      <w:marBottom w:val="0"/>
      <w:divBdr>
        <w:top w:val="none" w:sz="0" w:space="0" w:color="auto"/>
        <w:left w:val="none" w:sz="0" w:space="0" w:color="auto"/>
        <w:bottom w:val="none" w:sz="0" w:space="0" w:color="auto"/>
        <w:right w:val="none" w:sz="0" w:space="0" w:color="auto"/>
      </w:divBdr>
    </w:div>
    <w:div w:id="674303352">
      <w:bodyDiv w:val="1"/>
      <w:marLeft w:val="0"/>
      <w:marRight w:val="0"/>
      <w:marTop w:val="0"/>
      <w:marBottom w:val="0"/>
      <w:divBdr>
        <w:top w:val="none" w:sz="0" w:space="0" w:color="auto"/>
        <w:left w:val="none" w:sz="0" w:space="0" w:color="auto"/>
        <w:bottom w:val="none" w:sz="0" w:space="0" w:color="auto"/>
        <w:right w:val="none" w:sz="0" w:space="0" w:color="auto"/>
      </w:divBdr>
    </w:div>
    <w:div w:id="675110958">
      <w:bodyDiv w:val="1"/>
      <w:marLeft w:val="0"/>
      <w:marRight w:val="0"/>
      <w:marTop w:val="0"/>
      <w:marBottom w:val="0"/>
      <w:divBdr>
        <w:top w:val="none" w:sz="0" w:space="0" w:color="auto"/>
        <w:left w:val="none" w:sz="0" w:space="0" w:color="auto"/>
        <w:bottom w:val="none" w:sz="0" w:space="0" w:color="auto"/>
        <w:right w:val="none" w:sz="0" w:space="0" w:color="auto"/>
      </w:divBdr>
    </w:div>
    <w:div w:id="694578207">
      <w:bodyDiv w:val="1"/>
      <w:marLeft w:val="0"/>
      <w:marRight w:val="0"/>
      <w:marTop w:val="0"/>
      <w:marBottom w:val="0"/>
      <w:divBdr>
        <w:top w:val="none" w:sz="0" w:space="0" w:color="auto"/>
        <w:left w:val="none" w:sz="0" w:space="0" w:color="auto"/>
        <w:bottom w:val="none" w:sz="0" w:space="0" w:color="auto"/>
        <w:right w:val="none" w:sz="0" w:space="0" w:color="auto"/>
      </w:divBdr>
      <w:divsChild>
        <w:div w:id="509295076">
          <w:marLeft w:val="1080"/>
          <w:marRight w:val="0"/>
          <w:marTop w:val="100"/>
          <w:marBottom w:val="0"/>
          <w:divBdr>
            <w:top w:val="none" w:sz="0" w:space="0" w:color="auto"/>
            <w:left w:val="none" w:sz="0" w:space="0" w:color="auto"/>
            <w:bottom w:val="none" w:sz="0" w:space="0" w:color="auto"/>
            <w:right w:val="none" w:sz="0" w:space="0" w:color="auto"/>
          </w:divBdr>
        </w:div>
        <w:div w:id="664934738">
          <w:marLeft w:val="1080"/>
          <w:marRight w:val="0"/>
          <w:marTop w:val="100"/>
          <w:marBottom w:val="0"/>
          <w:divBdr>
            <w:top w:val="none" w:sz="0" w:space="0" w:color="auto"/>
            <w:left w:val="none" w:sz="0" w:space="0" w:color="auto"/>
            <w:bottom w:val="none" w:sz="0" w:space="0" w:color="auto"/>
            <w:right w:val="none" w:sz="0" w:space="0" w:color="auto"/>
          </w:divBdr>
        </w:div>
        <w:div w:id="742026942">
          <w:marLeft w:val="1080"/>
          <w:marRight w:val="0"/>
          <w:marTop w:val="100"/>
          <w:marBottom w:val="0"/>
          <w:divBdr>
            <w:top w:val="none" w:sz="0" w:space="0" w:color="auto"/>
            <w:left w:val="none" w:sz="0" w:space="0" w:color="auto"/>
            <w:bottom w:val="none" w:sz="0" w:space="0" w:color="auto"/>
            <w:right w:val="none" w:sz="0" w:space="0" w:color="auto"/>
          </w:divBdr>
        </w:div>
        <w:div w:id="1678195781">
          <w:marLeft w:val="1080"/>
          <w:marRight w:val="0"/>
          <w:marTop w:val="100"/>
          <w:marBottom w:val="0"/>
          <w:divBdr>
            <w:top w:val="none" w:sz="0" w:space="0" w:color="auto"/>
            <w:left w:val="none" w:sz="0" w:space="0" w:color="auto"/>
            <w:bottom w:val="none" w:sz="0" w:space="0" w:color="auto"/>
            <w:right w:val="none" w:sz="0" w:space="0" w:color="auto"/>
          </w:divBdr>
        </w:div>
        <w:div w:id="1872759682">
          <w:marLeft w:val="1080"/>
          <w:marRight w:val="0"/>
          <w:marTop w:val="100"/>
          <w:marBottom w:val="0"/>
          <w:divBdr>
            <w:top w:val="none" w:sz="0" w:space="0" w:color="auto"/>
            <w:left w:val="none" w:sz="0" w:space="0" w:color="auto"/>
            <w:bottom w:val="none" w:sz="0" w:space="0" w:color="auto"/>
            <w:right w:val="none" w:sz="0" w:space="0" w:color="auto"/>
          </w:divBdr>
        </w:div>
        <w:div w:id="1924996095">
          <w:marLeft w:val="1080"/>
          <w:marRight w:val="0"/>
          <w:marTop w:val="100"/>
          <w:marBottom w:val="0"/>
          <w:divBdr>
            <w:top w:val="none" w:sz="0" w:space="0" w:color="auto"/>
            <w:left w:val="none" w:sz="0" w:space="0" w:color="auto"/>
            <w:bottom w:val="none" w:sz="0" w:space="0" w:color="auto"/>
            <w:right w:val="none" w:sz="0" w:space="0" w:color="auto"/>
          </w:divBdr>
        </w:div>
      </w:divsChild>
    </w:div>
    <w:div w:id="700665670">
      <w:bodyDiv w:val="1"/>
      <w:marLeft w:val="0"/>
      <w:marRight w:val="0"/>
      <w:marTop w:val="0"/>
      <w:marBottom w:val="0"/>
      <w:divBdr>
        <w:top w:val="none" w:sz="0" w:space="0" w:color="auto"/>
        <w:left w:val="none" w:sz="0" w:space="0" w:color="auto"/>
        <w:bottom w:val="none" w:sz="0" w:space="0" w:color="auto"/>
        <w:right w:val="none" w:sz="0" w:space="0" w:color="auto"/>
      </w:divBdr>
    </w:div>
    <w:div w:id="700978326">
      <w:bodyDiv w:val="1"/>
      <w:marLeft w:val="0"/>
      <w:marRight w:val="0"/>
      <w:marTop w:val="0"/>
      <w:marBottom w:val="0"/>
      <w:divBdr>
        <w:top w:val="none" w:sz="0" w:space="0" w:color="auto"/>
        <w:left w:val="none" w:sz="0" w:space="0" w:color="auto"/>
        <w:bottom w:val="none" w:sz="0" w:space="0" w:color="auto"/>
        <w:right w:val="none" w:sz="0" w:space="0" w:color="auto"/>
      </w:divBdr>
    </w:div>
    <w:div w:id="708385313">
      <w:bodyDiv w:val="1"/>
      <w:marLeft w:val="0"/>
      <w:marRight w:val="0"/>
      <w:marTop w:val="0"/>
      <w:marBottom w:val="0"/>
      <w:divBdr>
        <w:top w:val="none" w:sz="0" w:space="0" w:color="auto"/>
        <w:left w:val="none" w:sz="0" w:space="0" w:color="auto"/>
        <w:bottom w:val="none" w:sz="0" w:space="0" w:color="auto"/>
        <w:right w:val="none" w:sz="0" w:space="0" w:color="auto"/>
      </w:divBdr>
    </w:div>
    <w:div w:id="709114662">
      <w:bodyDiv w:val="1"/>
      <w:marLeft w:val="0"/>
      <w:marRight w:val="0"/>
      <w:marTop w:val="0"/>
      <w:marBottom w:val="0"/>
      <w:divBdr>
        <w:top w:val="none" w:sz="0" w:space="0" w:color="auto"/>
        <w:left w:val="none" w:sz="0" w:space="0" w:color="auto"/>
        <w:bottom w:val="none" w:sz="0" w:space="0" w:color="auto"/>
        <w:right w:val="none" w:sz="0" w:space="0" w:color="auto"/>
      </w:divBdr>
    </w:div>
    <w:div w:id="765466142">
      <w:bodyDiv w:val="1"/>
      <w:marLeft w:val="0"/>
      <w:marRight w:val="0"/>
      <w:marTop w:val="0"/>
      <w:marBottom w:val="0"/>
      <w:divBdr>
        <w:top w:val="none" w:sz="0" w:space="0" w:color="auto"/>
        <w:left w:val="none" w:sz="0" w:space="0" w:color="auto"/>
        <w:bottom w:val="none" w:sz="0" w:space="0" w:color="auto"/>
        <w:right w:val="none" w:sz="0" w:space="0" w:color="auto"/>
      </w:divBdr>
    </w:div>
    <w:div w:id="769156902">
      <w:bodyDiv w:val="1"/>
      <w:marLeft w:val="0"/>
      <w:marRight w:val="0"/>
      <w:marTop w:val="0"/>
      <w:marBottom w:val="0"/>
      <w:divBdr>
        <w:top w:val="none" w:sz="0" w:space="0" w:color="auto"/>
        <w:left w:val="none" w:sz="0" w:space="0" w:color="auto"/>
        <w:bottom w:val="none" w:sz="0" w:space="0" w:color="auto"/>
        <w:right w:val="none" w:sz="0" w:space="0" w:color="auto"/>
      </w:divBdr>
    </w:div>
    <w:div w:id="814950850">
      <w:bodyDiv w:val="1"/>
      <w:marLeft w:val="0"/>
      <w:marRight w:val="0"/>
      <w:marTop w:val="0"/>
      <w:marBottom w:val="0"/>
      <w:divBdr>
        <w:top w:val="none" w:sz="0" w:space="0" w:color="auto"/>
        <w:left w:val="none" w:sz="0" w:space="0" w:color="auto"/>
        <w:bottom w:val="none" w:sz="0" w:space="0" w:color="auto"/>
        <w:right w:val="none" w:sz="0" w:space="0" w:color="auto"/>
      </w:divBdr>
    </w:div>
    <w:div w:id="820655456">
      <w:bodyDiv w:val="1"/>
      <w:marLeft w:val="0"/>
      <w:marRight w:val="0"/>
      <w:marTop w:val="0"/>
      <w:marBottom w:val="0"/>
      <w:divBdr>
        <w:top w:val="none" w:sz="0" w:space="0" w:color="auto"/>
        <w:left w:val="none" w:sz="0" w:space="0" w:color="auto"/>
        <w:bottom w:val="none" w:sz="0" w:space="0" w:color="auto"/>
        <w:right w:val="none" w:sz="0" w:space="0" w:color="auto"/>
      </w:divBdr>
    </w:div>
    <w:div w:id="821847513">
      <w:bodyDiv w:val="1"/>
      <w:marLeft w:val="0"/>
      <w:marRight w:val="0"/>
      <w:marTop w:val="0"/>
      <w:marBottom w:val="0"/>
      <w:divBdr>
        <w:top w:val="none" w:sz="0" w:space="0" w:color="auto"/>
        <w:left w:val="none" w:sz="0" w:space="0" w:color="auto"/>
        <w:bottom w:val="none" w:sz="0" w:space="0" w:color="auto"/>
        <w:right w:val="none" w:sz="0" w:space="0" w:color="auto"/>
      </w:divBdr>
    </w:div>
    <w:div w:id="830561411">
      <w:bodyDiv w:val="1"/>
      <w:marLeft w:val="0"/>
      <w:marRight w:val="0"/>
      <w:marTop w:val="0"/>
      <w:marBottom w:val="0"/>
      <w:divBdr>
        <w:top w:val="none" w:sz="0" w:space="0" w:color="auto"/>
        <w:left w:val="none" w:sz="0" w:space="0" w:color="auto"/>
        <w:bottom w:val="none" w:sz="0" w:space="0" w:color="auto"/>
        <w:right w:val="none" w:sz="0" w:space="0" w:color="auto"/>
      </w:divBdr>
    </w:div>
    <w:div w:id="837769779">
      <w:bodyDiv w:val="1"/>
      <w:marLeft w:val="0"/>
      <w:marRight w:val="0"/>
      <w:marTop w:val="0"/>
      <w:marBottom w:val="0"/>
      <w:divBdr>
        <w:top w:val="none" w:sz="0" w:space="0" w:color="auto"/>
        <w:left w:val="none" w:sz="0" w:space="0" w:color="auto"/>
        <w:bottom w:val="none" w:sz="0" w:space="0" w:color="auto"/>
        <w:right w:val="none" w:sz="0" w:space="0" w:color="auto"/>
      </w:divBdr>
    </w:div>
    <w:div w:id="843134307">
      <w:bodyDiv w:val="1"/>
      <w:marLeft w:val="0"/>
      <w:marRight w:val="0"/>
      <w:marTop w:val="0"/>
      <w:marBottom w:val="0"/>
      <w:divBdr>
        <w:top w:val="none" w:sz="0" w:space="0" w:color="auto"/>
        <w:left w:val="none" w:sz="0" w:space="0" w:color="auto"/>
        <w:bottom w:val="none" w:sz="0" w:space="0" w:color="auto"/>
        <w:right w:val="none" w:sz="0" w:space="0" w:color="auto"/>
      </w:divBdr>
    </w:div>
    <w:div w:id="852257989">
      <w:bodyDiv w:val="1"/>
      <w:marLeft w:val="0"/>
      <w:marRight w:val="0"/>
      <w:marTop w:val="0"/>
      <w:marBottom w:val="0"/>
      <w:divBdr>
        <w:top w:val="none" w:sz="0" w:space="0" w:color="auto"/>
        <w:left w:val="none" w:sz="0" w:space="0" w:color="auto"/>
        <w:bottom w:val="none" w:sz="0" w:space="0" w:color="auto"/>
        <w:right w:val="none" w:sz="0" w:space="0" w:color="auto"/>
      </w:divBdr>
    </w:div>
    <w:div w:id="856041344">
      <w:bodyDiv w:val="1"/>
      <w:marLeft w:val="0"/>
      <w:marRight w:val="0"/>
      <w:marTop w:val="0"/>
      <w:marBottom w:val="0"/>
      <w:divBdr>
        <w:top w:val="none" w:sz="0" w:space="0" w:color="auto"/>
        <w:left w:val="none" w:sz="0" w:space="0" w:color="auto"/>
        <w:bottom w:val="none" w:sz="0" w:space="0" w:color="auto"/>
        <w:right w:val="none" w:sz="0" w:space="0" w:color="auto"/>
      </w:divBdr>
    </w:div>
    <w:div w:id="885726388">
      <w:bodyDiv w:val="1"/>
      <w:marLeft w:val="0"/>
      <w:marRight w:val="0"/>
      <w:marTop w:val="0"/>
      <w:marBottom w:val="0"/>
      <w:divBdr>
        <w:top w:val="none" w:sz="0" w:space="0" w:color="auto"/>
        <w:left w:val="none" w:sz="0" w:space="0" w:color="auto"/>
        <w:bottom w:val="none" w:sz="0" w:space="0" w:color="auto"/>
        <w:right w:val="none" w:sz="0" w:space="0" w:color="auto"/>
      </w:divBdr>
    </w:div>
    <w:div w:id="898705292">
      <w:bodyDiv w:val="1"/>
      <w:marLeft w:val="0"/>
      <w:marRight w:val="0"/>
      <w:marTop w:val="0"/>
      <w:marBottom w:val="0"/>
      <w:divBdr>
        <w:top w:val="none" w:sz="0" w:space="0" w:color="auto"/>
        <w:left w:val="none" w:sz="0" w:space="0" w:color="auto"/>
        <w:bottom w:val="none" w:sz="0" w:space="0" w:color="auto"/>
        <w:right w:val="none" w:sz="0" w:space="0" w:color="auto"/>
      </w:divBdr>
    </w:div>
    <w:div w:id="944652598">
      <w:bodyDiv w:val="1"/>
      <w:marLeft w:val="0"/>
      <w:marRight w:val="0"/>
      <w:marTop w:val="0"/>
      <w:marBottom w:val="0"/>
      <w:divBdr>
        <w:top w:val="none" w:sz="0" w:space="0" w:color="auto"/>
        <w:left w:val="none" w:sz="0" w:space="0" w:color="auto"/>
        <w:bottom w:val="none" w:sz="0" w:space="0" w:color="auto"/>
        <w:right w:val="none" w:sz="0" w:space="0" w:color="auto"/>
      </w:divBdr>
    </w:div>
    <w:div w:id="977539719">
      <w:bodyDiv w:val="1"/>
      <w:marLeft w:val="0"/>
      <w:marRight w:val="0"/>
      <w:marTop w:val="0"/>
      <w:marBottom w:val="0"/>
      <w:divBdr>
        <w:top w:val="none" w:sz="0" w:space="0" w:color="auto"/>
        <w:left w:val="none" w:sz="0" w:space="0" w:color="auto"/>
        <w:bottom w:val="none" w:sz="0" w:space="0" w:color="auto"/>
        <w:right w:val="none" w:sz="0" w:space="0" w:color="auto"/>
      </w:divBdr>
    </w:div>
    <w:div w:id="983045580">
      <w:bodyDiv w:val="1"/>
      <w:marLeft w:val="0"/>
      <w:marRight w:val="0"/>
      <w:marTop w:val="0"/>
      <w:marBottom w:val="0"/>
      <w:divBdr>
        <w:top w:val="none" w:sz="0" w:space="0" w:color="auto"/>
        <w:left w:val="none" w:sz="0" w:space="0" w:color="auto"/>
        <w:bottom w:val="none" w:sz="0" w:space="0" w:color="auto"/>
        <w:right w:val="none" w:sz="0" w:space="0" w:color="auto"/>
      </w:divBdr>
    </w:div>
    <w:div w:id="993795376">
      <w:bodyDiv w:val="1"/>
      <w:marLeft w:val="0"/>
      <w:marRight w:val="0"/>
      <w:marTop w:val="0"/>
      <w:marBottom w:val="0"/>
      <w:divBdr>
        <w:top w:val="none" w:sz="0" w:space="0" w:color="auto"/>
        <w:left w:val="none" w:sz="0" w:space="0" w:color="auto"/>
        <w:bottom w:val="none" w:sz="0" w:space="0" w:color="auto"/>
        <w:right w:val="none" w:sz="0" w:space="0" w:color="auto"/>
      </w:divBdr>
    </w:div>
    <w:div w:id="1001784310">
      <w:bodyDiv w:val="1"/>
      <w:marLeft w:val="0"/>
      <w:marRight w:val="0"/>
      <w:marTop w:val="0"/>
      <w:marBottom w:val="0"/>
      <w:divBdr>
        <w:top w:val="none" w:sz="0" w:space="0" w:color="auto"/>
        <w:left w:val="none" w:sz="0" w:space="0" w:color="auto"/>
        <w:bottom w:val="none" w:sz="0" w:space="0" w:color="auto"/>
        <w:right w:val="none" w:sz="0" w:space="0" w:color="auto"/>
      </w:divBdr>
    </w:div>
    <w:div w:id="1002974179">
      <w:bodyDiv w:val="1"/>
      <w:marLeft w:val="0"/>
      <w:marRight w:val="0"/>
      <w:marTop w:val="0"/>
      <w:marBottom w:val="0"/>
      <w:divBdr>
        <w:top w:val="none" w:sz="0" w:space="0" w:color="auto"/>
        <w:left w:val="none" w:sz="0" w:space="0" w:color="auto"/>
        <w:bottom w:val="none" w:sz="0" w:space="0" w:color="auto"/>
        <w:right w:val="none" w:sz="0" w:space="0" w:color="auto"/>
      </w:divBdr>
    </w:div>
    <w:div w:id="1027025135">
      <w:bodyDiv w:val="1"/>
      <w:marLeft w:val="0"/>
      <w:marRight w:val="0"/>
      <w:marTop w:val="0"/>
      <w:marBottom w:val="0"/>
      <w:divBdr>
        <w:top w:val="none" w:sz="0" w:space="0" w:color="auto"/>
        <w:left w:val="none" w:sz="0" w:space="0" w:color="auto"/>
        <w:bottom w:val="none" w:sz="0" w:space="0" w:color="auto"/>
        <w:right w:val="none" w:sz="0" w:space="0" w:color="auto"/>
      </w:divBdr>
    </w:div>
    <w:div w:id="1027635574">
      <w:bodyDiv w:val="1"/>
      <w:marLeft w:val="0"/>
      <w:marRight w:val="0"/>
      <w:marTop w:val="0"/>
      <w:marBottom w:val="0"/>
      <w:divBdr>
        <w:top w:val="none" w:sz="0" w:space="0" w:color="auto"/>
        <w:left w:val="none" w:sz="0" w:space="0" w:color="auto"/>
        <w:bottom w:val="none" w:sz="0" w:space="0" w:color="auto"/>
        <w:right w:val="none" w:sz="0" w:space="0" w:color="auto"/>
      </w:divBdr>
    </w:div>
    <w:div w:id="1034231159">
      <w:bodyDiv w:val="1"/>
      <w:marLeft w:val="0"/>
      <w:marRight w:val="0"/>
      <w:marTop w:val="0"/>
      <w:marBottom w:val="0"/>
      <w:divBdr>
        <w:top w:val="none" w:sz="0" w:space="0" w:color="auto"/>
        <w:left w:val="none" w:sz="0" w:space="0" w:color="auto"/>
        <w:bottom w:val="none" w:sz="0" w:space="0" w:color="auto"/>
        <w:right w:val="none" w:sz="0" w:space="0" w:color="auto"/>
      </w:divBdr>
    </w:div>
    <w:div w:id="1044057657">
      <w:bodyDiv w:val="1"/>
      <w:marLeft w:val="0"/>
      <w:marRight w:val="0"/>
      <w:marTop w:val="0"/>
      <w:marBottom w:val="0"/>
      <w:divBdr>
        <w:top w:val="none" w:sz="0" w:space="0" w:color="auto"/>
        <w:left w:val="none" w:sz="0" w:space="0" w:color="auto"/>
        <w:bottom w:val="none" w:sz="0" w:space="0" w:color="auto"/>
        <w:right w:val="none" w:sz="0" w:space="0" w:color="auto"/>
      </w:divBdr>
    </w:div>
    <w:div w:id="1049722193">
      <w:bodyDiv w:val="1"/>
      <w:marLeft w:val="0"/>
      <w:marRight w:val="0"/>
      <w:marTop w:val="0"/>
      <w:marBottom w:val="0"/>
      <w:divBdr>
        <w:top w:val="none" w:sz="0" w:space="0" w:color="auto"/>
        <w:left w:val="none" w:sz="0" w:space="0" w:color="auto"/>
        <w:bottom w:val="none" w:sz="0" w:space="0" w:color="auto"/>
        <w:right w:val="none" w:sz="0" w:space="0" w:color="auto"/>
      </w:divBdr>
    </w:div>
    <w:div w:id="1050419534">
      <w:bodyDiv w:val="1"/>
      <w:marLeft w:val="0"/>
      <w:marRight w:val="0"/>
      <w:marTop w:val="0"/>
      <w:marBottom w:val="0"/>
      <w:divBdr>
        <w:top w:val="none" w:sz="0" w:space="0" w:color="auto"/>
        <w:left w:val="none" w:sz="0" w:space="0" w:color="auto"/>
        <w:bottom w:val="none" w:sz="0" w:space="0" w:color="auto"/>
        <w:right w:val="none" w:sz="0" w:space="0" w:color="auto"/>
      </w:divBdr>
    </w:div>
    <w:div w:id="1054891263">
      <w:bodyDiv w:val="1"/>
      <w:marLeft w:val="0"/>
      <w:marRight w:val="0"/>
      <w:marTop w:val="0"/>
      <w:marBottom w:val="0"/>
      <w:divBdr>
        <w:top w:val="none" w:sz="0" w:space="0" w:color="auto"/>
        <w:left w:val="none" w:sz="0" w:space="0" w:color="auto"/>
        <w:bottom w:val="none" w:sz="0" w:space="0" w:color="auto"/>
        <w:right w:val="none" w:sz="0" w:space="0" w:color="auto"/>
      </w:divBdr>
    </w:div>
    <w:div w:id="1061904220">
      <w:bodyDiv w:val="1"/>
      <w:marLeft w:val="0"/>
      <w:marRight w:val="0"/>
      <w:marTop w:val="0"/>
      <w:marBottom w:val="0"/>
      <w:divBdr>
        <w:top w:val="none" w:sz="0" w:space="0" w:color="auto"/>
        <w:left w:val="none" w:sz="0" w:space="0" w:color="auto"/>
        <w:bottom w:val="none" w:sz="0" w:space="0" w:color="auto"/>
        <w:right w:val="none" w:sz="0" w:space="0" w:color="auto"/>
      </w:divBdr>
      <w:divsChild>
        <w:div w:id="351222253">
          <w:marLeft w:val="1080"/>
          <w:marRight w:val="0"/>
          <w:marTop w:val="200"/>
          <w:marBottom w:val="0"/>
          <w:divBdr>
            <w:top w:val="none" w:sz="0" w:space="0" w:color="auto"/>
            <w:left w:val="none" w:sz="0" w:space="0" w:color="auto"/>
            <w:bottom w:val="none" w:sz="0" w:space="0" w:color="auto"/>
            <w:right w:val="none" w:sz="0" w:space="0" w:color="auto"/>
          </w:divBdr>
        </w:div>
      </w:divsChild>
    </w:div>
    <w:div w:id="1071386198">
      <w:bodyDiv w:val="1"/>
      <w:marLeft w:val="0"/>
      <w:marRight w:val="0"/>
      <w:marTop w:val="0"/>
      <w:marBottom w:val="0"/>
      <w:divBdr>
        <w:top w:val="none" w:sz="0" w:space="0" w:color="auto"/>
        <w:left w:val="none" w:sz="0" w:space="0" w:color="auto"/>
        <w:bottom w:val="none" w:sz="0" w:space="0" w:color="auto"/>
        <w:right w:val="none" w:sz="0" w:space="0" w:color="auto"/>
      </w:divBdr>
    </w:div>
    <w:div w:id="1073770881">
      <w:bodyDiv w:val="1"/>
      <w:marLeft w:val="0"/>
      <w:marRight w:val="0"/>
      <w:marTop w:val="0"/>
      <w:marBottom w:val="0"/>
      <w:divBdr>
        <w:top w:val="none" w:sz="0" w:space="0" w:color="auto"/>
        <w:left w:val="none" w:sz="0" w:space="0" w:color="auto"/>
        <w:bottom w:val="none" w:sz="0" w:space="0" w:color="auto"/>
        <w:right w:val="none" w:sz="0" w:space="0" w:color="auto"/>
      </w:divBdr>
    </w:div>
    <w:div w:id="1079062625">
      <w:bodyDiv w:val="1"/>
      <w:marLeft w:val="0"/>
      <w:marRight w:val="0"/>
      <w:marTop w:val="0"/>
      <w:marBottom w:val="0"/>
      <w:divBdr>
        <w:top w:val="none" w:sz="0" w:space="0" w:color="auto"/>
        <w:left w:val="none" w:sz="0" w:space="0" w:color="auto"/>
        <w:bottom w:val="none" w:sz="0" w:space="0" w:color="auto"/>
        <w:right w:val="none" w:sz="0" w:space="0" w:color="auto"/>
      </w:divBdr>
    </w:div>
    <w:div w:id="1084255673">
      <w:bodyDiv w:val="1"/>
      <w:marLeft w:val="0"/>
      <w:marRight w:val="0"/>
      <w:marTop w:val="0"/>
      <w:marBottom w:val="0"/>
      <w:divBdr>
        <w:top w:val="none" w:sz="0" w:space="0" w:color="auto"/>
        <w:left w:val="none" w:sz="0" w:space="0" w:color="auto"/>
        <w:bottom w:val="none" w:sz="0" w:space="0" w:color="auto"/>
        <w:right w:val="none" w:sz="0" w:space="0" w:color="auto"/>
      </w:divBdr>
    </w:div>
    <w:div w:id="1086923475">
      <w:bodyDiv w:val="1"/>
      <w:marLeft w:val="0"/>
      <w:marRight w:val="0"/>
      <w:marTop w:val="0"/>
      <w:marBottom w:val="0"/>
      <w:divBdr>
        <w:top w:val="none" w:sz="0" w:space="0" w:color="auto"/>
        <w:left w:val="none" w:sz="0" w:space="0" w:color="auto"/>
        <w:bottom w:val="none" w:sz="0" w:space="0" w:color="auto"/>
        <w:right w:val="none" w:sz="0" w:space="0" w:color="auto"/>
      </w:divBdr>
    </w:div>
    <w:div w:id="1088382096">
      <w:bodyDiv w:val="1"/>
      <w:marLeft w:val="0"/>
      <w:marRight w:val="0"/>
      <w:marTop w:val="0"/>
      <w:marBottom w:val="0"/>
      <w:divBdr>
        <w:top w:val="none" w:sz="0" w:space="0" w:color="auto"/>
        <w:left w:val="none" w:sz="0" w:space="0" w:color="auto"/>
        <w:bottom w:val="none" w:sz="0" w:space="0" w:color="auto"/>
        <w:right w:val="none" w:sz="0" w:space="0" w:color="auto"/>
      </w:divBdr>
    </w:div>
    <w:div w:id="1101267962">
      <w:bodyDiv w:val="1"/>
      <w:marLeft w:val="0"/>
      <w:marRight w:val="0"/>
      <w:marTop w:val="0"/>
      <w:marBottom w:val="0"/>
      <w:divBdr>
        <w:top w:val="none" w:sz="0" w:space="0" w:color="auto"/>
        <w:left w:val="none" w:sz="0" w:space="0" w:color="auto"/>
        <w:bottom w:val="none" w:sz="0" w:space="0" w:color="auto"/>
        <w:right w:val="none" w:sz="0" w:space="0" w:color="auto"/>
      </w:divBdr>
    </w:div>
    <w:div w:id="1117486543">
      <w:bodyDiv w:val="1"/>
      <w:marLeft w:val="0"/>
      <w:marRight w:val="0"/>
      <w:marTop w:val="0"/>
      <w:marBottom w:val="0"/>
      <w:divBdr>
        <w:top w:val="none" w:sz="0" w:space="0" w:color="auto"/>
        <w:left w:val="none" w:sz="0" w:space="0" w:color="auto"/>
        <w:bottom w:val="none" w:sz="0" w:space="0" w:color="auto"/>
        <w:right w:val="none" w:sz="0" w:space="0" w:color="auto"/>
      </w:divBdr>
    </w:div>
    <w:div w:id="1122110199">
      <w:bodyDiv w:val="1"/>
      <w:marLeft w:val="0"/>
      <w:marRight w:val="0"/>
      <w:marTop w:val="0"/>
      <w:marBottom w:val="0"/>
      <w:divBdr>
        <w:top w:val="none" w:sz="0" w:space="0" w:color="auto"/>
        <w:left w:val="none" w:sz="0" w:space="0" w:color="auto"/>
        <w:bottom w:val="none" w:sz="0" w:space="0" w:color="auto"/>
        <w:right w:val="none" w:sz="0" w:space="0" w:color="auto"/>
      </w:divBdr>
    </w:div>
    <w:div w:id="1131099347">
      <w:bodyDiv w:val="1"/>
      <w:marLeft w:val="0"/>
      <w:marRight w:val="0"/>
      <w:marTop w:val="0"/>
      <w:marBottom w:val="0"/>
      <w:divBdr>
        <w:top w:val="none" w:sz="0" w:space="0" w:color="auto"/>
        <w:left w:val="none" w:sz="0" w:space="0" w:color="auto"/>
        <w:bottom w:val="none" w:sz="0" w:space="0" w:color="auto"/>
        <w:right w:val="none" w:sz="0" w:space="0" w:color="auto"/>
      </w:divBdr>
    </w:div>
    <w:div w:id="1152520394">
      <w:bodyDiv w:val="1"/>
      <w:marLeft w:val="0"/>
      <w:marRight w:val="0"/>
      <w:marTop w:val="0"/>
      <w:marBottom w:val="0"/>
      <w:divBdr>
        <w:top w:val="none" w:sz="0" w:space="0" w:color="auto"/>
        <w:left w:val="none" w:sz="0" w:space="0" w:color="auto"/>
        <w:bottom w:val="none" w:sz="0" w:space="0" w:color="auto"/>
        <w:right w:val="none" w:sz="0" w:space="0" w:color="auto"/>
      </w:divBdr>
    </w:div>
    <w:div w:id="1183281659">
      <w:bodyDiv w:val="1"/>
      <w:marLeft w:val="0"/>
      <w:marRight w:val="0"/>
      <w:marTop w:val="0"/>
      <w:marBottom w:val="0"/>
      <w:divBdr>
        <w:top w:val="none" w:sz="0" w:space="0" w:color="auto"/>
        <w:left w:val="none" w:sz="0" w:space="0" w:color="auto"/>
        <w:bottom w:val="none" w:sz="0" w:space="0" w:color="auto"/>
        <w:right w:val="none" w:sz="0" w:space="0" w:color="auto"/>
      </w:divBdr>
    </w:div>
    <w:div w:id="1187063446">
      <w:bodyDiv w:val="1"/>
      <w:marLeft w:val="0"/>
      <w:marRight w:val="0"/>
      <w:marTop w:val="0"/>
      <w:marBottom w:val="0"/>
      <w:divBdr>
        <w:top w:val="none" w:sz="0" w:space="0" w:color="auto"/>
        <w:left w:val="none" w:sz="0" w:space="0" w:color="auto"/>
        <w:bottom w:val="none" w:sz="0" w:space="0" w:color="auto"/>
        <w:right w:val="none" w:sz="0" w:space="0" w:color="auto"/>
      </w:divBdr>
    </w:div>
    <w:div w:id="1198544413">
      <w:bodyDiv w:val="1"/>
      <w:marLeft w:val="0"/>
      <w:marRight w:val="0"/>
      <w:marTop w:val="0"/>
      <w:marBottom w:val="0"/>
      <w:divBdr>
        <w:top w:val="none" w:sz="0" w:space="0" w:color="auto"/>
        <w:left w:val="none" w:sz="0" w:space="0" w:color="auto"/>
        <w:bottom w:val="none" w:sz="0" w:space="0" w:color="auto"/>
        <w:right w:val="none" w:sz="0" w:space="0" w:color="auto"/>
      </w:divBdr>
    </w:div>
    <w:div w:id="1228415645">
      <w:bodyDiv w:val="1"/>
      <w:marLeft w:val="0"/>
      <w:marRight w:val="0"/>
      <w:marTop w:val="0"/>
      <w:marBottom w:val="0"/>
      <w:divBdr>
        <w:top w:val="none" w:sz="0" w:space="0" w:color="auto"/>
        <w:left w:val="none" w:sz="0" w:space="0" w:color="auto"/>
        <w:bottom w:val="none" w:sz="0" w:space="0" w:color="auto"/>
        <w:right w:val="none" w:sz="0" w:space="0" w:color="auto"/>
      </w:divBdr>
    </w:div>
    <w:div w:id="1234586606">
      <w:bodyDiv w:val="1"/>
      <w:marLeft w:val="0"/>
      <w:marRight w:val="0"/>
      <w:marTop w:val="0"/>
      <w:marBottom w:val="0"/>
      <w:divBdr>
        <w:top w:val="none" w:sz="0" w:space="0" w:color="auto"/>
        <w:left w:val="none" w:sz="0" w:space="0" w:color="auto"/>
        <w:bottom w:val="none" w:sz="0" w:space="0" w:color="auto"/>
        <w:right w:val="none" w:sz="0" w:space="0" w:color="auto"/>
      </w:divBdr>
    </w:div>
    <w:div w:id="1242301449">
      <w:bodyDiv w:val="1"/>
      <w:marLeft w:val="0"/>
      <w:marRight w:val="0"/>
      <w:marTop w:val="0"/>
      <w:marBottom w:val="0"/>
      <w:divBdr>
        <w:top w:val="none" w:sz="0" w:space="0" w:color="auto"/>
        <w:left w:val="none" w:sz="0" w:space="0" w:color="auto"/>
        <w:bottom w:val="none" w:sz="0" w:space="0" w:color="auto"/>
        <w:right w:val="none" w:sz="0" w:space="0" w:color="auto"/>
      </w:divBdr>
    </w:div>
    <w:div w:id="1252930702">
      <w:bodyDiv w:val="1"/>
      <w:marLeft w:val="0"/>
      <w:marRight w:val="0"/>
      <w:marTop w:val="0"/>
      <w:marBottom w:val="0"/>
      <w:divBdr>
        <w:top w:val="none" w:sz="0" w:space="0" w:color="auto"/>
        <w:left w:val="none" w:sz="0" w:space="0" w:color="auto"/>
        <w:bottom w:val="none" w:sz="0" w:space="0" w:color="auto"/>
        <w:right w:val="none" w:sz="0" w:space="0" w:color="auto"/>
      </w:divBdr>
    </w:div>
    <w:div w:id="1279531132">
      <w:bodyDiv w:val="1"/>
      <w:marLeft w:val="0"/>
      <w:marRight w:val="0"/>
      <w:marTop w:val="0"/>
      <w:marBottom w:val="0"/>
      <w:divBdr>
        <w:top w:val="none" w:sz="0" w:space="0" w:color="auto"/>
        <w:left w:val="none" w:sz="0" w:space="0" w:color="auto"/>
        <w:bottom w:val="none" w:sz="0" w:space="0" w:color="auto"/>
        <w:right w:val="none" w:sz="0" w:space="0" w:color="auto"/>
      </w:divBdr>
    </w:div>
    <w:div w:id="1284118379">
      <w:bodyDiv w:val="1"/>
      <w:marLeft w:val="0"/>
      <w:marRight w:val="0"/>
      <w:marTop w:val="0"/>
      <w:marBottom w:val="0"/>
      <w:divBdr>
        <w:top w:val="none" w:sz="0" w:space="0" w:color="auto"/>
        <w:left w:val="none" w:sz="0" w:space="0" w:color="auto"/>
        <w:bottom w:val="none" w:sz="0" w:space="0" w:color="auto"/>
        <w:right w:val="none" w:sz="0" w:space="0" w:color="auto"/>
      </w:divBdr>
    </w:div>
    <w:div w:id="1286889856">
      <w:bodyDiv w:val="1"/>
      <w:marLeft w:val="0"/>
      <w:marRight w:val="0"/>
      <w:marTop w:val="0"/>
      <w:marBottom w:val="0"/>
      <w:divBdr>
        <w:top w:val="none" w:sz="0" w:space="0" w:color="auto"/>
        <w:left w:val="none" w:sz="0" w:space="0" w:color="auto"/>
        <w:bottom w:val="none" w:sz="0" w:space="0" w:color="auto"/>
        <w:right w:val="none" w:sz="0" w:space="0" w:color="auto"/>
      </w:divBdr>
    </w:div>
    <w:div w:id="1294168625">
      <w:bodyDiv w:val="1"/>
      <w:marLeft w:val="0"/>
      <w:marRight w:val="0"/>
      <w:marTop w:val="0"/>
      <w:marBottom w:val="0"/>
      <w:divBdr>
        <w:top w:val="none" w:sz="0" w:space="0" w:color="auto"/>
        <w:left w:val="none" w:sz="0" w:space="0" w:color="auto"/>
        <w:bottom w:val="none" w:sz="0" w:space="0" w:color="auto"/>
        <w:right w:val="none" w:sz="0" w:space="0" w:color="auto"/>
      </w:divBdr>
    </w:div>
    <w:div w:id="1295796962">
      <w:bodyDiv w:val="1"/>
      <w:marLeft w:val="0"/>
      <w:marRight w:val="0"/>
      <w:marTop w:val="0"/>
      <w:marBottom w:val="0"/>
      <w:divBdr>
        <w:top w:val="none" w:sz="0" w:space="0" w:color="auto"/>
        <w:left w:val="none" w:sz="0" w:space="0" w:color="auto"/>
        <w:bottom w:val="none" w:sz="0" w:space="0" w:color="auto"/>
        <w:right w:val="none" w:sz="0" w:space="0" w:color="auto"/>
      </w:divBdr>
    </w:div>
    <w:div w:id="1302225852">
      <w:bodyDiv w:val="1"/>
      <w:marLeft w:val="0"/>
      <w:marRight w:val="0"/>
      <w:marTop w:val="0"/>
      <w:marBottom w:val="0"/>
      <w:divBdr>
        <w:top w:val="none" w:sz="0" w:space="0" w:color="auto"/>
        <w:left w:val="none" w:sz="0" w:space="0" w:color="auto"/>
        <w:bottom w:val="none" w:sz="0" w:space="0" w:color="auto"/>
        <w:right w:val="none" w:sz="0" w:space="0" w:color="auto"/>
      </w:divBdr>
    </w:div>
    <w:div w:id="1331908318">
      <w:bodyDiv w:val="1"/>
      <w:marLeft w:val="0"/>
      <w:marRight w:val="0"/>
      <w:marTop w:val="0"/>
      <w:marBottom w:val="0"/>
      <w:divBdr>
        <w:top w:val="none" w:sz="0" w:space="0" w:color="auto"/>
        <w:left w:val="none" w:sz="0" w:space="0" w:color="auto"/>
        <w:bottom w:val="none" w:sz="0" w:space="0" w:color="auto"/>
        <w:right w:val="none" w:sz="0" w:space="0" w:color="auto"/>
      </w:divBdr>
    </w:div>
    <w:div w:id="1377895948">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7097320">
      <w:bodyDiv w:val="1"/>
      <w:marLeft w:val="0"/>
      <w:marRight w:val="0"/>
      <w:marTop w:val="0"/>
      <w:marBottom w:val="0"/>
      <w:divBdr>
        <w:top w:val="none" w:sz="0" w:space="0" w:color="auto"/>
        <w:left w:val="none" w:sz="0" w:space="0" w:color="auto"/>
        <w:bottom w:val="none" w:sz="0" w:space="0" w:color="auto"/>
        <w:right w:val="none" w:sz="0" w:space="0" w:color="auto"/>
      </w:divBdr>
    </w:div>
    <w:div w:id="1415082619">
      <w:bodyDiv w:val="1"/>
      <w:marLeft w:val="0"/>
      <w:marRight w:val="0"/>
      <w:marTop w:val="0"/>
      <w:marBottom w:val="0"/>
      <w:divBdr>
        <w:top w:val="none" w:sz="0" w:space="0" w:color="auto"/>
        <w:left w:val="none" w:sz="0" w:space="0" w:color="auto"/>
        <w:bottom w:val="none" w:sz="0" w:space="0" w:color="auto"/>
        <w:right w:val="none" w:sz="0" w:space="0" w:color="auto"/>
      </w:divBdr>
    </w:div>
    <w:div w:id="1422992997">
      <w:bodyDiv w:val="1"/>
      <w:marLeft w:val="0"/>
      <w:marRight w:val="0"/>
      <w:marTop w:val="0"/>
      <w:marBottom w:val="0"/>
      <w:divBdr>
        <w:top w:val="none" w:sz="0" w:space="0" w:color="auto"/>
        <w:left w:val="none" w:sz="0" w:space="0" w:color="auto"/>
        <w:bottom w:val="none" w:sz="0" w:space="0" w:color="auto"/>
        <w:right w:val="none" w:sz="0" w:space="0" w:color="auto"/>
      </w:divBdr>
    </w:div>
    <w:div w:id="1427262613">
      <w:bodyDiv w:val="1"/>
      <w:marLeft w:val="0"/>
      <w:marRight w:val="0"/>
      <w:marTop w:val="0"/>
      <w:marBottom w:val="0"/>
      <w:divBdr>
        <w:top w:val="none" w:sz="0" w:space="0" w:color="auto"/>
        <w:left w:val="none" w:sz="0" w:space="0" w:color="auto"/>
        <w:bottom w:val="none" w:sz="0" w:space="0" w:color="auto"/>
        <w:right w:val="none" w:sz="0" w:space="0" w:color="auto"/>
      </w:divBdr>
    </w:div>
    <w:div w:id="1440837975">
      <w:bodyDiv w:val="1"/>
      <w:marLeft w:val="0"/>
      <w:marRight w:val="0"/>
      <w:marTop w:val="0"/>
      <w:marBottom w:val="0"/>
      <w:divBdr>
        <w:top w:val="none" w:sz="0" w:space="0" w:color="auto"/>
        <w:left w:val="none" w:sz="0" w:space="0" w:color="auto"/>
        <w:bottom w:val="none" w:sz="0" w:space="0" w:color="auto"/>
        <w:right w:val="none" w:sz="0" w:space="0" w:color="auto"/>
      </w:divBdr>
    </w:div>
    <w:div w:id="1493565465">
      <w:bodyDiv w:val="1"/>
      <w:marLeft w:val="0"/>
      <w:marRight w:val="0"/>
      <w:marTop w:val="0"/>
      <w:marBottom w:val="0"/>
      <w:divBdr>
        <w:top w:val="none" w:sz="0" w:space="0" w:color="auto"/>
        <w:left w:val="none" w:sz="0" w:space="0" w:color="auto"/>
        <w:bottom w:val="none" w:sz="0" w:space="0" w:color="auto"/>
        <w:right w:val="none" w:sz="0" w:space="0" w:color="auto"/>
      </w:divBdr>
      <w:divsChild>
        <w:div w:id="438451717">
          <w:marLeft w:val="1080"/>
          <w:marRight w:val="0"/>
          <w:marTop w:val="100"/>
          <w:marBottom w:val="0"/>
          <w:divBdr>
            <w:top w:val="none" w:sz="0" w:space="0" w:color="auto"/>
            <w:left w:val="none" w:sz="0" w:space="0" w:color="auto"/>
            <w:bottom w:val="none" w:sz="0" w:space="0" w:color="auto"/>
            <w:right w:val="none" w:sz="0" w:space="0" w:color="auto"/>
          </w:divBdr>
        </w:div>
        <w:div w:id="482965534">
          <w:marLeft w:val="1080"/>
          <w:marRight w:val="0"/>
          <w:marTop w:val="100"/>
          <w:marBottom w:val="0"/>
          <w:divBdr>
            <w:top w:val="none" w:sz="0" w:space="0" w:color="auto"/>
            <w:left w:val="none" w:sz="0" w:space="0" w:color="auto"/>
            <w:bottom w:val="none" w:sz="0" w:space="0" w:color="auto"/>
            <w:right w:val="none" w:sz="0" w:space="0" w:color="auto"/>
          </w:divBdr>
        </w:div>
        <w:div w:id="797458006">
          <w:marLeft w:val="1080"/>
          <w:marRight w:val="0"/>
          <w:marTop w:val="100"/>
          <w:marBottom w:val="0"/>
          <w:divBdr>
            <w:top w:val="none" w:sz="0" w:space="0" w:color="auto"/>
            <w:left w:val="none" w:sz="0" w:space="0" w:color="auto"/>
            <w:bottom w:val="none" w:sz="0" w:space="0" w:color="auto"/>
            <w:right w:val="none" w:sz="0" w:space="0" w:color="auto"/>
          </w:divBdr>
        </w:div>
        <w:div w:id="847526705">
          <w:marLeft w:val="1080"/>
          <w:marRight w:val="0"/>
          <w:marTop w:val="100"/>
          <w:marBottom w:val="0"/>
          <w:divBdr>
            <w:top w:val="none" w:sz="0" w:space="0" w:color="auto"/>
            <w:left w:val="none" w:sz="0" w:space="0" w:color="auto"/>
            <w:bottom w:val="none" w:sz="0" w:space="0" w:color="auto"/>
            <w:right w:val="none" w:sz="0" w:space="0" w:color="auto"/>
          </w:divBdr>
        </w:div>
        <w:div w:id="858666611">
          <w:marLeft w:val="360"/>
          <w:marRight w:val="0"/>
          <w:marTop w:val="200"/>
          <w:marBottom w:val="0"/>
          <w:divBdr>
            <w:top w:val="none" w:sz="0" w:space="0" w:color="auto"/>
            <w:left w:val="none" w:sz="0" w:space="0" w:color="auto"/>
            <w:bottom w:val="none" w:sz="0" w:space="0" w:color="auto"/>
            <w:right w:val="none" w:sz="0" w:space="0" w:color="auto"/>
          </w:divBdr>
        </w:div>
        <w:div w:id="1603606210">
          <w:marLeft w:val="360"/>
          <w:marRight w:val="0"/>
          <w:marTop w:val="200"/>
          <w:marBottom w:val="0"/>
          <w:divBdr>
            <w:top w:val="none" w:sz="0" w:space="0" w:color="auto"/>
            <w:left w:val="none" w:sz="0" w:space="0" w:color="auto"/>
            <w:bottom w:val="none" w:sz="0" w:space="0" w:color="auto"/>
            <w:right w:val="none" w:sz="0" w:space="0" w:color="auto"/>
          </w:divBdr>
        </w:div>
        <w:div w:id="1750032560">
          <w:marLeft w:val="1080"/>
          <w:marRight w:val="0"/>
          <w:marTop w:val="100"/>
          <w:marBottom w:val="0"/>
          <w:divBdr>
            <w:top w:val="none" w:sz="0" w:space="0" w:color="auto"/>
            <w:left w:val="none" w:sz="0" w:space="0" w:color="auto"/>
            <w:bottom w:val="none" w:sz="0" w:space="0" w:color="auto"/>
            <w:right w:val="none" w:sz="0" w:space="0" w:color="auto"/>
          </w:divBdr>
        </w:div>
        <w:div w:id="2084833802">
          <w:marLeft w:val="1080"/>
          <w:marRight w:val="0"/>
          <w:marTop w:val="100"/>
          <w:marBottom w:val="0"/>
          <w:divBdr>
            <w:top w:val="none" w:sz="0" w:space="0" w:color="auto"/>
            <w:left w:val="none" w:sz="0" w:space="0" w:color="auto"/>
            <w:bottom w:val="none" w:sz="0" w:space="0" w:color="auto"/>
            <w:right w:val="none" w:sz="0" w:space="0" w:color="auto"/>
          </w:divBdr>
        </w:div>
      </w:divsChild>
    </w:div>
    <w:div w:id="1508860858">
      <w:bodyDiv w:val="1"/>
      <w:marLeft w:val="0"/>
      <w:marRight w:val="0"/>
      <w:marTop w:val="0"/>
      <w:marBottom w:val="0"/>
      <w:divBdr>
        <w:top w:val="none" w:sz="0" w:space="0" w:color="auto"/>
        <w:left w:val="none" w:sz="0" w:space="0" w:color="auto"/>
        <w:bottom w:val="none" w:sz="0" w:space="0" w:color="auto"/>
        <w:right w:val="none" w:sz="0" w:space="0" w:color="auto"/>
      </w:divBdr>
    </w:div>
    <w:div w:id="1539660375">
      <w:bodyDiv w:val="1"/>
      <w:marLeft w:val="0"/>
      <w:marRight w:val="0"/>
      <w:marTop w:val="0"/>
      <w:marBottom w:val="0"/>
      <w:divBdr>
        <w:top w:val="none" w:sz="0" w:space="0" w:color="auto"/>
        <w:left w:val="none" w:sz="0" w:space="0" w:color="auto"/>
        <w:bottom w:val="none" w:sz="0" w:space="0" w:color="auto"/>
        <w:right w:val="none" w:sz="0" w:space="0" w:color="auto"/>
      </w:divBdr>
      <w:divsChild>
        <w:div w:id="1221358370">
          <w:marLeft w:val="0"/>
          <w:marRight w:val="0"/>
          <w:marTop w:val="0"/>
          <w:marBottom w:val="0"/>
          <w:divBdr>
            <w:top w:val="none" w:sz="0" w:space="0" w:color="auto"/>
            <w:left w:val="none" w:sz="0" w:space="0" w:color="auto"/>
            <w:bottom w:val="none" w:sz="0" w:space="0" w:color="auto"/>
            <w:right w:val="none" w:sz="0" w:space="0" w:color="auto"/>
          </w:divBdr>
        </w:div>
        <w:div w:id="2053536591">
          <w:marLeft w:val="0"/>
          <w:marRight w:val="0"/>
          <w:marTop w:val="0"/>
          <w:marBottom w:val="0"/>
          <w:divBdr>
            <w:top w:val="none" w:sz="0" w:space="0" w:color="auto"/>
            <w:left w:val="none" w:sz="0" w:space="0" w:color="auto"/>
            <w:bottom w:val="none" w:sz="0" w:space="0" w:color="auto"/>
            <w:right w:val="none" w:sz="0" w:space="0" w:color="auto"/>
          </w:divBdr>
        </w:div>
      </w:divsChild>
    </w:div>
    <w:div w:id="1577470472">
      <w:bodyDiv w:val="1"/>
      <w:marLeft w:val="0"/>
      <w:marRight w:val="0"/>
      <w:marTop w:val="0"/>
      <w:marBottom w:val="0"/>
      <w:divBdr>
        <w:top w:val="none" w:sz="0" w:space="0" w:color="auto"/>
        <w:left w:val="none" w:sz="0" w:space="0" w:color="auto"/>
        <w:bottom w:val="none" w:sz="0" w:space="0" w:color="auto"/>
        <w:right w:val="none" w:sz="0" w:space="0" w:color="auto"/>
      </w:divBdr>
    </w:div>
    <w:div w:id="1584097588">
      <w:bodyDiv w:val="1"/>
      <w:marLeft w:val="0"/>
      <w:marRight w:val="0"/>
      <w:marTop w:val="0"/>
      <w:marBottom w:val="0"/>
      <w:divBdr>
        <w:top w:val="none" w:sz="0" w:space="0" w:color="auto"/>
        <w:left w:val="none" w:sz="0" w:space="0" w:color="auto"/>
        <w:bottom w:val="none" w:sz="0" w:space="0" w:color="auto"/>
        <w:right w:val="none" w:sz="0" w:space="0" w:color="auto"/>
      </w:divBdr>
    </w:div>
    <w:div w:id="1592354984">
      <w:bodyDiv w:val="1"/>
      <w:marLeft w:val="0"/>
      <w:marRight w:val="0"/>
      <w:marTop w:val="0"/>
      <w:marBottom w:val="0"/>
      <w:divBdr>
        <w:top w:val="none" w:sz="0" w:space="0" w:color="auto"/>
        <w:left w:val="none" w:sz="0" w:space="0" w:color="auto"/>
        <w:bottom w:val="none" w:sz="0" w:space="0" w:color="auto"/>
        <w:right w:val="none" w:sz="0" w:space="0" w:color="auto"/>
      </w:divBdr>
    </w:div>
    <w:div w:id="1614743823">
      <w:bodyDiv w:val="1"/>
      <w:marLeft w:val="0"/>
      <w:marRight w:val="0"/>
      <w:marTop w:val="0"/>
      <w:marBottom w:val="0"/>
      <w:divBdr>
        <w:top w:val="none" w:sz="0" w:space="0" w:color="auto"/>
        <w:left w:val="none" w:sz="0" w:space="0" w:color="auto"/>
        <w:bottom w:val="none" w:sz="0" w:space="0" w:color="auto"/>
        <w:right w:val="none" w:sz="0" w:space="0" w:color="auto"/>
      </w:divBdr>
    </w:div>
    <w:div w:id="1618028987">
      <w:bodyDiv w:val="1"/>
      <w:marLeft w:val="0"/>
      <w:marRight w:val="0"/>
      <w:marTop w:val="0"/>
      <w:marBottom w:val="0"/>
      <w:divBdr>
        <w:top w:val="none" w:sz="0" w:space="0" w:color="auto"/>
        <w:left w:val="none" w:sz="0" w:space="0" w:color="auto"/>
        <w:bottom w:val="none" w:sz="0" w:space="0" w:color="auto"/>
        <w:right w:val="none" w:sz="0" w:space="0" w:color="auto"/>
      </w:divBdr>
    </w:div>
    <w:div w:id="1636830050">
      <w:bodyDiv w:val="1"/>
      <w:marLeft w:val="0"/>
      <w:marRight w:val="0"/>
      <w:marTop w:val="0"/>
      <w:marBottom w:val="0"/>
      <w:divBdr>
        <w:top w:val="none" w:sz="0" w:space="0" w:color="auto"/>
        <w:left w:val="none" w:sz="0" w:space="0" w:color="auto"/>
        <w:bottom w:val="none" w:sz="0" w:space="0" w:color="auto"/>
        <w:right w:val="none" w:sz="0" w:space="0" w:color="auto"/>
      </w:divBdr>
    </w:div>
    <w:div w:id="1672947913">
      <w:bodyDiv w:val="1"/>
      <w:marLeft w:val="0"/>
      <w:marRight w:val="0"/>
      <w:marTop w:val="0"/>
      <w:marBottom w:val="0"/>
      <w:divBdr>
        <w:top w:val="none" w:sz="0" w:space="0" w:color="auto"/>
        <w:left w:val="none" w:sz="0" w:space="0" w:color="auto"/>
        <w:bottom w:val="none" w:sz="0" w:space="0" w:color="auto"/>
        <w:right w:val="none" w:sz="0" w:space="0" w:color="auto"/>
      </w:divBdr>
    </w:div>
    <w:div w:id="1693606537">
      <w:bodyDiv w:val="1"/>
      <w:marLeft w:val="0"/>
      <w:marRight w:val="0"/>
      <w:marTop w:val="0"/>
      <w:marBottom w:val="0"/>
      <w:divBdr>
        <w:top w:val="none" w:sz="0" w:space="0" w:color="auto"/>
        <w:left w:val="none" w:sz="0" w:space="0" w:color="auto"/>
        <w:bottom w:val="none" w:sz="0" w:space="0" w:color="auto"/>
        <w:right w:val="none" w:sz="0" w:space="0" w:color="auto"/>
      </w:divBdr>
    </w:div>
    <w:div w:id="1711682078">
      <w:bodyDiv w:val="1"/>
      <w:marLeft w:val="0"/>
      <w:marRight w:val="0"/>
      <w:marTop w:val="0"/>
      <w:marBottom w:val="0"/>
      <w:divBdr>
        <w:top w:val="none" w:sz="0" w:space="0" w:color="auto"/>
        <w:left w:val="none" w:sz="0" w:space="0" w:color="auto"/>
        <w:bottom w:val="none" w:sz="0" w:space="0" w:color="auto"/>
        <w:right w:val="none" w:sz="0" w:space="0" w:color="auto"/>
      </w:divBdr>
    </w:div>
    <w:div w:id="1712025615">
      <w:bodyDiv w:val="1"/>
      <w:marLeft w:val="0"/>
      <w:marRight w:val="0"/>
      <w:marTop w:val="0"/>
      <w:marBottom w:val="0"/>
      <w:divBdr>
        <w:top w:val="none" w:sz="0" w:space="0" w:color="auto"/>
        <w:left w:val="none" w:sz="0" w:space="0" w:color="auto"/>
        <w:bottom w:val="none" w:sz="0" w:space="0" w:color="auto"/>
        <w:right w:val="none" w:sz="0" w:space="0" w:color="auto"/>
      </w:divBdr>
    </w:div>
    <w:div w:id="1715501917">
      <w:bodyDiv w:val="1"/>
      <w:marLeft w:val="0"/>
      <w:marRight w:val="0"/>
      <w:marTop w:val="0"/>
      <w:marBottom w:val="0"/>
      <w:divBdr>
        <w:top w:val="none" w:sz="0" w:space="0" w:color="auto"/>
        <w:left w:val="none" w:sz="0" w:space="0" w:color="auto"/>
        <w:bottom w:val="none" w:sz="0" w:space="0" w:color="auto"/>
        <w:right w:val="none" w:sz="0" w:space="0" w:color="auto"/>
      </w:divBdr>
    </w:div>
    <w:div w:id="1728382157">
      <w:bodyDiv w:val="1"/>
      <w:marLeft w:val="0"/>
      <w:marRight w:val="0"/>
      <w:marTop w:val="0"/>
      <w:marBottom w:val="0"/>
      <w:divBdr>
        <w:top w:val="none" w:sz="0" w:space="0" w:color="auto"/>
        <w:left w:val="none" w:sz="0" w:space="0" w:color="auto"/>
        <w:bottom w:val="none" w:sz="0" w:space="0" w:color="auto"/>
        <w:right w:val="none" w:sz="0" w:space="0" w:color="auto"/>
      </w:divBdr>
    </w:div>
    <w:div w:id="1733382305">
      <w:bodyDiv w:val="1"/>
      <w:marLeft w:val="0"/>
      <w:marRight w:val="0"/>
      <w:marTop w:val="0"/>
      <w:marBottom w:val="0"/>
      <w:divBdr>
        <w:top w:val="none" w:sz="0" w:space="0" w:color="auto"/>
        <w:left w:val="none" w:sz="0" w:space="0" w:color="auto"/>
        <w:bottom w:val="none" w:sz="0" w:space="0" w:color="auto"/>
        <w:right w:val="none" w:sz="0" w:space="0" w:color="auto"/>
      </w:divBdr>
    </w:div>
    <w:div w:id="1734348792">
      <w:bodyDiv w:val="1"/>
      <w:marLeft w:val="0"/>
      <w:marRight w:val="0"/>
      <w:marTop w:val="0"/>
      <w:marBottom w:val="0"/>
      <w:divBdr>
        <w:top w:val="none" w:sz="0" w:space="0" w:color="auto"/>
        <w:left w:val="none" w:sz="0" w:space="0" w:color="auto"/>
        <w:bottom w:val="none" w:sz="0" w:space="0" w:color="auto"/>
        <w:right w:val="none" w:sz="0" w:space="0" w:color="auto"/>
      </w:divBdr>
    </w:div>
    <w:div w:id="1746486425">
      <w:bodyDiv w:val="1"/>
      <w:marLeft w:val="0"/>
      <w:marRight w:val="0"/>
      <w:marTop w:val="0"/>
      <w:marBottom w:val="0"/>
      <w:divBdr>
        <w:top w:val="none" w:sz="0" w:space="0" w:color="auto"/>
        <w:left w:val="none" w:sz="0" w:space="0" w:color="auto"/>
        <w:bottom w:val="none" w:sz="0" w:space="0" w:color="auto"/>
        <w:right w:val="none" w:sz="0" w:space="0" w:color="auto"/>
      </w:divBdr>
    </w:div>
    <w:div w:id="1762146115">
      <w:bodyDiv w:val="1"/>
      <w:marLeft w:val="0"/>
      <w:marRight w:val="0"/>
      <w:marTop w:val="0"/>
      <w:marBottom w:val="0"/>
      <w:divBdr>
        <w:top w:val="none" w:sz="0" w:space="0" w:color="auto"/>
        <w:left w:val="none" w:sz="0" w:space="0" w:color="auto"/>
        <w:bottom w:val="none" w:sz="0" w:space="0" w:color="auto"/>
        <w:right w:val="none" w:sz="0" w:space="0" w:color="auto"/>
      </w:divBdr>
    </w:div>
    <w:div w:id="1809980597">
      <w:bodyDiv w:val="1"/>
      <w:marLeft w:val="0"/>
      <w:marRight w:val="0"/>
      <w:marTop w:val="0"/>
      <w:marBottom w:val="0"/>
      <w:divBdr>
        <w:top w:val="none" w:sz="0" w:space="0" w:color="auto"/>
        <w:left w:val="none" w:sz="0" w:space="0" w:color="auto"/>
        <w:bottom w:val="none" w:sz="0" w:space="0" w:color="auto"/>
        <w:right w:val="none" w:sz="0" w:space="0" w:color="auto"/>
      </w:divBdr>
    </w:div>
    <w:div w:id="1827865882">
      <w:bodyDiv w:val="1"/>
      <w:marLeft w:val="0"/>
      <w:marRight w:val="0"/>
      <w:marTop w:val="0"/>
      <w:marBottom w:val="0"/>
      <w:divBdr>
        <w:top w:val="none" w:sz="0" w:space="0" w:color="auto"/>
        <w:left w:val="none" w:sz="0" w:space="0" w:color="auto"/>
        <w:bottom w:val="none" w:sz="0" w:space="0" w:color="auto"/>
        <w:right w:val="none" w:sz="0" w:space="0" w:color="auto"/>
      </w:divBdr>
    </w:div>
    <w:div w:id="1830251157">
      <w:bodyDiv w:val="1"/>
      <w:marLeft w:val="0"/>
      <w:marRight w:val="0"/>
      <w:marTop w:val="0"/>
      <w:marBottom w:val="0"/>
      <w:divBdr>
        <w:top w:val="none" w:sz="0" w:space="0" w:color="auto"/>
        <w:left w:val="none" w:sz="0" w:space="0" w:color="auto"/>
        <w:bottom w:val="none" w:sz="0" w:space="0" w:color="auto"/>
        <w:right w:val="none" w:sz="0" w:space="0" w:color="auto"/>
      </w:divBdr>
    </w:div>
    <w:div w:id="1838229099">
      <w:bodyDiv w:val="1"/>
      <w:marLeft w:val="0"/>
      <w:marRight w:val="0"/>
      <w:marTop w:val="0"/>
      <w:marBottom w:val="0"/>
      <w:divBdr>
        <w:top w:val="none" w:sz="0" w:space="0" w:color="auto"/>
        <w:left w:val="none" w:sz="0" w:space="0" w:color="auto"/>
        <w:bottom w:val="none" w:sz="0" w:space="0" w:color="auto"/>
        <w:right w:val="none" w:sz="0" w:space="0" w:color="auto"/>
      </w:divBdr>
    </w:div>
    <w:div w:id="1842891581">
      <w:bodyDiv w:val="1"/>
      <w:marLeft w:val="0"/>
      <w:marRight w:val="0"/>
      <w:marTop w:val="0"/>
      <w:marBottom w:val="0"/>
      <w:divBdr>
        <w:top w:val="none" w:sz="0" w:space="0" w:color="auto"/>
        <w:left w:val="none" w:sz="0" w:space="0" w:color="auto"/>
        <w:bottom w:val="none" w:sz="0" w:space="0" w:color="auto"/>
        <w:right w:val="none" w:sz="0" w:space="0" w:color="auto"/>
      </w:divBdr>
    </w:div>
    <w:div w:id="1844585086">
      <w:bodyDiv w:val="1"/>
      <w:marLeft w:val="0"/>
      <w:marRight w:val="0"/>
      <w:marTop w:val="0"/>
      <w:marBottom w:val="0"/>
      <w:divBdr>
        <w:top w:val="none" w:sz="0" w:space="0" w:color="auto"/>
        <w:left w:val="none" w:sz="0" w:space="0" w:color="auto"/>
        <w:bottom w:val="none" w:sz="0" w:space="0" w:color="auto"/>
        <w:right w:val="none" w:sz="0" w:space="0" w:color="auto"/>
      </w:divBdr>
    </w:div>
    <w:div w:id="1849521053">
      <w:bodyDiv w:val="1"/>
      <w:marLeft w:val="0"/>
      <w:marRight w:val="0"/>
      <w:marTop w:val="0"/>
      <w:marBottom w:val="0"/>
      <w:divBdr>
        <w:top w:val="none" w:sz="0" w:space="0" w:color="auto"/>
        <w:left w:val="none" w:sz="0" w:space="0" w:color="auto"/>
        <w:bottom w:val="none" w:sz="0" w:space="0" w:color="auto"/>
        <w:right w:val="none" w:sz="0" w:space="0" w:color="auto"/>
      </w:divBdr>
    </w:div>
    <w:div w:id="1866286295">
      <w:bodyDiv w:val="1"/>
      <w:marLeft w:val="0"/>
      <w:marRight w:val="0"/>
      <w:marTop w:val="0"/>
      <w:marBottom w:val="0"/>
      <w:divBdr>
        <w:top w:val="none" w:sz="0" w:space="0" w:color="auto"/>
        <w:left w:val="none" w:sz="0" w:space="0" w:color="auto"/>
        <w:bottom w:val="none" w:sz="0" w:space="0" w:color="auto"/>
        <w:right w:val="none" w:sz="0" w:space="0" w:color="auto"/>
      </w:divBdr>
      <w:divsChild>
        <w:div w:id="827550043">
          <w:marLeft w:val="0"/>
          <w:marRight w:val="0"/>
          <w:marTop w:val="0"/>
          <w:marBottom w:val="0"/>
          <w:divBdr>
            <w:top w:val="none" w:sz="0" w:space="0" w:color="auto"/>
            <w:left w:val="none" w:sz="0" w:space="0" w:color="auto"/>
            <w:bottom w:val="none" w:sz="0" w:space="0" w:color="auto"/>
            <w:right w:val="none" w:sz="0" w:space="0" w:color="auto"/>
          </w:divBdr>
          <w:divsChild>
            <w:div w:id="1765147102">
              <w:marLeft w:val="0"/>
              <w:marRight w:val="0"/>
              <w:marTop w:val="0"/>
              <w:marBottom w:val="0"/>
              <w:divBdr>
                <w:top w:val="none" w:sz="0" w:space="0" w:color="auto"/>
                <w:left w:val="none" w:sz="0" w:space="0" w:color="auto"/>
                <w:bottom w:val="none" w:sz="0" w:space="0" w:color="auto"/>
                <w:right w:val="none" w:sz="0" w:space="0" w:color="auto"/>
              </w:divBdr>
              <w:divsChild>
                <w:div w:id="539511219">
                  <w:marLeft w:val="0"/>
                  <w:marRight w:val="0"/>
                  <w:marTop w:val="0"/>
                  <w:marBottom w:val="0"/>
                  <w:divBdr>
                    <w:top w:val="none" w:sz="0" w:space="0" w:color="auto"/>
                    <w:left w:val="none" w:sz="0" w:space="0" w:color="auto"/>
                    <w:bottom w:val="none" w:sz="0" w:space="0" w:color="auto"/>
                    <w:right w:val="none" w:sz="0" w:space="0" w:color="auto"/>
                  </w:divBdr>
                  <w:divsChild>
                    <w:div w:id="1186365410">
                      <w:marLeft w:val="0"/>
                      <w:marRight w:val="0"/>
                      <w:marTop w:val="0"/>
                      <w:marBottom w:val="0"/>
                      <w:divBdr>
                        <w:top w:val="none" w:sz="0" w:space="0" w:color="auto"/>
                        <w:left w:val="none" w:sz="0" w:space="0" w:color="auto"/>
                        <w:bottom w:val="none" w:sz="0" w:space="0" w:color="auto"/>
                        <w:right w:val="none" w:sz="0" w:space="0" w:color="auto"/>
                      </w:divBdr>
                      <w:divsChild>
                        <w:div w:id="194183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203123">
          <w:marLeft w:val="0"/>
          <w:marRight w:val="0"/>
          <w:marTop w:val="0"/>
          <w:marBottom w:val="0"/>
          <w:divBdr>
            <w:top w:val="none" w:sz="0" w:space="0" w:color="auto"/>
            <w:left w:val="none" w:sz="0" w:space="0" w:color="auto"/>
            <w:bottom w:val="none" w:sz="0" w:space="0" w:color="auto"/>
            <w:right w:val="none" w:sz="0" w:space="0" w:color="auto"/>
          </w:divBdr>
        </w:div>
        <w:div w:id="1922135081">
          <w:marLeft w:val="0"/>
          <w:marRight w:val="0"/>
          <w:marTop w:val="0"/>
          <w:marBottom w:val="0"/>
          <w:divBdr>
            <w:top w:val="none" w:sz="0" w:space="0" w:color="auto"/>
            <w:left w:val="none" w:sz="0" w:space="0" w:color="auto"/>
            <w:bottom w:val="none" w:sz="0" w:space="0" w:color="auto"/>
            <w:right w:val="none" w:sz="0" w:space="0" w:color="auto"/>
          </w:divBdr>
          <w:divsChild>
            <w:div w:id="161432056">
              <w:marLeft w:val="0"/>
              <w:marRight w:val="0"/>
              <w:marTop w:val="0"/>
              <w:marBottom w:val="0"/>
              <w:divBdr>
                <w:top w:val="none" w:sz="0" w:space="0" w:color="auto"/>
                <w:left w:val="none" w:sz="0" w:space="0" w:color="auto"/>
                <w:bottom w:val="none" w:sz="0" w:space="0" w:color="auto"/>
                <w:right w:val="none" w:sz="0" w:space="0" w:color="auto"/>
              </w:divBdr>
              <w:divsChild>
                <w:div w:id="1517380035">
                  <w:marLeft w:val="0"/>
                  <w:marRight w:val="0"/>
                  <w:marTop w:val="0"/>
                  <w:marBottom w:val="0"/>
                  <w:divBdr>
                    <w:top w:val="none" w:sz="0" w:space="0" w:color="auto"/>
                    <w:left w:val="none" w:sz="0" w:space="0" w:color="auto"/>
                    <w:bottom w:val="none" w:sz="0" w:space="0" w:color="auto"/>
                    <w:right w:val="none" w:sz="0" w:space="0" w:color="auto"/>
                  </w:divBdr>
                  <w:divsChild>
                    <w:div w:id="831217650">
                      <w:marLeft w:val="0"/>
                      <w:marRight w:val="0"/>
                      <w:marTop w:val="0"/>
                      <w:marBottom w:val="0"/>
                      <w:divBdr>
                        <w:top w:val="none" w:sz="0" w:space="0" w:color="auto"/>
                        <w:left w:val="none" w:sz="0" w:space="0" w:color="auto"/>
                        <w:bottom w:val="none" w:sz="0" w:space="0" w:color="auto"/>
                        <w:right w:val="none" w:sz="0" w:space="0" w:color="auto"/>
                      </w:divBdr>
                      <w:divsChild>
                        <w:div w:id="1519418521">
                          <w:marLeft w:val="0"/>
                          <w:marRight w:val="0"/>
                          <w:marTop w:val="0"/>
                          <w:marBottom w:val="0"/>
                          <w:divBdr>
                            <w:top w:val="none" w:sz="0" w:space="0" w:color="auto"/>
                            <w:left w:val="none" w:sz="0" w:space="0" w:color="auto"/>
                            <w:bottom w:val="none" w:sz="0" w:space="0" w:color="auto"/>
                            <w:right w:val="none" w:sz="0" w:space="0" w:color="auto"/>
                          </w:divBdr>
                          <w:divsChild>
                            <w:div w:id="3947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597169">
      <w:bodyDiv w:val="1"/>
      <w:marLeft w:val="0"/>
      <w:marRight w:val="0"/>
      <w:marTop w:val="0"/>
      <w:marBottom w:val="0"/>
      <w:divBdr>
        <w:top w:val="none" w:sz="0" w:space="0" w:color="auto"/>
        <w:left w:val="none" w:sz="0" w:space="0" w:color="auto"/>
        <w:bottom w:val="none" w:sz="0" w:space="0" w:color="auto"/>
        <w:right w:val="none" w:sz="0" w:space="0" w:color="auto"/>
      </w:divBdr>
    </w:div>
    <w:div w:id="1874725360">
      <w:bodyDiv w:val="1"/>
      <w:marLeft w:val="0"/>
      <w:marRight w:val="0"/>
      <w:marTop w:val="0"/>
      <w:marBottom w:val="0"/>
      <w:divBdr>
        <w:top w:val="none" w:sz="0" w:space="0" w:color="auto"/>
        <w:left w:val="none" w:sz="0" w:space="0" w:color="auto"/>
        <w:bottom w:val="none" w:sz="0" w:space="0" w:color="auto"/>
        <w:right w:val="none" w:sz="0" w:space="0" w:color="auto"/>
      </w:divBdr>
    </w:div>
    <w:div w:id="1893492817">
      <w:bodyDiv w:val="1"/>
      <w:marLeft w:val="0"/>
      <w:marRight w:val="0"/>
      <w:marTop w:val="0"/>
      <w:marBottom w:val="0"/>
      <w:divBdr>
        <w:top w:val="none" w:sz="0" w:space="0" w:color="auto"/>
        <w:left w:val="none" w:sz="0" w:space="0" w:color="auto"/>
        <w:bottom w:val="none" w:sz="0" w:space="0" w:color="auto"/>
        <w:right w:val="none" w:sz="0" w:space="0" w:color="auto"/>
      </w:divBdr>
    </w:div>
    <w:div w:id="1905263293">
      <w:bodyDiv w:val="1"/>
      <w:marLeft w:val="0"/>
      <w:marRight w:val="0"/>
      <w:marTop w:val="0"/>
      <w:marBottom w:val="0"/>
      <w:divBdr>
        <w:top w:val="none" w:sz="0" w:space="0" w:color="auto"/>
        <w:left w:val="none" w:sz="0" w:space="0" w:color="auto"/>
        <w:bottom w:val="none" w:sz="0" w:space="0" w:color="auto"/>
        <w:right w:val="none" w:sz="0" w:space="0" w:color="auto"/>
      </w:divBdr>
    </w:div>
    <w:div w:id="1919248046">
      <w:bodyDiv w:val="1"/>
      <w:marLeft w:val="0"/>
      <w:marRight w:val="0"/>
      <w:marTop w:val="0"/>
      <w:marBottom w:val="0"/>
      <w:divBdr>
        <w:top w:val="none" w:sz="0" w:space="0" w:color="auto"/>
        <w:left w:val="none" w:sz="0" w:space="0" w:color="auto"/>
        <w:bottom w:val="none" w:sz="0" w:space="0" w:color="auto"/>
        <w:right w:val="none" w:sz="0" w:space="0" w:color="auto"/>
      </w:divBdr>
    </w:div>
    <w:div w:id="1930576446">
      <w:bodyDiv w:val="1"/>
      <w:marLeft w:val="0"/>
      <w:marRight w:val="0"/>
      <w:marTop w:val="0"/>
      <w:marBottom w:val="0"/>
      <w:divBdr>
        <w:top w:val="none" w:sz="0" w:space="0" w:color="auto"/>
        <w:left w:val="none" w:sz="0" w:space="0" w:color="auto"/>
        <w:bottom w:val="none" w:sz="0" w:space="0" w:color="auto"/>
        <w:right w:val="none" w:sz="0" w:space="0" w:color="auto"/>
      </w:divBdr>
    </w:div>
    <w:div w:id="1949728106">
      <w:bodyDiv w:val="1"/>
      <w:marLeft w:val="0"/>
      <w:marRight w:val="0"/>
      <w:marTop w:val="0"/>
      <w:marBottom w:val="0"/>
      <w:divBdr>
        <w:top w:val="none" w:sz="0" w:space="0" w:color="auto"/>
        <w:left w:val="none" w:sz="0" w:space="0" w:color="auto"/>
        <w:bottom w:val="none" w:sz="0" w:space="0" w:color="auto"/>
        <w:right w:val="none" w:sz="0" w:space="0" w:color="auto"/>
      </w:divBdr>
    </w:div>
    <w:div w:id="1955405426">
      <w:bodyDiv w:val="1"/>
      <w:marLeft w:val="0"/>
      <w:marRight w:val="0"/>
      <w:marTop w:val="0"/>
      <w:marBottom w:val="0"/>
      <w:divBdr>
        <w:top w:val="none" w:sz="0" w:space="0" w:color="auto"/>
        <w:left w:val="none" w:sz="0" w:space="0" w:color="auto"/>
        <w:bottom w:val="none" w:sz="0" w:space="0" w:color="auto"/>
        <w:right w:val="none" w:sz="0" w:space="0" w:color="auto"/>
      </w:divBdr>
    </w:div>
    <w:div w:id="1970864148">
      <w:bodyDiv w:val="1"/>
      <w:marLeft w:val="0"/>
      <w:marRight w:val="0"/>
      <w:marTop w:val="0"/>
      <w:marBottom w:val="0"/>
      <w:divBdr>
        <w:top w:val="none" w:sz="0" w:space="0" w:color="auto"/>
        <w:left w:val="none" w:sz="0" w:space="0" w:color="auto"/>
        <w:bottom w:val="none" w:sz="0" w:space="0" w:color="auto"/>
        <w:right w:val="none" w:sz="0" w:space="0" w:color="auto"/>
      </w:divBdr>
    </w:div>
    <w:div w:id="1979070351">
      <w:bodyDiv w:val="1"/>
      <w:marLeft w:val="0"/>
      <w:marRight w:val="0"/>
      <w:marTop w:val="0"/>
      <w:marBottom w:val="0"/>
      <w:divBdr>
        <w:top w:val="none" w:sz="0" w:space="0" w:color="auto"/>
        <w:left w:val="none" w:sz="0" w:space="0" w:color="auto"/>
        <w:bottom w:val="none" w:sz="0" w:space="0" w:color="auto"/>
        <w:right w:val="none" w:sz="0" w:space="0" w:color="auto"/>
      </w:divBdr>
      <w:divsChild>
        <w:div w:id="596594536">
          <w:marLeft w:val="0"/>
          <w:marRight w:val="0"/>
          <w:marTop w:val="0"/>
          <w:marBottom w:val="0"/>
          <w:divBdr>
            <w:top w:val="none" w:sz="0" w:space="0" w:color="auto"/>
            <w:left w:val="none" w:sz="0" w:space="0" w:color="auto"/>
            <w:bottom w:val="none" w:sz="0" w:space="0" w:color="auto"/>
            <w:right w:val="none" w:sz="0" w:space="0" w:color="auto"/>
          </w:divBdr>
        </w:div>
        <w:div w:id="1859812112">
          <w:marLeft w:val="0"/>
          <w:marRight w:val="0"/>
          <w:marTop w:val="0"/>
          <w:marBottom w:val="0"/>
          <w:divBdr>
            <w:top w:val="none" w:sz="0" w:space="0" w:color="auto"/>
            <w:left w:val="none" w:sz="0" w:space="0" w:color="auto"/>
            <w:bottom w:val="none" w:sz="0" w:space="0" w:color="auto"/>
            <w:right w:val="none" w:sz="0" w:space="0" w:color="auto"/>
          </w:divBdr>
        </w:div>
      </w:divsChild>
    </w:div>
    <w:div w:id="1979648002">
      <w:bodyDiv w:val="1"/>
      <w:marLeft w:val="0"/>
      <w:marRight w:val="0"/>
      <w:marTop w:val="0"/>
      <w:marBottom w:val="0"/>
      <w:divBdr>
        <w:top w:val="none" w:sz="0" w:space="0" w:color="auto"/>
        <w:left w:val="none" w:sz="0" w:space="0" w:color="auto"/>
        <w:bottom w:val="none" w:sz="0" w:space="0" w:color="auto"/>
        <w:right w:val="none" w:sz="0" w:space="0" w:color="auto"/>
      </w:divBdr>
    </w:div>
    <w:div w:id="1987512262">
      <w:bodyDiv w:val="1"/>
      <w:marLeft w:val="0"/>
      <w:marRight w:val="0"/>
      <w:marTop w:val="0"/>
      <w:marBottom w:val="0"/>
      <w:divBdr>
        <w:top w:val="none" w:sz="0" w:space="0" w:color="auto"/>
        <w:left w:val="none" w:sz="0" w:space="0" w:color="auto"/>
        <w:bottom w:val="none" w:sz="0" w:space="0" w:color="auto"/>
        <w:right w:val="none" w:sz="0" w:space="0" w:color="auto"/>
      </w:divBdr>
    </w:div>
    <w:div w:id="1994333043">
      <w:bodyDiv w:val="1"/>
      <w:marLeft w:val="0"/>
      <w:marRight w:val="0"/>
      <w:marTop w:val="0"/>
      <w:marBottom w:val="0"/>
      <w:divBdr>
        <w:top w:val="none" w:sz="0" w:space="0" w:color="auto"/>
        <w:left w:val="none" w:sz="0" w:space="0" w:color="auto"/>
        <w:bottom w:val="none" w:sz="0" w:space="0" w:color="auto"/>
        <w:right w:val="none" w:sz="0" w:space="0" w:color="auto"/>
      </w:divBdr>
    </w:div>
    <w:div w:id="2000232955">
      <w:bodyDiv w:val="1"/>
      <w:marLeft w:val="0"/>
      <w:marRight w:val="0"/>
      <w:marTop w:val="0"/>
      <w:marBottom w:val="0"/>
      <w:divBdr>
        <w:top w:val="none" w:sz="0" w:space="0" w:color="auto"/>
        <w:left w:val="none" w:sz="0" w:space="0" w:color="auto"/>
        <w:bottom w:val="none" w:sz="0" w:space="0" w:color="auto"/>
        <w:right w:val="none" w:sz="0" w:space="0" w:color="auto"/>
      </w:divBdr>
    </w:div>
    <w:div w:id="2005357704">
      <w:bodyDiv w:val="1"/>
      <w:marLeft w:val="0"/>
      <w:marRight w:val="0"/>
      <w:marTop w:val="0"/>
      <w:marBottom w:val="0"/>
      <w:divBdr>
        <w:top w:val="none" w:sz="0" w:space="0" w:color="auto"/>
        <w:left w:val="none" w:sz="0" w:space="0" w:color="auto"/>
        <w:bottom w:val="none" w:sz="0" w:space="0" w:color="auto"/>
        <w:right w:val="none" w:sz="0" w:space="0" w:color="auto"/>
      </w:divBdr>
    </w:div>
    <w:div w:id="2007393787">
      <w:bodyDiv w:val="1"/>
      <w:marLeft w:val="0"/>
      <w:marRight w:val="0"/>
      <w:marTop w:val="0"/>
      <w:marBottom w:val="0"/>
      <w:divBdr>
        <w:top w:val="none" w:sz="0" w:space="0" w:color="auto"/>
        <w:left w:val="none" w:sz="0" w:space="0" w:color="auto"/>
        <w:bottom w:val="none" w:sz="0" w:space="0" w:color="auto"/>
        <w:right w:val="none" w:sz="0" w:space="0" w:color="auto"/>
      </w:divBdr>
    </w:div>
    <w:div w:id="2016805957">
      <w:bodyDiv w:val="1"/>
      <w:marLeft w:val="0"/>
      <w:marRight w:val="0"/>
      <w:marTop w:val="0"/>
      <w:marBottom w:val="0"/>
      <w:divBdr>
        <w:top w:val="none" w:sz="0" w:space="0" w:color="auto"/>
        <w:left w:val="none" w:sz="0" w:space="0" w:color="auto"/>
        <w:bottom w:val="none" w:sz="0" w:space="0" w:color="auto"/>
        <w:right w:val="none" w:sz="0" w:space="0" w:color="auto"/>
      </w:divBdr>
    </w:div>
    <w:div w:id="2030376376">
      <w:bodyDiv w:val="1"/>
      <w:marLeft w:val="0"/>
      <w:marRight w:val="0"/>
      <w:marTop w:val="0"/>
      <w:marBottom w:val="0"/>
      <w:divBdr>
        <w:top w:val="none" w:sz="0" w:space="0" w:color="auto"/>
        <w:left w:val="none" w:sz="0" w:space="0" w:color="auto"/>
        <w:bottom w:val="none" w:sz="0" w:space="0" w:color="auto"/>
        <w:right w:val="none" w:sz="0" w:space="0" w:color="auto"/>
      </w:divBdr>
      <w:divsChild>
        <w:div w:id="417485251">
          <w:marLeft w:val="0"/>
          <w:marRight w:val="0"/>
          <w:marTop w:val="0"/>
          <w:marBottom w:val="0"/>
          <w:divBdr>
            <w:top w:val="none" w:sz="0" w:space="0" w:color="auto"/>
            <w:left w:val="none" w:sz="0" w:space="0" w:color="auto"/>
            <w:bottom w:val="none" w:sz="0" w:space="0" w:color="auto"/>
            <w:right w:val="none" w:sz="0" w:space="0" w:color="auto"/>
          </w:divBdr>
          <w:divsChild>
            <w:div w:id="1118140582">
              <w:marLeft w:val="0"/>
              <w:marRight w:val="0"/>
              <w:marTop w:val="0"/>
              <w:marBottom w:val="0"/>
              <w:divBdr>
                <w:top w:val="none" w:sz="0" w:space="0" w:color="auto"/>
                <w:left w:val="none" w:sz="0" w:space="0" w:color="auto"/>
                <w:bottom w:val="none" w:sz="0" w:space="0" w:color="auto"/>
                <w:right w:val="none" w:sz="0" w:space="0" w:color="auto"/>
              </w:divBdr>
              <w:divsChild>
                <w:div w:id="710299455">
                  <w:marLeft w:val="0"/>
                  <w:marRight w:val="0"/>
                  <w:marTop w:val="0"/>
                  <w:marBottom w:val="0"/>
                  <w:divBdr>
                    <w:top w:val="none" w:sz="0" w:space="0" w:color="auto"/>
                    <w:left w:val="none" w:sz="0" w:space="0" w:color="auto"/>
                    <w:bottom w:val="none" w:sz="0" w:space="0" w:color="auto"/>
                    <w:right w:val="none" w:sz="0" w:space="0" w:color="auto"/>
                  </w:divBdr>
                  <w:divsChild>
                    <w:div w:id="1589660024">
                      <w:marLeft w:val="0"/>
                      <w:marRight w:val="0"/>
                      <w:marTop w:val="0"/>
                      <w:marBottom w:val="0"/>
                      <w:divBdr>
                        <w:top w:val="none" w:sz="0" w:space="0" w:color="auto"/>
                        <w:left w:val="none" w:sz="0" w:space="0" w:color="auto"/>
                        <w:bottom w:val="none" w:sz="0" w:space="0" w:color="auto"/>
                        <w:right w:val="none" w:sz="0" w:space="0" w:color="auto"/>
                      </w:divBdr>
                      <w:divsChild>
                        <w:div w:id="99438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456104">
          <w:marLeft w:val="0"/>
          <w:marRight w:val="0"/>
          <w:marTop w:val="0"/>
          <w:marBottom w:val="0"/>
          <w:divBdr>
            <w:top w:val="none" w:sz="0" w:space="0" w:color="auto"/>
            <w:left w:val="none" w:sz="0" w:space="0" w:color="auto"/>
            <w:bottom w:val="none" w:sz="0" w:space="0" w:color="auto"/>
            <w:right w:val="none" w:sz="0" w:space="0" w:color="auto"/>
          </w:divBdr>
          <w:divsChild>
            <w:div w:id="348877236">
              <w:marLeft w:val="0"/>
              <w:marRight w:val="0"/>
              <w:marTop w:val="0"/>
              <w:marBottom w:val="0"/>
              <w:divBdr>
                <w:top w:val="none" w:sz="0" w:space="0" w:color="auto"/>
                <w:left w:val="none" w:sz="0" w:space="0" w:color="auto"/>
                <w:bottom w:val="none" w:sz="0" w:space="0" w:color="auto"/>
                <w:right w:val="none" w:sz="0" w:space="0" w:color="auto"/>
              </w:divBdr>
              <w:divsChild>
                <w:div w:id="1175000670">
                  <w:marLeft w:val="0"/>
                  <w:marRight w:val="0"/>
                  <w:marTop w:val="0"/>
                  <w:marBottom w:val="0"/>
                  <w:divBdr>
                    <w:top w:val="none" w:sz="0" w:space="0" w:color="auto"/>
                    <w:left w:val="none" w:sz="0" w:space="0" w:color="auto"/>
                    <w:bottom w:val="none" w:sz="0" w:space="0" w:color="auto"/>
                    <w:right w:val="none" w:sz="0" w:space="0" w:color="auto"/>
                  </w:divBdr>
                  <w:divsChild>
                    <w:div w:id="2035112815">
                      <w:marLeft w:val="0"/>
                      <w:marRight w:val="0"/>
                      <w:marTop w:val="0"/>
                      <w:marBottom w:val="0"/>
                      <w:divBdr>
                        <w:top w:val="none" w:sz="0" w:space="0" w:color="auto"/>
                        <w:left w:val="none" w:sz="0" w:space="0" w:color="auto"/>
                        <w:bottom w:val="none" w:sz="0" w:space="0" w:color="auto"/>
                        <w:right w:val="none" w:sz="0" w:space="0" w:color="auto"/>
                      </w:divBdr>
                      <w:divsChild>
                        <w:div w:id="237398497">
                          <w:marLeft w:val="0"/>
                          <w:marRight w:val="0"/>
                          <w:marTop w:val="0"/>
                          <w:marBottom w:val="0"/>
                          <w:divBdr>
                            <w:top w:val="none" w:sz="0" w:space="0" w:color="auto"/>
                            <w:left w:val="none" w:sz="0" w:space="0" w:color="auto"/>
                            <w:bottom w:val="none" w:sz="0" w:space="0" w:color="auto"/>
                            <w:right w:val="none" w:sz="0" w:space="0" w:color="auto"/>
                          </w:divBdr>
                          <w:divsChild>
                            <w:div w:id="108090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0159456">
          <w:marLeft w:val="0"/>
          <w:marRight w:val="0"/>
          <w:marTop w:val="0"/>
          <w:marBottom w:val="0"/>
          <w:divBdr>
            <w:top w:val="none" w:sz="0" w:space="0" w:color="auto"/>
            <w:left w:val="none" w:sz="0" w:space="0" w:color="auto"/>
            <w:bottom w:val="none" w:sz="0" w:space="0" w:color="auto"/>
            <w:right w:val="none" w:sz="0" w:space="0" w:color="auto"/>
          </w:divBdr>
        </w:div>
      </w:divsChild>
    </w:div>
    <w:div w:id="2037651875">
      <w:bodyDiv w:val="1"/>
      <w:marLeft w:val="0"/>
      <w:marRight w:val="0"/>
      <w:marTop w:val="0"/>
      <w:marBottom w:val="0"/>
      <w:divBdr>
        <w:top w:val="none" w:sz="0" w:space="0" w:color="auto"/>
        <w:left w:val="none" w:sz="0" w:space="0" w:color="auto"/>
        <w:bottom w:val="none" w:sz="0" w:space="0" w:color="auto"/>
        <w:right w:val="none" w:sz="0" w:space="0" w:color="auto"/>
      </w:divBdr>
    </w:div>
    <w:div w:id="2040692384">
      <w:bodyDiv w:val="1"/>
      <w:marLeft w:val="0"/>
      <w:marRight w:val="0"/>
      <w:marTop w:val="0"/>
      <w:marBottom w:val="0"/>
      <w:divBdr>
        <w:top w:val="none" w:sz="0" w:space="0" w:color="auto"/>
        <w:left w:val="none" w:sz="0" w:space="0" w:color="auto"/>
        <w:bottom w:val="none" w:sz="0" w:space="0" w:color="auto"/>
        <w:right w:val="none" w:sz="0" w:space="0" w:color="auto"/>
      </w:divBdr>
    </w:div>
    <w:div w:id="2052414812">
      <w:bodyDiv w:val="1"/>
      <w:marLeft w:val="0"/>
      <w:marRight w:val="0"/>
      <w:marTop w:val="0"/>
      <w:marBottom w:val="0"/>
      <w:divBdr>
        <w:top w:val="none" w:sz="0" w:space="0" w:color="auto"/>
        <w:left w:val="none" w:sz="0" w:space="0" w:color="auto"/>
        <w:bottom w:val="none" w:sz="0" w:space="0" w:color="auto"/>
        <w:right w:val="none" w:sz="0" w:space="0" w:color="auto"/>
      </w:divBdr>
    </w:div>
    <w:div w:id="2054499561">
      <w:bodyDiv w:val="1"/>
      <w:marLeft w:val="0"/>
      <w:marRight w:val="0"/>
      <w:marTop w:val="0"/>
      <w:marBottom w:val="0"/>
      <w:divBdr>
        <w:top w:val="none" w:sz="0" w:space="0" w:color="auto"/>
        <w:left w:val="none" w:sz="0" w:space="0" w:color="auto"/>
        <w:bottom w:val="none" w:sz="0" w:space="0" w:color="auto"/>
        <w:right w:val="none" w:sz="0" w:space="0" w:color="auto"/>
      </w:divBdr>
    </w:div>
    <w:div w:id="2055813881">
      <w:bodyDiv w:val="1"/>
      <w:marLeft w:val="0"/>
      <w:marRight w:val="0"/>
      <w:marTop w:val="0"/>
      <w:marBottom w:val="0"/>
      <w:divBdr>
        <w:top w:val="none" w:sz="0" w:space="0" w:color="auto"/>
        <w:left w:val="none" w:sz="0" w:space="0" w:color="auto"/>
        <w:bottom w:val="none" w:sz="0" w:space="0" w:color="auto"/>
        <w:right w:val="none" w:sz="0" w:space="0" w:color="auto"/>
      </w:divBdr>
    </w:div>
    <w:div w:id="2069254758">
      <w:bodyDiv w:val="1"/>
      <w:marLeft w:val="0"/>
      <w:marRight w:val="0"/>
      <w:marTop w:val="0"/>
      <w:marBottom w:val="0"/>
      <w:divBdr>
        <w:top w:val="none" w:sz="0" w:space="0" w:color="auto"/>
        <w:left w:val="none" w:sz="0" w:space="0" w:color="auto"/>
        <w:bottom w:val="none" w:sz="0" w:space="0" w:color="auto"/>
        <w:right w:val="none" w:sz="0" w:space="0" w:color="auto"/>
      </w:divBdr>
    </w:div>
    <w:div w:id="2076779143">
      <w:bodyDiv w:val="1"/>
      <w:marLeft w:val="0"/>
      <w:marRight w:val="0"/>
      <w:marTop w:val="0"/>
      <w:marBottom w:val="0"/>
      <w:divBdr>
        <w:top w:val="none" w:sz="0" w:space="0" w:color="auto"/>
        <w:left w:val="none" w:sz="0" w:space="0" w:color="auto"/>
        <w:bottom w:val="none" w:sz="0" w:space="0" w:color="auto"/>
        <w:right w:val="none" w:sz="0" w:space="0" w:color="auto"/>
      </w:divBdr>
    </w:div>
    <w:div w:id="2080708907">
      <w:bodyDiv w:val="1"/>
      <w:marLeft w:val="0"/>
      <w:marRight w:val="0"/>
      <w:marTop w:val="0"/>
      <w:marBottom w:val="0"/>
      <w:divBdr>
        <w:top w:val="none" w:sz="0" w:space="0" w:color="auto"/>
        <w:left w:val="none" w:sz="0" w:space="0" w:color="auto"/>
        <w:bottom w:val="none" w:sz="0" w:space="0" w:color="auto"/>
        <w:right w:val="none" w:sz="0" w:space="0" w:color="auto"/>
      </w:divBdr>
      <w:divsChild>
        <w:div w:id="122191164">
          <w:marLeft w:val="0"/>
          <w:marRight w:val="0"/>
          <w:marTop w:val="0"/>
          <w:marBottom w:val="0"/>
          <w:divBdr>
            <w:top w:val="none" w:sz="0" w:space="0" w:color="auto"/>
            <w:left w:val="none" w:sz="0" w:space="0" w:color="auto"/>
            <w:bottom w:val="none" w:sz="0" w:space="0" w:color="auto"/>
            <w:right w:val="none" w:sz="0" w:space="0" w:color="auto"/>
          </w:divBdr>
          <w:divsChild>
            <w:div w:id="2049720892">
              <w:marLeft w:val="0"/>
              <w:marRight w:val="0"/>
              <w:marTop w:val="0"/>
              <w:marBottom w:val="0"/>
              <w:divBdr>
                <w:top w:val="none" w:sz="0" w:space="0" w:color="auto"/>
                <w:left w:val="none" w:sz="0" w:space="0" w:color="auto"/>
                <w:bottom w:val="none" w:sz="0" w:space="0" w:color="auto"/>
                <w:right w:val="none" w:sz="0" w:space="0" w:color="auto"/>
              </w:divBdr>
              <w:divsChild>
                <w:div w:id="777455593">
                  <w:marLeft w:val="0"/>
                  <w:marRight w:val="0"/>
                  <w:marTop w:val="0"/>
                  <w:marBottom w:val="0"/>
                  <w:divBdr>
                    <w:top w:val="none" w:sz="0" w:space="0" w:color="auto"/>
                    <w:left w:val="none" w:sz="0" w:space="0" w:color="auto"/>
                    <w:bottom w:val="none" w:sz="0" w:space="0" w:color="auto"/>
                    <w:right w:val="none" w:sz="0" w:space="0" w:color="auto"/>
                  </w:divBdr>
                  <w:divsChild>
                    <w:div w:id="2073696409">
                      <w:marLeft w:val="0"/>
                      <w:marRight w:val="0"/>
                      <w:marTop w:val="0"/>
                      <w:marBottom w:val="0"/>
                      <w:divBdr>
                        <w:top w:val="none" w:sz="0" w:space="0" w:color="auto"/>
                        <w:left w:val="none" w:sz="0" w:space="0" w:color="auto"/>
                        <w:bottom w:val="none" w:sz="0" w:space="0" w:color="auto"/>
                        <w:right w:val="none" w:sz="0" w:space="0" w:color="auto"/>
                      </w:divBdr>
                      <w:divsChild>
                        <w:div w:id="7185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562899">
          <w:marLeft w:val="0"/>
          <w:marRight w:val="0"/>
          <w:marTop w:val="0"/>
          <w:marBottom w:val="0"/>
          <w:divBdr>
            <w:top w:val="none" w:sz="0" w:space="0" w:color="auto"/>
            <w:left w:val="none" w:sz="0" w:space="0" w:color="auto"/>
            <w:bottom w:val="none" w:sz="0" w:space="0" w:color="auto"/>
            <w:right w:val="none" w:sz="0" w:space="0" w:color="auto"/>
          </w:divBdr>
        </w:div>
        <w:div w:id="1889612176">
          <w:marLeft w:val="0"/>
          <w:marRight w:val="0"/>
          <w:marTop w:val="0"/>
          <w:marBottom w:val="0"/>
          <w:divBdr>
            <w:top w:val="none" w:sz="0" w:space="0" w:color="auto"/>
            <w:left w:val="none" w:sz="0" w:space="0" w:color="auto"/>
            <w:bottom w:val="none" w:sz="0" w:space="0" w:color="auto"/>
            <w:right w:val="none" w:sz="0" w:space="0" w:color="auto"/>
          </w:divBdr>
          <w:divsChild>
            <w:div w:id="1513954082">
              <w:marLeft w:val="0"/>
              <w:marRight w:val="0"/>
              <w:marTop w:val="0"/>
              <w:marBottom w:val="0"/>
              <w:divBdr>
                <w:top w:val="none" w:sz="0" w:space="0" w:color="auto"/>
                <w:left w:val="none" w:sz="0" w:space="0" w:color="auto"/>
                <w:bottom w:val="none" w:sz="0" w:space="0" w:color="auto"/>
                <w:right w:val="none" w:sz="0" w:space="0" w:color="auto"/>
              </w:divBdr>
              <w:divsChild>
                <w:div w:id="96141524">
                  <w:marLeft w:val="0"/>
                  <w:marRight w:val="0"/>
                  <w:marTop w:val="0"/>
                  <w:marBottom w:val="0"/>
                  <w:divBdr>
                    <w:top w:val="none" w:sz="0" w:space="0" w:color="auto"/>
                    <w:left w:val="none" w:sz="0" w:space="0" w:color="auto"/>
                    <w:bottom w:val="none" w:sz="0" w:space="0" w:color="auto"/>
                    <w:right w:val="none" w:sz="0" w:space="0" w:color="auto"/>
                  </w:divBdr>
                  <w:divsChild>
                    <w:div w:id="1633904637">
                      <w:marLeft w:val="0"/>
                      <w:marRight w:val="0"/>
                      <w:marTop w:val="0"/>
                      <w:marBottom w:val="0"/>
                      <w:divBdr>
                        <w:top w:val="none" w:sz="0" w:space="0" w:color="auto"/>
                        <w:left w:val="none" w:sz="0" w:space="0" w:color="auto"/>
                        <w:bottom w:val="none" w:sz="0" w:space="0" w:color="auto"/>
                        <w:right w:val="none" w:sz="0" w:space="0" w:color="auto"/>
                      </w:divBdr>
                      <w:divsChild>
                        <w:div w:id="380135937">
                          <w:marLeft w:val="0"/>
                          <w:marRight w:val="0"/>
                          <w:marTop w:val="0"/>
                          <w:marBottom w:val="0"/>
                          <w:divBdr>
                            <w:top w:val="none" w:sz="0" w:space="0" w:color="auto"/>
                            <w:left w:val="none" w:sz="0" w:space="0" w:color="auto"/>
                            <w:bottom w:val="none" w:sz="0" w:space="0" w:color="auto"/>
                            <w:right w:val="none" w:sz="0" w:space="0" w:color="auto"/>
                          </w:divBdr>
                          <w:divsChild>
                            <w:div w:id="15900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1977913">
      <w:bodyDiv w:val="1"/>
      <w:marLeft w:val="0"/>
      <w:marRight w:val="0"/>
      <w:marTop w:val="0"/>
      <w:marBottom w:val="0"/>
      <w:divBdr>
        <w:top w:val="none" w:sz="0" w:space="0" w:color="auto"/>
        <w:left w:val="none" w:sz="0" w:space="0" w:color="auto"/>
        <w:bottom w:val="none" w:sz="0" w:space="0" w:color="auto"/>
        <w:right w:val="none" w:sz="0" w:space="0" w:color="auto"/>
      </w:divBdr>
    </w:div>
    <w:div w:id="2094470633">
      <w:bodyDiv w:val="1"/>
      <w:marLeft w:val="0"/>
      <w:marRight w:val="0"/>
      <w:marTop w:val="0"/>
      <w:marBottom w:val="0"/>
      <w:divBdr>
        <w:top w:val="none" w:sz="0" w:space="0" w:color="auto"/>
        <w:left w:val="none" w:sz="0" w:space="0" w:color="auto"/>
        <w:bottom w:val="none" w:sz="0" w:space="0" w:color="auto"/>
        <w:right w:val="none" w:sz="0" w:space="0" w:color="auto"/>
      </w:divBdr>
    </w:div>
    <w:div w:id="2098286312">
      <w:bodyDiv w:val="1"/>
      <w:marLeft w:val="0"/>
      <w:marRight w:val="0"/>
      <w:marTop w:val="0"/>
      <w:marBottom w:val="0"/>
      <w:divBdr>
        <w:top w:val="none" w:sz="0" w:space="0" w:color="auto"/>
        <w:left w:val="none" w:sz="0" w:space="0" w:color="auto"/>
        <w:bottom w:val="none" w:sz="0" w:space="0" w:color="auto"/>
        <w:right w:val="none" w:sz="0" w:space="0" w:color="auto"/>
      </w:divBdr>
    </w:div>
    <w:div w:id="2100443772">
      <w:bodyDiv w:val="1"/>
      <w:marLeft w:val="0"/>
      <w:marRight w:val="0"/>
      <w:marTop w:val="0"/>
      <w:marBottom w:val="0"/>
      <w:divBdr>
        <w:top w:val="none" w:sz="0" w:space="0" w:color="auto"/>
        <w:left w:val="none" w:sz="0" w:space="0" w:color="auto"/>
        <w:bottom w:val="none" w:sz="0" w:space="0" w:color="auto"/>
        <w:right w:val="none" w:sz="0" w:space="0" w:color="auto"/>
      </w:divBdr>
    </w:div>
    <w:div w:id="2105832019">
      <w:bodyDiv w:val="1"/>
      <w:marLeft w:val="0"/>
      <w:marRight w:val="0"/>
      <w:marTop w:val="0"/>
      <w:marBottom w:val="0"/>
      <w:divBdr>
        <w:top w:val="none" w:sz="0" w:space="0" w:color="auto"/>
        <w:left w:val="none" w:sz="0" w:space="0" w:color="auto"/>
        <w:bottom w:val="none" w:sz="0" w:space="0" w:color="auto"/>
        <w:right w:val="none" w:sz="0" w:space="0" w:color="auto"/>
      </w:divBdr>
    </w:div>
    <w:div w:id="2133203391">
      <w:bodyDiv w:val="1"/>
      <w:marLeft w:val="0"/>
      <w:marRight w:val="0"/>
      <w:marTop w:val="0"/>
      <w:marBottom w:val="0"/>
      <w:divBdr>
        <w:top w:val="none" w:sz="0" w:space="0" w:color="auto"/>
        <w:left w:val="none" w:sz="0" w:space="0" w:color="auto"/>
        <w:bottom w:val="none" w:sz="0" w:space="0" w:color="auto"/>
        <w:right w:val="none" w:sz="0" w:space="0" w:color="auto"/>
      </w:divBdr>
    </w:div>
    <w:div w:id="2139176828">
      <w:bodyDiv w:val="1"/>
      <w:marLeft w:val="0"/>
      <w:marRight w:val="0"/>
      <w:marTop w:val="0"/>
      <w:marBottom w:val="0"/>
      <w:divBdr>
        <w:top w:val="none" w:sz="0" w:space="0" w:color="auto"/>
        <w:left w:val="none" w:sz="0" w:space="0" w:color="auto"/>
        <w:bottom w:val="none" w:sz="0" w:space="0" w:color="auto"/>
        <w:right w:val="none" w:sz="0" w:space="0" w:color="auto"/>
      </w:divBdr>
    </w:div>
    <w:div w:id="21438436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MuleSoft</b:Tag>
    <b:SourceType>DocumentFromInternetSite</b:SourceType>
    <b:Guid>{35A0D95A-9F9D-4131-86F0-CB508F44B33B}</b:Guid>
    <b:Title>What is MuleESB</b:Title>
    <b:Author>
      <b:Author>
        <b:NameList>
          <b:Person>
            <b:Last>MuleSoft</b:Last>
          </b:Person>
        </b:NameList>
      </b:Author>
    </b:Author>
    <b:URL>https://www.mulesoft.com/resources/esb/what-mule-esb</b:URL>
    <b:RefOrder>6</b:RefOrder>
  </b:Source>
  <b:Source>
    <b:Tag>Mul</b:Tag>
    <b:SourceType>DocumentFromInternetSite</b:SourceType>
    <b:Guid>{20B7C9C6-12C0-48FB-A6D5-717BEADFCA02}</b:Guid>
    <b:Author>
      <b:Author>
        <b:NameList>
          <b:Person>
            <b:Last>Mule</b:Last>
          </b:Person>
        </b:NameList>
      </b:Author>
    </b:Author>
    <b:URL>https://www.mulesoft.com/</b:URL>
    <b:Title>Mule</b:Title>
    <b:InternetSiteTitle>Mule</b:InternetSiteTitle>
    <b:RefOrder>7</b:RefOrder>
  </b:Source>
  <b:Source>
    <b:Tag>Mav</b:Tag>
    <b:SourceType>DocumentFromInternetSite</b:SourceType>
    <b:Guid>{08ECBA75-BE94-46B0-8C19-C886E8890133}</b:Guid>
    <b:Author>
      <b:Author>
        <b:NameList>
          <b:Person>
            <b:Last>Maven</b:Last>
          </b:Person>
        </b:NameList>
      </b:Author>
    </b:Author>
    <b:Title>Maven</b:Title>
    <b:URL>https://maven.apache.org/</b:URL>
    <b:RefOrder>15</b:RefOrder>
  </b:Source>
  <b:Source>
    <b:Tag>JUn</b:Tag>
    <b:SourceType>DocumentFromInternetSite</b:SourceType>
    <b:Guid>{2F5C1B16-13BE-4340-BA76-85AC37A68178}</b:Guid>
    <b:Author>
      <b:Author>
        <b:NameList>
          <b:Person>
            <b:Last>JUnit</b:Last>
          </b:Person>
        </b:NameList>
      </b:Author>
    </b:Author>
    <b:Title>JUnit</b:Title>
    <b:InternetSiteTitle>JUnit</b:InternetSiteTitle>
    <b:URL>https://junit.org/junit5/ </b:URL>
    <b:RefOrder>16</b:RefOrder>
  </b:Source>
  <b:Source>
    <b:Tag>Jen</b:Tag>
    <b:SourceType>InternetSite</b:SourceType>
    <b:Guid>{922F5F87-3439-44C1-A720-364B86DC9F82}</b:Guid>
    <b:Title>Jenkins</b:Title>
    <b:Author>
      <b:Author>
        <b:NameList>
          <b:Person>
            <b:Last>Jenkins</b:Last>
          </b:Person>
        </b:NameList>
      </b:Author>
    </b:Author>
    <b:URL>https://jenkins.io/</b:URL>
    <b:InternetSiteTitle>Jenkins</b:InternetSiteTitle>
    <b:RefOrder>17</b:RefOrder>
  </b:Source>
  <b:Source>
    <b:Tag>B5</b:Tag>
    <b:SourceType>Book</b:SourceType>
    <b:Guid>{65C6B54B-BD08-4481-8600-912CD7545B74}</b:Guid>
    <b:Title>Enterprise Integration Patterns</b:Title>
    <b:Year>2004</b:Year>
    <b:Author>
      <b:Author>
        <b:NameList>
          <b:Person>
            <b:Last>Gregor Hohpe</b:Last>
          </b:Person>
          <b:Person>
            <b:Last>Bobby Woolf</b:Last>
          </b:Person>
        </b:NameList>
      </b:Author>
    </b:Author>
    <b:Publisher>Pearson Education</b:Publisher>
    <b:RefOrder>18</b:RefOrder>
  </b:Source>
  <b:Source>
    <b:Tag>B4</b:Tag>
    <b:SourceType>Book</b:SourceType>
    <b:Guid>{4ECB7282-3C1D-47FE-B77A-7058C07DC27A}</b:Guid>
    <b:Author>
      <b:Author>
        <b:NameList>
          <b:Person>
            <b:Last>Glenford J. Myers</b:Last>
          </b:Person>
          <b:Person>
            <b:Last>Corey Sandler</b:Last>
          </b:Person>
          <b:Person>
            <b:Last>Tom Badgett</b:Last>
          </b:Person>
        </b:NameList>
      </b:Author>
    </b:Author>
    <b:Title>The Art of Software Testing 3rd Edition</b:Title>
    <b:Year>26 September 2015</b:Year>
    <b:RefOrder>10</b:RefOrder>
  </b:Source>
  <b:Source>
    <b:Tag>B3</b:Tag>
    <b:SourceType>JournalArticle</b:SourceType>
    <b:Guid>{2B81702D-26E8-4A78-8240-6F8AFC6A97ED}</b:Guid>
    <b:Author>
      <b:Author>
        <b:NameList>
          <b:Person>
            <b:Last>Falko Menge</b:Last>
          </b:Person>
        </b:NameList>
      </b:Author>
    </b:Author>
    <b:Title>Enterprise Service Bus</b:Title>
    <b:Year>2007</b:Year>
    <b:JournalName>Free and open source software conference</b:JournalName>
    <b:RefOrder>4</b:RefOrder>
  </b:Source>
  <b:Source>
    <b:Tag>B2</b:Tag>
    <b:SourceType>Book</b:SourceType>
    <b:Guid>{2FDACCBF-80BD-44E0-A7F7-01088A8D15C7}</b:Guid>
    <b:Author>
      <b:Author>
        <b:NameList>
          <b:Person>
            <b:Last>Dirk Slama</b:Last>
          </b:Person>
          <b:Person>
            <b:Last>Dirk Krafzig</b:Last>
          </b:Person>
          <b:Person>
            <b:Last>Karl Banke</b:Last>
          </b:Person>
        </b:NameList>
      </b:Author>
    </b:Author>
    <b:Title>Enterprise SOA: Service-Oriented Architecture Best Practices</b:Title>
    <b:Year>2004</b:Year>
    <b:Publisher>Prentice Hall</b:Publisher>
    <b:RefOrder>1</b:RefOrder>
  </b:Source>
  <b:Source>
    <b:Tag>B14</b:Tag>
    <b:SourceType>JournalArticle</b:SourceType>
    <b:Guid>{1889419C-823B-4930-9DBF-0122D720BD26}</b:Guid>
    <b:Author>
      <b:Author>
        <b:NameList>
          <b:Person>
            <b:Last>Srinivas Shenoy</b:Last>
          </b:Person>
        </b:NameList>
      </b:Author>
    </b:Author>
    <b:Title>“Approach to ESB Testing” – An Experience Sharing</b:Title>
    <b:Year>2013</b:Year>
    <b:RefOrder>5</b:RefOrder>
  </b:Source>
  <b:Source>
    <b:Tag>B11</b:Tag>
    <b:SourceType>Book</b:SourceType>
    <b:Guid>{2A0034DE-CF4C-4ED8-BA6B-FC66B1211E5F}</b:Guid>
    <b:Title>Understanding Enterprise SOA</b:Title>
    <b:Author>
      <b:Author>
        <b:NameList>
          <b:Person>
            <b:Last>Pulier, E., Taylor</b:Last>
          </b:Person>
        </b:NameList>
      </b:Author>
    </b:Author>
    <b:Pages>2006</b:Pages>
    <b:Year>2016</b:Year>
    <b:Publisher>Manning</b:Publisher>
    <b:RefOrder>2</b:RefOrder>
  </b:Source>
  <b:Source>
    <b:Tag>B1</b:Tag>
    <b:SourceType>Book</b:SourceType>
    <b:Guid>{4E0B5DA5-F6C3-48D0-A62D-8DF30D37C6A7}</b:Guid>
    <b:Author>
      <b:Author>
        <b:NameList>
          <b:Person>
            <b:Last>David A. Chappell</b:Last>
          </b:Person>
        </b:NameList>
      </b:Author>
    </b:Author>
    <b:Title>Enterprise Service Bus</b:Title>
    <b:Year>2004</b:Year>
    <b:Publisher>O’Reilly</b:Publisher>
    <b:RefOrder>19</b:RefOrder>
  </b:Source>
  <b:Source>
    <b:Tag>A1</b:Tag>
    <b:SourceType>Book</b:SourceType>
    <b:Guid>{AF59E1AF-2062-4C80-9ECE-C0F3C5E168E4}</b:Guid>
    <b:Author>
      <b:Author>
        <b:NameList>
          <b:Person>
            <b:Last>Phạm Ngọc Hùng</b:Last>
          </b:Person>
          <b:Person>
            <b:Last>Trương Anh Hoàng</b:Last>
          </b:Person>
          <b:Person>
            <b:Last>Đặng Văn Hưng</b:Last>
          </b:Person>
        </b:NameList>
      </b:Author>
    </b:Author>
    <b:Title>Giáo trình kiểm thử phần mềm</b:Title>
    <b:Year>2014</b:Year>
    <b:RefOrder>11</b:RefOrder>
  </b:Source>
  <b:Source>
    <b:Tag>Dir05</b:Tag>
    <b:SourceType>JournalArticle</b:SourceType>
    <b:Guid>{3D41B3B3-CC96-4062-A4C2-F48336940A41}</b:Guid>
    <b:Title>Enterprise SOA: Service-Oriented Architecture Best Practices</b:Title>
    <b:Year>2005</b:Year>
    <b:Author>
      <b:Author>
        <b:NameList>
          <b:Person>
            <b:Last>Dirk Krafzig</b:Last>
          </b:Person>
        </b:NameList>
      </b:Author>
    </b:Author>
    <b:RefOrder>3</b:RefOrder>
  </b:Source>
  <b:Source>
    <b:Tag>Gar</b:Tag>
    <b:SourceType>DocumentFromInternetSite</b:SourceType>
    <b:Guid>{678360E9-C93F-4384-B32C-5A4F079C8204}</b:Guid>
    <b:Author>
      <b:Author>
        <b:NameList>
          <b:Person>
            <b:Last>Gartner</b:Last>
          </b:Person>
        </b:NameList>
      </b:Author>
    </b:Author>
    <b:Title>Gartner Magic quandrad leade</b:Title>
    <b:URL>https://www.mulesoft.com/lp/reports/gartner-magic-quadrant-leader</b:URL>
    <b:RefOrder>8</b:RefOrder>
  </b:Source>
  <b:Source>
    <b:Tag>Mar</b:Tag>
    <b:SourceType>DocumentFromInternetSite</b:SourceType>
    <b:Guid>{FE204B98-3EF4-4513-A17A-A9DDC7FFC4B1}</b:Guid>
    <b:Title>Continuous Integration</b:Title>
    <b:URL>https://www.martinfowler.com/articles/continuousIntegration.html</b:URL>
    <b:Author>
      <b:Author>
        <b:NameList>
          <b:Person>
            <b:Last>Martin Fowler</b:Last>
          </b:Person>
        </b:NameList>
      </b:Author>
    </b:Author>
    <b:RefOrder>9</b:RefOrder>
  </b:Source>
  <b:Source>
    <b:Tag>Gre02</b:Tag>
    <b:SourceType>JournalArticle</b:SourceType>
    <b:Guid>{77ECD27F-84B8-4B83-855C-512928599595}</b:Guid>
    <b:Title>Test-Driven Development in Enterprise Integration Projects</b:Title>
    <b:Year>2002</b:Year>
    <b:Author>
      <b:Author>
        <b:NameList>
          <b:Person>
            <b:Last>Gregor Hohpe</b:Last>
          </b:Person>
          <b:Person>
            <b:Last>Wendy Istanick</b:Last>
          </b:Person>
        </b:NameList>
      </b:Author>
    </b:Author>
    <b:RefOrder>13</b:RefOrder>
  </b:Source>
  <b:Source>
    <b:Tag>Soa</b:Tag>
    <b:SourceType>DocumentFromInternetSite</b:SourceType>
    <b:Guid>{938FB9A3-0A5B-FC44-9819-7472AFAB650F}</b:Guid>
    <b:Title>SoapUI Getting started</b:Title>
    <b:Author>
      <b:Author>
        <b:NameList>
          <b:Person>
            <b:Last>SoapUI</b:Last>
          </b:Person>
        </b:NameList>
      </b:Author>
    </b:Author>
    <b:URL>https://www.soapui.org/soap-and-wsdl/getting-started.html</b:URL>
    <b:RefOrder>12</b:RefOrder>
  </b:Source>
  <b:Source>
    <b:Tag>Git1</b:Tag>
    <b:SourceType>DocumentFromInternetSite</b:SourceType>
    <b:Guid>{7DF262A0-C70E-4431-B60C-A990E03CD800}</b:Guid>
    <b:Author>
      <b:Author>
        <b:Corporate>Git</b:Corporate>
      </b:Author>
    </b:Author>
    <b:Title>Getting started - About version control</b:Title>
    <b:InternetSiteTitle>git-scm</b:InternetSiteTitle>
    <b:URL>https://git-scm.com/book/en/v1/Getting-Started-About-Version-Control</b:URL>
    <b:RefOrder>14</b:RefOrder>
  </b:Source>
  <b:Source>
    <b:Tag>Git</b:Tag>
    <b:SourceType>DocumentFromInternetSite</b:SourceType>
    <b:Guid>{E9549FB8-158C-49BF-BC56-2CDE0E59194C}</b:Guid>
    <b:Title>Getting started - About version control</b:Title>
    <b:Pages>https://git-scm.com/book/en/v1/Getting-Started-About-Version-Control</b:Pages>
    <b:Author>
      <b:Author>
        <b:NameList>
          <b:Person>
            <b:Last>Git</b:Last>
          </b:Person>
        </b:NameList>
      </b:Author>
    </b:Author>
    <b:Publisher>Git</b:Publisher>
    <b:URL>https://git-scm.com/book/en/v1/Getting-Started-About-Version-Control</b:URL>
    <b:RefOrder>20</b:RefOrder>
  </b:Source>
</b:Sources>
</file>

<file path=customXml/itemProps1.xml><?xml version="1.0" encoding="utf-8"?>
<ds:datastoreItem xmlns:ds="http://schemas.openxmlformats.org/officeDocument/2006/customXml" ds:itemID="{6987B7AE-621D-4ED3-8E83-ADE5D4F29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TotalTime>
  <Pages>1</Pages>
  <Words>17482</Words>
  <Characters>99649</Characters>
  <Application>Microsoft Office Word</Application>
  <DocSecurity>0</DocSecurity>
  <Lines>830</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Đinh Thị Loan - ITC</dc:creator>
  <cp:keywords/>
  <dc:description/>
  <cp:lastModifiedBy>Nguyen Toan</cp:lastModifiedBy>
  <cp:revision>227</cp:revision>
  <cp:lastPrinted>2018-05-17T23:58:00Z</cp:lastPrinted>
  <dcterms:created xsi:type="dcterms:W3CDTF">2018-05-15T06:46:00Z</dcterms:created>
  <dcterms:modified xsi:type="dcterms:W3CDTF">2018-05-18T00:22:00Z</dcterms:modified>
</cp:coreProperties>
</file>