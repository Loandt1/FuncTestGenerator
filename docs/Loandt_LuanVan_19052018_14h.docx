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559B14"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292B0A2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TRƯỜNG ĐẠI HỌC CÔNG NGHỆ</w:t>
      </w:r>
    </w:p>
    <w:p w14:paraId="73309936" w14:textId="77777777" w:rsidR="006F117B" w:rsidRPr="00C307BC" w:rsidRDefault="006F117B" w:rsidP="00A54A30">
      <w:pPr>
        <w:spacing w:line="288" w:lineRule="auto"/>
        <w:jc w:val="center"/>
        <w:rPr>
          <w:rFonts w:eastAsia="Times New Roman"/>
          <w:sz w:val="26"/>
          <w:szCs w:val="26"/>
        </w:rPr>
      </w:pPr>
    </w:p>
    <w:p w14:paraId="2A729BD0" w14:textId="77777777" w:rsidR="006F117B" w:rsidRPr="00C307BC" w:rsidRDefault="006F117B" w:rsidP="00A54A30">
      <w:pPr>
        <w:spacing w:line="288" w:lineRule="auto"/>
        <w:jc w:val="center"/>
        <w:rPr>
          <w:rFonts w:eastAsia="Times New Roman"/>
          <w:sz w:val="26"/>
          <w:szCs w:val="26"/>
        </w:rPr>
      </w:pPr>
    </w:p>
    <w:p w14:paraId="09D04352" w14:textId="77777777" w:rsidR="006F117B" w:rsidRPr="00C307BC" w:rsidRDefault="006F117B" w:rsidP="00A54A30">
      <w:pPr>
        <w:spacing w:line="288" w:lineRule="auto"/>
        <w:jc w:val="center"/>
        <w:rPr>
          <w:rFonts w:eastAsia="Times New Roman"/>
          <w:sz w:val="26"/>
          <w:szCs w:val="26"/>
        </w:rPr>
      </w:pPr>
    </w:p>
    <w:p w14:paraId="15B36294" w14:textId="77777777" w:rsidR="006F117B" w:rsidRPr="00C307BC" w:rsidRDefault="006F117B" w:rsidP="00A54A30">
      <w:pPr>
        <w:spacing w:line="288" w:lineRule="auto"/>
        <w:jc w:val="center"/>
        <w:rPr>
          <w:rFonts w:eastAsia="Times New Roman"/>
          <w:sz w:val="26"/>
          <w:szCs w:val="26"/>
        </w:rPr>
      </w:pPr>
    </w:p>
    <w:p w14:paraId="1DD98DAD" w14:textId="77777777" w:rsidR="006F117B" w:rsidRPr="00C307BC" w:rsidRDefault="006F117B" w:rsidP="00A54A30">
      <w:pPr>
        <w:spacing w:line="288" w:lineRule="auto"/>
        <w:jc w:val="center"/>
        <w:rPr>
          <w:rFonts w:eastAsia="Times New Roman"/>
          <w:sz w:val="26"/>
          <w:szCs w:val="26"/>
        </w:rPr>
      </w:pPr>
    </w:p>
    <w:p w14:paraId="3E1CEB62"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767ED7A7" w14:textId="77777777" w:rsidR="006F117B" w:rsidRPr="00C307BC" w:rsidRDefault="006F117B" w:rsidP="00A54A30">
      <w:pPr>
        <w:spacing w:line="288" w:lineRule="auto"/>
        <w:jc w:val="center"/>
        <w:rPr>
          <w:rFonts w:eastAsia="Times New Roman"/>
          <w:sz w:val="26"/>
          <w:szCs w:val="26"/>
        </w:rPr>
      </w:pPr>
    </w:p>
    <w:p w14:paraId="7B2425B0" w14:textId="77777777" w:rsidR="006F117B" w:rsidRPr="00C307BC" w:rsidRDefault="006F117B" w:rsidP="00A54A30">
      <w:pPr>
        <w:spacing w:line="288" w:lineRule="auto"/>
        <w:jc w:val="center"/>
        <w:rPr>
          <w:rFonts w:eastAsia="Times New Roman"/>
          <w:sz w:val="26"/>
          <w:szCs w:val="26"/>
        </w:rPr>
      </w:pPr>
    </w:p>
    <w:p w14:paraId="34C6D33D" w14:textId="77777777" w:rsidR="006F117B" w:rsidRPr="00C307BC" w:rsidRDefault="006F117B" w:rsidP="00A54A30">
      <w:pPr>
        <w:spacing w:line="288" w:lineRule="auto"/>
        <w:jc w:val="center"/>
        <w:rPr>
          <w:rFonts w:eastAsia="Times New Roman"/>
          <w:sz w:val="26"/>
          <w:szCs w:val="26"/>
        </w:rPr>
      </w:pPr>
    </w:p>
    <w:p w14:paraId="4AA2A034" w14:textId="77777777" w:rsidR="006F117B" w:rsidRPr="00C307BC" w:rsidRDefault="006F117B" w:rsidP="00A54A30">
      <w:pPr>
        <w:spacing w:line="288" w:lineRule="auto"/>
        <w:jc w:val="center"/>
        <w:rPr>
          <w:rFonts w:eastAsia="Times New Roman"/>
          <w:sz w:val="26"/>
          <w:szCs w:val="26"/>
        </w:rPr>
      </w:pPr>
    </w:p>
    <w:p w14:paraId="5BE8CAF3"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0CBEA0E0"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082E67A0" w14:textId="77777777" w:rsidR="006F117B" w:rsidRPr="00C307BC" w:rsidRDefault="006F117B" w:rsidP="00A54A30">
      <w:pPr>
        <w:spacing w:line="288" w:lineRule="auto"/>
        <w:jc w:val="center"/>
        <w:rPr>
          <w:rFonts w:eastAsia="Times New Roman"/>
          <w:sz w:val="26"/>
          <w:szCs w:val="26"/>
        </w:rPr>
      </w:pPr>
    </w:p>
    <w:p w14:paraId="774A2C14" w14:textId="77777777" w:rsidR="006F117B" w:rsidRPr="00C307BC" w:rsidRDefault="006F117B" w:rsidP="00A54A30">
      <w:pPr>
        <w:spacing w:line="288" w:lineRule="auto"/>
        <w:jc w:val="center"/>
        <w:rPr>
          <w:rFonts w:eastAsia="Times New Roman"/>
          <w:sz w:val="26"/>
          <w:szCs w:val="26"/>
        </w:rPr>
      </w:pPr>
    </w:p>
    <w:p w14:paraId="7389FBFD"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0F951B83" w14:textId="77777777" w:rsidR="006F117B" w:rsidRPr="00C307BC" w:rsidRDefault="006F117B" w:rsidP="00A54A30">
      <w:pPr>
        <w:spacing w:line="288" w:lineRule="auto"/>
        <w:jc w:val="center"/>
        <w:rPr>
          <w:rFonts w:eastAsia="Times New Roman"/>
          <w:sz w:val="26"/>
          <w:szCs w:val="26"/>
        </w:rPr>
      </w:pPr>
    </w:p>
    <w:p w14:paraId="664D3B24" w14:textId="77777777" w:rsidR="006F117B" w:rsidRPr="00C307BC" w:rsidRDefault="006F117B" w:rsidP="00A54A30">
      <w:pPr>
        <w:spacing w:line="288" w:lineRule="auto"/>
        <w:rPr>
          <w:rFonts w:eastAsia="Times New Roman"/>
          <w:sz w:val="26"/>
          <w:szCs w:val="26"/>
        </w:rPr>
      </w:pPr>
    </w:p>
    <w:p w14:paraId="3BE2CA04" w14:textId="77777777" w:rsidR="006F117B" w:rsidRPr="00C307BC" w:rsidRDefault="006F117B" w:rsidP="00A54A30">
      <w:pPr>
        <w:spacing w:line="288" w:lineRule="auto"/>
        <w:jc w:val="center"/>
        <w:rPr>
          <w:rFonts w:eastAsia="Times New Roman"/>
          <w:sz w:val="26"/>
          <w:szCs w:val="26"/>
        </w:rPr>
      </w:pPr>
    </w:p>
    <w:p w14:paraId="066CD18D"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NGÀNH CÔNG NGHỆ THÔNG TIN</w:t>
      </w:r>
    </w:p>
    <w:p w14:paraId="17AFB663" w14:textId="77777777" w:rsidR="006F117B" w:rsidRPr="00C307BC" w:rsidRDefault="006F117B" w:rsidP="00A54A30">
      <w:pPr>
        <w:spacing w:line="288" w:lineRule="auto"/>
        <w:jc w:val="center"/>
        <w:rPr>
          <w:sz w:val="26"/>
          <w:szCs w:val="26"/>
        </w:rPr>
      </w:pPr>
    </w:p>
    <w:p w14:paraId="4AF4B53A" w14:textId="77777777" w:rsidR="006F117B" w:rsidRPr="00C307BC" w:rsidRDefault="006F117B" w:rsidP="00A54A30">
      <w:pPr>
        <w:spacing w:line="288" w:lineRule="auto"/>
        <w:jc w:val="center"/>
        <w:rPr>
          <w:sz w:val="26"/>
          <w:szCs w:val="26"/>
        </w:rPr>
      </w:pPr>
    </w:p>
    <w:p w14:paraId="28D953EE" w14:textId="77777777" w:rsidR="006F117B" w:rsidRPr="00C307BC" w:rsidRDefault="006F117B" w:rsidP="00A54A30">
      <w:pPr>
        <w:spacing w:line="288" w:lineRule="auto"/>
        <w:jc w:val="center"/>
        <w:rPr>
          <w:sz w:val="26"/>
          <w:szCs w:val="26"/>
        </w:rPr>
      </w:pPr>
    </w:p>
    <w:p w14:paraId="34758D7B" w14:textId="77777777" w:rsidR="006F117B" w:rsidRPr="00C307BC" w:rsidRDefault="006F117B" w:rsidP="00A54A30">
      <w:pPr>
        <w:spacing w:line="288" w:lineRule="auto"/>
        <w:rPr>
          <w:sz w:val="26"/>
          <w:szCs w:val="26"/>
        </w:rPr>
      </w:pPr>
    </w:p>
    <w:p w14:paraId="1CC16E1E" w14:textId="77777777" w:rsidR="006F117B" w:rsidRPr="00C307BC" w:rsidRDefault="006F117B" w:rsidP="00A54A30">
      <w:pPr>
        <w:spacing w:line="288" w:lineRule="auto"/>
        <w:jc w:val="center"/>
        <w:rPr>
          <w:sz w:val="26"/>
          <w:szCs w:val="26"/>
        </w:rPr>
      </w:pPr>
    </w:p>
    <w:p w14:paraId="43AA44D9" w14:textId="77777777" w:rsidR="006F117B" w:rsidRPr="00C307BC" w:rsidRDefault="006F117B" w:rsidP="00A54A30">
      <w:pPr>
        <w:spacing w:line="288" w:lineRule="auto"/>
        <w:jc w:val="center"/>
        <w:rPr>
          <w:sz w:val="26"/>
          <w:szCs w:val="26"/>
        </w:rPr>
      </w:pPr>
    </w:p>
    <w:p w14:paraId="76200B66" w14:textId="77777777" w:rsidR="006F117B" w:rsidRPr="00C307BC" w:rsidRDefault="006F117B" w:rsidP="00A54A30">
      <w:pPr>
        <w:spacing w:line="288" w:lineRule="auto"/>
        <w:jc w:val="center"/>
        <w:rPr>
          <w:sz w:val="26"/>
          <w:szCs w:val="26"/>
        </w:rPr>
      </w:pPr>
    </w:p>
    <w:p w14:paraId="46624EB3" w14:textId="77777777" w:rsidR="006F117B" w:rsidRPr="00C307BC" w:rsidRDefault="006F117B" w:rsidP="00A54A30">
      <w:pPr>
        <w:spacing w:line="288" w:lineRule="auto"/>
        <w:jc w:val="center"/>
        <w:rPr>
          <w:sz w:val="26"/>
          <w:szCs w:val="26"/>
        </w:rPr>
      </w:pPr>
    </w:p>
    <w:p w14:paraId="6F68C3CB" w14:textId="77777777" w:rsidR="00192FD6" w:rsidRPr="00C307BC" w:rsidRDefault="00192FD6" w:rsidP="00A54A30">
      <w:pPr>
        <w:spacing w:line="288" w:lineRule="auto"/>
        <w:jc w:val="center"/>
        <w:rPr>
          <w:sz w:val="26"/>
          <w:szCs w:val="26"/>
        </w:rPr>
      </w:pPr>
    </w:p>
    <w:p w14:paraId="212C22CE" w14:textId="77777777" w:rsidR="00192FD6" w:rsidRPr="00C307BC" w:rsidRDefault="00192FD6" w:rsidP="00A54A30">
      <w:pPr>
        <w:spacing w:line="288" w:lineRule="auto"/>
        <w:jc w:val="center"/>
        <w:rPr>
          <w:sz w:val="26"/>
          <w:szCs w:val="26"/>
        </w:rPr>
      </w:pPr>
    </w:p>
    <w:p w14:paraId="35400D95" w14:textId="77777777" w:rsidR="00192FD6" w:rsidRPr="00C307BC" w:rsidRDefault="00192FD6" w:rsidP="00A54A30">
      <w:pPr>
        <w:spacing w:line="288" w:lineRule="auto"/>
        <w:jc w:val="center"/>
        <w:rPr>
          <w:sz w:val="26"/>
          <w:szCs w:val="26"/>
        </w:rPr>
      </w:pPr>
    </w:p>
    <w:p w14:paraId="4472129A" w14:textId="77777777" w:rsidR="006F117B" w:rsidRPr="00C307BC" w:rsidRDefault="006F117B" w:rsidP="00A54A30">
      <w:pPr>
        <w:spacing w:line="288" w:lineRule="auto"/>
        <w:jc w:val="center"/>
        <w:rPr>
          <w:sz w:val="26"/>
          <w:szCs w:val="26"/>
        </w:rPr>
      </w:pPr>
    </w:p>
    <w:p w14:paraId="67407529" w14:textId="77777777" w:rsidR="006F117B" w:rsidRPr="00C307BC" w:rsidRDefault="006F117B" w:rsidP="00A54A30">
      <w:pPr>
        <w:spacing w:line="288" w:lineRule="auto"/>
        <w:jc w:val="center"/>
        <w:rPr>
          <w:sz w:val="26"/>
          <w:szCs w:val="26"/>
        </w:rPr>
      </w:pPr>
    </w:p>
    <w:p w14:paraId="442B6CD2" w14:textId="40909935" w:rsidR="00842B5F" w:rsidRPr="00C307BC" w:rsidRDefault="00994B39" w:rsidP="00071A6D">
      <w:pPr>
        <w:spacing w:line="288" w:lineRule="auto"/>
        <w:jc w:val="center"/>
        <w:rPr>
          <w:rFonts w:eastAsia="Times New Roman"/>
          <w:b/>
          <w:sz w:val="26"/>
          <w:szCs w:val="26"/>
        </w:rPr>
      </w:pPr>
      <w:r w:rsidRPr="00C307BC">
        <w:rPr>
          <w:rFonts w:eastAsia="Times New Roman"/>
          <w:b/>
          <w:sz w:val="26"/>
          <w:szCs w:val="26"/>
        </w:rPr>
        <w:t>Hà Nội – 2018</w:t>
      </w:r>
    </w:p>
    <w:p w14:paraId="6A4F76A7" w14:textId="77777777" w:rsidR="006F117B" w:rsidRPr="00C307BC" w:rsidRDefault="006F117B" w:rsidP="00A54A30">
      <w:pPr>
        <w:spacing w:line="288" w:lineRule="auto"/>
        <w:jc w:val="center"/>
        <w:rPr>
          <w:sz w:val="26"/>
          <w:szCs w:val="26"/>
        </w:rPr>
      </w:pPr>
    </w:p>
    <w:p w14:paraId="38388485"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ĐẠI HỌC QUỐC GIA HÀ NỘI</w:t>
      </w:r>
    </w:p>
    <w:p w14:paraId="6B40A36D"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lastRenderedPageBreak/>
        <w:t>TRƯỜNG ĐẠI HỌC CÔNG NGHỆ</w:t>
      </w:r>
    </w:p>
    <w:p w14:paraId="29CA86E2" w14:textId="77777777" w:rsidR="006F117B" w:rsidRPr="00C307BC" w:rsidRDefault="006F117B" w:rsidP="00694356">
      <w:pPr>
        <w:pStyle w:val="NoSpacing"/>
        <w:rPr>
          <w:rFonts w:ascii="Times New Roman" w:hAnsi="Times New Roman" w:cs="Times New Roman"/>
          <w:sz w:val="26"/>
          <w:szCs w:val="26"/>
        </w:rPr>
      </w:pPr>
    </w:p>
    <w:p w14:paraId="59A5505C" w14:textId="77777777" w:rsidR="006F117B" w:rsidRPr="00C307BC" w:rsidRDefault="006F117B" w:rsidP="00A54A30">
      <w:pPr>
        <w:spacing w:line="288" w:lineRule="auto"/>
        <w:jc w:val="center"/>
        <w:rPr>
          <w:rFonts w:eastAsia="Times New Roman"/>
          <w:sz w:val="26"/>
          <w:szCs w:val="26"/>
        </w:rPr>
      </w:pPr>
    </w:p>
    <w:p w14:paraId="3608C578" w14:textId="77777777" w:rsidR="006F117B" w:rsidRPr="00C307BC" w:rsidRDefault="006F117B" w:rsidP="00A54A30">
      <w:pPr>
        <w:spacing w:line="288" w:lineRule="auto"/>
        <w:jc w:val="center"/>
        <w:rPr>
          <w:rFonts w:eastAsia="Times New Roman"/>
          <w:sz w:val="26"/>
          <w:szCs w:val="26"/>
        </w:rPr>
      </w:pPr>
    </w:p>
    <w:p w14:paraId="098C6397" w14:textId="77777777" w:rsidR="006F117B" w:rsidRPr="00C307BC" w:rsidRDefault="006F117B" w:rsidP="00A54A30">
      <w:pPr>
        <w:spacing w:line="288" w:lineRule="auto"/>
        <w:jc w:val="center"/>
        <w:rPr>
          <w:rFonts w:eastAsia="Times New Roman"/>
          <w:sz w:val="26"/>
          <w:szCs w:val="26"/>
        </w:rPr>
      </w:pPr>
    </w:p>
    <w:p w14:paraId="69D546E9" w14:textId="77777777" w:rsidR="006F117B" w:rsidRPr="00C307BC" w:rsidRDefault="006F117B" w:rsidP="00A54A30">
      <w:pPr>
        <w:spacing w:line="288" w:lineRule="auto"/>
        <w:jc w:val="center"/>
        <w:rPr>
          <w:rFonts w:eastAsia="Times New Roman"/>
          <w:sz w:val="26"/>
          <w:szCs w:val="26"/>
        </w:rPr>
      </w:pPr>
    </w:p>
    <w:p w14:paraId="360E352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ĐINH THỊ LOAN</w:t>
      </w:r>
    </w:p>
    <w:p w14:paraId="5A1B0C10" w14:textId="77777777" w:rsidR="006F117B" w:rsidRPr="00C307BC" w:rsidRDefault="006F117B" w:rsidP="00A54A30">
      <w:pPr>
        <w:spacing w:line="288" w:lineRule="auto"/>
        <w:jc w:val="center"/>
        <w:rPr>
          <w:rFonts w:eastAsia="Times New Roman"/>
          <w:sz w:val="26"/>
          <w:szCs w:val="26"/>
        </w:rPr>
      </w:pPr>
    </w:p>
    <w:p w14:paraId="5AAAA04C" w14:textId="77777777" w:rsidR="006F117B" w:rsidRPr="00C307BC" w:rsidRDefault="006F117B" w:rsidP="00A54A30">
      <w:pPr>
        <w:spacing w:line="288" w:lineRule="auto"/>
        <w:jc w:val="center"/>
        <w:rPr>
          <w:rFonts w:eastAsia="Times New Roman"/>
          <w:sz w:val="26"/>
          <w:szCs w:val="26"/>
        </w:rPr>
      </w:pPr>
    </w:p>
    <w:p w14:paraId="5ED45F52" w14:textId="77777777" w:rsidR="006F117B" w:rsidRPr="00C307BC" w:rsidRDefault="006F117B" w:rsidP="00A54A30">
      <w:pPr>
        <w:spacing w:line="288" w:lineRule="auto"/>
        <w:jc w:val="center"/>
        <w:rPr>
          <w:rFonts w:eastAsia="Times New Roman"/>
          <w:sz w:val="26"/>
          <w:szCs w:val="26"/>
        </w:rPr>
      </w:pPr>
    </w:p>
    <w:p w14:paraId="1459B338" w14:textId="77777777" w:rsidR="006F117B" w:rsidRPr="00C307BC" w:rsidRDefault="006F117B" w:rsidP="00A54A30">
      <w:pPr>
        <w:spacing w:line="288" w:lineRule="auto"/>
        <w:jc w:val="center"/>
        <w:rPr>
          <w:rFonts w:eastAsia="Times New Roman"/>
          <w:sz w:val="26"/>
          <w:szCs w:val="26"/>
        </w:rPr>
      </w:pPr>
    </w:p>
    <w:p w14:paraId="503D2A6F"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TÌM HIỂU VÀ XÂY DỰNG CÔNG CỤ HỖ TRỢ KIỂM THỬ CÁC</w:t>
      </w:r>
    </w:p>
    <w:p w14:paraId="5591BBEA" w14:textId="77777777" w:rsidR="006F117B" w:rsidRPr="00C307BC" w:rsidRDefault="00994B39" w:rsidP="00A54A30">
      <w:pPr>
        <w:spacing w:line="288" w:lineRule="auto"/>
        <w:jc w:val="center"/>
        <w:rPr>
          <w:rFonts w:eastAsia="Times New Roman"/>
          <w:b/>
          <w:sz w:val="26"/>
          <w:szCs w:val="26"/>
        </w:rPr>
      </w:pPr>
      <w:r w:rsidRPr="00C307BC">
        <w:rPr>
          <w:rFonts w:eastAsia="Times New Roman"/>
          <w:b/>
          <w:sz w:val="26"/>
          <w:szCs w:val="26"/>
        </w:rPr>
        <w:t>HỆ THỐNG HƯỚNG DỊCH VỤ</w:t>
      </w:r>
    </w:p>
    <w:p w14:paraId="52E2E6CF" w14:textId="77777777" w:rsidR="006F117B" w:rsidRPr="00C307BC" w:rsidRDefault="006F117B" w:rsidP="00A54A30">
      <w:pPr>
        <w:spacing w:line="288" w:lineRule="auto"/>
        <w:jc w:val="center"/>
        <w:rPr>
          <w:rFonts w:eastAsia="Times New Roman"/>
          <w:sz w:val="26"/>
          <w:szCs w:val="26"/>
        </w:rPr>
      </w:pPr>
    </w:p>
    <w:p w14:paraId="65BD7521"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Ngành: Công nghệ thông tin</w:t>
      </w:r>
    </w:p>
    <w:p w14:paraId="30435C57"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Chuyên ngành: Kỹ thuật phần mềm</w:t>
      </w:r>
    </w:p>
    <w:p w14:paraId="233A37EB" w14:textId="531E2E4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Mã số:</w:t>
      </w:r>
      <w:r w:rsidR="00255D25" w:rsidRPr="00C307BC">
        <w:rPr>
          <w:sz w:val="26"/>
          <w:szCs w:val="26"/>
        </w:rPr>
        <w:t xml:space="preserve"> </w:t>
      </w:r>
      <w:r w:rsidR="00255D25" w:rsidRPr="00C307BC">
        <w:rPr>
          <w:rFonts w:eastAsia="Times New Roman"/>
          <w:sz w:val="26"/>
          <w:szCs w:val="26"/>
        </w:rPr>
        <w:t>60480103</w:t>
      </w:r>
    </w:p>
    <w:p w14:paraId="0B8002B3" w14:textId="77777777" w:rsidR="006F117B" w:rsidRPr="00C307BC" w:rsidRDefault="00994B39" w:rsidP="00A54A30">
      <w:pPr>
        <w:spacing w:line="288" w:lineRule="auto"/>
        <w:jc w:val="center"/>
        <w:rPr>
          <w:rFonts w:eastAsia="Times New Roman"/>
          <w:sz w:val="26"/>
          <w:szCs w:val="26"/>
        </w:rPr>
      </w:pPr>
      <w:r w:rsidRPr="00C307BC">
        <w:rPr>
          <w:rFonts w:eastAsia="Times New Roman"/>
          <w:sz w:val="26"/>
          <w:szCs w:val="26"/>
        </w:rPr>
        <w:t xml:space="preserve"> </w:t>
      </w:r>
    </w:p>
    <w:p w14:paraId="48F435B7" w14:textId="77777777" w:rsidR="006F117B" w:rsidRPr="00C307BC" w:rsidRDefault="006F117B" w:rsidP="00A54A30">
      <w:pPr>
        <w:spacing w:line="288" w:lineRule="auto"/>
        <w:jc w:val="center"/>
        <w:rPr>
          <w:rFonts w:eastAsia="Times New Roman"/>
          <w:sz w:val="26"/>
          <w:szCs w:val="26"/>
        </w:rPr>
      </w:pPr>
    </w:p>
    <w:p w14:paraId="5BBD7928" w14:textId="77777777" w:rsidR="006F117B" w:rsidRPr="00C307BC" w:rsidRDefault="006F117B" w:rsidP="00A54A30">
      <w:pPr>
        <w:spacing w:line="288" w:lineRule="auto"/>
        <w:jc w:val="center"/>
        <w:rPr>
          <w:rFonts w:eastAsia="Times New Roman"/>
          <w:sz w:val="26"/>
          <w:szCs w:val="26"/>
        </w:rPr>
      </w:pPr>
    </w:p>
    <w:p w14:paraId="0EDDDEE8" w14:textId="77777777" w:rsidR="006F117B" w:rsidRPr="00C307BC" w:rsidRDefault="006F117B" w:rsidP="00A54A30">
      <w:pPr>
        <w:spacing w:line="288" w:lineRule="auto"/>
        <w:jc w:val="center"/>
        <w:rPr>
          <w:rFonts w:eastAsia="Times New Roman"/>
          <w:sz w:val="26"/>
          <w:szCs w:val="26"/>
        </w:rPr>
      </w:pPr>
    </w:p>
    <w:p w14:paraId="70BD28EB" w14:textId="77777777" w:rsidR="006F117B" w:rsidRPr="00C307BC" w:rsidRDefault="006F117B" w:rsidP="00A54A30">
      <w:pPr>
        <w:spacing w:line="288" w:lineRule="auto"/>
        <w:jc w:val="center"/>
        <w:rPr>
          <w:rFonts w:eastAsia="Times New Roman"/>
          <w:sz w:val="26"/>
          <w:szCs w:val="26"/>
        </w:rPr>
      </w:pPr>
    </w:p>
    <w:p w14:paraId="23D7B9E2" w14:textId="77777777" w:rsidR="006F117B" w:rsidRPr="00C307BC" w:rsidRDefault="00994B39" w:rsidP="00A54A30">
      <w:pPr>
        <w:spacing w:line="288" w:lineRule="auto"/>
        <w:jc w:val="center"/>
        <w:rPr>
          <w:sz w:val="26"/>
          <w:szCs w:val="26"/>
        </w:rPr>
      </w:pPr>
      <w:r w:rsidRPr="00C307BC">
        <w:rPr>
          <w:rFonts w:eastAsia="Times New Roman"/>
          <w:b/>
          <w:sz w:val="26"/>
          <w:szCs w:val="26"/>
        </w:rPr>
        <w:t>LUẬN VĂN THẠC SĨ KỸ THUẬT PHẦN MỀM</w:t>
      </w:r>
    </w:p>
    <w:p w14:paraId="2602C5FB"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Người hướng dẫn khoa học:</w:t>
      </w:r>
      <w:r w:rsidRPr="00C307BC">
        <w:rPr>
          <w:sz w:val="26"/>
          <w:szCs w:val="26"/>
        </w:rPr>
        <w:t xml:space="preserve">  </w:t>
      </w:r>
      <w:r w:rsidRPr="00C307BC">
        <w:rPr>
          <w:rFonts w:eastAsia="Times New Roman"/>
          <w:b/>
          <w:sz w:val="26"/>
          <w:szCs w:val="26"/>
        </w:rPr>
        <w:t>TS. VÕ ĐÌNH HIẾU</w:t>
      </w:r>
    </w:p>
    <w:p w14:paraId="5371EE79" w14:textId="77777777" w:rsidR="006F117B" w:rsidRPr="00C307BC" w:rsidRDefault="006F117B" w:rsidP="00A54A30">
      <w:pPr>
        <w:spacing w:line="288" w:lineRule="auto"/>
        <w:jc w:val="center"/>
        <w:rPr>
          <w:sz w:val="26"/>
          <w:szCs w:val="26"/>
        </w:rPr>
      </w:pPr>
    </w:p>
    <w:p w14:paraId="54D66BF3" w14:textId="77777777" w:rsidR="006F117B" w:rsidRPr="00C307BC" w:rsidRDefault="006F117B" w:rsidP="00A54A30">
      <w:pPr>
        <w:spacing w:line="288" w:lineRule="auto"/>
        <w:jc w:val="center"/>
        <w:rPr>
          <w:sz w:val="26"/>
          <w:szCs w:val="26"/>
        </w:rPr>
      </w:pPr>
    </w:p>
    <w:p w14:paraId="40F83ADE" w14:textId="77777777" w:rsidR="006F117B" w:rsidRPr="00C307BC" w:rsidRDefault="006F117B" w:rsidP="00A54A30">
      <w:pPr>
        <w:spacing w:line="288" w:lineRule="auto"/>
        <w:jc w:val="center"/>
        <w:rPr>
          <w:sz w:val="26"/>
          <w:szCs w:val="26"/>
        </w:rPr>
      </w:pPr>
    </w:p>
    <w:p w14:paraId="0DF73E94" w14:textId="77777777" w:rsidR="006F117B" w:rsidRPr="00C307BC" w:rsidRDefault="006F117B" w:rsidP="00A54A30">
      <w:pPr>
        <w:spacing w:line="288" w:lineRule="auto"/>
        <w:jc w:val="center"/>
        <w:rPr>
          <w:sz w:val="26"/>
          <w:szCs w:val="26"/>
        </w:rPr>
      </w:pPr>
    </w:p>
    <w:p w14:paraId="612864C4" w14:textId="77777777" w:rsidR="006F117B" w:rsidRPr="00C307BC" w:rsidRDefault="006F117B" w:rsidP="00A54A30">
      <w:pPr>
        <w:spacing w:line="288" w:lineRule="auto"/>
        <w:jc w:val="center"/>
        <w:rPr>
          <w:sz w:val="26"/>
          <w:szCs w:val="26"/>
        </w:rPr>
      </w:pPr>
    </w:p>
    <w:p w14:paraId="65AEAB76" w14:textId="77777777" w:rsidR="006F117B" w:rsidRPr="00C307BC" w:rsidRDefault="006F117B" w:rsidP="00A54A30">
      <w:pPr>
        <w:spacing w:line="288" w:lineRule="auto"/>
        <w:jc w:val="center"/>
        <w:rPr>
          <w:sz w:val="26"/>
          <w:szCs w:val="26"/>
        </w:rPr>
      </w:pPr>
    </w:p>
    <w:p w14:paraId="78F4BC29" w14:textId="77777777" w:rsidR="006F117B" w:rsidRPr="00C307BC" w:rsidRDefault="006F117B" w:rsidP="00A54A30">
      <w:pPr>
        <w:spacing w:line="288" w:lineRule="auto"/>
        <w:jc w:val="center"/>
        <w:rPr>
          <w:sz w:val="26"/>
          <w:szCs w:val="26"/>
        </w:rPr>
      </w:pPr>
    </w:p>
    <w:p w14:paraId="5FE3591E" w14:textId="77777777" w:rsidR="006F117B" w:rsidRPr="00C307BC" w:rsidRDefault="00994B39" w:rsidP="00A54A30">
      <w:pPr>
        <w:spacing w:line="288" w:lineRule="auto"/>
        <w:jc w:val="center"/>
        <w:rPr>
          <w:rFonts w:eastAsia="Times New Roman"/>
          <w:sz w:val="26"/>
          <w:szCs w:val="26"/>
        </w:rPr>
      </w:pPr>
      <w:r w:rsidRPr="00C307BC">
        <w:rPr>
          <w:rFonts w:eastAsia="Times New Roman"/>
          <w:b/>
          <w:sz w:val="26"/>
          <w:szCs w:val="26"/>
        </w:rPr>
        <w:t>Hà Nội - 2018</w:t>
      </w:r>
    </w:p>
    <w:p w14:paraId="2FDEC737" w14:textId="77777777" w:rsidR="006F117B" w:rsidRPr="00C307BC" w:rsidRDefault="00994B39" w:rsidP="00A54A30">
      <w:pPr>
        <w:widowControl w:val="0"/>
        <w:spacing w:line="288" w:lineRule="auto"/>
        <w:rPr>
          <w:rFonts w:eastAsia="Times New Roman"/>
          <w:sz w:val="26"/>
          <w:szCs w:val="26"/>
        </w:rPr>
        <w:sectPr w:rsidR="006F117B" w:rsidRPr="00C307BC"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C307BC">
        <w:rPr>
          <w:sz w:val="26"/>
          <w:szCs w:val="26"/>
        </w:rPr>
        <w:br w:type="page"/>
      </w:r>
    </w:p>
    <w:p w14:paraId="7E94D9CB" w14:textId="177EB007" w:rsidR="006F117B" w:rsidRPr="00C307BC" w:rsidRDefault="006F117B" w:rsidP="00A54A30">
      <w:pPr>
        <w:spacing w:line="288" w:lineRule="auto"/>
        <w:rPr>
          <w:rFonts w:eastAsia="Times New Roman"/>
          <w:b/>
          <w:sz w:val="26"/>
          <w:szCs w:val="26"/>
        </w:rPr>
      </w:pPr>
    </w:p>
    <w:p w14:paraId="2F7443CC" w14:textId="59AAA51C" w:rsidR="006F117B" w:rsidRPr="00C307BC" w:rsidRDefault="000B04C5" w:rsidP="00966627">
      <w:pPr>
        <w:pStyle w:val="Heading1"/>
        <w:jc w:val="center"/>
        <w:rPr>
          <w:rFonts w:ascii="Times New Roman" w:eastAsia="Times New Roman" w:hAnsi="Times New Roman" w:cs="Times New Roman"/>
          <w:b/>
          <w:sz w:val="26"/>
          <w:szCs w:val="26"/>
        </w:rPr>
      </w:pPr>
      <w:bookmarkStart w:id="0" w:name="_Toc514450042"/>
      <w:r w:rsidRPr="00C307BC">
        <w:rPr>
          <w:rFonts w:ascii="Times New Roman" w:eastAsia="Times New Roman" w:hAnsi="Times New Roman" w:cs="Times New Roman"/>
          <w:b/>
          <w:sz w:val="26"/>
          <w:szCs w:val="26"/>
        </w:rPr>
        <w:t>LỜI CAM ĐOAN</w:t>
      </w:r>
      <w:bookmarkEnd w:id="0"/>
    </w:p>
    <w:p w14:paraId="1A59B71D" w14:textId="0F871B10"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 xml:space="preserve">Tôi xin cam đoan luận văn được hoàn thành trên cơ sở nghiên cứu, tổng hợp và thực nghiệm về bài toán phát triển và kiểm thử hệ thống </w:t>
      </w:r>
      <w:del w:id="1" w:author="LoanDT" w:date="2018-05-18T23:38:00Z">
        <w:r w:rsidRPr="00C307BC" w:rsidDel="00D80239">
          <w:rPr>
            <w:rFonts w:eastAsia="Times New Roman"/>
            <w:sz w:val="26"/>
            <w:szCs w:val="26"/>
          </w:rPr>
          <w:delText xml:space="preserve">ESB </w:delText>
        </w:r>
      </w:del>
      <w:ins w:id="2" w:author="LoanDT" w:date="2018-05-18T23:38:00Z">
        <w:r w:rsidR="00772B4B">
          <w:rPr>
            <w:rFonts w:eastAsia="Times New Roman"/>
            <w:sz w:val="26"/>
            <w:szCs w:val="26"/>
          </w:rPr>
          <w:t>hướng dịch vụ</w:t>
        </w:r>
        <w:r w:rsidR="00D80239" w:rsidRPr="00C307BC">
          <w:rPr>
            <w:rFonts w:eastAsia="Times New Roman"/>
            <w:sz w:val="26"/>
            <w:szCs w:val="26"/>
          </w:rPr>
          <w:t xml:space="preserve"> </w:t>
        </w:r>
      </w:ins>
      <w:r w:rsidRPr="00C307BC">
        <w:rPr>
          <w:rFonts w:eastAsia="Times New Roman"/>
          <w:sz w:val="26"/>
          <w:szCs w:val="26"/>
        </w:rPr>
        <w:t>trong việc nâng cao chất lượng sản phẩm, hệ thống ứng dụng dịch vụ trong ngân hàng.</w:t>
      </w:r>
    </w:p>
    <w:p w14:paraId="7ED28A61" w14:textId="77777777" w:rsidR="006F117B" w:rsidRPr="00C307BC" w:rsidRDefault="00994B39" w:rsidP="00D2583D">
      <w:pPr>
        <w:spacing w:line="288" w:lineRule="auto"/>
        <w:ind w:firstLine="720"/>
        <w:jc w:val="both"/>
        <w:rPr>
          <w:rFonts w:eastAsia="Times New Roman"/>
          <w:sz w:val="26"/>
          <w:szCs w:val="26"/>
        </w:rPr>
      </w:pPr>
      <w:r w:rsidRPr="00C307BC">
        <w:rPr>
          <w:rFonts w:eastAsia="Times New Roman"/>
          <w:sz w:val="26"/>
          <w:szCs w:val="26"/>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Pr="00C307BC" w:rsidRDefault="00994B39">
      <w:pPr>
        <w:rPr>
          <w:sz w:val="26"/>
          <w:szCs w:val="26"/>
        </w:rPr>
      </w:pPr>
      <w:r w:rsidRPr="00C307BC">
        <w:rPr>
          <w:sz w:val="26"/>
          <w:szCs w:val="26"/>
        </w:rPr>
        <w:br w:type="page"/>
      </w:r>
    </w:p>
    <w:p w14:paraId="6E2A2F05" w14:textId="77777777" w:rsidR="003E02C1" w:rsidRPr="00C307BC" w:rsidRDefault="003E02C1" w:rsidP="00966627">
      <w:pPr>
        <w:pStyle w:val="Heading1"/>
        <w:jc w:val="center"/>
        <w:rPr>
          <w:rFonts w:ascii="Times New Roman" w:eastAsia="Times New Roman" w:hAnsi="Times New Roman" w:cs="Times New Roman"/>
          <w:b/>
          <w:sz w:val="26"/>
          <w:szCs w:val="26"/>
        </w:rPr>
      </w:pPr>
      <w:bookmarkStart w:id="3" w:name="_Toc514450043"/>
      <w:r w:rsidRPr="00C307BC">
        <w:rPr>
          <w:rFonts w:ascii="Times New Roman" w:eastAsia="Times New Roman" w:hAnsi="Times New Roman" w:cs="Times New Roman"/>
          <w:b/>
          <w:sz w:val="26"/>
          <w:szCs w:val="26"/>
        </w:rPr>
        <w:lastRenderedPageBreak/>
        <w:t>LỜI CẢM ƠN</w:t>
      </w:r>
      <w:bookmarkEnd w:id="3"/>
    </w:p>
    <w:p w14:paraId="635AC288" w14:textId="77777777" w:rsidR="003E02C1" w:rsidRPr="00C307BC" w:rsidRDefault="003E02C1" w:rsidP="003E02C1">
      <w:pPr>
        <w:spacing w:line="288" w:lineRule="auto"/>
        <w:ind w:firstLine="720"/>
        <w:rPr>
          <w:rFonts w:eastAsia="Times New Roman"/>
          <w:b/>
          <w:sz w:val="26"/>
          <w:szCs w:val="26"/>
        </w:rPr>
      </w:pPr>
    </w:p>
    <w:p w14:paraId="2BE5D504" w14:textId="77777777"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Lời đầu tiên tôi xin gửi lời cảm ơn chân thành và biết ơn sâu sắc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Tôi xin chân thành cảm ơn sự dạy bảo, giúp đỡ, tạo điều kiện của các thầy, cô  trường Đại học Công nghệ, Đại học Quốc gia Hà N</w:t>
      </w:r>
      <w:r w:rsidR="00B5338C" w:rsidRPr="00C307BC">
        <w:rPr>
          <w:rFonts w:eastAsia="Times New Roman"/>
          <w:sz w:val="26"/>
          <w:szCs w:val="26"/>
        </w:rPr>
        <w:t>ộ</w:t>
      </w:r>
      <w:r w:rsidR="00E06E3F" w:rsidRPr="00C307BC">
        <w:rPr>
          <w:rFonts w:eastAsia="Times New Roman"/>
          <w:sz w:val="26"/>
          <w:szCs w:val="26"/>
        </w:rPr>
        <w:t xml:space="preserve">i trong </w:t>
      </w:r>
      <w:r w:rsidRPr="00C307BC">
        <w:rPr>
          <w:rFonts w:eastAsia="Times New Roman"/>
          <w:sz w:val="26"/>
          <w:szCs w:val="26"/>
        </w:rPr>
        <w:t>suốt quá trình tôi học tập tại trường.</w:t>
      </w:r>
    </w:p>
    <w:p w14:paraId="7D9FBFFA" w14:textId="5574B382" w:rsidR="003E02C1" w:rsidRPr="00C307BC" w:rsidRDefault="003E02C1" w:rsidP="00966627">
      <w:pPr>
        <w:spacing w:after="120" w:line="288" w:lineRule="auto"/>
        <w:ind w:firstLine="720"/>
        <w:jc w:val="both"/>
        <w:rPr>
          <w:rFonts w:eastAsia="Times New Roman"/>
          <w:sz w:val="26"/>
          <w:szCs w:val="26"/>
        </w:rPr>
      </w:pPr>
      <w:r w:rsidRPr="00C307BC">
        <w:rPr>
          <w:rFonts w:eastAsia="Times New Roman"/>
          <w:sz w:val="26"/>
          <w:szCs w:val="26"/>
        </w:rPr>
        <w:t>Cuối cùng, tôi xin gửi lời cảm ơn chân thành tới gia đình, bạn bè, đồng nghiệp - những người luôn ở bên tôi trong lúc khó khăn, động viên, khuyến khích tôi trong cuộc sống và công việc.</w:t>
      </w:r>
    </w:p>
    <w:p w14:paraId="7494D3CD" w14:textId="77777777" w:rsidR="003E02C1" w:rsidRPr="00C307BC" w:rsidRDefault="003E02C1" w:rsidP="003E02C1">
      <w:pPr>
        <w:spacing w:line="288" w:lineRule="auto"/>
        <w:ind w:firstLine="720"/>
        <w:jc w:val="both"/>
        <w:rPr>
          <w:rFonts w:eastAsia="Times New Roman"/>
          <w:sz w:val="26"/>
          <w:szCs w:val="26"/>
        </w:rPr>
      </w:pPr>
      <w:r w:rsidRPr="00C307BC">
        <w:rPr>
          <w:rFonts w:eastAsia="Times New Roman"/>
          <w:sz w:val="26"/>
          <w:szCs w:val="26"/>
        </w:rPr>
        <w:t>Tôi xin chân thành cảm ơn!</w:t>
      </w:r>
    </w:p>
    <w:p w14:paraId="0C8E5497" w14:textId="77777777" w:rsidR="003E02C1" w:rsidRPr="00C307BC" w:rsidRDefault="003E02C1" w:rsidP="003E02C1">
      <w:pPr>
        <w:spacing w:line="288" w:lineRule="auto"/>
        <w:ind w:firstLine="720"/>
        <w:rPr>
          <w:rFonts w:eastAsia="Times New Roman"/>
          <w:sz w:val="26"/>
          <w:szCs w:val="26"/>
        </w:rPr>
      </w:pPr>
    </w:p>
    <w:p w14:paraId="4B4FD4BC"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Tác giả</w:t>
      </w:r>
    </w:p>
    <w:p w14:paraId="50A10CC2" w14:textId="77777777" w:rsidR="003E02C1" w:rsidRPr="00C307BC" w:rsidRDefault="003E02C1" w:rsidP="003E02C1">
      <w:pPr>
        <w:spacing w:line="288" w:lineRule="auto"/>
        <w:ind w:left="4320" w:firstLine="720"/>
        <w:jc w:val="center"/>
        <w:rPr>
          <w:rFonts w:eastAsia="Times New Roman"/>
          <w:b/>
          <w:sz w:val="26"/>
          <w:szCs w:val="26"/>
        </w:rPr>
      </w:pPr>
    </w:p>
    <w:p w14:paraId="4D734DDC" w14:textId="77777777" w:rsidR="003E02C1" w:rsidRPr="00C307BC" w:rsidRDefault="003E02C1" w:rsidP="003E02C1">
      <w:pPr>
        <w:spacing w:line="288" w:lineRule="auto"/>
        <w:ind w:left="4320" w:firstLine="720"/>
        <w:jc w:val="center"/>
        <w:rPr>
          <w:rFonts w:eastAsia="Times New Roman"/>
          <w:b/>
          <w:sz w:val="26"/>
          <w:szCs w:val="26"/>
        </w:rPr>
      </w:pPr>
    </w:p>
    <w:p w14:paraId="5B7ED387" w14:textId="77777777" w:rsidR="003E02C1" w:rsidRPr="00C307BC" w:rsidRDefault="003E02C1" w:rsidP="003E02C1">
      <w:pPr>
        <w:spacing w:line="288" w:lineRule="auto"/>
        <w:ind w:left="4320" w:firstLine="720"/>
        <w:jc w:val="center"/>
        <w:rPr>
          <w:rFonts w:eastAsia="Times New Roman"/>
          <w:b/>
          <w:sz w:val="26"/>
          <w:szCs w:val="26"/>
        </w:rPr>
      </w:pPr>
      <w:r w:rsidRPr="00C307BC">
        <w:rPr>
          <w:rFonts w:eastAsia="Times New Roman"/>
          <w:b/>
          <w:sz w:val="26"/>
          <w:szCs w:val="26"/>
        </w:rPr>
        <w:t>Đinh Thị Loan</w:t>
      </w:r>
    </w:p>
    <w:p w14:paraId="0E6FB2C7" w14:textId="77777777" w:rsidR="006F117B" w:rsidRPr="00C307BC" w:rsidRDefault="006F117B" w:rsidP="00A54A30">
      <w:pPr>
        <w:spacing w:line="288" w:lineRule="auto"/>
        <w:rPr>
          <w:rFonts w:eastAsia="Times New Roman"/>
          <w:b/>
          <w:sz w:val="26"/>
          <w:szCs w:val="26"/>
        </w:rPr>
      </w:pPr>
    </w:p>
    <w:p w14:paraId="036B6263" w14:textId="77777777" w:rsidR="006F117B" w:rsidRPr="00C307BC" w:rsidRDefault="006F117B" w:rsidP="00A54A30">
      <w:pPr>
        <w:spacing w:line="288" w:lineRule="auto"/>
        <w:ind w:left="4320" w:firstLine="720"/>
        <w:jc w:val="center"/>
        <w:rPr>
          <w:rFonts w:eastAsia="Times New Roman"/>
          <w:b/>
          <w:sz w:val="26"/>
          <w:szCs w:val="26"/>
        </w:rPr>
      </w:pPr>
    </w:p>
    <w:p w14:paraId="49AA2FBB" w14:textId="41E0B802" w:rsidR="00B0052A" w:rsidRPr="00C307BC" w:rsidRDefault="00B0052A">
      <w:pPr>
        <w:rPr>
          <w:rFonts w:eastAsia="Times New Roman"/>
          <w:b/>
          <w:sz w:val="26"/>
          <w:szCs w:val="26"/>
        </w:rPr>
      </w:pPr>
      <w:r w:rsidRPr="00C307BC">
        <w:rPr>
          <w:rFonts w:eastAsia="Times New Roman"/>
          <w:b/>
          <w:sz w:val="26"/>
          <w:szCs w:val="26"/>
        </w:rPr>
        <w:br w:type="page"/>
      </w:r>
    </w:p>
    <w:p w14:paraId="64FFEE14"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20F5E284" w14:textId="6F9AAB30" w:rsidR="006F117B" w:rsidRPr="00C307BC" w:rsidRDefault="00737C97" w:rsidP="00071A6D">
      <w:pPr>
        <w:pStyle w:val="Heading1"/>
        <w:tabs>
          <w:tab w:val="left" w:pos="8931"/>
        </w:tabs>
        <w:jc w:val="center"/>
        <w:rPr>
          <w:rFonts w:ascii="Times New Roman" w:eastAsia="Times New Roman" w:hAnsi="Times New Roman" w:cs="Times New Roman"/>
          <w:b/>
          <w:sz w:val="26"/>
          <w:szCs w:val="26"/>
        </w:rPr>
      </w:pPr>
      <w:bookmarkStart w:id="4" w:name="_Toc514450044"/>
      <w:r w:rsidRPr="00C307BC">
        <w:rPr>
          <w:rFonts w:ascii="Times New Roman" w:eastAsia="Times New Roman" w:hAnsi="Times New Roman" w:cs="Times New Roman"/>
          <w:b/>
          <w:sz w:val="26"/>
          <w:szCs w:val="26"/>
        </w:rPr>
        <w:lastRenderedPageBreak/>
        <w:t>MỤC LỤC</w:t>
      </w:r>
      <w:bookmarkEnd w:id="4"/>
    </w:p>
    <w:sdt>
      <w:sdtPr>
        <w:rPr>
          <w:rFonts w:ascii="Times New Roman" w:eastAsia="Arial" w:hAnsi="Times New Roman" w:cs="Times New Roman"/>
          <w:color w:val="000000"/>
          <w:sz w:val="26"/>
          <w:szCs w:val="26"/>
          <w:lang w:val="en"/>
        </w:rPr>
        <w:id w:val="-1885477935"/>
        <w:docPartObj>
          <w:docPartGallery w:val="Table of Contents"/>
          <w:docPartUnique/>
        </w:docPartObj>
      </w:sdtPr>
      <w:sdtEndPr>
        <w:rPr>
          <w:bCs/>
          <w:noProof/>
          <w:color w:val="auto"/>
          <w:lang w:val="en-US"/>
        </w:rPr>
      </w:sdtEndPr>
      <w:sdtContent>
        <w:p w14:paraId="0FC6CF17" w14:textId="77B95929" w:rsidR="004F360D" w:rsidRPr="004660BF" w:rsidRDefault="004F360D">
          <w:pPr>
            <w:pStyle w:val="TOCHeading"/>
            <w:rPr>
              <w:rFonts w:ascii="Times New Roman" w:hAnsi="Times New Roman" w:cs="Times New Roman"/>
              <w:sz w:val="26"/>
              <w:szCs w:val="26"/>
            </w:rPr>
          </w:pPr>
        </w:p>
        <w:p w14:paraId="78E4AB84" w14:textId="77777777" w:rsidR="00AE0EB1" w:rsidRDefault="004F360D">
          <w:pPr>
            <w:pStyle w:val="TOC1"/>
            <w:rPr>
              <w:ins w:id="5" w:author="LoanDT" w:date="2018-05-18T23:38:00Z"/>
              <w:rFonts w:asciiTheme="minorHAnsi" w:eastAsiaTheme="minorEastAsia" w:hAnsiTheme="minorHAnsi" w:cstheme="minorBidi"/>
              <w:noProof/>
              <w:color w:val="auto"/>
              <w:sz w:val="24"/>
              <w:szCs w:val="24"/>
              <w:lang w:val="en-US"/>
            </w:rPr>
          </w:pPr>
          <w:r w:rsidRPr="0070218E">
            <w:rPr>
              <w:rFonts w:ascii="Times New Roman" w:hAnsi="Times New Roman" w:cs="Times New Roman"/>
              <w:sz w:val="26"/>
              <w:szCs w:val="26"/>
            </w:rPr>
            <w:fldChar w:fldCharType="begin"/>
          </w:r>
          <w:r w:rsidRPr="004660BF">
            <w:rPr>
              <w:rFonts w:ascii="Times New Roman" w:hAnsi="Times New Roman" w:cs="Times New Roman"/>
              <w:sz w:val="26"/>
              <w:szCs w:val="26"/>
            </w:rPr>
            <w:instrText xml:space="preserve"> TOC \o "1-3" \h \z \u </w:instrText>
          </w:r>
          <w:r w:rsidRPr="0070218E">
            <w:rPr>
              <w:rFonts w:ascii="Times New Roman" w:hAnsi="Times New Roman" w:cs="Times New Roman"/>
              <w:sz w:val="26"/>
              <w:szCs w:val="26"/>
            </w:rPr>
            <w:fldChar w:fldCharType="separate"/>
          </w:r>
          <w:ins w:id="6" w:author="LoanDT" w:date="2018-05-18T23:38:00Z">
            <w:r w:rsidR="00AE0EB1" w:rsidRPr="001313BF">
              <w:rPr>
                <w:rStyle w:val="Hyperlink"/>
                <w:noProof/>
              </w:rPr>
              <w:fldChar w:fldCharType="begin"/>
            </w:r>
            <w:r w:rsidR="00AE0EB1" w:rsidRPr="001313BF">
              <w:rPr>
                <w:rStyle w:val="Hyperlink"/>
                <w:noProof/>
              </w:rPr>
              <w:instrText xml:space="preserve"> </w:instrText>
            </w:r>
            <w:r w:rsidR="00AE0EB1">
              <w:rPr>
                <w:noProof/>
              </w:rPr>
              <w:instrText>HYPERLINK \l "_Toc514450042"</w:instrText>
            </w:r>
            <w:r w:rsidR="00AE0EB1" w:rsidRPr="001313BF">
              <w:rPr>
                <w:rStyle w:val="Hyperlink"/>
                <w:noProof/>
              </w:rPr>
              <w:instrText xml:space="preserve"> </w:instrText>
            </w:r>
            <w:r w:rsidR="00AE0EB1" w:rsidRPr="001313BF">
              <w:rPr>
                <w:rStyle w:val="Hyperlink"/>
                <w:noProof/>
              </w:rPr>
              <w:fldChar w:fldCharType="separate"/>
            </w:r>
            <w:r w:rsidR="00AE0EB1" w:rsidRPr="001313BF">
              <w:rPr>
                <w:rStyle w:val="Hyperlink"/>
                <w:rFonts w:ascii="Times New Roman" w:eastAsia="Times New Roman" w:hAnsi="Times New Roman" w:cs="Times New Roman"/>
                <w:b/>
                <w:noProof/>
              </w:rPr>
              <w:t>LỜI CAM ĐOAN</w:t>
            </w:r>
            <w:r w:rsidR="00AE0EB1">
              <w:rPr>
                <w:noProof/>
                <w:webHidden/>
              </w:rPr>
              <w:tab/>
            </w:r>
            <w:r w:rsidR="00AE0EB1">
              <w:rPr>
                <w:noProof/>
                <w:webHidden/>
              </w:rPr>
              <w:fldChar w:fldCharType="begin"/>
            </w:r>
            <w:r w:rsidR="00AE0EB1">
              <w:rPr>
                <w:noProof/>
                <w:webHidden/>
              </w:rPr>
              <w:instrText xml:space="preserve"> PAGEREF _Toc514450042 \h </w:instrText>
            </w:r>
          </w:ins>
          <w:r w:rsidR="00AE0EB1">
            <w:rPr>
              <w:noProof/>
              <w:webHidden/>
            </w:rPr>
          </w:r>
          <w:r w:rsidR="00AE0EB1">
            <w:rPr>
              <w:noProof/>
              <w:webHidden/>
            </w:rPr>
            <w:fldChar w:fldCharType="separate"/>
          </w:r>
          <w:ins w:id="7" w:author="LoanDT" w:date="2018-05-18T23:38:00Z">
            <w:r w:rsidR="00AE0EB1">
              <w:rPr>
                <w:noProof/>
                <w:webHidden/>
              </w:rPr>
              <w:t>3</w:t>
            </w:r>
            <w:r w:rsidR="00AE0EB1">
              <w:rPr>
                <w:noProof/>
                <w:webHidden/>
              </w:rPr>
              <w:fldChar w:fldCharType="end"/>
            </w:r>
            <w:r w:rsidR="00AE0EB1" w:rsidRPr="001313BF">
              <w:rPr>
                <w:rStyle w:val="Hyperlink"/>
                <w:noProof/>
              </w:rPr>
              <w:fldChar w:fldCharType="end"/>
            </w:r>
          </w:ins>
        </w:p>
        <w:p w14:paraId="7794EE58" w14:textId="77777777" w:rsidR="00AE0EB1" w:rsidRDefault="00AE0EB1">
          <w:pPr>
            <w:pStyle w:val="TOC1"/>
            <w:rPr>
              <w:ins w:id="8" w:author="LoanDT" w:date="2018-05-18T23:38:00Z"/>
              <w:rFonts w:asciiTheme="minorHAnsi" w:eastAsiaTheme="minorEastAsia" w:hAnsiTheme="minorHAnsi" w:cstheme="minorBidi"/>
              <w:noProof/>
              <w:color w:val="auto"/>
              <w:sz w:val="24"/>
              <w:szCs w:val="24"/>
              <w:lang w:val="en-US"/>
            </w:rPr>
          </w:pPr>
          <w:ins w:id="9"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"_Toc514450043"</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LỜI CẢM ƠN</w:t>
            </w:r>
            <w:r>
              <w:rPr>
                <w:noProof/>
                <w:webHidden/>
              </w:rPr>
              <w:tab/>
            </w:r>
            <w:r>
              <w:rPr>
                <w:noProof/>
                <w:webHidden/>
              </w:rPr>
              <w:fldChar w:fldCharType="begin"/>
            </w:r>
            <w:r>
              <w:rPr>
                <w:noProof/>
                <w:webHidden/>
              </w:rPr>
              <w:instrText xml:space="preserve"> PAGEREF _Toc514450043 \h </w:instrText>
            </w:r>
          </w:ins>
          <w:r>
            <w:rPr>
              <w:noProof/>
              <w:webHidden/>
            </w:rPr>
          </w:r>
          <w:r>
            <w:rPr>
              <w:noProof/>
              <w:webHidden/>
            </w:rPr>
            <w:fldChar w:fldCharType="separate"/>
          </w:r>
          <w:ins w:id="10" w:author="LoanDT" w:date="2018-05-18T23:38:00Z">
            <w:r>
              <w:rPr>
                <w:noProof/>
                <w:webHidden/>
              </w:rPr>
              <w:t>4</w:t>
            </w:r>
            <w:r>
              <w:rPr>
                <w:noProof/>
                <w:webHidden/>
              </w:rPr>
              <w:fldChar w:fldCharType="end"/>
            </w:r>
            <w:r w:rsidRPr="001313BF">
              <w:rPr>
                <w:rStyle w:val="Hyperlink"/>
                <w:noProof/>
              </w:rPr>
              <w:fldChar w:fldCharType="end"/>
            </w:r>
          </w:ins>
        </w:p>
        <w:p w14:paraId="2788AEDD" w14:textId="77777777" w:rsidR="00AE0EB1" w:rsidRDefault="00AE0EB1">
          <w:pPr>
            <w:pStyle w:val="TOC1"/>
            <w:rPr>
              <w:ins w:id="11" w:author="LoanDT" w:date="2018-05-18T23:38:00Z"/>
              <w:rFonts w:asciiTheme="minorHAnsi" w:eastAsiaTheme="minorEastAsia" w:hAnsiTheme="minorHAnsi" w:cstheme="minorBidi"/>
              <w:noProof/>
              <w:color w:val="auto"/>
              <w:sz w:val="24"/>
              <w:szCs w:val="24"/>
              <w:lang w:val="en-US"/>
            </w:rPr>
          </w:pPr>
          <w:ins w:id="12"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"_Toc514450044"</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MỤC LỤC</w:t>
            </w:r>
            <w:r>
              <w:rPr>
                <w:noProof/>
                <w:webHidden/>
              </w:rPr>
              <w:tab/>
            </w:r>
            <w:r>
              <w:rPr>
                <w:noProof/>
                <w:webHidden/>
              </w:rPr>
              <w:fldChar w:fldCharType="begin"/>
            </w:r>
            <w:r>
              <w:rPr>
                <w:noProof/>
                <w:webHidden/>
              </w:rPr>
              <w:instrText xml:space="preserve"> PAGEREF _Toc514450044 \h </w:instrText>
            </w:r>
          </w:ins>
          <w:r>
            <w:rPr>
              <w:noProof/>
              <w:webHidden/>
            </w:rPr>
          </w:r>
          <w:r>
            <w:rPr>
              <w:noProof/>
              <w:webHidden/>
            </w:rPr>
            <w:fldChar w:fldCharType="separate"/>
          </w:r>
          <w:ins w:id="13" w:author="LoanDT" w:date="2018-05-18T23:38:00Z">
            <w:r>
              <w:rPr>
                <w:noProof/>
                <w:webHidden/>
              </w:rPr>
              <w:t>5</w:t>
            </w:r>
            <w:r>
              <w:rPr>
                <w:noProof/>
                <w:webHidden/>
              </w:rPr>
              <w:fldChar w:fldCharType="end"/>
            </w:r>
            <w:r w:rsidRPr="001313BF">
              <w:rPr>
                <w:rStyle w:val="Hyperlink"/>
                <w:noProof/>
              </w:rPr>
              <w:fldChar w:fldCharType="end"/>
            </w:r>
          </w:ins>
        </w:p>
        <w:p w14:paraId="41A928BB" w14:textId="77777777" w:rsidR="00AE0EB1" w:rsidRDefault="00AE0EB1">
          <w:pPr>
            <w:pStyle w:val="TOC1"/>
            <w:rPr>
              <w:ins w:id="14" w:author="LoanDT" w:date="2018-05-18T23:38:00Z"/>
              <w:rFonts w:asciiTheme="minorHAnsi" w:eastAsiaTheme="minorEastAsia" w:hAnsiTheme="minorHAnsi" w:cstheme="minorBidi"/>
              <w:noProof/>
              <w:color w:val="auto"/>
              <w:sz w:val="24"/>
              <w:szCs w:val="24"/>
              <w:lang w:val="en-US"/>
            </w:rPr>
          </w:pPr>
          <w:ins w:id="15"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"_Toc514450045"</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hAnsi="Times New Roman" w:cs="Times New Roman"/>
                <w:b/>
                <w:noProof/>
              </w:rPr>
              <w:t>DANH MỤC CÁC KÝ HIỆU VÀ CHỮ VIẾT TẮT</w:t>
            </w:r>
            <w:r>
              <w:rPr>
                <w:noProof/>
                <w:webHidden/>
              </w:rPr>
              <w:tab/>
            </w:r>
            <w:r>
              <w:rPr>
                <w:noProof/>
                <w:webHidden/>
              </w:rPr>
              <w:fldChar w:fldCharType="begin"/>
            </w:r>
            <w:r>
              <w:rPr>
                <w:noProof/>
                <w:webHidden/>
              </w:rPr>
              <w:instrText xml:space="preserve"> PAGEREF _Toc514450045 \h </w:instrText>
            </w:r>
          </w:ins>
          <w:r>
            <w:rPr>
              <w:noProof/>
              <w:webHidden/>
            </w:rPr>
          </w:r>
          <w:r>
            <w:rPr>
              <w:noProof/>
              <w:webHidden/>
            </w:rPr>
            <w:fldChar w:fldCharType="separate"/>
          </w:r>
          <w:ins w:id="16" w:author="LoanDT" w:date="2018-05-18T23:38:00Z">
            <w:r>
              <w:rPr>
                <w:noProof/>
                <w:webHidden/>
              </w:rPr>
              <w:t>7</w:t>
            </w:r>
            <w:r>
              <w:rPr>
                <w:noProof/>
                <w:webHidden/>
              </w:rPr>
              <w:fldChar w:fldCharType="end"/>
            </w:r>
            <w:r w:rsidRPr="001313BF">
              <w:rPr>
                <w:rStyle w:val="Hyperlink"/>
                <w:noProof/>
              </w:rPr>
              <w:fldChar w:fldCharType="end"/>
            </w:r>
          </w:ins>
        </w:p>
        <w:p w14:paraId="118C5C9D" w14:textId="77777777" w:rsidR="00AE0EB1" w:rsidRDefault="00AE0EB1">
          <w:pPr>
            <w:pStyle w:val="TOC1"/>
            <w:rPr>
              <w:ins w:id="17" w:author="LoanDT" w:date="2018-05-18T23:38:00Z"/>
              <w:rFonts w:asciiTheme="minorHAnsi" w:eastAsiaTheme="minorEastAsia" w:hAnsiTheme="minorHAnsi" w:cstheme="minorBidi"/>
              <w:noProof/>
              <w:color w:val="auto"/>
              <w:sz w:val="24"/>
              <w:szCs w:val="24"/>
              <w:lang w:val="en-US"/>
            </w:rPr>
          </w:pPr>
          <w:ins w:id="18"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"_Toc514450046"</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DANH MỤC CÁC HÌNH VẼ, ĐỒ THỊ</w:t>
            </w:r>
            <w:r>
              <w:rPr>
                <w:noProof/>
                <w:webHidden/>
              </w:rPr>
              <w:tab/>
            </w:r>
            <w:r>
              <w:rPr>
                <w:noProof/>
                <w:webHidden/>
              </w:rPr>
              <w:fldChar w:fldCharType="begin"/>
            </w:r>
            <w:r>
              <w:rPr>
                <w:noProof/>
                <w:webHidden/>
              </w:rPr>
              <w:instrText xml:space="preserve"> PAGEREF _Toc514450046 \h </w:instrText>
            </w:r>
          </w:ins>
          <w:r>
            <w:rPr>
              <w:noProof/>
              <w:webHidden/>
            </w:rPr>
          </w:r>
          <w:r>
            <w:rPr>
              <w:noProof/>
              <w:webHidden/>
            </w:rPr>
            <w:fldChar w:fldCharType="separate"/>
          </w:r>
          <w:ins w:id="19" w:author="LoanDT" w:date="2018-05-18T23:38:00Z">
            <w:r>
              <w:rPr>
                <w:noProof/>
                <w:webHidden/>
              </w:rPr>
              <w:t>8</w:t>
            </w:r>
            <w:r>
              <w:rPr>
                <w:noProof/>
                <w:webHidden/>
              </w:rPr>
              <w:fldChar w:fldCharType="end"/>
            </w:r>
            <w:r w:rsidRPr="001313BF">
              <w:rPr>
                <w:rStyle w:val="Hyperlink"/>
                <w:noProof/>
              </w:rPr>
              <w:fldChar w:fldCharType="end"/>
            </w:r>
          </w:ins>
        </w:p>
        <w:p w14:paraId="50C99BDF" w14:textId="77777777" w:rsidR="00AE0EB1" w:rsidRDefault="00AE0EB1">
          <w:pPr>
            <w:pStyle w:val="TOC1"/>
            <w:rPr>
              <w:ins w:id="20" w:author="LoanDT" w:date="2018-05-18T23:38:00Z"/>
              <w:rFonts w:asciiTheme="minorHAnsi" w:eastAsiaTheme="minorEastAsia" w:hAnsiTheme="minorHAnsi" w:cstheme="minorBidi"/>
              <w:noProof/>
              <w:color w:val="auto"/>
              <w:sz w:val="24"/>
              <w:szCs w:val="24"/>
              <w:lang w:val="en-US"/>
            </w:rPr>
          </w:pPr>
          <w:ins w:id="21"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"_Toc514450047"</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MỞ ĐẦU</w:t>
            </w:r>
            <w:r>
              <w:rPr>
                <w:noProof/>
                <w:webHidden/>
              </w:rPr>
              <w:tab/>
            </w:r>
            <w:r>
              <w:rPr>
                <w:noProof/>
                <w:webHidden/>
              </w:rPr>
              <w:fldChar w:fldCharType="begin"/>
            </w:r>
            <w:r>
              <w:rPr>
                <w:noProof/>
                <w:webHidden/>
              </w:rPr>
              <w:instrText xml:space="preserve"> PAGEREF _Toc514450047 \h </w:instrText>
            </w:r>
          </w:ins>
          <w:r>
            <w:rPr>
              <w:noProof/>
              <w:webHidden/>
            </w:rPr>
          </w:r>
          <w:r>
            <w:rPr>
              <w:noProof/>
              <w:webHidden/>
            </w:rPr>
            <w:fldChar w:fldCharType="separate"/>
          </w:r>
          <w:ins w:id="22" w:author="LoanDT" w:date="2018-05-18T23:38:00Z">
            <w:r>
              <w:rPr>
                <w:noProof/>
                <w:webHidden/>
              </w:rPr>
              <w:t>10</w:t>
            </w:r>
            <w:r>
              <w:rPr>
                <w:noProof/>
                <w:webHidden/>
              </w:rPr>
              <w:fldChar w:fldCharType="end"/>
            </w:r>
            <w:r w:rsidRPr="001313BF">
              <w:rPr>
                <w:rStyle w:val="Hyperlink"/>
                <w:noProof/>
              </w:rPr>
              <w:fldChar w:fldCharType="end"/>
            </w:r>
          </w:ins>
        </w:p>
        <w:p w14:paraId="616D93A0" w14:textId="77777777" w:rsidR="00AE0EB1" w:rsidRDefault="00AE0EB1">
          <w:pPr>
            <w:pStyle w:val="TOC1"/>
            <w:rPr>
              <w:ins w:id="23" w:author="LoanDT" w:date="2018-05-18T23:38:00Z"/>
              <w:rFonts w:asciiTheme="minorHAnsi" w:eastAsiaTheme="minorEastAsia" w:hAnsiTheme="minorHAnsi" w:cstheme="minorBidi"/>
              <w:noProof/>
              <w:color w:val="auto"/>
              <w:sz w:val="24"/>
              <w:szCs w:val="24"/>
              <w:lang w:val="en-US"/>
            </w:rPr>
          </w:pPr>
          <w:ins w:id="24"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"_Toc514450048"</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CHƯƠNG 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CƠ SỞ LÝ THUYẾT VÀ CÁC KHÁI NIỆM LIÊN QUAN</w:t>
            </w:r>
            <w:r>
              <w:rPr>
                <w:noProof/>
                <w:webHidden/>
              </w:rPr>
              <w:tab/>
            </w:r>
            <w:r>
              <w:rPr>
                <w:noProof/>
                <w:webHidden/>
              </w:rPr>
              <w:fldChar w:fldCharType="begin"/>
            </w:r>
            <w:r>
              <w:rPr>
                <w:noProof/>
                <w:webHidden/>
              </w:rPr>
              <w:instrText xml:space="preserve"> PAGEREF _Toc514450048 \h </w:instrText>
            </w:r>
          </w:ins>
          <w:r>
            <w:rPr>
              <w:noProof/>
              <w:webHidden/>
            </w:rPr>
          </w:r>
          <w:r>
            <w:rPr>
              <w:noProof/>
              <w:webHidden/>
            </w:rPr>
            <w:fldChar w:fldCharType="separate"/>
          </w:r>
          <w:ins w:id="25" w:author="LoanDT" w:date="2018-05-18T23:38:00Z">
            <w:r>
              <w:rPr>
                <w:noProof/>
                <w:webHidden/>
              </w:rPr>
              <w:t>12</w:t>
            </w:r>
            <w:r>
              <w:rPr>
                <w:noProof/>
                <w:webHidden/>
              </w:rPr>
              <w:fldChar w:fldCharType="end"/>
            </w:r>
            <w:r w:rsidRPr="001313BF">
              <w:rPr>
                <w:rStyle w:val="Hyperlink"/>
                <w:noProof/>
              </w:rPr>
              <w:fldChar w:fldCharType="end"/>
            </w:r>
          </w:ins>
        </w:p>
        <w:p w14:paraId="43C54441" w14:textId="77777777" w:rsidR="00AE0EB1" w:rsidRDefault="00AE0EB1">
          <w:pPr>
            <w:pStyle w:val="TOC2"/>
            <w:tabs>
              <w:tab w:val="left" w:pos="960"/>
              <w:tab w:val="right" w:leader="dot" w:pos="9395"/>
            </w:tabs>
            <w:rPr>
              <w:ins w:id="26" w:author="LoanDT" w:date="2018-05-18T23:38:00Z"/>
              <w:rFonts w:asciiTheme="minorHAnsi" w:eastAsiaTheme="minorEastAsia" w:hAnsiTheme="minorHAnsi" w:cstheme="minorBidi"/>
              <w:noProof/>
              <w:color w:val="auto"/>
              <w:sz w:val="24"/>
              <w:szCs w:val="24"/>
              <w:lang w:val="en-US"/>
            </w:rPr>
          </w:pPr>
          <w:ins w:id="27"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"_Toc514450049"</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hAnsi="Times New Roman" w:cs="Times New Roman"/>
                <w:b/>
                <w:noProof/>
              </w:rPr>
              <w:t>1.1.</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Kiến trúc hệ thống</w:t>
            </w:r>
            <w:r>
              <w:rPr>
                <w:noProof/>
                <w:webHidden/>
              </w:rPr>
              <w:tab/>
            </w:r>
            <w:r>
              <w:rPr>
                <w:noProof/>
                <w:webHidden/>
              </w:rPr>
              <w:fldChar w:fldCharType="begin"/>
            </w:r>
            <w:r>
              <w:rPr>
                <w:noProof/>
                <w:webHidden/>
              </w:rPr>
              <w:instrText xml:space="preserve"> PAGEREF _Toc514450049 \h </w:instrText>
            </w:r>
          </w:ins>
          <w:r>
            <w:rPr>
              <w:noProof/>
              <w:webHidden/>
            </w:rPr>
          </w:r>
          <w:r>
            <w:rPr>
              <w:noProof/>
              <w:webHidden/>
            </w:rPr>
            <w:fldChar w:fldCharType="separate"/>
          </w:r>
          <w:ins w:id="28" w:author="LoanDT" w:date="2018-05-18T23:38:00Z">
            <w:r>
              <w:rPr>
                <w:noProof/>
                <w:webHidden/>
              </w:rPr>
              <w:t>12</w:t>
            </w:r>
            <w:r>
              <w:rPr>
                <w:noProof/>
                <w:webHidden/>
              </w:rPr>
              <w:fldChar w:fldCharType="end"/>
            </w:r>
            <w:r w:rsidRPr="001313BF">
              <w:rPr>
                <w:rStyle w:val="Hyperlink"/>
                <w:noProof/>
              </w:rPr>
              <w:fldChar w:fldCharType="end"/>
            </w:r>
          </w:ins>
        </w:p>
        <w:p w14:paraId="01D8575F" w14:textId="77777777" w:rsidR="00AE0EB1" w:rsidRDefault="00AE0EB1">
          <w:pPr>
            <w:pStyle w:val="TOC3"/>
            <w:tabs>
              <w:tab w:val="left" w:pos="1200"/>
              <w:tab w:val="right" w:leader="dot" w:pos="9395"/>
            </w:tabs>
            <w:rPr>
              <w:ins w:id="29" w:author="LoanDT" w:date="2018-05-18T23:38:00Z"/>
              <w:rFonts w:asciiTheme="minorHAnsi" w:eastAsiaTheme="minorEastAsia" w:hAnsiTheme="minorHAnsi" w:cstheme="minorBidi"/>
              <w:noProof/>
              <w:color w:val="auto"/>
              <w:sz w:val="24"/>
              <w:szCs w:val="24"/>
              <w:lang w:val="en-US"/>
            </w:rPr>
          </w:pPr>
          <w:ins w:id="30"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"_Toc514450050"</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hAnsi="Times New Roman" w:cs="Times New Roman"/>
                <w:b/>
                <w:noProof/>
              </w:rPr>
              <w:t>1.1.1.</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Kiến trúc hướng dịch vụ</w:t>
            </w:r>
            <w:r>
              <w:rPr>
                <w:noProof/>
                <w:webHidden/>
              </w:rPr>
              <w:tab/>
            </w:r>
            <w:r>
              <w:rPr>
                <w:noProof/>
                <w:webHidden/>
              </w:rPr>
              <w:fldChar w:fldCharType="begin"/>
            </w:r>
            <w:r>
              <w:rPr>
                <w:noProof/>
                <w:webHidden/>
              </w:rPr>
              <w:instrText xml:space="preserve"> PAGEREF _Toc514450050 \h </w:instrText>
            </w:r>
          </w:ins>
          <w:r>
            <w:rPr>
              <w:noProof/>
              <w:webHidden/>
            </w:rPr>
          </w:r>
          <w:r>
            <w:rPr>
              <w:noProof/>
              <w:webHidden/>
            </w:rPr>
            <w:fldChar w:fldCharType="separate"/>
          </w:r>
          <w:ins w:id="31" w:author="LoanDT" w:date="2018-05-18T23:38:00Z">
            <w:r>
              <w:rPr>
                <w:noProof/>
                <w:webHidden/>
              </w:rPr>
              <w:t>12</w:t>
            </w:r>
            <w:r>
              <w:rPr>
                <w:noProof/>
                <w:webHidden/>
              </w:rPr>
              <w:fldChar w:fldCharType="end"/>
            </w:r>
            <w:r w:rsidRPr="001313BF">
              <w:rPr>
                <w:rStyle w:val="Hyperlink"/>
                <w:noProof/>
              </w:rPr>
              <w:fldChar w:fldCharType="end"/>
            </w:r>
          </w:ins>
        </w:p>
        <w:p w14:paraId="639C7E3F" w14:textId="77777777" w:rsidR="00AE0EB1" w:rsidRDefault="00AE0EB1">
          <w:pPr>
            <w:pStyle w:val="TOC3"/>
            <w:tabs>
              <w:tab w:val="left" w:pos="1200"/>
              <w:tab w:val="right" w:leader="dot" w:pos="9395"/>
            </w:tabs>
            <w:rPr>
              <w:ins w:id="32" w:author="LoanDT" w:date="2018-05-18T23:38:00Z"/>
              <w:rFonts w:asciiTheme="minorHAnsi" w:eastAsiaTheme="minorEastAsia" w:hAnsiTheme="minorHAnsi" w:cstheme="minorBidi"/>
              <w:noProof/>
              <w:color w:val="auto"/>
              <w:sz w:val="24"/>
              <w:szCs w:val="24"/>
              <w:lang w:val="en-US"/>
            </w:rPr>
          </w:pPr>
          <w:ins w:id="33"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"_Toc514450051"</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1.1.2.</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Công</w:t>
            </w:r>
            <w:r w:rsidRPr="001313BF">
              <w:rPr>
                <w:rStyle w:val="Hyperlink"/>
                <w:rFonts w:ascii="Times New Roman" w:eastAsia="Times New Roman" w:hAnsi="Times New Roman" w:cs="Times New Roman"/>
                <w:b/>
                <w:noProof/>
              </w:rPr>
              <w:t xml:space="preserve"> nghệ </w:t>
            </w:r>
            <w:r w:rsidRPr="001313BF">
              <w:rPr>
                <w:rStyle w:val="Hyperlink"/>
                <w:rFonts w:ascii="Times New Roman" w:hAnsi="Times New Roman" w:cs="Times New Roman"/>
                <w:b/>
                <w:noProof/>
              </w:rPr>
              <w:t>trục</w:t>
            </w:r>
            <w:r w:rsidRPr="001313BF">
              <w:rPr>
                <w:rStyle w:val="Hyperlink"/>
                <w:rFonts w:ascii="Times New Roman" w:eastAsia="Times New Roman" w:hAnsi="Times New Roman" w:cs="Times New Roman"/>
                <w:b/>
                <w:noProof/>
              </w:rPr>
              <w:t xml:space="preserve"> tích hợp</w:t>
            </w:r>
            <w:r>
              <w:rPr>
                <w:noProof/>
                <w:webHidden/>
              </w:rPr>
              <w:tab/>
            </w:r>
            <w:r>
              <w:rPr>
                <w:noProof/>
                <w:webHidden/>
              </w:rPr>
              <w:fldChar w:fldCharType="begin"/>
            </w:r>
            <w:r>
              <w:rPr>
                <w:noProof/>
                <w:webHidden/>
              </w:rPr>
              <w:instrText xml:space="preserve"> PAGEREF _Toc514450051 \h </w:instrText>
            </w:r>
          </w:ins>
          <w:r>
            <w:rPr>
              <w:noProof/>
              <w:webHidden/>
            </w:rPr>
          </w:r>
          <w:r>
            <w:rPr>
              <w:noProof/>
              <w:webHidden/>
            </w:rPr>
            <w:fldChar w:fldCharType="separate"/>
          </w:r>
          <w:ins w:id="34" w:author="LoanDT" w:date="2018-05-18T23:38:00Z">
            <w:r>
              <w:rPr>
                <w:noProof/>
                <w:webHidden/>
              </w:rPr>
              <w:t>14</w:t>
            </w:r>
            <w:r>
              <w:rPr>
                <w:noProof/>
                <w:webHidden/>
              </w:rPr>
              <w:fldChar w:fldCharType="end"/>
            </w:r>
            <w:r w:rsidRPr="001313BF">
              <w:rPr>
                <w:rStyle w:val="Hyperlink"/>
                <w:noProof/>
              </w:rPr>
              <w:fldChar w:fldCharType="end"/>
            </w:r>
          </w:ins>
        </w:p>
        <w:p w14:paraId="05A43393" w14:textId="77777777" w:rsidR="00AE0EB1" w:rsidRDefault="00AE0EB1">
          <w:pPr>
            <w:pStyle w:val="TOC3"/>
            <w:tabs>
              <w:tab w:val="left" w:pos="1200"/>
              <w:tab w:val="right" w:leader="dot" w:pos="9395"/>
            </w:tabs>
            <w:rPr>
              <w:ins w:id="35" w:author="LoanDT" w:date="2018-05-18T23:38:00Z"/>
              <w:rFonts w:asciiTheme="minorHAnsi" w:eastAsiaTheme="minorEastAsia" w:hAnsiTheme="minorHAnsi" w:cstheme="minorBidi"/>
              <w:noProof/>
              <w:color w:val="auto"/>
              <w:sz w:val="24"/>
              <w:szCs w:val="24"/>
              <w:lang w:val="en-US"/>
            </w:rPr>
          </w:pPr>
          <w:ins w:id="36"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"_Toc514450052"</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1.1.3.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Xây dựng hệ thống trục tích hợp dựa trên nền tảng MuleESB</w:t>
            </w:r>
            <w:r>
              <w:rPr>
                <w:noProof/>
                <w:webHidden/>
              </w:rPr>
              <w:tab/>
            </w:r>
            <w:r>
              <w:rPr>
                <w:noProof/>
                <w:webHidden/>
              </w:rPr>
              <w:fldChar w:fldCharType="begin"/>
            </w:r>
            <w:r>
              <w:rPr>
                <w:noProof/>
                <w:webHidden/>
              </w:rPr>
              <w:instrText xml:space="preserve"> PAGEREF _Toc514450052 \h </w:instrText>
            </w:r>
          </w:ins>
          <w:r>
            <w:rPr>
              <w:noProof/>
              <w:webHidden/>
            </w:rPr>
          </w:r>
          <w:r>
            <w:rPr>
              <w:noProof/>
              <w:webHidden/>
            </w:rPr>
            <w:fldChar w:fldCharType="separate"/>
          </w:r>
          <w:ins w:id="37" w:author="LoanDT" w:date="2018-05-18T23:38:00Z">
            <w:r>
              <w:rPr>
                <w:noProof/>
                <w:webHidden/>
              </w:rPr>
              <w:t>15</w:t>
            </w:r>
            <w:r>
              <w:rPr>
                <w:noProof/>
                <w:webHidden/>
              </w:rPr>
              <w:fldChar w:fldCharType="end"/>
            </w:r>
            <w:r w:rsidRPr="001313BF">
              <w:rPr>
                <w:rStyle w:val="Hyperlink"/>
                <w:noProof/>
              </w:rPr>
              <w:fldChar w:fldCharType="end"/>
            </w:r>
          </w:ins>
        </w:p>
        <w:p w14:paraId="075B3C1D" w14:textId="77777777" w:rsidR="00AE0EB1" w:rsidRDefault="00AE0EB1">
          <w:pPr>
            <w:pStyle w:val="TOC2"/>
            <w:tabs>
              <w:tab w:val="left" w:pos="960"/>
              <w:tab w:val="right" w:leader="dot" w:pos="9395"/>
            </w:tabs>
            <w:rPr>
              <w:ins w:id="38" w:author="LoanDT" w:date="2018-05-18T23:38:00Z"/>
              <w:rFonts w:asciiTheme="minorHAnsi" w:eastAsiaTheme="minorEastAsia" w:hAnsiTheme="minorHAnsi" w:cstheme="minorBidi"/>
              <w:noProof/>
              <w:color w:val="auto"/>
              <w:sz w:val="24"/>
              <w:szCs w:val="24"/>
              <w:lang w:val="en-US"/>
            </w:rPr>
          </w:pPr>
          <w:ins w:id="39"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"_Toc514450053"</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Tích hợp và triển khai liên tục</w:t>
            </w:r>
            <w:r>
              <w:rPr>
                <w:noProof/>
                <w:webHidden/>
              </w:rPr>
              <w:tab/>
            </w:r>
            <w:r>
              <w:rPr>
                <w:noProof/>
                <w:webHidden/>
              </w:rPr>
              <w:fldChar w:fldCharType="begin"/>
            </w:r>
            <w:r>
              <w:rPr>
                <w:noProof/>
                <w:webHidden/>
              </w:rPr>
              <w:instrText xml:space="preserve"> PAGEREF _Toc514450053 \h </w:instrText>
            </w:r>
          </w:ins>
          <w:r>
            <w:rPr>
              <w:noProof/>
              <w:webHidden/>
            </w:rPr>
          </w:r>
          <w:r>
            <w:rPr>
              <w:noProof/>
              <w:webHidden/>
            </w:rPr>
            <w:fldChar w:fldCharType="separate"/>
          </w:r>
          <w:ins w:id="40" w:author="LoanDT" w:date="2018-05-18T23:38:00Z">
            <w:r>
              <w:rPr>
                <w:noProof/>
                <w:webHidden/>
              </w:rPr>
              <w:t>20</w:t>
            </w:r>
            <w:r>
              <w:rPr>
                <w:noProof/>
                <w:webHidden/>
              </w:rPr>
              <w:fldChar w:fldCharType="end"/>
            </w:r>
            <w:r w:rsidRPr="001313BF">
              <w:rPr>
                <w:rStyle w:val="Hyperlink"/>
                <w:noProof/>
              </w:rPr>
              <w:fldChar w:fldCharType="end"/>
            </w:r>
          </w:ins>
        </w:p>
        <w:p w14:paraId="521DD05E" w14:textId="77777777" w:rsidR="00AE0EB1" w:rsidRDefault="00AE0EB1">
          <w:pPr>
            <w:pStyle w:val="TOC3"/>
            <w:tabs>
              <w:tab w:val="left" w:pos="1200"/>
              <w:tab w:val="right" w:leader="dot" w:pos="9395"/>
            </w:tabs>
            <w:rPr>
              <w:ins w:id="41" w:author="LoanDT" w:date="2018-05-18T23:38:00Z"/>
              <w:rFonts w:asciiTheme="minorHAnsi" w:eastAsiaTheme="minorEastAsia" w:hAnsiTheme="minorHAnsi" w:cstheme="minorBidi"/>
              <w:noProof/>
              <w:color w:val="auto"/>
              <w:sz w:val="24"/>
              <w:szCs w:val="24"/>
              <w:lang w:val="en-US"/>
            </w:rPr>
          </w:pPr>
          <w:ins w:id="42"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"_Toc514450054"</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1.2.1.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Tích hợp liên tục</w:t>
            </w:r>
            <w:r>
              <w:rPr>
                <w:noProof/>
                <w:webHidden/>
              </w:rPr>
              <w:tab/>
            </w:r>
            <w:r>
              <w:rPr>
                <w:noProof/>
                <w:webHidden/>
              </w:rPr>
              <w:fldChar w:fldCharType="begin"/>
            </w:r>
            <w:r>
              <w:rPr>
                <w:noProof/>
                <w:webHidden/>
              </w:rPr>
              <w:instrText xml:space="preserve"> PAGEREF _Toc514450054 \h </w:instrText>
            </w:r>
          </w:ins>
          <w:r>
            <w:rPr>
              <w:noProof/>
              <w:webHidden/>
            </w:rPr>
          </w:r>
          <w:r>
            <w:rPr>
              <w:noProof/>
              <w:webHidden/>
            </w:rPr>
            <w:fldChar w:fldCharType="separate"/>
          </w:r>
          <w:ins w:id="43" w:author="LoanDT" w:date="2018-05-18T23:38:00Z">
            <w:r>
              <w:rPr>
                <w:noProof/>
                <w:webHidden/>
              </w:rPr>
              <w:t>20</w:t>
            </w:r>
            <w:r>
              <w:rPr>
                <w:noProof/>
                <w:webHidden/>
              </w:rPr>
              <w:fldChar w:fldCharType="end"/>
            </w:r>
            <w:r w:rsidRPr="001313BF">
              <w:rPr>
                <w:rStyle w:val="Hyperlink"/>
                <w:noProof/>
              </w:rPr>
              <w:fldChar w:fldCharType="end"/>
            </w:r>
          </w:ins>
        </w:p>
        <w:p w14:paraId="5CCF89F4" w14:textId="77777777" w:rsidR="00AE0EB1" w:rsidRDefault="00AE0EB1">
          <w:pPr>
            <w:pStyle w:val="TOC3"/>
            <w:tabs>
              <w:tab w:val="left" w:pos="1200"/>
              <w:tab w:val="right" w:leader="dot" w:pos="9395"/>
            </w:tabs>
            <w:rPr>
              <w:ins w:id="44" w:author="LoanDT" w:date="2018-05-18T23:38:00Z"/>
              <w:rFonts w:asciiTheme="minorHAnsi" w:eastAsiaTheme="minorEastAsia" w:hAnsiTheme="minorHAnsi" w:cstheme="minorBidi"/>
              <w:noProof/>
              <w:color w:val="auto"/>
              <w:sz w:val="24"/>
              <w:szCs w:val="24"/>
              <w:lang w:val="en-US"/>
            </w:rPr>
          </w:pPr>
          <w:ins w:id="45"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"_Toc514450055"</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1.2.2.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Chuyển giao liên tục</w:t>
            </w:r>
            <w:r>
              <w:rPr>
                <w:noProof/>
                <w:webHidden/>
              </w:rPr>
              <w:tab/>
            </w:r>
            <w:r>
              <w:rPr>
                <w:noProof/>
                <w:webHidden/>
              </w:rPr>
              <w:fldChar w:fldCharType="begin"/>
            </w:r>
            <w:r>
              <w:rPr>
                <w:noProof/>
                <w:webHidden/>
              </w:rPr>
              <w:instrText xml:space="preserve"> PAGEREF _Toc514450055 \h </w:instrText>
            </w:r>
          </w:ins>
          <w:r>
            <w:rPr>
              <w:noProof/>
              <w:webHidden/>
            </w:rPr>
          </w:r>
          <w:r>
            <w:rPr>
              <w:noProof/>
              <w:webHidden/>
            </w:rPr>
            <w:fldChar w:fldCharType="separate"/>
          </w:r>
          <w:ins w:id="46" w:author="LoanDT" w:date="2018-05-18T23:38:00Z">
            <w:r>
              <w:rPr>
                <w:noProof/>
                <w:webHidden/>
              </w:rPr>
              <w:t>21</w:t>
            </w:r>
            <w:r>
              <w:rPr>
                <w:noProof/>
                <w:webHidden/>
              </w:rPr>
              <w:fldChar w:fldCharType="end"/>
            </w:r>
            <w:r w:rsidRPr="001313BF">
              <w:rPr>
                <w:rStyle w:val="Hyperlink"/>
                <w:noProof/>
              </w:rPr>
              <w:fldChar w:fldCharType="end"/>
            </w:r>
          </w:ins>
        </w:p>
        <w:p w14:paraId="20EC2D62" w14:textId="77777777" w:rsidR="00AE0EB1" w:rsidRDefault="00AE0EB1">
          <w:pPr>
            <w:pStyle w:val="TOC3"/>
            <w:tabs>
              <w:tab w:val="left" w:pos="1200"/>
              <w:tab w:val="right" w:leader="dot" w:pos="9395"/>
            </w:tabs>
            <w:rPr>
              <w:ins w:id="47" w:author="LoanDT" w:date="2018-05-18T23:38:00Z"/>
              <w:rFonts w:asciiTheme="minorHAnsi" w:eastAsiaTheme="minorEastAsia" w:hAnsiTheme="minorHAnsi" w:cstheme="minorBidi"/>
              <w:noProof/>
              <w:color w:val="auto"/>
              <w:sz w:val="24"/>
              <w:szCs w:val="24"/>
              <w:lang w:val="en-US"/>
            </w:rPr>
          </w:pPr>
          <w:ins w:id="48"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"_Toc514450056"</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1.2.3.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Một số công cụ hỗ trợ</w:t>
            </w:r>
            <w:r>
              <w:rPr>
                <w:noProof/>
                <w:webHidden/>
              </w:rPr>
              <w:tab/>
            </w:r>
            <w:r>
              <w:rPr>
                <w:noProof/>
                <w:webHidden/>
              </w:rPr>
              <w:fldChar w:fldCharType="begin"/>
            </w:r>
            <w:r>
              <w:rPr>
                <w:noProof/>
                <w:webHidden/>
              </w:rPr>
              <w:instrText xml:space="preserve"> PAGEREF _Toc514450056 \h </w:instrText>
            </w:r>
          </w:ins>
          <w:r>
            <w:rPr>
              <w:noProof/>
              <w:webHidden/>
            </w:rPr>
          </w:r>
          <w:r>
            <w:rPr>
              <w:noProof/>
              <w:webHidden/>
            </w:rPr>
            <w:fldChar w:fldCharType="separate"/>
          </w:r>
          <w:ins w:id="49" w:author="LoanDT" w:date="2018-05-18T23:38:00Z">
            <w:r>
              <w:rPr>
                <w:noProof/>
                <w:webHidden/>
              </w:rPr>
              <w:t>22</w:t>
            </w:r>
            <w:r>
              <w:rPr>
                <w:noProof/>
                <w:webHidden/>
              </w:rPr>
              <w:fldChar w:fldCharType="end"/>
            </w:r>
            <w:r w:rsidRPr="001313BF">
              <w:rPr>
                <w:rStyle w:val="Hyperlink"/>
                <w:noProof/>
              </w:rPr>
              <w:fldChar w:fldCharType="end"/>
            </w:r>
          </w:ins>
        </w:p>
        <w:p w14:paraId="1F95D6FB" w14:textId="77777777" w:rsidR="00AE0EB1" w:rsidRDefault="00AE0EB1">
          <w:pPr>
            <w:pStyle w:val="TOC2"/>
            <w:tabs>
              <w:tab w:val="left" w:pos="960"/>
              <w:tab w:val="right" w:leader="dot" w:pos="9395"/>
            </w:tabs>
            <w:rPr>
              <w:ins w:id="50" w:author="LoanDT" w:date="2018-05-18T23:38:00Z"/>
              <w:rFonts w:asciiTheme="minorHAnsi" w:eastAsiaTheme="minorEastAsia" w:hAnsiTheme="minorHAnsi" w:cstheme="minorBidi"/>
              <w:noProof/>
              <w:color w:val="auto"/>
              <w:sz w:val="24"/>
              <w:szCs w:val="24"/>
              <w:lang w:val="en-US"/>
            </w:rPr>
          </w:pPr>
          <w:ins w:id="51"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"_Toc514450057"</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hAnsi="Times New Roman" w:cs="Times New Roman"/>
                <w:b/>
                <w:noProof/>
              </w:rPr>
              <w:t>1.3.</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 xml:space="preserve">Kiểm </w:t>
            </w:r>
            <w:r w:rsidRPr="001313BF">
              <w:rPr>
                <w:rStyle w:val="Hyperlink"/>
                <w:rFonts w:ascii="Times New Roman" w:eastAsia="Times New Roman" w:hAnsi="Times New Roman" w:cs="Times New Roman"/>
                <w:b/>
                <w:noProof/>
              </w:rPr>
              <w:t>thử</w:t>
            </w:r>
            <w:r>
              <w:rPr>
                <w:noProof/>
                <w:webHidden/>
              </w:rPr>
              <w:tab/>
            </w:r>
            <w:r>
              <w:rPr>
                <w:noProof/>
                <w:webHidden/>
              </w:rPr>
              <w:fldChar w:fldCharType="begin"/>
            </w:r>
            <w:r>
              <w:rPr>
                <w:noProof/>
                <w:webHidden/>
              </w:rPr>
              <w:instrText xml:space="preserve"> PAGEREF _Toc514450057 \h </w:instrText>
            </w:r>
          </w:ins>
          <w:r>
            <w:rPr>
              <w:noProof/>
              <w:webHidden/>
            </w:rPr>
          </w:r>
          <w:r>
            <w:rPr>
              <w:noProof/>
              <w:webHidden/>
            </w:rPr>
            <w:fldChar w:fldCharType="separate"/>
          </w:r>
          <w:ins w:id="52" w:author="LoanDT" w:date="2018-05-18T23:38:00Z">
            <w:r>
              <w:rPr>
                <w:noProof/>
                <w:webHidden/>
              </w:rPr>
              <w:t>29</w:t>
            </w:r>
            <w:r>
              <w:rPr>
                <w:noProof/>
                <w:webHidden/>
              </w:rPr>
              <w:fldChar w:fldCharType="end"/>
            </w:r>
            <w:r w:rsidRPr="001313BF">
              <w:rPr>
                <w:rStyle w:val="Hyperlink"/>
                <w:noProof/>
              </w:rPr>
              <w:fldChar w:fldCharType="end"/>
            </w:r>
          </w:ins>
        </w:p>
        <w:p w14:paraId="52650E82" w14:textId="77777777" w:rsidR="00AE0EB1" w:rsidRDefault="00AE0EB1">
          <w:pPr>
            <w:pStyle w:val="TOC3"/>
            <w:tabs>
              <w:tab w:val="left" w:pos="1200"/>
              <w:tab w:val="right" w:leader="dot" w:pos="9395"/>
            </w:tabs>
            <w:rPr>
              <w:ins w:id="53" w:author="LoanDT" w:date="2018-05-18T23:38:00Z"/>
              <w:rFonts w:asciiTheme="minorHAnsi" w:eastAsiaTheme="minorEastAsia" w:hAnsiTheme="minorHAnsi" w:cstheme="minorBidi"/>
              <w:noProof/>
              <w:color w:val="auto"/>
              <w:sz w:val="24"/>
              <w:szCs w:val="24"/>
              <w:lang w:val="en-US"/>
            </w:rPr>
          </w:pPr>
          <w:ins w:id="54"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"_Toc514450058"</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1.3.1.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hộp đen</w:t>
            </w:r>
            <w:r>
              <w:rPr>
                <w:noProof/>
                <w:webHidden/>
              </w:rPr>
              <w:tab/>
            </w:r>
            <w:r>
              <w:rPr>
                <w:noProof/>
                <w:webHidden/>
              </w:rPr>
              <w:fldChar w:fldCharType="begin"/>
            </w:r>
            <w:r>
              <w:rPr>
                <w:noProof/>
                <w:webHidden/>
              </w:rPr>
              <w:instrText xml:space="preserve"> PAGEREF _Toc514450058 \h </w:instrText>
            </w:r>
          </w:ins>
          <w:r>
            <w:rPr>
              <w:noProof/>
              <w:webHidden/>
            </w:rPr>
          </w:r>
          <w:r>
            <w:rPr>
              <w:noProof/>
              <w:webHidden/>
            </w:rPr>
            <w:fldChar w:fldCharType="separate"/>
          </w:r>
          <w:ins w:id="55" w:author="LoanDT" w:date="2018-05-18T23:38:00Z">
            <w:r>
              <w:rPr>
                <w:noProof/>
                <w:webHidden/>
              </w:rPr>
              <w:t>30</w:t>
            </w:r>
            <w:r>
              <w:rPr>
                <w:noProof/>
                <w:webHidden/>
              </w:rPr>
              <w:fldChar w:fldCharType="end"/>
            </w:r>
            <w:r w:rsidRPr="001313BF">
              <w:rPr>
                <w:rStyle w:val="Hyperlink"/>
                <w:noProof/>
              </w:rPr>
              <w:fldChar w:fldCharType="end"/>
            </w:r>
          </w:ins>
        </w:p>
        <w:p w14:paraId="09EA7B54" w14:textId="77777777" w:rsidR="00AE0EB1" w:rsidRDefault="00AE0EB1">
          <w:pPr>
            <w:pStyle w:val="TOC3"/>
            <w:tabs>
              <w:tab w:val="left" w:pos="1200"/>
              <w:tab w:val="right" w:leader="dot" w:pos="9395"/>
            </w:tabs>
            <w:rPr>
              <w:ins w:id="56" w:author="LoanDT" w:date="2018-05-18T23:38:00Z"/>
              <w:rFonts w:asciiTheme="minorHAnsi" w:eastAsiaTheme="minorEastAsia" w:hAnsiTheme="minorHAnsi" w:cstheme="minorBidi"/>
              <w:noProof/>
              <w:color w:val="auto"/>
              <w:sz w:val="24"/>
              <w:szCs w:val="24"/>
              <w:lang w:val="en-US"/>
            </w:rPr>
          </w:pPr>
          <w:ins w:id="57"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"_Toc514450059"</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1.3.2.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hộp trắng</w:t>
            </w:r>
            <w:r>
              <w:rPr>
                <w:noProof/>
                <w:webHidden/>
              </w:rPr>
              <w:tab/>
            </w:r>
            <w:r>
              <w:rPr>
                <w:noProof/>
                <w:webHidden/>
              </w:rPr>
              <w:fldChar w:fldCharType="begin"/>
            </w:r>
            <w:r>
              <w:rPr>
                <w:noProof/>
                <w:webHidden/>
              </w:rPr>
              <w:instrText xml:space="preserve"> PAGEREF _Toc514450059 \h </w:instrText>
            </w:r>
          </w:ins>
          <w:r>
            <w:rPr>
              <w:noProof/>
              <w:webHidden/>
            </w:rPr>
          </w:r>
          <w:r>
            <w:rPr>
              <w:noProof/>
              <w:webHidden/>
            </w:rPr>
            <w:fldChar w:fldCharType="separate"/>
          </w:r>
          <w:ins w:id="58" w:author="LoanDT" w:date="2018-05-18T23:38:00Z">
            <w:r>
              <w:rPr>
                <w:noProof/>
                <w:webHidden/>
              </w:rPr>
              <w:t>30</w:t>
            </w:r>
            <w:r>
              <w:rPr>
                <w:noProof/>
                <w:webHidden/>
              </w:rPr>
              <w:fldChar w:fldCharType="end"/>
            </w:r>
            <w:r w:rsidRPr="001313BF">
              <w:rPr>
                <w:rStyle w:val="Hyperlink"/>
                <w:noProof/>
              </w:rPr>
              <w:fldChar w:fldCharType="end"/>
            </w:r>
          </w:ins>
        </w:p>
        <w:p w14:paraId="038A00CA" w14:textId="77777777" w:rsidR="00AE0EB1" w:rsidRDefault="00AE0EB1">
          <w:pPr>
            <w:pStyle w:val="TOC3"/>
            <w:tabs>
              <w:tab w:val="left" w:pos="1200"/>
              <w:tab w:val="right" w:leader="dot" w:pos="9395"/>
            </w:tabs>
            <w:rPr>
              <w:ins w:id="59" w:author="LoanDT" w:date="2018-05-18T23:38:00Z"/>
              <w:rFonts w:asciiTheme="minorHAnsi" w:eastAsiaTheme="minorEastAsia" w:hAnsiTheme="minorHAnsi" w:cstheme="minorBidi"/>
              <w:noProof/>
              <w:color w:val="auto"/>
              <w:sz w:val="24"/>
              <w:szCs w:val="24"/>
              <w:lang w:val="en-US"/>
            </w:rPr>
          </w:pPr>
          <w:ins w:id="60"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"_Toc514450060"</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1.3.3.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hộp xám</w:t>
            </w:r>
            <w:r>
              <w:rPr>
                <w:noProof/>
                <w:webHidden/>
              </w:rPr>
              <w:tab/>
            </w:r>
            <w:r>
              <w:rPr>
                <w:noProof/>
                <w:webHidden/>
              </w:rPr>
              <w:fldChar w:fldCharType="begin"/>
            </w:r>
            <w:r>
              <w:rPr>
                <w:noProof/>
                <w:webHidden/>
              </w:rPr>
              <w:instrText xml:space="preserve"> PAGEREF _Toc514450060 \h </w:instrText>
            </w:r>
          </w:ins>
          <w:r>
            <w:rPr>
              <w:noProof/>
              <w:webHidden/>
            </w:rPr>
          </w:r>
          <w:r>
            <w:rPr>
              <w:noProof/>
              <w:webHidden/>
            </w:rPr>
            <w:fldChar w:fldCharType="separate"/>
          </w:r>
          <w:ins w:id="61" w:author="LoanDT" w:date="2018-05-18T23:38:00Z">
            <w:r>
              <w:rPr>
                <w:noProof/>
                <w:webHidden/>
              </w:rPr>
              <w:t>30</w:t>
            </w:r>
            <w:r>
              <w:rPr>
                <w:noProof/>
                <w:webHidden/>
              </w:rPr>
              <w:fldChar w:fldCharType="end"/>
            </w:r>
            <w:r w:rsidRPr="001313BF">
              <w:rPr>
                <w:rStyle w:val="Hyperlink"/>
                <w:noProof/>
              </w:rPr>
              <w:fldChar w:fldCharType="end"/>
            </w:r>
          </w:ins>
        </w:p>
        <w:p w14:paraId="604CEC7E" w14:textId="77777777" w:rsidR="00AE0EB1" w:rsidRDefault="00AE0EB1">
          <w:pPr>
            <w:pStyle w:val="TOC3"/>
            <w:tabs>
              <w:tab w:val="left" w:pos="1200"/>
              <w:tab w:val="right" w:leader="dot" w:pos="9395"/>
            </w:tabs>
            <w:rPr>
              <w:ins w:id="62" w:author="LoanDT" w:date="2018-05-18T23:38:00Z"/>
              <w:rFonts w:asciiTheme="minorHAnsi" w:eastAsiaTheme="minorEastAsia" w:hAnsiTheme="minorHAnsi" w:cstheme="minorBidi"/>
              <w:noProof/>
              <w:color w:val="auto"/>
              <w:sz w:val="24"/>
              <w:szCs w:val="24"/>
              <w:lang w:val="en-US"/>
            </w:rPr>
          </w:pPr>
          <w:ins w:id="63"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"_Toc514450061"</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1.3.4.</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Các cấp độ kiểm thử</w:t>
            </w:r>
            <w:r>
              <w:rPr>
                <w:noProof/>
                <w:webHidden/>
              </w:rPr>
              <w:tab/>
            </w:r>
            <w:r>
              <w:rPr>
                <w:noProof/>
                <w:webHidden/>
              </w:rPr>
              <w:fldChar w:fldCharType="begin"/>
            </w:r>
            <w:r>
              <w:rPr>
                <w:noProof/>
                <w:webHidden/>
              </w:rPr>
              <w:instrText xml:space="preserve"> PAGEREF _Toc514450061 \h </w:instrText>
            </w:r>
          </w:ins>
          <w:r>
            <w:rPr>
              <w:noProof/>
              <w:webHidden/>
            </w:rPr>
          </w:r>
          <w:r>
            <w:rPr>
              <w:noProof/>
              <w:webHidden/>
            </w:rPr>
            <w:fldChar w:fldCharType="separate"/>
          </w:r>
          <w:ins w:id="64" w:author="LoanDT" w:date="2018-05-18T23:38:00Z">
            <w:r>
              <w:rPr>
                <w:noProof/>
                <w:webHidden/>
              </w:rPr>
              <w:t>31</w:t>
            </w:r>
            <w:r>
              <w:rPr>
                <w:noProof/>
                <w:webHidden/>
              </w:rPr>
              <w:fldChar w:fldCharType="end"/>
            </w:r>
            <w:r w:rsidRPr="001313BF">
              <w:rPr>
                <w:rStyle w:val="Hyperlink"/>
                <w:noProof/>
              </w:rPr>
              <w:fldChar w:fldCharType="end"/>
            </w:r>
          </w:ins>
        </w:p>
        <w:p w14:paraId="021996F0" w14:textId="77777777" w:rsidR="00AE0EB1" w:rsidRDefault="00AE0EB1">
          <w:pPr>
            <w:pStyle w:val="TOC1"/>
            <w:rPr>
              <w:ins w:id="65" w:author="LoanDT" w:date="2018-05-18T23:38:00Z"/>
              <w:rFonts w:asciiTheme="minorHAnsi" w:eastAsiaTheme="minorEastAsia" w:hAnsiTheme="minorHAnsi" w:cstheme="minorBidi"/>
              <w:noProof/>
              <w:color w:val="auto"/>
              <w:sz w:val="24"/>
              <w:szCs w:val="24"/>
              <w:lang w:val="en-US"/>
            </w:rPr>
          </w:pPr>
          <w:ins w:id="66"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"_Toc514450062"</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CHƯƠNG 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KHÓ KHĂN VÀ CÁC VẤN ĐỀ CẦN GIẢI QUYẾT</w:t>
            </w:r>
            <w:r>
              <w:rPr>
                <w:noProof/>
                <w:webHidden/>
              </w:rPr>
              <w:tab/>
            </w:r>
            <w:r>
              <w:rPr>
                <w:noProof/>
                <w:webHidden/>
              </w:rPr>
              <w:fldChar w:fldCharType="begin"/>
            </w:r>
            <w:r>
              <w:rPr>
                <w:noProof/>
                <w:webHidden/>
              </w:rPr>
              <w:instrText xml:space="preserve"> PAGEREF _Toc514450062 \h </w:instrText>
            </w:r>
          </w:ins>
          <w:r>
            <w:rPr>
              <w:noProof/>
              <w:webHidden/>
            </w:rPr>
          </w:r>
          <w:r>
            <w:rPr>
              <w:noProof/>
              <w:webHidden/>
            </w:rPr>
            <w:fldChar w:fldCharType="separate"/>
          </w:r>
          <w:ins w:id="67" w:author="LoanDT" w:date="2018-05-18T23:38:00Z">
            <w:r>
              <w:rPr>
                <w:noProof/>
                <w:webHidden/>
              </w:rPr>
              <w:t>34</w:t>
            </w:r>
            <w:r>
              <w:rPr>
                <w:noProof/>
                <w:webHidden/>
              </w:rPr>
              <w:fldChar w:fldCharType="end"/>
            </w:r>
            <w:r w:rsidRPr="001313BF">
              <w:rPr>
                <w:rStyle w:val="Hyperlink"/>
                <w:noProof/>
              </w:rPr>
              <w:fldChar w:fldCharType="end"/>
            </w:r>
          </w:ins>
        </w:p>
        <w:p w14:paraId="2AC01DA7" w14:textId="77777777" w:rsidR="00AE0EB1" w:rsidRDefault="00AE0EB1">
          <w:pPr>
            <w:pStyle w:val="TOC2"/>
            <w:tabs>
              <w:tab w:val="left" w:pos="960"/>
              <w:tab w:val="right" w:leader="dot" w:pos="9395"/>
            </w:tabs>
            <w:rPr>
              <w:ins w:id="68" w:author="LoanDT" w:date="2018-05-18T23:38:00Z"/>
              <w:rFonts w:asciiTheme="minorHAnsi" w:eastAsiaTheme="minorEastAsia" w:hAnsiTheme="minorHAnsi" w:cstheme="minorBidi"/>
              <w:noProof/>
              <w:color w:val="auto"/>
              <w:sz w:val="24"/>
              <w:szCs w:val="24"/>
              <w:lang w:val="en-US"/>
            </w:rPr>
          </w:pPr>
          <w:ins w:id="69"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"_Toc514450063"</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2.1.</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Môi trường kiểm thử</w:t>
            </w:r>
            <w:r>
              <w:rPr>
                <w:noProof/>
                <w:webHidden/>
              </w:rPr>
              <w:tab/>
            </w:r>
            <w:r>
              <w:rPr>
                <w:noProof/>
                <w:webHidden/>
              </w:rPr>
              <w:fldChar w:fldCharType="begin"/>
            </w:r>
            <w:r>
              <w:rPr>
                <w:noProof/>
                <w:webHidden/>
              </w:rPr>
              <w:instrText xml:space="preserve"> PAGEREF _Toc514450063 \h </w:instrText>
            </w:r>
          </w:ins>
          <w:r>
            <w:rPr>
              <w:noProof/>
              <w:webHidden/>
            </w:rPr>
          </w:r>
          <w:r>
            <w:rPr>
              <w:noProof/>
              <w:webHidden/>
            </w:rPr>
            <w:fldChar w:fldCharType="separate"/>
          </w:r>
          <w:ins w:id="70" w:author="LoanDT" w:date="2018-05-18T23:38:00Z">
            <w:r>
              <w:rPr>
                <w:noProof/>
                <w:webHidden/>
              </w:rPr>
              <w:t>34</w:t>
            </w:r>
            <w:r>
              <w:rPr>
                <w:noProof/>
                <w:webHidden/>
              </w:rPr>
              <w:fldChar w:fldCharType="end"/>
            </w:r>
            <w:r w:rsidRPr="001313BF">
              <w:rPr>
                <w:rStyle w:val="Hyperlink"/>
                <w:noProof/>
              </w:rPr>
              <w:fldChar w:fldCharType="end"/>
            </w:r>
          </w:ins>
        </w:p>
        <w:p w14:paraId="273E4672" w14:textId="77777777" w:rsidR="00AE0EB1" w:rsidRDefault="00AE0EB1">
          <w:pPr>
            <w:pStyle w:val="TOC2"/>
            <w:tabs>
              <w:tab w:val="left" w:pos="960"/>
              <w:tab w:val="right" w:leader="dot" w:pos="9395"/>
            </w:tabs>
            <w:rPr>
              <w:ins w:id="71" w:author="LoanDT" w:date="2018-05-18T23:38:00Z"/>
              <w:rFonts w:asciiTheme="minorHAnsi" w:eastAsiaTheme="minorEastAsia" w:hAnsiTheme="minorHAnsi" w:cstheme="minorBidi"/>
              <w:noProof/>
              <w:color w:val="auto"/>
              <w:sz w:val="24"/>
              <w:szCs w:val="24"/>
              <w:lang w:val="en-US"/>
            </w:rPr>
          </w:pPr>
          <w:ins w:id="72"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"_Toc514450064"</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hAnsi="Times New Roman" w:cs="Times New Roman"/>
                <w:b/>
                <w:noProof/>
              </w:rPr>
              <w:t>2.2.</w:t>
            </w:r>
            <w:r>
              <w:rPr>
                <w:rFonts w:asciiTheme="minorHAnsi" w:eastAsiaTheme="minorEastAsia" w:hAnsiTheme="minorHAnsi" w:cstheme="minorBidi"/>
                <w:noProof/>
                <w:color w:val="auto"/>
                <w:sz w:val="24"/>
                <w:szCs w:val="24"/>
                <w:lang w:val="en-US"/>
              </w:rPr>
              <w:tab/>
            </w:r>
            <w:r w:rsidRPr="001313BF">
              <w:rPr>
                <w:rStyle w:val="Hyperlink"/>
                <w:rFonts w:ascii="Times New Roman" w:hAnsi="Times New Roman" w:cs="Times New Roman"/>
                <w:b/>
                <w:noProof/>
              </w:rPr>
              <w:t>Công cụ hỗ trợ kiểm thử</w:t>
            </w:r>
            <w:r>
              <w:rPr>
                <w:noProof/>
                <w:webHidden/>
              </w:rPr>
              <w:tab/>
            </w:r>
            <w:r>
              <w:rPr>
                <w:noProof/>
                <w:webHidden/>
              </w:rPr>
              <w:fldChar w:fldCharType="begin"/>
            </w:r>
            <w:r>
              <w:rPr>
                <w:noProof/>
                <w:webHidden/>
              </w:rPr>
              <w:instrText xml:space="preserve"> PAGEREF _Toc514450064 \h </w:instrText>
            </w:r>
          </w:ins>
          <w:r>
            <w:rPr>
              <w:noProof/>
              <w:webHidden/>
            </w:rPr>
          </w:r>
          <w:r>
            <w:rPr>
              <w:noProof/>
              <w:webHidden/>
            </w:rPr>
            <w:fldChar w:fldCharType="separate"/>
          </w:r>
          <w:ins w:id="73" w:author="LoanDT" w:date="2018-05-18T23:38:00Z">
            <w:r>
              <w:rPr>
                <w:noProof/>
                <w:webHidden/>
              </w:rPr>
              <w:t>35</w:t>
            </w:r>
            <w:r>
              <w:rPr>
                <w:noProof/>
                <w:webHidden/>
              </w:rPr>
              <w:fldChar w:fldCharType="end"/>
            </w:r>
            <w:r w:rsidRPr="001313BF">
              <w:rPr>
                <w:rStyle w:val="Hyperlink"/>
                <w:noProof/>
              </w:rPr>
              <w:fldChar w:fldCharType="end"/>
            </w:r>
          </w:ins>
        </w:p>
        <w:p w14:paraId="1B21456E" w14:textId="77777777" w:rsidR="00AE0EB1" w:rsidRDefault="00AE0EB1">
          <w:pPr>
            <w:pStyle w:val="TOC1"/>
            <w:rPr>
              <w:ins w:id="74" w:author="LoanDT" w:date="2018-05-18T23:38:00Z"/>
              <w:rFonts w:asciiTheme="minorHAnsi" w:eastAsiaTheme="minorEastAsia" w:hAnsiTheme="minorHAnsi" w:cstheme="minorBidi"/>
              <w:noProof/>
              <w:color w:val="auto"/>
              <w:sz w:val="24"/>
              <w:szCs w:val="24"/>
              <w:lang w:val="en-US"/>
            </w:rPr>
          </w:pPr>
          <w:ins w:id="75"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"_Toc514450065"</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CHƯƠNG 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QUY TRÌNH KIỂM THỬ CHO ỨNG DỤNG ESB</w:t>
            </w:r>
            <w:r>
              <w:rPr>
                <w:noProof/>
                <w:webHidden/>
              </w:rPr>
              <w:tab/>
            </w:r>
            <w:r>
              <w:rPr>
                <w:noProof/>
                <w:webHidden/>
              </w:rPr>
              <w:fldChar w:fldCharType="begin"/>
            </w:r>
            <w:r>
              <w:rPr>
                <w:noProof/>
                <w:webHidden/>
              </w:rPr>
              <w:instrText xml:space="preserve"> PAGEREF _Toc514450065 \h </w:instrText>
            </w:r>
          </w:ins>
          <w:r>
            <w:rPr>
              <w:noProof/>
              <w:webHidden/>
            </w:rPr>
          </w:r>
          <w:r>
            <w:rPr>
              <w:noProof/>
              <w:webHidden/>
            </w:rPr>
            <w:fldChar w:fldCharType="separate"/>
          </w:r>
          <w:ins w:id="76" w:author="LoanDT" w:date="2018-05-18T23:38:00Z">
            <w:r>
              <w:rPr>
                <w:noProof/>
                <w:webHidden/>
              </w:rPr>
              <w:t>40</w:t>
            </w:r>
            <w:r>
              <w:rPr>
                <w:noProof/>
                <w:webHidden/>
              </w:rPr>
              <w:fldChar w:fldCharType="end"/>
            </w:r>
            <w:r w:rsidRPr="001313BF">
              <w:rPr>
                <w:rStyle w:val="Hyperlink"/>
                <w:noProof/>
              </w:rPr>
              <w:fldChar w:fldCharType="end"/>
            </w:r>
          </w:ins>
        </w:p>
        <w:p w14:paraId="66714169" w14:textId="77777777" w:rsidR="00AE0EB1" w:rsidRDefault="00AE0EB1">
          <w:pPr>
            <w:pStyle w:val="TOC2"/>
            <w:tabs>
              <w:tab w:val="left" w:pos="960"/>
              <w:tab w:val="right" w:leader="dot" w:pos="9395"/>
            </w:tabs>
            <w:rPr>
              <w:ins w:id="77" w:author="LoanDT" w:date="2018-05-18T23:38:00Z"/>
              <w:rFonts w:asciiTheme="minorHAnsi" w:eastAsiaTheme="minorEastAsia" w:hAnsiTheme="minorHAnsi" w:cstheme="minorBidi"/>
              <w:noProof/>
              <w:color w:val="auto"/>
              <w:sz w:val="24"/>
              <w:szCs w:val="24"/>
              <w:lang w:val="en-US"/>
            </w:rPr>
          </w:pPr>
          <w:ins w:id="78"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"_Toc514450066"</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3.1.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Hướng tiếp cận</w:t>
            </w:r>
            <w:r>
              <w:rPr>
                <w:noProof/>
                <w:webHidden/>
              </w:rPr>
              <w:tab/>
            </w:r>
            <w:r>
              <w:rPr>
                <w:noProof/>
                <w:webHidden/>
              </w:rPr>
              <w:fldChar w:fldCharType="begin"/>
            </w:r>
            <w:r>
              <w:rPr>
                <w:noProof/>
                <w:webHidden/>
              </w:rPr>
              <w:instrText xml:space="preserve"> PAGEREF _Toc514450066 \h </w:instrText>
            </w:r>
          </w:ins>
          <w:r>
            <w:rPr>
              <w:noProof/>
              <w:webHidden/>
            </w:rPr>
          </w:r>
          <w:r>
            <w:rPr>
              <w:noProof/>
              <w:webHidden/>
            </w:rPr>
            <w:fldChar w:fldCharType="separate"/>
          </w:r>
          <w:ins w:id="79" w:author="LoanDT" w:date="2018-05-18T23:38:00Z">
            <w:r>
              <w:rPr>
                <w:noProof/>
                <w:webHidden/>
              </w:rPr>
              <w:t>40</w:t>
            </w:r>
            <w:r>
              <w:rPr>
                <w:noProof/>
                <w:webHidden/>
              </w:rPr>
              <w:fldChar w:fldCharType="end"/>
            </w:r>
            <w:r w:rsidRPr="001313BF">
              <w:rPr>
                <w:rStyle w:val="Hyperlink"/>
                <w:noProof/>
              </w:rPr>
              <w:fldChar w:fldCharType="end"/>
            </w:r>
          </w:ins>
        </w:p>
        <w:p w14:paraId="21E738AE" w14:textId="77777777" w:rsidR="00AE0EB1" w:rsidRDefault="00AE0EB1">
          <w:pPr>
            <w:pStyle w:val="TOC3"/>
            <w:tabs>
              <w:tab w:val="left" w:pos="1200"/>
              <w:tab w:val="right" w:leader="dot" w:pos="9395"/>
            </w:tabs>
            <w:rPr>
              <w:ins w:id="80" w:author="LoanDT" w:date="2018-05-18T23:38:00Z"/>
              <w:rFonts w:asciiTheme="minorHAnsi" w:eastAsiaTheme="minorEastAsia" w:hAnsiTheme="minorHAnsi" w:cstheme="minorBidi"/>
              <w:noProof/>
              <w:color w:val="auto"/>
              <w:sz w:val="24"/>
              <w:szCs w:val="24"/>
              <w:lang w:val="en-US"/>
            </w:rPr>
          </w:pPr>
          <w:ins w:id="81"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"_Toc514450067"</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3.1.1.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đơn vị</w:t>
            </w:r>
            <w:r>
              <w:rPr>
                <w:noProof/>
                <w:webHidden/>
              </w:rPr>
              <w:tab/>
            </w:r>
            <w:r>
              <w:rPr>
                <w:noProof/>
                <w:webHidden/>
              </w:rPr>
              <w:fldChar w:fldCharType="begin"/>
            </w:r>
            <w:r>
              <w:rPr>
                <w:noProof/>
                <w:webHidden/>
              </w:rPr>
              <w:instrText xml:space="preserve"> PAGEREF _Toc514450067 \h </w:instrText>
            </w:r>
          </w:ins>
          <w:r>
            <w:rPr>
              <w:noProof/>
              <w:webHidden/>
            </w:rPr>
          </w:r>
          <w:r>
            <w:rPr>
              <w:noProof/>
              <w:webHidden/>
            </w:rPr>
            <w:fldChar w:fldCharType="separate"/>
          </w:r>
          <w:ins w:id="82" w:author="LoanDT" w:date="2018-05-18T23:38:00Z">
            <w:r>
              <w:rPr>
                <w:noProof/>
                <w:webHidden/>
              </w:rPr>
              <w:t>40</w:t>
            </w:r>
            <w:r>
              <w:rPr>
                <w:noProof/>
                <w:webHidden/>
              </w:rPr>
              <w:fldChar w:fldCharType="end"/>
            </w:r>
            <w:r w:rsidRPr="001313BF">
              <w:rPr>
                <w:rStyle w:val="Hyperlink"/>
                <w:noProof/>
              </w:rPr>
              <w:fldChar w:fldCharType="end"/>
            </w:r>
          </w:ins>
        </w:p>
        <w:p w14:paraId="3E763564" w14:textId="77777777" w:rsidR="00AE0EB1" w:rsidRDefault="00AE0EB1">
          <w:pPr>
            <w:pStyle w:val="TOC3"/>
            <w:tabs>
              <w:tab w:val="left" w:pos="1200"/>
              <w:tab w:val="right" w:leader="dot" w:pos="9395"/>
            </w:tabs>
            <w:rPr>
              <w:ins w:id="83" w:author="LoanDT" w:date="2018-05-18T23:38:00Z"/>
              <w:rFonts w:asciiTheme="minorHAnsi" w:eastAsiaTheme="minorEastAsia" w:hAnsiTheme="minorHAnsi" w:cstheme="minorBidi"/>
              <w:noProof/>
              <w:color w:val="auto"/>
              <w:sz w:val="24"/>
              <w:szCs w:val="24"/>
              <w:lang w:val="en-US"/>
            </w:rPr>
          </w:pPr>
          <w:ins w:id="84"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"_Toc514450068"</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3.1.2.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tích hợp</w:t>
            </w:r>
            <w:r>
              <w:rPr>
                <w:noProof/>
                <w:webHidden/>
              </w:rPr>
              <w:tab/>
            </w:r>
            <w:r>
              <w:rPr>
                <w:noProof/>
                <w:webHidden/>
              </w:rPr>
              <w:fldChar w:fldCharType="begin"/>
            </w:r>
            <w:r>
              <w:rPr>
                <w:noProof/>
                <w:webHidden/>
              </w:rPr>
              <w:instrText xml:space="preserve"> PAGEREF _Toc514450068 \h </w:instrText>
            </w:r>
          </w:ins>
          <w:r>
            <w:rPr>
              <w:noProof/>
              <w:webHidden/>
            </w:rPr>
          </w:r>
          <w:r>
            <w:rPr>
              <w:noProof/>
              <w:webHidden/>
            </w:rPr>
            <w:fldChar w:fldCharType="separate"/>
          </w:r>
          <w:ins w:id="85" w:author="LoanDT" w:date="2018-05-18T23:38:00Z">
            <w:r>
              <w:rPr>
                <w:noProof/>
                <w:webHidden/>
              </w:rPr>
              <w:t>41</w:t>
            </w:r>
            <w:r>
              <w:rPr>
                <w:noProof/>
                <w:webHidden/>
              </w:rPr>
              <w:fldChar w:fldCharType="end"/>
            </w:r>
            <w:r w:rsidRPr="001313BF">
              <w:rPr>
                <w:rStyle w:val="Hyperlink"/>
                <w:noProof/>
              </w:rPr>
              <w:fldChar w:fldCharType="end"/>
            </w:r>
          </w:ins>
        </w:p>
        <w:p w14:paraId="57EB106C" w14:textId="77777777" w:rsidR="00AE0EB1" w:rsidRDefault="00AE0EB1">
          <w:pPr>
            <w:pStyle w:val="TOC3"/>
            <w:tabs>
              <w:tab w:val="left" w:pos="1200"/>
              <w:tab w:val="right" w:leader="dot" w:pos="9395"/>
            </w:tabs>
            <w:rPr>
              <w:ins w:id="86" w:author="LoanDT" w:date="2018-05-18T23:38:00Z"/>
              <w:rFonts w:asciiTheme="minorHAnsi" w:eastAsiaTheme="minorEastAsia" w:hAnsiTheme="minorHAnsi" w:cstheme="minorBidi"/>
              <w:noProof/>
              <w:color w:val="auto"/>
              <w:sz w:val="24"/>
              <w:szCs w:val="24"/>
              <w:lang w:val="en-US"/>
            </w:rPr>
          </w:pPr>
          <w:ins w:id="87"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"_Toc514450069"</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3.1.3.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Kiểm thử hồi quy</w:t>
            </w:r>
            <w:r>
              <w:rPr>
                <w:noProof/>
                <w:webHidden/>
              </w:rPr>
              <w:tab/>
            </w:r>
            <w:r>
              <w:rPr>
                <w:noProof/>
                <w:webHidden/>
              </w:rPr>
              <w:fldChar w:fldCharType="begin"/>
            </w:r>
            <w:r>
              <w:rPr>
                <w:noProof/>
                <w:webHidden/>
              </w:rPr>
              <w:instrText xml:space="preserve"> PAGEREF _Toc514450069 \h </w:instrText>
            </w:r>
          </w:ins>
          <w:r>
            <w:rPr>
              <w:noProof/>
              <w:webHidden/>
            </w:rPr>
          </w:r>
          <w:r>
            <w:rPr>
              <w:noProof/>
              <w:webHidden/>
            </w:rPr>
            <w:fldChar w:fldCharType="separate"/>
          </w:r>
          <w:ins w:id="88" w:author="LoanDT" w:date="2018-05-18T23:38:00Z">
            <w:r>
              <w:rPr>
                <w:noProof/>
                <w:webHidden/>
              </w:rPr>
              <w:t>41</w:t>
            </w:r>
            <w:r>
              <w:rPr>
                <w:noProof/>
                <w:webHidden/>
              </w:rPr>
              <w:fldChar w:fldCharType="end"/>
            </w:r>
            <w:r w:rsidRPr="001313BF">
              <w:rPr>
                <w:rStyle w:val="Hyperlink"/>
                <w:noProof/>
              </w:rPr>
              <w:fldChar w:fldCharType="end"/>
            </w:r>
          </w:ins>
        </w:p>
        <w:p w14:paraId="6FE1E9EE" w14:textId="77777777" w:rsidR="00AE0EB1" w:rsidRDefault="00AE0EB1">
          <w:pPr>
            <w:pStyle w:val="TOC2"/>
            <w:tabs>
              <w:tab w:val="left" w:pos="960"/>
              <w:tab w:val="right" w:leader="dot" w:pos="9395"/>
            </w:tabs>
            <w:rPr>
              <w:ins w:id="89" w:author="LoanDT" w:date="2018-05-18T23:38:00Z"/>
              <w:rFonts w:asciiTheme="minorHAnsi" w:eastAsiaTheme="minorEastAsia" w:hAnsiTheme="minorHAnsi" w:cstheme="minorBidi"/>
              <w:noProof/>
              <w:color w:val="auto"/>
              <w:sz w:val="24"/>
              <w:szCs w:val="24"/>
              <w:lang w:val="en-US"/>
            </w:rPr>
          </w:pPr>
          <w:ins w:id="90"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"_Toc514450070"</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3.2.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Quy trình kiểm thử ứng dụng ESB</w:t>
            </w:r>
            <w:r>
              <w:rPr>
                <w:noProof/>
                <w:webHidden/>
              </w:rPr>
              <w:tab/>
            </w:r>
            <w:r>
              <w:rPr>
                <w:noProof/>
                <w:webHidden/>
              </w:rPr>
              <w:fldChar w:fldCharType="begin"/>
            </w:r>
            <w:r>
              <w:rPr>
                <w:noProof/>
                <w:webHidden/>
              </w:rPr>
              <w:instrText xml:space="preserve"> PAGEREF _Toc514450070 \h </w:instrText>
            </w:r>
          </w:ins>
          <w:r>
            <w:rPr>
              <w:noProof/>
              <w:webHidden/>
            </w:rPr>
          </w:r>
          <w:r>
            <w:rPr>
              <w:noProof/>
              <w:webHidden/>
            </w:rPr>
            <w:fldChar w:fldCharType="separate"/>
          </w:r>
          <w:ins w:id="91" w:author="LoanDT" w:date="2018-05-18T23:38:00Z">
            <w:r>
              <w:rPr>
                <w:noProof/>
                <w:webHidden/>
              </w:rPr>
              <w:t>41</w:t>
            </w:r>
            <w:r>
              <w:rPr>
                <w:noProof/>
                <w:webHidden/>
              </w:rPr>
              <w:fldChar w:fldCharType="end"/>
            </w:r>
            <w:r w:rsidRPr="001313BF">
              <w:rPr>
                <w:rStyle w:val="Hyperlink"/>
                <w:noProof/>
              </w:rPr>
              <w:fldChar w:fldCharType="end"/>
            </w:r>
          </w:ins>
        </w:p>
        <w:p w14:paraId="48D8427A" w14:textId="77777777" w:rsidR="00AE0EB1" w:rsidRDefault="00AE0EB1">
          <w:pPr>
            <w:pStyle w:val="TOC2"/>
            <w:tabs>
              <w:tab w:val="left" w:pos="960"/>
              <w:tab w:val="right" w:leader="dot" w:pos="9395"/>
            </w:tabs>
            <w:rPr>
              <w:ins w:id="92" w:author="LoanDT" w:date="2018-05-18T23:38:00Z"/>
              <w:rFonts w:asciiTheme="minorHAnsi" w:eastAsiaTheme="minorEastAsia" w:hAnsiTheme="minorHAnsi" w:cstheme="minorBidi"/>
              <w:noProof/>
              <w:color w:val="auto"/>
              <w:sz w:val="24"/>
              <w:szCs w:val="24"/>
              <w:lang w:val="en-US"/>
            </w:rPr>
          </w:pPr>
          <w:ins w:id="93"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"_Toc514450071"</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3.3.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Xây dựng ứng dụng AsenAPIDriver</w:t>
            </w:r>
            <w:r>
              <w:rPr>
                <w:noProof/>
                <w:webHidden/>
              </w:rPr>
              <w:tab/>
            </w:r>
            <w:r>
              <w:rPr>
                <w:noProof/>
                <w:webHidden/>
              </w:rPr>
              <w:fldChar w:fldCharType="begin"/>
            </w:r>
            <w:r>
              <w:rPr>
                <w:noProof/>
                <w:webHidden/>
              </w:rPr>
              <w:instrText xml:space="preserve"> PAGEREF _Toc514450071 \h </w:instrText>
            </w:r>
          </w:ins>
          <w:r>
            <w:rPr>
              <w:noProof/>
              <w:webHidden/>
            </w:rPr>
          </w:r>
          <w:r>
            <w:rPr>
              <w:noProof/>
              <w:webHidden/>
            </w:rPr>
            <w:fldChar w:fldCharType="separate"/>
          </w:r>
          <w:ins w:id="94" w:author="LoanDT" w:date="2018-05-18T23:38:00Z">
            <w:r>
              <w:rPr>
                <w:noProof/>
                <w:webHidden/>
              </w:rPr>
              <w:t>43</w:t>
            </w:r>
            <w:r>
              <w:rPr>
                <w:noProof/>
                <w:webHidden/>
              </w:rPr>
              <w:fldChar w:fldCharType="end"/>
            </w:r>
            <w:r w:rsidRPr="001313BF">
              <w:rPr>
                <w:rStyle w:val="Hyperlink"/>
                <w:noProof/>
              </w:rPr>
              <w:fldChar w:fldCharType="end"/>
            </w:r>
          </w:ins>
        </w:p>
        <w:p w14:paraId="2B7B1544" w14:textId="77777777" w:rsidR="00AE0EB1" w:rsidRDefault="00AE0EB1">
          <w:pPr>
            <w:pStyle w:val="TOC1"/>
            <w:rPr>
              <w:ins w:id="95" w:author="LoanDT" w:date="2018-05-18T23:38:00Z"/>
              <w:rFonts w:asciiTheme="minorHAnsi" w:eastAsiaTheme="minorEastAsia" w:hAnsiTheme="minorHAnsi" w:cstheme="minorBidi"/>
              <w:noProof/>
              <w:color w:val="auto"/>
              <w:sz w:val="24"/>
              <w:szCs w:val="24"/>
              <w:lang w:val="en-US"/>
            </w:rPr>
          </w:pPr>
          <w:ins w:id="96"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"_Toc514450072"</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CHƯƠNG 4.</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THỰC NGHIỆM</w:t>
            </w:r>
            <w:r>
              <w:rPr>
                <w:noProof/>
                <w:webHidden/>
              </w:rPr>
              <w:tab/>
            </w:r>
            <w:r>
              <w:rPr>
                <w:noProof/>
                <w:webHidden/>
              </w:rPr>
              <w:fldChar w:fldCharType="begin"/>
            </w:r>
            <w:r>
              <w:rPr>
                <w:noProof/>
                <w:webHidden/>
              </w:rPr>
              <w:instrText xml:space="preserve"> PAGEREF _Toc514450072 \h </w:instrText>
            </w:r>
          </w:ins>
          <w:r>
            <w:rPr>
              <w:noProof/>
              <w:webHidden/>
            </w:rPr>
          </w:r>
          <w:r>
            <w:rPr>
              <w:noProof/>
              <w:webHidden/>
            </w:rPr>
            <w:fldChar w:fldCharType="separate"/>
          </w:r>
          <w:ins w:id="97" w:author="LoanDT" w:date="2018-05-18T23:38:00Z">
            <w:r>
              <w:rPr>
                <w:noProof/>
                <w:webHidden/>
              </w:rPr>
              <w:t>47</w:t>
            </w:r>
            <w:r>
              <w:rPr>
                <w:noProof/>
                <w:webHidden/>
              </w:rPr>
              <w:fldChar w:fldCharType="end"/>
            </w:r>
            <w:r w:rsidRPr="001313BF">
              <w:rPr>
                <w:rStyle w:val="Hyperlink"/>
                <w:noProof/>
              </w:rPr>
              <w:fldChar w:fldCharType="end"/>
            </w:r>
          </w:ins>
        </w:p>
        <w:p w14:paraId="2BEBAE77" w14:textId="77777777" w:rsidR="00AE0EB1" w:rsidRDefault="00AE0EB1">
          <w:pPr>
            <w:pStyle w:val="TOC2"/>
            <w:tabs>
              <w:tab w:val="left" w:pos="960"/>
              <w:tab w:val="right" w:leader="dot" w:pos="9395"/>
            </w:tabs>
            <w:rPr>
              <w:ins w:id="98" w:author="LoanDT" w:date="2018-05-18T23:38:00Z"/>
              <w:rFonts w:asciiTheme="minorHAnsi" w:eastAsiaTheme="minorEastAsia" w:hAnsiTheme="minorHAnsi" w:cstheme="minorBidi"/>
              <w:noProof/>
              <w:color w:val="auto"/>
              <w:sz w:val="24"/>
              <w:szCs w:val="24"/>
              <w:lang w:val="en-US"/>
            </w:rPr>
          </w:pPr>
          <w:ins w:id="99" w:author="LoanDT" w:date="2018-05-18T23:38:00Z">
            <w:r w:rsidRPr="001313BF">
              <w:rPr>
                <w:rStyle w:val="Hyperlink"/>
                <w:noProof/>
              </w:rPr>
              <w:lastRenderedPageBreak/>
              <w:fldChar w:fldCharType="begin"/>
            </w:r>
            <w:r w:rsidRPr="001313BF">
              <w:rPr>
                <w:rStyle w:val="Hyperlink"/>
                <w:noProof/>
              </w:rPr>
              <w:instrText xml:space="preserve"> </w:instrText>
            </w:r>
            <w:r>
              <w:rPr>
                <w:noProof/>
              </w:rPr>
              <w:instrText>HYPERLINK \l "_Toc514450073"</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4.1.</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Ứng dụng MuleESB mẫu</w:t>
            </w:r>
            <w:r>
              <w:rPr>
                <w:noProof/>
                <w:webHidden/>
              </w:rPr>
              <w:tab/>
            </w:r>
            <w:r>
              <w:rPr>
                <w:noProof/>
                <w:webHidden/>
              </w:rPr>
              <w:fldChar w:fldCharType="begin"/>
            </w:r>
            <w:r>
              <w:rPr>
                <w:noProof/>
                <w:webHidden/>
              </w:rPr>
              <w:instrText xml:space="preserve"> PAGEREF _Toc514450073 \h </w:instrText>
            </w:r>
          </w:ins>
          <w:r>
            <w:rPr>
              <w:noProof/>
              <w:webHidden/>
            </w:rPr>
          </w:r>
          <w:r>
            <w:rPr>
              <w:noProof/>
              <w:webHidden/>
            </w:rPr>
            <w:fldChar w:fldCharType="separate"/>
          </w:r>
          <w:ins w:id="100" w:author="LoanDT" w:date="2018-05-18T23:38:00Z">
            <w:r>
              <w:rPr>
                <w:noProof/>
                <w:webHidden/>
              </w:rPr>
              <w:t>47</w:t>
            </w:r>
            <w:r>
              <w:rPr>
                <w:noProof/>
                <w:webHidden/>
              </w:rPr>
              <w:fldChar w:fldCharType="end"/>
            </w:r>
            <w:r w:rsidRPr="001313BF">
              <w:rPr>
                <w:rStyle w:val="Hyperlink"/>
                <w:noProof/>
              </w:rPr>
              <w:fldChar w:fldCharType="end"/>
            </w:r>
          </w:ins>
        </w:p>
        <w:p w14:paraId="0B90E021" w14:textId="77777777" w:rsidR="00AE0EB1" w:rsidRDefault="00AE0EB1">
          <w:pPr>
            <w:pStyle w:val="TOC2"/>
            <w:tabs>
              <w:tab w:val="left" w:pos="960"/>
              <w:tab w:val="right" w:leader="dot" w:pos="9395"/>
            </w:tabs>
            <w:rPr>
              <w:ins w:id="101" w:author="LoanDT" w:date="2018-05-18T23:38:00Z"/>
              <w:rFonts w:asciiTheme="minorHAnsi" w:eastAsiaTheme="minorEastAsia" w:hAnsiTheme="minorHAnsi" w:cstheme="minorBidi"/>
              <w:noProof/>
              <w:color w:val="auto"/>
              <w:sz w:val="24"/>
              <w:szCs w:val="24"/>
              <w:lang w:val="en-US"/>
            </w:rPr>
          </w:pPr>
          <w:ins w:id="102"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"_Toc514450074"</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4.2.</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Tích hợp quy trình kiểm thử</w:t>
            </w:r>
            <w:r>
              <w:rPr>
                <w:noProof/>
                <w:webHidden/>
              </w:rPr>
              <w:tab/>
            </w:r>
            <w:r>
              <w:rPr>
                <w:noProof/>
                <w:webHidden/>
              </w:rPr>
              <w:fldChar w:fldCharType="begin"/>
            </w:r>
            <w:r>
              <w:rPr>
                <w:noProof/>
                <w:webHidden/>
              </w:rPr>
              <w:instrText xml:space="preserve"> PAGEREF _Toc514450074 \h </w:instrText>
            </w:r>
          </w:ins>
          <w:r>
            <w:rPr>
              <w:noProof/>
              <w:webHidden/>
            </w:rPr>
          </w:r>
          <w:r>
            <w:rPr>
              <w:noProof/>
              <w:webHidden/>
            </w:rPr>
            <w:fldChar w:fldCharType="separate"/>
          </w:r>
          <w:ins w:id="103" w:author="LoanDT" w:date="2018-05-18T23:38:00Z">
            <w:r>
              <w:rPr>
                <w:noProof/>
                <w:webHidden/>
              </w:rPr>
              <w:t>49</w:t>
            </w:r>
            <w:r>
              <w:rPr>
                <w:noProof/>
                <w:webHidden/>
              </w:rPr>
              <w:fldChar w:fldCharType="end"/>
            </w:r>
            <w:r w:rsidRPr="001313BF">
              <w:rPr>
                <w:rStyle w:val="Hyperlink"/>
                <w:noProof/>
              </w:rPr>
              <w:fldChar w:fldCharType="end"/>
            </w:r>
          </w:ins>
        </w:p>
        <w:p w14:paraId="4FF2FDBF" w14:textId="77777777" w:rsidR="00AE0EB1" w:rsidRDefault="00AE0EB1">
          <w:pPr>
            <w:pStyle w:val="TOC2"/>
            <w:tabs>
              <w:tab w:val="left" w:pos="960"/>
              <w:tab w:val="right" w:leader="dot" w:pos="9395"/>
            </w:tabs>
            <w:rPr>
              <w:ins w:id="104" w:author="LoanDT" w:date="2018-05-18T23:38:00Z"/>
              <w:rFonts w:asciiTheme="minorHAnsi" w:eastAsiaTheme="minorEastAsia" w:hAnsiTheme="minorHAnsi" w:cstheme="minorBidi"/>
              <w:noProof/>
              <w:color w:val="auto"/>
              <w:sz w:val="24"/>
              <w:szCs w:val="24"/>
              <w:lang w:val="en-US"/>
            </w:rPr>
          </w:pPr>
          <w:ins w:id="105"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"_Toc514450075"</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4.3.</w:t>
            </w:r>
            <w:r>
              <w:rPr>
                <w:rFonts w:asciiTheme="minorHAnsi" w:eastAsiaTheme="minorEastAsia" w:hAnsiTheme="minorHAnsi" w:cstheme="minorBidi"/>
                <w:noProof/>
                <w:color w:val="auto"/>
                <w:sz w:val="24"/>
                <w:szCs w:val="24"/>
                <w:lang w:val="en-US"/>
              </w:rPr>
              <w:tab/>
            </w:r>
            <w:r w:rsidRPr="001313BF">
              <w:rPr>
                <w:rStyle w:val="Hyperlink"/>
                <w:rFonts w:ascii="Times New Roman" w:eastAsia="Times New Roman" w:hAnsi="Times New Roman" w:cs="Times New Roman"/>
                <w:b/>
                <w:noProof/>
              </w:rPr>
              <w:t>Đánh giá kết quả</w:t>
            </w:r>
            <w:r>
              <w:rPr>
                <w:noProof/>
                <w:webHidden/>
              </w:rPr>
              <w:tab/>
            </w:r>
            <w:r>
              <w:rPr>
                <w:noProof/>
                <w:webHidden/>
              </w:rPr>
              <w:fldChar w:fldCharType="begin"/>
            </w:r>
            <w:r>
              <w:rPr>
                <w:noProof/>
                <w:webHidden/>
              </w:rPr>
              <w:instrText xml:space="preserve"> PAGEREF _Toc514450075 \h </w:instrText>
            </w:r>
          </w:ins>
          <w:r>
            <w:rPr>
              <w:noProof/>
              <w:webHidden/>
            </w:rPr>
          </w:r>
          <w:r>
            <w:rPr>
              <w:noProof/>
              <w:webHidden/>
            </w:rPr>
            <w:fldChar w:fldCharType="separate"/>
          </w:r>
          <w:ins w:id="106" w:author="LoanDT" w:date="2018-05-18T23:38:00Z">
            <w:r>
              <w:rPr>
                <w:noProof/>
                <w:webHidden/>
              </w:rPr>
              <w:t>53</w:t>
            </w:r>
            <w:r>
              <w:rPr>
                <w:noProof/>
                <w:webHidden/>
              </w:rPr>
              <w:fldChar w:fldCharType="end"/>
            </w:r>
            <w:r w:rsidRPr="001313BF">
              <w:rPr>
                <w:rStyle w:val="Hyperlink"/>
                <w:noProof/>
              </w:rPr>
              <w:fldChar w:fldCharType="end"/>
            </w:r>
          </w:ins>
        </w:p>
        <w:p w14:paraId="37FD6539" w14:textId="77777777" w:rsidR="00AE0EB1" w:rsidRDefault="00AE0EB1">
          <w:pPr>
            <w:pStyle w:val="TOC1"/>
            <w:rPr>
              <w:ins w:id="107" w:author="LoanDT" w:date="2018-05-18T23:38:00Z"/>
              <w:rFonts w:asciiTheme="minorHAnsi" w:eastAsiaTheme="minorEastAsia" w:hAnsiTheme="minorHAnsi" w:cstheme="minorBidi"/>
              <w:noProof/>
              <w:color w:val="auto"/>
              <w:sz w:val="24"/>
              <w:szCs w:val="24"/>
              <w:lang w:val="en-US"/>
            </w:rPr>
          </w:pPr>
          <w:ins w:id="108"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"_Toc514450076"</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KẾT LUẬN</w:t>
            </w:r>
            <w:r>
              <w:rPr>
                <w:noProof/>
                <w:webHidden/>
              </w:rPr>
              <w:tab/>
            </w:r>
            <w:r>
              <w:rPr>
                <w:noProof/>
                <w:webHidden/>
              </w:rPr>
              <w:fldChar w:fldCharType="begin"/>
            </w:r>
            <w:r>
              <w:rPr>
                <w:noProof/>
                <w:webHidden/>
              </w:rPr>
              <w:instrText xml:space="preserve"> PAGEREF _Toc514450076 \h </w:instrText>
            </w:r>
          </w:ins>
          <w:r>
            <w:rPr>
              <w:noProof/>
              <w:webHidden/>
            </w:rPr>
          </w:r>
          <w:r>
            <w:rPr>
              <w:noProof/>
              <w:webHidden/>
            </w:rPr>
            <w:fldChar w:fldCharType="separate"/>
          </w:r>
          <w:ins w:id="109" w:author="LoanDT" w:date="2018-05-18T23:38:00Z">
            <w:r>
              <w:rPr>
                <w:noProof/>
                <w:webHidden/>
              </w:rPr>
              <w:t>54</w:t>
            </w:r>
            <w:r>
              <w:rPr>
                <w:noProof/>
                <w:webHidden/>
              </w:rPr>
              <w:fldChar w:fldCharType="end"/>
            </w:r>
            <w:r w:rsidRPr="001313BF">
              <w:rPr>
                <w:rStyle w:val="Hyperlink"/>
                <w:noProof/>
              </w:rPr>
              <w:fldChar w:fldCharType="end"/>
            </w:r>
          </w:ins>
        </w:p>
        <w:p w14:paraId="0F211793" w14:textId="77777777" w:rsidR="00AE0EB1" w:rsidRDefault="00AE0EB1">
          <w:pPr>
            <w:pStyle w:val="TOC1"/>
            <w:rPr>
              <w:ins w:id="110" w:author="LoanDT" w:date="2018-05-18T23:38:00Z"/>
              <w:rFonts w:asciiTheme="minorHAnsi" w:eastAsiaTheme="minorEastAsia" w:hAnsiTheme="minorHAnsi" w:cstheme="minorBidi"/>
              <w:noProof/>
              <w:color w:val="auto"/>
              <w:sz w:val="24"/>
              <w:szCs w:val="24"/>
              <w:lang w:val="en-US"/>
            </w:rPr>
          </w:pPr>
          <w:ins w:id="111" w:author="LoanDT" w:date="2018-05-18T23:38:00Z">
            <w:r w:rsidRPr="001313BF">
              <w:rPr>
                <w:rStyle w:val="Hyperlink"/>
                <w:noProof/>
              </w:rPr>
              <w:fldChar w:fldCharType="begin"/>
            </w:r>
            <w:r w:rsidRPr="001313BF">
              <w:rPr>
                <w:rStyle w:val="Hyperlink"/>
                <w:noProof/>
              </w:rPr>
              <w:instrText xml:space="preserve"> </w:instrText>
            </w:r>
            <w:r>
              <w:rPr>
                <w:noProof/>
              </w:rPr>
              <w:instrText>HYPERLINK \l "_Toc514450077"</w:instrText>
            </w:r>
            <w:r w:rsidRPr="001313BF">
              <w:rPr>
                <w:rStyle w:val="Hyperlink"/>
                <w:noProof/>
              </w:rPr>
              <w:instrText xml:space="preserve"> </w:instrText>
            </w:r>
            <w:r w:rsidRPr="001313BF">
              <w:rPr>
                <w:rStyle w:val="Hyperlink"/>
                <w:noProof/>
              </w:rPr>
              <w:fldChar w:fldCharType="separate"/>
            </w:r>
            <w:r w:rsidRPr="001313BF">
              <w:rPr>
                <w:rStyle w:val="Hyperlink"/>
                <w:rFonts w:ascii="Times New Roman" w:eastAsia="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_Toc514450077 \h </w:instrText>
            </w:r>
          </w:ins>
          <w:r>
            <w:rPr>
              <w:noProof/>
              <w:webHidden/>
            </w:rPr>
          </w:r>
          <w:r>
            <w:rPr>
              <w:noProof/>
              <w:webHidden/>
            </w:rPr>
            <w:fldChar w:fldCharType="separate"/>
          </w:r>
          <w:ins w:id="112" w:author="LoanDT" w:date="2018-05-18T23:38:00Z">
            <w:r>
              <w:rPr>
                <w:noProof/>
                <w:webHidden/>
              </w:rPr>
              <w:t>56</w:t>
            </w:r>
            <w:r>
              <w:rPr>
                <w:noProof/>
                <w:webHidden/>
              </w:rPr>
              <w:fldChar w:fldCharType="end"/>
            </w:r>
            <w:r w:rsidRPr="001313BF">
              <w:rPr>
                <w:rStyle w:val="Hyperlink"/>
                <w:noProof/>
              </w:rPr>
              <w:fldChar w:fldCharType="end"/>
            </w:r>
          </w:ins>
        </w:p>
        <w:p w14:paraId="6A215F63" w14:textId="77777777" w:rsidR="00FF1E29" w:rsidRPr="00FF1E29" w:rsidDel="00AE0EB1" w:rsidRDefault="00FF1E29">
          <w:pPr>
            <w:pStyle w:val="TOC1"/>
            <w:rPr>
              <w:ins w:id="113" w:author="Nguyen Toan" w:date="2018-05-18T22:00:00Z"/>
              <w:del w:id="114" w:author="LoanDT" w:date="2018-05-18T23:38:00Z"/>
              <w:rFonts w:ascii="Times New Roman" w:eastAsiaTheme="minorEastAsia" w:hAnsi="Times New Roman" w:cs="Times New Roman"/>
              <w:noProof/>
              <w:color w:val="auto"/>
              <w:sz w:val="26"/>
              <w:szCs w:val="26"/>
              <w:lang w:val="en-US"/>
              <w:rPrChange w:id="115" w:author="Nguyen Toan" w:date="2018-05-18T22:00:00Z">
                <w:rPr>
                  <w:ins w:id="116" w:author="Nguyen Toan" w:date="2018-05-18T22:00:00Z"/>
                  <w:del w:id="117" w:author="LoanDT" w:date="2018-05-18T23:38:00Z"/>
                  <w:rFonts w:asciiTheme="minorHAnsi" w:eastAsiaTheme="minorEastAsia" w:hAnsiTheme="minorHAnsi" w:cstheme="minorBidi"/>
                  <w:noProof/>
                  <w:color w:val="auto"/>
                  <w:lang w:val="en-US"/>
                </w:rPr>
              </w:rPrChange>
            </w:rPr>
          </w:pPr>
          <w:ins w:id="118" w:author="Nguyen Toan" w:date="2018-05-18T22:00:00Z">
            <w:del w:id="119" w:author="LoanDT" w:date="2018-05-18T23:38:00Z">
              <w:r w:rsidRPr="00AE0EB1" w:rsidDel="00AE0EB1">
                <w:rPr>
                  <w:rStyle w:val="Hyperlink"/>
                  <w:rFonts w:eastAsia="Times New Roman"/>
                  <w:noProof/>
                  <w:sz w:val="26"/>
                  <w:szCs w:val="26"/>
                  <w:rPrChange w:id="120" w:author="LoanDT" w:date="2018-05-18T23:38:00Z">
                    <w:rPr>
                      <w:rStyle w:val="Hyperlink"/>
                      <w:rFonts w:eastAsia="Times New Roman"/>
                      <w:b/>
                      <w:noProof/>
                    </w:rPr>
                  </w:rPrChange>
                </w:rPr>
                <w:delText>LỜI CAM ĐOAN</w:delText>
              </w:r>
              <w:r w:rsidRPr="00FF1E29" w:rsidDel="00AE0EB1">
                <w:rPr>
                  <w:rFonts w:ascii="Times New Roman" w:hAnsi="Times New Roman" w:cs="Times New Roman"/>
                  <w:noProof/>
                  <w:webHidden/>
                  <w:sz w:val="26"/>
                  <w:szCs w:val="26"/>
                  <w:rPrChange w:id="121" w:author="Nguyen Toan" w:date="2018-05-18T22:00:00Z">
                    <w:rPr>
                      <w:noProof/>
                      <w:webHidden/>
                    </w:rPr>
                  </w:rPrChange>
                </w:rPr>
                <w:tab/>
              </w:r>
            </w:del>
          </w:ins>
          <w:ins w:id="122" w:author="Nguyen Toan" w:date="2018-05-18T22:37:00Z">
            <w:del w:id="123" w:author="LoanDT" w:date="2018-05-18T23:38:00Z">
              <w:r w:rsidR="00463BB5" w:rsidDel="00AE0EB1">
                <w:rPr>
                  <w:rFonts w:ascii="Times New Roman" w:hAnsi="Times New Roman" w:cs="Times New Roman"/>
                  <w:noProof/>
                  <w:webHidden/>
                  <w:sz w:val="26"/>
                  <w:szCs w:val="26"/>
                </w:rPr>
                <w:delText>3</w:delText>
              </w:r>
            </w:del>
          </w:ins>
        </w:p>
        <w:p w14:paraId="1D5551D4" w14:textId="7516640C" w:rsidR="00FF1E29" w:rsidRPr="00FF1E29" w:rsidDel="00AE0EB1" w:rsidRDefault="00FF1E29">
          <w:pPr>
            <w:pStyle w:val="TOC1"/>
            <w:rPr>
              <w:ins w:id="124" w:author="Nguyen Toan" w:date="2018-05-18T22:00:00Z"/>
              <w:del w:id="125" w:author="LoanDT" w:date="2018-05-18T23:38:00Z"/>
              <w:rFonts w:ascii="Times New Roman" w:eastAsiaTheme="minorEastAsia" w:hAnsi="Times New Roman" w:cs="Times New Roman"/>
              <w:noProof/>
              <w:color w:val="auto"/>
              <w:sz w:val="26"/>
              <w:szCs w:val="26"/>
              <w:lang w:val="en-US"/>
              <w:rPrChange w:id="126" w:author="Nguyen Toan" w:date="2018-05-18T22:00:00Z">
                <w:rPr>
                  <w:ins w:id="127" w:author="Nguyen Toan" w:date="2018-05-18T22:00:00Z"/>
                  <w:del w:id="128" w:author="LoanDT" w:date="2018-05-18T23:38:00Z"/>
                  <w:rFonts w:asciiTheme="minorHAnsi" w:eastAsiaTheme="minorEastAsia" w:hAnsiTheme="minorHAnsi" w:cstheme="minorBidi"/>
                  <w:noProof/>
                  <w:color w:val="auto"/>
                  <w:lang w:val="en-US"/>
                </w:rPr>
              </w:rPrChange>
            </w:rPr>
          </w:pPr>
          <w:ins w:id="129" w:author="Nguyen Toan" w:date="2018-05-18T22:00:00Z">
            <w:del w:id="130" w:author="LoanDT" w:date="2018-05-18T23:38:00Z">
              <w:r w:rsidRPr="00AE0EB1" w:rsidDel="00AE0EB1">
                <w:rPr>
                  <w:rStyle w:val="Hyperlink"/>
                  <w:rFonts w:eastAsia="Times New Roman"/>
                  <w:noProof/>
                  <w:sz w:val="26"/>
                  <w:szCs w:val="26"/>
                  <w:rPrChange w:id="131" w:author="LoanDT" w:date="2018-05-18T23:38:00Z">
                    <w:rPr>
                      <w:rStyle w:val="Hyperlink"/>
                      <w:rFonts w:eastAsia="Times New Roman"/>
                      <w:b/>
                      <w:noProof/>
                    </w:rPr>
                  </w:rPrChange>
                </w:rPr>
                <w:delText>LỜI CẢM ƠN</w:delText>
              </w:r>
              <w:r w:rsidRPr="00FF1E29" w:rsidDel="00AE0EB1">
                <w:rPr>
                  <w:rFonts w:ascii="Times New Roman" w:hAnsi="Times New Roman" w:cs="Times New Roman"/>
                  <w:noProof/>
                  <w:webHidden/>
                  <w:sz w:val="26"/>
                  <w:szCs w:val="26"/>
                  <w:rPrChange w:id="132" w:author="Nguyen Toan" w:date="2018-05-18T22:00:00Z">
                    <w:rPr>
                      <w:noProof/>
                      <w:webHidden/>
                    </w:rPr>
                  </w:rPrChange>
                </w:rPr>
                <w:tab/>
              </w:r>
              <w:r w:rsidRPr="00FF1E29" w:rsidDel="00AE0EB1">
                <w:rPr>
                  <w:rFonts w:ascii="Times New Roman" w:hAnsi="Times New Roman" w:cs="Times New Roman"/>
                  <w:noProof/>
                  <w:webHidden/>
                  <w:sz w:val="26"/>
                  <w:szCs w:val="26"/>
                  <w:rPrChange w:id="133" w:author="Nguyen Toan" w:date="2018-05-18T22:00:00Z">
                    <w:rPr>
                      <w:noProof/>
                      <w:webHidden/>
                    </w:rPr>
                  </w:rPrChange>
                </w:rPr>
                <w:tab/>
              </w:r>
            </w:del>
          </w:ins>
          <w:ins w:id="134" w:author="Nguyen Toan" w:date="2018-05-18T22:37:00Z">
            <w:del w:id="135" w:author="LoanDT" w:date="2018-05-18T23:38:00Z">
              <w:r w:rsidR="00463BB5" w:rsidDel="00AE0EB1">
                <w:rPr>
                  <w:rFonts w:ascii="Times New Roman" w:hAnsi="Times New Roman" w:cs="Times New Roman"/>
                  <w:noProof/>
                  <w:webHidden/>
                  <w:sz w:val="26"/>
                  <w:szCs w:val="26"/>
                </w:rPr>
                <w:delText>4</w:delText>
              </w:r>
            </w:del>
          </w:ins>
        </w:p>
        <w:p w14:paraId="6D30F06E" w14:textId="77091997" w:rsidR="00FF1E29" w:rsidRPr="00FF1E29" w:rsidDel="00AE0EB1" w:rsidRDefault="00FF1E29">
          <w:pPr>
            <w:pStyle w:val="TOC1"/>
            <w:rPr>
              <w:ins w:id="136" w:author="Nguyen Toan" w:date="2018-05-18T22:00:00Z"/>
              <w:del w:id="137" w:author="LoanDT" w:date="2018-05-18T23:38:00Z"/>
              <w:rFonts w:ascii="Times New Roman" w:eastAsiaTheme="minorEastAsia" w:hAnsi="Times New Roman" w:cs="Times New Roman"/>
              <w:noProof/>
              <w:color w:val="auto"/>
              <w:sz w:val="26"/>
              <w:szCs w:val="26"/>
              <w:lang w:val="en-US"/>
              <w:rPrChange w:id="138" w:author="Nguyen Toan" w:date="2018-05-18T22:00:00Z">
                <w:rPr>
                  <w:ins w:id="139" w:author="Nguyen Toan" w:date="2018-05-18T22:00:00Z"/>
                  <w:del w:id="140" w:author="LoanDT" w:date="2018-05-18T23:38:00Z"/>
                  <w:rFonts w:asciiTheme="minorHAnsi" w:eastAsiaTheme="minorEastAsia" w:hAnsiTheme="minorHAnsi" w:cstheme="minorBidi"/>
                  <w:noProof/>
                  <w:color w:val="auto"/>
                  <w:lang w:val="en-US"/>
                </w:rPr>
              </w:rPrChange>
            </w:rPr>
          </w:pPr>
          <w:ins w:id="141" w:author="Nguyen Toan" w:date="2018-05-18T22:00:00Z">
            <w:del w:id="142" w:author="LoanDT" w:date="2018-05-18T23:38:00Z">
              <w:r w:rsidRPr="00AE0EB1" w:rsidDel="00AE0EB1">
                <w:rPr>
                  <w:rStyle w:val="Hyperlink"/>
                  <w:rFonts w:eastAsia="Times New Roman"/>
                  <w:noProof/>
                  <w:sz w:val="26"/>
                  <w:szCs w:val="26"/>
                  <w:rPrChange w:id="143" w:author="LoanDT" w:date="2018-05-18T23:38:00Z">
                    <w:rPr>
                      <w:rStyle w:val="Hyperlink"/>
                      <w:rFonts w:eastAsia="Times New Roman"/>
                      <w:b/>
                      <w:noProof/>
                    </w:rPr>
                  </w:rPrChange>
                </w:rPr>
                <w:delText>MỤC LỤC</w:delText>
              </w:r>
              <w:r w:rsidRPr="00FF1E29" w:rsidDel="00AE0EB1">
                <w:rPr>
                  <w:rFonts w:ascii="Times New Roman" w:hAnsi="Times New Roman" w:cs="Times New Roman"/>
                  <w:noProof/>
                  <w:webHidden/>
                  <w:sz w:val="26"/>
                  <w:szCs w:val="26"/>
                  <w:rPrChange w:id="144" w:author="Nguyen Toan" w:date="2018-05-18T22:00:00Z">
                    <w:rPr>
                      <w:noProof/>
                      <w:webHidden/>
                    </w:rPr>
                  </w:rPrChange>
                </w:rPr>
                <w:tab/>
              </w:r>
              <w:r w:rsidRPr="00FF1E29" w:rsidDel="00AE0EB1">
                <w:rPr>
                  <w:rFonts w:ascii="Times New Roman" w:hAnsi="Times New Roman" w:cs="Times New Roman"/>
                  <w:noProof/>
                  <w:webHidden/>
                  <w:sz w:val="26"/>
                  <w:szCs w:val="26"/>
                  <w:rPrChange w:id="145" w:author="Nguyen Toan" w:date="2018-05-18T22:00:00Z">
                    <w:rPr>
                      <w:noProof/>
                      <w:webHidden/>
                    </w:rPr>
                  </w:rPrChange>
                </w:rPr>
                <w:tab/>
              </w:r>
            </w:del>
          </w:ins>
          <w:ins w:id="146" w:author="Nguyen Toan" w:date="2018-05-18T22:37:00Z">
            <w:del w:id="147" w:author="LoanDT" w:date="2018-05-18T23:38:00Z">
              <w:r w:rsidR="00463BB5" w:rsidDel="00AE0EB1">
                <w:rPr>
                  <w:rFonts w:ascii="Times New Roman" w:hAnsi="Times New Roman" w:cs="Times New Roman"/>
                  <w:noProof/>
                  <w:webHidden/>
                  <w:sz w:val="26"/>
                  <w:szCs w:val="26"/>
                </w:rPr>
                <w:delText>5</w:delText>
              </w:r>
            </w:del>
          </w:ins>
        </w:p>
        <w:p w14:paraId="09849191" w14:textId="77777777" w:rsidR="00FF1E29" w:rsidRPr="00FF1E29" w:rsidDel="00AE0EB1" w:rsidRDefault="00FF1E29">
          <w:pPr>
            <w:pStyle w:val="TOC1"/>
            <w:rPr>
              <w:ins w:id="148" w:author="Nguyen Toan" w:date="2018-05-18T22:00:00Z"/>
              <w:del w:id="149" w:author="LoanDT" w:date="2018-05-18T23:38:00Z"/>
              <w:rFonts w:ascii="Times New Roman" w:eastAsiaTheme="minorEastAsia" w:hAnsi="Times New Roman" w:cs="Times New Roman"/>
              <w:noProof/>
              <w:color w:val="auto"/>
              <w:sz w:val="26"/>
              <w:szCs w:val="26"/>
              <w:lang w:val="en-US"/>
              <w:rPrChange w:id="150" w:author="Nguyen Toan" w:date="2018-05-18T22:00:00Z">
                <w:rPr>
                  <w:ins w:id="151" w:author="Nguyen Toan" w:date="2018-05-18T22:00:00Z"/>
                  <w:del w:id="152" w:author="LoanDT" w:date="2018-05-18T23:38:00Z"/>
                  <w:rFonts w:asciiTheme="minorHAnsi" w:eastAsiaTheme="minorEastAsia" w:hAnsiTheme="minorHAnsi" w:cstheme="minorBidi"/>
                  <w:noProof/>
                  <w:color w:val="auto"/>
                  <w:lang w:val="en-US"/>
                </w:rPr>
              </w:rPrChange>
            </w:rPr>
          </w:pPr>
          <w:ins w:id="153" w:author="Nguyen Toan" w:date="2018-05-18T22:00:00Z">
            <w:del w:id="154" w:author="LoanDT" w:date="2018-05-18T23:38:00Z">
              <w:r w:rsidRPr="00AE0EB1" w:rsidDel="00AE0EB1">
                <w:rPr>
                  <w:rStyle w:val="Hyperlink"/>
                  <w:noProof/>
                  <w:sz w:val="26"/>
                  <w:szCs w:val="26"/>
                  <w:rPrChange w:id="155" w:author="LoanDT" w:date="2018-05-18T23:38:00Z">
                    <w:rPr>
                      <w:rStyle w:val="Hyperlink"/>
                      <w:b/>
                      <w:noProof/>
                    </w:rPr>
                  </w:rPrChange>
                </w:rPr>
                <w:delText>DANH MỤC CÁC KÝ HIỆU VÀ CHỮ VIẾT TẮT</w:delText>
              </w:r>
              <w:r w:rsidRPr="00FF1E29" w:rsidDel="00AE0EB1">
                <w:rPr>
                  <w:rFonts w:ascii="Times New Roman" w:hAnsi="Times New Roman" w:cs="Times New Roman"/>
                  <w:noProof/>
                  <w:webHidden/>
                  <w:sz w:val="26"/>
                  <w:szCs w:val="26"/>
                  <w:rPrChange w:id="156" w:author="Nguyen Toan" w:date="2018-05-18T22:00:00Z">
                    <w:rPr>
                      <w:noProof/>
                      <w:webHidden/>
                    </w:rPr>
                  </w:rPrChange>
                </w:rPr>
                <w:tab/>
              </w:r>
            </w:del>
          </w:ins>
          <w:ins w:id="157" w:author="Nguyen Toan" w:date="2018-05-18T22:37:00Z">
            <w:del w:id="158" w:author="LoanDT" w:date="2018-05-18T23:38:00Z">
              <w:r w:rsidR="00463BB5" w:rsidDel="00AE0EB1">
                <w:rPr>
                  <w:rFonts w:ascii="Times New Roman" w:hAnsi="Times New Roman" w:cs="Times New Roman"/>
                  <w:noProof/>
                  <w:webHidden/>
                  <w:sz w:val="26"/>
                  <w:szCs w:val="26"/>
                </w:rPr>
                <w:delText>7</w:delText>
              </w:r>
            </w:del>
          </w:ins>
        </w:p>
        <w:p w14:paraId="3DD126D7" w14:textId="77777777" w:rsidR="00FF1E29" w:rsidRPr="00FF1E29" w:rsidDel="00AE0EB1" w:rsidRDefault="00FF1E29">
          <w:pPr>
            <w:pStyle w:val="TOC1"/>
            <w:rPr>
              <w:ins w:id="159" w:author="Nguyen Toan" w:date="2018-05-18T22:00:00Z"/>
              <w:del w:id="160" w:author="LoanDT" w:date="2018-05-18T23:38:00Z"/>
              <w:rFonts w:ascii="Times New Roman" w:eastAsiaTheme="minorEastAsia" w:hAnsi="Times New Roman" w:cs="Times New Roman"/>
              <w:noProof/>
              <w:color w:val="auto"/>
              <w:sz w:val="26"/>
              <w:szCs w:val="26"/>
              <w:lang w:val="en-US"/>
              <w:rPrChange w:id="161" w:author="Nguyen Toan" w:date="2018-05-18T22:00:00Z">
                <w:rPr>
                  <w:ins w:id="162" w:author="Nguyen Toan" w:date="2018-05-18T22:00:00Z"/>
                  <w:del w:id="163" w:author="LoanDT" w:date="2018-05-18T23:38:00Z"/>
                  <w:rFonts w:asciiTheme="minorHAnsi" w:eastAsiaTheme="minorEastAsia" w:hAnsiTheme="minorHAnsi" w:cstheme="minorBidi"/>
                  <w:noProof/>
                  <w:color w:val="auto"/>
                  <w:lang w:val="en-US"/>
                </w:rPr>
              </w:rPrChange>
            </w:rPr>
          </w:pPr>
          <w:ins w:id="164" w:author="Nguyen Toan" w:date="2018-05-18T22:00:00Z">
            <w:del w:id="165" w:author="LoanDT" w:date="2018-05-18T23:38:00Z">
              <w:r w:rsidRPr="00AE0EB1" w:rsidDel="00AE0EB1">
                <w:rPr>
                  <w:rStyle w:val="Hyperlink"/>
                  <w:rFonts w:eastAsia="Times New Roman"/>
                  <w:noProof/>
                  <w:sz w:val="26"/>
                  <w:szCs w:val="26"/>
                  <w:rPrChange w:id="166" w:author="LoanDT" w:date="2018-05-18T23:38:00Z">
                    <w:rPr>
                      <w:rStyle w:val="Hyperlink"/>
                      <w:rFonts w:eastAsia="Times New Roman"/>
                      <w:b/>
                      <w:noProof/>
                    </w:rPr>
                  </w:rPrChange>
                </w:rPr>
                <w:delText>DANH MỤC CÁC HÌNH VẼ, ĐỒ THỊ</w:delText>
              </w:r>
              <w:r w:rsidRPr="00FF1E29" w:rsidDel="00AE0EB1">
                <w:rPr>
                  <w:rFonts w:ascii="Times New Roman" w:hAnsi="Times New Roman" w:cs="Times New Roman"/>
                  <w:noProof/>
                  <w:webHidden/>
                  <w:sz w:val="26"/>
                  <w:szCs w:val="26"/>
                  <w:rPrChange w:id="167" w:author="Nguyen Toan" w:date="2018-05-18T22:00:00Z">
                    <w:rPr>
                      <w:noProof/>
                      <w:webHidden/>
                    </w:rPr>
                  </w:rPrChange>
                </w:rPr>
                <w:tab/>
              </w:r>
            </w:del>
          </w:ins>
          <w:ins w:id="168" w:author="Nguyen Toan" w:date="2018-05-18T22:37:00Z">
            <w:del w:id="169" w:author="LoanDT" w:date="2018-05-18T23:38:00Z">
              <w:r w:rsidR="00463BB5" w:rsidDel="00AE0EB1">
                <w:rPr>
                  <w:rFonts w:ascii="Times New Roman" w:hAnsi="Times New Roman" w:cs="Times New Roman"/>
                  <w:noProof/>
                  <w:webHidden/>
                  <w:sz w:val="26"/>
                  <w:szCs w:val="26"/>
                </w:rPr>
                <w:delText>8</w:delText>
              </w:r>
            </w:del>
          </w:ins>
        </w:p>
        <w:p w14:paraId="1BCBE4AB" w14:textId="3327B22A" w:rsidR="00FF1E29" w:rsidRPr="00FF1E29" w:rsidDel="00AE0EB1" w:rsidRDefault="00FF1E29">
          <w:pPr>
            <w:pStyle w:val="TOC1"/>
            <w:rPr>
              <w:ins w:id="170" w:author="Nguyen Toan" w:date="2018-05-18T22:00:00Z"/>
              <w:del w:id="171" w:author="LoanDT" w:date="2018-05-18T23:38:00Z"/>
              <w:rFonts w:ascii="Times New Roman" w:eastAsiaTheme="minorEastAsia" w:hAnsi="Times New Roman" w:cs="Times New Roman"/>
              <w:noProof/>
              <w:color w:val="auto"/>
              <w:sz w:val="26"/>
              <w:szCs w:val="26"/>
              <w:lang w:val="en-US"/>
              <w:rPrChange w:id="172" w:author="Nguyen Toan" w:date="2018-05-18T22:00:00Z">
                <w:rPr>
                  <w:ins w:id="173" w:author="Nguyen Toan" w:date="2018-05-18T22:00:00Z"/>
                  <w:del w:id="174" w:author="LoanDT" w:date="2018-05-18T23:38:00Z"/>
                  <w:rFonts w:asciiTheme="minorHAnsi" w:eastAsiaTheme="minorEastAsia" w:hAnsiTheme="minorHAnsi" w:cstheme="minorBidi"/>
                  <w:noProof/>
                  <w:color w:val="auto"/>
                  <w:lang w:val="en-US"/>
                </w:rPr>
              </w:rPrChange>
            </w:rPr>
          </w:pPr>
          <w:ins w:id="175" w:author="Nguyen Toan" w:date="2018-05-18T22:00:00Z">
            <w:del w:id="176" w:author="LoanDT" w:date="2018-05-18T23:38:00Z">
              <w:r w:rsidRPr="00AE0EB1" w:rsidDel="00AE0EB1">
                <w:rPr>
                  <w:rStyle w:val="Hyperlink"/>
                  <w:rFonts w:eastAsia="Times New Roman"/>
                  <w:noProof/>
                  <w:sz w:val="26"/>
                  <w:szCs w:val="26"/>
                  <w:rPrChange w:id="177" w:author="LoanDT" w:date="2018-05-18T23:38:00Z">
                    <w:rPr>
                      <w:rStyle w:val="Hyperlink"/>
                      <w:rFonts w:eastAsia="Times New Roman"/>
                      <w:b/>
                      <w:noProof/>
                    </w:rPr>
                  </w:rPrChange>
                </w:rPr>
                <w:delText>MỞ ĐẦU</w:delText>
              </w:r>
              <w:r w:rsidRPr="00FF1E29" w:rsidDel="00AE0EB1">
                <w:rPr>
                  <w:rFonts w:ascii="Times New Roman" w:hAnsi="Times New Roman" w:cs="Times New Roman"/>
                  <w:noProof/>
                  <w:webHidden/>
                  <w:sz w:val="26"/>
                  <w:szCs w:val="26"/>
                  <w:rPrChange w:id="178" w:author="Nguyen Toan" w:date="2018-05-18T22:00:00Z">
                    <w:rPr>
                      <w:noProof/>
                      <w:webHidden/>
                    </w:rPr>
                  </w:rPrChange>
                </w:rPr>
                <w:tab/>
              </w:r>
              <w:r w:rsidRPr="00FF1E29" w:rsidDel="00AE0EB1">
                <w:rPr>
                  <w:rFonts w:ascii="Times New Roman" w:hAnsi="Times New Roman" w:cs="Times New Roman"/>
                  <w:noProof/>
                  <w:webHidden/>
                  <w:sz w:val="26"/>
                  <w:szCs w:val="26"/>
                  <w:rPrChange w:id="179" w:author="Nguyen Toan" w:date="2018-05-18T22:00:00Z">
                    <w:rPr>
                      <w:noProof/>
                      <w:webHidden/>
                    </w:rPr>
                  </w:rPrChange>
                </w:rPr>
                <w:tab/>
              </w:r>
            </w:del>
          </w:ins>
          <w:ins w:id="180" w:author="Nguyen Toan" w:date="2018-05-18T22:37:00Z">
            <w:del w:id="181" w:author="LoanDT" w:date="2018-05-18T23:38:00Z">
              <w:r w:rsidR="00463BB5" w:rsidDel="00AE0EB1">
                <w:rPr>
                  <w:rFonts w:ascii="Times New Roman" w:hAnsi="Times New Roman" w:cs="Times New Roman"/>
                  <w:noProof/>
                  <w:webHidden/>
                  <w:sz w:val="26"/>
                  <w:szCs w:val="26"/>
                </w:rPr>
                <w:delText>10</w:delText>
              </w:r>
            </w:del>
          </w:ins>
        </w:p>
        <w:p w14:paraId="7810306F" w14:textId="77777777" w:rsidR="00FF1E29" w:rsidRPr="00FF1E29" w:rsidDel="00AE0EB1" w:rsidRDefault="00FF1E29">
          <w:pPr>
            <w:pStyle w:val="TOC1"/>
            <w:rPr>
              <w:ins w:id="182" w:author="Nguyen Toan" w:date="2018-05-18T22:00:00Z"/>
              <w:del w:id="183" w:author="LoanDT" w:date="2018-05-18T23:38:00Z"/>
              <w:rFonts w:ascii="Times New Roman" w:eastAsiaTheme="minorEastAsia" w:hAnsi="Times New Roman" w:cs="Times New Roman"/>
              <w:noProof/>
              <w:color w:val="auto"/>
              <w:sz w:val="26"/>
              <w:szCs w:val="26"/>
              <w:lang w:val="en-US"/>
              <w:rPrChange w:id="184" w:author="Nguyen Toan" w:date="2018-05-18T22:00:00Z">
                <w:rPr>
                  <w:ins w:id="185" w:author="Nguyen Toan" w:date="2018-05-18T22:00:00Z"/>
                  <w:del w:id="186" w:author="LoanDT" w:date="2018-05-18T23:38:00Z"/>
                  <w:rFonts w:asciiTheme="minorHAnsi" w:eastAsiaTheme="minorEastAsia" w:hAnsiTheme="minorHAnsi" w:cstheme="minorBidi"/>
                  <w:noProof/>
                  <w:color w:val="auto"/>
                  <w:lang w:val="en-US"/>
                </w:rPr>
              </w:rPrChange>
            </w:rPr>
          </w:pPr>
          <w:ins w:id="187" w:author="Nguyen Toan" w:date="2018-05-18T22:00:00Z">
            <w:del w:id="188" w:author="LoanDT" w:date="2018-05-18T23:38:00Z">
              <w:r w:rsidRPr="00AE0EB1" w:rsidDel="00AE0EB1">
                <w:rPr>
                  <w:rStyle w:val="Hyperlink"/>
                  <w:rFonts w:eastAsia="Times New Roman"/>
                  <w:noProof/>
                  <w:sz w:val="26"/>
                  <w:szCs w:val="26"/>
                  <w:rPrChange w:id="189" w:author="LoanDT" w:date="2018-05-18T23:38:00Z">
                    <w:rPr>
                      <w:rStyle w:val="Hyperlink"/>
                      <w:rFonts w:eastAsia="Times New Roman"/>
                      <w:b/>
                      <w:noProof/>
                    </w:rPr>
                  </w:rPrChange>
                </w:rPr>
                <w:delText>CHƯƠNG 1.</w:delText>
              </w:r>
              <w:r w:rsidRPr="00FF1E29" w:rsidDel="00AE0EB1">
                <w:rPr>
                  <w:rFonts w:ascii="Times New Roman" w:eastAsiaTheme="minorEastAsia" w:hAnsi="Times New Roman" w:cs="Times New Roman"/>
                  <w:noProof/>
                  <w:sz w:val="26"/>
                  <w:szCs w:val="26"/>
                  <w:rPrChange w:id="190"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191" w:author="LoanDT" w:date="2018-05-18T23:38:00Z">
                    <w:rPr>
                      <w:rStyle w:val="Hyperlink"/>
                      <w:rFonts w:eastAsia="Times New Roman"/>
                      <w:b/>
                      <w:noProof/>
                    </w:rPr>
                  </w:rPrChange>
                </w:rPr>
                <w:delText>CƠ SỞ LÝ THUYẾT VÀ CÁC KHÁI NIỆM LIÊN QUAN</w:delText>
              </w:r>
              <w:r w:rsidRPr="00FF1E29" w:rsidDel="00AE0EB1">
                <w:rPr>
                  <w:rFonts w:ascii="Times New Roman" w:hAnsi="Times New Roman" w:cs="Times New Roman"/>
                  <w:noProof/>
                  <w:webHidden/>
                  <w:sz w:val="26"/>
                  <w:szCs w:val="26"/>
                  <w:rPrChange w:id="192" w:author="Nguyen Toan" w:date="2018-05-18T22:00:00Z">
                    <w:rPr>
                      <w:noProof/>
                      <w:webHidden/>
                    </w:rPr>
                  </w:rPrChange>
                </w:rPr>
                <w:tab/>
              </w:r>
            </w:del>
          </w:ins>
          <w:ins w:id="193" w:author="Nguyen Toan" w:date="2018-05-18T22:37:00Z">
            <w:del w:id="194" w:author="LoanDT" w:date="2018-05-18T23:38:00Z">
              <w:r w:rsidR="00463BB5" w:rsidDel="00AE0EB1">
                <w:rPr>
                  <w:rFonts w:ascii="Times New Roman" w:hAnsi="Times New Roman" w:cs="Times New Roman"/>
                  <w:noProof/>
                  <w:webHidden/>
                  <w:sz w:val="26"/>
                  <w:szCs w:val="26"/>
                </w:rPr>
                <w:delText>12</w:delText>
              </w:r>
            </w:del>
          </w:ins>
        </w:p>
        <w:p w14:paraId="201F1AFF" w14:textId="77777777" w:rsidR="00FF1E29" w:rsidRPr="00FF1E29" w:rsidDel="00AE0EB1" w:rsidRDefault="00FF1E29">
          <w:pPr>
            <w:pStyle w:val="TOC2"/>
            <w:tabs>
              <w:tab w:val="left" w:pos="880"/>
              <w:tab w:val="right" w:leader="dot" w:pos="9395"/>
            </w:tabs>
            <w:rPr>
              <w:ins w:id="195" w:author="Nguyen Toan" w:date="2018-05-18T22:00:00Z"/>
              <w:del w:id="196" w:author="LoanDT" w:date="2018-05-18T23:38:00Z"/>
              <w:rFonts w:ascii="Times New Roman" w:eastAsiaTheme="minorEastAsia" w:hAnsi="Times New Roman" w:cs="Times New Roman"/>
              <w:noProof/>
              <w:color w:val="auto"/>
              <w:sz w:val="26"/>
              <w:szCs w:val="26"/>
              <w:lang w:val="en-US"/>
              <w:rPrChange w:id="197" w:author="Nguyen Toan" w:date="2018-05-18T22:00:00Z">
                <w:rPr>
                  <w:ins w:id="198" w:author="Nguyen Toan" w:date="2018-05-18T22:00:00Z"/>
                  <w:del w:id="199" w:author="LoanDT" w:date="2018-05-18T23:38:00Z"/>
                  <w:rFonts w:asciiTheme="minorHAnsi" w:eastAsiaTheme="minorEastAsia" w:hAnsiTheme="minorHAnsi" w:cstheme="minorBidi"/>
                  <w:noProof/>
                  <w:color w:val="auto"/>
                  <w:lang w:val="en-US"/>
                </w:rPr>
              </w:rPrChange>
            </w:rPr>
          </w:pPr>
          <w:ins w:id="200" w:author="Nguyen Toan" w:date="2018-05-18T22:00:00Z">
            <w:del w:id="201" w:author="LoanDT" w:date="2018-05-18T23:38:00Z">
              <w:r w:rsidRPr="00AE0EB1" w:rsidDel="00AE0EB1">
                <w:rPr>
                  <w:rStyle w:val="Hyperlink"/>
                  <w:noProof/>
                  <w:sz w:val="26"/>
                  <w:szCs w:val="26"/>
                  <w:rPrChange w:id="202" w:author="LoanDT" w:date="2018-05-18T23:38:00Z">
                    <w:rPr>
                      <w:rStyle w:val="Hyperlink"/>
                      <w:b/>
                      <w:noProof/>
                    </w:rPr>
                  </w:rPrChange>
                </w:rPr>
                <w:delText>1.1.</w:delText>
              </w:r>
              <w:r w:rsidRPr="00FF1E29" w:rsidDel="00AE0EB1">
                <w:rPr>
                  <w:rFonts w:ascii="Times New Roman" w:eastAsiaTheme="minorEastAsia" w:hAnsi="Times New Roman" w:cs="Times New Roman"/>
                  <w:noProof/>
                  <w:sz w:val="26"/>
                  <w:szCs w:val="26"/>
                  <w:rPrChange w:id="203" w:author="Nguyen Toan" w:date="2018-05-18T22:00:00Z">
                    <w:rPr>
                      <w:rFonts w:asciiTheme="minorHAnsi" w:eastAsiaTheme="minorEastAsia" w:hAnsiTheme="minorHAnsi" w:cstheme="minorBidi"/>
                      <w:noProof/>
                    </w:rPr>
                  </w:rPrChange>
                </w:rPr>
                <w:tab/>
              </w:r>
              <w:r w:rsidRPr="00AE0EB1" w:rsidDel="00AE0EB1">
                <w:rPr>
                  <w:rStyle w:val="Hyperlink"/>
                  <w:noProof/>
                  <w:sz w:val="26"/>
                  <w:szCs w:val="26"/>
                  <w:rPrChange w:id="204" w:author="LoanDT" w:date="2018-05-18T23:38:00Z">
                    <w:rPr>
                      <w:rStyle w:val="Hyperlink"/>
                      <w:b/>
                      <w:noProof/>
                    </w:rPr>
                  </w:rPrChange>
                </w:rPr>
                <w:delText>Kiến trúc hệ thống</w:delText>
              </w:r>
              <w:r w:rsidRPr="00FF1E29" w:rsidDel="00AE0EB1">
                <w:rPr>
                  <w:rFonts w:ascii="Times New Roman" w:hAnsi="Times New Roman" w:cs="Times New Roman"/>
                  <w:noProof/>
                  <w:webHidden/>
                  <w:sz w:val="26"/>
                  <w:szCs w:val="26"/>
                  <w:rPrChange w:id="205" w:author="Nguyen Toan" w:date="2018-05-18T22:00:00Z">
                    <w:rPr>
                      <w:noProof/>
                      <w:webHidden/>
                    </w:rPr>
                  </w:rPrChange>
                </w:rPr>
                <w:tab/>
              </w:r>
            </w:del>
          </w:ins>
          <w:ins w:id="206" w:author="Nguyen Toan" w:date="2018-05-18T22:37:00Z">
            <w:del w:id="207" w:author="LoanDT" w:date="2018-05-18T23:38:00Z">
              <w:r w:rsidR="00463BB5" w:rsidDel="00AE0EB1">
                <w:rPr>
                  <w:rFonts w:ascii="Times New Roman" w:hAnsi="Times New Roman" w:cs="Times New Roman"/>
                  <w:noProof/>
                  <w:webHidden/>
                  <w:sz w:val="26"/>
                  <w:szCs w:val="26"/>
                </w:rPr>
                <w:delText>12</w:delText>
              </w:r>
            </w:del>
          </w:ins>
        </w:p>
        <w:p w14:paraId="645B6819" w14:textId="77777777" w:rsidR="00FF1E29" w:rsidRPr="00FF1E29" w:rsidDel="00AE0EB1" w:rsidRDefault="00FF1E29">
          <w:pPr>
            <w:pStyle w:val="TOC3"/>
            <w:tabs>
              <w:tab w:val="left" w:pos="1320"/>
              <w:tab w:val="right" w:leader="dot" w:pos="9395"/>
            </w:tabs>
            <w:rPr>
              <w:ins w:id="208" w:author="Nguyen Toan" w:date="2018-05-18T22:00:00Z"/>
              <w:del w:id="209" w:author="LoanDT" w:date="2018-05-18T23:38:00Z"/>
              <w:rFonts w:ascii="Times New Roman" w:eastAsiaTheme="minorEastAsia" w:hAnsi="Times New Roman" w:cs="Times New Roman"/>
              <w:noProof/>
              <w:color w:val="auto"/>
              <w:sz w:val="26"/>
              <w:szCs w:val="26"/>
              <w:lang w:val="en-US"/>
              <w:rPrChange w:id="210" w:author="Nguyen Toan" w:date="2018-05-18T22:00:00Z">
                <w:rPr>
                  <w:ins w:id="211" w:author="Nguyen Toan" w:date="2018-05-18T22:00:00Z"/>
                  <w:del w:id="212" w:author="LoanDT" w:date="2018-05-18T23:38:00Z"/>
                  <w:rFonts w:asciiTheme="minorHAnsi" w:eastAsiaTheme="minorEastAsia" w:hAnsiTheme="minorHAnsi" w:cstheme="minorBidi"/>
                  <w:noProof/>
                  <w:color w:val="auto"/>
                  <w:lang w:val="en-US"/>
                </w:rPr>
              </w:rPrChange>
            </w:rPr>
          </w:pPr>
          <w:ins w:id="213" w:author="Nguyen Toan" w:date="2018-05-18T22:00:00Z">
            <w:del w:id="214" w:author="LoanDT" w:date="2018-05-18T23:38:00Z">
              <w:r w:rsidRPr="00AE0EB1" w:rsidDel="00AE0EB1">
                <w:rPr>
                  <w:rStyle w:val="Hyperlink"/>
                  <w:noProof/>
                  <w:sz w:val="26"/>
                  <w:szCs w:val="26"/>
                  <w:rPrChange w:id="215" w:author="LoanDT" w:date="2018-05-18T23:38:00Z">
                    <w:rPr>
                      <w:rStyle w:val="Hyperlink"/>
                      <w:b/>
                      <w:noProof/>
                    </w:rPr>
                  </w:rPrChange>
                </w:rPr>
                <w:delText>1.1.1.</w:delText>
              </w:r>
              <w:r w:rsidRPr="00FF1E29" w:rsidDel="00AE0EB1">
                <w:rPr>
                  <w:rFonts w:ascii="Times New Roman" w:eastAsiaTheme="minorEastAsia" w:hAnsi="Times New Roman" w:cs="Times New Roman"/>
                  <w:noProof/>
                  <w:sz w:val="26"/>
                  <w:szCs w:val="26"/>
                  <w:rPrChange w:id="216" w:author="Nguyen Toan" w:date="2018-05-18T22:00:00Z">
                    <w:rPr>
                      <w:rFonts w:asciiTheme="minorHAnsi" w:eastAsiaTheme="minorEastAsia" w:hAnsiTheme="minorHAnsi" w:cstheme="minorBidi"/>
                      <w:noProof/>
                    </w:rPr>
                  </w:rPrChange>
                </w:rPr>
                <w:tab/>
              </w:r>
              <w:r w:rsidRPr="00AE0EB1" w:rsidDel="00AE0EB1">
                <w:rPr>
                  <w:rStyle w:val="Hyperlink"/>
                  <w:noProof/>
                  <w:sz w:val="26"/>
                  <w:szCs w:val="26"/>
                  <w:rPrChange w:id="217" w:author="LoanDT" w:date="2018-05-18T23:38:00Z">
                    <w:rPr>
                      <w:rStyle w:val="Hyperlink"/>
                      <w:b/>
                      <w:noProof/>
                    </w:rPr>
                  </w:rPrChange>
                </w:rPr>
                <w:delText>Kiến trúc hướng dịch vụ</w:delText>
              </w:r>
              <w:r w:rsidRPr="00FF1E29" w:rsidDel="00AE0EB1">
                <w:rPr>
                  <w:rFonts w:ascii="Times New Roman" w:hAnsi="Times New Roman" w:cs="Times New Roman"/>
                  <w:noProof/>
                  <w:webHidden/>
                  <w:sz w:val="26"/>
                  <w:szCs w:val="26"/>
                  <w:rPrChange w:id="218" w:author="Nguyen Toan" w:date="2018-05-18T22:00:00Z">
                    <w:rPr>
                      <w:noProof/>
                      <w:webHidden/>
                    </w:rPr>
                  </w:rPrChange>
                </w:rPr>
                <w:tab/>
              </w:r>
            </w:del>
          </w:ins>
          <w:ins w:id="219" w:author="Nguyen Toan" w:date="2018-05-18T22:37:00Z">
            <w:del w:id="220" w:author="LoanDT" w:date="2018-05-18T23:38:00Z">
              <w:r w:rsidR="00463BB5" w:rsidDel="00AE0EB1">
                <w:rPr>
                  <w:rFonts w:ascii="Times New Roman" w:hAnsi="Times New Roman" w:cs="Times New Roman"/>
                  <w:noProof/>
                  <w:webHidden/>
                  <w:sz w:val="26"/>
                  <w:szCs w:val="26"/>
                </w:rPr>
                <w:delText>12</w:delText>
              </w:r>
            </w:del>
          </w:ins>
        </w:p>
        <w:p w14:paraId="21B58184" w14:textId="77777777" w:rsidR="00FF1E29" w:rsidRPr="00FF1E29" w:rsidDel="00AE0EB1" w:rsidRDefault="00FF1E29">
          <w:pPr>
            <w:pStyle w:val="TOC3"/>
            <w:tabs>
              <w:tab w:val="left" w:pos="1320"/>
              <w:tab w:val="right" w:leader="dot" w:pos="9395"/>
            </w:tabs>
            <w:rPr>
              <w:ins w:id="221" w:author="Nguyen Toan" w:date="2018-05-18T22:00:00Z"/>
              <w:del w:id="222" w:author="LoanDT" w:date="2018-05-18T23:38:00Z"/>
              <w:rFonts w:ascii="Times New Roman" w:eastAsiaTheme="minorEastAsia" w:hAnsi="Times New Roman" w:cs="Times New Roman"/>
              <w:noProof/>
              <w:color w:val="auto"/>
              <w:sz w:val="26"/>
              <w:szCs w:val="26"/>
              <w:lang w:val="en-US"/>
              <w:rPrChange w:id="223" w:author="Nguyen Toan" w:date="2018-05-18T22:00:00Z">
                <w:rPr>
                  <w:ins w:id="224" w:author="Nguyen Toan" w:date="2018-05-18T22:00:00Z"/>
                  <w:del w:id="225" w:author="LoanDT" w:date="2018-05-18T23:38:00Z"/>
                  <w:rFonts w:asciiTheme="minorHAnsi" w:eastAsiaTheme="minorEastAsia" w:hAnsiTheme="minorHAnsi" w:cstheme="minorBidi"/>
                  <w:noProof/>
                  <w:color w:val="auto"/>
                  <w:lang w:val="en-US"/>
                </w:rPr>
              </w:rPrChange>
            </w:rPr>
          </w:pPr>
          <w:ins w:id="226" w:author="Nguyen Toan" w:date="2018-05-18T22:00:00Z">
            <w:del w:id="227" w:author="LoanDT" w:date="2018-05-18T23:38:00Z">
              <w:r w:rsidRPr="00AE0EB1" w:rsidDel="00AE0EB1">
                <w:rPr>
                  <w:rStyle w:val="Hyperlink"/>
                  <w:rFonts w:eastAsia="Times New Roman"/>
                  <w:noProof/>
                  <w:sz w:val="26"/>
                  <w:szCs w:val="26"/>
                  <w:rPrChange w:id="228" w:author="LoanDT" w:date="2018-05-18T23:38:00Z">
                    <w:rPr>
                      <w:rStyle w:val="Hyperlink"/>
                      <w:rFonts w:eastAsia="Times New Roman"/>
                      <w:b/>
                      <w:noProof/>
                    </w:rPr>
                  </w:rPrChange>
                </w:rPr>
                <w:delText>1.1.2.</w:delText>
              </w:r>
              <w:r w:rsidRPr="00FF1E29" w:rsidDel="00AE0EB1">
                <w:rPr>
                  <w:rFonts w:ascii="Times New Roman" w:eastAsiaTheme="minorEastAsia" w:hAnsi="Times New Roman" w:cs="Times New Roman"/>
                  <w:noProof/>
                  <w:sz w:val="26"/>
                  <w:szCs w:val="26"/>
                  <w:rPrChange w:id="229" w:author="Nguyen Toan" w:date="2018-05-18T22:00:00Z">
                    <w:rPr>
                      <w:rFonts w:asciiTheme="minorHAnsi" w:eastAsiaTheme="minorEastAsia" w:hAnsiTheme="minorHAnsi" w:cstheme="minorBidi"/>
                      <w:noProof/>
                    </w:rPr>
                  </w:rPrChange>
                </w:rPr>
                <w:tab/>
              </w:r>
              <w:r w:rsidRPr="00AE0EB1" w:rsidDel="00AE0EB1">
                <w:rPr>
                  <w:rStyle w:val="Hyperlink"/>
                  <w:noProof/>
                  <w:sz w:val="26"/>
                  <w:szCs w:val="26"/>
                  <w:rPrChange w:id="230" w:author="LoanDT" w:date="2018-05-18T23:38:00Z">
                    <w:rPr>
                      <w:rStyle w:val="Hyperlink"/>
                      <w:b/>
                      <w:noProof/>
                    </w:rPr>
                  </w:rPrChange>
                </w:rPr>
                <w:delText>Công</w:delText>
              </w:r>
              <w:r w:rsidRPr="00AE0EB1" w:rsidDel="00AE0EB1">
                <w:rPr>
                  <w:rStyle w:val="Hyperlink"/>
                  <w:rFonts w:eastAsia="Times New Roman"/>
                  <w:noProof/>
                  <w:sz w:val="26"/>
                  <w:szCs w:val="26"/>
                  <w:rPrChange w:id="231" w:author="LoanDT" w:date="2018-05-18T23:38:00Z">
                    <w:rPr>
                      <w:rStyle w:val="Hyperlink"/>
                      <w:rFonts w:eastAsia="Times New Roman"/>
                      <w:b/>
                      <w:noProof/>
                    </w:rPr>
                  </w:rPrChange>
                </w:rPr>
                <w:delText xml:space="preserve"> nghệ </w:delText>
              </w:r>
              <w:r w:rsidRPr="00AE0EB1" w:rsidDel="00AE0EB1">
                <w:rPr>
                  <w:rStyle w:val="Hyperlink"/>
                  <w:noProof/>
                  <w:sz w:val="26"/>
                  <w:szCs w:val="26"/>
                  <w:rPrChange w:id="232" w:author="LoanDT" w:date="2018-05-18T23:38:00Z">
                    <w:rPr>
                      <w:rStyle w:val="Hyperlink"/>
                      <w:b/>
                      <w:noProof/>
                    </w:rPr>
                  </w:rPrChange>
                </w:rPr>
                <w:delText>trục</w:delText>
              </w:r>
              <w:r w:rsidRPr="00AE0EB1" w:rsidDel="00AE0EB1">
                <w:rPr>
                  <w:rStyle w:val="Hyperlink"/>
                  <w:rFonts w:eastAsia="Times New Roman"/>
                  <w:noProof/>
                  <w:sz w:val="26"/>
                  <w:szCs w:val="26"/>
                  <w:rPrChange w:id="233" w:author="LoanDT" w:date="2018-05-18T23:38:00Z">
                    <w:rPr>
                      <w:rStyle w:val="Hyperlink"/>
                      <w:rFonts w:eastAsia="Times New Roman"/>
                      <w:b/>
                      <w:noProof/>
                    </w:rPr>
                  </w:rPrChange>
                </w:rPr>
                <w:delText xml:space="preserve"> tích hợp</w:delText>
              </w:r>
              <w:r w:rsidRPr="00FF1E29" w:rsidDel="00AE0EB1">
                <w:rPr>
                  <w:rFonts w:ascii="Times New Roman" w:hAnsi="Times New Roman" w:cs="Times New Roman"/>
                  <w:noProof/>
                  <w:webHidden/>
                  <w:sz w:val="26"/>
                  <w:szCs w:val="26"/>
                  <w:rPrChange w:id="234" w:author="Nguyen Toan" w:date="2018-05-18T22:00:00Z">
                    <w:rPr>
                      <w:noProof/>
                      <w:webHidden/>
                    </w:rPr>
                  </w:rPrChange>
                </w:rPr>
                <w:tab/>
              </w:r>
            </w:del>
          </w:ins>
          <w:ins w:id="235" w:author="Nguyen Toan" w:date="2018-05-18T22:37:00Z">
            <w:del w:id="236" w:author="LoanDT" w:date="2018-05-18T23:38:00Z">
              <w:r w:rsidR="00463BB5" w:rsidDel="00AE0EB1">
                <w:rPr>
                  <w:rFonts w:ascii="Times New Roman" w:hAnsi="Times New Roman" w:cs="Times New Roman"/>
                  <w:noProof/>
                  <w:webHidden/>
                  <w:sz w:val="26"/>
                  <w:szCs w:val="26"/>
                </w:rPr>
                <w:delText>14</w:delText>
              </w:r>
            </w:del>
          </w:ins>
        </w:p>
        <w:p w14:paraId="4B367726" w14:textId="77777777" w:rsidR="00FF1E29" w:rsidRPr="00FF1E29" w:rsidDel="00AE0EB1" w:rsidRDefault="00FF1E29">
          <w:pPr>
            <w:pStyle w:val="TOC3"/>
            <w:tabs>
              <w:tab w:val="left" w:pos="1320"/>
              <w:tab w:val="right" w:leader="dot" w:pos="9395"/>
            </w:tabs>
            <w:rPr>
              <w:ins w:id="237" w:author="Nguyen Toan" w:date="2018-05-18T22:00:00Z"/>
              <w:del w:id="238" w:author="LoanDT" w:date="2018-05-18T23:38:00Z"/>
              <w:rFonts w:ascii="Times New Roman" w:eastAsiaTheme="minorEastAsia" w:hAnsi="Times New Roman" w:cs="Times New Roman"/>
              <w:noProof/>
              <w:color w:val="auto"/>
              <w:sz w:val="26"/>
              <w:szCs w:val="26"/>
              <w:lang w:val="en-US"/>
              <w:rPrChange w:id="239" w:author="Nguyen Toan" w:date="2018-05-18T22:00:00Z">
                <w:rPr>
                  <w:ins w:id="240" w:author="Nguyen Toan" w:date="2018-05-18T22:00:00Z"/>
                  <w:del w:id="241" w:author="LoanDT" w:date="2018-05-18T23:38:00Z"/>
                  <w:rFonts w:asciiTheme="minorHAnsi" w:eastAsiaTheme="minorEastAsia" w:hAnsiTheme="minorHAnsi" w:cstheme="minorBidi"/>
                  <w:noProof/>
                  <w:color w:val="auto"/>
                  <w:lang w:val="en-US"/>
                </w:rPr>
              </w:rPrChange>
            </w:rPr>
          </w:pPr>
          <w:ins w:id="242" w:author="Nguyen Toan" w:date="2018-05-18T22:00:00Z">
            <w:del w:id="243" w:author="LoanDT" w:date="2018-05-18T23:38:00Z">
              <w:r w:rsidRPr="00AE0EB1" w:rsidDel="00AE0EB1">
                <w:rPr>
                  <w:rStyle w:val="Hyperlink"/>
                  <w:rFonts w:eastAsia="Times New Roman"/>
                  <w:noProof/>
                  <w:sz w:val="26"/>
                  <w:szCs w:val="26"/>
                  <w:rPrChange w:id="244" w:author="LoanDT" w:date="2018-05-18T23:38:00Z">
                    <w:rPr>
                      <w:rStyle w:val="Hyperlink"/>
                      <w:rFonts w:eastAsia="Times New Roman"/>
                      <w:b/>
                      <w:noProof/>
                    </w:rPr>
                  </w:rPrChange>
                </w:rPr>
                <w:delText>1.1.3.</w:delText>
              </w:r>
              <w:r w:rsidRPr="00FF1E29" w:rsidDel="00AE0EB1">
                <w:rPr>
                  <w:rFonts w:ascii="Times New Roman" w:eastAsiaTheme="minorEastAsia" w:hAnsi="Times New Roman" w:cs="Times New Roman"/>
                  <w:noProof/>
                  <w:sz w:val="26"/>
                  <w:szCs w:val="26"/>
                  <w:rPrChange w:id="245"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246" w:author="LoanDT" w:date="2018-05-18T23:38:00Z">
                    <w:rPr>
                      <w:rStyle w:val="Hyperlink"/>
                      <w:rFonts w:eastAsia="Times New Roman"/>
                      <w:b/>
                      <w:noProof/>
                    </w:rPr>
                  </w:rPrChange>
                </w:rPr>
                <w:delText>Xây dựng hệ thống trục tích hợp dựa trên nền tảng MuleESB</w:delText>
              </w:r>
              <w:r w:rsidRPr="00FF1E29" w:rsidDel="00AE0EB1">
                <w:rPr>
                  <w:rFonts w:ascii="Times New Roman" w:hAnsi="Times New Roman" w:cs="Times New Roman"/>
                  <w:noProof/>
                  <w:webHidden/>
                  <w:sz w:val="26"/>
                  <w:szCs w:val="26"/>
                  <w:rPrChange w:id="247" w:author="Nguyen Toan" w:date="2018-05-18T22:00:00Z">
                    <w:rPr>
                      <w:noProof/>
                      <w:webHidden/>
                    </w:rPr>
                  </w:rPrChange>
                </w:rPr>
                <w:tab/>
              </w:r>
            </w:del>
          </w:ins>
          <w:ins w:id="248" w:author="Nguyen Toan" w:date="2018-05-18T22:37:00Z">
            <w:del w:id="249" w:author="LoanDT" w:date="2018-05-18T23:38:00Z">
              <w:r w:rsidR="00463BB5" w:rsidDel="00AE0EB1">
                <w:rPr>
                  <w:rFonts w:ascii="Times New Roman" w:hAnsi="Times New Roman" w:cs="Times New Roman"/>
                  <w:noProof/>
                  <w:webHidden/>
                  <w:sz w:val="26"/>
                  <w:szCs w:val="26"/>
                </w:rPr>
                <w:delText>15</w:delText>
              </w:r>
            </w:del>
          </w:ins>
        </w:p>
        <w:p w14:paraId="0385D09D" w14:textId="77777777" w:rsidR="00FF1E29" w:rsidRPr="00FF1E29" w:rsidDel="00AE0EB1" w:rsidRDefault="00FF1E29">
          <w:pPr>
            <w:pStyle w:val="TOC2"/>
            <w:tabs>
              <w:tab w:val="left" w:pos="880"/>
              <w:tab w:val="right" w:leader="dot" w:pos="9395"/>
            </w:tabs>
            <w:rPr>
              <w:ins w:id="250" w:author="Nguyen Toan" w:date="2018-05-18T22:00:00Z"/>
              <w:del w:id="251" w:author="LoanDT" w:date="2018-05-18T23:38:00Z"/>
              <w:rFonts w:ascii="Times New Roman" w:eastAsiaTheme="minorEastAsia" w:hAnsi="Times New Roman" w:cs="Times New Roman"/>
              <w:noProof/>
              <w:color w:val="auto"/>
              <w:sz w:val="26"/>
              <w:szCs w:val="26"/>
              <w:lang w:val="en-US"/>
              <w:rPrChange w:id="252" w:author="Nguyen Toan" w:date="2018-05-18T22:00:00Z">
                <w:rPr>
                  <w:ins w:id="253" w:author="Nguyen Toan" w:date="2018-05-18T22:00:00Z"/>
                  <w:del w:id="254" w:author="LoanDT" w:date="2018-05-18T23:38:00Z"/>
                  <w:rFonts w:asciiTheme="minorHAnsi" w:eastAsiaTheme="minorEastAsia" w:hAnsiTheme="minorHAnsi" w:cstheme="minorBidi"/>
                  <w:noProof/>
                  <w:color w:val="auto"/>
                  <w:lang w:val="en-US"/>
                </w:rPr>
              </w:rPrChange>
            </w:rPr>
          </w:pPr>
          <w:ins w:id="255" w:author="Nguyen Toan" w:date="2018-05-18T22:00:00Z">
            <w:del w:id="256" w:author="LoanDT" w:date="2018-05-18T23:38:00Z">
              <w:r w:rsidRPr="00AE0EB1" w:rsidDel="00AE0EB1">
                <w:rPr>
                  <w:rStyle w:val="Hyperlink"/>
                  <w:rFonts w:eastAsia="Times New Roman"/>
                  <w:noProof/>
                  <w:sz w:val="26"/>
                  <w:szCs w:val="26"/>
                  <w:rPrChange w:id="257" w:author="LoanDT" w:date="2018-05-18T23:38:00Z">
                    <w:rPr>
                      <w:rStyle w:val="Hyperlink"/>
                      <w:rFonts w:eastAsia="Times New Roman"/>
                      <w:b/>
                      <w:noProof/>
                    </w:rPr>
                  </w:rPrChange>
                </w:rPr>
                <w:delText>1.2.</w:delText>
              </w:r>
              <w:r w:rsidRPr="00FF1E29" w:rsidDel="00AE0EB1">
                <w:rPr>
                  <w:rFonts w:ascii="Times New Roman" w:eastAsiaTheme="minorEastAsia" w:hAnsi="Times New Roman" w:cs="Times New Roman"/>
                  <w:noProof/>
                  <w:sz w:val="26"/>
                  <w:szCs w:val="26"/>
                  <w:rPrChange w:id="258"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259" w:author="LoanDT" w:date="2018-05-18T23:38:00Z">
                    <w:rPr>
                      <w:rStyle w:val="Hyperlink"/>
                      <w:rFonts w:eastAsia="Times New Roman"/>
                      <w:b/>
                      <w:noProof/>
                    </w:rPr>
                  </w:rPrChange>
                </w:rPr>
                <w:delText>Tích hợp và triển khai liên tục</w:delText>
              </w:r>
              <w:r w:rsidRPr="00FF1E29" w:rsidDel="00AE0EB1">
                <w:rPr>
                  <w:rFonts w:ascii="Times New Roman" w:hAnsi="Times New Roman" w:cs="Times New Roman"/>
                  <w:noProof/>
                  <w:webHidden/>
                  <w:sz w:val="26"/>
                  <w:szCs w:val="26"/>
                  <w:rPrChange w:id="260" w:author="Nguyen Toan" w:date="2018-05-18T22:00:00Z">
                    <w:rPr>
                      <w:noProof/>
                      <w:webHidden/>
                    </w:rPr>
                  </w:rPrChange>
                </w:rPr>
                <w:tab/>
              </w:r>
            </w:del>
          </w:ins>
          <w:ins w:id="261" w:author="Nguyen Toan" w:date="2018-05-18T22:37:00Z">
            <w:del w:id="262" w:author="LoanDT" w:date="2018-05-18T23:38:00Z">
              <w:r w:rsidR="00463BB5" w:rsidDel="00AE0EB1">
                <w:rPr>
                  <w:rFonts w:ascii="Times New Roman" w:hAnsi="Times New Roman" w:cs="Times New Roman"/>
                  <w:noProof/>
                  <w:webHidden/>
                  <w:sz w:val="26"/>
                  <w:szCs w:val="26"/>
                </w:rPr>
                <w:delText>20</w:delText>
              </w:r>
            </w:del>
          </w:ins>
        </w:p>
        <w:p w14:paraId="3FA0C86A" w14:textId="77777777" w:rsidR="00FF1E29" w:rsidRPr="00FF1E29" w:rsidDel="00AE0EB1" w:rsidRDefault="00FF1E29">
          <w:pPr>
            <w:pStyle w:val="TOC3"/>
            <w:tabs>
              <w:tab w:val="left" w:pos="1320"/>
              <w:tab w:val="right" w:leader="dot" w:pos="9395"/>
            </w:tabs>
            <w:rPr>
              <w:ins w:id="263" w:author="Nguyen Toan" w:date="2018-05-18T22:00:00Z"/>
              <w:del w:id="264" w:author="LoanDT" w:date="2018-05-18T23:38:00Z"/>
              <w:rFonts w:ascii="Times New Roman" w:eastAsiaTheme="minorEastAsia" w:hAnsi="Times New Roman" w:cs="Times New Roman"/>
              <w:noProof/>
              <w:color w:val="auto"/>
              <w:sz w:val="26"/>
              <w:szCs w:val="26"/>
              <w:lang w:val="en-US"/>
              <w:rPrChange w:id="265" w:author="Nguyen Toan" w:date="2018-05-18T22:00:00Z">
                <w:rPr>
                  <w:ins w:id="266" w:author="Nguyen Toan" w:date="2018-05-18T22:00:00Z"/>
                  <w:del w:id="267" w:author="LoanDT" w:date="2018-05-18T23:38:00Z"/>
                  <w:rFonts w:asciiTheme="minorHAnsi" w:eastAsiaTheme="minorEastAsia" w:hAnsiTheme="minorHAnsi" w:cstheme="minorBidi"/>
                  <w:noProof/>
                  <w:color w:val="auto"/>
                  <w:lang w:val="en-US"/>
                </w:rPr>
              </w:rPrChange>
            </w:rPr>
          </w:pPr>
          <w:ins w:id="268" w:author="Nguyen Toan" w:date="2018-05-18T22:00:00Z">
            <w:del w:id="269" w:author="LoanDT" w:date="2018-05-18T23:38:00Z">
              <w:r w:rsidRPr="00AE0EB1" w:rsidDel="00AE0EB1">
                <w:rPr>
                  <w:rStyle w:val="Hyperlink"/>
                  <w:rFonts w:eastAsia="Times New Roman"/>
                  <w:noProof/>
                  <w:sz w:val="26"/>
                  <w:szCs w:val="26"/>
                  <w:rPrChange w:id="270" w:author="LoanDT" w:date="2018-05-18T23:38:00Z">
                    <w:rPr>
                      <w:rStyle w:val="Hyperlink"/>
                      <w:rFonts w:eastAsia="Times New Roman"/>
                      <w:b/>
                      <w:noProof/>
                    </w:rPr>
                  </w:rPrChange>
                </w:rPr>
                <w:delText>1.2.1.</w:delText>
              </w:r>
              <w:r w:rsidRPr="00FF1E29" w:rsidDel="00AE0EB1">
                <w:rPr>
                  <w:rFonts w:ascii="Times New Roman" w:eastAsiaTheme="minorEastAsia" w:hAnsi="Times New Roman" w:cs="Times New Roman"/>
                  <w:noProof/>
                  <w:sz w:val="26"/>
                  <w:szCs w:val="26"/>
                  <w:rPrChange w:id="271"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272" w:author="LoanDT" w:date="2018-05-18T23:38:00Z">
                    <w:rPr>
                      <w:rStyle w:val="Hyperlink"/>
                      <w:rFonts w:eastAsia="Times New Roman"/>
                      <w:b/>
                      <w:noProof/>
                    </w:rPr>
                  </w:rPrChange>
                </w:rPr>
                <w:delText>Tích hợp liên tục</w:delText>
              </w:r>
              <w:r w:rsidRPr="00FF1E29" w:rsidDel="00AE0EB1">
                <w:rPr>
                  <w:rFonts w:ascii="Times New Roman" w:hAnsi="Times New Roman" w:cs="Times New Roman"/>
                  <w:noProof/>
                  <w:webHidden/>
                  <w:sz w:val="26"/>
                  <w:szCs w:val="26"/>
                  <w:rPrChange w:id="273" w:author="Nguyen Toan" w:date="2018-05-18T22:00:00Z">
                    <w:rPr>
                      <w:noProof/>
                      <w:webHidden/>
                    </w:rPr>
                  </w:rPrChange>
                </w:rPr>
                <w:tab/>
              </w:r>
            </w:del>
          </w:ins>
          <w:ins w:id="274" w:author="Nguyen Toan" w:date="2018-05-18T22:37:00Z">
            <w:del w:id="275" w:author="LoanDT" w:date="2018-05-18T23:38:00Z">
              <w:r w:rsidR="00463BB5" w:rsidDel="00AE0EB1">
                <w:rPr>
                  <w:rFonts w:ascii="Times New Roman" w:hAnsi="Times New Roman" w:cs="Times New Roman"/>
                  <w:noProof/>
                  <w:webHidden/>
                  <w:sz w:val="26"/>
                  <w:szCs w:val="26"/>
                </w:rPr>
                <w:delText>20</w:delText>
              </w:r>
            </w:del>
          </w:ins>
        </w:p>
        <w:p w14:paraId="163558E3" w14:textId="77777777" w:rsidR="00FF1E29" w:rsidRPr="00FF1E29" w:rsidDel="00AE0EB1" w:rsidRDefault="00FF1E29">
          <w:pPr>
            <w:pStyle w:val="TOC3"/>
            <w:tabs>
              <w:tab w:val="left" w:pos="1320"/>
              <w:tab w:val="right" w:leader="dot" w:pos="9395"/>
            </w:tabs>
            <w:rPr>
              <w:ins w:id="276" w:author="Nguyen Toan" w:date="2018-05-18T22:00:00Z"/>
              <w:del w:id="277" w:author="LoanDT" w:date="2018-05-18T23:38:00Z"/>
              <w:rFonts w:ascii="Times New Roman" w:eastAsiaTheme="minorEastAsia" w:hAnsi="Times New Roman" w:cs="Times New Roman"/>
              <w:noProof/>
              <w:color w:val="auto"/>
              <w:sz w:val="26"/>
              <w:szCs w:val="26"/>
              <w:lang w:val="en-US"/>
              <w:rPrChange w:id="278" w:author="Nguyen Toan" w:date="2018-05-18T22:00:00Z">
                <w:rPr>
                  <w:ins w:id="279" w:author="Nguyen Toan" w:date="2018-05-18T22:00:00Z"/>
                  <w:del w:id="280" w:author="LoanDT" w:date="2018-05-18T23:38:00Z"/>
                  <w:rFonts w:asciiTheme="minorHAnsi" w:eastAsiaTheme="minorEastAsia" w:hAnsiTheme="minorHAnsi" w:cstheme="minorBidi"/>
                  <w:noProof/>
                  <w:color w:val="auto"/>
                  <w:lang w:val="en-US"/>
                </w:rPr>
              </w:rPrChange>
            </w:rPr>
          </w:pPr>
          <w:ins w:id="281" w:author="Nguyen Toan" w:date="2018-05-18T22:00:00Z">
            <w:del w:id="282" w:author="LoanDT" w:date="2018-05-18T23:38:00Z">
              <w:r w:rsidRPr="00AE0EB1" w:rsidDel="00AE0EB1">
                <w:rPr>
                  <w:rStyle w:val="Hyperlink"/>
                  <w:rFonts w:eastAsia="Times New Roman"/>
                  <w:noProof/>
                  <w:sz w:val="26"/>
                  <w:szCs w:val="26"/>
                  <w:rPrChange w:id="283" w:author="LoanDT" w:date="2018-05-18T23:38:00Z">
                    <w:rPr>
                      <w:rStyle w:val="Hyperlink"/>
                      <w:rFonts w:eastAsia="Times New Roman"/>
                      <w:b/>
                      <w:noProof/>
                    </w:rPr>
                  </w:rPrChange>
                </w:rPr>
                <w:delText>1.2.2.</w:delText>
              </w:r>
              <w:r w:rsidRPr="00FF1E29" w:rsidDel="00AE0EB1">
                <w:rPr>
                  <w:rFonts w:ascii="Times New Roman" w:eastAsiaTheme="minorEastAsia" w:hAnsi="Times New Roman" w:cs="Times New Roman"/>
                  <w:noProof/>
                  <w:sz w:val="26"/>
                  <w:szCs w:val="26"/>
                  <w:rPrChange w:id="284"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285" w:author="LoanDT" w:date="2018-05-18T23:38:00Z">
                    <w:rPr>
                      <w:rStyle w:val="Hyperlink"/>
                      <w:rFonts w:eastAsia="Times New Roman"/>
                      <w:b/>
                      <w:noProof/>
                    </w:rPr>
                  </w:rPrChange>
                </w:rPr>
                <w:delText>Chuyển giao liên tục</w:delText>
              </w:r>
              <w:r w:rsidRPr="00FF1E29" w:rsidDel="00AE0EB1">
                <w:rPr>
                  <w:rFonts w:ascii="Times New Roman" w:hAnsi="Times New Roman" w:cs="Times New Roman"/>
                  <w:noProof/>
                  <w:webHidden/>
                  <w:sz w:val="26"/>
                  <w:szCs w:val="26"/>
                  <w:rPrChange w:id="286" w:author="Nguyen Toan" w:date="2018-05-18T22:00:00Z">
                    <w:rPr>
                      <w:noProof/>
                      <w:webHidden/>
                    </w:rPr>
                  </w:rPrChange>
                </w:rPr>
                <w:tab/>
              </w:r>
            </w:del>
          </w:ins>
          <w:ins w:id="287" w:author="Nguyen Toan" w:date="2018-05-18T22:37:00Z">
            <w:del w:id="288" w:author="LoanDT" w:date="2018-05-18T23:38:00Z">
              <w:r w:rsidR="00463BB5" w:rsidDel="00AE0EB1">
                <w:rPr>
                  <w:rFonts w:ascii="Times New Roman" w:hAnsi="Times New Roman" w:cs="Times New Roman"/>
                  <w:noProof/>
                  <w:webHidden/>
                  <w:sz w:val="26"/>
                  <w:szCs w:val="26"/>
                </w:rPr>
                <w:delText>21</w:delText>
              </w:r>
            </w:del>
          </w:ins>
        </w:p>
        <w:p w14:paraId="179FAFCB" w14:textId="77777777" w:rsidR="00FF1E29" w:rsidRPr="00FF1E29" w:rsidDel="00AE0EB1" w:rsidRDefault="00FF1E29">
          <w:pPr>
            <w:pStyle w:val="TOC3"/>
            <w:tabs>
              <w:tab w:val="left" w:pos="1320"/>
              <w:tab w:val="right" w:leader="dot" w:pos="9395"/>
            </w:tabs>
            <w:rPr>
              <w:ins w:id="289" w:author="Nguyen Toan" w:date="2018-05-18T22:00:00Z"/>
              <w:del w:id="290" w:author="LoanDT" w:date="2018-05-18T23:38:00Z"/>
              <w:rFonts w:ascii="Times New Roman" w:eastAsiaTheme="minorEastAsia" w:hAnsi="Times New Roman" w:cs="Times New Roman"/>
              <w:noProof/>
              <w:color w:val="auto"/>
              <w:sz w:val="26"/>
              <w:szCs w:val="26"/>
              <w:lang w:val="en-US"/>
              <w:rPrChange w:id="291" w:author="Nguyen Toan" w:date="2018-05-18T22:00:00Z">
                <w:rPr>
                  <w:ins w:id="292" w:author="Nguyen Toan" w:date="2018-05-18T22:00:00Z"/>
                  <w:del w:id="293" w:author="LoanDT" w:date="2018-05-18T23:38:00Z"/>
                  <w:rFonts w:asciiTheme="minorHAnsi" w:eastAsiaTheme="minorEastAsia" w:hAnsiTheme="minorHAnsi" w:cstheme="minorBidi"/>
                  <w:noProof/>
                  <w:color w:val="auto"/>
                  <w:lang w:val="en-US"/>
                </w:rPr>
              </w:rPrChange>
            </w:rPr>
          </w:pPr>
          <w:ins w:id="294" w:author="Nguyen Toan" w:date="2018-05-18T22:00:00Z">
            <w:del w:id="295" w:author="LoanDT" w:date="2018-05-18T23:38:00Z">
              <w:r w:rsidRPr="00AE0EB1" w:rsidDel="00AE0EB1">
                <w:rPr>
                  <w:rStyle w:val="Hyperlink"/>
                  <w:rFonts w:eastAsia="Times New Roman"/>
                  <w:noProof/>
                  <w:sz w:val="26"/>
                  <w:szCs w:val="26"/>
                  <w:rPrChange w:id="296" w:author="LoanDT" w:date="2018-05-18T23:38:00Z">
                    <w:rPr>
                      <w:rStyle w:val="Hyperlink"/>
                      <w:rFonts w:eastAsia="Times New Roman"/>
                      <w:b/>
                      <w:noProof/>
                    </w:rPr>
                  </w:rPrChange>
                </w:rPr>
                <w:delText>1.2.3.</w:delText>
              </w:r>
              <w:r w:rsidRPr="00FF1E29" w:rsidDel="00AE0EB1">
                <w:rPr>
                  <w:rFonts w:ascii="Times New Roman" w:eastAsiaTheme="minorEastAsia" w:hAnsi="Times New Roman" w:cs="Times New Roman"/>
                  <w:noProof/>
                  <w:sz w:val="26"/>
                  <w:szCs w:val="26"/>
                  <w:rPrChange w:id="297"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298" w:author="LoanDT" w:date="2018-05-18T23:38:00Z">
                    <w:rPr>
                      <w:rStyle w:val="Hyperlink"/>
                      <w:rFonts w:eastAsia="Times New Roman"/>
                      <w:b/>
                      <w:noProof/>
                    </w:rPr>
                  </w:rPrChange>
                </w:rPr>
                <w:delText>Một số công cụ hỗ trợ</w:delText>
              </w:r>
              <w:r w:rsidRPr="00FF1E29" w:rsidDel="00AE0EB1">
                <w:rPr>
                  <w:rFonts w:ascii="Times New Roman" w:hAnsi="Times New Roman" w:cs="Times New Roman"/>
                  <w:noProof/>
                  <w:webHidden/>
                  <w:sz w:val="26"/>
                  <w:szCs w:val="26"/>
                  <w:rPrChange w:id="299" w:author="Nguyen Toan" w:date="2018-05-18T22:00:00Z">
                    <w:rPr>
                      <w:noProof/>
                      <w:webHidden/>
                    </w:rPr>
                  </w:rPrChange>
                </w:rPr>
                <w:tab/>
              </w:r>
            </w:del>
          </w:ins>
          <w:ins w:id="300" w:author="Nguyen Toan" w:date="2018-05-18T22:37:00Z">
            <w:del w:id="301" w:author="LoanDT" w:date="2018-05-18T23:38:00Z">
              <w:r w:rsidR="00463BB5" w:rsidDel="00AE0EB1">
                <w:rPr>
                  <w:rFonts w:ascii="Times New Roman" w:hAnsi="Times New Roman" w:cs="Times New Roman"/>
                  <w:b/>
                  <w:bCs/>
                  <w:noProof/>
                  <w:webHidden/>
                  <w:sz w:val="26"/>
                  <w:szCs w:val="26"/>
                  <w:lang w:val="en-US"/>
                </w:rPr>
                <w:delText>Error! Bookmark not defined.</w:delText>
              </w:r>
            </w:del>
          </w:ins>
        </w:p>
        <w:p w14:paraId="6427C27B" w14:textId="77777777" w:rsidR="00FF1E29" w:rsidRPr="00FF1E29" w:rsidDel="00AE0EB1" w:rsidRDefault="00FF1E29">
          <w:pPr>
            <w:pStyle w:val="TOC2"/>
            <w:tabs>
              <w:tab w:val="left" w:pos="880"/>
              <w:tab w:val="right" w:leader="dot" w:pos="9395"/>
            </w:tabs>
            <w:rPr>
              <w:ins w:id="302" w:author="Nguyen Toan" w:date="2018-05-18T22:00:00Z"/>
              <w:del w:id="303" w:author="LoanDT" w:date="2018-05-18T23:38:00Z"/>
              <w:rFonts w:ascii="Times New Roman" w:eastAsiaTheme="minorEastAsia" w:hAnsi="Times New Roman" w:cs="Times New Roman"/>
              <w:noProof/>
              <w:color w:val="auto"/>
              <w:sz w:val="26"/>
              <w:szCs w:val="26"/>
              <w:lang w:val="en-US"/>
              <w:rPrChange w:id="304" w:author="Nguyen Toan" w:date="2018-05-18T22:00:00Z">
                <w:rPr>
                  <w:ins w:id="305" w:author="Nguyen Toan" w:date="2018-05-18T22:00:00Z"/>
                  <w:del w:id="306" w:author="LoanDT" w:date="2018-05-18T23:38:00Z"/>
                  <w:rFonts w:asciiTheme="minorHAnsi" w:eastAsiaTheme="minorEastAsia" w:hAnsiTheme="minorHAnsi" w:cstheme="minorBidi"/>
                  <w:noProof/>
                  <w:color w:val="auto"/>
                  <w:lang w:val="en-US"/>
                </w:rPr>
              </w:rPrChange>
            </w:rPr>
          </w:pPr>
          <w:ins w:id="307" w:author="Nguyen Toan" w:date="2018-05-18T22:00:00Z">
            <w:del w:id="308" w:author="LoanDT" w:date="2018-05-18T23:38:00Z">
              <w:r w:rsidRPr="00AE0EB1" w:rsidDel="00AE0EB1">
                <w:rPr>
                  <w:rStyle w:val="Hyperlink"/>
                  <w:noProof/>
                  <w:sz w:val="26"/>
                  <w:szCs w:val="26"/>
                  <w:rPrChange w:id="309" w:author="LoanDT" w:date="2018-05-18T23:38:00Z">
                    <w:rPr>
                      <w:rStyle w:val="Hyperlink"/>
                      <w:b/>
                      <w:noProof/>
                    </w:rPr>
                  </w:rPrChange>
                </w:rPr>
                <w:delText>1.3.</w:delText>
              </w:r>
              <w:r w:rsidRPr="00FF1E29" w:rsidDel="00AE0EB1">
                <w:rPr>
                  <w:rFonts w:ascii="Times New Roman" w:eastAsiaTheme="minorEastAsia" w:hAnsi="Times New Roman" w:cs="Times New Roman"/>
                  <w:noProof/>
                  <w:sz w:val="26"/>
                  <w:szCs w:val="26"/>
                  <w:rPrChange w:id="310" w:author="Nguyen Toan" w:date="2018-05-18T22:00:00Z">
                    <w:rPr>
                      <w:rFonts w:asciiTheme="minorHAnsi" w:eastAsiaTheme="minorEastAsia" w:hAnsiTheme="minorHAnsi" w:cstheme="minorBidi"/>
                      <w:noProof/>
                    </w:rPr>
                  </w:rPrChange>
                </w:rPr>
                <w:tab/>
              </w:r>
              <w:r w:rsidRPr="00AE0EB1" w:rsidDel="00AE0EB1">
                <w:rPr>
                  <w:rStyle w:val="Hyperlink"/>
                  <w:noProof/>
                  <w:sz w:val="26"/>
                  <w:szCs w:val="26"/>
                  <w:rPrChange w:id="311" w:author="LoanDT" w:date="2018-05-18T23:38:00Z">
                    <w:rPr>
                      <w:rStyle w:val="Hyperlink"/>
                      <w:b/>
                      <w:noProof/>
                    </w:rPr>
                  </w:rPrChange>
                </w:rPr>
                <w:delText xml:space="preserve">Kiểm </w:delText>
              </w:r>
              <w:r w:rsidRPr="00AE0EB1" w:rsidDel="00AE0EB1">
                <w:rPr>
                  <w:rStyle w:val="Hyperlink"/>
                  <w:rFonts w:eastAsia="Times New Roman"/>
                  <w:noProof/>
                  <w:sz w:val="26"/>
                  <w:szCs w:val="26"/>
                  <w:rPrChange w:id="312" w:author="LoanDT" w:date="2018-05-18T23:38:00Z">
                    <w:rPr>
                      <w:rStyle w:val="Hyperlink"/>
                      <w:rFonts w:eastAsia="Times New Roman"/>
                      <w:b/>
                      <w:noProof/>
                    </w:rPr>
                  </w:rPrChange>
                </w:rPr>
                <w:delText>thử</w:delText>
              </w:r>
              <w:r w:rsidRPr="00FF1E29" w:rsidDel="00AE0EB1">
                <w:rPr>
                  <w:rFonts w:ascii="Times New Roman" w:hAnsi="Times New Roman" w:cs="Times New Roman"/>
                  <w:noProof/>
                  <w:webHidden/>
                  <w:sz w:val="26"/>
                  <w:szCs w:val="26"/>
                  <w:rPrChange w:id="313" w:author="Nguyen Toan" w:date="2018-05-18T22:00:00Z">
                    <w:rPr>
                      <w:noProof/>
                      <w:webHidden/>
                    </w:rPr>
                  </w:rPrChange>
                </w:rPr>
                <w:tab/>
              </w:r>
            </w:del>
          </w:ins>
          <w:ins w:id="314" w:author="Nguyen Toan" w:date="2018-05-18T22:37:00Z">
            <w:del w:id="315" w:author="LoanDT" w:date="2018-05-18T23:38:00Z">
              <w:r w:rsidR="00463BB5" w:rsidDel="00AE0EB1">
                <w:rPr>
                  <w:rFonts w:ascii="Times New Roman" w:hAnsi="Times New Roman" w:cs="Times New Roman"/>
                  <w:noProof/>
                  <w:webHidden/>
                  <w:sz w:val="26"/>
                  <w:szCs w:val="26"/>
                </w:rPr>
                <w:delText>29</w:delText>
              </w:r>
            </w:del>
          </w:ins>
        </w:p>
        <w:p w14:paraId="645CCA50" w14:textId="77777777" w:rsidR="00FF1E29" w:rsidRPr="00FF1E29" w:rsidDel="00AE0EB1" w:rsidRDefault="00FF1E29">
          <w:pPr>
            <w:pStyle w:val="TOC3"/>
            <w:tabs>
              <w:tab w:val="left" w:pos="1320"/>
              <w:tab w:val="right" w:leader="dot" w:pos="9395"/>
            </w:tabs>
            <w:rPr>
              <w:ins w:id="316" w:author="Nguyen Toan" w:date="2018-05-18T22:00:00Z"/>
              <w:del w:id="317" w:author="LoanDT" w:date="2018-05-18T23:38:00Z"/>
              <w:rFonts w:ascii="Times New Roman" w:eastAsiaTheme="minorEastAsia" w:hAnsi="Times New Roman" w:cs="Times New Roman"/>
              <w:noProof/>
              <w:color w:val="auto"/>
              <w:sz w:val="26"/>
              <w:szCs w:val="26"/>
              <w:lang w:val="en-US"/>
              <w:rPrChange w:id="318" w:author="Nguyen Toan" w:date="2018-05-18T22:00:00Z">
                <w:rPr>
                  <w:ins w:id="319" w:author="Nguyen Toan" w:date="2018-05-18T22:00:00Z"/>
                  <w:del w:id="320" w:author="LoanDT" w:date="2018-05-18T23:38:00Z"/>
                  <w:rFonts w:asciiTheme="minorHAnsi" w:eastAsiaTheme="minorEastAsia" w:hAnsiTheme="minorHAnsi" w:cstheme="minorBidi"/>
                  <w:noProof/>
                  <w:color w:val="auto"/>
                  <w:lang w:val="en-US"/>
                </w:rPr>
              </w:rPrChange>
            </w:rPr>
          </w:pPr>
          <w:ins w:id="321" w:author="Nguyen Toan" w:date="2018-05-18T22:00:00Z">
            <w:del w:id="322" w:author="LoanDT" w:date="2018-05-18T23:38:00Z">
              <w:r w:rsidRPr="00AE0EB1" w:rsidDel="00AE0EB1">
                <w:rPr>
                  <w:rStyle w:val="Hyperlink"/>
                  <w:rFonts w:eastAsia="Times New Roman"/>
                  <w:noProof/>
                  <w:sz w:val="26"/>
                  <w:szCs w:val="26"/>
                  <w:rPrChange w:id="323" w:author="LoanDT" w:date="2018-05-18T23:38:00Z">
                    <w:rPr>
                      <w:rStyle w:val="Hyperlink"/>
                      <w:rFonts w:eastAsia="Times New Roman"/>
                      <w:b/>
                      <w:noProof/>
                    </w:rPr>
                  </w:rPrChange>
                </w:rPr>
                <w:delText>1.3.1.</w:delText>
              </w:r>
              <w:r w:rsidRPr="00FF1E29" w:rsidDel="00AE0EB1">
                <w:rPr>
                  <w:rFonts w:ascii="Times New Roman" w:eastAsiaTheme="minorEastAsia" w:hAnsi="Times New Roman" w:cs="Times New Roman"/>
                  <w:noProof/>
                  <w:sz w:val="26"/>
                  <w:szCs w:val="26"/>
                  <w:rPrChange w:id="324"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325" w:author="LoanDT" w:date="2018-05-18T23:38:00Z">
                    <w:rPr>
                      <w:rStyle w:val="Hyperlink"/>
                      <w:rFonts w:eastAsia="Times New Roman"/>
                      <w:b/>
                      <w:noProof/>
                    </w:rPr>
                  </w:rPrChange>
                </w:rPr>
                <w:delText>Kiểm thử hộp đen</w:delText>
              </w:r>
              <w:r w:rsidRPr="00FF1E29" w:rsidDel="00AE0EB1">
                <w:rPr>
                  <w:rFonts w:ascii="Times New Roman" w:hAnsi="Times New Roman" w:cs="Times New Roman"/>
                  <w:noProof/>
                  <w:webHidden/>
                  <w:sz w:val="26"/>
                  <w:szCs w:val="26"/>
                  <w:rPrChange w:id="326" w:author="Nguyen Toan" w:date="2018-05-18T22:00:00Z">
                    <w:rPr>
                      <w:noProof/>
                      <w:webHidden/>
                    </w:rPr>
                  </w:rPrChange>
                </w:rPr>
                <w:tab/>
              </w:r>
            </w:del>
          </w:ins>
          <w:ins w:id="327" w:author="Nguyen Toan" w:date="2018-05-18T22:37:00Z">
            <w:del w:id="328" w:author="LoanDT" w:date="2018-05-18T23:38:00Z">
              <w:r w:rsidR="00463BB5" w:rsidDel="00AE0EB1">
                <w:rPr>
                  <w:rFonts w:ascii="Times New Roman" w:hAnsi="Times New Roman" w:cs="Times New Roman"/>
                  <w:noProof/>
                  <w:webHidden/>
                  <w:sz w:val="26"/>
                  <w:szCs w:val="26"/>
                </w:rPr>
                <w:delText>30</w:delText>
              </w:r>
            </w:del>
          </w:ins>
        </w:p>
        <w:p w14:paraId="56CA52E7" w14:textId="77777777" w:rsidR="00FF1E29" w:rsidRPr="00FF1E29" w:rsidDel="00AE0EB1" w:rsidRDefault="00FF1E29">
          <w:pPr>
            <w:pStyle w:val="TOC3"/>
            <w:tabs>
              <w:tab w:val="left" w:pos="1320"/>
              <w:tab w:val="right" w:leader="dot" w:pos="9395"/>
            </w:tabs>
            <w:rPr>
              <w:ins w:id="329" w:author="Nguyen Toan" w:date="2018-05-18T22:00:00Z"/>
              <w:del w:id="330" w:author="LoanDT" w:date="2018-05-18T23:38:00Z"/>
              <w:rFonts w:ascii="Times New Roman" w:eastAsiaTheme="minorEastAsia" w:hAnsi="Times New Roman" w:cs="Times New Roman"/>
              <w:noProof/>
              <w:color w:val="auto"/>
              <w:sz w:val="26"/>
              <w:szCs w:val="26"/>
              <w:lang w:val="en-US"/>
              <w:rPrChange w:id="331" w:author="Nguyen Toan" w:date="2018-05-18T22:00:00Z">
                <w:rPr>
                  <w:ins w:id="332" w:author="Nguyen Toan" w:date="2018-05-18T22:00:00Z"/>
                  <w:del w:id="333" w:author="LoanDT" w:date="2018-05-18T23:38:00Z"/>
                  <w:rFonts w:asciiTheme="minorHAnsi" w:eastAsiaTheme="minorEastAsia" w:hAnsiTheme="minorHAnsi" w:cstheme="minorBidi"/>
                  <w:noProof/>
                  <w:color w:val="auto"/>
                  <w:lang w:val="en-US"/>
                </w:rPr>
              </w:rPrChange>
            </w:rPr>
          </w:pPr>
          <w:ins w:id="334" w:author="Nguyen Toan" w:date="2018-05-18T22:00:00Z">
            <w:del w:id="335" w:author="LoanDT" w:date="2018-05-18T23:38:00Z">
              <w:r w:rsidRPr="00AE0EB1" w:rsidDel="00AE0EB1">
                <w:rPr>
                  <w:rStyle w:val="Hyperlink"/>
                  <w:rFonts w:eastAsia="Times New Roman"/>
                  <w:noProof/>
                  <w:sz w:val="26"/>
                  <w:szCs w:val="26"/>
                  <w:rPrChange w:id="336" w:author="LoanDT" w:date="2018-05-18T23:38:00Z">
                    <w:rPr>
                      <w:rStyle w:val="Hyperlink"/>
                      <w:rFonts w:eastAsia="Times New Roman"/>
                      <w:b/>
                      <w:noProof/>
                    </w:rPr>
                  </w:rPrChange>
                </w:rPr>
                <w:delText>1.3.2.</w:delText>
              </w:r>
              <w:r w:rsidRPr="00FF1E29" w:rsidDel="00AE0EB1">
                <w:rPr>
                  <w:rFonts w:ascii="Times New Roman" w:eastAsiaTheme="minorEastAsia" w:hAnsi="Times New Roman" w:cs="Times New Roman"/>
                  <w:noProof/>
                  <w:sz w:val="26"/>
                  <w:szCs w:val="26"/>
                  <w:rPrChange w:id="337"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338" w:author="LoanDT" w:date="2018-05-18T23:38:00Z">
                    <w:rPr>
                      <w:rStyle w:val="Hyperlink"/>
                      <w:rFonts w:eastAsia="Times New Roman"/>
                      <w:b/>
                      <w:noProof/>
                    </w:rPr>
                  </w:rPrChange>
                </w:rPr>
                <w:delText>Kiểm thử hộp trắng</w:delText>
              </w:r>
              <w:r w:rsidRPr="00FF1E29" w:rsidDel="00AE0EB1">
                <w:rPr>
                  <w:rFonts w:ascii="Times New Roman" w:hAnsi="Times New Roman" w:cs="Times New Roman"/>
                  <w:noProof/>
                  <w:webHidden/>
                  <w:sz w:val="26"/>
                  <w:szCs w:val="26"/>
                  <w:rPrChange w:id="339" w:author="Nguyen Toan" w:date="2018-05-18T22:00:00Z">
                    <w:rPr>
                      <w:noProof/>
                      <w:webHidden/>
                    </w:rPr>
                  </w:rPrChange>
                </w:rPr>
                <w:tab/>
              </w:r>
            </w:del>
          </w:ins>
          <w:ins w:id="340" w:author="Nguyen Toan" w:date="2018-05-18T22:37:00Z">
            <w:del w:id="341" w:author="LoanDT" w:date="2018-05-18T23:38:00Z">
              <w:r w:rsidR="00463BB5" w:rsidDel="00AE0EB1">
                <w:rPr>
                  <w:rFonts w:ascii="Times New Roman" w:hAnsi="Times New Roman" w:cs="Times New Roman"/>
                  <w:noProof/>
                  <w:webHidden/>
                  <w:sz w:val="26"/>
                  <w:szCs w:val="26"/>
                </w:rPr>
                <w:delText>30</w:delText>
              </w:r>
            </w:del>
          </w:ins>
        </w:p>
        <w:p w14:paraId="2ADB3AB7" w14:textId="77777777" w:rsidR="00FF1E29" w:rsidRPr="00FF1E29" w:rsidDel="00AE0EB1" w:rsidRDefault="00FF1E29">
          <w:pPr>
            <w:pStyle w:val="TOC3"/>
            <w:tabs>
              <w:tab w:val="left" w:pos="1320"/>
              <w:tab w:val="right" w:leader="dot" w:pos="9395"/>
            </w:tabs>
            <w:rPr>
              <w:ins w:id="342" w:author="Nguyen Toan" w:date="2018-05-18T22:00:00Z"/>
              <w:del w:id="343" w:author="LoanDT" w:date="2018-05-18T23:38:00Z"/>
              <w:rFonts w:ascii="Times New Roman" w:eastAsiaTheme="minorEastAsia" w:hAnsi="Times New Roman" w:cs="Times New Roman"/>
              <w:noProof/>
              <w:color w:val="auto"/>
              <w:sz w:val="26"/>
              <w:szCs w:val="26"/>
              <w:lang w:val="en-US"/>
              <w:rPrChange w:id="344" w:author="Nguyen Toan" w:date="2018-05-18T22:00:00Z">
                <w:rPr>
                  <w:ins w:id="345" w:author="Nguyen Toan" w:date="2018-05-18T22:00:00Z"/>
                  <w:del w:id="346" w:author="LoanDT" w:date="2018-05-18T23:38:00Z"/>
                  <w:rFonts w:asciiTheme="minorHAnsi" w:eastAsiaTheme="minorEastAsia" w:hAnsiTheme="minorHAnsi" w:cstheme="minorBidi"/>
                  <w:noProof/>
                  <w:color w:val="auto"/>
                  <w:lang w:val="en-US"/>
                </w:rPr>
              </w:rPrChange>
            </w:rPr>
          </w:pPr>
          <w:ins w:id="347" w:author="Nguyen Toan" w:date="2018-05-18T22:00:00Z">
            <w:del w:id="348" w:author="LoanDT" w:date="2018-05-18T23:38:00Z">
              <w:r w:rsidRPr="00AE0EB1" w:rsidDel="00AE0EB1">
                <w:rPr>
                  <w:rStyle w:val="Hyperlink"/>
                  <w:rFonts w:eastAsia="Times New Roman"/>
                  <w:noProof/>
                  <w:sz w:val="26"/>
                  <w:szCs w:val="26"/>
                  <w:rPrChange w:id="349" w:author="LoanDT" w:date="2018-05-18T23:38:00Z">
                    <w:rPr>
                      <w:rStyle w:val="Hyperlink"/>
                      <w:rFonts w:eastAsia="Times New Roman"/>
                      <w:b/>
                      <w:noProof/>
                    </w:rPr>
                  </w:rPrChange>
                </w:rPr>
                <w:delText>1.3.3.</w:delText>
              </w:r>
              <w:r w:rsidRPr="00FF1E29" w:rsidDel="00AE0EB1">
                <w:rPr>
                  <w:rFonts w:ascii="Times New Roman" w:eastAsiaTheme="minorEastAsia" w:hAnsi="Times New Roman" w:cs="Times New Roman"/>
                  <w:noProof/>
                  <w:sz w:val="26"/>
                  <w:szCs w:val="26"/>
                  <w:rPrChange w:id="350"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351" w:author="LoanDT" w:date="2018-05-18T23:38:00Z">
                    <w:rPr>
                      <w:rStyle w:val="Hyperlink"/>
                      <w:rFonts w:eastAsia="Times New Roman"/>
                      <w:b/>
                      <w:noProof/>
                    </w:rPr>
                  </w:rPrChange>
                </w:rPr>
                <w:delText>Kiểm thử hộp xám</w:delText>
              </w:r>
              <w:r w:rsidRPr="00FF1E29" w:rsidDel="00AE0EB1">
                <w:rPr>
                  <w:rFonts w:ascii="Times New Roman" w:hAnsi="Times New Roman" w:cs="Times New Roman"/>
                  <w:noProof/>
                  <w:webHidden/>
                  <w:sz w:val="26"/>
                  <w:szCs w:val="26"/>
                  <w:rPrChange w:id="352" w:author="Nguyen Toan" w:date="2018-05-18T22:00:00Z">
                    <w:rPr>
                      <w:noProof/>
                      <w:webHidden/>
                    </w:rPr>
                  </w:rPrChange>
                </w:rPr>
                <w:tab/>
              </w:r>
            </w:del>
          </w:ins>
          <w:ins w:id="353" w:author="Nguyen Toan" w:date="2018-05-18T22:37:00Z">
            <w:del w:id="354" w:author="LoanDT" w:date="2018-05-18T23:38:00Z">
              <w:r w:rsidR="00463BB5" w:rsidDel="00AE0EB1">
                <w:rPr>
                  <w:rFonts w:ascii="Times New Roman" w:hAnsi="Times New Roman" w:cs="Times New Roman"/>
                  <w:noProof/>
                  <w:webHidden/>
                  <w:sz w:val="26"/>
                  <w:szCs w:val="26"/>
                </w:rPr>
                <w:delText>30</w:delText>
              </w:r>
            </w:del>
          </w:ins>
        </w:p>
        <w:p w14:paraId="37684D4E" w14:textId="77777777" w:rsidR="00FF1E29" w:rsidRPr="00FF1E29" w:rsidDel="00AE0EB1" w:rsidRDefault="00FF1E29">
          <w:pPr>
            <w:pStyle w:val="TOC3"/>
            <w:tabs>
              <w:tab w:val="left" w:pos="1320"/>
              <w:tab w:val="right" w:leader="dot" w:pos="9395"/>
            </w:tabs>
            <w:rPr>
              <w:ins w:id="355" w:author="Nguyen Toan" w:date="2018-05-18T22:00:00Z"/>
              <w:del w:id="356" w:author="LoanDT" w:date="2018-05-18T23:38:00Z"/>
              <w:rFonts w:ascii="Times New Roman" w:eastAsiaTheme="minorEastAsia" w:hAnsi="Times New Roman" w:cs="Times New Roman"/>
              <w:noProof/>
              <w:color w:val="auto"/>
              <w:sz w:val="26"/>
              <w:szCs w:val="26"/>
              <w:lang w:val="en-US"/>
              <w:rPrChange w:id="357" w:author="Nguyen Toan" w:date="2018-05-18T22:00:00Z">
                <w:rPr>
                  <w:ins w:id="358" w:author="Nguyen Toan" w:date="2018-05-18T22:00:00Z"/>
                  <w:del w:id="359" w:author="LoanDT" w:date="2018-05-18T23:38:00Z"/>
                  <w:rFonts w:asciiTheme="minorHAnsi" w:eastAsiaTheme="minorEastAsia" w:hAnsiTheme="minorHAnsi" w:cstheme="minorBidi"/>
                  <w:noProof/>
                  <w:color w:val="auto"/>
                  <w:lang w:val="en-US"/>
                </w:rPr>
              </w:rPrChange>
            </w:rPr>
          </w:pPr>
          <w:ins w:id="360" w:author="Nguyen Toan" w:date="2018-05-18T22:00:00Z">
            <w:del w:id="361" w:author="LoanDT" w:date="2018-05-18T23:38:00Z">
              <w:r w:rsidRPr="00AE0EB1" w:rsidDel="00AE0EB1">
                <w:rPr>
                  <w:rStyle w:val="Hyperlink"/>
                  <w:rFonts w:eastAsia="Times New Roman"/>
                  <w:noProof/>
                  <w:sz w:val="26"/>
                  <w:szCs w:val="26"/>
                  <w:rPrChange w:id="362" w:author="LoanDT" w:date="2018-05-18T23:38:00Z">
                    <w:rPr>
                      <w:rStyle w:val="Hyperlink"/>
                      <w:rFonts w:eastAsia="Times New Roman"/>
                      <w:b/>
                      <w:noProof/>
                    </w:rPr>
                  </w:rPrChange>
                </w:rPr>
                <w:delText>1.3.4.</w:delText>
              </w:r>
              <w:r w:rsidRPr="00FF1E29" w:rsidDel="00AE0EB1">
                <w:rPr>
                  <w:rFonts w:ascii="Times New Roman" w:eastAsiaTheme="minorEastAsia" w:hAnsi="Times New Roman" w:cs="Times New Roman"/>
                  <w:noProof/>
                  <w:sz w:val="26"/>
                  <w:szCs w:val="26"/>
                  <w:rPrChange w:id="363"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364" w:author="LoanDT" w:date="2018-05-18T23:38:00Z">
                    <w:rPr>
                      <w:rStyle w:val="Hyperlink"/>
                      <w:rFonts w:eastAsia="Times New Roman"/>
                      <w:b/>
                      <w:noProof/>
                    </w:rPr>
                  </w:rPrChange>
                </w:rPr>
                <w:delText>Các cấp độ kiểm thử</w:delText>
              </w:r>
              <w:r w:rsidRPr="00FF1E29" w:rsidDel="00AE0EB1">
                <w:rPr>
                  <w:rFonts w:ascii="Times New Roman" w:hAnsi="Times New Roman" w:cs="Times New Roman"/>
                  <w:noProof/>
                  <w:webHidden/>
                  <w:sz w:val="26"/>
                  <w:szCs w:val="26"/>
                  <w:rPrChange w:id="365" w:author="Nguyen Toan" w:date="2018-05-18T22:00:00Z">
                    <w:rPr>
                      <w:noProof/>
                      <w:webHidden/>
                    </w:rPr>
                  </w:rPrChange>
                </w:rPr>
                <w:tab/>
              </w:r>
            </w:del>
          </w:ins>
          <w:ins w:id="366" w:author="Nguyen Toan" w:date="2018-05-18T22:37:00Z">
            <w:del w:id="367" w:author="LoanDT" w:date="2018-05-18T23:38:00Z">
              <w:r w:rsidR="00463BB5" w:rsidDel="00AE0EB1">
                <w:rPr>
                  <w:rFonts w:ascii="Times New Roman" w:hAnsi="Times New Roman" w:cs="Times New Roman"/>
                  <w:noProof/>
                  <w:webHidden/>
                  <w:sz w:val="26"/>
                  <w:szCs w:val="26"/>
                </w:rPr>
                <w:delText>31</w:delText>
              </w:r>
            </w:del>
          </w:ins>
        </w:p>
        <w:p w14:paraId="376A8679" w14:textId="77777777" w:rsidR="00FF1E29" w:rsidRPr="00FF1E29" w:rsidDel="00AE0EB1" w:rsidRDefault="00FF1E29">
          <w:pPr>
            <w:pStyle w:val="TOC1"/>
            <w:rPr>
              <w:ins w:id="368" w:author="Nguyen Toan" w:date="2018-05-18T22:00:00Z"/>
              <w:del w:id="369" w:author="LoanDT" w:date="2018-05-18T23:38:00Z"/>
              <w:rFonts w:ascii="Times New Roman" w:eastAsiaTheme="minorEastAsia" w:hAnsi="Times New Roman" w:cs="Times New Roman"/>
              <w:noProof/>
              <w:color w:val="auto"/>
              <w:sz w:val="26"/>
              <w:szCs w:val="26"/>
              <w:lang w:val="en-US"/>
              <w:rPrChange w:id="370" w:author="Nguyen Toan" w:date="2018-05-18T22:00:00Z">
                <w:rPr>
                  <w:ins w:id="371" w:author="Nguyen Toan" w:date="2018-05-18T22:00:00Z"/>
                  <w:del w:id="372" w:author="LoanDT" w:date="2018-05-18T23:38:00Z"/>
                  <w:rFonts w:asciiTheme="minorHAnsi" w:eastAsiaTheme="minorEastAsia" w:hAnsiTheme="minorHAnsi" w:cstheme="minorBidi"/>
                  <w:noProof/>
                  <w:color w:val="auto"/>
                  <w:lang w:val="en-US"/>
                </w:rPr>
              </w:rPrChange>
            </w:rPr>
          </w:pPr>
          <w:ins w:id="373" w:author="Nguyen Toan" w:date="2018-05-18T22:00:00Z">
            <w:del w:id="374" w:author="LoanDT" w:date="2018-05-18T23:38:00Z">
              <w:r w:rsidRPr="00AE0EB1" w:rsidDel="00AE0EB1">
                <w:rPr>
                  <w:rStyle w:val="Hyperlink"/>
                  <w:rFonts w:eastAsia="Times New Roman"/>
                  <w:noProof/>
                  <w:sz w:val="26"/>
                  <w:szCs w:val="26"/>
                  <w:rPrChange w:id="375" w:author="LoanDT" w:date="2018-05-18T23:38:00Z">
                    <w:rPr>
                      <w:rStyle w:val="Hyperlink"/>
                      <w:rFonts w:eastAsia="Times New Roman"/>
                      <w:b/>
                      <w:noProof/>
                    </w:rPr>
                  </w:rPrChange>
                </w:rPr>
                <w:delText>CHƯƠNG 2.</w:delText>
              </w:r>
              <w:r w:rsidRPr="00FF1E29" w:rsidDel="00AE0EB1">
                <w:rPr>
                  <w:rFonts w:ascii="Times New Roman" w:eastAsiaTheme="minorEastAsia" w:hAnsi="Times New Roman" w:cs="Times New Roman"/>
                  <w:noProof/>
                  <w:sz w:val="26"/>
                  <w:szCs w:val="26"/>
                  <w:rPrChange w:id="376"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377" w:author="LoanDT" w:date="2018-05-18T23:38:00Z">
                    <w:rPr>
                      <w:rStyle w:val="Hyperlink"/>
                      <w:rFonts w:eastAsia="Times New Roman"/>
                      <w:b/>
                      <w:noProof/>
                    </w:rPr>
                  </w:rPrChange>
                </w:rPr>
                <w:delText>KHÓ KHĂN VÀ CÁC VẤN ĐỀ CẦN GIẢI QUYẾT</w:delText>
              </w:r>
              <w:r w:rsidRPr="00FF1E29" w:rsidDel="00AE0EB1">
                <w:rPr>
                  <w:rFonts w:ascii="Times New Roman" w:hAnsi="Times New Roman" w:cs="Times New Roman"/>
                  <w:noProof/>
                  <w:webHidden/>
                  <w:sz w:val="26"/>
                  <w:szCs w:val="26"/>
                  <w:rPrChange w:id="378" w:author="Nguyen Toan" w:date="2018-05-18T22:00:00Z">
                    <w:rPr>
                      <w:noProof/>
                      <w:webHidden/>
                    </w:rPr>
                  </w:rPrChange>
                </w:rPr>
                <w:tab/>
              </w:r>
            </w:del>
          </w:ins>
          <w:ins w:id="379" w:author="Nguyen Toan" w:date="2018-05-18T22:37:00Z">
            <w:del w:id="380" w:author="LoanDT" w:date="2018-05-18T23:38:00Z">
              <w:r w:rsidR="00463BB5" w:rsidDel="00AE0EB1">
                <w:rPr>
                  <w:rFonts w:ascii="Times New Roman" w:hAnsi="Times New Roman" w:cs="Times New Roman"/>
                  <w:noProof/>
                  <w:webHidden/>
                  <w:sz w:val="26"/>
                  <w:szCs w:val="26"/>
                </w:rPr>
                <w:delText>34</w:delText>
              </w:r>
            </w:del>
          </w:ins>
        </w:p>
        <w:p w14:paraId="0CB5A155" w14:textId="77777777" w:rsidR="00FF1E29" w:rsidRPr="00FF1E29" w:rsidDel="00AE0EB1" w:rsidRDefault="00FF1E29">
          <w:pPr>
            <w:pStyle w:val="TOC2"/>
            <w:tabs>
              <w:tab w:val="left" w:pos="880"/>
              <w:tab w:val="right" w:leader="dot" w:pos="9395"/>
            </w:tabs>
            <w:rPr>
              <w:ins w:id="381" w:author="Nguyen Toan" w:date="2018-05-18T22:00:00Z"/>
              <w:del w:id="382" w:author="LoanDT" w:date="2018-05-18T23:38:00Z"/>
              <w:rFonts w:ascii="Times New Roman" w:eastAsiaTheme="minorEastAsia" w:hAnsi="Times New Roman" w:cs="Times New Roman"/>
              <w:noProof/>
              <w:color w:val="auto"/>
              <w:sz w:val="26"/>
              <w:szCs w:val="26"/>
              <w:lang w:val="en-US"/>
              <w:rPrChange w:id="383" w:author="Nguyen Toan" w:date="2018-05-18T22:00:00Z">
                <w:rPr>
                  <w:ins w:id="384" w:author="Nguyen Toan" w:date="2018-05-18T22:00:00Z"/>
                  <w:del w:id="385" w:author="LoanDT" w:date="2018-05-18T23:38:00Z"/>
                  <w:rFonts w:asciiTheme="minorHAnsi" w:eastAsiaTheme="minorEastAsia" w:hAnsiTheme="minorHAnsi" w:cstheme="minorBidi"/>
                  <w:noProof/>
                  <w:color w:val="auto"/>
                  <w:lang w:val="en-US"/>
                </w:rPr>
              </w:rPrChange>
            </w:rPr>
          </w:pPr>
          <w:ins w:id="386" w:author="Nguyen Toan" w:date="2018-05-18T22:00:00Z">
            <w:del w:id="387" w:author="LoanDT" w:date="2018-05-18T23:38:00Z">
              <w:r w:rsidRPr="00AE0EB1" w:rsidDel="00AE0EB1">
                <w:rPr>
                  <w:rStyle w:val="Hyperlink"/>
                  <w:rFonts w:eastAsia="Times New Roman"/>
                  <w:noProof/>
                  <w:sz w:val="26"/>
                  <w:szCs w:val="26"/>
                  <w:rPrChange w:id="388" w:author="LoanDT" w:date="2018-05-18T23:38:00Z">
                    <w:rPr>
                      <w:rStyle w:val="Hyperlink"/>
                      <w:rFonts w:eastAsia="Times New Roman"/>
                      <w:b/>
                      <w:noProof/>
                    </w:rPr>
                  </w:rPrChange>
                </w:rPr>
                <w:delText>2.1.</w:delText>
              </w:r>
              <w:r w:rsidRPr="00FF1E29" w:rsidDel="00AE0EB1">
                <w:rPr>
                  <w:rFonts w:ascii="Times New Roman" w:eastAsiaTheme="minorEastAsia" w:hAnsi="Times New Roman" w:cs="Times New Roman"/>
                  <w:noProof/>
                  <w:sz w:val="26"/>
                  <w:szCs w:val="26"/>
                  <w:rPrChange w:id="389" w:author="Nguyen Toan" w:date="2018-05-18T22:00:00Z">
                    <w:rPr>
                      <w:rFonts w:asciiTheme="minorHAnsi" w:eastAsiaTheme="minorEastAsia" w:hAnsiTheme="minorHAnsi" w:cstheme="minorBidi"/>
                      <w:noProof/>
                    </w:rPr>
                  </w:rPrChange>
                </w:rPr>
                <w:tab/>
              </w:r>
              <w:r w:rsidRPr="00AE0EB1" w:rsidDel="00AE0EB1">
                <w:rPr>
                  <w:rStyle w:val="Hyperlink"/>
                  <w:noProof/>
                  <w:sz w:val="26"/>
                  <w:szCs w:val="26"/>
                  <w:rPrChange w:id="390" w:author="LoanDT" w:date="2018-05-18T23:38:00Z">
                    <w:rPr>
                      <w:rStyle w:val="Hyperlink"/>
                      <w:b/>
                      <w:noProof/>
                    </w:rPr>
                  </w:rPrChange>
                </w:rPr>
                <w:delText>Môi trường kiểm thử</w:delText>
              </w:r>
              <w:r w:rsidRPr="00FF1E29" w:rsidDel="00AE0EB1">
                <w:rPr>
                  <w:rFonts w:ascii="Times New Roman" w:hAnsi="Times New Roman" w:cs="Times New Roman"/>
                  <w:noProof/>
                  <w:webHidden/>
                  <w:sz w:val="26"/>
                  <w:szCs w:val="26"/>
                  <w:rPrChange w:id="391" w:author="Nguyen Toan" w:date="2018-05-18T22:00:00Z">
                    <w:rPr>
                      <w:noProof/>
                      <w:webHidden/>
                    </w:rPr>
                  </w:rPrChange>
                </w:rPr>
                <w:tab/>
              </w:r>
            </w:del>
          </w:ins>
          <w:ins w:id="392" w:author="Nguyen Toan" w:date="2018-05-18T22:37:00Z">
            <w:del w:id="393" w:author="LoanDT" w:date="2018-05-18T23:38:00Z">
              <w:r w:rsidR="00463BB5" w:rsidDel="00AE0EB1">
                <w:rPr>
                  <w:rFonts w:ascii="Times New Roman" w:hAnsi="Times New Roman" w:cs="Times New Roman"/>
                  <w:noProof/>
                  <w:webHidden/>
                  <w:sz w:val="26"/>
                  <w:szCs w:val="26"/>
                </w:rPr>
                <w:delText>34</w:delText>
              </w:r>
            </w:del>
          </w:ins>
        </w:p>
        <w:p w14:paraId="2EFAF765" w14:textId="77777777" w:rsidR="00FF1E29" w:rsidRPr="00FF1E29" w:rsidDel="00AE0EB1" w:rsidRDefault="00FF1E29">
          <w:pPr>
            <w:pStyle w:val="TOC2"/>
            <w:tabs>
              <w:tab w:val="left" w:pos="880"/>
              <w:tab w:val="right" w:leader="dot" w:pos="9395"/>
            </w:tabs>
            <w:rPr>
              <w:ins w:id="394" w:author="Nguyen Toan" w:date="2018-05-18T22:00:00Z"/>
              <w:del w:id="395" w:author="LoanDT" w:date="2018-05-18T23:38:00Z"/>
              <w:rFonts w:ascii="Times New Roman" w:eastAsiaTheme="minorEastAsia" w:hAnsi="Times New Roman" w:cs="Times New Roman"/>
              <w:noProof/>
              <w:color w:val="auto"/>
              <w:sz w:val="26"/>
              <w:szCs w:val="26"/>
              <w:lang w:val="en-US"/>
              <w:rPrChange w:id="396" w:author="Nguyen Toan" w:date="2018-05-18T22:00:00Z">
                <w:rPr>
                  <w:ins w:id="397" w:author="Nguyen Toan" w:date="2018-05-18T22:00:00Z"/>
                  <w:del w:id="398" w:author="LoanDT" w:date="2018-05-18T23:38:00Z"/>
                  <w:rFonts w:asciiTheme="minorHAnsi" w:eastAsiaTheme="minorEastAsia" w:hAnsiTheme="minorHAnsi" w:cstheme="minorBidi"/>
                  <w:noProof/>
                  <w:color w:val="auto"/>
                  <w:lang w:val="en-US"/>
                </w:rPr>
              </w:rPrChange>
            </w:rPr>
          </w:pPr>
          <w:ins w:id="399" w:author="Nguyen Toan" w:date="2018-05-18T22:00:00Z">
            <w:del w:id="400" w:author="LoanDT" w:date="2018-05-18T23:38:00Z">
              <w:r w:rsidRPr="00AE0EB1" w:rsidDel="00AE0EB1">
                <w:rPr>
                  <w:rStyle w:val="Hyperlink"/>
                  <w:noProof/>
                  <w:sz w:val="26"/>
                  <w:szCs w:val="26"/>
                  <w:rPrChange w:id="401" w:author="LoanDT" w:date="2018-05-18T23:38:00Z">
                    <w:rPr>
                      <w:rStyle w:val="Hyperlink"/>
                      <w:b/>
                      <w:noProof/>
                    </w:rPr>
                  </w:rPrChange>
                </w:rPr>
                <w:delText>2.2.</w:delText>
              </w:r>
              <w:r w:rsidRPr="00FF1E29" w:rsidDel="00AE0EB1">
                <w:rPr>
                  <w:rFonts w:ascii="Times New Roman" w:eastAsiaTheme="minorEastAsia" w:hAnsi="Times New Roman" w:cs="Times New Roman"/>
                  <w:noProof/>
                  <w:sz w:val="26"/>
                  <w:szCs w:val="26"/>
                  <w:rPrChange w:id="402" w:author="Nguyen Toan" w:date="2018-05-18T22:00:00Z">
                    <w:rPr>
                      <w:rFonts w:asciiTheme="minorHAnsi" w:eastAsiaTheme="minorEastAsia" w:hAnsiTheme="minorHAnsi" w:cstheme="minorBidi"/>
                      <w:noProof/>
                    </w:rPr>
                  </w:rPrChange>
                </w:rPr>
                <w:tab/>
              </w:r>
              <w:r w:rsidRPr="00AE0EB1" w:rsidDel="00AE0EB1">
                <w:rPr>
                  <w:rStyle w:val="Hyperlink"/>
                  <w:noProof/>
                  <w:sz w:val="26"/>
                  <w:szCs w:val="26"/>
                  <w:rPrChange w:id="403" w:author="LoanDT" w:date="2018-05-18T23:38:00Z">
                    <w:rPr>
                      <w:rStyle w:val="Hyperlink"/>
                      <w:b/>
                      <w:noProof/>
                    </w:rPr>
                  </w:rPrChange>
                </w:rPr>
                <w:delText>Công cụ hỗ trợ kiểm thử</w:delText>
              </w:r>
              <w:r w:rsidRPr="00FF1E29" w:rsidDel="00AE0EB1">
                <w:rPr>
                  <w:rFonts w:ascii="Times New Roman" w:hAnsi="Times New Roman" w:cs="Times New Roman"/>
                  <w:noProof/>
                  <w:webHidden/>
                  <w:sz w:val="26"/>
                  <w:szCs w:val="26"/>
                  <w:rPrChange w:id="404" w:author="Nguyen Toan" w:date="2018-05-18T22:00:00Z">
                    <w:rPr>
                      <w:noProof/>
                      <w:webHidden/>
                    </w:rPr>
                  </w:rPrChange>
                </w:rPr>
                <w:tab/>
              </w:r>
            </w:del>
          </w:ins>
          <w:ins w:id="405" w:author="Nguyen Toan" w:date="2018-05-18T22:37:00Z">
            <w:del w:id="406" w:author="LoanDT" w:date="2018-05-18T23:38:00Z">
              <w:r w:rsidR="00463BB5" w:rsidDel="00AE0EB1">
                <w:rPr>
                  <w:rFonts w:ascii="Times New Roman" w:hAnsi="Times New Roman" w:cs="Times New Roman"/>
                  <w:noProof/>
                  <w:webHidden/>
                  <w:sz w:val="26"/>
                  <w:szCs w:val="26"/>
                </w:rPr>
                <w:delText>35</w:delText>
              </w:r>
            </w:del>
          </w:ins>
        </w:p>
        <w:p w14:paraId="6CF1BC66" w14:textId="77777777" w:rsidR="00FF1E29" w:rsidRPr="00FF1E29" w:rsidDel="00AE0EB1" w:rsidRDefault="00FF1E29">
          <w:pPr>
            <w:pStyle w:val="TOC1"/>
            <w:rPr>
              <w:ins w:id="407" w:author="Nguyen Toan" w:date="2018-05-18T22:00:00Z"/>
              <w:del w:id="408" w:author="LoanDT" w:date="2018-05-18T23:38:00Z"/>
              <w:rFonts w:ascii="Times New Roman" w:eastAsiaTheme="minorEastAsia" w:hAnsi="Times New Roman" w:cs="Times New Roman"/>
              <w:noProof/>
              <w:color w:val="auto"/>
              <w:sz w:val="26"/>
              <w:szCs w:val="26"/>
              <w:lang w:val="en-US"/>
              <w:rPrChange w:id="409" w:author="Nguyen Toan" w:date="2018-05-18T22:00:00Z">
                <w:rPr>
                  <w:ins w:id="410" w:author="Nguyen Toan" w:date="2018-05-18T22:00:00Z"/>
                  <w:del w:id="411" w:author="LoanDT" w:date="2018-05-18T23:38:00Z"/>
                  <w:rFonts w:asciiTheme="minorHAnsi" w:eastAsiaTheme="minorEastAsia" w:hAnsiTheme="minorHAnsi" w:cstheme="minorBidi"/>
                  <w:noProof/>
                  <w:color w:val="auto"/>
                  <w:lang w:val="en-US"/>
                </w:rPr>
              </w:rPrChange>
            </w:rPr>
          </w:pPr>
          <w:ins w:id="412" w:author="Nguyen Toan" w:date="2018-05-18T22:00:00Z">
            <w:del w:id="413" w:author="LoanDT" w:date="2018-05-18T23:38:00Z">
              <w:r w:rsidRPr="00AE0EB1" w:rsidDel="00AE0EB1">
                <w:rPr>
                  <w:rStyle w:val="Hyperlink"/>
                  <w:rFonts w:eastAsia="Times New Roman"/>
                  <w:noProof/>
                  <w:sz w:val="26"/>
                  <w:szCs w:val="26"/>
                  <w:rPrChange w:id="414" w:author="LoanDT" w:date="2018-05-18T23:38:00Z">
                    <w:rPr>
                      <w:rStyle w:val="Hyperlink"/>
                      <w:rFonts w:eastAsia="Times New Roman"/>
                      <w:b/>
                      <w:noProof/>
                    </w:rPr>
                  </w:rPrChange>
                </w:rPr>
                <w:delText>CHƯƠNG 3.</w:delText>
              </w:r>
              <w:r w:rsidRPr="00FF1E29" w:rsidDel="00AE0EB1">
                <w:rPr>
                  <w:rFonts w:ascii="Times New Roman" w:eastAsiaTheme="minorEastAsia" w:hAnsi="Times New Roman" w:cs="Times New Roman"/>
                  <w:noProof/>
                  <w:sz w:val="26"/>
                  <w:szCs w:val="26"/>
                  <w:rPrChange w:id="415"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416" w:author="LoanDT" w:date="2018-05-18T23:38:00Z">
                    <w:rPr>
                      <w:rStyle w:val="Hyperlink"/>
                      <w:rFonts w:eastAsia="Times New Roman"/>
                      <w:b/>
                      <w:noProof/>
                    </w:rPr>
                  </w:rPrChange>
                </w:rPr>
                <w:delText>QUY TRÌNH KIỂM THỬ CHO ỨNG DỤNG ESB</w:delText>
              </w:r>
              <w:r w:rsidRPr="00FF1E29" w:rsidDel="00AE0EB1">
                <w:rPr>
                  <w:rFonts w:ascii="Times New Roman" w:hAnsi="Times New Roman" w:cs="Times New Roman"/>
                  <w:noProof/>
                  <w:webHidden/>
                  <w:sz w:val="26"/>
                  <w:szCs w:val="26"/>
                  <w:rPrChange w:id="417" w:author="Nguyen Toan" w:date="2018-05-18T22:00:00Z">
                    <w:rPr>
                      <w:noProof/>
                      <w:webHidden/>
                    </w:rPr>
                  </w:rPrChange>
                </w:rPr>
                <w:tab/>
              </w:r>
            </w:del>
          </w:ins>
          <w:ins w:id="418" w:author="Nguyen Toan" w:date="2018-05-18T22:37:00Z">
            <w:del w:id="419" w:author="LoanDT" w:date="2018-05-18T23:38:00Z">
              <w:r w:rsidR="00463BB5" w:rsidDel="00AE0EB1">
                <w:rPr>
                  <w:rFonts w:ascii="Times New Roman" w:hAnsi="Times New Roman" w:cs="Times New Roman"/>
                  <w:noProof/>
                  <w:webHidden/>
                  <w:sz w:val="26"/>
                  <w:szCs w:val="26"/>
                </w:rPr>
                <w:delText>40</w:delText>
              </w:r>
            </w:del>
          </w:ins>
        </w:p>
        <w:p w14:paraId="10D585AD" w14:textId="77777777" w:rsidR="00FF1E29" w:rsidRPr="00FF1E29" w:rsidDel="00AE0EB1" w:rsidRDefault="00FF1E29">
          <w:pPr>
            <w:pStyle w:val="TOC2"/>
            <w:tabs>
              <w:tab w:val="left" w:pos="880"/>
              <w:tab w:val="right" w:leader="dot" w:pos="9395"/>
            </w:tabs>
            <w:rPr>
              <w:ins w:id="420" w:author="Nguyen Toan" w:date="2018-05-18T22:00:00Z"/>
              <w:del w:id="421" w:author="LoanDT" w:date="2018-05-18T23:38:00Z"/>
              <w:rFonts w:ascii="Times New Roman" w:eastAsiaTheme="minorEastAsia" w:hAnsi="Times New Roman" w:cs="Times New Roman"/>
              <w:noProof/>
              <w:color w:val="auto"/>
              <w:sz w:val="26"/>
              <w:szCs w:val="26"/>
              <w:lang w:val="en-US"/>
              <w:rPrChange w:id="422" w:author="Nguyen Toan" w:date="2018-05-18T22:00:00Z">
                <w:rPr>
                  <w:ins w:id="423" w:author="Nguyen Toan" w:date="2018-05-18T22:00:00Z"/>
                  <w:del w:id="424" w:author="LoanDT" w:date="2018-05-18T23:38:00Z"/>
                  <w:rFonts w:asciiTheme="minorHAnsi" w:eastAsiaTheme="minorEastAsia" w:hAnsiTheme="minorHAnsi" w:cstheme="minorBidi"/>
                  <w:noProof/>
                  <w:color w:val="auto"/>
                  <w:lang w:val="en-US"/>
                </w:rPr>
              </w:rPrChange>
            </w:rPr>
          </w:pPr>
          <w:ins w:id="425" w:author="Nguyen Toan" w:date="2018-05-18T22:00:00Z">
            <w:del w:id="426" w:author="LoanDT" w:date="2018-05-18T23:38:00Z">
              <w:r w:rsidRPr="00AE0EB1" w:rsidDel="00AE0EB1">
                <w:rPr>
                  <w:rStyle w:val="Hyperlink"/>
                  <w:rFonts w:eastAsia="Times New Roman"/>
                  <w:noProof/>
                  <w:sz w:val="26"/>
                  <w:szCs w:val="26"/>
                  <w:rPrChange w:id="427" w:author="LoanDT" w:date="2018-05-18T23:38:00Z">
                    <w:rPr>
                      <w:rStyle w:val="Hyperlink"/>
                      <w:rFonts w:eastAsia="Times New Roman"/>
                      <w:b/>
                      <w:noProof/>
                    </w:rPr>
                  </w:rPrChange>
                </w:rPr>
                <w:delText>3.1.</w:delText>
              </w:r>
              <w:r w:rsidRPr="00FF1E29" w:rsidDel="00AE0EB1">
                <w:rPr>
                  <w:rFonts w:ascii="Times New Roman" w:eastAsiaTheme="minorEastAsia" w:hAnsi="Times New Roman" w:cs="Times New Roman"/>
                  <w:noProof/>
                  <w:sz w:val="26"/>
                  <w:szCs w:val="26"/>
                  <w:rPrChange w:id="428"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429" w:author="LoanDT" w:date="2018-05-18T23:38:00Z">
                    <w:rPr>
                      <w:rStyle w:val="Hyperlink"/>
                      <w:rFonts w:eastAsia="Times New Roman"/>
                      <w:b/>
                      <w:noProof/>
                    </w:rPr>
                  </w:rPrChange>
                </w:rPr>
                <w:delText>Hướng tiếp cận</w:delText>
              </w:r>
              <w:r w:rsidRPr="00FF1E29" w:rsidDel="00AE0EB1">
                <w:rPr>
                  <w:rFonts w:ascii="Times New Roman" w:hAnsi="Times New Roman" w:cs="Times New Roman"/>
                  <w:noProof/>
                  <w:webHidden/>
                  <w:sz w:val="26"/>
                  <w:szCs w:val="26"/>
                  <w:rPrChange w:id="430" w:author="Nguyen Toan" w:date="2018-05-18T22:00:00Z">
                    <w:rPr>
                      <w:noProof/>
                      <w:webHidden/>
                    </w:rPr>
                  </w:rPrChange>
                </w:rPr>
                <w:tab/>
              </w:r>
            </w:del>
          </w:ins>
          <w:ins w:id="431" w:author="Nguyen Toan" w:date="2018-05-18T22:37:00Z">
            <w:del w:id="432" w:author="LoanDT" w:date="2018-05-18T23:38:00Z">
              <w:r w:rsidR="00463BB5" w:rsidDel="00AE0EB1">
                <w:rPr>
                  <w:rFonts w:ascii="Times New Roman" w:hAnsi="Times New Roman" w:cs="Times New Roman"/>
                  <w:noProof/>
                  <w:webHidden/>
                  <w:sz w:val="26"/>
                  <w:szCs w:val="26"/>
                </w:rPr>
                <w:delText>40</w:delText>
              </w:r>
            </w:del>
          </w:ins>
        </w:p>
        <w:p w14:paraId="6A75F19F" w14:textId="77777777" w:rsidR="00FF1E29" w:rsidRPr="00FF1E29" w:rsidDel="00AE0EB1" w:rsidRDefault="00FF1E29">
          <w:pPr>
            <w:pStyle w:val="TOC3"/>
            <w:tabs>
              <w:tab w:val="left" w:pos="1320"/>
              <w:tab w:val="right" w:leader="dot" w:pos="9395"/>
            </w:tabs>
            <w:rPr>
              <w:ins w:id="433" w:author="Nguyen Toan" w:date="2018-05-18T22:00:00Z"/>
              <w:del w:id="434" w:author="LoanDT" w:date="2018-05-18T23:38:00Z"/>
              <w:rFonts w:ascii="Times New Roman" w:eastAsiaTheme="minorEastAsia" w:hAnsi="Times New Roman" w:cs="Times New Roman"/>
              <w:noProof/>
              <w:color w:val="auto"/>
              <w:sz w:val="26"/>
              <w:szCs w:val="26"/>
              <w:lang w:val="en-US"/>
              <w:rPrChange w:id="435" w:author="Nguyen Toan" w:date="2018-05-18T22:00:00Z">
                <w:rPr>
                  <w:ins w:id="436" w:author="Nguyen Toan" w:date="2018-05-18T22:00:00Z"/>
                  <w:del w:id="437" w:author="LoanDT" w:date="2018-05-18T23:38:00Z"/>
                  <w:rFonts w:asciiTheme="minorHAnsi" w:eastAsiaTheme="minorEastAsia" w:hAnsiTheme="minorHAnsi" w:cstheme="minorBidi"/>
                  <w:noProof/>
                  <w:color w:val="auto"/>
                  <w:lang w:val="en-US"/>
                </w:rPr>
              </w:rPrChange>
            </w:rPr>
          </w:pPr>
          <w:ins w:id="438" w:author="Nguyen Toan" w:date="2018-05-18T22:00:00Z">
            <w:del w:id="439" w:author="LoanDT" w:date="2018-05-18T23:38:00Z">
              <w:r w:rsidRPr="00AE0EB1" w:rsidDel="00AE0EB1">
                <w:rPr>
                  <w:rStyle w:val="Hyperlink"/>
                  <w:rFonts w:eastAsia="Times New Roman"/>
                  <w:noProof/>
                  <w:sz w:val="26"/>
                  <w:szCs w:val="26"/>
                  <w:rPrChange w:id="440" w:author="LoanDT" w:date="2018-05-18T23:38:00Z">
                    <w:rPr>
                      <w:rStyle w:val="Hyperlink"/>
                      <w:rFonts w:eastAsia="Times New Roman"/>
                      <w:b/>
                      <w:noProof/>
                    </w:rPr>
                  </w:rPrChange>
                </w:rPr>
                <w:lastRenderedPageBreak/>
                <w:delText>3.1.1.</w:delText>
              </w:r>
              <w:r w:rsidRPr="00FF1E29" w:rsidDel="00AE0EB1">
                <w:rPr>
                  <w:rFonts w:ascii="Times New Roman" w:eastAsiaTheme="minorEastAsia" w:hAnsi="Times New Roman" w:cs="Times New Roman"/>
                  <w:noProof/>
                  <w:sz w:val="26"/>
                  <w:szCs w:val="26"/>
                  <w:rPrChange w:id="441"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442" w:author="LoanDT" w:date="2018-05-18T23:38:00Z">
                    <w:rPr>
                      <w:rStyle w:val="Hyperlink"/>
                      <w:rFonts w:eastAsia="Times New Roman"/>
                      <w:b/>
                      <w:noProof/>
                    </w:rPr>
                  </w:rPrChange>
                </w:rPr>
                <w:delText>Kiểm thử đơn vị</w:delText>
              </w:r>
              <w:r w:rsidRPr="00FF1E29" w:rsidDel="00AE0EB1">
                <w:rPr>
                  <w:rFonts w:ascii="Times New Roman" w:hAnsi="Times New Roman" w:cs="Times New Roman"/>
                  <w:noProof/>
                  <w:webHidden/>
                  <w:sz w:val="26"/>
                  <w:szCs w:val="26"/>
                  <w:rPrChange w:id="443" w:author="Nguyen Toan" w:date="2018-05-18T22:00:00Z">
                    <w:rPr>
                      <w:noProof/>
                      <w:webHidden/>
                    </w:rPr>
                  </w:rPrChange>
                </w:rPr>
                <w:tab/>
              </w:r>
            </w:del>
          </w:ins>
          <w:ins w:id="444" w:author="Nguyen Toan" w:date="2018-05-18T22:37:00Z">
            <w:del w:id="445" w:author="LoanDT" w:date="2018-05-18T23:38:00Z">
              <w:r w:rsidR="00463BB5" w:rsidDel="00AE0EB1">
                <w:rPr>
                  <w:rFonts w:ascii="Times New Roman" w:hAnsi="Times New Roman" w:cs="Times New Roman"/>
                  <w:noProof/>
                  <w:webHidden/>
                  <w:sz w:val="26"/>
                  <w:szCs w:val="26"/>
                </w:rPr>
                <w:delText>40</w:delText>
              </w:r>
            </w:del>
          </w:ins>
        </w:p>
        <w:p w14:paraId="49C34E4E" w14:textId="77777777" w:rsidR="00FF1E29" w:rsidRPr="00FF1E29" w:rsidDel="00AE0EB1" w:rsidRDefault="00FF1E29">
          <w:pPr>
            <w:pStyle w:val="TOC3"/>
            <w:tabs>
              <w:tab w:val="left" w:pos="1320"/>
              <w:tab w:val="right" w:leader="dot" w:pos="9395"/>
            </w:tabs>
            <w:rPr>
              <w:ins w:id="446" w:author="Nguyen Toan" w:date="2018-05-18T22:00:00Z"/>
              <w:del w:id="447" w:author="LoanDT" w:date="2018-05-18T23:38:00Z"/>
              <w:rFonts w:ascii="Times New Roman" w:eastAsiaTheme="minorEastAsia" w:hAnsi="Times New Roman" w:cs="Times New Roman"/>
              <w:noProof/>
              <w:color w:val="auto"/>
              <w:sz w:val="26"/>
              <w:szCs w:val="26"/>
              <w:lang w:val="en-US"/>
              <w:rPrChange w:id="448" w:author="Nguyen Toan" w:date="2018-05-18T22:00:00Z">
                <w:rPr>
                  <w:ins w:id="449" w:author="Nguyen Toan" w:date="2018-05-18T22:00:00Z"/>
                  <w:del w:id="450" w:author="LoanDT" w:date="2018-05-18T23:38:00Z"/>
                  <w:rFonts w:asciiTheme="minorHAnsi" w:eastAsiaTheme="minorEastAsia" w:hAnsiTheme="minorHAnsi" w:cstheme="minorBidi"/>
                  <w:noProof/>
                  <w:color w:val="auto"/>
                  <w:lang w:val="en-US"/>
                </w:rPr>
              </w:rPrChange>
            </w:rPr>
          </w:pPr>
          <w:ins w:id="451" w:author="Nguyen Toan" w:date="2018-05-18T22:00:00Z">
            <w:del w:id="452" w:author="LoanDT" w:date="2018-05-18T23:38:00Z">
              <w:r w:rsidRPr="00AE0EB1" w:rsidDel="00AE0EB1">
                <w:rPr>
                  <w:rStyle w:val="Hyperlink"/>
                  <w:rFonts w:eastAsia="Times New Roman"/>
                  <w:noProof/>
                  <w:sz w:val="26"/>
                  <w:szCs w:val="26"/>
                  <w:rPrChange w:id="453" w:author="LoanDT" w:date="2018-05-18T23:38:00Z">
                    <w:rPr>
                      <w:rStyle w:val="Hyperlink"/>
                      <w:rFonts w:eastAsia="Times New Roman"/>
                      <w:b/>
                      <w:noProof/>
                    </w:rPr>
                  </w:rPrChange>
                </w:rPr>
                <w:delText>3.1.2.</w:delText>
              </w:r>
              <w:r w:rsidRPr="00FF1E29" w:rsidDel="00AE0EB1">
                <w:rPr>
                  <w:rFonts w:ascii="Times New Roman" w:eastAsiaTheme="minorEastAsia" w:hAnsi="Times New Roman" w:cs="Times New Roman"/>
                  <w:noProof/>
                  <w:sz w:val="26"/>
                  <w:szCs w:val="26"/>
                  <w:rPrChange w:id="454"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455" w:author="LoanDT" w:date="2018-05-18T23:38:00Z">
                    <w:rPr>
                      <w:rStyle w:val="Hyperlink"/>
                      <w:rFonts w:eastAsia="Times New Roman"/>
                      <w:b/>
                      <w:noProof/>
                    </w:rPr>
                  </w:rPrChange>
                </w:rPr>
                <w:delText>Kiểm thử tích hợp</w:delText>
              </w:r>
              <w:r w:rsidRPr="00FF1E29" w:rsidDel="00AE0EB1">
                <w:rPr>
                  <w:rFonts w:ascii="Times New Roman" w:hAnsi="Times New Roman" w:cs="Times New Roman"/>
                  <w:noProof/>
                  <w:webHidden/>
                  <w:sz w:val="26"/>
                  <w:szCs w:val="26"/>
                  <w:rPrChange w:id="456" w:author="Nguyen Toan" w:date="2018-05-18T22:00:00Z">
                    <w:rPr>
                      <w:noProof/>
                      <w:webHidden/>
                    </w:rPr>
                  </w:rPrChange>
                </w:rPr>
                <w:tab/>
              </w:r>
            </w:del>
          </w:ins>
          <w:ins w:id="457" w:author="Nguyen Toan" w:date="2018-05-18T22:37:00Z">
            <w:del w:id="458" w:author="LoanDT" w:date="2018-05-18T23:38:00Z">
              <w:r w:rsidR="00463BB5" w:rsidDel="00AE0EB1">
                <w:rPr>
                  <w:rFonts w:ascii="Times New Roman" w:hAnsi="Times New Roman" w:cs="Times New Roman"/>
                  <w:noProof/>
                  <w:webHidden/>
                  <w:sz w:val="26"/>
                  <w:szCs w:val="26"/>
                </w:rPr>
                <w:delText>41</w:delText>
              </w:r>
            </w:del>
          </w:ins>
        </w:p>
        <w:p w14:paraId="649FF59A" w14:textId="77777777" w:rsidR="00FF1E29" w:rsidRPr="00FF1E29" w:rsidDel="00AE0EB1" w:rsidRDefault="00FF1E29">
          <w:pPr>
            <w:pStyle w:val="TOC3"/>
            <w:tabs>
              <w:tab w:val="left" w:pos="1320"/>
              <w:tab w:val="right" w:leader="dot" w:pos="9395"/>
            </w:tabs>
            <w:rPr>
              <w:ins w:id="459" w:author="Nguyen Toan" w:date="2018-05-18T22:00:00Z"/>
              <w:del w:id="460" w:author="LoanDT" w:date="2018-05-18T23:38:00Z"/>
              <w:rFonts w:ascii="Times New Roman" w:eastAsiaTheme="minorEastAsia" w:hAnsi="Times New Roman" w:cs="Times New Roman"/>
              <w:noProof/>
              <w:color w:val="auto"/>
              <w:sz w:val="26"/>
              <w:szCs w:val="26"/>
              <w:lang w:val="en-US"/>
              <w:rPrChange w:id="461" w:author="Nguyen Toan" w:date="2018-05-18T22:00:00Z">
                <w:rPr>
                  <w:ins w:id="462" w:author="Nguyen Toan" w:date="2018-05-18T22:00:00Z"/>
                  <w:del w:id="463" w:author="LoanDT" w:date="2018-05-18T23:38:00Z"/>
                  <w:rFonts w:asciiTheme="minorHAnsi" w:eastAsiaTheme="minorEastAsia" w:hAnsiTheme="minorHAnsi" w:cstheme="minorBidi"/>
                  <w:noProof/>
                  <w:color w:val="auto"/>
                  <w:lang w:val="en-US"/>
                </w:rPr>
              </w:rPrChange>
            </w:rPr>
          </w:pPr>
          <w:ins w:id="464" w:author="Nguyen Toan" w:date="2018-05-18T22:00:00Z">
            <w:del w:id="465" w:author="LoanDT" w:date="2018-05-18T23:38:00Z">
              <w:r w:rsidRPr="00AE0EB1" w:rsidDel="00AE0EB1">
                <w:rPr>
                  <w:rStyle w:val="Hyperlink"/>
                  <w:rFonts w:eastAsia="Times New Roman"/>
                  <w:noProof/>
                  <w:sz w:val="26"/>
                  <w:szCs w:val="26"/>
                  <w:rPrChange w:id="466" w:author="LoanDT" w:date="2018-05-18T23:38:00Z">
                    <w:rPr>
                      <w:rStyle w:val="Hyperlink"/>
                      <w:rFonts w:eastAsia="Times New Roman"/>
                      <w:b/>
                      <w:noProof/>
                    </w:rPr>
                  </w:rPrChange>
                </w:rPr>
                <w:delText>3.1.3.</w:delText>
              </w:r>
              <w:r w:rsidRPr="00FF1E29" w:rsidDel="00AE0EB1">
                <w:rPr>
                  <w:rFonts w:ascii="Times New Roman" w:eastAsiaTheme="minorEastAsia" w:hAnsi="Times New Roman" w:cs="Times New Roman"/>
                  <w:noProof/>
                  <w:sz w:val="26"/>
                  <w:szCs w:val="26"/>
                  <w:rPrChange w:id="467"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468" w:author="LoanDT" w:date="2018-05-18T23:38:00Z">
                    <w:rPr>
                      <w:rStyle w:val="Hyperlink"/>
                      <w:rFonts w:eastAsia="Times New Roman"/>
                      <w:b/>
                      <w:noProof/>
                    </w:rPr>
                  </w:rPrChange>
                </w:rPr>
                <w:delText>Kiểm thử hồi quy</w:delText>
              </w:r>
              <w:r w:rsidRPr="00FF1E29" w:rsidDel="00AE0EB1">
                <w:rPr>
                  <w:rFonts w:ascii="Times New Roman" w:hAnsi="Times New Roman" w:cs="Times New Roman"/>
                  <w:noProof/>
                  <w:webHidden/>
                  <w:sz w:val="26"/>
                  <w:szCs w:val="26"/>
                  <w:rPrChange w:id="469" w:author="Nguyen Toan" w:date="2018-05-18T22:00:00Z">
                    <w:rPr>
                      <w:noProof/>
                      <w:webHidden/>
                    </w:rPr>
                  </w:rPrChange>
                </w:rPr>
                <w:tab/>
              </w:r>
            </w:del>
          </w:ins>
          <w:ins w:id="470" w:author="Nguyen Toan" w:date="2018-05-18T22:37:00Z">
            <w:del w:id="471" w:author="LoanDT" w:date="2018-05-18T23:38:00Z">
              <w:r w:rsidR="00463BB5" w:rsidDel="00AE0EB1">
                <w:rPr>
                  <w:rFonts w:ascii="Times New Roman" w:hAnsi="Times New Roman" w:cs="Times New Roman"/>
                  <w:noProof/>
                  <w:webHidden/>
                  <w:sz w:val="26"/>
                  <w:szCs w:val="26"/>
                </w:rPr>
                <w:delText>41</w:delText>
              </w:r>
            </w:del>
          </w:ins>
        </w:p>
        <w:p w14:paraId="679E0B08" w14:textId="77777777" w:rsidR="00FF1E29" w:rsidRPr="00FF1E29" w:rsidDel="00AE0EB1" w:rsidRDefault="00FF1E29">
          <w:pPr>
            <w:pStyle w:val="TOC2"/>
            <w:tabs>
              <w:tab w:val="left" w:pos="880"/>
              <w:tab w:val="right" w:leader="dot" w:pos="9395"/>
            </w:tabs>
            <w:rPr>
              <w:ins w:id="472" w:author="Nguyen Toan" w:date="2018-05-18T22:00:00Z"/>
              <w:del w:id="473" w:author="LoanDT" w:date="2018-05-18T23:38:00Z"/>
              <w:rFonts w:ascii="Times New Roman" w:eastAsiaTheme="minorEastAsia" w:hAnsi="Times New Roman" w:cs="Times New Roman"/>
              <w:noProof/>
              <w:color w:val="auto"/>
              <w:sz w:val="26"/>
              <w:szCs w:val="26"/>
              <w:lang w:val="en-US"/>
              <w:rPrChange w:id="474" w:author="Nguyen Toan" w:date="2018-05-18T22:00:00Z">
                <w:rPr>
                  <w:ins w:id="475" w:author="Nguyen Toan" w:date="2018-05-18T22:00:00Z"/>
                  <w:del w:id="476" w:author="LoanDT" w:date="2018-05-18T23:38:00Z"/>
                  <w:rFonts w:asciiTheme="minorHAnsi" w:eastAsiaTheme="minorEastAsia" w:hAnsiTheme="minorHAnsi" w:cstheme="minorBidi"/>
                  <w:noProof/>
                  <w:color w:val="auto"/>
                  <w:lang w:val="en-US"/>
                </w:rPr>
              </w:rPrChange>
            </w:rPr>
          </w:pPr>
          <w:ins w:id="477" w:author="Nguyen Toan" w:date="2018-05-18T22:00:00Z">
            <w:del w:id="478" w:author="LoanDT" w:date="2018-05-18T23:38:00Z">
              <w:r w:rsidRPr="00AE0EB1" w:rsidDel="00AE0EB1">
                <w:rPr>
                  <w:rStyle w:val="Hyperlink"/>
                  <w:rFonts w:eastAsia="Times New Roman"/>
                  <w:noProof/>
                  <w:sz w:val="26"/>
                  <w:szCs w:val="26"/>
                  <w:rPrChange w:id="479" w:author="LoanDT" w:date="2018-05-18T23:38:00Z">
                    <w:rPr>
                      <w:rStyle w:val="Hyperlink"/>
                      <w:rFonts w:eastAsia="Times New Roman"/>
                      <w:b/>
                      <w:noProof/>
                    </w:rPr>
                  </w:rPrChange>
                </w:rPr>
                <w:delText>3.2.</w:delText>
              </w:r>
              <w:r w:rsidRPr="00FF1E29" w:rsidDel="00AE0EB1">
                <w:rPr>
                  <w:rFonts w:ascii="Times New Roman" w:eastAsiaTheme="minorEastAsia" w:hAnsi="Times New Roman" w:cs="Times New Roman"/>
                  <w:noProof/>
                  <w:sz w:val="26"/>
                  <w:szCs w:val="26"/>
                  <w:rPrChange w:id="480"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481" w:author="LoanDT" w:date="2018-05-18T23:38:00Z">
                    <w:rPr>
                      <w:rStyle w:val="Hyperlink"/>
                      <w:rFonts w:eastAsia="Times New Roman"/>
                      <w:b/>
                      <w:noProof/>
                    </w:rPr>
                  </w:rPrChange>
                </w:rPr>
                <w:delText>Đề xuất quy trình kiểm thử hệ thống</w:delText>
              </w:r>
              <w:r w:rsidRPr="00FF1E29" w:rsidDel="00AE0EB1">
                <w:rPr>
                  <w:rFonts w:ascii="Times New Roman" w:hAnsi="Times New Roman" w:cs="Times New Roman"/>
                  <w:noProof/>
                  <w:webHidden/>
                  <w:sz w:val="26"/>
                  <w:szCs w:val="26"/>
                  <w:rPrChange w:id="482" w:author="Nguyen Toan" w:date="2018-05-18T22:00:00Z">
                    <w:rPr>
                      <w:noProof/>
                      <w:webHidden/>
                    </w:rPr>
                  </w:rPrChange>
                </w:rPr>
                <w:tab/>
              </w:r>
            </w:del>
          </w:ins>
          <w:ins w:id="483" w:author="Nguyen Toan" w:date="2018-05-18T22:37:00Z">
            <w:del w:id="484" w:author="LoanDT" w:date="2018-05-18T23:38:00Z">
              <w:r w:rsidR="00463BB5" w:rsidDel="00AE0EB1">
                <w:rPr>
                  <w:rFonts w:ascii="Times New Roman" w:hAnsi="Times New Roman" w:cs="Times New Roman"/>
                  <w:noProof/>
                  <w:webHidden/>
                  <w:sz w:val="26"/>
                  <w:szCs w:val="26"/>
                </w:rPr>
                <w:delText>41</w:delText>
              </w:r>
            </w:del>
          </w:ins>
        </w:p>
        <w:p w14:paraId="351A15F0" w14:textId="77777777" w:rsidR="00FF1E29" w:rsidRPr="00FF1E29" w:rsidDel="00AE0EB1" w:rsidRDefault="00FF1E29">
          <w:pPr>
            <w:pStyle w:val="TOC2"/>
            <w:tabs>
              <w:tab w:val="left" w:pos="880"/>
              <w:tab w:val="right" w:leader="dot" w:pos="9395"/>
            </w:tabs>
            <w:rPr>
              <w:ins w:id="485" w:author="Nguyen Toan" w:date="2018-05-18T22:00:00Z"/>
              <w:del w:id="486" w:author="LoanDT" w:date="2018-05-18T23:38:00Z"/>
              <w:rFonts w:ascii="Times New Roman" w:eastAsiaTheme="minorEastAsia" w:hAnsi="Times New Roman" w:cs="Times New Roman"/>
              <w:noProof/>
              <w:color w:val="auto"/>
              <w:sz w:val="26"/>
              <w:szCs w:val="26"/>
              <w:lang w:val="en-US"/>
              <w:rPrChange w:id="487" w:author="Nguyen Toan" w:date="2018-05-18T22:00:00Z">
                <w:rPr>
                  <w:ins w:id="488" w:author="Nguyen Toan" w:date="2018-05-18T22:00:00Z"/>
                  <w:del w:id="489" w:author="LoanDT" w:date="2018-05-18T23:38:00Z"/>
                  <w:rFonts w:asciiTheme="minorHAnsi" w:eastAsiaTheme="minorEastAsia" w:hAnsiTheme="minorHAnsi" w:cstheme="minorBidi"/>
                  <w:noProof/>
                  <w:color w:val="auto"/>
                  <w:lang w:val="en-US"/>
                </w:rPr>
              </w:rPrChange>
            </w:rPr>
          </w:pPr>
          <w:ins w:id="490" w:author="Nguyen Toan" w:date="2018-05-18T22:00:00Z">
            <w:del w:id="491" w:author="LoanDT" w:date="2018-05-18T23:38:00Z">
              <w:r w:rsidRPr="00AE0EB1" w:rsidDel="00AE0EB1">
                <w:rPr>
                  <w:rStyle w:val="Hyperlink"/>
                  <w:rFonts w:eastAsia="Times New Roman"/>
                  <w:noProof/>
                  <w:sz w:val="26"/>
                  <w:szCs w:val="26"/>
                  <w:rPrChange w:id="492" w:author="LoanDT" w:date="2018-05-18T23:38:00Z">
                    <w:rPr>
                      <w:rStyle w:val="Hyperlink"/>
                      <w:rFonts w:eastAsia="Times New Roman"/>
                      <w:b/>
                      <w:noProof/>
                    </w:rPr>
                  </w:rPrChange>
                </w:rPr>
                <w:delText>3.3.</w:delText>
              </w:r>
              <w:r w:rsidRPr="00FF1E29" w:rsidDel="00AE0EB1">
                <w:rPr>
                  <w:rFonts w:ascii="Times New Roman" w:eastAsiaTheme="minorEastAsia" w:hAnsi="Times New Roman" w:cs="Times New Roman"/>
                  <w:noProof/>
                  <w:sz w:val="26"/>
                  <w:szCs w:val="26"/>
                  <w:rPrChange w:id="493"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494" w:author="LoanDT" w:date="2018-05-18T23:38:00Z">
                    <w:rPr>
                      <w:rStyle w:val="Hyperlink"/>
                      <w:rFonts w:eastAsia="Times New Roman"/>
                      <w:b/>
                      <w:noProof/>
                    </w:rPr>
                  </w:rPrChange>
                </w:rPr>
                <w:delText>Xây dựng ứng dụng AsenAPIDriver</w:delText>
              </w:r>
              <w:r w:rsidRPr="00FF1E29" w:rsidDel="00AE0EB1">
                <w:rPr>
                  <w:rFonts w:ascii="Times New Roman" w:hAnsi="Times New Roman" w:cs="Times New Roman"/>
                  <w:noProof/>
                  <w:webHidden/>
                  <w:sz w:val="26"/>
                  <w:szCs w:val="26"/>
                  <w:rPrChange w:id="495" w:author="Nguyen Toan" w:date="2018-05-18T22:00:00Z">
                    <w:rPr>
                      <w:noProof/>
                      <w:webHidden/>
                    </w:rPr>
                  </w:rPrChange>
                </w:rPr>
                <w:tab/>
              </w:r>
            </w:del>
          </w:ins>
          <w:ins w:id="496" w:author="Nguyen Toan" w:date="2018-05-18T22:37:00Z">
            <w:del w:id="497" w:author="LoanDT" w:date="2018-05-18T23:38:00Z">
              <w:r w:rsidR="00463BB5" w:rsidDel="00AE0EB1">
                <w:rPr>
                  <w:rFonts w:ascii="Times New Roman" w:hAnsi="Times New Roman" w:cs="Times New Roman"/>
                  <w:noProof/>
                  <w:webHidden/>
                  <w:sz w:val="26"/>
                  <w:szCs w:val="26"/>
                </w:rPr>
                <w:delText>43</w:delText>
              </w:r>
            </w:del>
          </w:ins>
        </w:p>
        <w:p w14:paraId="44C85E78" w14:textId="77777777" w:rsidR="00FF1E29" w:rsidRPr="00FF1E29" w:rsidDel="00AE0EB1" w:rsidRDefault="00FF1E29">
          <w:pPr>
            <w:pStyle w:val="TOC1"/>
            <w:rPr>
              <w:ins w:id="498" w:author="Nguyen Toan" w:date="2018-05-18T22:00:00Z"/>
              <w:del w:id="499" w:author="LoanDT" w:date="2018-05-18T23:38:00Z"/>
              <w:rFonts w:ascii="Times New Roman" w:eastAsiaTheme="minorEastAsia" w:hAnsi="Times New Roman" w:cs="Times New Roman"/>
              <w:noProof/>
              <w:color w:val="auto"/>
              <w:sz w:val="26"/>
              <w:szCs w:val="26"/>
              <w:lang w:val="en-US"/>
              <w:rPrChange w:id="500" w:author="Nguyen Toan" w:date="2018-05-18T22:00:00Z">
                <w:rPr>
                  <w:ins w:id="501" w:author="Nguyen Toan" w:date="2018-05-18T22:00:00Z"/>
                  <w:del w:id="502" w:author="LoanDT" w:date="2018-05-18T23:38:00Z"/>
                  <w:rFonts w:asciiTheme="minorHAnsi" w:eastAsiaTheme="minorEastAsia" w:hAnsiTheme="minorHAnsi" w:cstheme="minorBidi"/>
                  <w:noProof/>
                  <w:color w:val="auto"/>
                  <w:lang w:val="en-US"/>
                </w:rPr>
              </w:rPrChange>
            </w:rPr>
          </w:pPr>
          <w:ins w:id="503" w:author="Nguyen Toan" w:date="2018-05-18T22:00:00Z">
            <w:del w:id="504" w:author="LoanDT" w:date="2018-05-18T23:38:00Z">
              <w:r w:rsidRPr="00AE0EB1" w:rsidDel="00AE0EB1">
                <w:rPr>
                  <w:rStyle w:val="Hyperlink"/>
                  <w:rFonts w:eastAsia="Times New Roman"/>
                  <w:noProof/>
                  <w:sz w:val="26"/>
                  <w:szCs w:val="26"/>
                  <w:rPrChange w:id="505" w:author="LoanDT" w:date="2018-05-18T23:38:00Z">
                    <w:rPr>
                      <w:rStyle w:val="Hyperlink"/>
                      <w:rFonts w:eastAsia="Times New Roman"/>
                      <w:b/>
                      <w:noProof/>
                    </w:rPr>
                  </w:rPrChange>
                </w:rPr>
                <w:delText>CHƯƠNG 4.</w:delText>
              </w:r>
              <w:r w:rsidRPr="00FF1E29" w:rsidDel="00AE0EB1">
                <w:rPr>
                  <w:rFonts w:ascii="Times New Roman" w:eastAsiaTheme="minorEastAsia" w:hAnsi="Times New Roman" w:cs="Times New Roman"/>
                  <w:noProof/>
                  <w:sz w:val="26"/>
                  <w:szCs w:val="26"/>
                  <w:rPrChange w:id="506"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507" w:author="LoanDT" w:date="2018-05-18T23:38:00Z">
                    <w:rPr>
                      <w:rStyle w:val="Hyperlink"/>
                      <w:rFonts w:eastAsia="Times New Roman"/>
                      <w:b/>
                      <w:noProof/>
                    </w:rPr>
                  </w:rPrChange>
                </w:rPr>
                <w:delText>THỰC NGHIỆM</w:delText>
              </w:r>
              <w:r w:rsidRPr="00FF1E29" w:rsidDel="00AE0EB1">
                <w:rPr>
                  <w:rFonts w:ascii="Times New Roman" w:hAnsi="Times New Roman" w:cs="Times New Roman"/>
                  <w:noProof/>
                  <w:webHidden/>
                  <w:sz w:val="26"/>
                  <w:szCs w:val="26"/>
                  <w:rPrChange w:id="508" w:author="Nguyen Toan" w:date="2018-05-18T22:00:00Z">
                    <w:rPr>
                      <w:noProof/>
                      <w:webHidden/>
                    </w:rPr>
                  </w:rPrChange>
                </w:rPr>
                <w:tab/>
              </w:r>
            </w:del>
          </w:ins>
          <w:ins w:id="509" w:author="Nguyen Toan" w:date="2018-05-18T22:37:00Z">
            <w:del w:id="510" w:author="LoanDT" w:date="2018-05-18T23:38:00Z">
              <w:r w:rsidR="00463BB5" w:rsidDel="00AE0EB1">
                <w:rPr>
                  <w:rFonts w:ascii="Times New Roman" w:hAnsi="Times New Roman" w:cs="Times New Roman"/>
                  <w:noProof/>
                  <w:webHidden/>
                  <w:sz w:val="26"/>
                  <w:szCs w:val="26"/>
                </w:rPr>
                <w:delText>47</w:delText>
              </w:r>
            </w:del>
          </w:ins>
        </w:p>
        <w:p w14:paraId="55DD09F8" w14:textId="77777777" w:rsidR="00FF1E29" w:rsidRPr="00FF1E29" w:rsidDel="00AE0EB1" w:rsidRDefault="00FF1E29">
          <w:pPr>
            <w:pStyle w:val="TOC2"/>
            <w:tabs>
              <w:tab w:val="left" w:pos="880"/>
              <w:tab w:val="right" w:leader="dot" w:pos="9395"/>
            </w:tabs>
            <w:rPr>
              <w:ins w:id="511" w:author="Nguyen Toan" w:date="2018-05-18T22:00:00Z"/>
              <w:del w:id="512" w:author="LoanDT" w:date="2018-05-18T23:38:00Z"/>
              <w:rFonts w:ascii="Times New Roman" w:eastAsiaTheme="minorEastAsia" w:hAnsi="Times New Roman" w:cs="Times New Roman"/>
              <w:noProof/>
              <w:color w:val="auto"/>
              <w:sz w:val="26"/>
              <w:szCs w:val="26"/>
              <w:lang w:val="en-US"/>
              <w:rPrChange w:id="513" w:author="Nguyen Toan" w:date="2018-05-18T22:00:00Z">
                <w:rPr>
                  <w:ins w:id="514" w:author="Nguyen Toan" w:date="2018-05-18T22:00:00Z"/>
                  <w:del w:id="515" w:author="LoanDT" w:date="2018-05-18T23:38:00Z"/>
                  <w:rFonts w:asciiTheme="minorHAnsi" w:eastAsiaTheme="minorEastAsia" w:hAnsiTheme="minorHAnsi" w:cstheme="minorBidi"/>
                  <w:noProof/>
                  <w:color w:val="auto"/>
                  <w:lang w:val="en-US"/>
                </w:rPr>
              </w:rPrChange>
            </w:rPr>
          </w:pPr>
          <w:ins w:id="516" w:author="Nguyen Toan" w:date="2018-05-18T22:00:00Z">
            <w:del w:id="517" w:author="LoanDT" w:date="2018-05-18T23:38:00Z">
              <w:r w:rsidRPr="00AE0EB1" w:rsidDel="00AE0EB1">
                <w:rPr>
                  <w:rStyle w:val="Hyperlink"/>
                  <w:rFonts w:eastAsia="Times New Roman"/>
                  <w:noProof/>
                  <w:sz w:val="26"/>
                  <w:szCs w:val="26"/>
                  <w:rPrChange w:id="518" w:author="LoanDT" w:date="2018-05-18T23:38:00Z">
                    <w:rPr>
                      <w:rStyle w:val="Hyperlink"/>
                      <w:rFonts w:eastAsia="Times New Roman"/>
                      <w:b/>
                      <w:noProof/>
                    </w:rPr>
                  </w:rPrChange>
                </w:rPr>
                <w:delText>4.1.</w:delText>
              </w:r>
              <w:r w:rsidRPr="00FF1E29" w:rsidDel="00AE0EB1">
                <w:rPr>
                  <w:rFonts w:ascii="Times New Roman" w:eastAsiaTheme="minorEastAsia" w:hAnsi="Times New Roman" w:cs="Times New Roman"/>
                  <w:noProof/>
                  <w:sz w:val="26"/>
                  <w:szCs w:val="26"/>
                  <w:rPrChange w:id="519"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520" w:author="LoanDT" w:date="2018-05-18T23:38:00Z">
                    <w:rPr>
                      <w:rStyle w:val="Hyperlink"/>
                      <w:rFonts w:eastAsia="Times New Roman"/>
                      <w:b/>
                      <w:noProof/>
                    </w:rPr>
                  </w:rPrChange>
                </w:rPr>
                <w:delText>Ứng dụng MuleESB mẫu</w:delText>
              </w:r>
              <w:r w:rsidRPr="00FF1E29" w:rsidDel="00AE0EB1">
                <w:rPr>
                  <w:rFonts w:ascii="Times New Roman" w:hAnsi="Times New Roman" w:cs="Times New Roman"/>
                  <w:noProof/>
                  <w:webHidden/>
                  <w:sz w:val="26"/>
                  <w:szCs w:val="26"/>
                  <w:rPrChange w:id="521" w:author="Nguyen Toan" w:date="2018-05-18T22:00:00Z">
                    <w:rPr>
                      <w:noProof/>
                      <w:webHidden/>
                    </w:rPr>
                  </w:rPrChange>
                </w:rPr>
                <w:tab/>
              </w:r>
            </w:del>
          </w:ins>
          <w:ins w:id="522" w:author="Nguyen Toan" w:date="2018-05-18T22:37:00Z">
            <w:del w:id="523" w:author="LoanDT" w:date="2018-05-18T23:38:00Z">
              <w:r w:rsidR="00463BB5" w:rsidDel="00AE0EB1">
                <w:rPr>
                  <w:rFonts w:ascii="Times New Roman" w:hAnsi="Times New Roman" w:cs="Times New Roman"/>
                  <w:noProof/>
                  <w:webHidden/>
                  <w:sz w:val="26"/>
                  <w:szCs w:val="26"/>
                </w:rPr>
                <w:delText>47</w:delText>
              </w:r>
            </w:del>
          </w:ins>
        </w:p>
        <w:p w14:paraId="1BD449E9" w14:textId="77777777" w:rsidR="00FF1E29" w:rsidRPr="00FF1E29" w:rsidDel="00AE0EB1" w:rsidRDefault="00FF1E29">
          <w:pPr>
            <w:pStyle w:val="TOC2"/>
            <w:tabs>
              <w:tab w:val="left" w:pos="880"/>
              <w:tab w:val="right" w:leader="dot" w:pos="9395"/>
            </w:tabs>
            <w:rPr>
              <w:ins w:id="524" w:author="Nguyen Toan" w:date="2018-05-18T22:00:00Z"/>
              <w:del w:id="525" w:author="LoanDT" w:date="2018-05-18T23:38:00Z"/>
              <w:rFonts w:ascii="Times New Roman" w:eastAsiaTheme="minorEastAsia" w:hAnsi="Times New Roman" w:cs="Times New Roman"/>
              <w:noProof/>
              <w:color w:val="auto"/>
              <w:sz w:val="26"/>
              <w:szCs w:val="26"/>
              <w:lang w:val="en-US"/>
              <w:rPrChange w:id="526" w:author="Nguyen Toan" w:date="2018-05-18T22:00:00Z">
                <w:rPr>
                  <w:ins w:id="527" w:author="Nguyen Toan" w:date="2018-05-18T22:00:00Z"/>
                  <w:del w:id="528" w:author="LoanDT" w:date="2018-05-18T23:38:00Z"/>
                  <w:rFonts w:asciiTheme="minorHAnsi" w:eastAsiaTheme="minorEastAsia" w:hAnsiTheme="minorHAnsi" w:cstheme="minorBidi"/>
                  <w:noProof/>
                  <w:color w:val="auto"/>
                  <w:lang w:val="en-US"/>
                </w:rPr>
              </w:rPrChange>
            </w:rPr>
          </w:pPr>
          <w:ins w:id="529" w:author="Nguyen Toan" w:date="2018-05-18T22:00:00Z">
            <w:del w:id="530" w:author="LoanDT" w:date="2018-05-18T23:38:00Z">
              <w:r w:rsidRPr="00AE0EB1" w:rsidDel="00AE0EB1">
                <w:rPr>
                  <w:rStyle w:val="Hyperlink"/>
                  <w:rFonts w:eastAsia="Times New Roman"/>
                  <w:noProof/>
                  <w:sz w:val="26"/>
                  <w:szCs w:val="26"/>
                  <w:rPrChange w:id="531" w:author="LoanDT" w:date="2018-05-18T23:38:00Z">
                    <w:rPr>
                      <w:rStyle w:val="Hyperlink"/>
                      <w:rFonts w:eastAsia="Times New Roman"/>
                      <w:b/>
                      <w:noProof/>
                    </w:rPr>
                  </w:rPrChange>
                </w:rPr>
                <w:delText>4.2.</w:delText>
              </w:r>
              <w:r w:rsidRPr="00FF1E29" w:rsidDel="00AE0EB1">
                <w:rPr>
                  <w:rFonts w:ascii="Times New Roman" w:eastAsiaTheme="minorEastAsia" w:hAnsi="Times New Roman" w:cs="Times New Roman"/>
                  <w:noProof/>
                  <w:sz w:val="26"/>
                  <w:szCs w:val="26"/>
                  <w:rPrChange w:id="532"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533" w:author="LoanDT" w:date="2018-05-18T23:38:00Z">
                    <w:rPr>
                      <w:rStyle w:val="Hyperlink"/>
                      <w:rFonts w:eastAsia="Times New Roman"/>
                      <w:b/>
                      <w:noProof/>
                    </w:rPr>
                  </w:rPrChange>
                </w:rPr>
                <w:delText>Cách thức tổ chức mã nguồn của ứng dụng mẫu</w:delText>
              </w:r>
              <w:r w:rsidRPr="00FF1E29" w:rsidDel="00AE0EB1">
                <w:rPr>
                  <w:rFonts w:ascii="Times New Roman" w:hAnsi="Times New Roman" w:cs="Times New Roman"/>
                  <w:noProof/>
                  <w:webHidden/>
                  <w:sz w:val="26"/>
                  <w:szCs w:val="26"/>
                  <w:rPrChange w:id="534" w:author="Nguyen Toan" w:date="2018-05-18T22:00:00Z">
                    <w:rPr>
                      <w:noProof/>
                      <w:webHidden/>
                    </w:rPr>
                  </w:rPrChange>
                </w:rPr>
                <w:tab/>
              </w:r>
            </w:del>
          </w:ins>
          <w:ins w:id="535" w:author="Nguyen Toan" w:date="2018-05-18T22:37:00Z">
            <w:del w:id="536" w:author="LoanDT" w:date="2018-05-18T23:38:00Z">
              <w:r w:rsidR="00463BB5" w:rsidDel="00AE0EB1">
                <w:rPr>
                  <w:rFonts w:ascii="Times New Roman" w:hAnsi="Times New Roman" w:cs="Times New Roman"/>
                  <w:noProof/>
                  <w:webHidden/>
                  <w:sz w:val="26"/>
                  <w:szCs w:val="26"/>
                </w:rPr>
                <w:delText>48</w:delText>
              </w:r>
            </w:del>
          </w:ins>
        </w:p>
        <w:p w14:paraId="3A2428D1" w14:textId="77777777" w:rsidR="00FF1E29" w:rsidRPr="00FF1E29" w:rsidDel="00AE0EB1" w:rsidRDefault="00FF1E29">
          <w:pPr>
            <w:pStyle w:val="TOC2"/>
            <w:tabs>
              <w:tab w:val="left" w:pos="880"/>
              <w:tab w:val="right" w:leader="dot" w:pos="9395"/>
            </w:tabs>
            <w:rPr>
              <w:ins w:id="537" w:author="Nguyen Toan" w:date="2018-05-18T22:00:00Z"/>
              <w:del w:id="538" w:author="LoanDT" w:date="2018-05-18T23:38:00Z"/>
              <w:rFonts w:ascii="Times New Roman" w:eastAsiaTheme="minorEastAsia" w:hAnsi="Times New Roman" w:cs="Times New Roman"/>
              <w:noProof/>
              <w:color w:val="auto"/>
              <w:sz w:val="26"/>
              <w:szCs w:val="26"/>
              <w:lang w:val="en-US"/>
              <w:rPrChange w:id="539" w:author="Nguyen Toan" w:date="2018-05-18T22:00:00Z">
                <w:rPr>
                  <w:ins w:id="540" w:author="Nguyen Toan" w:date="2018-05-18T22:00:00Z"/>
                  <w:del w:id="541" w:author="LoanDT" w:date="2018-05-18T23:38:00Z"/>
                  <w:rFonts w:asciiTheme="minorHAnsi" w:eastAsiaTheme="minorEastAsia" w:hAnsiTheme="minorHAnsi" w:cstheme="minorBidi"/>
                  <w:noProof/>
                  <w:color w:val="auto"/>
                  <w:lang w:val="en-US"/>
                </w:rPr>
              </w:rPrChange>
            </w:rPr>
          </w:pPr>
          <w:ins w:id="542" w:author="Nguyen Toan" w:date="2018-05-18T22:00:00Z">
            <w:del w:id="543" w:author="LoanDT" w:date="2018-05-18T23:38:00Z">
              <w:r w:rsidRPr="00AE0EB1" w:rsidDel="00AE0EB1">
                <w:rPr>
                  <w:rStyle w:val="Hyperlink"/>
                  <w:rFonts w:eastAsia="Times New Roman"/>
                  <w:noProof/>
                  <w:sz w:val="26"/>
                  <w:szCs w:val="26"/>
                  <w:rPrChange w:id="544" w:author="LoanDT" w:date="2018-05-18T23:38:00Z">
                    <w:rPr>
                      <w:rStyle w:val="Hyperlink"/>
                      <w:rFonts w:eastAsia="Times New Roman"/>
                      <w:b/>
                      <w:noProof/>
                    </w:rPr>
                  </w:rPrChange>
                </w:rPr>
                <w:delText>4.3.</w:delText>
              </w:r>
              <w:r w:rsidRPr="00FF1E29" w:rsidDel="00AE0EB1">
                <w:rPr>
                  <w:rFonts w:ascii="Times New Roman" w:eastAsiaTheme="minorEastAsia" w:hAnsi="Times New Roman" w:cs="Times New Roman"/>
                  <w:noProof/>
                  <w:sz w:val="26"/>
                  <w:szCs w:val="26"/>
                  <w:rPrChange w:id="545"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546" w:author="LoanDT" w:date="2018-05-18T23:38:00Z">
                    <w:rPr>
                      <w:rStyle w:val="Hyperlink"/>
                      <w:rFonts w:eastAsia="Times New Roman"/>
                      <w:b/>
                      <w:noProof/>
                    </w:rPr>
                  </w:rPrChange>
                </w:rPr>
                <w:delText>Cấu hình Jenkins</w:delText>
              </w:r>
              <w:r w:rsidRPr="00FF1E29" w:rsidDel="00AE0EB1">
                <w:rPr>
                  <w:rFonts w:ascii="Times New Roman" w:hAnsi="Times New Roman" w:cs="Times New Roman"/>
                  <w:noProof/>
                  <w:webHidden/>
                  <w:sz w:val="26"/>
                  <w:szCs w:val="26"/>
                  <w:rPrChange w:id="547" w:author="Nguyen Toan" w:date="2018-05-18T22:00:00Z">
                    <w:rPr>
                      <w:noProof/>
                      <w:webHidden/>
                    </w:rPr>
                  </w:rPrChange>
                </w:rPr>
                <w:tab/>
              </w:r>
            </w:del>
          </w:ins>
          <w:ins w:id="548" w:author="Nguyen Toan" w:date="2018-05-18T22:37:00Z">
            <w:del w:id="549" w:author="LoanDT" w:date="2018-05-18T23:38:00Z">
              <w:r w:rsidR="00463BB5" w:rsidDel="00AE0EB1">
                <w:rPr>
                  <w:rFonts w:ascii="Times New Roman" w:hAnsi="Times New Roman" w:cs="Times New Roman"/>
                  <w:noProof/>
                  <w:webHidden/>
                  <w:sz w:val="26"/>
                  <w:szCs w:val="26"/>
                </w:rPr>
                <w:delText>49</w:delText>
              </w:r>
            </w:del>
          </w:ins>
        </w:p>
        <w:p w14:paraId="183EA41C" w14:textId="77777777" w:rsidR="00FF1E29" w:rsidRPr="00FF1E29" w:rsidDel="00AE0EB1" w:rsidRDefault="00FF1E29">
          <w:pPr>
            <w:pStyle w:val="TOC2"/>
            <w:tabs>
              <w:tab w:val="left" w:pos="880"/>
              <w:tab w:val="right" w:leader="dot" w:pos="9395"/>
            </w:tabs>
            <w:rPr>
              <w:ins w:id="550" w:author="Nguyen Toan" w:date="2018-05-18T22:00:00Z"/>
              <w:del w:id="551" w:author="LoanDT" w:date="2018-05-18T23:38:00Z"/>
              <w:rFonts w:ascii="Times New Roman" w:eastAsiaTheme="minorEastAsia" w:hAnsi="Times New Roman" w:cs="Times New Roman"/>
              <w:noProof/>
              <w:color w:val="auto"/>
              <w:sz w:val="26"/>
              <w:szCs w:val="26"/>
              <w:lang w:val="en-US"/>
              <w:rPrChange w:id="552" w:author="Nguyen Toan" w:date="2018-05-18T22:00:00Z">
                <w:rPr>
                  <w:ins w:id="553" w:author="Nguyen Toan" w:date="2018-05-18T22:00:00Z"/>
                  <w:del w:id="554" w:author="LoanDT" w:date="2018-05-18T23:38:00Z"/>
                  <w:rFonts w:asciiTheme="minorHAnsi" w:eastAsiaTheme="minorEastAsia" w:hAnsiTheme="minorHAnsi" w:cstheme="minorBidi"/>
                  <w:noProof/>
                  <w:color w:val="auto"/>
                  <w:lang w:val="en-US"/>
                </w:rPr>
              </w:rPrChange>
            </w:rPr>
          </w:pPr>
          <w:ins w:id="555" w:author="Nguyen Toan" w:date="2018-05-18T22:00:00Z">
            <w:del w:id="556" w:author="LoanDT" w:date="2018-05-18T23:38:00Z">
              <w:r w:rsidRPr="00AE0EB1" w:rsidDel="00AE0EB1">
                <w:rPr>
                  <w:rStyle w:val="Hyperlink"/>
                  <w:rFonts w:eastAsia="Times New Roman"/>
                  <w:noProof/>
                  <w:sz w:val="26"/>
                  <w:szCs w:val="26"/>
                  <w:rPrChange w:id="557" w:author="LoanDT" w:date="2018-05-18T23:38:00Z">
                    <w:rPr>
                      <w:rStyle w:val="Hyperlink"/>
                      <w:rFonts w:eastAsia="Times New Roman"/>
                      <w:b/>
                      <w:noProof/>
                    </w:rPr>
                  </w:rPrChange>
                </w:rPr>
                <w:delText>4.4.</w:delText>
              </w:r>
              <w:r w:rsidRPr="00FF1E29" w:rsidDel="00AE0EB1">
                <w:rPr>
                  <w:rFonts w:ascii="Times New Roman" w:eastAsiaTheme="minorEastAsia" w:hAnsi="Times New Roman" w:cs="Times New Roman"/>
                  <w:noProof/>
                  <w:sz w:val="26"/>
                  <w:szCs w:val="26"/>
                  <w:rPrChange w:id="558" w:author="Nguyen Toan" w:date="2018-05-18T22:00:00Z">
                    <w:rPr>
                      <w:rFonts w:asciiTheme="minorHAnsi" w:eastAsiaTheme="minorEastAsia" w:hAnsiTheme="minorHAnsi" w:cstheme="minorBidi"/>
                      <w:noProof/>
                    </w:rPr>
                  </w:rPrChange>
                </w:rPr>
                <w:tab/>
              </w:r>
              <w:r w:rsidRPr="00AE0EB1" w:rsidDel="00AE0EB1">
                <w:rPr>
                  <w:rStyle w:val="Hyperlink"/>
                  <w:rFonts w:eastAsia="Times New Roman"/>
                  <w:noProof/>
                  <w:sz w:val="26"/>
                  <w:szCs w:val="26"/>
                  <w:rPrChange w:id="559" w:author="LoanDT" w:date="2018-05-18T23:38:00Z">
                    <w:rPr>
                      <w:rStyle w:val="Hyperlink"/>
                      <w:rFonts w:eastAsia="Times New Roman"/>
                      <w:b/>
                      <w:noProof/>
                    </w:rPr>
                  </w:rPrChange>
                </w:rPr>
                <w:delText>Đánh giá kết quả</w:delText>
              </w:r>
              <w:r w:rsidRPr="00FF1E29" w:rsidDel="00AE0EB1">
                <w:rPr>
                  <w:rFonts w:ascii="Times New Roman" w:hAnsi="Times New Roman" w:cs="Times New Roman"/>
                  <w:noProof/>
                  <w:webHidden/>
                  <w:sz w:val="26"/>
                  <w:szCs w:val="26"/>
                  <w:rPrChange w:id="560" w:author="Nguyen Toan" w:date="2018-05-18T22:00:00Z">
                    <w:rPr>
                      <w:noProof/>
                      <w:webHidden/>
                    </w:rPr>
                  </w:rPrChange>
                </w:rPr>
                <w:tab/>
              </w:r>
            </w:del>
          </w:ins>
          <w:ins w:id="561" w:author="Nguyen Toan" w:date="2018-05-18T22:37:00Z">
            <w:del w:id="562" w:author="LoanDT" w:date="2018-05-18T23:38:00Z">
              <w:r w:rsidR="00463BB5" w:rsidDel="00AE0EB1">
                <w:rPr>
                  <w:rFonts w:ascii="Times New Roman" w:hAnsi="Times New Roman" w:cs="Times New Roman"/>
                  <w:noProof/>
                  <w:webHidden/>
                  <w:sz w:val="26"/>
                  <w:szCs w:val="26"/>
                </w:rPr>
                <w:delText>53</w:delText>
              </w:r>
            </w:del>
          </w:ins>
        </w:p>
        <w:p w14:paraId="362A72E8" w14:textId="14EAB5ED" w:rsidR="00FF1E29" w:rsidRPr="00FF1E29" w:rsidDel="00AE0EB1" w:rsidRDefault="00FF1E29">
          <w:pPr>
            <w:pStyle w:val="TOC1"/>
            <w:rPr>
              <w:ins w:id="563" w:author="Nguyen Toan" w:date="2018-05-18T22:00:00Z"/>
              <w:del w:id="564" w:author="LoanDT" w:date="2018-05-18T23:38:00Z"/>
              <w:rFonts w:ascii="Times New Roman" w:eastAsiaTheme="minorEastAsia" w:hAnsi="Times New Roman" w:cs="Times New Roman"/>
              <w:noProof/>
              <w:color w:val="auto"/>
              <w:sz w:val="26"/>
              <w:szCs w:val="26"/>
              <w:lang w:val="en-US"/>
              <w:rPrChange w:id="565" w:author="Nguyen Toan" w:date="2018-05-18T22:00:00Z">
                <w:rPr>
                  <w:ins w:id="566" w:author="Nguyen Toan" w:date="2018-05-18T22:00:00Z"/>
                  <w:del w:id="567" w:author="LoanDT" w:date="2018-05-18T23:38:00Z"/>
                  <w:rFonts w:asciiTheme="minorHAnsi" w:eastAsiaTheme="minorEastAsia" w:hAnsiTheme="minorHAnsi" w:cstheme="minorBidi"/>
                  <w:noProof/>
                  <w:color w:val="auto"/>
                  <w:lang w:val="en-US"/>
                </w:rPr>
              </w:rPrChange>
            </w:rPr>
          </w:pPr>
          <w:ins w:id="568" w:author="Nguyen Toan" w:date="2018-05-18T22:00:00Z">
            <w:del w:id="569" w:author="LoanDT" w:date="2018-05-18T23:38:00Z">
              <w:r w:rsidRPr="00AE0EB1" w:rsidDel="00AE0EB1">
                <w:rPr>
                  <w:rStyle w:val="Hyperlink"/>
                  <w:rFonts w:eastAsia="Times New Roman"/>
                  <w:noProof/>
                  <w:sz w:val="26"/>
                  <w:szCs w:val="26"/>
                  <w:rPrChange w:id="570" w:author="LoanDT" w:date="2018-05-18T23:38:00Z">
                    <w:rPr>
                      <w:rStyle w:val="Hyperlink"/>
                      <w:rFonts w:eastAsia="Times New Roman"/>
                      <w:b/>
                      <w:noProof/>
                    </w:rPr>
                  </w:rPrChange>
                </w:rPr>
                <w:delText>KẾT LUẬN</w:delText>
              </w:r>
              <w:r w:rsidRPr="00FF1E29" w:rsidDel="00AE0EB1">
                <w:rPr>
                  <w:rFonts w:ascii="Times New Roman" w:hAnsi="Times New Roman" w:cs="Times New Roman"/>
                  <w:noProof/>
                  <w:webHidden/>
                  <w:sz w:val="26"/>
                  <w:szCs w:val="26"/>
                  <w:rPrChange w:id="571" w:author="Nguyen Toan" w:date="2018-05-18T22:00:00Z">
                    <w:rPr>
                      <w:noProof/>
                      <w:webHidden/>
                    </w:rPr>
                  </w:rPrChange>
                </w:rPr>
                <w:tab/>
              </w:r>
              <w:r w:rsidRPr="00FF1E29" w:rsidDel="00AE0EB1">
                <w:rPr>
                  <w:rFonts w:ascii="Times New Roman" w:hAnsi="Times New Roman" w:cs="Times New Roman"/>
                  <w:noProof/>
                  <w:webHidden/>
                  <w:sz w:val="26"/>
                  <w:szCs w:val="26"/>
                  <w:rPrChange w:id="572" w:author="Nguyen Toan" w:date="2018-05-18T22:00:00Z">
                    <w:rPr>
                      <w:noProof/>
                      <w:webHidden/>
                    </w:rPr>
                  </w:rPrChange>
                </w:rPr>
                <w:tab/>
              </w:r>
            </w:del>
          </w:ins>
          <w:ins w:id="573" w:author="Nguyen Toan" w:date="2018-05-18T22:37:00Z">
            <w:del w:id="574" w:author="LoanDT" w:date="2018-05-18T23:38:00Z">
              <w:r w:rsidR="00463BB5" w:rsidDel="00AE0EB1">
                <w:rPr>
                  <w:rFonts w:ascii="Times New Roman" w:hAnsi="Times New Roman" w:cs="Times New Roman"/>
                  <w:noProof/>
                  <w:webHidden/>
                  <w:sz w:val="26"/>
                  <w:szCs w:val="26"/>
                </w:rPr>
                <w:delText>54</w:delText>
              </w:r>
            </w:del>
          </w:ins>
        </w:p>
        <w:p w14:paraId="1586F29E" w14:textId="77777777" w:rsidR="00FF1E29" w:rsidRPr="00FF1E29" w:rsidDel="00AE0EB1" w:rsidRDefault="00FF1E29">
          <w:pPr>
            <w:pStyle w:val="TOC1"/>
            <w:rPr>
              <w:ins w:id="575" w:author="Nguyen Toan" w:date="2018-05-18T22:00:00Z"/>
              <w:del w:id="576" w:author="LoanDT" w:date="2018-05-18T23:38:00Z"/>
              <w:rFonts w:ascii="Times New Roman" w:eastAsiaTheme="minorEastAsia" w:hAnsi="Times New Roman" w:cs="Times New Roman"/>
              <w:noProof/>
              <w:color w:val="auto"/>
              <w:sz w:val="26"/>
              <w:szCs w:val="26"/>
              <w:lang w:val="en-US"/>
              <w:rPrChange w:id="577" w:author="Nguyen Toan" w:date="2018-05-18T22:00:00Z">
                <w:rPr>
                  <w:ins w:id="578" w:author="Nguyen Toan" w:date="2018-05-18T22:00:00Z"/>
                  <w:del w:id="579" w:author="LoanDT" w:date="2018-05-18T23:38:00Z"/>
                  <w:rFonts w:asciiTheme="minorHAnsi" w:eastAsiaTheme="minorEastAsia" w:hAnsiTheme="minorHAnsi" w:cstheme="minorBidi"/>
                  <w:noProof/>
                  <w:color w:val="auto"/>
                  <w:lang w:val="en-US"/>
                </w:rPr>
              </w:rPrChange>
            </w:rPr>
          </w:pPr>
          <w:ins w:id="580" w:author="Nguyen Toan" w:date="2018-05-18T22:00:00Z">
            <w:del w:id="581" w:author="LoanDT" w:date="2018-05-18T23:38:00Z">
              <w:r w:rsidRPr="00AE0EB1" w:rsidDel="00AE0EB1">
                <w:rPr>
                  <w:rStyle w:val="Hyperlink"/>
                  <w:rFonts w:eastAsia="Times New Roman"/>
                  <w:noProof/>
                  <w:sz w:val="26"/>
                  <w:szCs w:val="26"/>
                  <w:rPrChange w:id="582" w:author="LoanDT" w:date="2018-05-18T23:38:00Z">
                    <w:rPr>
                      <w:rStyle w:val="Hyperlink"/>
                      <w:rFonts w:eastAsia="Times New Roman"/>
                      <w:b/>
                      <w:noProof/>
                    </w:rPr>
                  </w:rPrChange>
                </w:rPr>
                <w:delText>TÀI LIỆU THAM KHẢO</w:delText>
              </w:r>
              <w:r w:rsidRPr="00FF1E29" w:rsidDel="00AE0EB1">
                <w:rPr>
                  <w:rFonts w:ascii="Times New Roman" w:hAnsi="Times New Roman" w:cs="Times New Roman"/>
                  <w:noProof/>
                  <w:webHidden/>
                  <w:sz w:val="26"/>
                  <w:szCs w:val="26"/>
                  <w:rPrChange w:id="583" w:author="Nguyen Toan" w:date="2018-05-18T22:00:00Z">
                    <w:rPr>
                      <w:noProof/>
                      <w:webHidden/>
                    </w:rPr>
                  </w:rPrChange>
                </w:rPr>
                <w:tab/>
              </w:r>
            </w:del>
          </w:ins>
          <w:ins w:id="584" w:author="Nguyen Toan" w:date="2018-05-18T22:37:00Z">
            <w:del w:id="585" w:author="LoanDT" w:date="2018-05-18T23:38:00Z">
              <w:r w:rsidR="00463BB5" w:rsidDel="00AE0EB1">
                <w:rPr>
                  <w:rFonts w:ascii="Times New Roman" w:hAnsi="Times New Roman" w:cs="Times New Roman"/>
                  <w:noProof/>
                  <w:webHidden/>
                  <w:sz w:val="26"/>
                  <w:szCs w:val="26"/>
                </w:rPr>
                <w:delText>56</w:delText>
              </w:r>
            </w:del>
          </w:ins>
        </w:p>
        <w:p w14:paraId="630E8091" w14:textId="77777777" w:rsidR="00250E21" w:rsidRPr="00FF1E29" w:rsidDel="00AE0EB1" w:rsidRDefault="00250E21">
          <w:pPr>
            <w:pStyle w:val="TOC1"/>
            <w:rPr>
              <w:del w:id="586" w:author="LoanDT" w:date="2018-05-18T23:38:00Z"/>
              <w:rFonts w:ascii="Times New Roman" w:eastAsiaTheme="minorEastAsia" w:hAnsi="Times New Roman" w:cs="Times New Roman"/>
              <w:noProof/>
              <w:color w:val="auto"/>
              <w:sz w:val="26"/>
              <w:szCs w:val="26"/>
              <w:lang w:val="en-US"/>
            </w:rPr>
          </w:pPr>
          <w:del w:id="587" w:author="LoanDT" w:date="2018-05-18T23:38:00Z">
            <w:r w:rsidRPr="00FF1E29" w:rsidDel="00AE0EB1">
              <w:rPr>
                <w:rPrChange w:id="588" w:author="Nguyen Toan" w:date="2018-05-18T22:00:00Z">
                  <w:rPr>
                    <w:rStyle w:val="Hyperlink"/>
                    <w:rFonts w:eastAsia="Times New Roman"/>
                    <w:noProof/>
                    <w:sz w:val="26"/>
                    <w:szCs w:val="26"/>
                  </w:rPr>
                </w:rPrChange>
              </w:rPr>
              <w:delText>LỜI CAM ĐOAN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w:delText>
            </w:r>
          </w:del>
        </w:p>
        <w:p w14:paraId="3E671736" w14:textId="0C62E024" w:rsidR="00250E21" w:rsidRPr="00FF1E29" w:rsidDel="00AE0EB1" w:rsidRDefault="00250E21">
          <w:pPr>
            <w:pStyle w:val="TOC1"/>
            <w:rPr>
              <w:del w:id="589" w:author="LoanDT" w:date="2018-05-18T23:38:00Z"/>
              <w:rFonts w:ascii="Times New Roman" w:eastAsiaTheme="minorEastAsia" w:hAnsi="Times New Roman" w:cs="Times New Roman"/>
              <w:noProof/>
              <w:color w:val="auto"/>
              <w:sz w:val="26"/>
              <w:szCs w:val="26"/>
              <w:lang w:val="en-US"/>
            </w:rPr>
          </w:pPr>
          <w:del w:id="590" w:author="LoanDT" w:date="2018-05-18T23:38:00Z">
            <w:r w:rsidRPr="00FF1E29" w:rsidDel="00AE0EB1">
              <w:rPr>
                <w:rPrChange w:id="591" w:author="Nguyen Toan" w:date="2018-05-18T22:00:00Z">
                  <w:rPr>
                    <w:rStyle w:val="Hyperlink"/>
                    <w:rFonts w:eastAsia="Times New Roman"/>
                    <w:noProof/>
                    <w:sz w:val="26"/>
                    <w:szCs w:val="26"/>
                  </w:rPr>
                </w:rPrChange>
              </w:rPr>
              <w:delText>LỜI CẢM ƠN</w:delText>
            </w:r>
            <w:r w:rsidR="00C11A1D" w:rsidRPr="00FF1E29" w:rsidDel="00AE0EB1">
              <w:rPr>
                <w:rFonts w:ascii="Times New Roman" w:hAnsi="Times New Roman" w:cs="Times New Roman"/>
                <w:noProof/>
                <w:webHidden/>
                <w:sz w:val="26"/>
                <w:szCs w:val="26"/>
              </w:rPr>
              <w:tab/>
            </w:r>
            <w:r w:rsidR="00C11A1D"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w:delText>
            </w:r>
          </w:del>
        </w:p>
        <w:p w14:paraId="13F258F9" w14:textId="0227BC94" w:rsidR="00250E21" w:rsidRPr="00FF1E29" w:rsidDel="00AE0EB1" w:rsidRDefault="00250E21">
          <w:pPr>
            <w:pStyle w:val="TOC1"/>
            <w:rPr>
              <w:del w:id="592" w:author="LoanDT" w:date="2018-05-18T23:38:00Z"/>
              <w:rFonts w:ascii="Times New Roman" w:eastAsiaTheme="minorEastAsia" w:hAnsi="Times New Roman" w:cs="Times New Roman"/>
              <w:noProof/>
              <w:color w:val="auto"/>
              <w:sz w:val="26"/>
              <w:szCs w:val="26"/>
              <w:lang w:val="en-US"/>
            </w:rPr>
          </w:pPr>
          <w:del w:id="593" w:author="LoanDT" w:date="2018-05-18T23:38:00Z">
            <w:r w:rsidRPr="00FF1E29" w:rsidDel="00AE0EB1">
              <w:rPr>
                <w:rPrChange w:id="594" w:author="Nguyen Toan" w:date="2018-05-18T22:00:00Z">
                  <w:rPr>
                    <w:rStyle w:val="Hyperlink"/>
                    <w:rFonts w:eastAsia="Times New Roman"/>
                    <w:noProof/>
                    <w:sz w:val="26"/>
                    <w:szCs w:val="26"/>
                  </w:rPr>
                </w:rPrChange>
              </w:rPr>
              <w:delText>MỤC LỤC</w:delText>
            </w:r>
            <w:r w:rsidRPr="00FF1E29" w:rsidDel="00AE0EB1">
              <w:rPr>
                <w:rFonts w:ascii="Times New Roman" w:hAnsi="Times New Roman" w:cs="Times New Roman"/>
                <w:noProof/>
                <w:webHidden/>
                <w:sz w:val="26"/>
                <w:szCs w:val="26"/>
              </w:rPr>
              <w:tab/>
            </w:r>
            <w:r w:rsidR="00377406"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w:delText>
            </w:r>
          </w:del>
        </w:p>
        <w:p w14:paraId="534C0094" w14:textId="77777777" w:rsidR="00250E21" w:rsidRPr="00FF1E29" w:rsidDel="00AE0EB1" w:rsidRDefault="00250E21">
          <w:pPr>
            <w:pStyle w:val="TOC1"/>
            <w:rPr>
              <w:del w:id="595" w:author="LoanDT" w:date="2018-05-18T23:38:00Z"/>
              <w:rFonts w:ascii="Times New Roman" w:eastAsiaTheme="minorEastAsia" w:hAnsi="Times New Roman" w:cs="Times New Roman"/>
              <w:noProof/>
              <w:color w:val="auto"/>
              <w:sz w:val="26"/>
              <w:szCs w:val="26"/>
              <w:lang w:val="en-US"/>
            </w:rPr>
          </w:pPr>
          <w:del w:id="596" w:author="LoanDT" w:date="2018-05-18T23:38:00Z">
            <w:r w:rsidRPr="00FF1E29" w:rsidDel="00AE0EB1">
              <w:rPr>
                <w:rPrChange w:id="597" w:author="Nguyen Toan" w:date="2018-05-18T22:00:00Z">
                  <w:rPr>
                    <w:rStyle w:val="Hyperlink"/>
                    <w:noProof/>
                    <w:sz w:val="26"/>
                    <w:szCs w:val="26"/>
                  </w:rPr>
                </w:rPrChange>
              </w:rPr>
              <w:delText>DANH MỤC CÁC KÝ HIỆU VÀ CHỮ VIẾT TẮT</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8</w:delText>
            </w:r>
          </w:del>
        </w:p>
        <w:p w14:paraId="25BF097B" w14:textId="77777777" w:rsidR="00250E21" w:rsidRPr="00FF1E29" w:rsidDel="00AE0EB1" w:rsidRDefault="00250E21">
          <w:pPr>
            <w:pStyle w:val="TOC1"/>
            <w:rPr>
              <w:del w:id="598" w:author="LoanDT" w:date="2018-05-18T23:38:00Z"/>
              <w:rFonts w:ascii="Times New Roman" w:eastAsiaTheme="minorEastAsia" w:hAnsi="Times New Roman" w:cs="Times New Roman"/>
              <w:noProof/>
              <w:color w:val="auto"/>
              <w:sz w:val="26"/>
              <w:szCs w:val="26"/>
              <w:lang w:val="en-US"/>
            </w:rPr>
          </w:pPr>
          <w:del w:id="599" w:author="LoanDT" w:date="2018-05-18T23:38:00Z">
            <w:r w:rsidRPr="00FF1E29" w:rsidDel="00AE0EB1">
              <w:rPr>
                <w:rPrChange w:id="600" w:author="Nguyen Toan" w:date="2018-05-18T22:00:00Z">
                  <w:rPr>
                    <w:rStyle w:val="Hyperlink"/>
                    <w:rFonts w:eastAsia="Times New Roman"/>
                    <w:noProof/>
                    <w:sz w:val="26"/>
                    <w:szCs w:val="26"/>
                  </w:rPr>
                </w:rPrChange>
              </w:rPr>
              <w:delText>DANH MỤC CÁC HÌNH VẼ, ĐỒ THỊ</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9</w:delText>
            </w:r>
          </w:del>
        </w:p>
        <w:p w14:paraId="2CDB73C0" w14:textId="654AD058" w:rsidR="00250E21" w:rsidRPr="00FF1E29" w:rsidDel="00AE0EB1" w:rsidRDefault="00250E21">
          <w:pPr>
            <w:pStyle w:val="TOC1"/>
            <w:rPr>
              <w:del w:id="601" w:author="LoanDT" w:date="2018-05-18T23:38:00Z"/>
              <w:rFonts w:ascii="Times New Roman" w:eastAsiaTheme="minorEastAsia" w:hAnsi="Times New Roman" w:cs="Times New Roman"/>
              <w:noProof/>
              <w:color w:val="auto"/>
              <w:sz w:val="26"/>
              <w:szCs w:val="26"/>
              <w:lang w:val="en-US"/>
            </w:rPr>
          </w:pPr>
          <w:del w:id="602" w:author="LoanDT" w:date="2018-05-18T23:38:00Z">
            <w:r w:rsidRPr="00FF1E29" w:rsidDel="00AE0EB1">
              <w:rPr>
                <w:rPrChange w:id="603" w:author="Nguyen Toan" w:date="2018-05-18T22:00:00Z">
                  <w:rPr>
                    <w:rStyle w:val="Hyperlink"/>
                    <w:rFonts w:eastAsia="Times New Roman"/>
                    <w:noProof/>
                    <w:sz w:val="26"/>
                    <w:szCs w:val="26"/>
                  </w:rPr>
                </w:rPrChange>
              </w:rPr>
              <w:delText>MỞ ĐẦU</w:delText>
            </w:r>
            <w:r w:rsidRPr="00FF1E29" w:rsidDel="00AE0EB1">
              <w:rPr>
                <w:rFonts w:ascii="Times New Roman" w:hAnsi="Times New Roman" w:cs="Times New Roman"/>
                <w:noProof/>
                <w:webHidden/>
                <w:sz w:val="26"/>
                <w:szCs w:val="26"/>
              </w:rPr>
              <w:tab/>
            </w:r>
            <w:r w:rsidR="00377406"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w:delText>
            </w:r>
          </w:del>
        </w:p>
        <w:p w14:paraId="79F44BD6" w14:textId="77777777" w:rsidR="00250E21" w:rsidRPr="00FF1E29" w:rsidDel="00AE0EB1" w:rsidRDefault="00250E21">
          <w:pPr>
            <w:pStyle w:val="TOC1"/>
            <w:rPr>
              <w:del w:id="604" w:author="LoanDT" w:date="2018-05-18T23:38:00Z"/>
              <w:rFonts w:ascii="Times New Roman" w:eastAsiaTheme="minorEastAsia" w:hAnsi="Times New Roman" w:cs="Times New Roman"/>
              <w:noProof/>
              <w:color w:val="auto"/>
              <w:sz w:val="26"/>
              <w:szCs w:val="26"/>
              <w:lang w:val="en-US"/>
            </w:rPr>
          </w:pPr>
          <w:del w:id="605" w:author="LoanDT" w:date="2018-05-18T23:38:00Z">
            <w:r w:rsidRPr="00FF1E29" w:rsidDel="00AE0EB1">
              <w:rPr>
                <w:rPrChange w:id="606" w:author="Nguyen Toan" w:date="2018-05-18T22:00:00Z">
                  <w:rPr>
                    <w:rStyle w:val="Hyperlink"/>
                    <w:rFonts w:eastAsia="Times New Roman"/>
                    <w:noProof/>
                    <w:sz w:val="26"/>
                    <w:szCs w:val="26"/>
                  </w:rPr>
                </w:rPrChange>
              </w:rPr>
              <w:delText>CHƯƠNG 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07" w:author="Nguyen Toan" w:date="2018-05-18T22:00:00Z">
                  <w:rPr>
                    <w:rStyle w:val="Hyperlink"/>
                    <w:rFonts w:eastAsia="Times New Roman"/>
                    <w:noProof/>
                    <w:sz w:val="26"/>
                    <w:szCs w:val="26"/>
                  </w:rPr>
                </w:rPrChange>
              </w:rPr>
              <w:delText>CƠ SỞ LÝ THUYẾT VÀ CÁC KHÁI NIỆM LIÊN QUAN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w:delText>
            </w:r>
          </w:del>
        </w:p>
        <w:p w14:paraId="2C0E4EB3" w14:textId="77777777" w:rsidR="00250E21" w:rsidRPr="00FF1E29" w:rsidDel="00AE0EB1" w:rsidRDefault="00250E21">
          <w:pPr>
            <w:pStyle w:val="TOC2"/>
            <w:tabs>
              <w:tab w:val="left" w:pos="880"/>
              <w:tab w:val="right" w:leader="dot" w:pos="9395"/>
            </w:tabs>
            <w:rPr>
              <w:del w:id="608" w:author="LoanDT" w:date="2018-05-18T23:38:00Z"/>
              <w:rFonts w:ascii="Times New Roman" w:eastAsiaTheme="minorEastAsia" w:hAnsi="Times New Roman" w:cs="Times New Roman"/>
              <w:noProof/>
              <w:color w:val="auto"/>
              <w:sz w:val="26"/>
              <w:szCs w:val="26"/>
              <w:lang w:val="en-US"/>
            </w:rPr>
          </w:pPr>
          <w:del w:id="609" w:author="LoanDT" w:date="2018-05-18T23:38:00Z">
            <w:r w:rsidRPr="00FF1E29" w:rsidDel="00AE0EB1">
              <w:rPr>
                <w:rPrChange w:id="610" w:author="Nguyen Toan" w:date="2018-05-18T22:00:00Z">
                  <w:rPr>
                    <w:rStyle w:val="Hyperlink"/>
                    <w:noProof/>
                    <w:sz w:val="26"/>
                    <w:szCs w:val="26"/>
                  </w:rPr>
                </w:rPrChange>
              </w:rPr>
              <w:delText>1.1.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11" w:author="Nguyen Toan" w:date="2018-05-18T22:00:00Z">
                  <w:rPr>
                    <w:rStyle w:val="Hyperlink"/>
                    <w:noProof/>
                    <w:sz w:val="26"/>
                    <w:szCs w:val="26"/>
                  </w:rPr>
                </w:rPrChange>
              </w:rPr>
              <w:delText>Kiến trúc hệ thống</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w:delText>
            </w:r>
          </w:del>
        </w:p>
        <w:p w14:paraId="3BEDE98B" w14:textId="77777777" w:rsidR="00250E21" w:rsidRPr="00FF1E29" w:rsidDel="00AE0EB1" w:rsidRDefault="00250E21">
          <w:pPr>
            <w:pStyle w:val="TOC3"/>
            <w:tabs>
              <w:tab w:val="left" w:pos="1320"/>
              <w:tab w:val="right" w:leader="dot" w:pos="9395"/>
            </w:tabs>
            <w:rPr>
              <w:del w:id="612" w:author="LoanDT" w:date="2018-05-18T23:38:00Z"/>
              <w:rFonts w:ascii="Times New Roman" w:eastAsiaTheme="minorEastAsia" w:hAnsi="Times New Roman" w:cs="Times New Roman"/>
              <w:noProof/>
              <w:color w:val="auto"/>
              <w:sz w:val="26"/>
              <w:szCs w:val="26"/>
              <w:lang w:val="en-US"/>
            </w:rPr>
          </w:pPr>
          <w:del w:id="613" w:author="LoanDT" w:date="2018-05-18T23:38:00Z">
            <w:r w:rsidRPr="00FF1E29" w:rsidDel="00AE0EB1">
              <w:rPr>
                <w:rPrChange w:id="614" w:author="Nguyen Toan" w:date="2018-05-18T22:00:00Z">
                  <w:rPr>
                    <w:rStyle w:val="Hyperlink"/>
                    <w:noProof/>
                    <w:sz w:val="26"/>
                    <w:szCs w:val="26"/>
                  </w:rPr>
                </w:rPrChange>
              </w:rPr>
              <w:delText>1.1.1.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15" w:author="Nguyen Toan" w:date="2018-05-18T22:00:00Z">
                  <w:rPr>
                    <w:rStyle w:val="Hyperlink"/>
                    <w:noProof/>
                    <w:sz w:val="26"/>
                    <w:szCs w:val="26"/>
                  </w:rPr>
                </w:rPrChange>
              </w:rPr>
              <w:delText>Kiến trúc hướng dịch vụ</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w:delText>
            </w:r>
          </w:del>
        </w:p>
        <w:p w14:paraId="31253C09" w14:textId="77777777" w:rsidR="00250E21" w:rsidRPr="00FF1E29" w:rsidDel="00AE0EB1" w:rsidRDefault="00250E21">
          <w:pPr>
            <w:pStyle w:val="TOC3"/>
            <w:tabs>
              <w:tab w:val="left" w:pos="1320"/>
              <w:tab w:val="right" w:leader="dot" w:pos="9395"/>
            </w:tabs>
            <w:rPr>
              <w:del w:id="616" w:author="LoanDT" w:date="2018-05-18T23:38:00Z"/>
              <w:rFonts w:ascii="Times New Roman" w:eastAsiaTheme="minorEastAsia" w:hAnsi="Times New Roman" w:cs="Times New Roman"/>
              <w:noProof/>
              <w:color w:val="auto"/>
              <w:sz w:val="26"/>
              <w:szCs w:val="26"/>
              <w:lang w:val="en-US"/>
            </w:rPr>
          </w:pPr>
          <w:del w:id="617" w:author="LoanDT" w:date="2018-05-18T23:38:00Z">
            <w:r w:rsidRPr="00FF1E29" w:rsidDel="00AE0EB1">
              <w:rPr>
                <w:rPrChange w:id="618" w:author="Nguyen Toan" w:date="2018-05-18T22:00:00Z">
                  <w:rPr>
                    <w:rStyle w:val="Hyperlink"/>
                    <w:rFonts w:eastAsia="Times New Roman"/>
                    <w:noProof/>
                    <w:sz w:val="26"/>
                    <w:szCs w:val="26"/>
                  </w:rPr>
                </w:rPrChange>
              </w:rPr>
              <w:delText>1.1.2.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19" w:author="Nguyen Toan" w:date="2018-05-18T22:00:00Z">
                  <w:rPr>
                    <w:rStyle w:val="Hyperlink"/>
                    <w:noProof/>
                    <w:sz w:val="26"/>
                    <w:szCs w:val="26"/>
                  </w:rPr>
                </w:rPrChange>
              </w:rPr>
              <w:delText>Công nghệ trục tích hợp</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7</w:delText>
            </w:r>
          </w:del>
        </w:p>
        <w:p w14:paraId="7C7CE422" w14:textId="77777777" w:rsidR="00250E21" w:rsidRPr="00FF1E29" w:rsidDel="00AE0EB1" w:rsidRDefault="00250E21">
          <w:pPr>
            <w:pStyle w:val="TOC2"/>
            <w:tabs>
              <w:tab w:val="left" w:pos="880"/>
              <w:tab w:val="right" w:leader="dot" w:pos="9395"/>
            </w:tabs>
            <w:rPr>
              <w:del w:id="620" w:author="LoanDT" w:date="2018-05-18T23:38:00Z"/>
              <w:rFonts w:ascii="Times New Roman" w:eastAsiaTheme="minorEastAsia" w:hAnsi="Times New Roman" w:cs="Times New Roman"/>
              <w:noProof/>
              <w:color w:val="auto"/>
              <w:sz w:val="26"/>
              <w:szCs w:val="26"/>
              <w:lang w:val="en-US"/>
            </w:rPr>
          </w:pPr>
          <w:del w:id="621" w:author="LoanDT" w:date="2018-05-18T23:38:00Z">
            <w:r w:rsidRPr="00FF1E29" w:rsidDel="00AE0EB1">
              <w:rPr>
                <w:rPrChange w:id="622" w:author="Nguyen Toan" w:date="2018-05-18T22:00:00Z">
                  <w:rPr>
                    <w:rStyle w:val="Hyperlink"/>
                    <w:rFonts w:eastAsia="Times New Roman"/>
                    <w:noProof/>
                    <w:sz w:val="26"/>
                    <w:szCs w:val="26"/>
                  </w:rPr>
                </w:rPrChange>
              </w:rPr>
              <w:delText>1.2.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23" w:author="Nguyen Toan" w:date="2018-05-18T22:00:00Z">
                  <w:rPr>
                    <w:rStyle w:val="Hyperlink"/>
                    <w:rFonts w:eastAsia="Times New Roman"/>
                    <w:noProof/>
                    <w:sz w:val="26"/>
                    <w:szCs w:val="26"/>
                  </w:rPr>
                </w:rPrChange>
              </w:rPr>
              <w:delText>Xây dựng hệ thống ESB dựa trên nền tảng MuleESB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9</w:delText>
            </w:r>
          </w:del>
        </w:p>
        <w:p w14:paraId="5E48D566" w14:textId="77777777" w:rsidR="00250E21" w:rsidRPr="00FF1E29" w:rsidDel="00AE0EB1" w:rsidRDefault="00250E21">
          <w:pPr>
            <w:pStyle w:val="TOC3"/>
            <w:tabs>
              <w:tab w:val="left" w:pos="1320"/>
              <w:tab w:val="right" w:leader="dot" w:pos="9395"/>
            </w:tabs>
            <w:rPr>
              <w:del w:id="624" w:author="LoanDT" w:date="2018-05-18T23:38:00Z"/>
              <w:rFonts w:ascii="Times New Roman" w:eastAsiaTheme="minorEastAsia" w:hAnsi="Times New Roman" w:cs="Times New Roman"/>
              <w:noProof/>
              <w:color w:val="auto"/>
              <w:sz w:val="26"/>
              <w:szCs w:val="26"/>
              <w:lang w:val="en-US"/>
            </w:rPr>
          </w:pPr>
          <w:del w:id="625" w:author="LoanDT" w:date="2018-05-18T23:38:00Z">
            <w:r w:rsidRPr="00FF1E29" w:rsidDel="00AE0EB1">
              <w:rPr>
                <w:rPrChange w:id="626" w:author="Nguyen Toan" w:date="2018-05-18T22:00:00Z">
                  <w:rPr>
                    <w:rStyle w:val="Hyperlink"/>
                    <w:rFonts w:eastAsia="Times New Roman"/>
                    <w:noProof/>
                    <w:sz w:val="26"/>
                    <w:szCs w:val="26"/>
                  </w:rPr>
                </w:rPrChange>
              </w:rPr>
              <w:delText>1.2.1.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27" w:author="Nguyen Toan" w:date="2018-05-18T22:00:00Z">
                  <w:rPr>
                    <w:rStyle w:val="Hyperlink"/>
                    <w:rFonts w:eastAsia="Times New Roman"/>
                    <w:noProof/>
                    <w:sz w:val="26"/>
                    <w:szCs w:val="26"/>
                  </w:rPr>
                </w:rPrChange>
              </w:rPr>
              <w:delText>Mule framework</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10</w:delText>
            </w:r>
          </w:del>
        </w:p>
        <w:p w14:paraId="2B2F9D5F" w14:textId="77777777" w:rsidR="00250E21" w:rsidRPr="00FF1E29" w:rsidDel="00AE0EB1" w:rsidRDefault="00250E21">
          <w:pPr>
            <w:pStyle w:val="TOC3"/>
            <w:tabs>
              <w:tab w:val="left" w:pos="1320"/>
              <w:tab w:val="right" w:leader="dot" w:pos="9395"/>
            </w:tabs>
            <w:rPr>
              <w:del w:id="628" w:author="LoanDT" w:date="2018-05-18T23:38:00Z"/>
              <w:rFonts w:ascii="Times New Roman" w:eastAsiaTheme="minorEastAsia" w:hAnsi="Times New Roman" w:cs="Times New Roman"/>
              <w:noProof/>
              <w:color w:val="auto"/>
              <w:sz w:val="26"/>
              <w:szCs w:val="26"/>
              <w:lang w:val="en-US"/>
            </w:rPr>
          </w:pPr>
          <w:del w:id="629" w:author="LoanDT" w:date="2018-05-18T23:38:00Z">
            <w:r w:rsidRPr="00FF1E29" w:rsidDel="00AE0EB1">
              <w:rPr>
                <w:rPrChange w:id="630" w:author="Nguyen Toan" w:date="2018-05-18T22:00:00Z">
                  <w:rPr>
                    <w:rStyle w:val="Hyperlink"/>
                    <w:rFonts w:eastAsia="Times New Roman"/>
                    <w:noProof/>
                    <w:sz w:val="26"/>
                    <w:szCs w:val="26"/>
                  </w:rPr>
                </w:rPrChange>
              </w:rPr>
              <w:delText>1.2.2.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31" w:author="Nguyen Toan" w:date="2018-05-18T22:00:00Z">
                  <w:rPr>
                    <w:rStyle w:val="Hyperlink"/>
                    <w:rFonts w:eastAsia="Times New Roman"/>
                    <w:noProof/>
                    <w:sz w:val="26"/>
                    <w:szCs w:val="26"/>
                  </w:rPr>
                </w:rPrChange>
              </w:rPr>
              <w:delText>Kiến trúc MuleESB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12</w:delText>
            </w:r>
          </w:del>
        </w:p>
        <w:p w14:paraId="5CB50DE4" w14:textId="77777777" w:rsidR="00250E21" w:rsidRPr="00FF1E29" w:rsidDel="00AE0EB1" w:rsidRDefault="00250E21">
          <w:pPr>
            <w:pStyle w:val="TOC3"/>
            <w:tabs>
              <w:tab w:val="left" w:pos="1320"/>
              <w:tab w:val="right" w:leader="dot" w:pos="9395"/>
            </w:tabs>
            <w:rPr>
              <w:del w:id="632" w:author="LoanDT" w:date="2018-05-18T23:38:00Z"/>
              <w:rFonts w:ascii="Times New Roman" w:eastAsiaTheme="minorEastAsia" w:hAnsi="Times New Roman" w:cs="Times New Roman"/>
              <w:noProof/>
              <w:color w:val="auto"/>
              <w:sz w:val="26"/>
              <w:szCs w:val="26"/>
              <w:lang w:val="en-US"/>
            </w:rPr>
          </w:pPr>
          <w:del w:id="633" w:author="LoanDT" w:date="2018-05-18T23:38:00Z">
            <w:r w:rsidRPr="00FF1E29" w:rsidDel="00AE0EB1">
              <w:rPr>
                <w:rPrChange w:id="634" w:author="Nguyen Toan" w:date="2018-05-18T22:00:00Z">
                  <w:rPr>
                    <w:rStyle w:val="Hyperlink"/>
                    <w:rFonts w:eastAsia="Times New Roman"/>
                    <w:noProof/>
                    <w:sz w:val="26"/>
                    <w:szCs w:val="26"/>
                  </w:rPr>
                </w:rPrChange>
              </w:rPr>
              <w:delText>1.2.3.</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35" w:author="Nguyen Toan" w:date="2018-05-18T22:00:00Z">
                  <w:rPr>
                    <w:rStyle w:val="Hyperlink"/>
                    <w:rFonts w:eastAsia="Times New Roman"/>
                    <w:noProof/>
                    <w:sz w:val="26"/>
                    <w:szCs w:val="26"/>
                  </w:rPr>
                </w:rPrChange>
              </w:rPr>
              <w:delText>Xử lý dữ liệu</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13</w:delText>
            </w:r>
          </w:del>
        </w:p>
        <w:p w14:paraId="28E2CF80" w14:textId="77777777" w:rsidR="00250E21" w:rsidRPr="00FF1E29" w:rsidDel="00AE0EB1" w:rsidRDefault="00250E21">
          <w:pPr>
            <w:pStyle w:val="TOC3"/>
            <w:tabs>
              <w:tab w:val="left" w:pos="1320"/>
              <w:tab w:val="right" w:leader="dot" w:pos="9395"/>
            </w:tabs>
            <w:rPr>
              <w:del w:id="636" w:author="LoanDT" w:date="2018-05-18T23:38:00Z"/>
              <w:rFonts w:ascii="Times New Roman" w:eastAsiaTheme="minorEastAsia" w:hAnsi="Times New Roman" w:cs="Times New Roman"/>
              <w:noProof/>
              <w:color w:val="auto"/>
              <w:sz w:val="26"/>
              <w:szCs w:val="26"/>
              <w:lang w:val="en-US"/>
            </w:rPr>
          </w:pPr>
          <w:del w:id="637" w:author="LoanDT" w:date="2018-05-18T23:38:00Z">
            <w:r w:rsidRPr="00FF1E29" w:rsidDel="00AE0EB1">
              <w:rPr>
                <w:rPrChange w:id="638" w:author="Nguyen Toan" w:date="2018-05-18T22:00:00Z">
                  <w:rPr>
                    <w:rStyle w:val="Hyperlink"/>
                    <w:rFonts w:eastAsia="Times New Roman"/>
                    <w:noProof/>
                    <w:sz w:val="26"/>
                    <w:szCs w:val="26"/>
                  </w:rPr>
                </w:rPrChange>
              </w:rPr>
              <w:delText>1.2.4.</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39" w:author="Nguyen Toan" w:date="2018-05-18T22:00:00Z">
                  <w:rPr>
                    <w:rStyle w:val="Hyperlink"/>
                    <w:rFonts w:eastAsia="Times New Roman"/>
                    <w:noProof/>
                    <w:sz w:val="26"/>
                    <w:szCs w:val="26"/>
                  </w:rPr>
                </w:rPrChange>
              </w:rPr>
              <w:delText>Ứng dụng thực tế sử dụng MuleESB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14</w:delText>
            </w:r>
          </w:del>
        </w:p>
        <w:p w14:paraId="203F3C04" w14:textId="77777777" w:rsidR="00250E21" w:rsidRPr="00FF1E29" w:rsidDel="00AE0EB1" w:rsidRDefault="00250E21">
          <w:pPr>
            <w:pStyle w:val="TOC2"/>
            <w:tabs>
              <w:tab w:val="left" w:pos="880"/>
              <w:tab w:val="right" w:leader="dot" w:pos="9395"/>
            </w:tabs>
            <w:rPr>
              <w:del w:id="640" w:author="LoanDT" w:date="2018-05-18T23:38:00Z"/>
              <w:rFonts w:ascii="Times New Roman" w:eastAsiaTheme="minorEastAsia" w:hAnsi="Times New Roman" w:cs="Times New Roman"/>
              <w:noProof/>
              <w:color w:val="auto"/>
              <w:sz w:val="26"/>
              <w:szCs w:val="26"/>
              <w:lang w:val="en-US"/>
            </w:rPr>
          </w:pPr>
          <w:del w:id="641" w:author="LoanDT" w:date="2018-05-18T23:38:00Z">
            <w:r w:rsidRPr="00FF1E29" w:rsidDel="00AE0EB1">
              <w:rPr>
                <w:rPrChange w:id="642" w:author="Nguyen Toan" w:date="2018-05-18T22:00:00Z">
                  <w:rPr>
                    <w:rStyle w:val="Hyperlink"/>
                    <w:rFonts w:eastAsia="Times New Roman"/>
                    <w:noProof/>
                    <w:sz w:val="26"/>
                    <w:szCs w:val="26"/>
                  </w:rPr>
                </w:rPrChange>
              </w:rPr>
              <w:delText>1.3.</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43" w:author="Nguyen Toan" w:date="2018-05-18T22:00:00Z">
                  <w:rPr>
                    <w:rStyle w:val="Hyperlink"/>
                    <w:rFonts w:eastAsia="Times New Roman"/>
                    <w:noProof/>
                    <w:sz w:val="26"/>
                    <w:szCs w:val="26"/>
                  </w:rPr>
                </w:rPrChange>
              </w:rPr>
              <w:delText>Tích hợp và triển khai liên tục</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16</w:delText>
            </w:r>
          </w:del>
        </w:p>
        <w:p w14:paraId="34EE291D" w14:textId="77777777" w:rsidR="00250E21" w:rsidRPr="00FF1E29" w:rsidDel="00AE0EB1" w:rsidRDefault="00250E21">
          <w:pPr>
            <w:pStyle w:val="TOC3"/>
            <w:tabs>
              <w:tab w:val="left" w:pos="1320"/>
              <w:tab w:val="right" w:leader="dot" w:pos="9395"/>
            </w:tabs>
            <w:rPr>
              <w:del w:id="644" w:author="LoanDT" w:date="2018-05-18T23:38:00Z"/>
              <w:rFonts w:ascii="Times New Roman" w:eastAsiaTheme="minorEastAsia" w:hAnsi="Times New Roman" w:cs="Times New Roman"/>
              <w:noProof/>
              <w:color w:val="auto"/>
              <w:sz w:val="26"/>
              <w:szCs w:val="26"/>
              <w:lang w:val="en-US"/>
            </w:rPr>
          </w:pPr>
          <w:del w:id="645" w:author="LoanDT" w:date="2018-05-18T23:38:00Z">
            <w:r w:rsidRPr="00FF1E29" w:rsidDel="00AE0EB1">
              <w:rPr>
                <w:rPrChange w:id="646" w:author="Nguyen Toan" w:date="2018-05-18T22:00:00Z">
                  <w:rPr>
                    <w:rStyle w:val="Hyperlink"/>
                    <w:rFonts w:eastAsia="Times New Roman"/>
                    <w:noProof/>
                    <w:sz w:val="26"/>
                    <w:szCs w:val="26"/>
                  </w:rPr>
                </w:rPrChange>
              </w:rPr>
              <w:delText>1.3.1.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47" w:author="Nguyen Toan" w:date="2018-05-18T22:00:00Z">
                  <w:rPr>
                    <w:rStyle w:val="Hyperlink"/>
                    <w:rFonts w:eastAsia="Times New Roman"/>
                    <w:noProof/>
                    <w:sz w:val="26"/>
                    <w:szCs w:val="26"/>
                  </w:rPr>
                </w:rPrChange>
              </w:rPr>
              <w:delText>Tích hợp liên tục</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16</w:delText>
            </w:r>
          </w:del>
        </w:p>
        <w:p w14:paraId="2FAC1833" w14:textId="77777777" w:rsidR="00250E21" w:rsidRPr="00FF1E29" w:rsidDel="00AE0EB1" w:rsidRDefault="00250E21">
          <w:pPr>
            <w:pStyle w:val="TOC3"/>
            <w:tabs>
              <w:tab w:val="left" w:pos="1320"/>
              <w:tab w:val="right" w:leader="dot" w:pos="9395"/>
            </w:tabs>
            <w:rPr>
              <w:del w:id="648" w:author="LoanDT" w:date="2018-05-18T23:38:00Z"/>
              <w:rFonts w:ascii="Times New Roman" w:eastAsiaTheme="minorEastAsia" w:hAnsi="Times New Roman" w:cs="Times New Roman"/>
              <w:noProof/>
              <w:color w:val="auto"/>
              <w:sz w:val="26"/>
              <w:szCs w:val="26"/>
              <w:lang w:val="en-US"/>
            </w:rPr>
          </w:pPr>
          <w:del w:id="649" w:author="LoanDT" w:date="2018-05-18T23:38:00Z">
            <w:r w:rsidRPr="00FF1E29" w:rsidDel="00AE0EB1">
              <w:rPr>
                <w:rPrChange w:id="650" w:author="Nguyen Toan" w:date="2018-05-18T22:00:00Z">
                  <w:rPr>
                    <w:rStyle w:val="Hyperlink"/>
                    <w:rFonts w:eastAsia="Times New Roman"/>
                    <w:noProof/>
                    <w:sz w:val="26"/>
                    <w:szCs w:val="26"/>
                  </w:rPr>
                </w:rPrChange>
              </w:rPr>
              <w:delText>1.3.2.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51" w:author="Nguyen Toan" w:date="2018-05-18T22:00:00Z">
                  <w:rPr>
                    <w:rStyle w:val="Hyperlink"/>
                    <w:rFonts w:eastAsia="Times New Roman"/>
                    <w:noProof/>
                    <w:sz w:val="26"/>
                    <w:szCs w:val="26"/>
                  </w:rPr>
                </w:rPrChange>
              </w:rPr>
              <w:delText>Chuyển giao liên tục</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18</w:delText>
            </w:r>
          </w:del>
        </w:p>
        <w:p w14:paraId="78292E1F" w14:textId="77777777" w:rsidR="00250E21" w:rsidRPr="00FF1E29" w:rsidDel="00AE0EB1" w:rsidRDefault="00250E21">
          <w:pPr>
            <w:pStyle w:val="TOC2"/>
            <w:tabs>
              <w:tab w:val="left" w:pos="880"/>
              <w:tab w:val="right" w:leader="dot" w:pos="9395"/>
            </w:tabs>
            <w:rPr>
              <w:del w:id="652" w:author="LoanDT" w:date="2018-05-18T23:38:00Z"/>
              <w:rFonts w:ascii="Times New Roman" w:eastAsiaTheme="minorEastAsia" w:hAnsi="Times New Roman" w:cs="Times New Roman"/>
              <w:noProof/>
              <w:color w:val="auto"/>
              <w:sz w:val="26"/>
              <w:szCs w:val="26"/>
              <w:lang w:val="en-US"/>
            </w:rPr>
          </w:pPr>
          <w:del w:id="653" w:author="LoanDT" w:date="2018-05-18T23:38:00Z">
            <w:r w:rsidRPr="00FF1E29" w:rsidDel="00AE0EB1">
              <w:rPr>
                <w:rPrChange w:id="654" w:author="Nguyen Toan" w:date="2018-05-18T22:00:00Z">
                  <w:rPr>
                    <w:rStyle w:val="Hyperlink"/>
                    <w:noProof/>
                    <w:sz w:val="26"/>
                    <w:szCs w:val="26"/>
                  </w:rPr>
                </w:rPrChange>
              </w:rPr>
              <w:lastRenderedPageBreak/>
              <w:delText>1.4.</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55" w:author="Nguyen Toan" w:date="2018-05-18T22:00:00Z">
                  <w:rPr>
                    <w:rStyle w:val="Hyperlink"/>
                    <w:noProof/>
                    <w:sz w:val="26"/>
                    <w:szCs w:val="26"/>
                  </w:rPr>
                </w:rPrChange>
              </w:rPr>
              <w:delText>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20</w:delText>
            </w:r>
          </w:del>
        </w:p>
        <w:p w14:paraId="5EDB540B" w14:textId="77777777" w:rsidR="00250E21" w:rsidRPr="00FF1E29" w:rsidDel="00AE0EB1" w:rsidRDefault="00250E21">
          <w:pPr>
            <w:pStyle w:val="TOC3"/>
            <w:tabs>
              <w:tab w:val="left" w:pos="1320"/>
              <w:tab w:val="right" w:leader="dot" w:pos="9395"/>
            </w:tabs>
            <w:rPr>
              <w:del w:id="656" w:author="LoanDT" w:date="2018-05-18T23:38:00Z"/>
              <w:rFonts w:ascii="Times New Roman" w:eastAsiaTheme="minorEastAsia" w:hAnsi="Times New Roman" w:cs="Times New Roman"/>
              <w:noProof/>
              <w:color w:val="auto"/>
              <w:sz w:val="26"/>
              <w:szCs w:val="26"/>
              <w:lang w:val="en-US"/>
            </w:rPr>
          </w:pPr>
          <w:del w:id="657" w:author="LoanDT" w:date="2018-05-18T23:38:00Z">
            <w:r w:rsidRPr="00FF1E29" w:rsidDel="00AE0EB1">
              <w:rPr>
                <w:rPrChange w:id="658" w:author="Nguyen Toan" w:date="2018-05-18T22:00:00Z">
                  <w:rPr>
                    <w:rStyle w:val="Hyperlink"/>
                    <w:rFonts w:eastAsia="Times New Roman"/>
                    <w:noProof/>
                    <w:sz w:val="26"/>
                    <w:szCs w:val="26"/>
                  </w:rPr>
                </w:rPrChange>
              </w:rPr>
              <w:delText>1.4.1.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59" w:author="Nguyen Toan" w:date="2018-05-18T22:00:00Z">
                  <w:rPr>
                    <w:rStyle w:val="Hyperlink"/>
                    <w:rFonts w:eastAsia="Times New Roman"/>
                    <w:noProof/>
                    <w:sz w:val="26"/>
                    <w:szCs w:val="26"/>
                  </w:rPr>
                </w:rPrChange>
              </w:rPr>
              <w:delText>Kiểm thử hộp đen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21</w:delText>
            </w:r>
          </w:del>
        </w:p>
        <w:p w14:paraId="1F3422B5" w14:textId="77777777" w:rsidR="00250E21" w:rsidRPr="00FF1E29" w:rsidDel="00AE0EB1" w:rsidRDefault="00250E21">
          <w:pPr>
            <w:pStyle w:val="TOC3"/>
            <w:tabs>
              <w:tab w:val="left" w:pos="1320"/>
              <w:tab w:val="right" w:leader="dot" w:pos="9395"/>
            </w:tabs>
            <w:rPr>
              <w:del w:id="660" w:author="LoanDT" w:date="2018-05-18T23:38:00Z"/>
              <w:rFonts w:ascii="Times New Roman" w:eastAsiaTheme="minorEastAsia" w:hAnsi="Times New Roman" w:cs="Times New Roman"/>
              <w:noProof/>
              <w:color w:val="auto"/>
              <w:sz w:val="26"/>
              <w:szCs w:val="26"/>
              <w:lang w:val="en-US"/>
            </w:rPr>
          </w:pPr>
          <w:del w:id="661" w:author="LoanDT" w:date="2018-05-18T23:38:00Z">
            <w:r w:rsidRPr="00FF1E29" w:rsidDel="00AE0EB1">
              <w:rPr>
                <w:rPrChange w:id="662" w:author="Nguyen Toan" w:date="2018-05-18T22:00:00Z">
                  <w:rPr>
                    <w:rStyle w:val="Hyperlink"/>
                    <w:rFonts w:eastAsia="Times New Roman"/>
                    <w:noProof/>
                    <w:sz w:val="26"/>
                    <w:szCs w:val="26"/>
                  </w:rPr>
                </w:rPrChange>
              </w:rPr>
              <w:delText>1.4.2.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63" w:author="Nguyen Toan" w:date="2018-05-18T22:00:00Z">
                  <w:rPr>
                    <w:rStyle w:val="Hyperlink"/>
                    <w:rFonts w:eastAsia="Times New Roman"/>
                    <w:noProof/>
                    <w:sz w:val="26"/>
                    <w:szCs w:val="26"/>
                  </w:rPr>
                </w:rPrChange>
              </w:rPr>
              <w:delText>Kiểm thử hộp trắng</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21</w:delText>
            </w:r>
          </w:del>
        </w:p>
        <w:p w14:paraId="2E244522" w14:textId="77777777" w:rsidR="00250E21" w:rsidRPr="00FF1E29" w:rsidDel="00AE0EB1" w:rsidRDefault="00250E21">
          <w:pPr>
            <w:pStyle w:val="TOC3"/>
            <w:tabs>
              <w:tab w:val="left" w:pos="1320"/>
              <w:tab w:val="right" w:leader="dot" w:pos="9395"/>
            </w:tabs>
            <w:rPr>
              <w:del w:id="664" w:author="LoanDT" w:date="2018-05-18T23:38:00Z"/>
              <w:rFonts w:ascii="Times New Roman" w:eastAsiaTheme="minorEastAsia" w:hAnsi="Times New Roman" w:cs="Times New Roman"/>
              <w:noProof/>
              <w:color w:val="auto"/>
              <w:sz w:val="26"/>
              <w:szCs w:val="26"/>
              <w:lang w:val="en-US"/>
            </w:rPr>
          </w:pPr>
          <w:del w:id="665" w:author="LoanDT" w:date="2018-05-18T23:38:00Z">
            <w:r w:rsidRPr="00FF1E29" w:rsidDel="00AE0EB1">
              <w:rPr>
                <w:rPrChange w:id="666" w:author="Nguyen Toan" w:date="2018-05-18T22:00:00Z">
                  <w:rPr>
                    <w:rStyle w:val="Hyperlink"/>
                    <w:rFonts w:eastAsia="Times New Roman"/>
                    <w:noProof/>
                    <w:sz w:val="26"/>
                    <w:szCs w:val="26"/>
                  </w:rPr>
                </w:rPrChange>
              </w:rPr>
              <w:delText>1.4.3.</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67" w:author="Nguyen Toan" w:date="2018-05-18T22:00:00Z">
                  <w:rPr>
                    <w:rStyle w:val="Hyperlink"/>
                    <w:rFonts w:eastAsia="Times New Roman"/>
                    <w:noProof/>
                    <w:sz w:val="26"/>
                    <w:szCs w:val="26"/>
                  </w:rPr>
                </w:rPrChange>
              </w:rPr>
              <w:delText>Kiểm thử hộp xám</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22</w:delText>
            </w:r>
          </w:del>
        </w:p>
        <w:p w14:paraId="407CF8DA" w14:textId="77777777" w:rsidR="00250E21" w:rsidRPr="00FF1E29" w:rsidDel="00AE0EB1" w:rsidRDefault="00250E21">
          <w:pPr>
            <w:pStyle w:val="TOC3"/>
            <w:tabs>
              <w:tab w:val="left" w:pos="1320"/>
              <w:tab w:val="right" w:leader="dot" w:pos="9395"/>
            </w:tabs>
            <w:rPr>
              <w:del w:id="668" w:author="LoanDT" w:date="2018-05-18T23:38:00Z"/>
              <w:rFonts w:ascii="Times New Roman" w:eastAsiaTheme="minorEastAsia" w:hAnsi="Times New Roman" w:cs="Times New Roman"/>
              <w:noProof/>
              <w:color w:val="auto"/>
              <w:sz w:val="26"/>
              <w:szCs w:val="26"/>
              <w:lang w:val="en-US"/>
            </w:rPr>
          </w:pPr>
          <w:del w:id="669" w:author="LoanDT" w:date="2018-05-18T23:38:00Z">
            <w:r w:rsidRPr="00FF1E29" w:rsidDel="00AE0EB1">
              <w:rPr>
                <w:rPrChange w:id="670" w:author="Nguyen Toan" w:date="2018-05-18T22:00:00Z">
                  <w:rPr>
                    <w:rStyle w:val="Hyperlink"/>
                    <w:rFonts w:eastAsia="Times New Roman"/>
                    <w:noProof/>
                    <w:sz w:val="26"/>
                    <w:szCs w:val="26"/>
                  </w:rPr>
                </w:rPrChange>
              </w:rPr>
              <w:delText>1.4.4.</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71" w:author="Nguyen Toan" w:date="2018-05-18T22:00:00Z">
                  <w:rPr>
                    <w:rStyle w:val="Hyperlink"/>
                    <w:rFonts w:eastAsia="Times New Roman"/>
                    <w:noProof/>
                    <w:sz w:val="26"/>
                    <w:szCs w:val="26"/>
                  </w:rPr>
                </w:rPrChange>
              </w:rPr>
              <w:delText>Các cấp độ 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22</w:delText>
            </w:r>
          </w:del>
        </w:p>
        <w:p w14:paraId="15639253" w14:textId="77777777" w:rsidR="00250E21" w:rsidRPr="00FF1E29" w:rsidDel="00AE0EB1" w:rsidRDefault="00250E21">
          <w:pPr>
            <w:pStyle w:val="TOC1"/>
            <w:rPr>
              <w:del w:id="672" w:author="LoanDT" w:date="2018-05-18T23:38:00Z"/>
              <w:rFonts w:ascii="Times New Roman" w:eastAsiaTheme="minorEastAsia" w:hAnsi="Times New Roman" w:cs="Times New Roman"/>
              <w:noProof/>
              <w:color w:val="auto"/>
              <w:sz w:val="26"/>
              <w:szCs w:val="26"/>
              <w:lang w:val="en-US"/>
            </w:rPr>
          </w:pPr>
          <w:del w:id="673" w:author="LoanDT" w:date="2018-05-18T23:38:00Z">
            <w:r w:rsidRPr="00FF1E29" w:rsidDel="00AE0EB1">
              <w:rPr>
                <w:rPrChange w:id="674" w:author="Nguyen Toan" w:date="2018-05-18T22:00:00Z">
                  <w:rPr>
                    <w:rStyle w:val="Hyperlink"/>
                    <w:rFonts w:eastAsia="Times New Roman"/>
                    <w:noProof/>
                    <w:sz w:val="26"/>
                    <w:szCs w:val="26"/>
                  </w:rPr>
                </w:rPrChange>
              </w:rPr>
              <w:delText>CHƯƠNG 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75" w:author="Nguyen Toan" w:date="2018-05-18T22:00:00Z">
                  <w:rPr>
                    <w:rStyle w:val="Hyperlink"/>
                    <w:rFonts w:eastAsia="Times New Roman"/>
                    <w:noProof/>
                    <w:sz w:val="26"/>
                    <w:szCs w:val="26"/>
                  </w:rPr>
                </w:rPrChange>
              </w:rPr>
              <w:delText>KHÓ KHĂN VÀ CÁC VẤN ĐỀ CẦN GIẢI QUYẾT</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26</w:delText>
            </w:r>
          </w:del>
        </w:p>
        <w:p w14:paraId="27F12670" w14:textId="77777777" w:rsidR="00250E21" w:rsidRPr="00FF1E29" w:rsidDel="00AE0EB1" w:rsidRDefault="00250E21">
          <w:pPr>
            <w:pStyle w:val="TOC2"/>
            <w:tabs>
              <w:tab w:val="left" w:pos="880"/>
              <w:tab w:val="right" w:leader="dot" w:pos="9395"/>
            </w:tabs>
            <w:rPr>
              <w:del w:id="676" w:author="LoanDT" w:date="2018-05-18T23:38:00Z"/>
              <w:rFonts w:ascii="Times New Roman" w:eastAsiaTheme="minorEastAsia" w:hAnsi="Times New Roman" w:cs="Times New Roman"/>
              <w:noProof/>
              <w:color w:val="auto"/>
              <w:sz w:val="26"/>
              <w:szCs w:val="26"/>
              <w:lang w:val="en-US"/>
            </w:rPr>
          </w:pPr>
          <w:del w:id="677" w:author="LoanDT" w:date="2018-05-18T23:38:00Z">
            <w:r w:rsidRPr="00FF1E29" w:rsidDel="00AE0EB1">
              <w:rPr>
                <w:rPrChange w:id="678" w:author="Nguyen Toan" w:date="2018-05-18T22:00:00Z">
                  <w:rPr>
                    <w:rStyle w:val="Hyperlink"/>
                    <w:rFonts w:eastAsia="Times New Roman"/>
                    <w:noProof/>
                    <w:sz w:val="26"/>
                    <w:szCs w:val="26"/>
                  </w:rPr>
                </w:rPrChange>
              </w:rPr>
              <w:delText>2.1.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79" w:author="Nguyen Toan" w:date="2018-05-18T22:00:00Z">
                  <w:rPr>
                    <w:rStyle w:val="Hyperlink"/>
                    <w:noProof/>
                    <w:sz w:val="26"/>
                    <w:szCs w:val="26"/>
                  </w:rPr>
                </w:rPrChange>
              </w:rPr>
              <w:delText>Môi trường 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26</w:delText>
            </w:r>
          </w:del>
        </w:p>
        <w:p w14:paraId="695C5793" w14:textId="77777777" w:rsidR="00250E21" w:rsidRPr="00FF1E29" w:rsidDel="00AE0EB1" w:rsidRDefault="00250E21">
          <w:pPr>
            <w:pStyle w:val="TOC2"/>
            <w:tabs>
              <w:tab w:val="left" w:pos="880"/>
              <w:tab w:val="right" w:leader="dot" w:pos="9395"/>
            </w:tabs>
            <w:rPr>
              <w:del w:id="680" w:author="LoanDT" w:date="2018-05-18T23:38:00Z"/>
              <w:rFonts w:ascii="Times New Roman" w:eastAsiaTheme="minorEastAsia" w:hAnsi="Times New Roman" w:cs="Times New Roman"/>
              <w:noProof/>
              <w:color w:val="auto"/>
              <w:sz w:val="26"/>
              <w:szCs w:val="26"/>
              <w:lang w:val="en-US"/>
            </w:rPr>
          </w:pPr>
          <w:del w:id="681" w:author="LoanDT" w:date="2018-05-18T23:38:00Z">
            <w:r w:rsidRPr="00FF1E29" w:rsidDel="00AE0EB1">
              <w:rPr>
                <w:rPrChange w:id="682" w:author="Nguyen Toan" w:date="2018-05-18T22:00:00Z">
                  <w:rPr>
                    <w:rStyle w:val="Hyperlink"/>
                    <w:noProof/>
                    <w:sz w:val="26"/>
                    <w:szCs w:val="26"/>
                  </w:rPr>
                </w:rPrChange>
              </w:rPr>
              <w:delText>2.2.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83" w:author="Nguyen Toan" w:date="2018-05-18T22:00:00Z">
                  <w:rPr>
                    <w:rStyle w:val="Hyperlink"/>
                    <w:noProof/>
                    <w:sz w:val="26"/>
                    <w:szCs w:val="26"/>
                  </w:rPr>
                </w:rPrChange>
              </w:rPr>
              <w:delText>Công cụ hỗ trợ 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27</w:delText>
            </w:r>
          </w:del>
        </w:p>
        <w:p w14:paraId="169887C8" w14:textId="77777777" w:rsidR="00250E21" w:rsidRPr="00FF1E29" w:rsidDel="00AE0EB1" w:rsidRDefault="00250E21">
          <w:pPr>
            <w:pStyle w:val="TOC1"/>
            <w:rPr>
              <w:del w:id="684" w:author="LoanDT" w:date="2018-05-18T23:38:00Z"/>
              <w:rFonts w:ascii="Times New Roman" w:eastAsiaTheme="minorEastAsia" w:hAnsi="Times New Roman" w:cs="Times New Roman"/>
              <w:noProof/>
              <w:color w:val="auto"/>
              <w:sz w:val="26"/>
              <w:szCs w:val="26"/>
              <w:lang w:val="en-US"/>
            </w:rPr>
          </w:pPr>
          <w:del w:id="685" w:author="LoanDT" w:date="2018-05-18T23:38:00Z">
            <w:r w:rsidRPr="00FF1E29" w:rsidDel="00AE0EB1">
              <w:rPr>
                <w:rPrChange w:id="686" w:author="Nguyen Toan" w:date="2018-05-18T22:00:00Z">
                  <w:rPr>
                    <w:rStyle w:val="Hyperlink"/>
                    <w:rFonts w:eastAsia="Times New Roman"/>
                    <w:noProof/>
                    <w:sz w:val="26"/>
                    <w:szCs w:val="26"/>
                  </w:rPr>
                </w:rPrChange>
              </w:rPr>
              <w:delText>CHƯƠNG 3.</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87" w:author="Nguyen Toan" w:date="2018-05-18T22:00:00Z">
                  <w:rPr>
                    <w:rStyle w:val="Hyperlink"/>
                    <w:rFonts w:eastAsia="Times New Roman"/>
                    <w:noProof/>
                    <w:sz w:val="26"/>
                    <w:szCs w:val="26"/>
                  </w:rPr>
                </w:rPrChange>
              </w:rPr>
              <w:delText>QUY TRÌNH KIỂM THỬ CHO ỨNG DỤNG ESB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31</w:delText>
            </w:r>
          </w:del>
        </w:p>
        <w:p w14:paraId="749DD447" w14:textId="77777777" w:rsidR="00250E21" w:rsidRPr="00FF1E29" w:rsidDel="00AE0EB1" w:rsidRDefault="00250E21">
          <w:pPr>
            <w:pStyle w:val="TOC2"/>
            <w:tabs>
              <w:tab w:val="left" w:pos="880"/>
              <w:tab w:val="right" w:leader="dot" w:pos="9395"/>
            </w:tabs>
            <w:rPr>
              <w:del w:id="688" w:author="LoanDT" w:date="2018-05-18T23:38:00Z"/>
              <w:rFonts w:ascii="Times New Roman" w:eastAsiaTheme="minorEastAsia" w:hAnsi="Times New Roman" w:cs="Times New Roman"/>
              <w:noProof/>
              <w:color w:val="auto"/>
              <w:sz w:val="26"/>
              <w:szCs w:val="26"/>
              <w:lang w:val="en-US"/>
            </w:rPr>
          </w:pPr>
          <w:del w:id="689" w:author="LoanDT" w:date="2018-05-18T23:38:00Z">
            <w:r w:rsidRPr="00FF1E29" w:rsidDel="00AE0EB1">
              <w:rPr>
                <w:rPrChange w:id="690" w:author="Nguyen Toan" w:date="2018-05-18T22:00:00Z">
                  <w:rPr>
                    <w:rStyle w:val="Hyperlink"/>
                    <w:rFonts w:eastAsia="Times New Roman"/>
                    <w:noProof/>
                    <w:sz w:val="26"/>
                    <w:szCs w:val="26"/>
                  </w:rPr>
                </w:rPrChange>
              </w:rPr>
              <w:delText>3.1.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91" w:author="Nguyen Toan" w:date="2018-05-18T22:00:00Z">
                  <w:rPr>
                    <w:rStyle w:val="Hyperlink"/>
                    <w:rFonts w:eastAsia="Times New Roman"/>
                    <w:noProof/>
                    <w:sz w:val="26"/>
                    <w:szCs w:val="26"/>
                  </w:rPr>
                </w:rPrChange>
              </w:rPr>
              <w:delText>Các chiến thuật kiểm thử</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31</w:delText>
            </w:r>
          </w:del>
        </w:p>
        <w:p w14:paraId="65E592B7" w14:textId="77777777" w:rsidR="00250E21" w:rsidRPr="00FF1E29" w:rsidDel="00AE0EB1" w:rsidRDefault="00250E21">
          <w:pPr>
            <w:pStyle w:val="TOC3"/>
            <w:tabs>
              <w:tab w:val="left" w:pos="1320"/>
              <w:tab w:val="right" w:leader="dot" w:pos="9395"/>
            </w:tabs>
            <w:rPr>
              <w:del w:id="692" w:author="LoanDT" w:date="2018-05-18T23:38:00Z"/>
              <w:rFonts w:ascii="Times New Roman" w:eastAsiaTheme="minorEastAsia" w:hAnsi="Times New Roman" w:cs="Times New Roman"/>
              <w:noProof/>
              <w:color w:val="auto"/>
              <w:sz w:val="26"/>
              <w:szCs w:val="26"/>
              <w:lang w:val="en-US"/>
            </w:rPr>
          </w:pPr>
          <w:del w:id="693" w:author="LoanDT" w:date="2018-05-18T23:38:00Z">
            <w:r w:rsidRPr="00FF1E29" w:rsidDel="00AE0EB1">
              <w:rPr>
                <w:rPrChange w:id="694" w:author="Nguyen Toan" w:date="2018-05-18T22:00:00Z">
                  <w:rPr>
                    <w:rStyle w:val="Hyperlink"/>
                    <w:rFonts w:eastAsia="Times New Roman"/>
                    <w:noProof/>
                    <w:sz w:val="26"/>
                    <w:szCs w:val="26"/>
                  </w:rPr>
                </w:rPrChange>
              </w:rPr>
              <w:delText>3.1.1.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95" w:author="Nguyen Toan" w:date="2018-05-18T22:00:00Z">
                  <w:rPr>
                    <w:rStyle w:val="Hyperlink"/>
                    <w:rFonts w:eastAsia="Times New Roman"/>
                    <w:noProof/>
                    <w:sz w:val="26"/>
                    <w:szCs w:val="26"/>
                  </w:rPr>
                </w:rPrChange>
              </w:rPr>
              <w:delText>Kiểm thử đơn vị</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31</w:delText>
            </w:r>
          </w:del>
        </w:p>
        <w:p w14:paraId="333A581D" w14:textId="77777777" w:rsidR="00250E21" w:rsidRPr="00FF1E29" w:rsidDel="00AE0EB1" w:rsidRDefault="00250E21">
          <w:pPr>
            <w:pStyle w:val="TOC3"/>
            <w:tabs>
              <w:tab w:val="left" w:pos="1320"/>
              <w:tab w:val="right" w:leader="dot" w:pos="9395"/>
            </w:tabs>
            <w:rPr>
              <w:del w:id="696" w:author="LoanDT" w:date="2018-05-18T23:38:00Z"/>
              <w:rFonts w:ascii="Times New Roman" w:eastAsiaTheme="minorEastAsia" w:hAnsi="Times New Roman" w:cs="Times New Roman"/>
              <w:noProof/>
              <w:color w:val="auto"/>
              <w:sz w:val="26"/>
              <w:szCs w:val="26"/>
              <w:lang w:val="en-US"/>
            </w:rPr>
          </w:pPr>
          <w:del w:id="697" w:author="LoanDT" w:date="2018-05-18T23:38:00Z">
            <w:r w:rsidRPr="00FF1E29" w:rsidDel="00AE0EB1">
              <w:rPr>
                <w:rPrChange w:id="698" w:author="Nguyen Toan" w:date="2018-05-18T22:00:00Z">
                  <w:rPr>
                    <w:rStyle w:val="Hyperlink"/>
                    <w:rFonts w:eastAsia="Times New Roman"/>
                    <w:noProof/>
                    <w:sz w:val="26"/>
                    <w:szCs w:val="26"/>
                  </w:rPr>
                </w:rPrChange>
              </w:rPr>
              <w:delText>3.1.2.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699" w:author="Nguyen Toan" w:date="2018-05-18T22:00:00Z">
                  <w:rPr>
                    <w:rStyle w:val="Hyperlink"/>
                    <w:rFonts w:eastAsia="Times New Roman"/>
                    <w:noProof/>
                    <w:sz w:val="26"/>
                    <w:szCs w:val="26"/>
                  </w:rPr>
                </w:rPrChange>
              </w:rPr>
              <w:delText>Kiểm thử tích hợp</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32</w:delText>
            </w:r>
          </w:del>
        </w:p>
        <w:p w14:paraId="60531E02" w14:textId="77777777" w:rsidR="00250E21" w:rsidRPr="00FF1E29" w:rsidDel="00AE0EB1" w:rsidRDefault="00250E21">
          <w:pPr>
            <w:pStyle w:val="TOC3"/>
            <w:tabs>
              <w:tab w:val="left" w:pos="1320"/>
              <w:tab w:val="right" w:leader="dot" w:pos="9395"/>
            </w:tabs>
            <w:rPr>
              <w:del w:id="700" w:author="LoanDT" w:date="2018-05-18T23:38:00Z"/>
              <w:rFonts w:ascii="Times New Roman" w:eastAsiaTheme="minorEastAsia" w:hAnsi="Times New Roman" w:cs="Times New Roman"/>
              <w:noProof/>
              <w:color w:val="auto"/>
              <w:sz w:val="26"/>
              <w:szCs w:val="26"/>
              <w:lang w:val="en-US"/>
            </w:rPr>
          </w:pPr>
          <w:del w:id="701" w:author="LoanDT" w:date="2018-05-18T23:38:00Z">
            <w:r w:rsidRPr="00FF1E29" w:rsidDel="00AE0EB1">
              <w:rPr>
                <w:rPrChange w:id="702" w:author="Nguyen Toan" w:date="2018-05-18T22:00:00Z">
                  <w:rPr>
                    <w:rStyle w:val="Hyperlink"/>
                    <w:rFonts w:eastAsia="Times New Roman"/>
                    <w:noProof/>
                    <w:sz w:val="26"/>
                    <w:szCs w:val="26"/>
                  </w:rPr>
                </w:rPrChange>
              </w:rPr>
              <w:delText>3.1.3.</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03" w:author="Nguyen Toan" w:date="2018-05-18T22:00:00Z">
                  <w:rPr>
                    <w:rStyle w:val="Hyperlink"/>
                    <w:rFonts w:eastAsia="Times New Roman"/>
                    <w:noProof/>
                    <w:sz w:val="26"/>
                    <w:szCs w:val="26"/>
                  </w:rPr>
                </w:rPrChange>
              </w:rPr>
              <w:delText>Kiểm thử hồi quy</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32</w:delText>
            </w:r>
          </w:del>
        </w:p>
        <w:p w14:paraId="6FB32BE2" w14:textId="77777777" w:rsidR="00250E21" w:rsidRPr="00FF1E29" w:rsidDel="00AE0EB1" w:rsidRDefault="00250E21">
          <w:pPr>
            <w:pStyle w:val="TOC2"/>
            <w:tabs>
              <w:tab w:val="left" w:pos="880"/>
              <w:tab w:val="right" w:leader="dot" w:pos="9395"/>
            </w:tabs>
            <w:rPr>
              <w:del w:id="704" w:author="LoanDT" w:date="2018-05-18T23:38:00Z"/>
              <w:rFonts w:ascii="Times New Roman" w:eastAsiaTheme="minorEastAsia" w:hAnsi="Times New Roman" w:cs="Times New Roman"/>
              <w:noProof/>
              <w:color w:val="auto"/>
              <w:sz w:val="26"/>
              <w:szCs w:val="26"/>
              <w:lang w:val="en-US"/>
            </w:rPr>
          </w:pPr>
          <w:del w:id="705" w:author="LoanDT" w:date="2018-05-18T23:38:00Z">
            <w:r w:rsidRPr="00FF1E29" w:rsidDel="00AE0EB1">
              <w:rPr>
                <w:rPrChange w:id="706" w:author="Nguyen Toan" w:date="2018-05-18T22:00:00Z">
                  <w:rPr>
                    <w:rStyle w:val="Hyperlink"/>
                    <w:rFonts w:eastAsia="Times New Roman"/>
                    <w:noProof/>
                    <w:sz w:val="26"/>
                    <w:szCs w:val="26"/>
                  </w:rPr>
                </w:rPrChange>
              </w:rPr>
              <w:delText>3.2.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07" w:author="Nguyen Toan" w:date="2018-05-18T22:00:00Z">
                  <w:rPr>
                    <w:rStyle w:val="Hyperlink"/>
                    <w:rFonts w:eastAsia="Times New Roman"/>
                    <w:noProof/>
                    <w:sz w:val="26"/>
                    <w:szCs w:val="26"/>
                  </w:rPr>
                </w:rPrChange>
              </w:rPr>
              <w:delText>Đề xuất quy trình kiểm thử hệ thống</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33</w:delText>
            </w:r>
          </w:del>
        </w:p>
        <w:p w14:paraId="47A7724A" w14:textId="77777777" w:rsidR="00250E21" w:rsidRPr="00FF1E29" w:rsidDel="00AE0EB1" w:rsidRDefault="00250E21">
          <w:pPr>
            <w:pStyle w:val="TOC2"/>
            <w:tabs>
              <w:tab w:val="left" w:pos="880"/>
              <w:tab w:val="right" w:leader="dot" w:pos="9395"/>
            </w:tabs>
            <w:rPr>
              <w:del w:id="708" w:author="LoanDT" w:date="2018-05-18T23:38:00Z"/>
              <w:rFonts w:ascii="Times New Roman" w:eastAsiaTheme="minorEastAsia" w:hAnsi="Times New Roman" w:cs="Times New Roman"/>
              <w:noProof/>
              <w:color w:val="auto"/>
              <w:sz w:val="26"/>
              <w:szCs w:val="26"/>
              <w:lang w:val="en-US"/>
            </w:rPr>
          </w:pPr>
          <w:del w:id="709" w:author="LoanDT" w:date="2018-05-18T23:38:00Z">
            <w:r w:rsidRPr="00FF1E29" w:rsidDel="00AE0EB1">
              <w:rPr>
                <w:rPrChange w:id="710" w:author="Nguyen Toan" w:date="2018-05-18T22:00:00Z">
                  <w:rPr>
                    <w:rStyle w:val="Hyperlink"/>
                    <w:rFonts w:eastAsia="Times New Roman"/>
                    <w:noProof/>
                    <w:sz w:val="26"/>
                    <w:szCs w:val="26"/>
                  </w:rPr>
                </w:rPrChange>
              </w:rPr>
              <w:delText>3.3.</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11" w:author="Nguyen Toan" w:date="2018-05-18T22:00:00Z">
                  <w:rPr>
                    <w:rStyle w:val="Hyperlink"/>
                    <w:rFonts w:eastAsia="Times New Roman"/>
                    <w:noProof/>
                    <w:sz w:val="26"/>
                    <w:szCs w:val="26"/>
                  </w:rPr>
                </w:rPrChange>
              </w:rPr>
              <w:delText>Công cụ hỗ trợ có sẵn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34</w:delText>
            </w:r>
          </w:del>
        </w:p>
        <w:p w14:paraId="7DD85E04" w14:textId="77777777" w:rsidR="00250E21" w:rsidRPr="00FF1E29" w:rsidDel="00AE0EB1" w:rsidRDefault="00250E21">
          <w:pPr>
            <w:pStyle w:val="TOC3"/>
            <w:tabs>
              <w:tab w:val="left" w:pos="1320"/>
              <w:tab w:val="right" w:leader="dot" w:pos="9395"/>
            </w:tabs>
            <w:rPr>
              <w:del w:id="712" w:author="LoanDT" w:date="2018-05-18T23:38:00Z"/>
              <w:rFonts w:ascii="Times New Roman" w:eastAsiaTheme="minorEastAsia" w:hAnsi="Times New Roman" w:cs="Times New Roman"/>
              <w:noProof/>
              <w:color w:val="auto"/>
              <w:sz w:val="26"/>
              <w:szCs w:val="26"/>
              <w:lang w:val="en-US"/>
            </w:rPr>
          </w:pPr>
          <w:del w:id="713" w:author="LoanDT" w:date="2018-05-18T23:38:00Z">
            <w:r w:rsidRPr="00FF1E29" w:rsidDel="00AE0EB1">
              <w:rPr>
                <w:rPrChange w:id="714" w:author="Nguyen Toan" w:date="2018-05-18T22:00:00Z">
                  <w:rPr>
                    <w:rStyle w:val="Hyperlink"/>
                    <w:rFonts w:eastAsia="Times New Roman"/>
                    <w:noProof/>
                    <w:sz w:val="26"/>
                    <w:szCs w:val="26"/>
                  </w:rPr>
                </w:rPrChange>
              </w:rPr>
              <w:delText>3.3.1.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15" w:author="Nguyen Toan" w:date="2018-05-18T22:00:00Z">
                  <w:rPr>
                    <w:rStyle w:val="Hyperlink"/>
                    <w:rFonts w:eastAsia="Times New Roman"/>
                    <w:noProof/>
                    <w:sz w:val="26"/>
                    <w:szCs w:val="26"/>
                  </w:rPr>
                </w:rPrChange>
              </w:rPr>
              <w:delText>Github</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34</w:delText>
            </w:r>
          </w:del>
        </w:p>
        <w:p w14:paraId="709BB730" w14:textId="77777777" w:rsidR="00250E21" w:rsidRPr="00FF1E29" w:rsidDel="00AE0EB1" w:rsidRDefault="00250E21">
          <w:pPr>
            <w:pStyle w:val="TOC3"/>
            <w:tabs>
              <w:tab w:val="left" w:pos="1320"/>
              <w:tab w:val="right" w:leader="dot" w:pos="9395"/>
            </w:tabs>
            <w:rPr>
              <w:del w:id="716" w:author="LoanDT" w:date="2018-05-18T23:38:00Z"/>
              <w:rFonts w:ascii="Times New Roman" w:eastAsiaTheme="minorEastAsia" w:hAnsi="Times New Roman" w:cs="Times New Roman"/>
              <w:noProof/>
              <w:color w:val="auto"/>
              <w:sz w:val="26"/>
              <w:szCs w:val="26"/>
              <w:lang w:val="en-US"/>
            </w:rPr>
          </w:pPr>
          <w:del w:id="717" w:author="LoanDT" w:date="2018-05-18T23:38:00Z">
            <w:r w:rsidRPr="00FF1E29" w:rsidDel="00AE0EB1">
              <w:rPr>
                <w:rPrChange w:id="718" w:author="Nguyen Toan" w:date="2018-05-18T22:00:00Z">
                  <w:rPr>
                    <w:rStyle w:val="Hyperlink"/>
                    <w:rFonts w:eastAsia="Times New Roman"/>
                    <w:noProof/>
                    <w:sz w:val="26"/>
                    <w:szCs w:val="26"/>
                  </w:rPr>
                </w:rPrChange>
              </w:rPr>
              <w:delText>3.3.2.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19" w:author="Nguyen Toan" w:date="2018-05-18T22:00:00Z">
                  <w:rPr>
                    <w:rStyle w:val="Hyperlink"/>
                    <w:rFonts w:eastAsia="Times New Roman"/>
                    <w:noProof/>
                    <w:sz w:val="26"/>
                    <w:szCs w:val="26"/>
                  </w:rPr>
                </w:rPrChange>
              </w:rPr>
              <w:delText>JUnit</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37</w:delText>
            </w:r>
          </w:del>
        </w:p>
        <w:p w14:paraId="20CF9078" w14:textId="77777777" w:rsidR="00250E21" w:rsidRPr="00FF1E29" w:rsidDel="00AE0EB1" w:rsidRDefault="00250E21">
          <w:pPr>
            <w:pStyle w:val="TOC3"/>
            <w:tabs>
              <w:tab w:val="left" w:pos="1320"/>
              <w:tab w:val="right" w:leader="dot" w:pos="9395"/>
            </w:tabs>
            <w:rPr>
              <w:del w:id="720" w:author="LoanDT" w:date="2018-05-18T23:38:00Z"/>
              <w:rFonts w:ascii="Times New Roman" w:eastAsiaTheme="minorEastAsia" w:hAnsi="Times New Roman" w:cs="Times New Roman"/>
              <w:noProof/>
              <w:color w:val="auto"/>
              <w:sz w:val="26"/>
              <w:szCs w:val="26"/>
              <w:lang w:val="en-US"/>
            </w:rPr>
          </w:pPr>
          <w:del w:id="721" w:author="LoanDT" w:date="2018-05-18T23:38:00Z">
            <w:r w:rsidRPr="00FF1E29" w:rsidDel="00AE0EB1">
              <w:rPr>
                <w:rPrChange w:id="722" w:author="Nguyen Toan" w:date="2018-05-18T22:00:00Z">
                  <w:rPr>
                    <w:rStyle w:val="Hyperlink"/>
                    <w:rFonts w:eastAsia="Times New Roman"/>
                    <w:noProof/>
                    <w:sz w:val="26"/>
                    <w:szCs w:val="26"/>
                  </w:rPr>
                </w:rPrChange>
              </w:rPr>
              <w:delText>3.3.3.</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23" w:author="Nguyen Toan" w:date="2018-05-18T22:00:00Z">
                  <w:rPr>
                    <w:rStyle w:val="Hyperlink"/>
                    <w:rFonts w:eastAsia="Times New Roman"/>
                    <w:noProof/>
                    <w:sz w:val="26"/>
                    <w:szCs w:val="26"/>
                  </w:rPr>
                </w:rPrChange>
              </w:rPr>
              <w:delText>MUnit</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40</w:delText>
            </w:r>
          </w:del>
        </w:p>
        <w:p w14:paraId="55E611F3" w14:textId="77777777" w:rsidR="00250E21" w:rsidRPr="00FF1E29" w:rsidDel="00AE0EB1" w:rsidRDefault="00250E21">
          <w:pPr>
            <w:pStyle w:val="TOC3"/>
            <w:tabs>
              <w:tab w:val="left" w:pos="1320"/>
              <w:tab w:val="right" w:leader="dot" w:pos="9395"/>
            </w:tabs>
            <w:rPr>
              <w:del w:id="724" w:author="LoanDT" w:date="2018-05-18T23:38:00Z"/>
              <w:rFonts w:ascii="Times New Roman" w:eastAsiaTheme="minorEastAsia" w:hAnsi="Times New Roman" w:cs="Times New Roman"/>
              <w:noProof/>
              <w:color w:val="auto"/>
              <w:sz w:val="26"/>
              <w:szCs w:val="26"/>
              <w:lang w:val="en-US"/>
            </w:rPr>
          </w:pPr>
          <w:del w:id="725" w:author="LoanDT" w:date="2018-05-18T23:38:00Z">
            <w:r w:rsidRPr="00FF1E29" w:rsidDel="00AE0EB1">
              <w:rPr>
                <w:rPrChange w:id="726" w:author="Nguyen Toan" w:date="2018-05-18T22:00:00Z">
                  <w:rPr>
                    <w:rStyle w:val="Hyperlink"/>
                    <w:rFonts w:eastAsia="Times New Roman"/>
                    <w:noProof/>
                    <w:sz w:val="26"/>
                    <w:szCs w:val="26"/>
                  </w:rPr>
                </w:rPrChange>
              </w:rPr>
              <w:delText>3.3.4.</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27" w:author="Nguyen Toan" w:date="2018-05-18T22:00:00Z">
                  <w:rPr>
                    <w:rStyle w:val="Hyperlink"/>
                    <w:rFonts w:eastAsia="Times New Roman"/>
                    <w:noProof/>
                    <w:sz w:val="26"/>
                    <w:szCs w:val="26"/>
                  </w:rPr>
                </w:rPrChange>
              </w:rPr>
              <w:delText>Maven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41</w:delText>
            </w:r>
          </w:del>
        </w:p>
        <w:p w14:paraId="764B869E" w14:textId="77777777" w:rsidR="00250E21" w:rsidRPr="00FF1E29" w:rsidDel="00AE0EB1" w:rsidRDefault="00250E21">
          <w:pPr>
            <w:pStyle w:val="TOC3"/>
            <w:tabs>
              <w:tab w:val="left" w:pos="1320"/>
              <w:tab w:val="right" w:leader="dot" w:pos="9395"/>
            </w:tabs>
            <w:rPr>
              <w:del w:id="728" w:author="LoanDT" w:date="2018-05-18T23:38:00Z"/>
              <w:rFonts w:ascii="Times New Roman" w:eastAsiaTheme="minorEastAsia" w:hAnsi="Times New Roman" w:cs="Times New Roman"/>
              <w:noProof/>
              <w:color w:val="auto"/>
              <w:sz w:val="26"/>
              <w:szCs w:val="26"/>
              <w:lang w:val="en-US"/>
            </w:rPr>
          </w:pPr>
          <w:del w:id="729" w:author="LoanDT" w:date="2018-05-18T23:38:00Z">
            <w:r w:rsidRPr="00FF1E29" w:rsidDel="00AE0EB1">
              <w:rPr>
                <w:rPrChange w:id="730" w:author="Nguyen Toan" w:date="2018-05-18T22:00:00Z">
                  <w:rPr>
                    <w:rStyle w:val="Hyperlink"/>
                    <w:rFonts w:eastAsia="Times New Roman"/>
                    <w:noProof/>
                    <w:sz w:val="26"/>
                    <w:szCs w:val="26"/>
                  </w:rPr>
                </w:rPrChange>
              </w:rPr>
              <w:delText>3.3.5.</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31" w:author="Nguyen Toan" w:date="2018-05-18T22:00:00Z">
                  <w:rPr>
                    <w:rStyle w:val="Hyperlink"/>
                    <w:rFonts w:eastAsia="Times New Roman"/>
                    <w:noProof/>
                    <w:sz w:val="26"/>
                    <w:szCs w:val="26"/>
                  </w:rPr>
                </w:rPrChange>
              </w:rPr>
              <w:delText>Jenkins</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42</w:delText>
            </w:r>
          </w:del>
        </w:p>
        <w:p w14:paraId="4A785874" w14:textId="77777777" w:rsidR="00250E21" w:rsidRPr="00FF1E29" w:rsidDel="00AE0EB1" w:rsidRDefault="00250E21">
          <w:pPr>
            <w:pStyle w:val="TOC2"/>
            <w:tabs>
              <w:tab w:val="left" w:pos="880"/>
              <w:tab w:val="right" w:leader="dot" w:pos="9395"/>
            </w:tabs>
            <w:rPr>
              <w:del w:id="732" w:author="LoanDT" w:date="2018-05-18T23:38:00Z"/>
              <w:rFonts w:ascii="Times New Roman" w:eastAsiaTheme="minorEastAsia" w:hAnsi="Times New Roman" w:cs="Times New Roman"/>
              <w:noProof/>
              <w:color w:val="auto"/>
              <w:sz w:val="26"/>
              <w:szCs w:val="26"/>
              <w:lang w:val="en-US"/>
            </w:rPr>
          </w:pPr>
          <w:del w:id="733" w:author="LoanDT" w:date="2018-05-18T23:38:00Z">
            <w:r w:rsidRPr="00FF1E29" w:rsidDel="00AE0EB1">
              <w:rPr>
                <w:rPrChange w:id="734" w:author="Nguyen Toan" w:date="2018-05-18T22:00:00Z">
                  <w:rPr>
                    <w:rStyle w:val="Hyperlink"/>
                    <w:rFonts w:eastAsia="Times New Roman"/>
                    <w:noProof/>
                    <w:sz w:val="26"/>
                    <w:szCs w:val="26"/>
                  </w:rPr>
                </w:rPrChange>
              </w:rPr>
              <w:delText>3.4.</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35" w:author="Nguyen Toan" w:date="2018-05-18T22:00:00Z">
                  <w:rPr>
                    <w:rStyle w:val="Hyperlink"/>
                    <w:rFonts w:eastAsia="Times New Roman"/>
                    <w:noProof/>
                    <w:sz w:val="26"/>
                    <w:szCs w:val="26"/>
                  </w:rPr>
                </w:rPrChange>
              </w:rPr>
              <w:delText>Xây dựng ứng dụng AsenAPIDriver</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45</w:delText>
            </w:r>
          </w:del>
        </w:p>
        <w:p w14:paraId="05E63A21" w14:textId="77777777" w:rsidR="00250E21" w:rsidRPr="00FF1E29" w:rsidDel="00AE0EB1" w:rsidRDefault="00250E21">
          <w:pPr>
            <w:pStyle w:val="TOC1"/>
            <w:rPr>
              <w:del w:id="736" w:author="LoanDT" w:date="2018-05-18T23:38:00Z"/>
              <w:rFonts w:ascii="Times New Roman" w:eastAsiaTheme="minorEastAsia" w:hAnsi="Times New Roman" w:cs="Times New Roman"/>
              <w:noProof/>
              <w:color w:val="auto"/>
              <w:sz w:val="26"/>
              <w:szCs w:val="26"/>
              <w:lang w:val="en-US"/>
            </w:rPr>
          </w:pPr>
          <w:del w:id="737" w:author="LoanDT" w:date="2018-05-18T23:38:00Z">
            <w:r w:rsidRPr="00FF1E29" w:rsidDel="00AE0EB1">
              <w:rPr>
                <w:rPrChange w:id="738" w:author="Nguyen Toan" w:date="2018-05-18T22:00:00Z">
                  <w:rPr>
                    <w:rStyle w:val="Hyperlink"/>
                    <w:rFonts w:eastAsia="Times New Roman"/>
                    <w:noProof/>
                    <w:sz w:val="26"/>
                    <w:szCs w:val="26"/>
                  </w:rPr>
                </w:rPrChange>
              </w:rPr>
              <w:delText>CHƯƠNG 4.</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39" w:author="Nguyen Toan" w:date="2018-05-18T22:00:00Z">
                  <w:rPr>
                    <w:rStyle w:val="Hyperlink"/>
                    <w:rFonts w:eastAsia="Times New Roman"/>
                    <w:noProof/>
                    <w:sz w:val="26"/>
                    <w:szCs w:val="26"/>
                  </w:rPr>
                </w:rPrChange>
              </w:rPr>
              <w:delText>THỰC NGHIỆM</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50</w:delText>
            </w:r>
          </w:del>
        </w:p>
        <w:p w14:paraId="6C50AB40" w14:textId="77777777" w:rsidR="00250E21" w:rsidRPr="00FF1E29" w:rsidDel="00AE0EB1" w:rsidRDefault="00250E21">
          <w:pPr>
            <w:pStyle w:val="TOC2"/>
            <w:tabs>
              <w:tab w:val="left" w:pos="880"/>
              <w:tab w:val="right" w:leader="dot" w:pos="9395"/>
            </w:tabs>
            <w:rPr>
              <w:del w:id="740" w:author="LoanDT" w:date="2018-05-18T23:38:00Z"/>
              <w:rFonts w:ascii="Times New Roman" w:eastAsiaTheme="minorEastAsia" w:hAnsi="Times New Roman" w:cs="Times New Roman"/>
              <w:noProof/>
              <w:color w:val="auto"/>
              <w:sz w:val="26"/>
              <w:szCs w:val="26"/>
              <w:lang w:val="en-US"/>
            </w:rPr>
          </w:pPr>
          <w:del w:id="741" w:author="LoanDT" w:date="2018-05-18T23:38:00Z">
            <w:r w:rsidRPr="00FF1E29" w:rsidDel="00AE0EB1">
              <w:rPr>
                <w:rPrChange w:id="742" w:author="Nguyen Toan" w:date="2018-05-18T22:00:00Z">
                  <w:rPr>
                    <w:rStyle w:val="Hyperlink"/>
                    <w:rFonts w:eastAsia="Times New Roman"/>
                    <w:noProof/>
                    <w:sz w:val="26"/>
                    <w:szCs w:val="26"/>
                  </w:rPr>
                </w:rPrChange>
              </w:rPr>
              <w:delText>4.1.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43" w:author="Nguyen Toan" w:date="2018-05-18T22:00:00Z">
                  <w:rPr>
                    <w:rStyle w:val="Hyperlink"/>
                    <w:rFonts w:eastAsia="Times New Roman"/>
                    <w:noProof/>
                    <w:sz w:val="26"/>
                    <w:szCs w:val="26"/>
                  </w:rPr>
                </w:rPrChange>
              </w:rPr>
              <w:delText>Ứng dụng MuleESB mẫu</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50</w:delText>
            </w:r>
          </w:del>
        </w:p>
        <w:p w14:paraId="6DC696FB" w14:textId="77777777" w:rsidR="00250E21" w:rsidRPr="00FF1E29" w:rsidDel="00AE0EB1" w:rsidRDefault="00250E21">
          <w:pPr>
            <w:pStyle w:val="TOC2"/>
            <w:tabs>
              <w:tab w:val="left" w:pos="880"/>
              <w:tab w:val="right" w:leader="dot" w:pos="9395"/>
            </w:tabs>
            <w:rPr>
              <w:del w:id="744" w:author="LoanDT" w:date="2018-05-18T23:38:00Z"/>
              <w:rFonts w:ascii="Times New Roman" w:eastAsiaTheme="minorEastAsia" w:hAnsi="Times New Roman" w:cs="Times New Roman"/>
              <w:noProof/>
              <w:color w:val="auto"/>
              <w:sz w:val="26"/>
              <w:szCs w:val="26"/>
              <w:lang w:val="en-US"/>
            </w:rPr>
          </w:pPr>
          <w:del w:id="745" w:author="LoanDT" w:date="2018-05-18T23:38:00Z">
            <w:r w:rsidRPr="00FF1E29" w:rsidDel="00AE0EB1">
              <w:rPr>
                <w:rPrChange w:id="746" w:author="Nguyen Toan" w:date="2018-05-18T22:00:00Z">
                  <w:rPr>
                    <w:rStyle w:val="Hyperlink"/>
                    <w:rFonts w:eastAsia="Times New Roman"/>
                    <w:noProof/>
                    <w:sz w:val="26"/>
                    <w:szCs w:val="26"/>
                  </w:rPr>
                </w:rPrChange>
              </w:rPr>
              <w:delText>4.2.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47" w:author="Nguyen Toan" w:date="2018-05-18T22:00:00Z">
                  <w:rPr>
                    <w:rStyle w:val="Hyperlink"/>
                    <w:rFonts w:eastAsia="Times New Roman"/>
                    <w:noProof/>
                    <w:sz w:val="26"/>
                    <w:szCs w:val="26"/>
                  </w:rPr>
                </w:rPrChange>
              </w:rPr>
              <w:delText>Cách thức tổ chức mã nguồn của ứng dụng mẫu</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51</w:delText>
            </w:r>
          </w:del>
        </w:p>
        <w:p w14:paraId="769B0834" w14:textId="77777777" w:rsidR="00250E21" w:rsidRPr="00FF1E29" w:rsidDel="00AE0EB1" w:rsidRDefault="00250E21">
          <w:pPr>
            <w:pStyle w:val="TOC2"/>
            <w:tabs>
              <w:tab w:val="left" w:pos="880"/>
              <w:tab w:val="right" w:leader="dot" w:pos="9395"/>
            </w:tabs>
            <w:rPr>
              <w:del w:id="748" w:author="LoanDT" w:date="2018-05-18T23:38:00Z"/>
              <w:rFonts w:ascii="Times New Roman" w:eastAsiaTheme="minorEastAsia" w:hAnsi="Times New Roman" w:cs="Times New Roman"/>
              <w:noProof/>
              <w:color w:val="auto"/>
              <w:sz w:val="26"/>
              <w:szCs w:val="26"/>
              <w:lang w:val="en-US"/>
            </w:rPr>
          </w:pPr>
          <w:del w:id="749" w:author="LoanDT" w:date="2018-05-18T23:38:00Z">
            <w:r w:rsidRPr="00FF1E29" w:rsidDel="00AE0EB1">
              <w:rPr>
                <w:rPrChange w:id="750" w:author="Nguyen Toan" w:date="2018-05-18T22:00:00Z">
                  <w:rPr>
                    <w:rStyle w:val="Hyperlink"/>
                    <w:rFonts w:eastAsia="Times New Roman"/>
                    <w:noProof/>
                    <w:sz w:val="26"/>
                    <w:szCs w:val="26"/>
                  </w:rPr>
                </w:rPrChange>
              </w:rPr>
              <w:delText>4.3.</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51" w:author="Nguyen Toan" w:date="2018-05-18T22:00:00Z">
                  <w:rPr>
                    <w:rStyle w:val="Hyperlink"/>
                    <w:rFonts w:eastAsia="Times New Roman"/>
                    <w:noProof/>
                    <w:sz w:val="26"/>
                    <w:szCs w:val="26"/>
                  </w:rPr>
                </w:rPrChange>
              </w:rPr>
              <w:delText>Cấu hình Jenkins</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52</w:delText>
            </w:r>
          </w:del>
        </w:p>
        <w:p w14:paraId="349697D2" w14:textId="77777777" w:rsidR="00250E21" w:rsidRPr="00FF1E29" w:rsidDel="00AE0EB1" w:rsidRDefault="00250E21">
          <w:pPr>
            <w:pStyle w:val="TOC2"/>
            <w:tabs>
              <w:tab w:val="left" w:pos="880"/>
              <w:tab w:val="right" w:leader="dot" w:pos="9395"/>
            </w:tabs>
            <w:rPr>
              <w:del w:id="752" w:author="LoanDT" w:date="2018-05-18T23:38:00Z"/>
              <w:rFonts w:ascii="Times New Roman" w:eastAsiaTheme="minorEastAsia" w:hAnsi="Times New Roman" w:cs="Times New Roman"/>
              <w:noProof/>
              <w:color w:val="auto"/>
              <w:sz w:val="26"/>
              <w:szCs w:val="26"/>
              <w:lang w:val="en-US"/>
            </w:rPr>
          </w:pPr>
          <w:del w:id="753" w:author="LoanDT" w:date="2018-05-18T23:38:00Z">
            <w:r w:rsidRPr="00FF1E29" w:rsidDel="00AE0EB1">
              <w:rPr>
                <w:rPrChange w:id="754" w:author="Nguyen Toan" w:date="2018-05-18T22:00:00Z">
                  <w:rPr>
                    <w:rStyle w:val="Hyperlink"/>
                    <w:rFonts w:eastAsia="Times New Roman"/>
                    <w:noProof/>
                    <w:sz w:val="26"/>
                    <w:szCs w:val="26"/>
                  </w:rPr>
                </w:rPrChange>
              </w:rPr>
              <w:delText>4.4.</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55" w:author="Nguyen Toan" w:date="2018-05-18T22:00:00Z">
                  <w:rPr>
                    <w:rStyle w:val="Hyperlink"/>
                    <w:rFonts w:eastAsia="Times New Roman"/>
                    <w:noProof/>
                    <w:sz w:val="26"/>
                    <w:szCs w:val="26"/>
                  </w:rPr>
                </w:rPrChange>
              </w:rPr>
              <w:delText>Đánh giá kết quả</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56</w:delText>
            </w:r>
          </w:del>
        </w:p>
        <w:p w14:paraId="104B208B" w14:textId="77777777" w:rsidR="00250E21" w:rsidRPr="00FF1E29" w:rsidDel="00AE0EB1" w:rsidRDefault="00250E21">
          <w:pPr>
            <w:pStyle w:val="TOC1"/>
            <w:rPr>
              <w:del w:id="756" w:author="LoanDT" w:date="2018-05-18T23:38:00Z"/>
              <w:rFonts w:ascii="Times New Roman" w:eastAsiaTheme="minorEastAsia" w:hAnsi="Times New Roman" w:cs="Times New Roman"/>
              <w:noProof/>
              <w:color w:val="auto"/>
              <w:sz w:val="26"/>
              <w:szCs w:val="26"/>
              <w:lang w:val="en-US"/>
            </w:rPr>
          </w:pPr>
          <w:del w:id="757" w:author="LoanDT" w:date="2018-05-18T23:38:00Z">
            <w:r w:rsidRPr="00FF1E29" w:rsidDel="00AE0EB1">
              <w:rPr>
                <w:rPrChange w:id="758" w:author="Nguyen Toan" w:date="2018-05-18T22:00:00Z">
                  <w:rPr>
                    <w:rStyle w:val="Hyperlink"/>
                    <w:rFonts w:eastAsia="Times New Roman"/>
                    <w:noProof/>
                    <w:sz w:val="26"/>
                    <w:szCs w:val="26"/>
                  </w:rPr>
                </w:rPrChange>
              </w:rPr>
              <w:delText>CHƯƠNG 5.</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59" w:author="Nguyen Toan" w:date="2018-05-18T22:00:00Z">
                  <w:rPr>
                    <w:rStyle w:val="Hyperlink"/>
                    <w:rFonts w:eastAsia="Times New Roman"/>
                    <w:noProof/>
                    <w:sz w:val="26"/>
                    <w:szCs w:val="26"/>
                  </w:rPr>
                </w:rPrChange>
              </w:rPr>
              <w:delText>KẾT LUẬN</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64</w:delText>
            </w:r>
          </w:del>
        </w:p>
        <w:p w14:paraId="2D2C3263" w14:textId="77777777" w:rsidR="00250E21" w:rsidRPr="00FF1E29" w:rsidDel="00AE0EB1" w:rsidRDefault="00250E21">
          <w:pPr>
            <w:pStyle w:val="TOC2"/>
            <w:tabs>
              <w:tab w:val="left" w:pos="880"/>
              <w:tab w:val="right" w:leader="dot" w:pos="9395"/>
            </w:tabs>
            <w:rPr>
              <w:del w:id="760" w:author="LoanDT" w:date="2018-05-18T23:38:00Z"/>
              <w:rFonts w:ascii="Times New Roman" w:eastAsiaTheme="minorEastAsia" w:hAnsi="Times New Roman" w:cs="Times New Roman"/>
              <w:noProof/>
              <w:color w:val="auto"/>
              <w:sz w:val="26"/>
              <w:szCs w:val="26"/>
              <w:lang w:val="en-US"/>
            </w:rPr>
          </w:pPr>
          <w:del w:id="761" w:author="LoanDT" w:date="2018-05-18T23:38:00Z">
            <w:r w:rsidRPr="00FF1E29" w:rsidDel="00AE0EB1">
              <w:rPr>
                <w:rPrChange w:id="762" w:author="Nguyen Toan" w:date="2018-05-18T22:00:00Z">
                  <w:rPr>
                    <w:rStyle w:val="Hyperlink"/>
                    <w:rFonts w:eastAsia="Times New Roman"/>
                    <w:noProof/>
                    <w:sz w:val="26"/>
                    <w:szCs w:val="26"/>
                  </w:rPr>
                </w:rPrChange>
              </w:rPr>
              <w:delText>4.1.</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63" w:author="Nguyen Toan" w:date="2018-05-18T22:00:00Z">
                  <w:rPr>
                    <w:rStyle w:val="Hyperlink"/>
                    <w:rFonts w:eastAsia="Times New Roman"/>
                    <w:noProof/>
                    <w:sz w:val="26"/>
                    <w:szCs w:val="26"/>
                  </w:rPr>
                </w:rPrChange>
              </w:rPr>
              <w:delText>Kết quả đạt được</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64</w:delText>
            </w:r>
          </w:del>
        </w:p>
        <w:p w14:paraId="1395DB28" w14:textId="77777777" w:rsidR="00250E21" w:rsidRPr="00FF1E29" w:rsidDel="00AE0EB1" w:rsidRDefault="00250E21">
          <w:pPr>
            <w:pStyle w:val="TOC2"/>
            <w:tabs>
              <w:tab w:val="left" w:pos="880"/>
              <w:tab w:val="right" w:leader="dot" w:pos="9395"/>
            </w:tabs>
            <w:rPr>
              <w:del w:id="764" w:author="LoanDT" w:date="2018-05-18T23:38:00Z"/>
              <w:rFonts w:ascii="Times New Roman" w:eastAsiaTheme="minorEastAsia" w:hAnsi="Times New Roman" w:cs="Times New Roman"/>
              <w:noProof/>
              <w:color w:val="auto"/>
              <w:sz w:val="26"/>
              <w:szCs w:val="26"/>
              <w:lang w:val="en-US"/>
            </w:rPr>
          </w:pPr>
          <w:del w:id="765" w:author="LoanDT" w:date="2018-05-18T23:38:00Z">
            <w:r w:rsidRPr="00FF1E29" w:rsidDel="00AE0EB1">
              <w:rPr>
                <w:rPrChange w:id="766" w:author="Nguyen Toan" w:date="2018-05-18T22:00:00Z">
                  <w:rPr>
                    <w:rStyle w:val="Hyperlink"/>
                    <w:rFonts w:eastAsia="Times New Roman"/>
                    <w:noProof/>
                    <w:sz w:val="26"/>
                    <w:szCs w:val="26"/>
                  </w:rPr>
                </w:rPrChange>
              </w:rPr>
              <w:delText>4.2.</w:delText>
            </w:r>
            <w:r w:rsidRPr="00FF1E29" w:rsidDel="00AE0EB1">
              <w:rPr>
                <w:rFonts w:ascii="Times New Roman" w:eastAsiaTheme="minorEastAsia" w:hAnsi="Times New Roman" w:cs="Times New Roman"/>
                <w:noProof/>
                <w:color w:val="auto"/>
                <w:sz w:val="26"/>
                <w:szCs w:val="26"/>
                <w:lang w:val="en-US"/>
              </w:rPr>
              <w:tab/>
            </w:r>
            <w:r w:rsidRPr="00FF1E29" w:rsidDel="00AE0EB1">
              <w:rPr>
                <w:rPrChange w:id="767" w:author="Nguyen Toan" w:date="2018-05-18T22:00:00Z">
                  <w:rPr>
                    <w:rStyle w:val="Hyperlink"/>
                    <w:rFonts w:eastAsia="Times New Roman"/>
                    <w:noProof/>
                    <w:sz w:val="26"/>
                    <w:szCs w:val="26"/>
                  </w:rPr>
                </w:rPrChange>
              </w:rPr>
              <w:delText>Điểm hạn chế và hướng phát triển tiếp</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64</w:delText>
            </w:r>
          </w:del>
        </w:p>
        <w:p w14:paraId="7705432D" w14:textId="77777777" w:rsidR="00250E21" w:rsidRPr="00FF1E29" w:rsidDel="00AE0EB1" w:rsidRDefault="00250E21">
          <w:pPr>
            <w:pStyle w:val="TOC1"/>
            <w:rPr>
              <w:del w:id="768" w:author="LoanDT" w:date="2018-05-18T23:38:00Z"/>
              <w:rFonts w:ascii="Times New Roman" w:eastAsiaTheme="minorEastAsia" w:hAnsi="Times New Roman" w:cs="Times New Roman"/>
              <w:noProof/>
              <w:color w:val="auto"/>
              <w:sz w:val="26"/>
              <w:szCs w:val="26"/>
              <w:lang w:val="en-US"/>
            </w:rPr>
          </w:pPr>
          <w:del w:id="769" w:author="LoanDT" w:date="2018-05-18T23:38:00Z">
            <w:r w:rsidRPr="00FF1E29" w:rsidDel="00AE0EB1">
              <w:rPr>
                <w:rPrChange w:id="770" w:author="Nguyen Toan" w:date="2018-05-18T22:00:00Z">
                  <w:rPr>
                    <w:rStyle w:val="Hyperlink"/>
                    <w:rFonts w:eastAsia="Times New Roman"/>
                    <w:noProof/>
                    <w:sz w:val="26"/>
                    <w:szCs w:val="26"/>
                  </w:rPr>
                </w:rPrChange>
              </w:rPr>
              <w:delText>TÀI LIỆU THAM KHẢO</w:delText>
            </w:r>
            <w:r w:rsidRPr="00FF1E29" w:rsidDel="00AE0EB1">
              <w:rPr>
                <w:rFonts w:ascii="Times New Roman" w:hAnsi="Times New Roman" w:cs="Times New Roman"/>
                <w:noProof/>
                <w:webHidden/>
                <w:sz w:val="26"/>
                <w:szCs w:val="26"/>
              </w:rPr>
              <w:tab/>
            </w:r>
            <w:r w:rsidR="009C452F" w:rsidRPr="00FF1E29" w:rsidDel="00AE0EB1">
              <w:rPr>
                <w:rFonts w:ascii="Times New Roman" w:hAnsi="Times New Roman" w:cs="Times New Roman"/>
                <w:noProof/>
                <w:webHidden/>
                <w:sz w:val="26"/>
                <w:szCs w:val="26"/>
              </w:rPr>
              <w:delText>66</w:delText>
            </w:r>
          </w:del>
        </w:p>
        <w:p w14:paraId="59034D97" w14:textId="42A894D2" w:rsidR="004F360D" w:rsidRPr="00C307BC" w:rsidRDefault="004F360D">
          <w:pPr>
            <w:rPr>
              <w:sz w:val="26"/>
              <w:szCs w:val="26"/>
            </w:rPr>
          </w:pPr>
          <w:r w:rsidRPr="0070218E">
            <w:rPr>
              <w:bCs/>
              <w:noProof/>
              <w:sz w:val="26"/>
              <w:szCs w:val="26"/>
            </w:rPr>
            <w:lastRenderedPageBreak/>
            <w:fldChar w:fldCharType="end"/>
          </w:r>
        </w:p>
      </w:sdtContent>
    </w:sdt>
    <w:p w14:paraId="34B81F5C" w14:textId="77777777" w:rsidR="006F117B" w:rsidRPr="00C307BC" w:rsidRDefault="006F117B" w:rsidP="00A54A30">
      <w:pPr>
        <w:spacing w:line="288" w:lineRule="auto"/>
        <w:rPr>
          <w:sz w:val="26"/>
          <w:szCs w:val="26"/>
        </w:rPr>
      </w:pPr>
    </w:p>
    <w:p w14:paraId="1697E344" w14:textId="5BE5BA59" w:rsidR="006F117B" w:rsidRPr="00C307BC" w:rsidRDefault="006F117B" w:rsidP="00A54A30">
      <w:pPr>
        <w:widowControl w:val="0"/>
        <w:spacing w:line="288" w:lineRule="auto"/>
        <w:rPr>
          <w:sz w:val="26"/>
          <w:szCs w:val="26"/>
        </w:rPr>
        <w:sectPr w:rsidR="006F117B" w:rsidRPr="00C307BC">
          <w:type w:val="continuous"/>
          <w:pgSz w:w="12240" w:h="15840"/>
          <w:pgMar w:top="1134" w:right="1134" w:bottom="1134" w:left="1701" w:header="0" w:footer="720" w:gutter="0"/>
          <w:cols w:space="720"/>
        </w:sectPr>
      </w:pPr>
    </w:p>
    <w:p w14:paraId="604CF42D" w14:textId="77777777" w:rsidR="00A67C45" w:rsidRPr="00C307BC" w:rsidRDefault="00A67C45">
      <w:pPr>
        <w:rPr>
          <w:b/>
          <w:sz w:val="26"/>
          <w:szCs w:val="26"/>
        </w:rPr>
      </w:pPr>
      <w:bookmarkStart w:id="771" w:name="_67y5o7ip2zev" w:colFirst="0" w:colLast="0"/>
      <w:bookmarkEnd w:id="771"/>
      <w:r w:rsidRPr="00C307BC">
        <w:rPr>
          <w:b/>
          <w:sz w:val="26"/>
          <w:szCs w:val="26"/>
        </w:rPr>
        <w:br w:type="page"/>
      </w:r>
    </w:p>
    <w:p w14:paraId="11A29EE3" w14:textId="77777777" w:rsidR="008F610B" w:rsidRPr="00C307BC" w:rsidRDefault="008F610B">
      <w:pPr>
        <w:rPr>
          <w:b/>
          <w:sz w:val="26"/>
          <w:szCs w:val="26"/>
        </w:rPr>
      </w:pPr>
    </w:p>
    <w:p w14:paraId="5BF66F2F" w14:textId="6BE58C86" w:rsidR="006F117B" w:rsidRPr="00C307BC" w:rsidRDefault="00537666" w:rsidP="004C417A">
      <w:pPr>
        <w:pStyle w:val="Heading1"/>
        <w:spacing w:line="288" w:lineRule="auto"/>
        <w:jc w:val="center"/>
        <w:rPr>
          <w:rFonts w:ascii="Times New Roman" w:hAnsi="Times New Roman" w:cs="Times New Roman"/>
          <w:b/>
          <w:sz w:val="26"/>
          <w:szCs w:val="26"/>
        </w:rPr>
      </w:pPr>
      <w:bookmarkStart w:id="772" w:name="_Toc514450045"/>
      <w:r w:rsidRPr="00C307BC">
        <w:rPr>
          <w:rFonts w:ascii="Times New Roman" w:hAnsi="Times New Roman" w:cs="Times New Roman"/>
          <w:b/>
          <w:sz w:val="26"/>
          <w:szCs w:val="26"/>
        </w:rPr>
        <w:t>DANH MỤC CÁC KÝ HIỆU VÀ CHỮ VIẾT TẮT</w:t>
      </w:r>
      <w:bookmarkEnd w:id="772"/>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C307BC" w14:paraId="09A4E0C7" w14:textId="77777777" w:rsidTr="00EE2E43">
        <w:trPr>
          <w:trHeight w:val="413"/>
        </w:trPr>
        <w:tc>
          <w:tcPr>
            <w:tcW w:w="1101" w:type="dxa"/>
          </w:tcPr>
          <w:p w14:paraId="181442DB" w14:textId="77777777" w:rsidR="006F117B" w:rsidRPr="00C307BC"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STT</w:t>
            </w:r>
          </w:p>
        </w:tc>
        <w:tc>
          <w:tcPr>
            <w:tcW w:w="5953" w:type="dxa"/>
          </w:tcPr>
          <w:p w14:paraId="5C558ACC"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Từ/Cụm từ</w:t>
            </w:r>
          </w:p>
        </w:tc>
        <w:tc>
          <w:tcPr>
            <w:tcW w:w="2567" w:type="dxa"/>
          </w:tcPr>
          <w:p w14:paraId="58BA99A3" w14:textId="77777777" w:rsidR="006F117B" w:rsidRPr="00C307BC"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b/>
                <w:sz w:val="26"/>
                <w:szCs w:val="26"/>
              </w:rPr>
            </w:pPr>
            <w:r w:rsidRPr="00C307BC">
              <w:rPr>
                <w:rFonts w:eastAsia="Times New Roman"/>
                <w:b/>
                <w:sz w:val="26"/>
                <w:szCs w:val="26"/>
              </w:rPr>
              <w:t>Tên viết tắt</w:t>
            </w:r>
          </w:p>
        </w:tc>
      </w:tr>
      <w:tr w:rsidR="00EF34BE" w:rsidRPr="00C307BC" w14:paraId="4ECA9860" w14:textId="77777777">
        <w:tc>
          <w:tcPr>
            <w:tcW w:w="1101" w:type="dxa"/>
          </w:tcPr>
          <w:p w14:paraId="154FEE9D"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w:t>
            </w:r>
          </w:p>
        </w:tc>
        <w:tc>
          <w:tcPr>
            <w:tcW w:w="5953" w:type="dxa"/>
          </w:tcPr>
          <w:p w14:paraId="3681B8FB" w14:textId="4DB012A8"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Application Programming Interface</w:t>
            </w:r>
          </w:p>
        </w:tc>
        <w:tc>
          <w:tcPr>
            <w:tcW w:w="2567" w:type="dxa"/>
          </w:tcPr>
          <w:p w14:paraId="29A234A6" w14:textId="0581E2A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API</w:t>
            </w:r>
          </w:p>
        </w:tc>
      </w:tr>
      <w:tr w:rsidR="00EF34BE" w:rsidRPr="00C307BC" w14:paraId="4A1F867E" w14:textId="77777777">
        <w:tc>
          <w:tcPr>
            <w:tcW w:w="1101" w:type="dxa"/>
          </w:tcPr>
          <w:p w14:paraId="4D446D1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2</w:t>
            </w:r>
          </w:p>
        </w:tc>
        <w:tc>
          <w:tcPr>
            <w:tcW w:w="5953" w:type="dxa"/>
          </w:tcPr>
          <w:p w14:paraId="55192F58" w14:textId="0466057D"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sz w:val="26"/>
                <w:szCs w:val="26"/>
              </w:rPr>
              <w:t>Continuous Deployment</w:t>
            </w:r>
          </w:p>
        </w:tc>
        <w:tc>
          <w:tcPr>
            <w:tcW w:w="2567" w:type="dxa"/>
          </w:tcPr>
          <w:p w14:paraId="423A1AB6" w14:textId="2217695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sz w:val="26"/>
                <w:szCs w:val="26"/>
              </w:rPr>
              <w:t>CD</w:t>
            </w:r>
          </w:p>
        </w:tc>
      </w:tr>
      <w:tr w:rsidR="00EF34BE" w:rsidRPr="00C307BC" w14:paraId="12D35344" w14:textId="77777777">
        <w:tc>
          <w:tcPr>
            <w:tcW w:w="1101" w:type="dxa"/>
          </w:tcPr>
          <w:p w14:paraId="36776977"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3</w:t>
            </w:r>
          </w:p>
        </w:tc>
        <w:tc>
          <w:tcPr>
            <w:tcW w:w="5953" w:type="dxa"/>
          </w:tcPr>
          <w:p w14:paraId="1E15BDF8" w14:textId="4B300BC5"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Continuous Integration</w:t>
            </w:r>
          </w:p>
        </w:tc>
        <w:tc>
          <w:tcPr>
            <w:tcW w:w="2567" w:type="dxa"/>
          </w:tcPr>
          <w:p w14:paraId="43258E5D" w14:textId="7BF6707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CI</w:t>
            </w:r>
          </w:p>
        </w:tc>
      </w:tr>
      <w:tr w:rsidR="00EF34BE" w:rsidRPr="00C307BC" w14:paraId="0868CB69" w14:textId="77777777">
        <w:tc>
          <w:tcPr>
            <w:tcW w:w="1101" w:type="dxa"/>
          </w:tcPr>
          <w:p w14:paraId="7A1BDC90"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5</w:t>
            </w:r>
          </w:p>
        </w:tc>
        <w:tc>
          <w:tcPr>
            <w:tcW w:w="5953" w:type="dxa"/>
          </w:tcPr>
          <w:p w14:paraId="19E98563" w14:textId="5DB22A14" w:rsidR="00EF34BE" w:rsidRPr="00C307BC"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Application Intergration</w:t>
            </w:r>
          </w:p>
        </w:tc>
        <w:tc>
          <w:tcPr>
            <w:tcW w:w="2567" w:type="dxa"/>
          </w:tcPr>
          <w:p w14:paraId="2EAEF138" w14:textId="3E79D81B"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EAI</w:t>
            </w:r>
          </w:p>
        </w:tc>
      </w:tr>
      <w:tr w:rsidR="00EF34BE" w:rsidRPr="00C307BC" w14:paraId="20E49F2E" w14:textId="77777777">
        <w:tc>
          <w:tcPr>
            <w:tcW w:w="1101" w:type="dxa"/>
          </w:tcPr>
          <w:p w14:paraId="37503B5C"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6</w:t>
            </w:r>
          </w:p>
        </w:tc>
        <w:tc>
          <w:tcPr>
            <w:tcW w:w="5953" w:type="dxa"/>
          </w:tcPr>
          <w:p w14:paraId="1C020573" w14:textId="196FBD40"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r w:rsidRPr="00C307BC">
              <w:rPr>
                <w:rFonts w:eastAsia="Times New Roman"/>
                <w:sz w:val="26"/>
                <w:szCs w:val="26"/>
              </w:rPr>
              <w:t>Enterprise resource planning</w:t>
            </w:r>
          </w:p>
        </w:tc>
        <w:tc>
          <w:tcPr>
            <w:tcW w:w="2567" w:type="dxa"/>
          </w:tcPr>
          <w:p w14:paraId="1497DC21" w14:textId="3E1FBA1C"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ERP</w:t>
            </w:r>
          </w:p>
        </w:tc>
      </w:tr>
      <w:tr w:rsidR="00EF34BE" w:rsidRPr="00C307BC" w14:paraId="40CFE660" w14:textId="77777777">
        <w:tc>
          <w:tcPr>
            <w:tcW w:w="1101" w:type="dxa"/>
          </w:tcPr>
          <w:p w14:paraId="7DBB5C3B"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7</w:t>
            </w:r>
          </w:p>
        </w:tc>
        <w:tc>
          <w:tcPr>
            <w:tcW w:w="5953" w:type="dxa"/>
          </w:tcPr>
          <w:p w14:paraId="17CE504D" w14:textId="71082D58" w:rsidR="00EF34BE" w:rsidRPr="00C307BC" w:rsidRDefault="00EF34BE" w:rsidP="00A54A30">
            <w:pPr>
              <w:spacing w:line="288" w:lineRule="auto"/>
              <w:rPr>
                <w:rFonts w:eastAsia="Times New Roman"/>
                <w:sz w:val="26"/>
                <w:szCs w:val="26"/>
              </w:rPr>
            </w:pPr>
            <w:r w:rsidRPr="00C307BC">
              <w:rPr>
                <w:rFonts w:eastAsia="Times New Roman"/>
                <w:sz w:val="26"/>
                <w:szCs w:val="26"/>
              </w:rPr>
              <w:t>Enterprise Service Bus</w:t>
            </w:r>
          </w:p>
        </w:tc>
        <w:tc>
          <w:tcPr>
            <w:tcW w:w="2567" w:type="dxa"/>
          </w:tcPr>
          <w:p w14:paraId="60EB6007" w14:textId="332465A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ESB</w:t>
            </w:r>
          </w:p>
        </w:tc>
      </w:tr>
      <w:tr w:rsidR="00EF34BE" w:rsidRPr="00C307BC" w14:paraId="5E4E0445" w14:textId="77777777">
        <w:tc>
          <w:tcPr>
            <w:tcW w:w="1101" w:type="dxa"/>
          </w:tcPr>
          <w:p w14:paraId="02C5D80E"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8</w:t>
            </w:r>
          </w:p>
        </w:tc>
        <w:tc>
          <w:tcPr>
            <w:tcW w:w="5953" w:type="dxa"/>
          </w:tcPr>
          <w:p w14:paraId="7AFE4921" w14:textId="1E82A18C" w:rsidR="00EF34BE" w:rsidRPr="00C307BC"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eastAsia="Times New Roman"/>
                <w:sz w:val="26"/>
                <w:szCs w:val="26"/>
              </w:rPr>
            </w:pPr>
            <w:bookmarkStart w:id="773" w:name="_gjdgxs" w:colFirst="0" w:colLast="0"/>
            <w:bookmarkEnd w:id="773"/>
            <w:r w:rsidRPr="00C307BC">
              <w:rPr>
                <w:rFonts w:eastAsia="Times New Roman"/>
                <w:sz w:val="26"/>
                <w:szCs w:val="26"/>
              </w:rPr>
              <w:t>Internet Banking</w:t>
            </w:r>
          </w:p>
        </w:tc>
        <w:tc>
          <w:tcPr>
            <w:tcW w:w="2567" w:type="dxa"/>
          </w:tcPr>
          <w:p w14:paraId="0848721A" w14:textId="7BD6658E" w:rsidR="00EF34BE" w:rsidRPr="00C307BC"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IB</w:t>
            </w:r>
          </w:p>
        </w:tc>
      </w:tr>
      <w:tr w:rsidR="00EF34BE" w:rsidRPr="00C307BC" w14:paraId="6C03A9E1" w14:textId="77777777">
        <w:tc>
          <w:tcPr>
            <w:tcW w:w="1101" w:type="dxa"/>
          </w:tcPr>
          <w:p w14:paraId="7206A71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9</w:t>
            </w:r>
          </w:p>
        </w:tc>
        <w:tc>
          <w:tcPr>
            <w:tcW w:w="5953" w:type="dxa"/>
          </w:tcPr>
          <w:p w14:paraId="04448635" w14:textId="6C6E0AC9" w:rsidR="00EF34BE" w:rsidRPr="00C307BC" w:rsidRDefault="00EF34BE" w:rsidP="00A54A30">
            <w:pPr>
              <w:spacing w:line="288" w:lineRule="auto"/>
              <w:rPr>
                <w:rFonts w:eastAsia="Times New Roman"/>
                <w:sz w:val="26"/>
                <w:szCs w:val="26"/>
              </w:rPr>
            </w:pPr>
            <w:r w:rsidRPr="00C307BC">
              <w:rPr>
                <w:rFonts w:eastAsia="Times New Roman"/>
                <w:sz w:val="26"/>
                <w:szCs w:val="26"/>
              </w:rPr>
              <w:t>Quality Assurance</w:t>
            </w:r>
          </w:p>
        </w:tc>
        <w:tc>
          <w:tcPr>
            <w:tcW w:w="2567" w:type="dxa"/>
          </w:tcPr>
          <w:p w14:paraId="53DD4DEF" w14:textId="32F11E2F"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QA</w:t>
            </w:r>
          </w:p>
        </w:tc>
      </w:tr>
      <w:tr w:rsidR="00EF34BE" w:rsidRPr="00C307BC" w14:paraId="14D29002" w14:textId="77777777">
        <w:tc>
          <w:tcPr>
            <w:tcW w:w="1101" w:type="dxa"/>
          </w:tcPr>
          <w:p w14:paraId="639917B2"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10</w:t>
            </w:r>
          </w:p>
        </w:tc>
        <w:tc>
          <w:tcPr>
            <w:tcW w:w="5953" w:type="dxa"/>
          </w:tcPr>
          <w:p w14:paraId="032EE45B" w14:textId="47DDFA05" w:rsidR="00EF34BE" w:rsidRPr="00C307BC" w:rsidRDefault="00EF34BE" w:rsidP="00A54A30">
            <w:pPr>
              <w:spacing w:line="288" w:lineRule="auto"/>
              <w:rPr>
                <w:rFonts w:eastAsia="Times New Roman"/>
                <w:sz w:val="26"/>
                <w:szCs w:val="26"/>
              </w:rPr>
            </w:pPr>
            <w:r w:rsidRPr="00C307BC">
              <w:rPr>
                <w:rFonts w:eastAsia="Times New Roman"/>
                <w:sz w:val="26"/>
                <w:szCs w:val="26"/>
              </w:rPr>
              <w:t>Service Oriented Architecture</w:t>
            </w:r>
          </w:p>
        </w:tc>
        <w:tc>
          <w:tcPr>
            <w:tcW w:w="2567" w:type="dxa"/>
          </w:tcPr>
          <w:p w14:paraId="38FB1E9F" w14:textId="470150B7"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SOA</w:t>
            </w:r>
          </w:p>
        </w:tc>
      </w:tr>
      <w:tr w:rsidR="00EF34BE" w:rsidRPr="00C307BC" w14:paraId="403D91F6" w14:textId="77777777">
        <w:tc>
          <w:tcPr>
            <w:tcW w:w="1101" w:type="dxa"/>
          </w:tcPr>
          <w:p w14:paraId="6CEB69D3"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11</w:t>
            </w:r>
          </w:p>
        </w:tc>
        <w:tc>
          <w:tcPr>
            <w:tcW w:w="5953" w:type="dxa"/>
          </w:tcPr>
          <w:p w14:paraId="1E47C056" w14:textId="59F18813" w:rsidR="00EF34BE" w:rsidRPr="00C307BC" w:rsidRDefault="00EF34BE" w:rsidP="00A54A30">
            <w:pPr>
              <w:spacing w:line="288" w:lineRule="auto"/>
              <w:rPr>
                <w:rFonts w:eastAsia="Times New Roman"/>
                <w:sz w:val="26"/>
                <w:szCs w:val="26"/>
              </w:rPr>
            </w:pPr>
            <w:r w:rsidRPr="00C307BC">
              <w:rPr>
                <w:rFonts w:eastAsia="Times New Roman"/>
                <w:sz w:val="26"/>
                <w:szCs w:val="26"/>
              </w:rPr>
              <w:t xml:space="preserve">Test Compatibility Kit </w:t>
            </w:r>
          </w:p>
        </w:tc>
        <w:tc>
          <w:tcPr>
            <w:tcW w:w="2567" w:type="dxa"/>
          </w:tcPr>
          <w:p w14:paraId="41AA604F" w14:textId="2D0F944A"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TCK</w:t>
            </w:r>
          </w:p>
        </w:tc>
      </w:tr>
      <w:tr w:rsidR="00EF34BE" w:rsidRPr="00C307BC" w14:paraId="1BEED173" w14:textId="77777777">
        <w:tc>
          <w:tcPr>
            <w:tcW w:w="1101" w:type="dxa"/>
          </w:tcPr>
          <w:p w14:paraId="15156D5A" w14:textId="77777777" w:rsidR="00EF34BE" w:rsidRPr="00C307BC"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eastAsia="Times New Roman"/>
                <w:sz w:val="26"/>
                <w:szCs w:val="26"/>
              </w:rPr>
            </w:pPr>
            <w:r w:rsidRPr="00C307BC">
              <w:rPr>
                <w:rFonts w:eastAsia="Times New Roman"/>
                <w:sz w:val="26"/>
                <w:szCs w:val="26"/>
              </w:rPr>
              <w:t>12</w:t>
            </w:r>
          </w:p>
        </w:tc>
        <w:tc>
          <w:tcPr>
            <w:tcW w:w="5953" w:type="dxa"/>
          </w:tcPr>
          <w:p w14:paraId="7210C725" w14:textId="4E028E7E" w:rsidR="00EF34BE" w:rsidRPr="00C307BC" w:rsidRDefault="00EF34BE" w:rsidP="00A54A30">
            <w:pPr>
              <w:spacing w:line="288" w:lineRule="auto"/>
              <w:rPr>
                <w:rFonts w:eastAsia="Times New Roman"/>
                <w:sz w:val="26"/>
                <w:szCs w:val="26"/>
              </w:rPr>
            </w:pPr>
            <w:r w:rsidRPr="00C307BC">
              <w:rPr>
                <w:rFonts w:eastAsia="Times New Roman"/>
                <w:sz w:val="26"/>
                <w:szCs w:val="26"/>
              </w:rPr>
              <w:t>User Acceptance Testing</w:t>
            </w:r>
          </w:p>
        </w:tc>
        <w:tc>
          <w:tcPr>
            <w:tcW w:w="2567" w:type="dxa"/>
          </w:tcPr>
          <w:p w14:paraId="08B4D227" w14:textId="3E593BD2" w:rsidR="00EF34BE" w:rsidRPr="00C307BC" w:rsidRDefault="00EF34BE" w:rsidP="00EE2E43">
            <w:pPr>
              <w:spacing w:line="288" w:lineRule="auto"/>
              <w:jc w:val="center"/>
              <w:rPr>
                <w:rFonts w:eastAsia="Times New Roman"/>
                <w:sz w:val="26"/>
                <w:szCs w:val="26"/>
              </w:rPr>
            </w:pPr>
            <w:r w:rsidRPr="00C307BC">
              <w:rPr>
                <w:rFonts w:eastAsia="Times New Roman"/>
                <w:sz w:val="26"/>
                <w:szCs w:val="26"/>
              </w:rPr>
              <w:t>UAT</w:t>
            </w:r>
          </w:p>
        </w:tc>
      </w:tr>
      <w:tr w:rsidR="00635CE1" w:rsidRPr="00C307BC" w14:paraId="2A15689C" w14:textId="77777777">
        <w:trPr>
          <w:ins w:id="774" w:author="Nguyen Toan" w:date="2018-05-18T20:26:00Z"/>
        </w:trPr>
        <w:tc>
          <w:tcPr>
            <w:tcW w:w="1101" w:type="dxa"/>
          </w:tcPr>
          <w:p w14:paraId="34E1AAB7" w14:textId="2A512738" w:rsidR="00635CE1" w:rsidRPr="00C307BC" w:rsidRDefault="00635CE1"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ins w:id="775" w:author="Nguyen Toan" w:date="2018-05-18T20:26:00Z"/>
                <w:rFonts w:eastAsia="Times New Roman"/>
                <w:sz w:val="26"/>
                <w:szCs w:val="26"/>
              </w:rPr>
            </w:pPr>
            <w:ins w:id="776" w:author="Nguyen Toan" w:date="2018-05-18T20:27:00Z">
              <w:r>
                <w:rPr>
                  <w:rFonts w:eastAsia="Times New Roman"/>
                  <w:sz w:val="26"/>
                  <w:szCs w:val="26"/>
                </w:rPr>
                <w:t>13</w:t>
              </w:r>
            </w:ins>
          </w:p>
        </w:tc>
        <w:tc>
          <w:tcPr>
            <w:tcW w:w="5953" w:type="dxa"/>
          </w:tcPr>
          <w:p w14:paraId="505EFB0E" w14:textId="154244AC" w:rsidR="00635CE1" w:rsidRPr="00C307BC" w:rsidRDefault="00635CE1" w:rsidP="00A54A30">
            <w:pPr>
              <w:spacing w:line="288" w:lineRule="auto"/>
              <w:rPr>
                <w:ins w:id="777" w:author="Nguyen Toan" w:date="2018-05-18T20:26:00Z"/>
                <w:rFonts w:eastAsia="Times New Roman"/>
                <w:sz w:val="26"/>
                <w:szCs w:val="26"/>
              </w:rPr>
            </w:pPr>
            <w:ins w:id="778" w:author="Nguyen Toan" w:date="2018-05-18T20:26:00Z">
              <w:r w:rsidRPr="00C307BC">
                <w:rPr>
                  <w:rFonts w:eastAsia="Times New Roman"/>
                  <w:sz w:val="26"/>
                  <w:szCs w:val="26"/>
                </w:rPr>
                <w:t>Dis</w:t>
              </w:r>
              <w:r>
                <w:rPr>
                  <w:rFonts w:eastAsia="Times New Roman"/>
                  <w:sz w:val="26"/>
                  <w:szCs w:val="26"/>
                </w:rPr>
                <w:t>tributed Version Control System</w:t>
              </w:r>
            </w:ins>
          </w:p>
        </w:tc>
        <w:tc>
          <w:tcPr>
            <w:tcW w:w="2567" w:type="dxa"/>
          </w:tcPr>
          <w:p w14:paraId="66D23A59" w14:textId="19308F1D" w:rsidR="00635CE1" w:rsidRPr="00C307BC" w:rsidRDefault="00635CE1" w:rsidP="00EE2E43">
            <w:pPr>
              <w:spacing w:line="288" w:lineRule="auto"/>
              <w:jc w:val="center"/>
              <w:rPr>
                <w:ins w:id="779" w:author="Nguyen Toan" w:date="2018-05-18T20:26:00Z"/>
                <w:rFonts w:eastAsia="Times New Roman"/>
                <w:sz w:val="26"/>
                <w:szCs w:val="26"/>
              </w:rPr>
            </w:pPr>
            <w:ins w:id="780" w:author="Nguyen Toan" w:date="2018-05-18T20:27:00Z">
              <w:r w:rsidRPr="00C307BC">
                <w:rPr>
                  <w:rFonts w:eastAsia="Times New Roman"/>
                  <w:sz w:val="26"/>
                  <w:szCs w:val="26"/>
                </w:rPr>
                <w:t>DVCS</w:t>
              </w:r>
            </w:ins>
          </w:p>
        </w:tc>
      </w:tr>
    </w:tbl>
    <w:p w14:paraId="33E5F3DB" w14:textId="77777777" w:rsidR="006F117B" w:rsidRPr="00C307BC" w:rsidRDefault="006F117B" w:rsidP="00A54A30">
      <w:pPr>
        <w:spacing w:line="288" w:lineRule="auto"/>
        <w:jc w:val="center"/>
        <w:rPr>
          <w:rFonts w:eastAsia="Times New Roman"/>
          <w:b/>
          <w:sz w:val="26"/>
          <w:szCs w:val="26"/>
        </w:rPr>
      </w:pPr>
    </w:p>
    <w:p w14:paraId="17C8F28D" w14:textId="77777777" w:rsidR="006F117B" w:rsidRPr="00C307BC" w:rsidRDefault="006F117B"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p>
    <w:p w14:paraId="130DC479" w14:textId="77777777" w:rsidR="006F117B" w:rsidRPr="00C307BC" w:rsidRDefault="00994B39" w:rsidP="00A54A30">
      <w:pPr>
        <w:widowControl w:val="0"/>
        <w:spacing w:line="288" w:lineRule="auto"/>
        <w:rPr>
          <w:rFonts w:eastAsia="Times New Roman"/>
          <w:b/>
          <w:sz w:val="26"/>
          <w:szCs w:val="26"/>
        </w:rPr>
        <w:sectPr w:rsidR="006F117B" w:rsidRPr="00C307BC">
          <w:type w:val="continuous"/>
          <w:pgSz w:w="12240" w:h="15840"/>
          <w:pgMar w:top="1134" w:right="1134" w:bottom="1134" w:left="1701" w:header="0" w:footer="720" w:gutter="0"/>
          <w:cols w:space="720"/>
        </w:sectPr>
      </w:pPr>
      <w:bookmarkStart w:id="781" w:name="_4ym91ajlyho9" w:colFirst="0" w:colLast="0"/>
      <w:bookmarkEnd w:id="781"/>
      <w:r w:rsidRPr="00C307BC">
        <w:rPr>
          <w:sz w:val="26"/>
          <w:szCs w:val="26"/>
        </w:rPr>
        <w:br w:type="page"/>
      </w:r>
    </w:p>
    <w:p w14:paraId="123700BF" w14:textId="7ED1B116" w:rsidR="00520869" w:rsidRPr="00C307BC" w:rsidRDefault="004B3102" w:rsidP="00966627">
      <w:pPr>
        <w:pStyle w:val="Heading1"/>
        <w:jc w:val="center"/>
        <w:rPr>
          <w:rFonts w:ascii="Times New Roman" w:hAnsi="Times New Roman" w:cs="Times New Roman"/>
          <w:b/>
          <w:sz w:val="26"/>
          <w:szCs w:val="26"/>
        </w:rPr>
      </w:pPr>
      <w:bookmarkStart w:id="782" w:name="_Toc514450046"/>
      <w:r w:rsidRPr="00C307BC">
        <w:rPr>
          <w:rFonts w:ascii="Times New Roman" w:eastAsia="Times New Roman" w:hAnsi="Times New Roman" w:cs="Times New Roman"/>
          <w:b/>
          <w:sz w:val="26"/>
          <w:szCs w:val="26"/>
        </w:rPr>
        <w:lastRenderedPageBreak/>
        <w:t>DANH MỤC CÁC HÌNH VẼ, ĐỒ THỊ</w:t>
      </w:r>
      <w:bookmarkEnd w:id="782"/>
    </w:p>
    <w:p w14:paraId="63281720" w14:textId="1FCA0FDC" w:rsidR="00B04AB1" w:rsidRPr="0031210A" w:rsidRDefault="00B04AB1" w:rsidP="00A54A30">
      <w:pPr>
        <w:spacing w:line="288" w:lineRule="auto"/>
        <w:rPr>
          <w:sz w:val="26"/>
          <w:szCs w:val="26"/>
        </w:rPr>
      </w:pPr>
    </w:p>
    <w:p w14:paraId="72B0090B" w14:textId="77777777" w:rsidR="007C756F" w:rsidRPr="0031210A" w:rsidRDefault="007F0E4B">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Fonts w:ascii="Times New Roman" w:eastAsia="Times New Roman" w:hAnsi="Times New Roman" w:cs="Times New Roman"/>
          <w:b/>
          <w:sz w:val="26"/>
          <w:szCs w:val="26"/>
        </w:rPr>
        <w:fldChar w:fldCharType="begin"/>
      </w:r>
      <w:r w:rsidRPr="0031210A">
        <w:rPr>
          <w:rFonts w:ascii="Times New Roman" w:eastAsia="Times New Roman" w:hAnsi="Times New Roman" w:cs="Times New Roman"/>
          <w:b/>
          <w:sz w:val="26"/>
          <w:szCs w:val="26"/>
        </w:rPr>
        <w:instrText xml:space="preserve"> TOC \h \z \c "H</w:instrText>
      </w:r>
      <w:r w:rsidRPr="0031210A">
        <w:rPr>
          <w:rFonts w:ascii="Times New Roman" w:eastAsia="Calibri" w:hAnsi="Times New Roman" w:cs="Times New Roman"/>
          <w:b/>
          <w:sz w:val="26"/>
          <w:szCs w:val="26"/>
        </w:rPr>
        <w:instrText xml:space="preserve">ình" </w:instrText>
      </w:r>
      <w:r w:rsidRPr="0031210A">
        <w:rPr>
          <w:rFonts w:ascii="Times New Roman" w:eastAsia="Times New Roman" w:hAnsi="Times New Roman" w:cs="Times New Roman"/>
          <w:b/>
          <w:sz w:val="26"/>
          <w:szCs w:val="26"/>
        </w:rPr>
        <w:fldChar w:fldCharType="separate"/>
      </w:r>
      <w:r w:rsidR="007C756F" w:rsidRPr="0031210A">
        <w:rPr>
          <w:rStyle w:val="Hyperlink"/>
          <w:rFonts w:ascii="Times New Roman" w:hAnsi="Times New Roman" w:cs="Times New Roman"/>
          <w:noProof/>
          <w:sz w:val="26"/>
          <w:szCs w:val="26"/>
        </w:rPr>
        <w:fldChar w:fldCharType="begin"/>
      </w:r>
      <w:r w:rsidR="007C756F" w:rsidRPr="0031210A">
        <w:rPr>
          <w:rStyle w:val="Hyperlink"/>
          <w:rFonts w:ascii="Times New Roman" w:hAnsi="Times New Roman" w:cs="Times New Roman"/>
          <w:noProof/>
          <w:sz w:val="26"/>
          <w:szCs w:val="26"/>
        </w:rPr>
        <w:instrText xml:space="preserve"> </w:instrText>
      </w:r>
      <w:r w:rsidR="007C756F" w:rsidRPr="0031210A">
        <w:rPr>
          <w:rFonts w:ascii="Times New Roman" w:hAnsi="Times New Roman" w:cs="Times New Roman"/>
          <w:noProof/>
          <w:sz w:val="26"/>
          <w:szCs w:val="26"/>
        </w:rPr>
        <w:instrText>HYPERLINK \l "_Toc514445849"</w:instrText>
      </w:r>
      <w:r w:rsidR="007C756F" w:rsidRPr="0031210A">
        <w:rPr>
          <w:rStyle w:val="Hyperlink"/>
          <w:rFonts w:ascii="Times New Roman" w:hAnsi="Times New Roman" w:cs="Times New Roman"/>
          <w:noProof/>
          <w:sz w:val="26"/>
          <w:szCs w:val="26"/>
        </w:rPr>
        <w:instrText xml:space="preserve"> </w:instrText>
      </w:r>
      <w:r w:rsidR="007C756F" w:rsidRPr="0031210A">
        <w:rPr>
          <w:rStyle w:val="Hyperlink"/>
          <w:rFonts w:ascii="Times New Roman" w:hAnsi="Times New Roman" w:cs="Times New Roman"/>
          <w:noProof/>
          <w:sz w:val="26"/>
          <w:szCs w:val="26"/>
        </w:rPr>
        <w:fldChar w:fldCharType="separate"/>
      </w:r>
      <w:r w:rsidR="007C756F" w:rsidRPr="0031210A">
        <w:rPr>
          <w:rStyle w:val="Hyperlink"/>
          <w:rFonts w:ascii="Times New Roman" w:hAnsi="Times New Roman" w:cs="Times New Roman"/>
          <w:noProof/>
          <w:sz w:val="26"/>
          <w:szCs w:val="26"/>
        </w:rPr>
        <w:t>Hình 1.1: Các công nghệ trong hệ thống SOA</w:t>
      </w:r>
      <w:r w:rsidR="007C756F" w:rsidRPr="0031210A">
        <w:rPr>
          <w:rFonts w:ascii="Times New Roman" w:hAnsi="Times New Roman" w:cs="Times New Roman"/>
          <w:noProof/>
          <w:webHidden/>
          <w:sz w:val="26"/>
          <w:szCs w:val="26"/>
        </w:rPr>
        <w:tab/>
      </w:r>
      <w:r w:rsidR="007C756F" w:rsidRPr="0031210A">
        <w:rPr>
          <w:rFonts w:ascii="Times New Roman" w:hAnsi="Times New Roman" w:cs="Times New Roman"/>
          <w:noProof/>
          <w:webHidden/>
          <w:sz w:val="26"/>
          <w:szCs w:val="26"/>
        </w:rPr>
        <w:fldChar w:fldCharType="begin"/>
      </w:r>
      <w:r w:rsidR="007C756F" w:rsidRPr="0031210A">
        <w:rPr>
          <w:rFonts w:ascii="Times New Roman" w:hAnsi="Times New Roman" w:cs="Times New Roman"/>
          <w:noProof/>
          <w:webHidden/>
          <w:sz w:val="26"/>
          <w:szCs w:val="26"/>
        </w:rPr>
        <w:instrText xml:space="preserve"> PAGEREF _Toc514445849 \h </w:instrText>
      </w:r>
      <w:r w:rsidR="007C756F" w:rsidRPr="0031210A">
        <w:rPr>
          <w:rFonts w:ascii="Times New Roman" w:hAnsi="Times New Roman" w:cs="Times New Roman"/>
          <w:noProof/>
          <w:webHidden/>
          <w:sz w:val="26"/>
          <w:szCs w:val="26"/>
        </w:rPr>
      </w:r>
      <w:r w:rsidR="007C756F" w:rsidRPr="0031210A">
        <w:rPr>
          <w:rFonts w:ascii="Times New Roman" w:hAnsi="Times New Roman" w:cs="Times New Roman"/>
          <w:noProof/>
          <w:webHidden/>
          <w:sz w:val="26"/>
          <w:szCs w:val="26"/>
        </w:rPr>
        <w:fldChar w:fldCharType="separate"/>
      </w:r>
      <w:ins w:id="783" w:author="Nguyen Toan" w:date="2018-05-18T22:37:00Z">
        <w:r w:rsidR="00463BB5">
          <w:rPr>
            <w:rFonts w:ascii="Times New Roman" w:hAnsi="Times New Roman" w:cs="Times New Roman"/>
            <w:noProof/>
            <w:webHidden/>
            <w:sz w:val="26"/>
            <w:szCs w:val="26"/>
          </w:rPr>
          <w:t>13</w:t>
        </w:r>
      </w:ins>
      <w:del w:id="784" w:author="Nguyen Toan" w:date="2018-05-18T22:37:00Z">
        <w:r w:rsidR="007C756F" w:rsidRPr="0031210A" w:rsidDel="00463BB5">
          <w:rPr>
            <w:rFonts w:ascii="Times New Roman" w:hAnsi="Times New Roman" w:cs="Times New Roman"/>
            <w:noProof/>
            <w:webHidden/>
            <w:sz w:val="26"/>
            <w:szCs w:val="26"/>
          </w:rPr>
          <w:delText>13</w:delText>
        </w:r>
      </w:del>
      <w:r w:rsidR="007C756F" w:rsidRPr="0031210A">
        <w:rPr>
          <w:rFonts w:ascii="Times New Roman" w:hAnsi="Times New Roman" w:cs="Times New Roman"/>
          <w:noProof/>
          <w:webHidden/>
          <w:sz w:val="26"/>
          <w:szCs w:val="26"/>
        </w:rPr>
        <w:fldChar w:fldCharType="end"/>
      </w:r>
      <w:r w:rsidR="007C756F" w:rsidRPr="0031210A">
        <w:rPr>
          <w:rStyle w:val="Hyperlink"/>
          <w:rFonts w:ascii="Times New Roman" w:hAnsi="Times New Roman" w:cs="Times New Roman"/>
          <w:noProof/>
          <w:sz w:val="26"/>
          <w:szCs w:val="26"/>
        </w:rPr>
        <w:fldChar w:fldCharType="end"/>
      </w:r>
    </w:p>
    <w:p w14:paraId="6657CF8C"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1.2. Kiến trúc hệ thống nền tảng trục tích hợp</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85" w:author="Nguyen Toan" w:date="2018-05-18T22:37:00Z">
        <w:r w:rsidR="00463BB5">
          <w:rPr>
            <w:rFonts w:ascii="Times New Roman" w:hAnsi="Times New Roman" w:cs="Times New Roman"/>
            <w:noProof/>
            <w:webHidden/>
            <w:sz w:val="26"/>
            <w:szCs w:val="26"/>
          </w:rPr>
          <w:t>14</w:t>
        </w:r>
      </w:ins>
      <w:del w:id="786" w:author="Nguyen Toan" w:date="2018-05-18T22:37:00Z">
        <w:r w:rsidRPr="0031210A" w:rsidDel="00463BB5">
          <w:rPr>
            <w:rFonts w:ascii="Times New Roman" w:hAnsi="Times New Roman" w:cs="Times New Roman"/>
            <w:noProof/>
            <w:webHidden/>
            <w:sz w:val="26"/>
            <w:szCs w:val="26"/>
          </w:rPr>
          <w:delText>14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51C2251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iCs/>
          <w:noProof/>
          <w:sz w:val="26"/>
          <w:szCs w:val="26"/>
        </w:rPr>
        <w:t xml:space="preserve">Hình </w:t>
      </w:r>
      <w:r w:rsidRPr="0031210A">
        <w:rPr>
          <w:rStyle w:val="Hyperlink"/>
          <w:rFonts w:ascii="Times New Roman" w:hAnsi="Times New Roman" w:cs="Times New Roman"/>
          <w:noProof/>
          <w:sz w:val="26"/>
          <w:szCs w:val="26"/>
        </w:rPr>
        <w:t>1.3</w:t>
      </w:r>
      <w:r w:rsidRPr="0031210A">
        <w:rPr>
          <w:rStyle w:val="Hyperlink"/>
          <w:rFonts w:ascii="Times New Roman" w:hAnsi="Times New Roman" w:cs="Times New Roman"/>
          <w:iCs/>
          <w:noProof/>
          <w:sz w:val="26"/>
          <w:szCs w:val="26"/>
        </w:rPr>
        <w:t>: Nền tảng tích hợp cho doanh nghiệp</w:t>
      </w:r>
      <w:r w:rsidRPr="0031210A">
        <w:rPr>
          <w:rStyle w:val="Hyperlink"/>
          <w:rFonts w:ascii="Times New Roman" w:hAnsi="Times New Roman" w:cs="Times New Roman"/>
          <w:noProof/>
          <w:sz w:val="26"/>
          <w:szCs w:val="26"/>
          <w:lang w:val="en-US"/>
        </w:rPr>
        <w:t xml:space="preserve"> [8]</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87" w:author="Nguyen Toan" w:date="2018-05-18T22:37:00Z">
        <w:r w:rsidR="00463BB5">
          <w:rPr>
            <w:rFonts w:ascii="Times New Roman" w:hAnsi="Times New Roman" w:cs="Times New Roman"/>
            <w:noProof/>
            <w:webHidden/>
            <w:sz w:val="26"/>
            <w:szCs w:val="26"/>
          </w:rPr>
          <w:t>16</w:t>
        </w:r>
      </w:ins>
      <w:del w:id="788" w:author="Nguyen Toan" w:date="2018-05-18T22:37:00Z">
        <w:r w:rsidRPr="0031210A" w:rsidDel="00463BB5">
          <w:rPr>
            <w:rFonts w:ascii="Times New Roman" w:hAnsi="Times New Roman" w:cs="Times New Roman"/>
            <w:noProof/>
            <w:webHidden/>
            <w:sz w:val="26"/>
            <w:szCs w:val="26"/>
          </w:rPr>
          <w:delText>16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014FD0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 xml:space="preserve">Hình 1.4: Kiến trúc MuleESB </w:t>
      </w:r>
      <w:r w:rsidRPr="0031210A">
        <w:rPr>
          <w:rStyle w:val="Hyperlink"/>
          <w:rFonts w:ascii="Times New Roman" w:hAnsi="Times New Roman" w:cs="Times New Roman"/>
          <w:noProof/>
          <w:sz w:val="26"/>
          <w:szCs w:val="26"/>
          <w:lang w:val="en-US"/>
        </w:rPr>
        <w:t>[6]</w:t>
      </w:r>
      <w:r w:rsidRPr="0031210A">
        <w:rPr>
          <w:rStyle w:val="Hyperlink"/>
          <w:rFonts w:ascii="Times New Roman" w:hAnsi="Times New Roman" w:cs="Times New Roman"/>
          <w:noProof/>
          <w:sz w:val="26"/>
          <w:szCs w:val="26"/>
        </w:rPr>
        <w: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89" w:author="Nguyen Toan" w:date="2018-05-18T22:37:00Z">
        <w:r w:rsidR="00463BB5">
          <w:rPr>
            <w:rFonts w:ascii="Times New Roman" w:hAnsi="Times New Roman" w:cs="Times New Roman"/>
            <w:noProof/>
            <w:webHidden/>
            <w:sz w:val="26"/>
            <w:szCs w:val="26"/>
          </w:rPr>
          <w:t>17</w:t>
        </w:r>
      </w:ins>
      <w:del w:id="790" w:author="Nguyen Toan" w:date="2018-05-18T22:37:00Z">
        <w:r w:rsidRPr="0031210A" w:rsidDel="00463BB5">
          <w:rPr>
            <w:rFonts w:ascii="Times New Roman" w:hAnsi="Times New Roman" w:cs="Times New Roman"/>
            <w:noProof/>
            <w:webHidden/>
            <w:sz w:val="26"/>
            <w:szCs w:val="26"/>
          </w:rPr>
          <w:delText>17</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03AE48E"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1.5. Mô hình luồng xử lý trên MuleESB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1" w:author="Nguyen Toan" w:date="2018-05-18T22:37:00Z">
        <w:r w:rsidR="00463BB5">
          <w:rPr>
            <w:rFonts w:ascii="Times New Roman" w:hAnsi="Times New Roman" w:cs="Times New Roman"/>
            <w:noProof/>
            <w:webHidden/>
            <w:sz w:val="26"/>
            <w:szCs w:val="26"/>
          </w:rPr>
          <w:t>18</w:t>
        </w:r>
      </w:ins>
      <w:del w:id="792" w:author="Nguyen Toan" w:date="2018-05-18T22:37:00Z">
        <w:r w:rsidRPr="0031210A" w:rsidDel="00463BB5">
          <w:rPr>
            <w:rFonts w:ascii="Times New Roman" w:hAnsi="Times New Roman" w:cs="Times New Roman"/>
            <w:noProof/>
            <w:webHidden/>
            <w:sz w:val="26"/>
            <w:szCs w:val="26"/>
          </w:rPr>
          <w:delText>18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E5F0995"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1.6. Kiến trúc hệ thống IB cũ</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3" w:author="Nguyen Toan" w:date="2018-05-18T22:37:00Z">
        <w:r w:rsidR="00463BB5">
          <w:rPr>
            <w:rFonts w:ascii="Times New Roman" w:hAnsi="Times New Roman" w:cs="Times New Roman"/>
            <w:noProof/>
            <w:webHidden/>
            <w:sz w:val="26"/>
            <w:szCs w:val="26"/>
          </w:rPr>
          <w:t>19</w:t>
        </w:r>
      </w:ins>
      <w:del w:id="794" w:author="Nguyen Toan" w:date="2018-05-18T22:37:00Z">
        <w:r w:rsidRPr="0031210A" w:rsidDel="00463BB5">
          <w:rPr>
            <w:rFonts w:ascii="Times New Roman" w:hAnsi="Times New Roman" w:cs="Times New Roman"/>
            <w:noProof/>
            <w:webHidden/>
            <w:sz w:val="26"/>
            <w:szCs w:val="26"/>
          </w:rPr>
          <w:delText>19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EFF657B"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1.7. Kiến trúc hệ thống IB mới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5" w:author="Nguyen Toan" w:date="2018-05-18T22:37:00Z">
        <w:r w:rsidR="00463BB5">
          <w:rPr>
            <w:rFonts w:ascii="Times New Roman" w:hAnsi="Times New Roman" w:cs="Times New Roman"/>
            <w:noProof/>
            <w:webHidden/>
            <w:sz w:val="26"/>
            <w:szCs w:val="26"/>
          </w:rPr>
          <w:t>20</w:t>
        </w:r>
      </w:ins>
      <w:del w:id="796" w:author="Nguyen Toan" w:date="2018-05-18T22:37:00Z">
        <w:r w:rsidRPr="0031210A" w:rsidDel="00463BB5">
          <w:rPr>
            <w:rFonts w:ascii="Times New Roman" w:hAnsi="Times New Roman" w:cs="Times New Roman"/>
            <w:noProof/>
            <w:webHidden/>
            <w:sz w:val="26"/>
            <w:szCs w:val="26"/>
          </w:rPr>
          <w:delText>20</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6E4FD0C"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1.8: Quy trình tích hợp liên tục</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7" w:author="Nguyen Toan" w:date="2018-05-18T22:37:00Z">
        <w:r w:rsidR="00463BB5">
          <w:rPr>
            <w:rFonts w:ascii="Times New Roman" w:hAnsi="Times New Roman" w:cs="Times New Roman"/>
            <w:noProof/>
            <w:webHidden/>
            <w:sz w:val="26"/>
            <w:szCs w:val="26"/>
          </w:rPr>
          <w:t>21</w:t>
        </w:r>
      </w:ins>
      <w:del w:id="798" w:author="Nguyen Toan" w:date="2018-05-18T22:37:00Z">
        <w:r w:rsidRPr="0031210A" w:rsidDel="00463BB5">
          <w:rPr>
            <w:rFonts w:ascii="Times New Roman" w:hAnsi="Times New Roman" w:cs="Times New Roman"/>
            <w:noProof/>
            <w:webHidden/>
            <w:sz w:val="26"/>
            <w:szCs w:val="26"/>
          </w:rPr>
          <w:delText>21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9CC7545"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1.9: Quy trình chuyển giao liên tục</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799" w:author="Nguyen Toan" w:date="2018-05-18T22:37:00Z">
        <w:r w:rsidR="00463BB5">
          <w:rPr>
            <w:rFonts w:ascii="Times New Roman" w:hAnsi="Times New Roman" w:cs="Times New Roman"/>
            <w:noProof/>
            <w:webHidden/>
            <w:sz w:val="26"/>
            <w:szCs w:val="26"/>
          </w:rPr>
          <w:t>22</w:t>
        </w:r>
      </w:ins>
      <w:del w:id="800" w:author="Nguyen Toan" w:date="2018-05-18T22:37:00Z">
        <w:r w:rsidRPr="0031210A" w:rsidDel="00463BB5">
          <w:rPr>
            <w:rFonts w:ascii="Times New Roman" w:hAnsi="Times New Roman" w:cs="Times New Roman"/>
            <w:noProof/>
            <w:webHidden/>
            <w:sz w:val="26"/>
            <w:szCs w:val="26"/>
          </w:rPr>
          <w:delText>22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3BBD5F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1.10: Dòng triển khai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1" w:author="Nguyen Toan" w:date="2018-05-18T22:37:00Z">
        <w:r w:rsidR="00463BB5">
          <w:rPr>
            <w:rFonts w:ascii="Times New Roman" w:hAnsi="Times New Roman" w:cs="Times New Roman"/>
            <w:noProof/>
            <w:webHidden/>
            <w:sz w:val="26"/>
            <w:szCs w:val="26"/>
          </w:rPr>
          <w:t>22</w:t>
        </w:r>
      </w:ins>
      <w:del w:id="802" w:author="Nguyen Toan" w:date="2018-05-18T22:37:00Z">
        <w:r w:rsidRPr="0031210A" w:rsidDel="00463BB5">
          <w:rPr>
            <w:rFonts w:ascii="Times New Roman" w:hAnsi="Times New Roman" w:cs="Times New Roman"/>
            <w:noProof/>
            <w:webHidden/>
            <w:sz w:val="26"/>
            <w:szCs w:val="26"/>
          </w:rPr>
          <w:delText>22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380B84C0"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"_Toc514445859"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 xml:space="preserve">Hình 1.11: Mô hình hoạt động của DVCS </w:t>
      </w:r>
      <w:r w:rsidRPr="0031210A">
        <w:rPr>
          <w:rStyle w:val="Hyperlink"/>
          <w:rFonts w:ascii="Times New Roman" w:hAnsi="Times New Roman" w:cs="Times New Roman"/>
          <w:noProof/>
          <w:sz w:val="26"/>
          <w:szCs w:val="26"/>
          <w:lang w:val="en-US"/>
        </w:rPr>
        <w:t>[10]</w:t>
      </w:r>
      <w:r w:rsidRPr="0031210A">
        <w:rPr>
          <w:rStyle w:val="Hyperlink"/>
          <w:rFonts w:ascii="Times New Roman" w:hAnsi="Times New Roman" w:cs="Times New Roman"/>
          <w:noProof/>
          <w:sz w:val="26"/>
          <w:szCs w:val="26"/>
        </w:rPr>
        <w: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_Toc514445859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3" w:author="Nguyen Toan" w:date="2018-05-18T22:37:00Z">
        <w:r w:rsidR="00463BB5">
          <w:rPr>
            <w:rFonts w:ascii="Times New Roman" w:hAnsi="Times New Roman" w:cs="Times New Roman"/>
            <w:noProof/>
            <w:webHidden/>
            <w:sz w:val="26"/>
            <w:szCs w:val="26"/>
          </w:rPr>
          <w:t>23</w:t>
        </w:r>
      </w:ins>
      <w:del w:id="804" w:author="Nguyen Toan" w:date="2018-05-18T22:37:00Z">
        <w:r w:rsidRPr="0031210A" w:rsidDel="00463BB5">
          <w:rPr>
            <w:rFonts w:ascii="Times New Roman" w:hAnsi="Times New Roman" w:cs="Times New Roman"/>
            <w:noProof/>
            <w:webHidden/>
            <w:sz w:val="26"/>
            <w:szCs w:val="26"/>
          </w:rPr>
          <w:delText>23</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CF0797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1.12: Cấu trúc tổ chức kho mã nguồn trên Git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5" w:author="Nguyen Toan" w:date="2018-05-18T22:37:00Z">
        <w:r w:rsidR="00463BB5">
          <w:rPr>
            <w:rFonts w:ascii="Times New Roman" w:hAnsi="Times New Roman" w:cs="Times New Roman"/>
            <w:noProof/>
            <w:webHidden/>
            <w:sz w:val="26"/>
            <w:szCs w:val="26"/>
          </w:rPr>
          <w:t>24</w:t>
        </w:r>
      </w:ins>
      <w:del w:id="806" w:author="Nguyen Toan" w:date="2018-05-18T22:37:00Z">
        <w:r w:rsidRPr="0031210A" w:rsidDel="00463BB5">
          <w:rPr>
            <w:rFonts w:ascii="Times New Roman" w:hAnsi="Times New Roman" w:cs="Times New Roman"/>
            <w:noProof/>
            <w:webHidden/>
            <w:sz w:val="26"/>
            <w:szCs w:val="26"/>
          </w:rPr>
          <w:delText>24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06FA6AA"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1.13: Các dòng lệnh trên Git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7" w:author="Nguyen Toan" w:date="2018-05-18T22:37:00Z">
        <w:r w:rsidR="00463BB5">
          <w:rPr>
            <w:rFonts w:ascii="Times New Roman" w:hAnsi="Times New Roman" w:cs="Times New Roman"/>
            <w:noProof/>
            <w:webHidden/>
            <w:sz w:val="26"/>
            <w:szCs w:val="26"/>
          </w:rPr>
          <w:t>24</w:t>
        </w:r>
      </w:ins>
      <w:del w:id="808" w:author="Nguyen Toan" w:date="2018-05-18T22:37:00Z">
        <w:r w:rsidRPr="0031210A" w:rsidDel="00463BB5">
          <w:rPr>
            <w:rFonts w:ascii="Times New Roman" w:hAnsi="Times New Roman" w:cs="Times New Roman"/>
            <w:noProof/>
            <w:webHidden/>
            <w:sz w:val="26"/>
            <w:szCs w:val="26"/>
          </w:rPr>
          <w:delText>24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6598D9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1.14: Quản lý mã nguồn sử dụng Maven</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09" w:author="Nguyen Toan" w:date="2018-05-18T22:37:00Z">
        <w:r w:rsidR="00463BB5">
          <w:rPr>
            <w:rFonts w:ascii="Times New Roman" w:hAnsi="Times New Roman" w:cs="Times New Roman"/>
            <w:noProof/>
            <w:webHidden/>
            <w:sz w:val="26"/>
            <w:szCs w:val="26"/>
          </w:rPr>
          <w:t>25</w:t>
        </w:r>
      </w:ins>
      <w:del w:id="810" w:author="Nguyen Toan" w:date="2018-05-18T22:37:00Z">
        <w:r w:rsidRPr="0031210A" w:rsidDel="00463BB5">
          <w:rPr>
            <w:rFonts w:ascii="Times New Roman" w:hAnsi="Times New Roman" w:cs="Times New Roman"/>
            <w:noProof/>
            <w:webHidden/>
            <w:sz w:val="26"/>
            <w:szCs w:val="26"/>
          </w:rPr>
          <w:delText>25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499BEC8"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1.15: Màn hình chính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1" w:author="Nguyen Toan" w:date="2018-05-18T22:37:00Z">
        <w:r w:rsidR="00463BB5">
          <w:rPr>
            <w:rFonts w:ascii="Times New Roman" w:hAnsi="Times New Roman" w:cs="Times New Roman"/>
            <w:noProof/>
            <w:webHidden/>
            <w:sz w:val="26"/>
            <w:szCs w:val="26"/>
          </w:rPr>
          <w:t>26</w:t>
        </w:r>
      </w:ins>
      <w:del w:id="812" w:author="Nguyen Toan" w:date="2018-05-18T22:37:00Z">
        <w:r w:rsidRPr="0031210A" w:rsidDel="00463BB5">
          <w:rPr>
            <w:rFonts w:ascii="Times New Roman" w:hAnsi="Times New Roman" w:cs="Times New Roman"/>
            <w:noProof/>
            <w:webHidden/>
            <w:sz w:val="26"/>
            <w:szCs w:val="26"/>
          </w:rPr>
          <w:delText>26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938F244"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1.16: Cấu hình tùy chỉnh của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3" w:author="Nguyen Toan" w:date="2018-05-18T22:37:00Z">
        <w:r w:rsidR="00463BB5">
          <w:rPr>
            <w:rFonts w:ascii="Times New Roman" w:hAnsi="Times New Roman" w:cs="Times New Roman"/>
            <w:noProof/>
            <w:webHidden/>
            <w:sz w:val="26"/>
            <w:szCs w:val="26"/>
          </w:rPr>
          <w:t>27</w:t>
        </w:r>
      </w:ins>
      <w:del w:id="814" w:author="Nguyen Toan" w:date="2018-05-18T22:37:00Z">
        <w:r w:rsidRPr="0031210A" w:rsidDel="00463BB5">
          <w:rPr>
            <w:rFonts w:ascii="Times New Roman" w:hAnsi="Times New Roman" w:cs="Times New Roman"/>
            <w:noProof/>
            <w:webHidden/>
            <w:sz w:val="26"/>
            <w:szCs w:val="26"/>
          </w:rPr>
          <w:delText>27</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8B32553"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1.17: Quản lý plugins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5" w:author="Nguyen Toan" w:date="2018-05-18T22:37:00Z">
        <w:r w:rsidR="00463BB5">
          <w:rPr>
            <w:rFonts w:ascii="Times New Roman" w:hAnsi="Times New Roman" w:cs="Times New Roman"/>
            <w:noProof/>
            <w:webHidden/>
            <w:sz w:val="26"/>
            <w:szCs w:val="26"/>
          </w:rPr>
          <w:t>28</w:t>
        </w:r>
      </w:ins>
      <w:del w:id="816" w:author="Nguyen Toan" w:date="2018-05-18T22:37:00Z">
        <w:r w:rsidRPr="0031210A" w:rsidDel="00463BB5">
          <w:rPr>
            <w:rFonts w:ascii="Times New Roman" w:hAnsi="Times New Roman" w:cs="Times New Roman"/>
            <w:noProof/>
            <w:webHidden/>
            <w:sz w:val="26"/>
            <w:szCs w:val="26"/>
          </w:rPr>
          <w:delText>28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BAB962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1.18: Thông tin hệ thống của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7" w:author="Nguyen Toan" w:date="2018-05-18T22:37:00Z">
        <w:r w:rsidR="00463BB5">
          <w:rPr>
            <w:rFonts w:ascii="Times New Roman" w:hAnsi="Times New Roman" w:cs="Times New Roman"/>
            <w:noProof/>
            <w:webHidden/>
            <w:sz w:val="26"/>
            <w:szCs w:val="26"/>
          </w:rPr>
          <w:t>28</w:t>
        </w:r>
      </w:ins>
      <w:del w:id="818" w:author="Nguyen Toan" w:date="2018-05-18T22:37:00Z">
        <w:r w:rsidRPr="0031210A" w:rsidDel="00463BB5">
          <w:rPr>
            <w:rFonts w:ascii="Times New Roman" w:hAnsi="Times New Roman" w:cs="Times New Roman"/>
            <w:noProof/>
            <w:webHidden/>
            <w:sz w:val="26"/>
            <w:szCs w:val="26"/>
          </w:rPr>
          <w:delText>28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0AB339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1.19: Sơ đồ các cấp độ kiểm thử</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19" w:author="Nguyen Toan" w:date="2018-05-18T22:37:00Z">
        <w:r w:rsidR="00463BB5">
          <w:rPr>
            <w:rFonts w:ascii="Times New Roman" w:hAnsi="Times New Roman" w:cs="Times New Roman"/>
            <w:noProof/>
            <w:webHidden/>
            <w:sz w:val="26"/>
            <w:szCs w:val="26"/>
          </w:rPr>
          <w:t>31</w:t>
        </w:r>
      </w:ins>
      <w:del w:id="820" w:author="Nguyen Toan" w:date="2018-05-18T22:37:00Z">
        <w:r w:rsidRPr="0031210A" w:rsidDel="00463BB5">
          <w:rPr>
            <w:rFonts w:ascii="Times New Roman" w:hAnsi="Times New Roman" w:cs="Times New Roman"/>
            <w:noProof/>
            <w:webHidden/>
            <w:sz w:val="26"/>
            <w:szCs w:val="26"/>
          </w:rPr>
          <w:delText>31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2E66218"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2.1: Tham số trên Postman</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1" w:author="Nguyen Toan" w:date="2018-05-18T22:37:00Z">
        <w:r w:rsidR="00463BB5">
          <w:rPr>
            <w:rFonts w:ascii="Times New Roman" w:hAnsi="Times New Roman" w:cs="Times New Roman"/>
            <w:noProof/>
            <w:webHidden/>
            <w:sz w:val="26"/>
            <w:szCs w:val="26"/>
          </w:rPr>
          <w:t>35</w:t>
        </w:r>
      </w:ins>
      <w:del w:id="822" w:author="Nguyen Toan" w:date="2018-05-18T22:37:00Z">
        <w:r w:rsidRPr="0031210A" w:rsidDel="00463BB5">
          <w:rPr>
            <w:rFonts w:ascii="Times New Roman" w:hAnsi="Times New Roman" w:cs="Times New Roman"/>
            <w:noProof/>
            <w:webHidden/>
            <w:sz w:val="26"/>
            <w:szCs w:val="26"/>
          </w:rPr>
          <w:delText>35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B4E2EE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"_Toc514445869"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2.2: Mã nguồn gọi API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_Toc514445869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3" w:author="Nguyen Toan" w:date="2018-05-18T22:37:00Z">
        <w:r w:rsidR="00463BB5">
          <w:rPr>
            <w:rFonts w:ascii="Times New Roman" w:hAnsi="Times New Roman" w:cs="Times New Roman"/>
            <w:noProof/>
            <w:webHidden/>
            <w:sz w:val="26"/>
            <w:szCs w:val="26"/>
          </w:rPr>
          <w:t>35</w:t>
        </w:r>
      </w:ins>
      <w:del w:id="824" w:author="Nguyen Toan" w:date="2018-05-18T22:37:00Z">
        <w:r w:rsidRPr="0031210A" w:rsidDel="00463BB5">
          <w:rPr>
            <w:rFonts w:ascii="Times New Roman" w:hAnsi="Times New Roman" w:cs="Times New Roman"/>
            <w:noProof/>
            <w:webHidden/>
            <w:sz w:val="26"/>
            <w:szCs w:val="26"/>
          </w:rPr>
          <w:delText>35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5169207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2.3: Quản lý các lời gọi API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5" w:author="Nguyen Toan" w:date="2018-05-18T22:37:00Z">
        <w:r w:rsidR="00463BB5">
          <w:rPr>
            <w:rFonts w:ascii="Times New Roman" w:hAnsi="Times New Roman" w:cs="Times New Roman"/>
            <w:noProof/>
            <w:webHidden/>
            <w:sz w:val="26"/>
            <w:szCs w:val="26"/>
          </w:rPr>
          <w:t>36</w:t>
        </w:r>
      </w:ins>
      <w:del w:id="826" w:author="Nguyen Toan" w:date="2018-05-18T22:37:00Z">
        <w:r w:rsidRPr="0031210A" w:rsidDel="00463BB5">
          <w:rPr>
            <w:rFonts w:ascii="Times New Roman" w:hAnsi="Times New Roman" w:cs="Times New Roman"/>
            <w:noProof/>
            <w:webHidden/>
            <w:sz w:val="26"/>
            <w:szCs w:val="26"/>
          </w:rPr>
          <w:delText>36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90F4DF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2.4: Lời gọi API trên SOAPUI</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7" w:author="Nguyen Toan" w:date="2018-05-18T22:37:00Z">
        <w:r w:rsidR="00463BB5">
          <w:rPr>
            <w:rFonts w:ascii="Times New Roman" w:hAnsi="Times New Roman" w:cs="Times New Roman"/>
            <w:noProof/>
            <w:webHidden/>
            <w:sz w:val="26"/>
            <w:szCs w:val="26"/>
          </w:rPr>
          <w:t>36</w:t>
        </w:r>
      </w:ins>
      <w:del w:id="828" w:author="Nguyen Toan" w:date="2018-05-18T22:37:00Z">
        <w:r w:rsidRPr="0031210A" w:rsidDel="00463BB5">
          <w:rPr>
            <w:rFonts w:ascii="Times New Roman" w:hAnsi="Times New Roman" w:cs="Times New Roman"/>
            <w:noProof/>
            <w:webHidden/>
            <w:sz w:val="26"/>
            <w:szCs w:val="26"/>
          </w:rPr>
          <w:delText>36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B2E1926"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2.5: Kiến trúc JUnit</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29" w:author="Nguyen Toan" w:date="2018-05-18T22:37:00Z">
        <w:r w:rsidR="00463BB5">
          <w:rPr>
            <w:rFonts w:ascii="Times New Roman" w:hAnsi="Times New Roman" w:cs="Times New Roman"/>
            <w:noProof/>
            <w:webHidden/>
            <w:sz w:val="26"/>
            <w:szCs w:val="26"/>
          </w:rPr>
          <w:t>38</w:t>
        </w:r>
      </w:ins>
      <w:del w:id="830" w:author="Nguyen Toan" w:date="2018-05-18T22:37:00Z">
        <w:r w:rsidRPr="0031210A" w:rsidDel="00463BB5">
          <w:rPr>
            <w:rFonts w:ascii="Times New Roman" w:hAnsi="Times New Roman" w:cs="Times New Roman"/>
            <w:noProof/>
            <w:webHidden/>
            <w:sz w:val="26"/>
            <w:szCs w:val="26"/>
          </w:rPr>
          <w:delText>38</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287B7A5"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2.6: MUnit Code</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1" w:author="Nguyen Toan" w:date="2018-05-18T22:37:00Z">
        <w:r w:rsidR="00463BB5">
          <w:rPr>
            <w:rFonts w:ascii="Times New Roman" w:hAnsi="Times New Roman" w:cs="Times New Roman"/>
            <w:noProof/>
            <w:webHidden/>
            <w:sz w:val="26"/>
            <w:szCs w:val="26"/>
          </w:rPr>
          <w:t>39</w:t>
        </w:r>
      </w:ins>
      <w:del w:id="832" w:author="Nguyen Toan" w:date="2018-05-18T22:37:00Z">
        <w:r w:rsidRPr="0031210A" w:rsidDel="00463BB5">
          <w:rPr>
            <w:rFonts w:ascii="Times New Roman" w:hAnsi="Times New Roman" w:cs="Times New Roman"/>
            <w:noProof/>
            <w:webHidden/>
            <w:sz w:val="26"/>
            <w:szCs w:val="26"/>
          </w:rPr>
          <w:delText>39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B9D2410"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2.7: MUnit viết trên Java</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3" w:author="Nguyen Toan" w:date="2018-05-18T22:37:00Z">
        <w:r w:rsidR="00463BB5">
          <w:rPr>
            <w:rFonts w:ascii="Times New Roman" w:hAnsi="Times New Roman" w:cs="Times New Roman"/>
            <w:noProof/>
            <w:webHidden/>
            <w:sz w:val="26"/>
            <w:szCs w:val="26"/>
          </w:rPr>
          <w:t>39</w:t>
        </w:r>
      </w:ins>
      <w:del w:id="834" w:author="Nguyen Toan" w:date="2018-05-18T22:37:00Z">
        <w:r w:rsidRPr="0031210A" w:rsidDel="00463BB5">
          <w:rPr>
            <w:rFonts w:ascii="Times New Roman" w:hAnsi="Times New Roman" w:cs="Times New Roman"/>
            <w:noProof/>
            <w:webHidden/>
            <w:sz w:val="26"/>
            <w:szCs w:val="26"/>
          </w:rPr>
          <w:delText>39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67D3B9A"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3.1: Kiểm thử đơn vị theo lớp</w:t>
      </w:r>
      <w:r w:rsidRPr="0031210A">
        <w:rPr>
          <w:rStyle w:val="Hyperlink"/>
          <w:rFonts w:ascii="Times New Roman" w:hAnsi="Times New Roman" w:cs="Times New Roman"/>
          <w:noProof/>
          <w:sz w:val="26"/>
          <w:szCs w:val="26"/>
          <w:lang w:val="en-US"/>
        </w:rPr>
        <w:t xml:space="preserve"> [14]</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5" w:author="Nguyen Toan" w:date="2018-05-18T22:37:00Z">
        <w:r w:rsidR="00463BB5">
          <w:rPr>
            <w:rFonts w:ascii="Times New Roman" w:hAnsi="Times New Roman" w:cs="Times New Roman"/>
            <w:noProof/>
            <w:webHidden/>
            <w:sz w:val="26"/>
            <w:szCs w:val="26"/>
          </w:rPr>
          <w:t>41</w:t>
        </w:r>
      </w:ins>
      <w:del w:id="836" w:author="Nguyen Toan" w:date="2018-05-18T22:37:00Z">
        <w:r w:rsidRPr="0031210A" w:rsidDel="00463BB5">
          <w:rPr>
            <w:rFonts w:ascii="Times New Roman" w:hAnsi="Times New Roman" w:cs="Times New Roman"/>
            <w:noProof/>
            <w:webHidden/>
            <w:sz w:val="26"/>
            <w:szCs w:val="26"/>
          </w:rPr>
          <w:delText>41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D6448DB"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3.2: Kiểm thử tích hợp</w:t>
      </w:r>
      <w:r w:rsidRPr="0031210A">
        <w:rPr>
          <w:rStyle w:val="Hyperlink"/>
          <w:rFonts w:ascii="Times New Roman" w:hAnsi="Times New Roman" w:cs="Times New Roman"/>
          <w:noProof/>
          <w:sz w:val="26"/>
          <w:szCs w:val="26"/>
          <w:lang w:val="en-US"/>
        </w:rPr>
        <w:t xml:space="preserve"> [14]</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7" w:author="Nguyen Toan" w:date="2018-05-18T22:37:00Z">
        <w:r w:rsidR="00463BB5">
          <w:rPr>
            <w:rFonts w:ascii="Times New Roman" w:hAnsi="Times New Roman" w:cs="Times New Roman"/>
            <w:noProof/>
            <w:webHidden/>
            <w:sz w:val="26"/>
            <w:szCs w:val="26"/>
          </w:rPr>
          <w:t>41</w:t>
        </w:r>
      </w:ins>
      <w:del w:id="838" w:author="Nguyen Toan" w:date="2018-05-18T22:37:00Z">
        <w:r w:rsidRPr="0031210A" w:rsidDel="00463BB5">
          <w:rPr>
            <w:rFonts w:ascii="Times New Roman" w:hAnsi="Times New Roman" w:cs="Times New Roman"/>
            <w:noProof/>
            <w:webHidden/>
            <w:sz w:val="26"/>
            <w:szCs w:val="26"/>
          </w:rPr>
          <w:delText>41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B4BBF1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3.3. Quy trình kiểm thử hệ thống 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39" w:author="Nguyen Toan" w:date="2018-05-18T22:37:00Z">
        <w:r w:rsidR="00463BB5">
          <w:rPr>
            <w:rFonts w:ascii="Times New Roman" w:hAnsi="Times New Roman" w:cs="Times New Roman"/>
            <w:noProof/>
            <w:webHidden/>
            <w:sz w:val="26"/>
            <w:szCs w:val="26"/>
          </w:rPr>
          <w:t>42</w:t>
        </w:r>
      </w:ins>
      <w:del w:id="840" w:author="Nguyen Toan" w:date="2018-05-18T22:37:00Z">
        <w:r w:rsidRPr="0031210A" w:rsidDel="00463BB5">
          <w:rPr>
            <w:rFonts w:ascii="Times New Roman" w:hAnsi="Times New Roman" w:cs="Times New Roman"/>
            <w:noProof/>
            <w:webHidden/>
            <w:sz w:val="26"/>
            <w:szCs w:val="26"/>
          </w:rPr>
          <w:delText>42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3EEC4C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3.4. Biểu đồ lớp AsenAPIDriver</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1" w:author="Nguyen Toan" w:date="2018-05-18T22:37:00Z">
        <w:r w:rsidR="00463BB5">
          <w:rPr>
            <w:rFonts w:ascii="Times New Roman" w:hAnsi="Times New Roman" w:cs="Times New Roman"/>
            <w:noProof/>
            <w:webHidden/>
            <w:sz w:val="26"/>
            <w:szCs w:val="26"/>
          </w:rPr>
          <w:t>43</w:t>
        </w:r>
      </w:ins>
      <w:del w:id="842" w:author="Nguyen Toan" w:date="2018-05-18T22:37:00Z">
        <w:r w:rsidRPr="0031210A" w:rsidDel="00463BB5">
          <w:rPr>
            <w:rFonts w:ascii="Times New Roman" w:hAnsi="Times New Roman" w:cs="Times New Roman"/>
            <w:noProof/>
            <w:webHidden/>
            <w:sz w:val="26"/>
            <w:szCs w:val="26"/>
          </w:rPr>
          <w:delText>44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9FFBDAB"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"_Toc514445879"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3.5. Ví dụ tệp XML cấu hình ứng dụng MuleESB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_Toc514445879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3" w:author="Nguyen Toan" w:date="2018-05-18T22:37:00Z">
        <w:r w:rsidR="00463BB5">
          <w:rPr>
            <w:rFonts w:ascii="Times New Roman" w:hAnsi="Times New Roman" w:cs="Times New Roman"/>
            <w:noProof/>
            <w:webHidden/>
            <w:sz w:val="26"/>
            <w:szCs w:val="26"/>
          </w:rPr>
          <w:t>44</w:t>
        </w:r>
      </w:ins>
      <w:del w:id="844" w:author="Nguyen Toan" w:date="2018-05-18T22:37:00Z">
        <w:r w:rsidRPr="0031210A" w:rsidDel="00463BB5">
          <w:rPr>
            <w:rFonts w:ascii="Times New Roman" w:hAnsi="Times New Roman" w:cs="Times New Roman"/>
            <w:noProof/>
            <w:webHidden/>
            <w:sz w:val="26"/>
            <w:szCs w:val="26"/>
          </w:rPr>
          <w:delText>45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31C0584"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3.6. Các nút trong tệp xml</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5" w:author="Nguyen Toan" w:date="2018-05-18T22:37:00Z">
        <w:r w:rsidR="00463BB5">
          <w:rPr>
            <w:rFonts w:ascii="Times New Roman" w:hAnsi="Times New Roman" w:cs="Times New Roman"/>
            <w:noProof/>
            <w:webHidden/>
            <w:sz w:val="26"/>
            <w:szCs w:val="26"/>
          </w:rPr>
          <w:t>44</w:t>
        </w:r>
      </w:ins>
      <w:del w:id="846" w:author="Nguyen Toan" w:date="2018-05-18T22:37:00Z">
        <w:r w:rsidRPr="0031210A" w:rsidDel="00463BB5">
          <w:rPr>
            <w:rFonts w:ascii="Times New Roman" w:hAnsi="Times New Roman" w:cs="Times New Roman"/>
            <w:noProof/>
            <w:webHidden/>
            <w:sz w:val="26"/>
            <w:szCs w:val="26"/>
          </w:rPr>
          <w:delText>45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50C5BDD"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 xml:space="preserve">Hình 3.7: </w:t>
      </w:r>
      <w:r w:rsidRPr="0031210A">
        <w:rPr>
          <w:rStyle w:val="Hyperlink"/>
          <w:rFonts w:ascii="Times New Roman" w:hAnsi="Times New Roman" w:cs="Times New Roman"/>
          <w:noProof/>
          <w:sz w:val="26"/>
          <w:szCs w:val="26"/>
          <w:lang w:val="vi-VN"/>
        </w:rPr>
        <w:t>Các bước sinh mã kiểm thử tự động</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7" w:author="Nguyen Toan" w:date="2018-05-18T22:37:00Z">
        <w:r w:rsidR="00463BB5">
          <w:rPr>
            <w:rFonts w:ascii="Times New Roman" w:hAnsi="Times New Roman" w:cs="Times New Roman"/>
            <w:noProof/>
            <w:webHidden/>
            <w:sz w:val="26"/>
            <w:szCs w:val="26"/>
          </w:rPr>
          <w:t>44</w:t>
        </w:r>
      </w:ins>
      <w:del w:id="848" w:author="Nguyen Toan" w:date="2018-05-18T22:37:00Z">
        <w:r w:rsidRPr="0031210A" w:rsidDel="00463BB5">
          <w:rPr>
            <w:rFonts w:ascii="Times New Roman" w:hAnsi="Times New Roman" w:cs="Times New Roman"/>
            <w:noProof/>
            <w:webHidden/>
            <w:sz w:val="26"/>
            <w:szCs w:val="26"/>
          </w:rPr>
          <w:delText>45</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62D0EFF"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3.8: Cấu hình khởi tạo của ứng dụng</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49" w:author="Nguyen Toan" w:date="2018-05-18T22:37:00Z">
        <w:r w:rsidR="00463BB5">
          <w:rPr>
            <w:rFonts w:ascii="Times New Roman" w:hAnsi="Times New Roman" w:cs="Times New Roman"/>
            <w:noProof/>
            <w:webHidden/>
            <w:sz w:val="26"/>
            <w:szCs w:val="26"/>
          </w:rPr>
          <w:t>45</w:t>
        </w:r>
      </w:ins>
      <w:del w:id="850" w:author="Nguyen Toan" w:date="2018-05-18T22:37:00Z">
        <w:r w:rsidRPr="0031210A" w:rsidDel="00463BB5">
          <w:rPr>
            <w:rFonts w:ascii="Times New Roman" w:hAnsi="Times New Roman" w:cs="Times New Roman"/>
            <w:noProof/>
            <w:webHidden/>
            <w:sz w:val="26"/>
            <w:szCs w:val="26"/>
          </w:rPr>
          <w:delText>46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29A511B9"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3.9: M</w:t>
      </w:r>
      <w:r w:rsidRPr="0031210A">
        <w:rPr>
          <w:rStyle w:val="Hyperlink"/>
          <w:rFonts w:ascii="Times New Roman" w:hAnsi="Times New Roman" w:cs="Times New Roman"/>
          <w:noProof/>
          <w:sz w:val="26"/>
          <w:szCs w:val="26"/>
          <w:lang w:val="vi-VN"/>
        </w:rPr>
        <w:t>ã nguồn kiểm thử bằng phương pháp sinh tự động</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1" w:author="Nguyen Toan" w:date="2018-05-18T22:37:00Z">
        <w:r w:rsidR="00463BB5">
          <w:rPr>
            <w:rFonts w:ascii="Times New Roman" w:hAnsi="Times New Roman" w:cs="Times New Roman"/>
            <w:noProof/>
            <w:webHidden/>
            <w:sz w:val="26"/>
            <w:szCs w:val="26"/>
          </w:rPr>
          <w:t>45</w:t>
        </w:r>
      </w:ins>
      <w:del w:id="852" w:author="Nguyen Toan" w:date="2018-05-18T22:37:00Z">
        <w:r w:rsidRPr="0031210A" w:rsidDel="00463BB5">
          <w:rPr>
            <w:rFonts w:ascii="Times New Roman" w:hAnsi="Times New Roman" w:cs="Times New Roman"/>
            <w:noProof/>
            <w:webHidden/>
            <w:sz w:val="26"/>
            <w:szCs w:val="26"/>
          </w:rPr>
          <w:delText>46</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3CA5ABD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4.1: Sơ đồ tuần tự ứng dụng IB-ESB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3" w:author="Nguyen Toan" w:date="2018-05-18T22:37:00Z">
        <w:r w:rsidR="00463BB5">
          <w:rPr>
            <w:rFonts w:ascii="Times New Roman" w:hAnsi="Times New Roman" w:cs="Times New Roman"/>
            <w:noProof/>
            <w:webHidden/>
            <w:sz w:val="26"/>
            <w:szCs w:val="26"/>
          </w:rPr>
          <w:t>48</w:t>
        </w:r>
      </w:ins>
      <w:del w:id="854" w:author="Nguyen Toan" w:date="2018-05-18T22:37:00Z">
        <w:r w:rsidRPr="0031210A" w:rsidDel="00463BB5">
          <w:rPr>
            <w:rFonts w:ascii="Times New Roman" w:hAnsi="Times New Roman" w:cs="Times New Roman"/>
            <w:noProof/>
            <w:webHidden/>
            <w:sz w:val="26"/>
            <w:szCs w:val="26"/>
          </w:rPr>
          <w:delText>49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3ABD40F3"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lastRenderedPageBreak/>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"_Toc514445885"</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4.2: Cách phân chia thư mục trên ứng dụng MuleESB</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_Toc514445885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5" w:author="Nguyen Toan" w:date="2018-05-18T22:37:00Z">
        <w:r w:rsidR="00463BB5">
          <w:rPr>
            <w:rFonts w:ascii="Times New Roman" w:hAnsi="Times New Roman" w:cs="Times New Roman"/>
            <w:noProof/>
            <w:webHidden/>
            <w:sz w:val="26"/>
            <w:szCs w:val="26"/>
          </w:rPr>
          <w:t>48</w:t>
        </w:r>
      </w:ins>
      <w:del w:id="856" w:author="Nguyen Toan" w:date="2018-05-18T22:37:00Z">
        <w:r w:rsidRPr="0031210A" w:rsidDel="00463BB5">
          <w:rPr>
            <w:rFonts w:ascii="Times New Roman" w:hAnsi="Times New Roman" w:cs="Times New Roman"/>
            <w:noProof/>
            <w:webHidden/>
            <w:sz w:val="26"/>
            <w:szCs w:val="26"/>
          </w:rPr>
          <w:delText>49</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097183D2"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"_Toc514445886"</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4.3: Màn hình quản lý của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_Toc514445886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7" w:author="Nguyen Toan" w:date="2018-05-18T22:37:00Z">
        <w:r w:rsidR="00463BB5">
          <w:rPr>
            <w:rFonts w:ascii="Times New Roman" w:hAnsi="Times New Roman" w:cs="Times New Roman"/>
            <w:noProof/>
            <w:webHidden/>
            <w:sz w:val="26"/>
            <w:szCs w:val="26"/>
          </w:rPr>
          <w:t>49</w:t>
        </w:r>
      </w:ins>
      <w:del w:id="858" w:author="Nguyen Toan" w:date="2018-05-18T22:37:00Z">
        <w:r w:rsidRPr="0031210A" w:rsidDel="00463BB5">
          <w:rPr>
            <w:rFonts w:ascii="Times New Roman" w:hAnsi="Times New Roman" w:cs="Times New Roman"/>
            <w:noProof/>
            <w:webHidden/>
            <w:sz w:val="26"/>
            <w:szCs w:val="26"/>
          </w:rPr>
          <w:delText>50</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62DAC516"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"_Toc514445887"</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4.4: Tạo một tác vụ trên Jenkins</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_Toc514445887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59" w:author="Nguyen Toan" w:date="2018-05-18T22:37:00Z">
        <w:r w:rsidR="00463BB5">
          <w:rPr>
            <w:rFonts w:ascii="Times New Roman" w:hAnsi="Times New Roman" w:cs="Times New Roman"/>
            <w:noProof/>
            <w:webHidden/>
            <w:sz w:val="26"/>
            <w:szCs w:val="26"/>
          </w:rPr>
          <w:t>50</w:t>
        </w:r>
      </w:ins>
      <w:del w:id="860" w:author="Nguyen Toan" w:date="2018-05-18T22:37:00Z">
        <w:r w:rsidRPr="0031210A" w:rsidDel="00463BB5">
          <w:rPr>
            <w:rFonts w:ascii="Times New Roman" w:hAnsi="Times New Roman" w:cs="Times New Roman"/>
            <w:noProof/>
            <w:webHidden/>
            <w:sz w:val="26"/>
            <w:szCs w:val="26"/>
          </w:rPr>
          <w:delText>51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DC7C6DD"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"_Toc514445888"</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4.5: Thông tin chi tiết cấu hình tác vụ</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_Toc514445888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1" w:author="Nguyen Toan" w:date="2018-05-18T22:37:00Z">
        <w:r w:rsidR="00463BB5">
          <w:rPr>
            <w:rFonts w:ascii="Times New Roman" w:hAnsi="Times New Roman" w:cs="Times New Roman"/>
            <w:noProof/>
            <w:webHidden/>
            <w:sz w:val="26"/>
            <w:szCs w:val="26"/>
          </w:rPr>
          <w:t>50</w:t>
        </w:r>
      </w:ins>
      <w:del w:id="862" w:author="Nguyen Toan" w:date="2018-05-18T22:37:00Z">
        <w:r w:rsidRPr="0031210A" w:rsidDel="00463BB5">
          <w:rPr>
            <w:rFonts w:ascii="Times New Roman" w:hAnsi="Times New Roman" w:cs="Times New Roman"/>
            <w:noProof/>
            <w:webHidden/>
            <w:sz w:val="26"/>
            <w:szCs w:val="26"/>
          </w:rPr>
          <w:delText>51</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424FF5F"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"_Toc514445889"</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4.6: Tùy chọn tác vụ xử lý qua shell</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_Toc514445889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3" w:author="Nguyen Toan" w:date="2018-05-18T22:37:00Z">
        <w:r w:rsidR="00463BB5">
          <w:rPr>
            <w:rFonts w:ascii="Times New Roman" w:hAnsi="Times New Roman" w:cs="Times New Roman"/>
            <w:noProof/>
            <w:webHidden/>
            <w:sz w:val="26"/>
            <w:szCs w:val="26"/>
          </w:rPr>
          <w:t>51</w:t>
        </w:r>
      </w:ins>
      <w:del w:id="864" w:author="Nguyen Toan" w:date="2018-05-18T22:37:00Z">
        <w:r w:rsidRPr="0031210A" w:rsidDel="00463BB5">
          <w:rPr>
            <w:rFonts w:ascii="Times New Roman" w:hAnsi="Times New Roman" w:cs="Times New Roman"/>
            <w:noProof/>
            <w:webHidden/>
            <w:sz w:val="26"/>
            <w:szCs w:val="26"/>
          </w:rPr>
          <w:delText>52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A65DFB7"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"_Toc514445890"</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4.7:Thêm cấu hình gọi AsenAPIDriver</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_Toc514445890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5" w:author="Nguyen Toan" w:date="2018-05-18T22:37:00Z">
        <w:r w:rsidR="00463BB5">
          <w:rPr>
            <w:rFonts w:ascii="Times New Roman" w:hAnsi="Times New Roman" w:cs="Times New Roman"/>
            <w:noProof/>
            <w:webHidden/>
            <w:sz w:val="26"/>
            <w:szCs w:val="26"/>
          </w:rPr>
          <w:t>51</w:t>
        </w:r>
      </w:ins>
      <w:del w:id="866" w:author="Nguyen Toan" w:date="2018-05-18T22:37:00Z">
        <w:r w:rsidRPr="0031210A" w:rsidDel="00463BB5">
          <w:rPr>
            <w:rFonts w:ascii="Times New Roman" w:hAnsi="Times New Roman" w:cs="Times New Roman"/>
            <w:noProof/>
            <w:webHidden/>
            <w:sz w:val="26"/>
            <w:szCs w:val="26"/>
          </w:rPr>
          <w:delText>52</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144413A"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"_Toc514445891"</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lang w:val="en-US"/>
        </w:rPr>
        <w:t>Hình 4.8: Quá trình chạy tác vụ</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_Toc514445891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7" w:author="Nguyen Toan" w:date="2018-05-18T22:37:00Z">
        <w:r w:rsidR="00463BB5">
          <w:rPr>
            <w:rFonts w:ascii="Times New Roman" w:hAnsi="Times New Roman" w:cs="Times New Roman"/>
            <w:noProof/>
            <w:webHidden/>
            <w:sz w:val="26"/>
            <w:szCs w:val="26"/>
          </w:rPr>
          <w:t>52</w:t>
        </w:r>
      </w:ins>
      <w:del w:id="868" w:author="Nguyen Toan" w:date="2018-05-18T22:37:00Z">
        <w:r w:rsidRPr="0031210A" w:rsidDel="00463BB5">
          <w:rPr>
            <w:rFonts w:ascii="Times New Roman" w:hAnsi="Times New Roman" w:cs="Times New Roman"/>
            <w:noProof/>
            <w:webHidden/>
            <w:sz w:val="26"/>
            <w:szCs w:val="26"/>
          </w:rPr>
          <w:delText>53</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72872E6D"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"_Toc514445892"</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4.9: Cấu hình thông báo Email</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_Toc514445892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69" w:author="Nguyen Toan" w:date="2018-05-18T22:37:00Z">
        <w:r w:rsidR="00463BB5">
          <w:rPr>
            <w:rFonts w:ascii="Times New Roman" w:hAnsi="Times New Roman" w:cs="Times New Roman"/>
            <w:noProof/>
            <w:webHidden/>
            <w:sz w:val="26"/>
            <w:szCs w:val="26"/>
          </w:rPr>
          <w:t>52</w:t>
        </w:r>
      </w:ins>
      <w:del w:id="870" w:author="Nguyen Toan" w:date="2018-05-18T22:37:00Z">
        <w:r w:rsidRPr="0031210A" w:rsidDel="00463BB5">
          <w:rPr>
            <w:rFonts w:ascii="Times New Roman" w:hAnsi="Times New Roman" w:cs="Times New Roman"/>
            <w:noProof/>
            <w:webHidden/>
            <w:sz w:val="26"/>
            <w:szCs w:val="26"/>
          </w:rPr>
          <w:delText>53</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470CFC11"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"_Toc514445893"</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eastAsia="Times New Roman" w:hAnsi="Times New Roman" w:cs="Times New Roman"/>
          <w:noProof/>
          <w:sz w:val="26"/>
          <w:szCs w:val="26"/>
        </w:rPr>
        <w:t>Hình 4.10: Lịch sử chạy tác vụ</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_Toc514445893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71" w:author="Nguyen Toan" w:date="2018-05-18T22:37:00Z">
        <w:r w:rsidR="00463BB5">
          <w:rPr>
            <w:rFonts w:ascii="Times New Roman" w:hAnsi="Times New Roman" w:cs="Times New Roman"/>
            <w:noProof/>
            <w:webHidden/>
            <w:sz w:val="26"/>
            <w:szCs w:val="26"/>
          </w:rPr>
          <w:t>53</w:t>
        </w:r>
      </w:ins>
      <w:del w:id="872" w:author="Nguyen Toan" w:date="2018-05-18T22:37:00Z">
        <w:r w:rsidRPr="0031210A" w:rsidDel="00463BB5">
          <w:rPr>
            <w:rFonts w:ascii="Times New Roman" w:hAnsi="Times New Roman" w:cs="Times New Roman"/>
            <w:noProof/>
            <w:webHidden/>
            <w:sz w:val="26"/>
            <w:szCs w:val="26"/>
          </w:rPr>
          <w:delText>54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582EE460" w14:textId="77777777" w:rsidR="007C756F" w:rsidRPr="0031210A" w:rsidRDefault="007C756F">
      <w:pPr>
        <w:pStyle w:val="TableofFigures"/>
        <w:tabs>
          <w:tab w:val="right" w:leader="dot" w:pos="9395"/>
        </w:tabs>
        <w:rPr>
          <w:rFonts w:ascii="Times New Roman" w:eastAsiaTheme="minorEastAsia" w:hAnsi="Times New Roman" w:cs="Times New Roman"/>
          <w:noProof/>
          <w:color w:val="auto"/>
          <w:sz w:val="26"/>
          <w:szCs w:val="26"/>
          <w:lang w:val="en-US"/>
        </w:rPr>
      </w:pPr>
      <w:r w:rsidRPr="0031210A">
        <w:rPr>
          <w:rStyle w:val="Hyperlink"/>
          <w:rFonts w:ascii="Times New Roman" w:hAnsi="Times New Roman" w:cs="Times New Roman"/>
          <w:noProof/>
          <w:sz w:val="26"/>
          <w:szCs w:val="26"/>
        </w:rPr>
        <w:fldChar w:fldCharType="begin"/>
      </w:r>
      <w:r w:rsidRPr="0031210A">
        <w:rPr>
          <w:rStyle w:val="Hyperlink"/>
          <w:rFonts w:ascii="Times New Roman" w:hAnsi="Times New Roman" w:cs="Times New Roman"/>
          <w:noProof/>
          <w:sz w:val="26"/>
          <w:szCs w:val="26"/>
        </w:rPr>
        <w:instrText xml:space="preserve"> </w:instrText>
      </w:r>
      <w:r w:rsidRPr="0031210A">
        <w:rPr>
          <w:rFonts w:ascii="Times New Roman" w:hAnsi="Times New Roman" w:cs="Times New Roman"/>
          <w:noProof/>
          <w:sz w:val="26"/>
          <w:szCs w:val="26"/>
        </w:rPr>
        <w:instrText>HYPERLINK \l "_Toc514445894"</w:instrText>
      </w:r>
      <w:r w:rsidRPr="0031210A">
        <w:rPr>
          <w:rStyle w:val="Hyperlink"/>
          <w:rFonts w:ascii="Times New Roman" w:hAnsi="Times New Roman" w:cs="Times New Roman"/>
          <w:noProof/>
          <w:sz w:val="26"/>
          <w:szCs w:val="26"/>
        </w:rPr>
        <w:instrText xml:space="preserve"> </w:instrText>
      </w:r>
      <w:r w:rsidRPr="0031210A">
        <w:rPr>
          <w:rStyle w:val="Hyperlink"/>
          <w:rFonts w:ascii="Times New Roman" w:hAnsi="Times New Roman" w:cs="Times New Roman"/>
          <w:noProof/>
          <w:sz w:val="26"/>
          <w:szCs w:val="26"/>
        </w:rPr>
        <w:fldChar w:fldCharType="separate"/>
      </w:r>
      <w:r w:rsidRPr="0031210A">
        <w:rPr>
          <w:rStyle w:val="Hyperlink"/>
          <w:rFonts w:ascii="Times New Roman" w:hAnsi="Times New Roman" w:cs="Times New Roman"/>
          <w:noProof/>
          <w:sz w:val="26"/>
          <w:szCs w:val="26"/>
        </w:rPr>
        <w:t>Hình 4.11: Kết quả thực hiện chạy mã nguồn kiểm thử tự sinh</w:t>
      </w:r>
      <w:r w:rsidRPr="0031210A">
        <w:rPr>
          <w:rFonts w:ascii="Times New Roman" w:hAnsi="Times New Roman" w:cs="Times New Roman"/>
          <w:noProof/>
          <w:webHidden/>
          <w:sz w:val="26"/>
          <w:szCs w:val="26"/>
        </w:rPr>
        <w:tab/>
      </w:r>
      <w:r w:rsidRPr="0031210A">
        <w:rPr>
          <w:rFonts w:ascii="Times New Roman" w:hAnsi="Times New Roman" w:cs="Times New Roman"/>
          <w:noProof/>
          <w:webHidden/>
          <w:sz w:val="26"/>
          <w:szCs w:val="26"/>
        </w:rPr>
        <w:fldChar w:fldCharType="begin"/>
      </w:r>
      <w:r w:rsidRPr="0031210A">
        <w:rPr>
          <w:rFonts w:ascii="Times New Roman" w:hAnsi="Times New Roman" w:cs="Times New Roman"/>
          <w:noProof/>
          <w:webHidden/>
          <w:sz w:val="26"/>
          <w:szCs w:val="26"/>
        </w:rPr>
        <w:instrText xml:space="preserve"> PAGEREF _Toc514445894 \h </w:instrText>
      </w:r>
      <w:r w:rsidRPr="0031210A">
        <w:rPr>
          <w:rFonts w:ascii="Times New Roman" w:hAnsi="Times New Roman" w:cs="Times New Roman"/>
          <w:noProof/>
          <w:webHidden/>
          <w:sz w:val="26"/>
          <w:szCs w:val="26"/>
        </w:rPr>
      </w:r>
      <w:r w:rsidRPr="0031210A">
        <w:rPr>
          <w:rFonts w:ascii="Times New Roman" w:hAnsi="Times New Roman" w:cs="Times New Roman"/>
          <w:noProof/>
          <w:webHidden/>
          <w:sz w:val="26"/>
          <w:szCs w:val="26"/>
        </w:rPr>
        <w:fldChar w:fldCharType="separate"/>
      </w:r>
      <w:ins w:id="873" w:author="Nguyen Toan" w:date="2018-05-18T22:37:00Z">
        <w:r w:rsidR="00463BB5">
          <w:rPr>
            <w:rFonts w:ascii="Times New Roman" w:hAnsi="Times New Roman" w:cs="Times New Roman"/>
            <w:noProof/>
            <w:webHidden/>
            <w:sz w:val="26"/>
            <w:szCs w:val="26"/>
          </w:rPr>
          <w:t>53</w:t>
        </w:r>
      </w:ins>
      <w:del w:id="874" w:author="Nguyen Toan" w:date="2018-05-18T22:37:00Z">
        <w:r w:rsidRPr="0031210A" w:rsidDel="00463BB5">
          <w:rPr>
            <w:rFonts w:ascii="Times New Roman" w:hAnsi="Times New Roman" w:cs="Times New Roman"/>
            <w:noProof/>
            <w:webHidden/>
            <w:sz w:val="26"/>
            <w:szCs w:val="26"/>
          </w:rPr>
          <w:delText>54</w:delText>
        </w:r>
      </w:del>
      <w:r w:rsidRPr="0031210A">
        <w:rPr>
          <w:rFonts w:ascii="Times New Roman" w:hAnsi="Times New Roman" w:cs="Times New Roman"/>
          <w:noProof/>
          <w:webHidden/>
          <w:sz w:val="26"/>
          <w:szCs w:val="26"/>
        </w:rPr>
        <w:fldChar w:fldCharType="end"/>
      </w:r>
      <w:r w:rsidRPr="0031210A">
        <w:rPr>
          <w:rStyle w:val="Hyperlink"/>
          <w:rFonts w:ascii="Times New Roman" w:hAnsi="Times New Roman" w:cs="Times New Roman"/>
          <w:noProof/>
          <w:sz w:val="26"/>
          <w:szCs w:val="26"/>
        </w:rPr>
        <w:fldChar w:fldCharType="end"/>
      </w:r>
    </w:p>
    <w:p w14:paraId="140C203D" w14:textId="71F9C7B0" w:rsidR="007F0E4B" w:rsidRPr="00C307BC" w:rsidRDefault="007F0E4B" w:rsidP="007F129F">
      <w:pPr>
        <w:pStyle w:val="NoSpacing"/>
        <w:rPr>
          <w:rFonts w:ascii="Times New Roman" w:hAnsi="Times New Roman" w:cs="Times New Roman"/>
          <w:sz w:val="26"/>
          <w:szCs w:val="26"/>
        </w:rPr>
      </w:pPr>
      <w:r w:rsidRPr="0031210A">
        <w:rPr>
          <w:rFonts w:ascii="Times New Roman" w:hAnsi="Times New Roman" w:cs="Times New Roman"/>
          <w:sz w:val="26"/>
          <w:szCs w:val="26"/>
        </w:rPr>
        <w:fldChar w:fldCharType="end"/>
      </w:r>
    </w:p>
    <w:p w14:paraId="0863A691" w14:textId="087EF327" w:rsidR="006F117B" w:rsidRPr="00C307BC" w:rsidRDefault="007F0E4B" w:rsidP="00992FC2">
      <w:pPr>
        <w:rPr>
          <w:rFonts w:eastAsia="Times New Roman"/>
          <w:b/>
          <w:sz w:val="26"/>
          <w:szCs w:val="26"/>
        </w:rPr>
        <w:sectPr w:rsidR="006F117B" w:rsidRPr="00C307BC" w:rsidSect="00F02794">
          <w:pgSz w:w="12240" w:h="15840"/>
          <w:pgMar w:top="1134" w:right="1134" w:bottom="1134" w:left="1701" w:header="0" w:footer="720" w:gutter="0"/>
          <w:cols w:space="720"/>
        </w:sectPr>
      </w:pPr>
      <w:r w:rsidRPr="00C307BC">
        <w:rPr>
          <w:rFonts w:eastAsia="Times New Roman"/>
          <w:b/>
          <w:sz w:val="26"/>
          <w:szCs w:val="26"/>
        </w:rPr>
        <w:br w:type="page"/>
      </w:r>
    </w:p>
    <w:p w14:paraId="303D7012" w14:textId="65E23B3B" w:rsidR="006F117B" w:rsidRPr="00C307BC" w:rsidRDefault="00994B39" w:rsidP="004C417A">
      <w:pPr>
        <w:pStyle w:val="Heading1"/>
        <w:tabs>
          <w:tab w:val="left" w:pos="1350"/>
        </w:tabs>
        <w:spacing w:line="288" w:lineRule="auto"/>
        <w:jc w:val="center"/>
        <w:rPr>
          <w:rFonts w:ascii="Times New Roman" w:eastAsia="Times New Roman" w:hAnsi="Times New Roman" w:cs="Times New Roman"/>
          <w:b/>
          <w:sz w:val="26"/>
          <w:szCs w:val="26"/>
        </w:rPr>
      </w:pPr>
      <w:bookmarkStart w:id="875" w:name="_Toc514450047"/>
      <w:r w:rsidRPr="00C307BC">
        <w:rPr>
          <w:rFonts w:ascii="Times New Roman" w:eastAsia="Times New Roman" w:hAnsi="Times New Roman" w:cs="Times New Roman"/>
          <w:b/>
          <w:sz w:val="26"/>
          <w:szCs w:val="26"/>
        </w:rPr>
        <w:lastRenderedPageBreak/>
        <w:t>MỞ ĐẦU</w:t>
      </w:r>
      <w:bookmarkEnd w:id="875"/>
    </w:p>
    <w:p w14:paraId="34A1D213" w14:textId="50B43DD9" w:rsidR="001B0AD8" w:rsidRDefault="001B0AD8" w:rsidP="00826EDC">
      <w:pPr>
        <w:spacing w:before="60" w:after="60" w:line="288" w:lineRule="auto"/>
        <w:ind w:firstLine="720"/>
        <w:jc w:val="both"/>
        <w:rPr>
          <w:ins w:id="876" w:author="LoanDT" w:date="2018-05-19T00:42:00Z"/>
          <w:rFonts w:eastAsia="Times New Roman"/>
          <w:sz w:val="26"/>
          <w:szCs w:val="26"/>
        </w:rPr>
      </w:pPr>
      <w:ins w:id="877" w:author="LoanDT" w:date="2018-05-19T00:34:00Z">
        <w:r>
          <w:rPr>
            <w:rFonts w:eastAsia="Times New Roman"/>
            <w:sz w:val="26"/>
            <w:szCs w:val="26"/>
          </w:rPr>
          <w:t xml:space="preserve">Thực </w:t>
        </w:r>
      </w:ins>
      <w:ins w:id="878" w:author="LoanDT" w:date="2018-05-19T00:35:00Z">
        <w:r>
          <w:rPr>
            <w:rFonts w:eastAsia="Times New Roman"/>
            <w:sz w:val="26"/>
            <w:szCs w:val="26"/>
          </w:rPr>
          <w:t xml:space="preserve">trạng hiện nay là nhiều hệ thống phần mềm được xây dựng quá phức tạp, chi phí phát triển và bảo trì cao, đặc biệt với các hệ thống phần mềm cao cấp. </w:t>
        </w:r>
        <w:r w:rsidR="00010A3F">
          <w:rPr>
            <w:rFonts w:eastAsia="Times New Roman"/>
            <w:sz w:val="26"/>
            <w:szCs w:val="26"/>
          </w:rPr>
          <w:t>Hàng chục năm qua,</w:t>
        </w:r>
      </w:ins>
      <w:ins w:id="879" w:author="LoanDT" w:date="2018-05-19T00:36:00Z">
        <w:r w:rsidR="00F60F60">
          <w:rPr>
            <w:rFonts w:eastAsia="Times New Roman"/>
            <w:sz w:val="26"/>
            <w:szCs w:val="26"/>
          </w:rPr>
          <w:t xml:space="preserve"> nhiều đề tài nghiên cứu về </w:t>
        </w:r>
      </w:ins>
      <w:ins w:id="880" w:author="LoanDT" w:date="2018-05-19T00:35:00Z">
        <w:r w:rsidR="000C4222">
          <w:rPr>
            <w:rFonts w:eastAsia="Times New Roman"/>
            <w:sz w:val="26"/>
            <w:szCs w:val="26"/>
          </w:rPr>
          <w:t>kiến trúc phần mềm đã cố gắng giải quyết vấn đề này. Tuy nhiên, độ phức tạp v</w:t>
        </w:r>
      </w:ins>
      <w:ins w:id="881" w:author="LoanDT" w:date="2018-05-19T00:36:00Z">
        <w:r w:rsidR="000C4222">
          <w:rPr>
            <w:rFonts w:eastAsia="Times New Roman"/>
            <w:sz w:val="26"/>
            <w:szCs w:val="26"/>
          </w:rPr>
          <w:t>ẫn tiếp tục tăn</w:t>
        </w:r>
        <w:r w:rsidR="00BD6833">
          <w:rPr>
            <w:rFonts w:eastAsia="Times New Roman"/>
            <w:sz w:val="26"/>
            <w:szCs w:val="26"/>
          </w:rPr>
          <w:t>g và vượt quá khả năng xử lý của các kiến trúc truyền thống</w:t>
        </w:r>
        <w:r w:rsidR="00DA20DA">
          <w:rPr>
            <w:rFonts w:eastAsia="Times New Roman"/>
            <w:sz w:val="26"/>
            <w:szCs w:val="26"/>
          </w:rPr>
          <w:t xml:space="preserve">. </w:t>
        </w:r>
        <w:r w:rsidR="0007625A">
          <w:rPr>
            <w:rFonts w:eastAsia="Times New Roman"/>
            <w:sz w:val="26"/>
            <w:szCs w:val="26"/>
          </w:rPr>
          <w:t xml:space="preserve">Điều này do ngày càng xuất hiện nhiều công nghệ mới tạo nên môi trường không đồng nhất, một </w:t>
        </w:r>
      </w:ins>
      <w:ins w:id="882" w:author="LoanDT" w:date="2018-05-19T00:37:00Z">
        <w:r w:rsidR="0007625A">
          <w:rPr>
            <w:rFonts w:eastAsia="Times New Roman"/>
            <w:sz w:val="26"/>
            <w:szCs w:val="26"/>
          </w:rPr>
          <w:t>nguyên nhân khác đó là nhu cầu trao đổi tương tác giữa các ứng dụng ngày càng nhiều lên</w:t>
        </w:r>
        <w:r w:rsidR="00BF7A72">
          <w:rPr>
            <w:rFonts w:eastAsia="Times New Roman"/>
            <w:sz w:val="26"/>
            <w:szCs w:val="26"/>
          </w:rPr>
          <w:t xml:space="preserve">. </w:t>
        </w:r>
        <w:r w:rsidR="009F061E">
          <w:rPr>
            <w:rFonts w:eastAsia="Times New Roman"/>
            <w:sz w:val="26"/>
            <w:szCs w:val="26"/>
          </w:rPr>
          <w:t xml:space="preserve">Các kiến trúc truyền thống như OOP (Object Oriented Programming), COM/DCOM (Distributed Common Object Model), </w:t>
        </w:r>
      </w:ins>
      <w:ins w:id="883" w:author="LoanDT" w:date="2018-05-19T00:38:00Z">
        <w:r w:rsidR="00F162D8">
          <w:rPr>
            <w:rFonts w:eastAsia="Times New Roman"/>
            <w:sz w:val="26"/>
            <w:szCs w:val="26"/>
          </w:rPr>
          <w:t>CORBA (Common Object Request Broker Architecture)…</w:t>
        </w:r>
        <w:r w:rsidR="0095709C">
          <w:rPr>
            <w:rFonts w:eastAsia="Times New Roman"/>
            <w:sz w:val="26"/>
            <w:szCs w:val="26"/>
          </w:rPr>
          <w:t xml:space="preserve"> và nhiều phương thức tích hợp ứng dụng nhanh và tốt hơn nhưng vẫn không đáp ứng được yêu cầu hiện </w:t>
        </w:r>
      </w:ins>
      <w:ins w:id="884" w:author="LoanDT" w:date="2018-05-19T00:39:00Z">
        <w:r w:rsidR="0095709C">
          <w:rPr>
            <w:rFonts w:eastAsia="Times New Roman"/>
            <w:sz w:val="26"/>
            <w:szCs w:val="26"/>
          </w:rPr>
          <w:t xml:space="preserve">tại. </w:t>
        </w:r>
        <w:r w:rsidR="00A33959">
          <w:rPr>
            <w:rFonts w:eastAsia="Times New Roman"/>
            <w:sz w:val="26"/>
            <w:szCs w:val="26"/>
          </w:rPr>
          <w:t>Những năm gần đây, nổi lên như một giải pháp tối ưu cho bài toán này.</w:t>
        </w:r>
      </w:ins>
      <w:ins w:id="885" w:author="LoanDT" w:date="2018-05-19T00:41:00Z">
        <w:r w:rsidR="001E65F2">
          <w:rPr>
            <w:rFonts w:eastAsia="Times New Roman"/>
            <w:sz w:val="26"/>
            <w:szCs w:val="26"/>
          </w:rPr>
          <w:t xml:space="preserve"> Đặc điểm chính của</w:t>
        </w:r>
        <w:r w:rsidR="00FB00CB">
          <w:rPr>
            <w:rFonts w:eastAsia="Times New Roman"/>
            <w:sz w:val="26"/>
            <w:szCs w:val="26"/>
          </w:rPr>
          <w:t xml:space="preserve"> SOA</w:t>
        </w:r>
        <w:r w:rsidR="001E65F2">
          <w:rPr>
            <w:rFonts w:eastAsia="Times New Roman"/>
            <w:sz w:val="26"/>
            <w:szCs w:val="26"/>
          </w:rPr>
          <w:t xml:space="preserve"> là tách rời phần giao tiếp/gọi dịch vụ với phần thực hiện dịch vụ. </w:t>
        </w:r>
      </w:ins>
    </w:p>
    <w:p w14:paraId="5CCB0184" w14:textId="77777777" w:rsidR="00F26852" w:rsidRPr="00316877" w:rsidDel="001D18AF" w:rsidRDefault="00F26852">
      <w:pPr>
        <w:spacing w:before="60" w:after="60" w:line="288" w:lineRule="auto"/>
        <w:ind w:firstLine="720"/>
        <w:jc w:val="both"/>
        <w:rPr>
          <w:ins w:id="886" w:author="LoanDT" w:date="2018-05-19T00:42:00Z"/>
          <w:del w:id="887" w:author="TOANNM" w:date="2018-05-19T09:27:00Z"/>
          <w:rFonts w:eastAsia="Times New Roman"/>
          <w:sz w:val="26"/>
          <w:szCs w:val="26"/>
          <w:rPrChange w:id="888" w:author="LoanDT" w:date="2018-05-19T00:42:00Z">
            <w:rPr>
              <w:ins w:id="889" w:author="LoanDT" w:date="2018-05-19T00:42:00Z"/>
              <w:del w:id="890" w:author="TOANNM" w:date="2018-05-19T09:27:00Z"/>
              <w:rFonts w:eastAsia="Times New Roman"/>
            </w:rPr>
          </w:rPrChange>
        </w:rPr>
        <w:pPrChange w:id="891" w:author="LoanDT" w:date="2018-05-19T00:42:00Z">
          <w:pPr/>
        </w:pPrChange>
      </w:pPr>
      <w:ins w:id="892" w:author="LoanDT" w:date="2018-05-19T00:42:00Z">
        <w:r w:rsidRPr="00316877">
          <w:rPr>
            <w:rFonts w:eastAsia="Times New Roman"/>
            <w:sz w:val="26"/>
            <w:szCs w:val="26"/>
            <w:rPrChange w:id="893" w:author="LoanDT" w:date="2018-05-19T00:42:00Z">
              <w:rPr>
                <w:rFonts w:eastAsia="Times New Roman"/>
              </w:rPr>
            </w:rPrChange>
          </w:rPr>
          <w:t>Tập hợp các công nghệ WSDL (Web Services Description Language), SOAP (Simple Object Access Protocol) và UDDI (Universal Description, Discovery ang Integration), cho phép xây dựng các giải pháp lập trình cho vấn đề tích hợp ứng dụng và truyền thông điệp.</w:t>
        </w:r>
      </w:ins>
    </w:p>
    <w:p w14:paraId="4FB6E22A" w14:textId="77777777" w:rsidR="00F26852" w:rsidRPr="0095709C" w:rsidRDefault="00F26852" w:rsidP="006331DD">
      <w:pPr>
        <w:spacing w:before="60" w:after="60" w:line="288" w:lineRule="auto"/>
        <w:ind w:firstLine="720"/>
        <w:jc w:val="both"/>
        <w:rPr>
          <w:ins w:id="894" w:author="LoanDT" w:date="2018-05-19T00:34:00Z"/>
          <w:rFonts w:eastAsia="Times New Roman"/>
          <w:sz w:val="26"/>
          <w:szCs w:val="26"/>
          <w:lang w:val="vi-VN"/>
          <w:rPrChange w:id="895" w:author="LoanDT" w:date="2018-05-19T00:38:00Z">
            <w:rPr>
              <w:ins w:id="896" w:author="LoanDT" w:date="2018-05-19T00:34:00Z"/>
              <w:rFonts w:eastAsia="Times New Roman"/>
              <w:sz w:val="26"/>
              <w:szCs w:val="26"/>
            </w:rPr>
          </w:rPrChange>
        </w:rPr>
      </w:pPr>
    </w:p>
    <w:p w14:paraId="2878AA49" w14:textId="4D1C98A9" w:rsidR="001F7C02" w:rsidRDefault="001F7C02" w:rsidP="00826EDC">
      <w:pPr>
        <w:spacing w:before="60" w:after="60" w:line="288" w:lineRule="auto"/>
        <w:ind w:firstLine="720"/>
        <w:jc w:val="both"/>
        <w:rPr>
          <w:ins w:id="897" w:author="Nguyen Toan" w:date="2018-05-18T22:18:00Z"/>
          <w:rFonts w:eastAsia="Times New Roman"/>
          <w:sz w:val="26"/>
          <w:szCs w:val="26"/>
        </w:rPr>
      </w:pPr>
      <w:ins w:id="898" w:author="Nguyen Toan" w:date="2018-05-18T22:18:00Z">
        <w:r>
          <w:rPr>
            <w:rFonts w:eastAsia="Times New Roman"/>
            <w:sz w:val="26"/>
            <w:szCs w:val="26"/>
          </w:rPr>
          <w:t>Kiến trúc hướng dịch vụ (SOA)</w:t>
        </w:r>
      </w:ins>
      <w:ins w:id="899" w:author="LoanDT" w:date="2018-05-19T00:33:00Z">
        <w:r w:rsidR="006E0407">
          <w:rPr>
            <w:rFonts w:eastAsia="Times New Roman"/>
            <w:sz w:val="26"/>
            <w:szCs w:val="26"/>
          </w:rPr>
          <w:t xml:space="preserve"> là một hướng tiếp cận </w:t>
        </w:r>
        <w:r w:rsidR="001977DE">
          <w:rPr>
            <w:rFonts w:eastAsia="Times New Roman"/>
            <w:sz w:val="26"/>
            <w:szCs w:val="26"/>
          </w:rPr>
          <w:t xml:space="preserve">trong việc tích hợp các ứng </w:t>
        </w:r>
      </w:ins>
      <w:ins w:id="900" w:author="LoanDT" w:date="2018-05-19T00:34:00Z">
        <w:r w:rsidR="001977DE">
          <w:rPr>
            <w:rFonts w:eastAsia="Times New Roman"/>
            <w:sz w:val="26"/>
            <w:szCs w:val="26"/>
          </w:rPr>
          <w:t xml:space="preserve">dụng trong cùng hệ thống, </w:t>
        </w:r>
        <w:r w:rsidR="00A466AF">
          <w:rPr>
            <w:rFonts w:eastAsia="Times New Roman"/>
            <w:sz w:val="26"/>
            <w:szCs w:val="26"/>
          </w:rPr>
          <w:t xml:space="preserve">giải pháp này </w:t>
        </w:r>
      </w:ins>
      <w:ins w:id="901" w:author="Nguyen Toan" w:date="2018-05-18T22:18:00Z">
        <w:del w:id="902" w:author="LoanDT" w:date="2018-05-19T00:33:00Z">
          <w:r w:rsidDel="001977DE">
            <w:rPr>
              <w:rFonts w:eastAsia="Times New Roman"/>
              <w:sz w:val="26"/>
              <w:szCs w:val="26"/>
            </w:rPr>
            <w:delText xml:space="preserve"> </w:delText>
          </w:r>
        </w:del>
        <w:r>
          <w:rPr>
            <w:rFonts w:eastAsia="Times New Roman"/>
            <w:sz w:val="26"/>
            <w:szCs w:val="26"/>
          </w:rPr>
          <w:t>cung cấp một cách tiếp cận linh hoạt cho kiến trúc hệ thống phần mềm cho doanh nghi</w:t>
        </w:r>
        <w:r w:rsidR="00CF3F7C">
          <w:rPr>
            <w:rFonts w:eastAsia="Times New Roman"/>
            <w:sz w:val="26"/>
            <w:szCs w:val="26"/>
          </w:rPr>
          <w:t xml:space="preserve">ệp hiện nay. Hệ thống xây dựng theo kiến trúc SOA có tính mở rộng cao và khả năng sử dụng lại tốt. </w:t>
        </w:r>
      </w:ins>
      <w:ins w:id="903" w:author="Nguyen Toan" w:date="2018-05-18T22:19:00Z">
        <w:r w:rsidR="00BD0A27">
          <w:rPr>
            <w:rFonts w:eastAsia="Times New Roman"/>
            <w:sz w:val="26"/>
            <w:szCs w:val="26"/>
          </w:rPr>
          <w:t xml:space="preserve">Các dịch vụ trên hệ thống được công khai trên internet thông qua các giao diện API </w:t>
        </w:r>
      </w:ins>
      <w:ins w:id="904" w:author="Nguyen Toan" w:date="2018-05-18T22:20:00Z">
        <w:r w:rsidR="00842C80">
          <w:rPr>
            <w:rFonts w:eastAsia="Times New Roman"/>
            <w:sz w:val="26"/>
            <w:szCs w:val="26"/>
          </w:rPr>
          <w:t xml:space="preserve">giúp cho việc kết nối các ứng dụng dễ dàng. </w:t>
        </w:r>
        <w:r w:rsidR="00F92D84">
          <w:rPr>
            <w:rFonts w:eastAsia="Times New Roman"/>
            <w:sz w:val="26"/>
            <w:szCs w:val="26"/>
          </w:rPr>
          <w:t>Ngôn ngữ mô tả dịch vụ web (WSDL) và các tiêu chuẩn dịch vụ web khác như WS-policy cung cấp giao thức kết nối các ứng dụng trong hệ thống SOA với nhau.</w:t>
        </w:r>
      </w:ins>
      <w:ins w:id="905" w:author="Nguyen Toan" w:date="2018-05-18T22:21:00Z">
        <w:r w:rsidR="00AC3D57">
          <w:rPr>
            <w:rFonts w:eastAsia="Times New Roman"/>
            <w:sz w:val="26"/>
            <w:szCs w:val="26"/>
          </w:rPr>
          <w:t xml:space="preserve"> Quá trình ảo hóa các chức năng nghiệp vụ của doanh nghiệp </w:t>
        </w:r>
        <w:r w:rsidR="0083617D">
          <w:rPr>
            <w:rFonts w:eastAsia="Times New Roman"/>
            <w:sz w:val="26"/>
            <w:szCs w:val="26"/>
          </w:rPr>
          <w:t xml:space="preserve">là mục tiêu chính của kiến trúc hướng dịch vụ. </w:t>
        </w:r>
      </w:ins>
      <w:ins w:id="906" w:author="Nguyen Toan" w:date="2018-05-18T22:22:00Z">
        <w:r w:rsidR="00EE788E">
          <w:rPr>
            <w:rFonts w:eastAsia="Times New Roman"/>
            <w:sz w:val="26"/>
            <w:szCs w:val="26"/>
          </w:rPr>
          <w:t xml:space="preserve">Các dịch vụ có thể được triển khai trên các nền tảng công nghệ khác nhau như </w:t>
        </w:r>
        <w:r w:rsidR="004F4920">
          <w:rPr>
            <w:rFonts w:eastAsia="Times New Roman"/>
            <w:sz w:val="26"/>
            <w:szCs w:val="26"/>
          </w:rPr>
          <w:t>Java, .NET</w:t>
        </w:r>
      </w:ins>
      <w:ins w:id="907" w:author="Nguyen Toan" w:date="2018-05-18T22:23:00Z">
        <w:r w:rsidR="004F4920">
          <w:rPr>
            <w:rFonts w:eastAsia="Times New Roman"/>
            <w:sz w:val="26"/>
            <w:szCs w:val="26"/>
          </w:rPr>
          <w:t>…</w:t>
        </w:r>
        <w:r w:rsidR="0090783B">
          <w:rPr>
            <w:rFonts w:eastAsia="Times New Roman"/>
            <w:sz w:val="26"/>
            <w:szCs w:val="26"/>
          </w:rPr>
          <w:t xml:space="preserve"> Bên yêu cầu gửi thông điệp tới bên nhận và nhận lại phản hồi mà không cần quan tâm đến quá trình xử lý bên trong của bên nhận.</w:t>
        </w:r>
      </w:ins>
    </w:p>
    <w:p w14:paraId="400126F3" w14:textId="2F731C26" w:rsidR="006F117B" w:rsidRPr="00C307BC" w:rsidRDefault="00596719" w:rsidP="00826EDC">
      <w:pPr>
        <w:spacing w:before="60" w:after="60" w:line="288" w:lineRule="auto"/>
        <w:ind w:firstLine="720"/>
        <w:jc w:val="both"/>
        <w:rPr>
          <w:rFonts w:eastAsia="Times New Roman"/>
          <w:sz w:val="26"/>
          <w:szCs w:val="26"/>
        </w:rPr>
      </w:pPr>
      <w:ins w:id="908" w:author="Nguyen Toan" w:date="2018-05-18T22:24:00Z">
        <w:r>
          <w:rPr>
            <w:rFonts w:eastAsia="Times New Roman"/>
            <w:sz w:val="26"/>
            <w:szCs w:val="26"/>
          </w:rPr>
          <w:t>Công nghệ trục tích hợp (</w:t>
        </w:r>
      </w:ins>
      <w:r w:rsidR="00994B39" w:rsidRPr="00C307BC">
        <w:rPr>
          <w:rFonts w:eastAsia="Times New Roman"/>
          <w:sz w:val="26"/>
          <w:szCs w:val="26"/>
        </w:rPr>
        <w:t xml:space="preserve">Enterprise Service Bus </w:t>
      </w:r>
      <w:del w:id="909" w:author="Nguyen Toan" w:date="2018-05-18T22:24:00Z">
        <w:r w:rsidR="00994B39" w:rsidRPr="00C307BC" w:rsidDel="00596719">
          <w:rPr>
            <w:rFonts w:eastAsia="Times New Roman"/>
            <w:sz w:val="26"/>
            <w:szCs w:val="26"/>
          </w:rPr>
          <w:delText>(</w:delText>
        </w:r>
      </w:del>
      <w:ins w:id="910" w:author="Nguyen Toan" w:date="2018-05-18T22:24:00Z">
        <w:r>
          <w:rPr>
            <w:rFonts w:eastAsia="Times New Roman"/>
            <w:sz w:val="26"/>
            <w:szCs w:val="26"/>
          </w:rPr>
          <w:t xml:space="preserve">- </w:t>
        </w:r>
      </w:ins>
      <w:r w:rsidR="00994B39" w:rsidRPr="00C307BC">
        <w:rPr>
          <w:rFonts w:eastAsia="Times New Roman"/>
          <w:sz w:val="26"/>
          <w:szCs w:val="26"/>
        </w:rPr>
        <w:t>ESB)</w:t>
      </w:r>
      <w:ins w:id="911" w:author="Nguyen Toan" w:date="2018-05-18T22:23:00Z">
        <w:r w:rsidR="00761A8A">
          <w:rPr>
            <w:rFonts w:eastAsia="Times New Roman"/>
            <w:sz w:val="26"/>
            <w:szCs w:val="26"/>
          </w:rPr>
          <w:t xml:space="preserve"> là một loại </w:t>
        </w:r>
      </w:ins>
      <w:del w:id="912" w:author="Nguyen Toan" w:date="2018-05-18T22:24:00Z">
        <w:r w:rsidR="00994B39" w:rsidRPr="00C307BC" w:rsidDel="00761A8A">
          <w:rPr>
            <w:rFonts w:eastAsia="Times New Roman"/>
            <w:sz w:val="26"/>
            <w:szCs w:val="26"/>
          </w:rPr>
          <w:delText xml:space="preserve"> là một </w:delText>
        </w:r>
      </w:del>
      <w:r w:rsidR="00994B39" w:rsidRPr="00C307BC">
        <w:rPr>
          <w:rFonts w:eastAsia="Times New Roman"/>
          <w:sz w:val="26"/>
          <w:szCs w:val="26"/>
        </w:rPr>
        <w:t xml:space="preserve">kiến trúc phần mềm, chứa một tập các luật và nguyên tắc cho việc tích hợp nhiều ứng dụng khác nhau (về nền tảng, ngôn ngữ,...) vào một hay nhiều hệ thống. </w:t>
      </w:r>
      <w:r w:rsidR="00291885" w:rsidRPr="00C307BC">
        <w:rPr>
          <w:rFonts w:eastAsia="Times New Roman"/>
          <w:sz w:val="26"/>
          <w:szCs w:val="26"/>
        </w:rPr>
        <w:t>Áp</w:t>
      </w:r>
      <w:r w:rsidR="00C92A25" w:rsidRPr="00C307BC">
        <w:rPr>
          <w:rFonts w:eastAsia="Times New Roman"/>
          <w:sz w:val="26"/>
          <w:szCs w:val="26"/>
        </w:rPr>
        <w:t xml:space="preserve"> dụng </w:t>
      </w:r>
      <w:ins w:id="913" w:author="Nguyen Toan" w:date="2018-05-18T22:24:00Z">
        <w:r w:rsidR="00DA4406">
          <w:rPr>
            <w:rFonts w:eastAsia="Times New Roman"/>
            <w:sz w:val="26"/>
            <w:szCs w:val="26"/>
          </w:rPr>
          <w:t xml:space="preserve">công nghệ trục tích hợp </w:t>
        </w:r>
      </w:ins>
      <w:del w:id="914" w:author="Nguyen Toan" w:date="2018-05-18T22:24:00Z">
        <w:r w:rsidR="00C92A25" w:rsidRPr="00C307BC" w:rsidDel="00DA4406">
          <w:rPr>
            <w:rFonts w:eastAsia="Times New Roman"/>
            <w:sz w:val="26"/>
            <w:szCs w:val="26"/>
          </w:rPr>
          <w:delText>kiến trúc</w:delText>
        </w:r>
        <w:r w:rsidR="00994B39" w:rsidRPr="00C307BC" w:rsidDel="00DA4406">
          <w:rPr>
            <w:rFonts w:eastAsia="Times New Roman"/>
            <w:sz w:val="26"/>
            <w:szCs w:val="26"/>
          </w:rPr>
          <w:delText xml:space="preserve"> </w:delText>
        </w:r>
      </w:del>
      <w:r w:rsidR="00994B39" w:rsidRPr="00C307BC">
        <w:rPr>
          <w:rFonts w:eastAsia="Times New Roman"/>
          <w:sz w:val="26"/>
          <w:szCs w:val="26"/>
        </w:rPr>
        <w:t xml:space="preserve">ESB </w:t>
      </w:r>
      <w:r w:rsidR="00295F97" w:rsidRPr="00C307BC">
        <w:rPr>
          <w:rFonts w:eastAsia="Times New Roman"/>
          <w:sz w:val="26"/>
          <w:szCs w:val="26"/>
        </w:rPr>
        <w:t xml:space="preserve">giúp cho các thành phần trong hệ thống </w:t>
      </w:r>
      <w:r w:rsidR="00994B39" w:rsidRPr="00C307BC">
        <w:rPr>
          <w:rFonts w:eastAsia="Times New Roman"/>
          <w:sz w:val="26"/>
          <w:szCs w:val="26"/>
        </w:rPr>
        <w:t>có tính tái sử dụng cao, chi phí cho việc phát triển và tích hợp các ứng dụng ngoài hay ứng dụng của bên thứ ba thấp.</w:t>
      </w:r>
    </w:p>
    <w:p w14:paraId="2E109781" w14:textId="4CC25D5F" w:rsidR="006F117B" w:rsidRPr="00C307BC" w:rsidRDefault="00006E12">
      <w:pPr>
        <w:spacing w:before="60" w:after="60" w:line="288" w:lineRule="auto"/>
        <w:ind w:firstLine="720"/>
        <w:jc w:val="both"/>
        <w:rPr>
          <w:rFonts w:eastAsia="Times New Roman"/>
          <w:sz w:val="26"/>
          <w:szCs w:val="26"/>
        </w:rPr>
      </w:pPr>
      <w:r w:rsidRPr="00C307BC">
        <w:rPr>
          <w:rFonts w:eastAsia="Times New Roman"/>
          <w:sz w:val="26"/>
          <w:szCs w:val="26"/>
        </w:rPr>
        <w:lastRenderedPageBreak/>
        <w:t>Tuy nhiên, tích hợp nhiều ứng dụng khác nhau trên cùng một hệ thống cũng làm cho quá trình kiểm thử trở nên khó khăn, phức tạp hơn</w:t>
      </w:r>
      <w:r w:rsidR="007C541D" w:rsidRPr="00C307BC">
        <w:rPr>
          <w:rFonts w:eastAsia="Times New Roman"/>
          <w:sz w:val="26"/>
          <w:szCs w:val="26"/>
        </w:rPr>
        <w:t xml:space="preserve"> và yêu cầu cũng trở nên khắt khe hơn</w:t>
      </w:r>
      <w:r w:rsidRPr="00C307BC">
        <w:rPr>
          <w:rFonts w:eastAsia="Times New Roman"/>
          <w:sz w:val="26"/>
          <w:szCs w:val="26"/>
        </w:rPr>
        <w:t>.</w:t>
      </w:r>
      <w:r w:rsidR="00085A02" w:rsidRPr="00C307BC">
        <w:rPr>
          <w:rFonts w:eastAsia="Times New Roman"/>
          <w:sz w:val="26"/>
          <w:szCs w:val="26"/>
        </w:rPr>
        <w:t xml:space="preserve"> </w:t>
      </w:r>
      <w:r w:rsidR="005631AB" w:rsidRPr="00C307BC">
        <w:rPr>
          <w:rFonts w:eastAsia="Times New Roman"/>
          <w:sz w:val="26"/>
          <w:szCs w:val="26"/>
        </w:rPr>
        <w:t>Kiến trúc</w:t>
      </w:r>
      <w:r w:rsidR="001F6469" w:rsidRPr="00C307BC">
        <w:rPr>
          <w:rFonts w:eastAsia="Times New Roman"/>
          <w:sz w:val="26"/>
          <w:szCs w:val="26"/>
        </w:rPr>
        <w:t xml:space="preserve"> ESB </w:t>
      </w:r>
      <w:r w:rsidR="005631AB" w:rsidRPr="00C307BC">
        <w:rPr>
          <w:rFonts w:eastAsia="Times New Roman"/>
          <w:sz w:val="26"/>
          <w:szCs w:val="26"/>
        </w:rPr>
        <w:t>có thể</w:t>
      </w:r>
      <w:r w:rsidR="001F6469" w:rsidRPr="00C307BC">
        <w:rPr>
          <w:rFonts w:eastAsia="Times New Roman"/>
          <w:sz w:val="26"/>
          <w:szCs w:val="26"/>
        </w:rPr>
        <w:t xml:space="preserve"> kết nối </w:t>
      </w:r>
      <w:r w:rsidR="005631AB" w:rsidRPr="00C307BC">
        <w:rPr>
          <w:rFonts w:eastAsia="Times New Roman"/>
          <w:sz w:val="26"/>
          <w:szCs w:val="26"/>
        </w:rPr>
        <w:t xml:space="preserve">nhiều ứng dụng </w:t>
      </w:r>
      <w:r w:rsidR="001F6469" w:rsidRPr="00C307BC">
        <w:rPr>
          <w:rFonts w:eastAsia="Times New Roman"/>
          <w:sz w:val="26"/>
          <w:szCs w:val="26"/>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sidRPr="00C307BC">
        <w:rPr>
          <w:rFonts w:eastAsia="Times New Roman"/>
          <w:sz w:val="26"/>
          <w:szCs w:val="26"/>
        </w:rPr>
        <w:t>.</w:t>
      </w:r>
    </w:p>
    <w:p w14:paraId="4D91055B" w14:textId="5BB60BF8" w:rsidR="006F117B" w:rsidRPr="00C307BC" w:rsidRDefault="00A519A6" w:rsidP="00353E9D">
      <w:pPr>
        <w:spacing w:before="60" w:after="60" w:line="288" w:lineRule="auto"/>
        <w:ind w:firstLine="720"/>
        <w:jc w:val="both"/>
        <w:rPr>
          <w:rFonts w:eastAsia="Times New Roman"/>
          <w:sz w:val="26"/>
          <w:szCs w:val="26"/>
        </w:rPr>
      </w:pPr>
      <w:r w:rsidRPr="00C307BC">
        <w:rPr>
          <w:rFonts w:eastAsia="Times New Roman"/>
          <w:sz w:val="26"/>
          <w:szCs w:val="26"/>
        </w:rPr>
        <w:t>Quá trình kiểm thử hệ thống sử dụng kiến trúc ESB tập trung vào giao tiếp giữa các thành phần</w:t>
      </w:r>
      <w:r w:rsidR="00726851" w:rsidRPr="00C307BC">
        <w:rPr>
          <w:rFonts w:eastAsia="Times New Roman"/>
          <w:sz w:val="26"/>
          <w:szCs w:val="26"/>
        </w:rPr>
        <w:t xml:space="preserve"> và </w:t>
      </w:r>
      <w:r w:rsidRPr="00C307BC">
        <w:rPr>
          <w:rFonts w:eastAsia="Times New Roman"/>
          <w:sz w:val="26"/>
          <w:szCs w:val="26"/>
        </w:rPr>
        <w:t>các tính năng có sự trao đổi tích hợp thông tin</w:t>
      </w:r>
      <w:r w:rsidR="005E658E" w:rsidRPr="00C307BC">
        <w:rPr>
          <w:rFonts w:eastAsia="Times New Roman"/>
          <w:sz w:val="26"/>
          <w:szCs w:val="26"/>
        </w:rPr>
        <w:t>, hay nói cách khác là các API</w:t>
      </w:r>
      <w:r w:rsidRPr="00C307BC">
        <w:rPr>
          <w:rFonts w:eastAsia="Times New Roman"/>
          <w:sz w:val="26"/>
          <w:szCs w:val="26"/>
        </w:rPr>
        <w:t xml:space="preserve">. Vì vậy, </w:t>
      </w:r>
      <w:r w:rsidR="00726851" w:rsidRPr="00C307BC">
        <w:rPr>
          <w:rFonts w:eastAsia="Times New Roman"/>
          <w:sz w:val="26"/>
          <w:szCs w:val="26"/>
        </w:rPr>
        <w:t xml:space="preserve">phần kiểm thử trên giao diện người dùng không </w:t>
      </w:r>
      <w:r w:rsidR="00086118" w:rsidRPr="00C307BC">
        <w:rPr>
          <w:rFonts w:eastAsia="Times New Roman"/>
          <w:sz w:val="26"/>
          <w:szCs w:val="26"/>
        </w:rPr>
        <w:t>cần</w:t>
      </w:r>
      <w:r w:rsidR="00726851" w:rsidRPr="00C307BC">
        <w:rPr>
          <w:rFonts w:eastAsia="Times New Roman"/>
          <w:sz w:val="26"/>
          <w:szCs w:val="26"/>
        </w:rPr>
        <w:t xml:space="preserve"> </w:t>
      </w:r>
      <w:r w:rsidR="00692A3B" w:rsidRPr="00C307BC">
        <w:rPr>
          <w:rFonts w:eastAsia="Times New Roman"/>
          <w:sz w:val="26"/>
          <w:szCs w:val="26"/>
        </w:rPr>
        <w:t>tập trung chú trọng</w:t>
      </w:r>
      <w:r w:rsidR="00726851" w:rsidRPr="00C307BC">
        <w:rPr>
          <w:rFonts w:eastAsia="Times New Roman"/>
          <w:sz w:val="26"/>
          <w:szCs w:val="26"/>
        </w:rPr>
        <w:t xml:space="preserve">. </w:t>
      </w:r>
      <w:r w:rsidR="00381BA7" w:rsidRPr="00C307BC">
        <w:rPr>
          <w:rFonts w:eastAsia="Times New Roman"/>
          <w:sz w:val="26"/>
          <w:szCs w:val="26"/>
        </w:rPr>
        <w:t>Ngoài ra, quá trình kiểm thử cần được thực hiện song song</w:t>
      </w:r>
      <w:r w:rsidR="00604D70" w:rsidRPr="00C307BC">
        <w:rPr>
          <w:rFonts w:eastAsia="Times New Roman"/>
          <w:sz w:val="26"/>
          <w:szCs w:val="26"/>
        </w:rPr>
        <w:t>, tự động hóa</w:t>
      </w:r>
      <w:r w:rsidR="00381BA7" w:rsidRPr="00C307BC">
        <w:rPr>
          <w:rFonts w:eastAsia="Times New Roman"/>
          <w:sz w:val="26"/>
          <w:szCs w:val="26"/>
        </w:rPr>
        <w:t xml:space="preserve"> với quá trình phát triển, khi tích hợp một thành phần mới vào hệ thống, giúp rút ngắn thời gian cũng như tiết kiệm chi phí.</w:t>
      </w:r>
      <w:r w:rsidRPr="00C307BC">
        <w:rPr>
          <w:rFonts w:eastAsia="Times New Roman"/>
          <w:sz w:val="26"/>
          <w:szCs w:val="26"/>
        </w:rPr>
        <w:t xml:space="preserve"> </w:t>
      </w:r>
    </w:p>
    <w:p w14:paraId="4F875790" w14:textId="4293DADD" w:rsidR="006F117B" w:rsidRPr="00C307BC" w:rsidRDefault="00D64856" w:rsidP="00844F4A">
      <w:pPr>
        <w:spacing w:before="60" w:after="60" w:line="288" w:lineRule="auto"/>
        <w:ind w:firstLine="720"/>
        <w:jc w:val="both"/>
        <w:rPr>
          <w:rFonts w:eastAsia="Times New Roman"/>
          <w:sz w:val="26"/>
          <w:szCs w:val="26"/>
        </w:rPr>
      </w:pPr>
      <w:r w:rsidRPr="00C307BC">
        <w:rPr>
          <w:rFonts w:eastAsia="Times New Roman"/>
          <w:sz w:val="26"/>
          <w:szCs w:val="26"/>
        </w:rPr>
        <w:t xml:space="preserve">Hiện nay, quá trình kiểm thử các hệ thống </w:t>
      </w:r>
      <w:r w:rsidR="002E7155" w:rsidRPr="00C307BC">
        <w:rPr>
          <w:rFonts w:eastAsia="Times New Roman"/>
          <w:sz w:val="26"/>
          <w:szCs w:val="26"/>
        </w:rPr>
        <w:t>sử dụng kiến trúc ESB</w:t>
      </w:r>
      <w:r w:rsidRPr="00C307BC">
        <w:rPr>
          <w:rFonts w:eastAsia="Times New Roman"/>
          <w:sz w:val="26"/>
          <w:szCs w:val="26"/>
        </w:rPr>
        <w:t xml:space="preserve"> gặp phải những khó khăn về xây dựng môi trường kiểm thử, sức ép về thời gian phát triển ngắn, các công cụ hỗ trợ chưa nhiều hoặc phải mất phí. Việc này dẫn tới quy trình kiểm thử chưa được tự động hóa,</w:t>
      </w:r>
      <w:r w:rsidR="00EE16AD" w:rsidRPr="00C307BC">
        <w:rPr>
          <w:rFonts w:eastAsia="Times New Roman"/>
          <w:sz w:val="26"/>
          <w:szCs w:val="26"/>
        </w:rPr>
        <w:t xml:space="preserve"> quy trình bị rút ngắn hoặc bỏ qua</w:t>
      </w:r>
      <w:r w:rsidR="008518C1" w:rsidRPr="00C307BC">
        <w:rPr>
          <w:rFonts w:eastAsia="Times New Roman"/>
          <w:sz w:val="26"/>
          <w:szCs w:val="26"/>
        </w:rPr>
        <w:t>,</w:t>
      </w:r>
      <w:r w:rsidR="00EE16AD" w:rsidRPr="00C307BC">
        <w:rPr>
          <w:rFonts w:eastAsia="Times New Roman"/>
          <w:sz w:val="26"/>
          <w:szCs w:val="26"/>
        </w:rPr>
        <w:t xml:space="preserve"> </w:t>
      </w:r>
      <w:r w:rsidRPr="00C307BC">
        <w:rPr>
          <w:rFonts w:eastAsia="Times New Roman"/>
          <w:sz w:val="26"/>
          <w:szCs w:val="26"/>
        </w:rPr>
        <w:t>khi xảy ra lỗi tại một ứng dụng trong hệ thống sẽ đòi hỏi việc tìm lỗi và sửa đổi nhiều ứng dụng cùng lúc, gây mất thời gian và tốn kém tài nguyên, các lỗi không được kiểm soát chặt chẽ.</w:t>
      </w:r>
    </w:p>
    <w:p w14:paraId="1637118C" w14:textId="2227901D" w:rsidR="006F117B" w:rsidRPr="00C307BC" w:rsidRDefault="00994B39" w:rsidP="00826EDC">
      <w:pPr>
        <w:spacing w:before="60" w:after="60" w:line="288" w:lineRule="auto"/>
        <w:ind w:firstLine="720"/>
        <w:jc w:val="both"/>
        <w:rPr>
          <w:rFonts w:eastAsia="Times New Roman"/>
          <w:sz w:val="26"/>
          <w:szCs w:val="26"/>
        </w:rPr>
      </w:pPr>
      <w:r w:rsidRPr="00C307BC">
        <w:rPr>
          <w:rFonts w:eastAsia="Times New Roman"/>
          <w:sz w:val="26"/>
          <w:szCs w:val="26"/>
        </w:rPr>
        <w:t xml:space="preserve">Vì vậy, </w:t>
      </w:r>
      <w:r w:rsidR="00BC74E2" w:rsidRPr="00C307BC">
        <w:rPr>
          <w:rFonts w:eastAsia="Times New Roman"/>
          <w:sz w:val="26"/>
          <w:szCs w:val="26"/>
        </w:rPr>
        <w:t>luận văn này</w:t>
      </w:r>
      <w:r w:rsidRPr="00C307BC">
        <w:rPr>
          <w:rFonts w:eastAsia="Times New Roman"/>
          <w:sz w:val="26"/>
          <w:szCs w:val="26"/>
        </w:rPr>
        <w:t xml:space="preserve"> nghiên cứu, tìm hiểu</w:t>
      </w:r>
      <w:r w:rsidR="00F86F3A" w:rsidRPr="00C307BC">
        <w:rPr>
          <w:rFonts w:eastAsia="Times New Roman"/>
          <w:sz w:val="26"/>
          <w:szCs w:val="26"/>
        </w:rPr>
        <w:t>,</w:t>
      </w:r>
      <w:r w:rsidRPr="00C307BC">
        <w:rPr>
          <w:rFonts w:eastAsia="Times New Roman"/>
          <w:sz w:val="26"/>
          <w:szCs w:val="26"/>
        </w:rPr>
        <w:t xml:space="preserve"> </w:t>
      </w:r>
      <w:r w:rsidR="00F86F3A" w:rsidRPr="00C307BC">
        <w:rPr>
          <w:rFonts w:eastAsia="Times New Roman"/>
          <w:sz w:val="26"/>
          <w:szCs w:val="26"/>
        </w:rPr>
        <w:t>đưa ra</w:t>
      </w:r>
      <w:r w:rsidR="00781CCD" w:rsidRPr="00C307BC">
        <w:rPr>
          <w:rFonts w:eastAsia="Times New Roman"/>
          <w:sz w:val="26"/>
          <w:szCs w:val="26"/>
        </w:rPr>
        <w:t xml:space="preserve"> đề xuất </w:t>
      </w:r>
      <w:r w:rsidR="00F86F3A" w:rsidRPr="00C307BC">
        <w:rPr>
          <w:rFonts w:eastAsia="Times New Roman"/>
          <w:sz w:val="26"/>
          <w:szCs w:val="26"/>
        </w:rPr>
        <w:t xml:space="preserve">về </w:t>
      </w:r>
      <w:r w:rsidR="00781CCD" w:rsidRPr="00C307BC">
        <w:rPr>
          <w:rFonts w:eastAsia="Times New Roman"/>
          <w:sz w:val="26"/>
          <w:szCs w:val="26"/>
        </w:rPr>
        <w:t>quy trình</w:t>
      </w:r>
      <w:r w:rsidRPr="00C307BC">
        <w:rPr>
          <w:rFonts w:eastAsia="Times New Roman"/>
          <w:sz w:val="26"/>
          <w:szCs w:val="26"/>
        </w:rPr>
        <w:t xml:space="preserve"> kiểm thử </w:t>
      </w:r>
      <w:r w:rsidR="002A5457" w:rsidRPr="00C307BC">
        <w:rPr>
          <w:rFonts w:eastAsia="Times New Roman"/>
          <w:sz w:val="26"/>
          <w:szCs w:val="26"/>
        </w:rPr>
        <w:t xml:space="preserve">tự động </w:t>
      </w:r>
      <w:r w:rsidR="00C92BCE" w:rsidRPr="00C307BC">
        <w:rPr>
          <w:rFonts w:eastAsia="Times New Roman"/>
          <w:sz w:val="26"/>
          <w:szCs w:val="26"/>
        </w:rPr>
        <w:t>ứng dụng</w:t>
      </w:r>
      <w:r w:rsidR="00BC7367" w:rsidRPr="00C307BC">
        <w:rPr>
          <w:rFonts w:eastAsia="Times New Roman"/>
          <w:sz w:val="26"/>
          <w:szCs w:val="26"/>
        </w:rPr>
        <w:t xml:space="preserve"> </w:t>
      </w:r>
      <w:r w:rsidRPr="00C307BC">
        <w:rPr>
          <w:rFonts w:eastAsia="Times New Roman"/>
          <w:sz w:val="26"/>
          <w:szCs w:val="26"/>
        </w:rPr>
        <w:t>ESB</w:t>
      </w:r>
      <w:r w:rsidR="00762DC3" w:rsidRPr="00C307BC">
        <w:rPr>
          <w:rFonts w:eastAsia="Times New Roman"/>
          <w:sz w:val="26"/>
          <w:szCs w:val="26"/>
        </w:rPr>
        <w:t xml:space="preserve"> </w:t>
      </w:r>
      <w:r w:rsidR="00C92BCE" w:rsidRPr="00C307BC">
        <w:rPr>
          <w:rFonts w:eastAsia="Times New Roman"/>
          <w:sz w:val="26"/>
          <w:szCs w:val="26"/>
        </w:rPr>
        <w:t>xây dựng trên</w:t>
      </w:r>
      <w:r w:rsidR="00CA27FB" w:rsidRPr="00C307BC">
        <w:rPr>
          <w:rFonts w:eastAsia="Times New Roman"/>
          <w:sz w:val="26"/>
          <w:szCs w:val="26"/>
        </w:rPr>
        <w:t xml:space="preserve"> nền tảng</w:t>
      </w:r>
      <w:r w:rsidR="00C92BCE" w:rsidRPr="00C307BC">
        <w:rPr>
          <w:rFonts w:eastAsia="Times New Roman"/>
          <w:sz w:val="26"/>
          <w:szCs w:val="26"/>
        </w:rPr>
        <w:t xml:space="preserve"> </w:t>
      </w:r>
      <w:r w:rsidR="00762DC3" w:rsidRPr="00C307BC">
        <w:rPr>
          <w:rFonts w:eastAsia="Times New Roman"/>
          <w:sz w:val="26"/>
          <w:szCs w:val="26"/>
        </w:rPr>
        <w:t>MuleESB</w:t>
      </w:r>
      <w:r w:rsidRPr="00C307BC">
        <w:rPr>
          <w:rFonts w:eastAsia="Times New Roman"/>
          <w:sz w:val="26"/>
          <w:szCs w:val="26"/>
        </w:rPr>
        <w:t xml:space="preserve"> </w:t>
      </w:r>
      <w:r w:rsidR="00032804" w:rsidRPr="00C307BC">
        <w:rPr>
          <w:rFonts w:eastAsia="Times New Roman"/>
          <w:sz w:val="26"/>
          <w:szCs w:val="26"/>
        </w:rPr>
        <w:t>áp dụng</w:t>
      </w:r>
      <w:r w:rsidR="00732753" w:rsidRPr="00C307BC">
        <w:rPr>
          <w:rFonts w:eastAsia="Times New Roman"/>
          <w:sz w:val="26"/>
          <w:szCs w:val="26"/>
        </w:rPr>
        <w:t xml:space="preserve"> quy trình tích hợp liên tục và chuyển giao liên tục. Đồng thời luận văn cũng đưa ra </w:t>
      </w:r>
      <w:r w:rsidR="00F86F3A" w:rsidRPr="00C307BC">
        <w:rPr>
          <w:rFonts w:eastAsia="Times New Roman"/>
          <w:sz w:val="26"/>
          <w:szCs w:val="26"/>
        </w:rPr>
        <w:t>công cụ hỗ trợ cho quy trình</w:t>
      </w:r>
      <w:r w:rsidR="0070002C" w:rsidRPr="00C307BC">
        <w:rPr>
          <w:rFonts w:eastAsia="Times New Roman"/>
          <w:sz w:val="26"/>
          <w:szCs w:val="26"/>
        </w:rPr>
        <w:t>,</w:t>
      </w:r>
      <w:r w:rsidR="00F86F3A" w:rsidRPr="00C307BC">
        <w:rPr>
          <w:rFonts w:eastAsia="Times New Roman"/>
          <w:sz w:val="26"/>
          <w:szCs w:val="26"/>
        </w:rPr>
        <w:t xml:space="preserve"> </w:t>
      </w:r>
      <w:r w:rsidR="00B47478" w:rsidRPr="00C307BC">
        <w:rPr>
          <w:rFonts w:eastAsia="Times New Roman"/>
          <w:sz w:val="26"/>
          <w:szCs w:val="26"/>
        </w:rPr>
        <w:t xml:space="preserve">giải quyết vấn đề tự động hóa </w:t>
      </w:r>
      <w:r w:rsidR="00636673" w:rsidRPr="00C307BC">
        <w:rPr>
          <w:rFonts w:eastAsia="Times New Roman"/>
          <w:sz w:val="26"/>
          <w:szCs w:val="26"/>
        </w:rPr>
        <w:t>sinh ra các ca</w:t>
      </w:r>
      <w:r w:rsidR="00B47478" w:rsidRPr="00C307BC">
        <w:rPr>
          <w:rFonts w:eastAsia="Times New Roman"/>
          <w:sz w:val="26"/>
          <w:szCs w:val="26"/>
        </w:rPr>
        <w:t xml:space="preserve"> kiểm thử, giúp </w:t>
      </w:r>
      <w:r w:rsidR="008C1AF7" w:rsidRPr="00C307BC">
        <w:rPr>
          <w:rFonts w:eastAsia="Times New Roman"/>
          <w:sz w:val="26"/>
          <w:szCs w:val="26"/>
        </w:rPr>
        <w:t>rút ngắn</w:t>
      </w:r>
      <w:r w:rsidR="00B47478" w:rsidRPr="00C307BC">
        <w:rPr>
          <w:rFonts w:eastAsia="Times New Roman"/>
          <w:sz w:val="26"/>
          <w:szCs w:val="26"/>
        </w:rPr>
        <w:t xml:space="preserve"> thời gian </w:t>
      </w:r>
      <w:r w:rsidR="008C1AF7" w:rsidRPr="00C307BC">
        <w:rPr>
          <w:rFonts w:eastAsia="Times New Roman"/>
          <w:sz w:val="26"/>
          <w:szCs w:val="26"/>
        </w:rPr>
        <w:t>quy trình kiểm thử</w:t>
      </w:r>
      <w:r w:rsidRPr="00C307BC">
        <w:rPr>
          <w:rFonts w:eastAsia="Times New Roman"/>
          <w:sz w:val="26"/>
          <w:szCs w:val="26"/>
        </w:rPr>
        <w:t>.</w:t>
      </w:r>
    </w:p>
    <w:p w14:paraId="254757A2" w14:textId="4F8BF7EE" w:rsidR="006F117B" w:rsidRPr="00C307BC" w:rsidRDefault="00994B39" w:rsidP="0040449A">
      <w:pPr>
        <w:spacing w:before="60" w:after="60" w:line="288" w:lineRule="auto"/>
        <w:ind w:firstLine="720"/>
        <w:jc w:val="both"/>
        <w:rPr>
          <w:rFonts w:eastAsia="Times New Roman"/>
          <w:sz w:val="26"/>
          <w:szCs w:val="26"/>
        </w:rPr>
      </w:pPr>
      <w:r w:rsidRPr="00C307BC">
        <w:rPr>
          <w:rFonts w:eastAsia="Times New Roman"/>
          <w:sz w:val="26"/>
          <w:szCs w:val="26"/>
        </w:rPr>
        <w:t>Ngoài phần mở đầu và kết luận, luận văn được tổ chức thành các chương như sau</w:t>
      </w:r>
      <w:r w:rsidR="00EA7683" w:rsidRPr="00C307BC">
        <w:rPr>
          <w:rFonts w:eastAsia="Times New Roman"/>
          <w:sz w:val="26"/>
          <w:szCs w:val="26"/>
        </w:rPr>
        <w:t>.</w:t>
      </w:r>
      <w:r w:rsidR="00EA7683" w:rsidRPr="00C307BC" w:rsidDel="00EA7683">
        <w:rPr>
          <w:rFonts w:eastAsia="Times New Roman"/>
          <w:sz w:val="26"/>
          <w:szCs w:val="26"/>
        </w:rPr>
        <w:t xml:space="preserve"> </w:t>
      </w:r>
      <w:r w:rsidRPr="00C307BC">
        <w:rPr>
          <w:rFonts w:eastAsia="Times New Roman"/>
          <w:sz w:val="26"/>
          <w:szCs w:val="26"/>
        </w:rPr>
        <w:t>Chương 1 khái quát khái niệm SOA, ESB. Lợi ích của việc sử dụng kiến trúc ESB trong việc phát triển ứng dụng doanh nghiệp. Một số khái niệm liên quan đến việc kiểm thử ứng dụng.</w:t>
      </w:r>
      <w:r w:rsidR="000D2315" w:rsidRPr="00C307BC">
        <w:rPr>
          <w:rFonts w:eastAsia="Times New Roman"/>
          <w:sz w:val="26"/>
          <w:szCs w:val="26"/>
        </w:rPr>
        <w:t xml:space="preserve"> </w:t>
      </w:r>
      <w:r w:rsidRPr="00C307BC">
        <w:rPr>
          <w:rFonts w:eastAsia="Times New Roman"/>
          <w:sz w:val="26"/>
          <w:szCs w:val="26"/>
        </w:rPr>
        <w:t xml:space="preserve">Chương 2 đưa ra thực trạng, khó khăn của việc kiểm thử trên hệ thống ESB, </w:t>
      </w:r>
      <w:r w:rsidR="00C46A21" w:rsidRPr="00C307BC">
        <w:rPr>
          <w:rFonts w:eastAsia="Times New Roman"/>
          <w:sz w:val="26"/>
          <w:szCs w:val="26"/>
        </w:rPr>
        <w:t>phân tích các vấn đề cần giải quyết</w:t>
      </w:r>
      <w:r w:rsidR="00252195" w:rsidRPr="00C307BC">
        <w:rPr>
          <w:rFonts w:eastAsia="Times New Roman"/>
          <w:sz w:val="26"/>
          <w:szCs w:val="26"/>
        </w:rPr>
        <w:t>.</w:t>
      </w:r>
      <w:r w:rsidR="00EE2A69" w:rsidRPr="00C307BC">
        <w:rPr>
          <w:rFonts w:eastAsia="Times New Roman"/>
          <w:sz w:val="26"/>
          <w:szCs w:val="26"/>
        </w:rPr>
        <w:t xml:space="preserve"> </w:t>
      </w:r>
      <w:r w:rsidR="00D95096" w:rsidRPr="00C307BC">
        <w:rPr>
          <w:rFonts w:eastAsia="Times New Roman"/>
          <w:sz w:val="26"/>
          <w:szCs w:val="26"/>
        </w:rPr>
        <w:t xml:space="preserve">Chiến </w:t>
      </w:r>
      <w:r w:rsidR="00EE2A69" w:rsidRPr="00C307BC">
        <w:rPr>
          <w:rFonts w:eastAsia="Times New Roman"/>
          <w:sz w:val="26"/>
          <w:szCs w:val="26"/>
        </w:rPr>
        <w:t xml:space="preserve">lược kiểm thử, </w:t>
      </w:r>
      <w:r w:rsidRPr="00C307BC">
        <w:rPr>
          <w:rFonts w:eastAsia="Times New Roman"/>
          <w:sz w:val="26"/>
          <w:szCs w:val="26"/>
        </w:rPr>
        <w:t xml:space="preserve">đề xuất </w:t>
      </w:r>
      <w:r w:rsidR="005D134A" w:rsidRPr="00C307BC">
        <w:rPr>
          <w:rFonts w:eastAsia="Times New Roman"/>
          <w:sz w:val="26"/>
          <w:szCs w:val="26"/>
        </w:rPr>
        <w:t xml:space="preserve">giải pháp, </w:t>
      </w:r>
      <w:r w:rsidRPr="00C307BC">
        <w:rPr>
          <w:rFonts w:eastAsia="Times New Roman"/>
          <w:sz w:val="26"/>
          <w:szCs w:val="26"/>
        </w:rPr>
        <w:t>quy trình kiểm thử hệ thống</w:t>
      </w:r>
      <w:r w:rsidR="00EE2A69" w:rsidRPr="00C307BC">
        <w:rPr>
          <w:rFonts w:eastAsia="Times New Roman"/>
          <w:sz w:val="26"/>
          <w:szCs w:val="26"/>
        </w:rPr>
        <w:t xml:space="preserve"> và trình bày về công cụ</w:t>
      </w:r>
      <w:r w:rsidR="00D518BA" w:rsidRPr="00C307BC">
        <w:rPr>
          <w:rFonts w:eastAsia="Times New Roman"/>
          <w:sz w:val="26"/>
          <w:szCs w:val="26"/>
        </w:rPr>
        <w:t xml:space="preserve"> tự</w:t>
      </w:r>
      <w:r w:rsidR="00EE2A69" w:rsidRPr="00C307BC">
        <w:rPr>
          <w:rFonts w:eastAsia="Times New Roman"/>
          <w:sz w:val="26"/>
          <w:szCs w:val="26"/>
        </w:rPr>
        <w:t xml:space="preserve"> phát triển hỗ trợ quy trình</w:t>
      </w:r>
      <w:r w:rsidR="00252195" w:rsidRPr="00C307BC">
        <w:rPr>
          <w:rFonts w:eastAsia="Times New Roman"/>
          <w:sz w:val="26"/>
          <w:szCs w:val="26"/>
        </w:rPr>
        <w:t xml:space="preserve"> được trình bày ở chương 3</w:t>
      </w:r>
      <w:r w:rsidRPr="00C307BC">
        <w:rPr>
          <w:rFonts w:eastAsia="Times New Roman"/>
          <w:sz w:val="26"/>
          <w:szCs w:val="26"/>
        </w:rPr>
        <w:t>.</w:t>
      </w:r>
      <w:r w:rsidR="000D2315" w:rsidRPr="00C307BC">
        <w:rPr>
          <w:rFonts w:eastAsia="Times New Roman"/>
          <w:sz w:val="26"/>
          <w:szCs w:val="26"/>
        </w:rPr>
        <w:t xml:space="preserve"> </w:t>
      </w:r>
      <w:r w:rsidR="000A2A14" w:rsidRPr="00C307BC">
        <w:rPr>
          <w:rFonts w:eastAsia="Times New Roman"/>
          <w:sz w:val="26"/>
          <w:szCs w:val="26"/>
        </w:rPr>
        <w:t xml:space="preserve">Chương 4 đưa ra các bước áp dụng thực tế của quy trình với một ứng dụng đơn giản xây dựng dựa trên MuleESB. </w:t>
      </w:r>
      <w:del w:id="915" w:author="LoanDT" w:date="2018-05-19T00:47:00Z">
        <w:r w:rsidR="00B1695E" w:rsidRPr="00C307BC" w:rsidDel="00333056">
          <w:rPr>
            <w:rFonts w:eastAsia="Times New Roman"/>
            <w:sz w:val="26"/>
            <w:szCs w:val="26"/>
          </w:rPr>
          <w:delText xml:space="preserve">Chương </w:delText>
        </w:r>
        <w:r w:rsidR="000A2A14" w:rsidRPr="00C307BC" w:rsidDel="00333056">
          <w:rPr>
            <w:rFonts w:eastAsia="Times New Roman"/>
            <w:sz w:val="26"/>
            <w:szCs w:val="26"/>
          </w:rPr>
          <w:delText>5</w:delText>
        </w:r>
        <w:r w:rsidRPr="00C307BC" w:rsidDel="00333056">
          <w:rPr>
            <w:rFonts w:eastAsia="Times New Roman"/>
            <w:sz w:val="26"/>
            <w:szCs w:val="26"/>
          </w:rPr>
          <w:delText xml:space="preserve"> </w:delText>
        </w:r>
      </w:del>
      <w:ins w:id="916" w:author="LoanDT" w:date="2018-05-19T00:47:00Z">
        <w:r w:rsidR="00333056">
          <w:rPr>
            <w:rFonts w:eastAsia="Times New Roman"/>
            <w:sz w:val="26"/>
            <w:szCs w:val="26"/>
          </w:rPr>
          <w:t xml:space="preserve">Phần </w:t>
        </w:r>
      </w:ins>
      <w:r w:rsidRPr="00C307BC">
        <w:rPr>
          <w:rFonts w:eastAsia="Times New Roman"/>
          <w:sz w:val="26"/>
          <w:szCs w:val="26"/>
        </w:rPr>
        <w:t>tổng kết</w:t>
      </w:r>
      <w:ins w:id="917" w:author="Nguyen Toan" w:date="2018-05-18T20:15:00Z">
        <w:r w:rsidR="00CD3863">
          <w:rPr>
            <w:rFonts w:eastAsia="Times New Roman"/>
            <w:sz w:val="26"/>
            <w:szCs w:val="26"/>
          </w:rPr>
          <w:t xml:space="preserve"> tóm tắt</w:t>
        </w:r>
      </w:ins>
      <w:r w:rsidRPr="00C307BC">
        <w:rPr>
          <w:rFonts w:eastAsia="Times New Roman"/>
          <w:sz w:val="26"/>
          <w:szCs w:val="26"/>
        </w:rPr>
        <w:t xml:space="preserve"> kết quả đạt được, các điểm hạn chế và định hướng phát triển trong tương lai.</w:t>
      </w:r>
      <w:r w:rsidRPr="00C307BC">
        <w:rPr>
          <w:sz w:val="26"/>
          <w:szCs w:val="26"/>
        </w:rPr>
        <w:br w:type="page"/>
      </w:r>
    </w:p>
    <w:p w14:paraId="3CF9AE5B" w14:textId="77777777" w:rsidR="006F117B" w:rsidRPr="00C307BC" w:rsidRDefault="006F117B" w:rsidP="00A54A30">
      <w:pPr>
        <w:spacing w:before="60" w:after="60" w:line="288" w:lineRule="auto"/>
        <w:ind w:firstLine="284"/>
        <w:jc w:val="both"/>
        <w:rPr>
          <w:rFonts w:eastAsia="Times New Roman"/>
          <w:sz w:val="26"/>
          <w:szCs w:val="26"/>
        </w:rPr>
      </w:pPr>
    </w:p>
    <w:p w14:paraId="51A29DFE" w14:textId="6BC0BD09" w:rsidR="006F117B" w:rsidRPr="00C307BC"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918" w:name="_Toc514450048"/>
      <w:r w:rsidRPr="00C307BC">
        <w:rPr>
          <w:rFonts w:ascii="Times New Roman" w:eastAsia="Times New Roman" w:hAnsi="Times New Roman" w:cs="Times New Roman"/>
          <w:b/>
          <w:sz w:val="26"/>
          <w:szCs w:val="26"/>
        </w:rPr>
        <w:t>CƠ SỞ LÝ THUYẾT VÀ CÁC KHÁI NIỆM LIÊN QUAN</w:t>
      </w:r>
      <w:bookmarkEnd w:id="918"/>
    </w:p>
    <w:p w14:paraId="7B9797E4" w14:textId="6CCBD0EB" w:rsidR="00E962D3" w:rsidRPr="00C307BC" w:rsidRDefault="005E1AE2" w:rsidP="00560CBB">
      <w:pPr>
        <w:spacing w:after="120"/>
        <w:ind w:firstLine="567"/>
        <w:jc w:val="both"/>
        <w:rPr>
          <w:rFonts w:eastAsia="Times New Roman"/>
          <w:sz w:val="26"/>
          <w:szCs w:val="26"/>
        </w:rPr>
      </w:pPr>
      <w:r w:rsidRPr="00C307BC">
        <w:rPr>
          <w:rFonts w:eastAsia="Times New Roman"/>
          <w:sz w:val="26"/>
          <w:szCs w:val="26"/>
        </w:rPr>
        <w:t>Ngày nay, việc phát triển phần mềm càng trở nên phức tạp và khó kiểm soát do sự xuất hiện của nhiều công nghệ mới tạo nên môi trường phát triển và nền tảng không đồng nhất, trong khi nhu cầu trao đổi, chia sẻ và tương tác giữa các ứng dụng ngày càng tăng.</w:t>
      </w:r>
      <w:r w:rsidR="00493A45" w:rsidRPr="00C307BC">
        <w:rPr>
          <w:rStyle w:val="CommentReference"/>
          <w:sz w:val="26"/>
          <w:szCs w:val="26"/>
        </w:rPr>
        <w:commentReference w:id="919"/>
      </w:r>
      <w:r w:rsidR="00A1445E" w:rsidRPr="00C307BC">
        <w:rPr>
          <w:rFonts w:eastAsia="Times New Roman"/>
          <w:sz w:val="26"/>
          <w:szCs w:val="26"/>
        </w:rPr>
        <w:t xml:space="preserve"> </w:t>
      </w:r>
      <w:r w:rsidR="007D21B1" w:rsidRPr="00C307BC">
        <w:rPr>
          <w:rFonts w:eastAsia="Times New Roman"/>
          <w:sz w:val="26"/>
          <w:szCs w:val="26"/>
        </w:rPr>
        <w:t>Trong những năm gần đây, việc phát triển hệ thống phần mềm đang dần chuyển sang xu thế hướng dịch vụ (Service-oriented Architecture)</w:t>
      </w:r>
      <w:ins w:id="920" w:author="LoanDT" w:date="2018-05-19T00:22:00Z">
        <w:r w:rsidR="00D178FD">
          <w:rPr>
            <w:rFonts w:eastAsia="Times New Roman"/>
            <w:sz w:val="26"/>
            <w:szCs w:val="26"/>
          </w:rPr>
          <w:t>, t</w:t>
        </w:r>
      </w:ins>
      <w:del w:id="921" w:author="LoanDT" w:date="2018-05-19T00:22:00Z">
        <w:r w:rsidR="002D2E7C" w:rsidRPr="00C307BC" w:rsidDel="00D178FD">
          <w:rPr>
            <w:rFonts w:eastAsia="Times New Roman"/>
            <w:sz w:val="26"/>
            <w:szCs w:val="26"/>
          </w:rPr>
          <w:delText>. T</w:delText>
        </w:r>
      </w:del>
      <w:r w:rsidR="002D2E7C" w:rsidRPr="00C307BC">
        <w:rPr>
          <w:rFonts w:eastAsia="Times New Roman"/>
          <w:sz w:val="26"/>
          <w:szCs w:val="26"/>
        </w:rPr>
        <w:t xml:space="preserve">rong đó, ESB là kiến trúc được ứng dụng mang lại </w:t>
      </w:r>
      <w:r w:rsidR="001D3183" w:rsidRPr="00C307BC">
        <w:rPr>
          <w:rFonts w:eastAsia="Times New Roman"/>
          <w:sz w:val="26"/>
          <w:szCs w:val="26"/>
        </w:rPr>
        <w:t>nhiều lợi ích cho doanh nghiệp</w:t>
      </w:r>
      <w:r w:rsidR="006269BA" w:rsidRPr="00C307BC">
        <w:rPr>
          <w:rFonts w:eastAsia="Times New Roman"/>
          <w:sz w:val="26"/>
          <w:szCs w:val="26"/>
        </w:rPr>
        <w:t xml:space="preserve">. </w:t>
      </w:r>
      <w:r w:rsidR="00BF187A" w:rsidRPr="00C307BC">
        <w:rPr>
          <w:rFonts w:eastAsia="Times New Roman"/>
          <w:sz w:val="26"/>
          <w:szCs w:val="26"/>
        </w:rPr>
        <w:t>Kiến trúc ESB có khả năng kết nối nhiều thành phần trên nhiều nền tảng khác nhau, hỗ trợ việc trao đổi thông tin qua lại trong hệ thống.</w:t>
      </w:r>
      <w:r w:rsidR="00882F68" w:rsidRPr="00C307BC">
        <w:rPr>
          <w:rFonts w:eastAsia="Times New Roman"/>
          <w:sz w:val="26"/>
          <w:szCs w:val="26"/>
        </w:rPr>
        <w:t xml:space="preserve"> </w:t>
      </w:r>
      <w:r w:rsidR="00A736BB" w:rsidRPr="00C307BC">
        <w:rPr>
          <w:rFonts w:eastAsia="Times New Roman"/>
          <w:sz w:val="26"/>
          <w:szCs w:val="26"/>
        </w:rPr>
        <w:t>MuleSoft là một trong những công ty cung cấp giải pháp ESB đầu tiên</w:t>
      </w:r>
      <w:r w:rsidR="006831AA" w:rsidRPr="00C307BC">
        <w:rPr>
          <w:rFonts w:eastAsia="Times New Roman"/>
          <w:sz w:val="26"/>
          <w:szCs w:val="26"/>
        </w:rPr>
        <w:t xml:space="preserve"> với sản phẩm là nền tảng MuleESB</w:t>
      </w:r>
      <w:r w:rsidR="00BE6480" w:rsidRPr="00C307BC">
        <w:rPr>
          <w:rFonts w:eastAsia="Times New Roman"/>
          <w:sz w:val="26"/>
          <w:szCs w:val="26"/>
        </w:rPr>
        <w:t xml:space="preserve"> được đánh giá rất cao</w:t>
      </w:r>
      <w:r w:rsidR="00A736BB" w:rsidRPr="00C307BC">
        <w:rPr>
          <w:rFonts w:eastAsia="Times New Roman"/>
          <w:sz w:val="26"/>
          <w:szCs w:val="26"/>
        </w:rPr>
        <w:t xml:space="preserve">. </w:t>
      </w:r>
      <w:r w:rsidR="006269BA" w:rsidRPr="00C307BC">
        <w:rPr>
          <w:rFonts w:eastAsia="Times New Roman"/>
          <w:sz w:val="26"/>
          <w:szCs w:val="26"/>
        </w:rPr>
        <w:t>Tuy nhiên</w:t>
      </w:r>
      <w:r w:rsidR="00882F68" w:rsidRPr="00C307BC">
        <w:rPr>
          <w:rFonts w:eastAsia="Times New Roman"/>
          <w:sz w:val="26"/>
          <w:szCs w:val="26"/>
        </w:rPr>
        <w:t xml:space="preserve"> </w:t>
      </w:r>
      <w:r w:rsidR="006269BA" w:rsidRPr="00C307BC">
        <w:rPr>
          <w:rFonts w:eastAsia="Times New Roman"/>
          <w:sz w:val="26"/>
          <w:szCs w:val="26"/>
        </w:rPr>
        <w:t>vấn đề</w:t>
      </w:r>
      <w:r w:rsidR="005025A9" w:rsidRPr="00C307BC">
        <w:rPr>
          <w:rFonts w:eastAsia="Times New Roman"/>
          <w:sz w:val="26"/>
          <w:szCs w:val="26"/>
        </w:rPr>
        <w:t xml:space="preserve"> mới</w:t>
      </w:r>
      <w:r w:rsidR="006269BA" w:rsidRPr="00C307BC">
        <w:rPr>
          <w:rFonts w:eastAsia="Times New Roman"/>
          <w:sz w:val="26"/>
          <w:szCs w:val="26"/>
        </w:rPr>
        <w:t xml:space="preserve"> đ</w:t>
      </w:r>
      <w:r w:rsidR="00C25B84" w:rsidRPr="00C307BC">
        <w:rPr>
          <w:rFonts w:eastAsia="Times New Roman"/>
          <w:sz w:val="26"/>
          <w:szCs w:val="26"/>
        </w:rPr>
        <w:t>ặt</w:t>
      </w:r>
      <w:r w:rsidR="006269BA" w:rsidRPr="00C307BC">
        <w:rPr>
          <w:rFonts w:eastAsia="Times New Roman"/>
          <w:sz w:val="26"/>
          <w:szCs w:val="26"/>
        </w:rPr>
        <w:t xml:space="preserve"> ra là </w:t>
      </w:r>
      <w:r w:rsidR="00882F68" w:rsidRPr="00C307BC">
        <w:rPr>
          <w:rFonts w:eastAsia="Times New Roman"/>
          <w:sz w:val="26"/>
          <w:szCs w:val="26"/>
        </w:rPr>
        <w:t xml:space="preserve">cần </w:t>
      </w:r>
      <w:r w:rsidR="005025A9" w:rsidRPr="00C307BC">
        <w:rPr>
          <w:rFonts w:eastAsia="Times New Roman"/>
          <w:sz w:val="26"/>
          <w:szCs w:val="26"/>
        </w:rPr>
        <w:t xml:space="preserve">đảm bảo được </w:t>
      </w:r>
      <w:r w:rsidR="006269BA" w:rsidRPr="00C307BC">
        <w:rPr>
          <w:rFonts w:eastAsia="Times New Roman"/>
          <w:sz w:val="26"/>
          <w:szCs w:val="26"/>
        </w:rPr>
        <w:t>khả năng kiểm soát lỗi tốt</w:t>
      </w:r>
      <w:r w:rsidR="00931D05" w:rsidRPr="00C307BC">
        <w:rPr>
          <w:rFonts w:eastAsia="Times New Roman"/>
          <w:sz w:val="26"/>
          <w:szCs w:val="26"/>
        </w:rPr>
        <w:t xml:space="preserve"> </w:t>
      </w:r>
      <w:r w:rsidR="005025A9" w:rsidRPr="00C307BC">
        <w:rPr>
          <w:rFonts w:eastAsia="Times New Roman"/>
          <w:sz w:val="26"/>
          <w:szCs w:val="26"/>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 c</w:t>
      </w:r>
      <w:r w:rsidR="00B41BE9" w:rsidRPr="00C307BC">
        <w:rPr>
          <w:rFonts w:eastAsia="Times New Roman"/>
          <w:sz w:val="26"/>
          <w:szCs w:val="26"/>
        </w:rPr>
        <w:t xml:space="preserve">ác </w:t>
      </w:r>
      <w:r w:rsidR="005025A9" w:rsidRPr="00C307BC">
        <w:rPr>
          <w:rFonts w:eastAsia="Times New Roman"/>
          <w:sz w:val="26"/>
          <w:szCs w:val="26"/>
        </w:rPr>
        <w:t>quy trình</w:t>
      </w:r>
      <w:r w:rsidR="00B41BE9" w:rsidRPr="00C307BC">
        <w:rPr>
          <w:rFonts w:eastAsia="Times New Roman"/>
          <w:sz w:val="26"/>
          <w:szCs w:val="26"/>
        </w:rPr>
        <w:t xml:space="preserve"> tích hợp, chuyển giao và triển khai </w:t>
      </w:r>
      <w:r w:rsidR="005025A9" w:rsidRPr="00C307BC">
        <w:rPr>
          <w:rFonts w:eastAsia="Times New Roman"/>
          <w:sz w:val="26"/>
          <w:szCs w:val="26"/>
        </w:rPr>
        <w:t>liên tục cũng cần được áp dụng để hỗ trợ quy trình kiểm thử.</w:t>
      </w:r>
    </w:p>
    <w:p w14:paraId="003AC5AD" w14:textId="58F32842" w:rsidR="00C34A85" w:rsidRPr="00C307BC" w:rsidRDefault="00E962D3" w:rsidP="00E875E9">
      <w:pPr>
        <w:spacing w:after="120"/>
        <w:ind w:firstLine="567"/>
        <w:jc w:val="both"/>
        <w:rPr>
          <w:sz w:val="26"/>
          <w:szCs w:val="26"/>
        </w:rPr>
      </w:pPr>
      <w:r w:rsidRPr="00C307BC">
        <w:rPr>
          <w:rFonts w:eastAsia="Times New Roman"/>
          <w:sz w:val="26"/>
          <w:szCs w:val="26"/>
        </w:rPr>
        <w:t>Để giúp làm rõ hơn những nội dung trong các chương tiếp theo, chương này sẽ giới thiệu các khái niệm cơ bản nêu trên một cách chi tiết hơn.</w:t>
      </w:r>
    </w:p>
    <w:p w14:paraId="4B1ED903" w14:textId="0464B59B" w:rsidR="00D71162" w:rsidRPr="00C307BC" w:rsidRDefault="00D71162">
      <w:pPr>
        <w:pStyle w:val="Heading2"/>
        <w:numPr>
          <w:ilvl w:val="1"/>
          <w:numId w:val="12"/>
        </w:numPr>
        <w:spacing w:before="240"/>
        <w:ind w:left="567" w:hanging="567"/>
        <w:rPr>
          <w:rFonts w:ascii="Times New Roman" w:hAnsi="Times New Roman" w:cs="Times New Roman"/>
          <w:b/>
          <w:sz w:val="26"/>
          <w:szCs w:val="26"/>
        </w:rPr>
        <w:pPrChange w:id="922" w:author="Nguyen Toan" w:date="2018-05-18T20:23:00Z">
          <w:pPr>
            <w:pStyle w:val="ListParagraph"/>
            <w:numPr>
              <w:ilvl w:val="2"/>
              <w:numId w:val="12"/>
            </w:numPr>
            <w:spacing w:before="240" w:after="120" w:line="288" w:lineRule="auto"/>
            <w:ind w:left="505" w:hanging="505"/>
            <w:contextualSpacing w:val="0"/>
            <w:jc w:val="both"/>
            <w:outlineLvl w:val="1"/>
          </w:pPr>
        </w:pPrChange>
      </w:pPr>
      <w:bookmarkStart w:id="923" w:name="_Toc514450049"/>
      <w:r w:rsidRPr="00C307BC">
        <w:rPr>
          <w:rFonts w:ascii="Times New Roman" w:hAnsi="Times New Roman" w:cs="Times New Roman"/>
          <w:b/>
          <w:sz w:val="26"/>
          <w:szCs w:val="26"/>
        </w:rPr>
        <w:t>Kiến trúc hệ thống</w:t>
      </w:r>
      <w:bookmarkEnd w:id="923"/>
    </w:p>
    <w:p w14:paraId="3F5BA929" w14:textId="09B316DB" w:rsidR="00740E62" w:rsidRPr="00C307BC"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6"/>
          <w:szCs w:val="26"/>
        </w:rPr>
      </w:pPr>
      <w:bookmarkStart w:id="924" w:name="_Ref513322472"/>
      <w:bookmarkStart w:id="925" w:name="_Toc514450050"/>
      <w:r w:rsidRPr="00C307BC">
        <w:rPr>
          <w:rFonts w:ascii="Times New Roman" w:hAnsi="Times New Roman" w:cs="Times New Roman"/>
          <w:b/>
          <w:sz w:val="26"/>
          <w:szCs w:val="26"/>
        </w:rPr>
        <w:t>Kiến trúc hướng dịch vụ</w:t>
      </w:r>
      <w:bookmarkEnd w:id="924"/>
      <w:bookmarkEnd w:id="925"/>
    </w:p>
    <w:p w14:paraId="5D289499" w14:textId="169D571F" w:rsidR="00CB1830" w:rsidRPr="00C307BC" w:rsidDel="00154ED2" w:rsidRDefault="00AE1B3D" w:rsidP="00CB1830">
      <w:pPr>
        <w:spacing w:after="120"/>
        <w:ind w:firstLine="567"/>
        <w:jc w:val="both"/>
        <w:rPr>
          <w:del w:id="926" w:author="LoanDT" w:date="2018-05-19T00:46:00Z"/>
          <w:rFonts w:eastAsia="Times New Roman"/>
          <w:sz w:val="26"/>
          <w:szCs w:val="26"/>
        </w:rPr>
      </w:pPr>
      <w:r w:rsidRPr="00C307BC">
        <w:rPr>
          <w:rFonts w:eastAsia="Times New Roman"/>
          <w:sz w:val="26"/>
          <w:szCs w:val="26"/>
        </w:rPr>
        <w:t xml:space="preserve">Kiến trúc hướng dịch vụ </w:t>
      </w:r>
      <w:ins w:id="927" w:author="Nguyen Toan" w:date="2018-05-18T20:11:00Z">
        <w:r w:rsidR="00E52B92">
          <w:rPr>
            <w:rFonts w:eastAsia="Times New Roman"/>
            <w:sz w:val="26"/>
            <w:szCs w:val="26"/>
          </w:rPr>
          <w:t>(</w:t>
        </w:r>
      </w:ins>
      <w:del w:id="928" w:author="Nguyen Toan" w:date="2018-05-18T20:11:00Z">
        <w:r w:rsidRPr="00C307BC" w:rsidDel="00E52B92">
          <w:rPr>
            <w:rFonts w:eastAsia="Times New Roman"/>
            <w:sz w:val="26"/>
            <w:szCs w:val="26"/>
          </w:rPr>
          <w:delText xml:space="preserve">- </w:delText>
        </w:r>
      </w:del>
      <w:r w:rsidRPr="00C307BC">
        <w:rPr>
          <w:rFonts w:eastAsia="Times New Roman"/>
          <w:sz w:val="26"/>
          <w:szCs w:val="26"/>
        </w:rPr>
        <w:t xml:space="preserve">Service Oriented Architecture </w:t>
      </w:r>
      <w:del w:id="929" w:author="Nguyen Toan" w:date="2018-05-18T20:11:00Z">
        <w:r w:rsidRPr="00C307BC" w:rsidDel="00E52B92">
          <w:rPr>
            <w:rFonts w:eastAsia="Times New Roman"/>
            <w:sz w:val="26"/>
            <w:szCs w:val="26"/>
          </w:rPr>
          <w:delText>(</w:delText>
        </w:r>
      </w:del>
      <w:ins w:id="930" w:author="Nguyen Toan" w:date="2018-05-18T20:11:00Z">
        <w:r w:rsidR="00E52B92">
          <w:rPr>
            <w:rFonts w:eastAsia="Times New Roman"/>
            <w:sz w:val="26"/>
            <w:szCs w:val="26"/>
          </w:rPr>
          <w:t xml:space="preserve">- </w:t>
        </w:r>
      </w:ins>
      <w:r w:rsidRPr="00C307BC">
        <w:rPr>
          <w:rFonts w:eastAsia="Times New Roman"/>
          <w:sz w:val="26"/>
          <w:szCs w:val="26"/>
        </w:rPr>
        <w:t>SOA)</w:t>
      </w:r>
      <w:r w:rsidR="00063812" w:rsidRPr="00C307BC">
        <w:rPr>
          <w:rFonts w:eastAsia="Times New Roman"/>
          <w:sz w:val="26"/>
          <w:szCs w:val="26"/>
        </w:rPr>
        <w:t xml:space="preserve"> </w:t>
      </w:r>
      <w:sdt>
        <w:sdtPr>
          <w:rPr>
            <w:rFonts w:eastAsia="Times New Roman"/>
            <w:sz w:val="26"/>
            <w:szCs w:val="26"/>
          </w:rPr>
          <w:id w:val="-835465096"/>
          <w:citation/>
        </w:sdtPr>
        <w:sdtContent>
          <w:r w:rsidR="00B30641" w:rsidRPr="00C307BC">
            <w:rPr>
              <w:rFonts w:eastAsia="Times New Roman"/>
              <w:sz w:val="26"/>
              <w:szCs w:val="26"/>
            </w:rPr>
            <w:fldChar w:fldCharType="begin"/>
          </w:r>
          <w:r w:rsidR="00B30641" w:rsidRPr="00C307BC">
            <w:rPr>
              <w:rFonts w:eastAsia="Times New Roman"/>
              <w:sz w:val="26"/>
              <w:szCs w:val="26"/>
            </w:rPr>
            <w:instrText xml:space="preserve"> CITATION B2 \l 1033 </w:instrText>
          </w:r>
          <w:r w:rsidR="00B30641" w:rsidRPr="00C307BC">
            <w:rPr>
              <w:rFonts w:eastAsia="Times New Roman"/>
              <w:sz w:val="26"/>
              <w:szCs w:val="26"/>
            </w:rPr>
            <w:fldChar w:fldCharType="separate"/>
          </w:r>
          <w:r w:rsidR="003137DA" w:rsidRPr="003137DA">
            <w:rPr>
              <w:rFonts w:eastAsia="Times New Roman"/>
              <w:noProof/>
              <w:sz w:val="26"/>
              <w:szCs w:val="26"/>
            </w:rPr>
            <w:t>[1]</w:t>
          </w:r>
          <w:r w:rsidR="00B30641" w:rsidRPr="00C307BC">
            <w:rPr>
              <w:rFonts w:eastAsia="Times New Roman"/>
              <w:sz w:val="26"/>
              <w:szCs w:val="26"/>
            </w:rPr>
            <w:fldChar w:fldCharType="end"/>
          </w:r>
        </w:sdtContent>
      </w:sdt>
      <w:r w:rsidR="00B30641" w:rsidRPr="00C307BC">
        <w:rPr>
          <w:rFonts w:eastAsia="Times New Roman"/>
          <w:sz w:val="26"/>
          <w:szCs w:val="26"/>
        </w:rPr>
        <w:t xml:space="preserve"> </w:t>
      </w:r>
      <w:sdt>
        <w:sdtPr>
          <w:rPr>
            <w:rFonts w:eastAsia="Times New Roman"/>
            <w:sz w:val="26"/>
            <w:szCs w:val="26"/>
          </w:rPr>
          <w:id w:val="-1968491701"/>
          <w:citation/>
        </w:sdtPr>
        <w:sdtContent>
          <w:r w:rsidR="00B30641" w:rsidRPr="00C307BC">
            <w:rPr>
              <w:rFonts w:eastAsia="Times New Roman"/>
              <w:sz w:val="26"/>
              <w:szCs w:val="26"/>
            </w:rPr>
            <w:fldChar w:fldCharType="begin"/>
          </w:r>
          <w:r w:rsidR="00B30641" w:rsidRPr="00C307BC">
            <w:rPr>
              <w:rFonts w:eastAsia="Times New Roman"/>
              <w:sz w:val="26"/>
              <w:szCs w:val="26"/>
            </w:rPr>
            <w:instrText xml:space="preserve"> CITATION B11 \l 1033 </w:instrText>
          </w:r>
          <w:r w:rsidR="00B30641" w:rsidRPr="00C307BC">
            <w:rPr>
              <w:rFonts w:eastAsia="Times New Roman"/>
              <w:sz w:val="26"/>
              <w:szCs w:val="26"/>
            </w:rPr>
            <w:fldChar w:fldCharType="separate"/>
          </w:r>
          <w:r w:rsidR="003137DA" w:rsidRPr="003137DA">
            <w:rPr>
              <w:rFonts w:eastAsia="Times New Roman"/>
              <w:noProof/>
              <w:sz w:val="26"/>
              <w:szCs w:val="26"/>
            </w:rPr>
            <w:t>[2]</w:t>
          </w:r>
          <w:r w:rsidR="00B30641" w:rsidRPr="00C307BC">
            <w:rPr>
              <w:rFonts w:eastAsia="Times New Roman"/>
              <w:sz w:val="26"/>
              <w:szCs w:val="26"/>
            </w:rPr>
            <w:fldChar w:fldCharType="end"/>
          </w:r>
        </w:sdtContent>
      </w:sdt>
      <w:r w:rsidR="00B64012" w:rsidRPr="00C307BC">
        <w:rPr>
          <w:rFonts w:eastAsia="Times New Roman"/>
          <w:sz w:val="26"/>
          <w:szCs w:val="26"/>
        </w:rPr>
        <w:t xml:space="preserve"> </w:t>
      </w:r>
      <w:r w:rsidRPr="00C307BC">
        <w:rPr>
          <w:rFonts w:eastAsia="Times New Roman"/>
          <w:sz w:val="26"/>
          <w:szCs w:val="26"/>
        </w:rPr>
        <w:t xml:space="preserve">là một chiến lược xây dựng kiến trúc phần mềm. </w:t>
      </w:r>
      <w:r w:rsidR="00163DD1" w:rsidRPr="00C307BC">
        <w:rPr>
          <w:rFonts w:eastAsia="Times New Roman"/>
          <w:sz w:val="26"/>
          <w:szCs w:val="26"/>
        </w:rPr>
        <w:t>Đây</w:t>
      </w:r>
      <w:r w:rsidRPr="00C307BC">
        <w:rPr>
          <w:rFonts w:eastAsia="Times New Roman"/>
          <w:sz w:val="26"/>
          <w:szCs w:val="26"/>
        </w:rPr>
        <w:t xml:space="preserve"> là quá trình tích hợp các thành phần độc lập kết nối với nhau một cách linh động thông qua các giao thức được định ngh</w:t>
      </w:r>
      <w:r w:rsidR="00B7047D" w:rsidRPr="00C307BC">
        <w:rPr>
          <w:rFonts w:eastAsia="Times New Roman"/>
          <w:sz w:val="26"/>
          <w:szCs w:val="26"/>
        </w:rPr>
        <w:t>ĩa sẵn, và tính tái sử dụng cao</w:t>
      </w:r>
      <w:r w:rsidRPr="00C307BC">
        <w:rPr>
          <w:rFonts w:eastAsia="Times New Roman"/>
          <w:sz w:val="26"/>
          <w:szCs w:val="26"/>
        </w:rPr>
        <w:t>.</w:t>
      </w:r>
      <w:r w:rsidR="008234F4" w:rsidRPr="00C307BC">
        <w:rPr>
          <w:rFonts w:eastAsia="Times New Roman"/>
          <w:sz w:val="26"/>
          <w:szCs w:val="26"/>
        </w:rPr>
        <w:t xml:space="preserve"> </w:t>
      </w:r>
      <w:r w:rsidR="00CB1830" w:rsidRPr="00C307BC">
        <w:rPr>
          <w:rFonts w:eastAsia="Times New Roman"/>
          <w:sz w:val="26"/>
          <w:szCs w:val="26"/>
        </w:rPr>
        <w:t xml:space="preserve"> </w:t>
      </w:r>
      <w:ins w:id="931" w:author="LoanDT" w:date="2018-05-19T00:43:00Z">
        <w:r w:rsidR="00916D22">
          <w:rPr>
            <w:rFonts w:eastAsia="Times New Roman"/>
            <w:sz w:val="26"/>
            <w:szCs w:val="26"/>
          </w:rPr>
          <w:t>SOA</w:t>
        </w:r>
        <w:r w:rsidR="00897789" w:rsidRPr="00897789">
          <w:rPr>
            <w:rFonts w:eastAsia="Times New Roman"/>
            <w:sz w:val="26"/>
            <w:szCs w:val="26"/>
          </w:rPr>
          <w:t xml:space="preserve"> giúp cho công việc phát triển phần mềm trở nên dễ dàng và nhanh chóng hơn</w:t>
        </w:r>
        <w:r w:rsidR="00916D22">
          <w:rPr>
            <w:rFonts w:eastAsia="Times New Roman"/>
            <w:sz w:val="26"/>
            <w:szCs w:val="26"/>
          </w:rPr>
          <w:t>.</w:t>
        </w:r>
      </w:ins>
      <w:ins w:id="932" w:author="LoanDT" w:date="2018-05-19T00:46:00Z">
        <w:r w:rsidR="00154ED2">
          <w:rPr>
            <w:rFonts w:eastAsia="Times New Roman"/>
            <w:sz w:val="26"/>
            <w:szCs w:val="26"/>
          </w:rPr>
          <w:t xml:space="preserve"> </w:t>
        </w:r>
      </w:ins>
    </w:p>
    <w:p w14:paraId="5D2C0B33" w14:textId="641E13FF" w:rsidR="00353C35" w:rsidRPr="00C307BC" w:rsidRDefault="00EA4EFB">
      <w:pPr>
        <w:spacing w:after="120"/>
        <w:ind w:firstLine="567"/>
        <w:jc w:val="both"/>
        <w:rPr>
          <w:rFonts w:eastAsia="Times New Roman"/>
          <w:sz w:val="26"/>
          <w:szCs w:val="26"/>
        </w:rPr>
      </w:pPr>
      <w:r w:rsidRPr="00C307BC">
        <w:rPr>
          <w:rFonts w:eastAsia="Times New Roman"/>
          <w:sz w:val="26"/>
          <w:szCs w:val="26"/>
        </w:rPr>
        <w:t>Khái niệm dịch vụ trong hệ thống SOA được hiểu là một chức năng được xác định rõ ràng, khép kín và không phụ thuộc vào ngữ cảnh hoặc trạng thái của các dịch vụ khác.</w:t>
      </w:r>
      <w:ins w:id="933" w:author="LoanDT" w:date="2018-05-19T00:43:00Z">
        <w:r w:rsidR="00110B83">
          <w:rPr>
            <w:rFonts w:eastAsia="Times New Roman"/>
            <w:sz w:val="26"/>
            <w:szCs w:val="26"/>
          </w:rPr>
          <w:t xml:space="preserve"> </w:t>
        </w:r>
      </w:ins>
    </w:p>
    <w:p w14:paraId="20A4D496" w14:textId="56168D3F" w:rsidR="00A26DDC" w:rsidRPr="00C307BC" w:rsidRDefault="00A26DDC" w:rsidP="00A26DDC">
      <w:pPr>
        <w:spacing w:after="120"/>
        <w:ind w:firstLine="567"/>
        <w:jc w:val="both"/>
        <w:rPr>
          <w:sz w:val="26"/>
          <w:szCs w:val="26"/>
        </w:rPr>
      </w:pPr>
      <w:r w:rsidRPr="00C307BC">
        <w:rPr>
          <w:rFonts w:eastAsia="Times New Roman"/>
          <w:sz w:val="26"/>
          <w:szCs w:val="26"/>
        </w:rPr>
        <w:t xml:space="preserve">Một kiến trúc hướng dịch vụ được dựa trên 4 khái niệm trừu tượng chính: ứng dụng đầu cuối, dịch vụ, kho dịch vụ và trục tích hợp (xem </w:t>
      </w:r>
      <w:r w:rsidRPr="00C307BC">
        <w:rPr>
          <w:rFonts w:eastAsia="Times New Roman"/>
          <w:sz w:val="26"/>
          <w:szCs w:val="26"/>
        </w:rPr>
        <w:fldChar w:fldCharType="begin"/>
      </w:r>
      <w:r w:rsidRPr="00C307BC">
        <w:rPr>
          <w:rFonts w:eastAsia="Times New Roman"/>
          <w:sz w:val="26"/>
          <w:szCs w:val="26"/>
        </w:rPr>
        <w:instrText xml:space="preserve"> REF _Ref513498103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934" w:author="Nguyen Toan" w:date="2018-05-18T22:39:00Z">
        <w:r w:rsidR="00896230" w:rsidRPr="00896230">
          <w:rPr>
            <w:sz w:val="26"/>
            <w:szCs w:val="26"/>
            <w:rPrChange w:id="935" w:author="Nguyen Toan" w:date="2018-05-18T22:39:00Z">
              <w:rPr>
                <w:i/>
                <w:sz w:val="26"/>
                <w:szCs w:val="26"/>
              </w:rPr>
            </w:rPrChange>
          </w:rPr>
          <w:t xml:space="preserve">Hình </w:t>
        </w:r>
        <w:r w:rsidR="00896230">
          <w:rPr>
            <w:i/>
            <w:noProof/>
            <w:sz w:val="26"/>
            <w:szCs w:val="26"/>
          </w:rPr>
          <w:t>1</w:t>
        </w:r>
        <w:r w:rsidR="00896230" w:rsidRPr="00C307BC">
          <w:rPr>
            <w:i/>
            <w:noProof/>
            <w:sz w:val="26"/>
            <w:szCs w:val="26"/>
          </w:rPr>
          <w:t>.</w:t>
        </w:r>
        <w:r w:rsidR="00896230">
          <w:rPr>
            <w:i/>
            <w:noProof/>
            <w:sz w:val="26"/>
            <w:szCs w:val="26"/>
          </w:rPr>
          <w:t>1</w:t>
        </w:r>
      </w:ins>
      <w:del w:id="936" w:author="Nguyen Toan" w:date="2018-05-18T21:03:00Z">
        <w:r w:rsidR="009C452F" w:rsidRPr="00071A6D" w:rsidDel="0019161E">
          <w:rPr>
            <w:sz w:val="26"/>
            <w:szCs w:val="26"/>
          </w:rPr>
          <w:delText xml:space="preserve">Hình </w:delText>
        </w:r>
        <w:r w:rsidR="009C452F" w:rsidDel="0019161E">
          <w:rPr>
            <w:i/>
            <w:noProof/>
            <w:sz w:val="26"/>
            <w:szCs w:val="26"/>
          </w:rPr>
          <w:delText>1</w:delText>
        </w:r>
        <w:r w:rsidR="009C452F" w:rsidRPr="00C307BC" w:rsidDel="0019161E">
          <w:rPr>
            <w:i/>
            <w:noProof/>
            <w:sz w:val="26"/>
            <w:szCs w:val="26"/>
          </w:rPr>
          <w:delText>.</w:delText>
        </w:r>
        <w:r w:rsidR="009C452F" w:rsidDel="0019161E">
          <w:rPr>
            <w:i/>
            <w:noProof/>
            <w:sz w:val="26"/>
            <w:szCs w:val="26"/>
          </w:rPr>
          <w:delText>1</w:delText>
        </w:r>
      </w:del>
      <w:r w:rsidRPr="00C307BC">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_Ref512089215 \h  \* MERGEFORMAT </w:instrText>
      </w:r>
      <w:r w:rsidRPr="00C307BC">
        <w:rPr>
          <w:rFonts w:eastAsia="Times New Roman"/>
          <w:sz w:val="26"/>
          <w:szCs w:val="26"/>
        </w:rPr>
      </w:r>
      <w:r w:rsidRPr="00C307BC">
        <w:rPr>
          <w:rFonts w:eastAsia="Times New Roman"/>
          <w:sz w:val="26"/>
          <w:szCs w:val="26"/>
        </w:rPr>
        <w:fldChar w:fldCharType="end"/>
      </w:r>
      <w:r w:rsidRPr="00C307BC">
        <w:rPr>
          <w:rFonts w:eastAsia="Times New Roman"/>
          <w:sz w:val="26"/>
          <w:szCs w:val="26"/>
        </w:rPr>
        <w:t xml:space="preserve">). Mặc dù giao diện người dùng ứng dụng gọi đến các quy trình nghiệp vụ, các dịch vụ cung cấp chức năng nghiệp vụ mà ứng dụng đầu cuối và các dịch vụ khác có thể sử dụng. Một dịch vụ bao gồm một triển khai cung cấp dữ liệu cho logic nghiệp vụ, một hợp đồng dịch vụ chỉ định chức năng, cách sử dụng và các ràng buộc cho một khách hàng của dịch vụ và một giao diện để kết nối. Kho lưu trữ dịch vụ lưu trữ các hợp đồng dịch vụ của các dịch vụ riêng lẻ của một kiến trúc SOA và trục tích hợp dịch vụ kết nối các giao diện và dịch vụ đầu cuối </w:t>
      </w:r>
      <w:sdt>
        <w:sdtPr>
          <w:rPr>
            <w:rFonts w:eastAsia="Times New Roman"/>
            <w:sz w:val="26"/>
            <w:szCs w:val="26"/>
          </w:rPr>
          <w:id w:val="949979961"/>
          <w:citation/>
        </w:sdtPr>
        <w:sdtContent>
          <w:r w:rsidRPr="00C307BC">
            <w:rPr>
              <w:rFonts w:eastAsia="Times New Roman"/>
              <w:sz w:val="26"/>
              <w:szCs w:val="26"/>
            </w:rPr>
            <w:fldChar w:fldCharType="begin"/>
          </w:r>
          <w:r w:rsidRPr="00C307BC">
            <w:rPr>
              <w:rFonts w:eastAsia="Times New Roman"/>
              <w:sz w:val="26"/>
              <w:szCs w:val="26"/>
            </w:rPr>
            <w:instrText xml:space="preserve"> CITATION Dir05 \l 1033 </w:instrText>
          </w:r>
          <w:r w:rsidRPr="00C307BC">
            <w:rPr>
              <w:rFonts w:eastAsia="Times New Roman"/>
              <w:sz w:val="26"/>
              <w:szCs w:val="26"/>
            </w:rPr>
            <w:fldChar w:fldCharType="separate"/>
          </w:r>
          <w:r w:rsidR="003137DA" w:rsidRPr="003137DA">
            <w:rPr>
              <w:rFonts w:eastAsia="Times New Roman"/>
              <w:noProof/>
              <w:sz w:val="26"/>
              <w:szCs w:val="26"/>
            </w:rPr>
            <w:t>[3]</w:t>
          </w:r>
          <w:r w:rsidRPr="00C307BC">
            <w:rPr>
              <w:rFonts w:eastAsia="Times New Roman"/>
              <w:sz w:val="26"/>
              <w:szCs w:val="26"/>
            </w:rPr>
            <w:fldChar w:fldCharType="end"/>
          </w:r>
        </w:sdtContent>
      </w:sdt>
      <w:r w:rsidRPr="00C307BC">
        <w:rPr>
          <w:rFonts w:eastAsia="Times New Roman"/>
          <w:sz w:val="26"/>
          <w:szCs w:val="26"/>
        </w:rPr>
        <w:t>.</w:t>
      </w:r>
    </w:p>
    <w:p w14:paraId="4620AB3B" w14:textId="52D5DCFB" w:rsidR="00EA4EFB" w:rsidRPr="00C307BC" w:rsidRDefault="00EA4EFB" w:rsidP="00966627">
      <w:pPr>
        <w:spacing w:after="120"/>
        <w:ind w:firstLine="567"/>
        <w:jc w:val="both"/>
        <w:rPr>
          <w:rFonts w:eastAsia="Times New Roman"/>
          <w:sz w:val="26"/>
          <w:szCs w:val="26"/>
        </w:rPr>
      </w:pPr>
    </w:p>
    <w:p w14:paraId="589A7164" w14:textId="77777777" w:rsidR="00BE0028" w:rsidRPr="00C307BC" w:rsidRDefault="00BE0028" w:rsidP="00071A6D">
      <w:pPr>
        <w:keepNext/>
        <w:spacing w:after="120"/>
        <w:ind w:firstLine="567"/>
        <w:jc w:val="center"/>
        <w:rPr>
          <w:sz w:val="26"/>
          <w:szCs w:val="26"/>
        </w:rPr>
      </w:pPr>
      <w:r w:rsidRPr="00071A6D">
        <w:rPr>
          <w:rFonts w:eastAsia="Times New Roman"/>
          <w:noProof/>
          <w:sz w:val="26"/>
          <w:szCs w:val="26"/>
        </w:rPr>
        <w:lastRenderedPageBreak/>
        <w:drawing>
          <wp:inline distT="0" distB="0" distL="0" distR="0" wp14:anchorId="44A8A2EF" wp14:editId="12AD1BAD">
            <wp:extent cx="3022407" cy="2589087"/>
            <wp:effectExtent l="0" t="0" r="6985" b="1905"/>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022407" cy="2589087"/>
                    </a:xfrm>
                    <a:prstGeom prst="rect">
                      <a:avLst/>
                    </a:prstGeom>
                    <a:ln/>
                  </pic:spPr>
                </pic:pic>
              </a:graphicData>
            </a:graphic>
          </wp:inline>
        </w:drawing>
      </w:r>
    </w:p>
    <w:p w14:paraId="360AA2C2" w14:textId="50AE2936" w:rsidR="00BE0028" w:rsidRPr="00071A6D" w:rsidRDefault="00BE0028" w:rsidP="00071A6D">
      <w:pPr>
        <w:pStyle w:val="Caption"/>
        <w:jc w:val="center"/>
        <w:rPr>
          <w:rFonts w:ascii="Times New Roman" w:eastAsia="Times New Roman" w:hAnsi="Times New Roman" w:cs="Times New Roman"/>
          <w:color w:val="auto"/>
          <w:sz w:val="26"/>
          <w:szCs w:val="26"/>
        </w:rPr>
      </w:pPr>
      <w:bookmarkStart w:id="937" w:name="_Ref513498103"/>
      <w:bookmarkStart w:id="938" w:name="_Toc514445849"/>
      <w:r w:rsidRPr="00071A6D">
        <w:rPr>
          <w:rFonts w:ascii="Times New Roman" w:hAnsi="Times New Roman" w:cs="Times New Roman"/>
          <w:i w:val="0"/>
          <w:color w:val="auto"/>
          <w:sz w:val="26"/>
          <w:szCs w:val="26"/>
        </w:rPr>
        <w:t xml:space="preserve">Hình </w:t>
      </w:r>
      <w:ins w:id="93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94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941"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942"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937"/>
      <w:r w:rsidRPr="00071A6D">
        <w:rPr>
          <w:rFonts w:ascii="Times New Roman" w:hAnsi="Times New Roman" w:cs="Times New Roman"/>
          <w:i w:val="0"/>
          <w:color w:val="auto"/>
          <w:sz w:val="26"/>
          <w:szCs w:val="26"/>
        </w:rPr>
        <w:t>: Các công nghệ trong hệ thống SOA</w:t>
      </w:r>
      <w:bookmarkEnd w:id="938"/>
    </w:p>
    <w:p w14:paraId="2BAE4EEA" w14:textId="64CB57CC" w:rsidR="00870051" w:rsidRPr="00C307BC" w:rsidRDefault="00870051" w:rsidP="00966627">
      <w:pPr>
        <w:spacing w:after="120"/>
        <w:ind w:firstLine="567"/>
        <w:jc w:val="both"/>
        <w:rPr>
          <w:rFonts w:eastAsia="Times New Roman"/>
          <w:sz w:val="26"/>
          <w:szCs w:val="26"/>
        </w:rPr>
      </w:pPr>
      <w:r w:rsidRPr="00C307BC">
        <w:rPr>
          <w:rFonts w:eastAsia="Times New Roman"/>
          <w:sz w:val="26"/>
          <w:szCs w:val="26"/>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sidRPr="00C307BC">
        <w:rPr>
          <w:rFonts w:eastAsia="Times New Roman"/>
          <w:sz w:val="26"/>
          <w:szCs w:val="26"/>
        </w:rPr>
        <w:t xml:space="preserve"> chạy tự động</w:t>
      </w:r>
      <w:r w:rsidRPr="00C307BC">
        <w:rPr>
          <w:rFonts w:eastAsia="Times New Roman"/>
          <w:sz w:val="26"/>
          <w:szCs w:val="26"/>
        </w:rPr>
        <w:t xml:space="preserve"> có thể gọi đến một chức năng nào đó trong hệ thống hoặc là kết quả của một sự kiện cũng được coi là ứng dụng dầu cuối.</w:t>
      </w:r>
    </w:p>
    <w:p w14:paraId="1EE9F828" w14:textId="3821CD20" w:rsidR="001A242C" w:rsidRPr="00C307BC" w:rsidRDefault="00870051" w:rsidP="00966627">
      <w:pPr>
        <w:spacing w:after="120"/>
        <w:ind w:firstLine="567"/>
        <w:jc w:val="both"/>
        <w:rPr>
          <w:rFonts w:eastAsia="Times New Roman"/>
          <w:sz w:val="26"/>
          <w:szCs w:val="26"/>
        </w:rPr>
      </w:pPr>
      <w:r w:rsidRPr="00C307BC">
        <w:rPr>
          <w:rFonts w:eastAsia="Times New Roman"/>
          <w:sz w:val="26"/>
          <w:szCs w:val="26"/>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(điều khoản và điều kiện sử dụng), kiểu trình bày, bảo mật, đăng ký người dùng, đăng ký dịch vụ, thanh toán và quản lý phiên bản. </w:t>
      </w:r>
      <w:r w:rsidR="00F04F5A" w:rsidRPr="00C307BC">
        <w:rPr>
          <w:rFonts w:eastAsia="Times New Roman"/>
          <w:sz w:val="26"/>
          <w:szCs w:val="26"/>
        </w:rPr>
        <w:t xml:space="preserve">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 </w:t>
      </w:r>
      <w:r w:rsidR="001A242C" w:rsidRPr="00C307BC">
        <w:rPr>
          <w:rFonts w:eastAsia="Times New Roman"/>
          <w:sz w:val="26"/>
          <w:szCs w:val="26"/>
        </w:rPr>
        <w:t>Kiến trúc SOA có những ưu điểm như: tính tái sử dụng, tính linh hoạt, các thành phần trong kiến trúc liên kết không chặ</w:t>
      </w:r>
      <w:r w:rsidR="00C22355" w:rsidRPr="00C307BC">
        <w:rPr>
          <w:rFonts w:eastAsia="Times New Roman"/>
          <w:sz w:val="26"/>
          <w:szCs w:val="26"/>
        </w:rPr>
        <w:t xml:space="preserve">t, ít có sự ràng buộc với nhau. Các dịch vụ trong kiến trúc SOA có </w:t>
      </w:r>
      <w:r w:rsidR="001A242C" w:rsidRPr="00C307BC">
        <w:rPr>
          <w:rFonts w:eastAsia="Times New Roman"/>
          <w:sz w:val="26"/>
          <w:szCs w:val="26"/>
        </w:rPr>
        <w:t>tính tự trị</w:t>
      </w:r>
      <w:r w:rsidR="00C22355" w:rsidRPr="00C307BC">
        <w:rPr>
          <w:rFonts w:eastAsia="Times New Roman"/>
          <w:sz w:val="26"/>
          <w:szCs w:val="26"/>
        </w:rPr>
        <w:t>, có quyền kiểm sóa dựa vào logic bên trong của dịch vụ đó. SOA cung cấp</w:t>
      </w:r>
      <w:r w:rsidR="001A242C" w:rsidRPr="00C307BC">
        <w:rPr>
          <w:rFonts w:eastAsia="Times New Roman"/>
          <w:sz w:val="26"/>
          <w:szCs w:val="26"/>
        </w:rPr>
        <w:t xml:space="preserve"> khả năng </w:t>
      </w:r>
      <w:r w:rsidR="00A654A4" w:rsidRPr="00C307BC">
        <w:rPr>
          <w:rFonts w:eastAsia="Times New Roman"/>
          <w:sz w:val="26"/>
          <w:szCs w:val="26"/>
        </w:rPr>
        <w:t>tương thích giữa nhiều nền tảng ngôn ngữ</w:t>
      </w:r>
      <w:r w:rsidR="001A242C" w:rsidRPr="00C307BC">
        <w:rPr>
          <w:rFonts w:eastAsia="Times New Roman"/>
          <w:sz w:val="26"/>
          <w:szCs w:val="26"/>
        </w:rPr>
        <w:t>, tính đóng gói, các thành phần hoạt động phi trạng thái và người dùng có thể tìm kiếm, sử dụng dịch vụ theo nhu cầu.</w:t>
      </w:r>
    </w:p>
    <w:p w14:paraId="089572A2" w14:textId="43A04FE4" w:rsidR="000F3B74" w:rsidRPr="00C307BC" w:rsidRDefault="000F3B74" w:rsidP="00071A6D">
      <w:pPr>
        <w:spacing w:after="120"/>
        <w:ind w:firstLine="567"/>
        <w:jc w:val="both"/>
        <w:rPr>
          <w:sz w:val="26"/>
          <w:szCs w:val="26"/>
        </w:rPr>
      </w:pPr>
      <w:r w:rsidRPr="00C307BC">
        <w:rPr>
          <w:rFonts w:eastAsia="Times New Roman"/>
          <w:sz w:val="26"/>
          <w:szCs w:val="26"/>
        </w:rPr>
        <w:t xml:space="preserve">Một trục tích hợp (Service bus) kết nối các thành phần tham gia của hệ thống SOA với nhau bao gồm dịch vụ và các ứng đụng dầu cuối. Khái niệm trục tích hợp </w:t>
      </w:r>
      <w:r w:rsidR="00225666" w:rsidRPr="00C307BC">
        <w:rPr>
          <w:rFonts w:eastAsia="Times New Roman"/>
          <w:sz w:val="26"/>
          <w:szCs w:val="26"/>
        </w:rPr>
        <w:t xml:space="preserve">sẽ được trình bày cụ thể trong phần </w:t>
      </w:r>
      <w:r w:rsidR="00676236" w:rsidRPr="00C307BC">
        <w:rPr>
          <w:rFonts w:eastAsia="Times New Roman"/>
          <w:sz w:val="26"/>
          <w:szCs w:val="26"/>
        </w:rPr>
        <w:fldChar w:fldCharType="begin"/>
      </w:r>
      <w:r w:rsidR="00676236" w:rsidRPr="00C307BC">
        <w:rPr>
          <w:rFonts w:eastAsia="Times New Roman"/>
          <w:sz w:val="26"/>
          <w:szCs w:val="26"/>
        </w:rPr>
        <w:instrText xml:space="preserve"> REF _Ref513322491 \r \h </w:instrText>
      </w:r>
      <w:r w:rsidR="00C307BC" w:rsidRPr="00C307BC">
        <w:rPr>
          <w:rFonts w:eastAsia="Times New Roman"/>
          <w:sz w:val="26"/>
          <w:szCs w:val="26"/>
        </w:rPr>
        <w:instrText xml:space="preserve"> \* MERGEFORMAT </w:instrText>
      </w:r>
      <w:r w:rsidR="00676236" w:rsidRPr="00C307BC">
        <w:rPr>
          <w:rFonts w:eastAsia="Times New Roman"/>
          <w:sz w:val="26"/>
          <w:szCs w:val="26"/>
        </w:rPr>
      </w:r>
      <w:r w:rsidR="00676236" w:rsidRPr="00C307BC">
        <w:rPr>
          <w:rFonts w:eastAsia="Times New Roman"/>
          <w:sz w:val="26"/>
          <w:szCs w:val="26"/>
        </w:rPr>
        <w:fldChar w:fldCharType="separate"/>
      </w:r>
      <w:r w:rsidR="00896230">
        <w:rPr>
          <w:rFonts w:eastAsia="Times New Roman"/>
          <w:sz w:val="26"/>
          <w:szCs w:val="26"/>
        </w:rPr>
        <w:t>1.1.2</w:t>
      </w:r>
      <w:r w:rsidR="00676236" w:rsidRPr="00C307BC">
        <w:rPr>
          <w:rFonts w:eastAsia="Times New Roman"/>
          <w:sz w:val="26"/>
          <w:szCs w:val="26"/>
        </w:rPr>
        <w:fldChar w:fldCharType="end"/>
      </w:r>
      <w:r w:rsidR="00607CCA" w:rsidRPr="00C307BC">
        <w:rPr>
          <w:rFonts w:eastAsia="Times New Roman"/>
          <w:sz w:val="26"/>
          <w:szCs w:val="26"/>
        </w:rPr>
        <w:t>.</w:t>
      </w:r>
      <w:r w:rsidR="00676236" w:rsidRPr="00C307BC">
        <w:rPr>
          <w:rFonts w:eastAsia="Times New Roman"/>
          <w:sz w:val="26"/>
          <w:szCs w:val="26"/>
        </w:rPr>
        <w:t xml:space="preserve"> </w:t>
      </w:r>
      <w:r w:rsidR="00676236" w:rsidRPr="00C307BC">
        <w:rPr>
          <w:rFonts w:eastAsia="Times New Roman"/>
          <w:sz w:val="26"/>
          <w:szCs w:val="26"/>
        </w:rPr>
        <w:fldChar w:fldCharType="begin"/>
      </w:r>
      <w:r w:rsidR="00676236" w:rsidRPr="00C307BC">
        <w:rPr>
          <w:rFonts w:eastAsia="Times New Roman"/>
          <w:sz w:val="26"/>
          <w:szCs w:val="26"/>
        </w:rPr>
        <w:instrText xml:space="preserve"> REF _Ref513322480 \h </w:instrText>
      </w:r>
      <w:r w:rsidR="00676236" w:rsidRPr="00071A6D">
        <w:rPr>
          <w:rFonts w:eastAsia="Times New Roman"/>
          <w:sz w:val="26"/>
          <w:szCs w:val="26"/>
        </w:rPr>
        <w:instrText xml:space="preserve"> \* MERGEFORMAT </w:instrText>
      </w:r>
      <w:r w:rsidR="00676236" w:rsidRPr="00C307BC">
        <w:rPr>
          <w:rFonts w:eastAsia="Times New Roman"/>
          <w:sz w:val="26"/>
          <w:szCs w:val="26"/>
        </w:rPr>
      </w:r>
      <w:r w:rsidR="00676236" w:rsidRPr="00C307BC">
        <w:rPr>
          <w:rFonts w:eastAsia="Times New Roman"/>
          <w:sz w:val="26"/>
          <w:szCs w:val="26"/>
        </w:rPr>
        <w:fldChar w:fldCharType="separate"/>
      </w:r>
      <w:ins w:id="943" w:author="Nguyen Toan" w:date="2018-05-18T22:39:00Z">
        <w:r w:rsidR="00896230" w:rsidRPr="00896230">
          <w:rPr>
            <w:sz w:val="26"/>
            <w:szCs w:val="26"/>
            <w:rPrChange w:id="944" w:author="Nguyen Toan" w:date="2018-05-18T22:39:00Z">
              <w:rPr>
                <w:b/>
                <w:sz w:val="26"/>
                <w:szCs w:val="26"/>
              </w:rPr>
            </w:rPrChange>
          </w:rPr>
          <w:t>Công</w:t>
        </w:r>
        <w:r w:rsidR="00896230" w:rsidRPr="00896230">
          <w:rPr>
            <w:rFonts w:eastAsia="Times New Roman"/>
            <w:sz w:val="26"/>
            <w:szCs w:val="26"/>
            <w:rPrChange w:id="945" w:author="Nguyen Toan" w:date="2018-05-18T22:39:00Z">
              <w:rPr>
                <w:rFonts w:eastAsia="Times New Roman"/>
                <w:b/>
                <w:sz w:val="26"/>
                <w:szCs w:val="26"/>
              </w:rPr>
            </w:rPrChange>
          </w:rPr>
          <w:t xml:space="preserve"> nghệ </w:t>
        </w:r>
        <w:r w:rsidR="00896230" w:rsidRPr="00896230">
          <w:rPr>
            <w:sz w:val="26"/>
            <w:szCs w:val="26"/>
            <w:rPrChange w:id="946" w:author="Nguyen Toan" w:date="2018-05-18T22:39:00Z">
              <w:rPr>
                <w:b/>
                <w:sz w:val="26"/>
                <w:szCs w:val="26"/>
              </w:rPr>
            </w:rPrChange>
          </w:rPr>
          <w:t>trục</w:t>
        </w:r>
        <w:r w:rsidR="00896230" w:rsidRPr="00896230">
          <w:rPr>
            <w:rFonts w:eastAsia="Times New Roman"/>
            <w:sz w:val="26"/>
            <w:szCs w:val="26"/>
            <w:rPrChange w:id="947" w:author="Nguyen Toan" w:date="2018-05-18T22:39:00Z">
              <w:rPr>
                <w:rFonts w:eastAsia="Times New Roman"/>
                <w:b/>
                <w:sz w:val="26"/>
                <w:szCs w:val="26"/>
              </w:rPr>
            </w:rPrChange>
          </w:rPr>
          <w:t xml:space="preserve"> tích hợp</w:t>
        </w:r>
      </w:ins>
      <w:del w:id="948" w:author="Nguyen Toan" w:date="2018-05-18T21:03:00Z">
        <w:r w:rsidR="009C452F" w:rsidRPr="009C452F" w:rsidDel="0019161E">
          <w:rPr>
            <w:sz w:val="26"/>
            <w:szCs w:val="26"/>
          </w:rPr>
          <w:delText>Công</w:delText>
        </w:r>
        <w:r w:rsidR="009C452F" w:rsidRPr="009C452F" w:rsidDel="0019161E">
          <w:rPr>
            <w:rFonts w:eastAsia="Times New Roman"/>
            <w:sz w:val="26"/>
            <w:szCs w:val="26"/>
          </w:rPr>
          <w:delText xml:space="preserve"> nghệ </w:delText>
        </w:r>
        <w:r w:rsidR="009C452F" w:rsidRPr="009C452F" w:rsidDel="0019161E">
          <w:rPr>
            <w:sz w:val="26"/>
            <w:szCs w:val="26"/>
          </w:rPr>
          <w:delText>trục</w:delText>
        </w:r>
        <w:r w:rsidR="009C452F" w:rsidRPr="009C452F" w:rsidDel="0019161E">
          <w:rPr>
            <w:rFonts w:eastAsia="Times New Roman"/>
            <w:sz w:val="26"/>
            <w:szCs w:val="26"/>
          </w:rPr>
          <w:delText xml:space="preserve"> tích hợp</w:delText>
        </w:r>
      </w:del>
      <w:r w:rsidR="00676236" w:rsidRPr="00C307BC">
        <w:rPr>
          <w:rFonts w:eastAsia="Times New Roman"/>
          <w:sz w:val="26"/>
          <w:szCs w:val="26"/>
        </w:rPr>
        <w:fldChar w:fldCharType="end"/>
      </w:r>
      <w:r w:rsidRPr="00C307BC">
        <w:rPr>
          <w:rFonts w:eastAsia="Times New Roman"/>
          <w:sz w:val="26"/>
          <w:szCs w:val="26"/>
        </w:rPr>
        <w:t>.</w:t>
      </w:r>
    </w:p>
    <w:p w14:paraId="1E7A0A77" w14:textId="77777777" w:rsidR="00AE1B3D" w:rsidRPr="00C307BC"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6"/>
          <w:szCs w:val="26"/>
        </w:rPr>
      </w:pPr>
      <w:bookmarkStart w:id="949" w:name="_Ref513322453"/>
      <w:bookmarkStart w:id="950" w:name="_Ref513322480"/>
      <w:bookmarkStart w:id="951" w:name="_Ref513322487"/>
      <w:bookmarkStart w:id="952" w:name="_Ref513322491"/>
      <w:bookmarkStart w:id="953" w:name="_Toc514450051"/>
      <w:r w:rsidRPr="00C307BC">
        <w:rPr>
          <w:rFonts w:ascii="Times New Roman" w:hAnsi="Times New Roman" w:cs="Times New Roman"/>
          <w:b/>
          <w:sz w:val="26"/>
          <w:szCs w:val="26"/>
        </w:rPr>
        <w:t>Công</w:t>
      </w:r>
      <w:r w:rsidRPr="00C307BC">
        <w:rPr>
          <w:rFonts w:ascii="Times New Roman" w:eastAsia="Times New Roman" w:hAnsi="Times New Roman" w:cs="Times New Roman"/>
          <w:b/>
          <w:color w:val="auto"/>
          <w:sz w:val="26"/>
          <w:szCs w:val="26"/>
        </w:rPr>
        <w:t xml:space="preserve"> nghệ </w:t>
      </w:r>
      <w:r w:rsidRPr="00C307BC">
        <w:rPr>
          <w:rFonts w:ascii="Times New Roman" w:hAnsi="Times New Roman" w:cs="Times New Roman"/>
          <w:b/>
          <w:sz w:val="26"/>
          <w:szCs w:val="26"/>
        </w:rPr>
        <w:t>trục</w:t>
      </w:r>
      <w:r w:rsidRPr="00C307BC">
        <w:rPr>
          <w:rFonts w:ascii="Times New Roman" w:eastAsia="Times New Roman" w:hAnsi="Times New Roman" w:cs="Times New Roman"/>
          <w:b/>
          <w:color w:val="auto"/>
          <w:sz w:val="26"/>
          <w:szCs w:val="26"/>
        </w:rPr>
        <w:t xml:space="preserve"> tích hợp</w:t>
      </w:r>
      <w:bookmarkEnd w:id="949"/>
      <w:bookmarkEnd w:id="950"/>
      <w:bookmarkEnd w:id="951"/>
      <w:bookmarkEnd w:id="952"/>
      <w:bookmarkEnd w:id="953"/>
    </w:p>
    <w:p w14:paraId="4AF02CCE" w14:textId="59DFFF68" w:rsidR="00AE1B3D" w:rsidRPr="00C307BC" w:rsidRDefault="00AE1B3D" w:rsidP="00966627">
      <w:pPr>
        <w:spacing w:after="120"/>
        <w:ind w:firstLine="567"/>
        <w:jc w:val="both"/>
        <w:rPr>
          <w:rFonts w:eastAsia="Times New Roman"/>
          <w:sz w:val="26"/>
          <w:szCs w:val="26"/>
        </w:rPr>
      </w:pPr>
      <w:r w:rsidRPr="00C307BC">
        <w:rPr>
          <w:rFonts w:eastAsia="Times New Roman"/>
          <w:sz w:val="26"/>
          <w:szCs w:val="26"/>
        </w:rPr>
        <w:lastRenderedPageBreak/>
        <w:t xml:space="preserve">Công nghệ trục tích hợp </w:t>
      </w:r>
      <w:ins w:id="954" w:author="Nguyen Toan" w:date="2018-05-18T20:12:00Z">
        <w:r w:rsidR="009B0548">
          <w:rPr>
            <w:rFonts w:eastAsia="Times New Roman"/>
            <w:sz w:val="26"/>
            <w:szCs w:val="26"/>
          </w:rPr>
          <w:t>(</w:t>
        </w:r>
      </w:ins>
      <w:del w:id="955" w:author="Nguyen Toan" w:date="2018-05-18T20:12:00Z">
        <w:r w:rsidRPr="00C307BC" w:rsidDel="009B0548">
          <w:rPr>
            <w:rFonts w:eastAsia="Times New Roman"/>
            <w:sz w:val="26"/>
            <w:szCs w:val="26"/>
          </w:rPr>
          <w:delText xml:space="preserve">- </w:delText>
        </w:r>
      </w:del>
      <w:r w:rsidRPr="00C307BC">
        <w:rPr>
          <w:rFonts w:eastAsia="Times New Roman"/>
          <w:sz w:val="26"/>
          <w:szCs w:val="26"/>
        </w:rPr>
        <w:t xml:space="preserve">Enterprise Service Bus </w:t>
      </w:r>
      <w:ins w:id="956" w:author="Nguyen Toan" w:date="2018-05-18T20:12:00Z">
        <w:r w:rsidR="009B0548">
          <w:rPr>
            <w:rFonts w:eastAsia="Times New Roman"/>
            <w:sz w:val="26"/>
            <w:szCs w:val="26"/>
          </w:rPr>
          <w:t xml:space="preserve">- </w:t>
        </w:r>
      </w:ins>
      <w:del w:id="957" w:author="Nguyen Toan" w:date="2018-05-18T20:12:00Z">
        <w:r w:rsidRPr="00C307BC" w:rsidDel="009B0548">
          <w:rPr>
            <w:rFonts w:eastAsia="Times New Roman"/>
            <w:sz w:val="26"/>
            <w:szCs w:val="26"/>
          </w:rPr>
          <w:delText>(</w:delText>
        </w:r>
      </w:del>
      <w:r w:rsidRPr="00C307BC">
        <w:rPr>
          <w:rFonts w:eastAsia="Times New Roman"/>
          <w:sz w:val="26"/>
          <w:szCs w:val="26"/>
        </w:rPr>
        <w:t>ESB)</w:t>
      </w:r>
      <w:r w:rsidR="003E0E76" w:rsidRPr="00C307BC">
        <w:rPr>
          <w:rFonts w:eastAsia="Times New Roman"/>
          <w:sz w:val="26"/>
          <w:szCs w:val="26"/>
        </w:rPr>
        <w:t xml:space="preserve"> </w:t>
      </w:r>
      <w:sdt>
        <w:sdtPr>
          <w:rPr>
            <w:rFonts w:eastAsia="Times New Roman"/>
            <w:sz w:val="26"/>
            <w:szCs w:val="26"/>
          </w:rPr>
          <w:id w:val="909965330"/>
          <w:citation/>
        </w:sdt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B3 \l 1033 </w:instrText>
          </w:r>
          <w:r w:rsidR="003E0E76" w:rsidRPr="00C307BC">
            <w:rPr>
              <w:rFonts w:eastAsia="Times New Roman"/>
              <w:sz w:val="26"/>
              <w:szCs w:val="26"/>
            </w:rPr>
            <w:fldChar w:fldCharType="separate"/>
          </w:r>
          <w:r w:rsidR="003137DA" w:rsidRPr="003137DA">
            <w:rPr>
              <w:rFonts w:eastAsia="Times New Roman"/>
              <w:noProof/>
              <w:sz w:val="26"/>
              <w:szCs w:val="26"/>
            </w:rPr>
            <w:t>[4]</w:t>
          </w:r>
          <w:r w:rsidR="003E0E76" w:rsidRPr="00C307BC">
            <w:rPr>
              <w:rFonts w:eastAsia="Times New Roman"/>
              <w:sz w:val="26"/>
              <w:szCs w:val="26"/>
            </w:rPr>
            <w:fldChar w:fldCharType="end"/>
          </w:r>
        </w:sdtContent>
      </w:sdt>
      <w:r w:rsidR="003E0E76" w:rsidRPr="00C307BC">
        <w:rPr>
          <w:rFonts w:eastAsia="Times New Roman"/>
          <w:sz w:val="26"/>
          <w:szCs w:val="26"/>
        </w:rPr>
        <w:t xml:space="preserve"> </w:t>
      </w:r>
      <w:r w:rsidR="00B752BF" w:rsidRPr="00C307BC">
        <w:rPr>
          <w:rStyle w:val="CommentReference"/>
          <w:sz w:val="26"/>
          <w:szCs w:val="26"/>
        </w:rPr>
        <w:commentReference w:id="958"/>
      </w:r>
      <w:sdt>
        <w:sdtPr>
          <w:rPr>
            <w:rFonts w:eastAsia="Times New Roman"/>
            <w:sz w:val="26"/>
            <w:szCs w:val="26"/>
          </w:rPr>
          <w:id w:val="-1732535217"/>
          <w:citation/>
        </w:sdt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B14 \l 1033 </w:instrText>
          </w:r>
          <w:r w:rsidR="003E0E76"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[5]</w:t>
          </w:r>
          <w:r w:rsidR="003E0E76" w:rsidRPr="00C307BC">
            <w:rPr>
              <w:rFonts w:eastAsia="Times New Roman"/>
              <w:sz w:val="26"/>
              <w:szCs w:val="26"/>
            </w:rPr>
            <w:fldChar w:fldCharType="end"/>
          </w:r>
        </w:sdtContent>
      </w:sdt>
      <w:r w:rsidRPr="00C307BC">
        <w:rPr>
          <w:rFonts w:eastAsia="Times New Roman"/>
          <w:sz w:val="26"/>
          <w:szCs w:val="26"/>
        </w:rPr>
        <w:t xml:space="preserve"> là một kiến trúc phần mềm, chứa một tập các luật và nguyên tắc cho việc tích hợp nhiều ứng dụng khác nhau </w:t>
      </w:r>
      <w:del w:id="959" w:author="Nguyen Toan" w:date="2018-05-18T20:13:00Z">
        <w:r w:rsidRPr="00C307BC" w:rsidDel="007704FF">
          <w:rPr>
            <w:rFonts w:eastAsia="Times New Roman"/>
            <w:sz w:val="26"/>
            <w:szCs w:val="26"/>
          </w:rPr>
          <w:delText>(</w:delText>
        </w:r>
      </w:del>
      <w:r w:rsidRPr="00C307BC">
        <w:rPr>
          <w:rFonts w:eastAsia="Times New Roman"/>
          <w:sz w:val="26"/>
          <w:szCs w:val="26"/>
        </w:rPr>
        <w:t>về nền tảng, ngôn ngữ,...</w:t>
      </w:r>
      <w:ins w:id="960" w:author="Nguyen Toan" w:date="2018-05-18T20:13:00Z">
        <w:r w:rsidR="007704FF">
          <w:rPr>
            <w:rFonts w:eastAsia="Times New Roman"/>
            <w:sz w:val="26"/>
            <w:szCs w:val="26"/>
          </w:rPr>
          <w:t xml:space="preserve"> </w:t>
        </w:r>
      </w:ins>
      <w:del w:id="961" w:author="Nguyen Toan" w:date="2018-05-18T20:13:00Z">
        <w:r w:rsidRPr="00C307BC" w:rsidDel="007704FF">
          <w:rPr>
            <w:rFonts w:eastAsia="Times New Roman"/>
            <w:sz w:val="26"/>
            <w:szCs w:val="26"/>
          </w:rPr>
          <w:delText xml:space="preserve">) </w:delText>
        </w:r>
      </w:del>
      <w:r w:rsidRPr="00C307BC">
        <w:rPr>
          <w:rFonts w:eastAsia="Times New Roman"/>
          <w:sz w:val="26"/>
          <w:szCs w:val="26"/>
        </w:rPr>
        <w:t>vào một hay nhiều hệ thống. Xây dựng hệ thống</w:t>
      </w:r>
      <w:r w:rsidR="002E0143">
        <w:rPr>
          <w:rFonts w:eastAsia="Times New Roman"/>
          <w:sz w:val="26"/>
          <w:szCs w:val="26"/>
        </w:rPr>
        <w:t xml:space="preserve"> nền tảng</w:t>
      </w:r>
      <w:r w:rsidRPr="00C307BC">
        <w:rPr>
          <w:rFonts w:eastAsia="Times New Roman"/>
          <w:sz w:val="26"/>
          <w:szCs w:val="26"/>
        </w:rPr>
        <w:t xml:space="preserve"> </w:t>
      </w:r>
      <w:r w:rsidR="002E0143">
        <w:rPr>
          <w:rFonts w:eastAsia="Times New Roman"/>
          <w:sz w:val="26"/>
          <w:szCs w:val="26"/>
        </w:rPr>
        <w:t>trục tích hợp</w:t>
      </w:r>
      <w:r w:rsidRPr="00C307BC">
        <w:rPr>
          <w:rFonts w:eastAsia="Times New Roman"/>
          <w:sz w:val="26"/>
          <w:szCs w:val="26"/>
        </w:rPr>
        <w:t xml:space="preserve"> cho doanh nghiệp từ đầu đòi hỏi rất nhiều thời gian, công sức và tiền bạc. Hệ thống </w:t>
      </w:r>
      <w:r w:rsidR="002E0143">
        <w:rPr>
          <w:rFonts w:eastAsia="Times New Roman"/>
          <w:sz w:val="26"/>
          <w:szCs w:val="26"/>
        </w:rPr>
        <w:t>nền tảng trục tích hợp</w:t>
      </w:r>
      <w:r w:rsidRPr="00C307BC">
        <w:rPr>
          <w:rFonts w:eastAsia="Times New Roman"/>
          <w:sz w:val="26"/>
          <w:szCs w:val="26"/>
        </w:rPr>
        <w:t xml:space="preserve"> có tính tái sử dụng cao, chi phí cho việc phát triển và tích hợp các ứng dụng ngoài hay ứng dụng của bên thứ ba thấp.</w:t>
      </w:r>
    </w:p>
    <w:p w14:paraId="7AF3AFCD" w14:textId="77777777" w:rsidR="00AE1B3D" w:rsidRPr="00C307BC" w:rsidRDefault="00AE1B3D" w:rsidP="00AE1B3D">
      <w:pPr>
        <w:keepNext/>
        <w:spacing w:line="288" w:lineRule="auto"/>
        <w:jc w:val="center"/>
        <w:rPr>
          <w:sz w:val="26"/>
          <w:szCs w:val="26"/>
        </w:rPr>
      </w:pPr>
      <w:r w:rsidRPr="00C307BC">
        <w:rPr>
          <w:noProof/>
          <w:sz w:val="26"/>
          <w:szCs w:val="26"/>
        </w:rPr>
        <w:drawing>
          <wp:inline distT="0" distB="0" distL="0" distR="0" wp14:anchorId="74059DA7" wp14:editId="4ED5C435">
            <wp:extent cx="3528695" cy="1804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3543059" cy="1812223"/>
                    </a:xfrm>
                    <a:prstGeom prst="rect">
                      <a:avLst/>
                    </a:prstGeom>
                  </pic:spPr>
                </pic:pic>
              </a:graphicData>
            </a:graphic>
          </wp:inline>
        </w:drawing>
      </w:r>
    </w:p>
    <w:p w14:paraId="71AC4AEC" w14:textId="08781220" w:rsidR="00AE1B3D" w:rsidRPr="00C307BC" w:rsidRDefault="00AE1B3D" w:rsidP="00AE1B3D">
      <w:pPr>
        <w:pStyle w:val="Caption"/>
        <w:spacing w:line="288" w:lineRule="auto"/>
        <w:jc w:val="center"/>
        <w:rPr>
          <w:rFonts w:ascii="Times New Roman" w:eastAsia="Times New Roman" w:hAnsi="Times New Roman" w:cs="Times New Roman"/>
          <w:i w:val="0"/>
          <w:color w:val="auto"/>
          <w:sz w:val="26"/>
          <w:szCs w:val="26"/>
        </w:rPr>
      </w:pPr>
      <w:bookmarkStart w:id="962" w:name="_Toc511320651"/>
      <w:bookmarkStart w:id="963" w:name="_Toc511326632"/>
      <w:bookmarkStart w:id="964" w:name="_Toc511991193"/>
      <w:bookmarkStart w:id="965" w:name="_Toc514445850"/>
      <w:r w:rsidRPr="00C307BC">
        <w:rPr>
          <w:rFonts w:ascii="Times New Roman" w:hAnsi="Times New Roman" w:cs="Times New Roman"/>
          <w:i w:val="0"/>
          <w:color w:val="auto"/>
          <w:sz w:val="26"/>
          <w:szCs w:val="26"/>
        </w:rPr>
        <w:t xml:space="preserve">Hình </w:t>
      </w:r>
      <w:ins w:id="96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96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968"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969"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del>
      <w:bookmarkEnd w:id="962"/>
      <w:r w:rsidRPr="00C307BC">
        <w:rPr>
          <w:rFonts w:ascii="Times New Roman" w:hAnsi="Times New Roman" w:cs="Times New Roman"/>
          <w:i w:val="0"/>
          <w:color w:val="auto"/>
          <w:sz w:val="26"/>
          <w:szCs w:val="26"/>
        </w:rPr>
        <w:t xml:space="preserve">. Kiến trúc hệ thống </w:t>
      </w:r>
      <w:bookmarkEnd w:id="963"/>
      <w:bookmarkEnd w:id="964"/>
      <w:r w:rsidR="00FE71EB">
        <w:rPr>
          <w:rFonts w:ascii="Times New Roman" w:hAnsi="Times New Roman" w:cs="Times New Roman"/>
          <w:i w:val="0"/>
          <w:color w:val="auto"/>
          <w:sz w:val="26"/>
          <w:szCs w:val="26"/>
        </w:rPr>
        <w:t>nền tảng trục tích hợp</w:t>
      </w:r>
      <w:bookmarkEnd w:id="965"/>
    </w:p>
    <w:p w14:paraId="7C78D748" w14:textId="60DB13D6" w:rsidR="008669FE" w:rsidRPr="00C307BC" w:rsidRDefault="008669FE" w:rsidP="00966627">
      <w:pPr>
        <w:spacing w:after="120"/>
        <w:ind w:firstLine="567"/>
        <w:jc w:val="both"/>
        <w:rPr>
          <w:rFonts w:eastAsia="Times New Roman"/>
          <w:sz w:val="26"/>
          <w:szCs w:val="26"/>
        </w:rPr>
      </w:pPr>
      <w:r w:rsidRPr="00C307BC">
        <w:rPr>
          <w:rFonts w:eastAsia="Times New Roman"/>
          <w:sz w:val="26"/>
          <w:szCs w:val="26"/>
        </w:rPr>
        <w:t xml:space="preserve">Hệ thống nền tảng </w:t>
      </w:r>
      <w:r w:rsidR="007A38A7">
        <w:rPr>
          <w:rFonts w:eastAsia="Times New Roman"/>
          <w:sz w:val="26"/>
          <w:szCs w:val="26"/>
        </w:rPr>
        <w:t xml:space="preserve">trục </w:t>
      </w:r>
      <w:r w:rsidRPr="00C307BC">
        <w:rPr>
          <w:rFonts w:eastAsia="Times New Roman"/>
          <w:sz w:val="26"/>
          <w:szCs w:val="26"/>
        </w:rPr>
        <w:t>tích hợp cung cấp khả năng gọi dịch vụ đồng bộ và không đồng bộ</w:t>
      </w:r>
      <w:r w:rsidR="00447C1B" w:rsidRPr="00C307BC">
        <w:rPr>
          <w:rFonts w:eastAsia="Times New Roman"/>
          <w:sz w:val="26"/>
          <w:szCs w:val="26"/>
        </w:rPr>
        <w:t xml:space="preserve"> tạo điều kiện thuận lợi cho sự tương tác giữa các ứng dụng khác nhau</w:t>
      </w:r>
      <w:r w:rsidRPr="00C307BC">
        <w:rPr>
          <w:rFonts w:eastAsia="Times New Roman"/>
          <w:sz w:val="26"/>
          <w:szCs w:val="26"/>
        </w:rPr>
        <w:t>.</w:t>
      </w:r>
      <w:r w:rsidR="00447C1B" w:rsidRPr="00C307BC">
        <w:rPr>
          <w:rFonts w:eastAsia="Times New Roman"/>
          <w:sz w:val="26"/>
          <w:szCs w:val="26"/>
        </w:rPr>
        <w:t xml:space="preserve"> Việc xử lý và chuyển đổi thông tin hoặc làm giàu thêm thông tin được hiện bên trong lớp ESB nên gần như trong suốt với các ứng dụng thành phần. </w:t>
      </w:r>
      <w:r w:rsidR="00406929" w:rsidRPr="00C307BC">
        <w:rPr>
          <w:rFonts w:eastAsia="Times New Roman"/>
          <w:sz w:val="26"/>
          <w:szCs w:val="26"/>
        </w:rPr>
        <w:t>Ngoài ra hệ thống nền tảng</w:t>
      </w:r>
      <w:r w:rsidR="00B86C5E">
        <w:rPr>
          <w:rFonts w:eastAsia="Times New Roman"/>
          <w:sz w:val="26"/>
          <w:szCs w:val="26"/>
        </w:rPr>
        <w:t xml:space="preserve"> trục</w:t>
      </w:r>
      <w:r w:rsidR="00406929" w:rsidRPr="00C307BC">
        <w:rPr>
          <w:rFonts w:eastAsia="Times New Roman"/>
          <w:sz w:val="26"/>
          <w:szCs w:val="26"/>
        </w:rPr>
        <w:t xml:space="preserve"> tích hợp còn cung cấp khả năng định tuyến phân phối các thông điệp, giúp theo dõi, kiểm soát thông điệp, thiết lập các luồng thông điệp hoặc sự kiện mới. ESB cũng hỗ trợ nhiều loại hình tương tác: Request/response,</w:t>
      </w:r>
      <w:r w:rsidR="003E0E76" w:rsidRPr="00C307BC">
        <w:rPr>
          <w:rFonts w:eastAsia="Times New Roman"/>
          <w:sz w:val="26"/>
          <w:szCs w:val="26"/>
        </w:rPr>
        <w:t xml:space="preserve"> </w:t>
      </w:r>
      <w:r w:rsidR="00406929" w:rsidRPr="00C307BC">
        <w:rPr>
          <w:rFonts w:eastAsia="Times New Roman"/>
          <w:sz w:val="26"/>
          <w:szCs w:val="26"/>
        </w:rPr>
        <w:t>Request/multi-response, Event propagation</w:t>
      </w:r>
      <w:del w:id="970" w:author="Nguyen Toan" w:date="2018-05-18T20:13:00Z">
        <w:r w:rsidR="00406929" w:rsidRPr="00C307BC" w:rsidDel="00E453B3">
          <w:rPr>
            <w:rFonts w:eastAsia="Times New Roman"/>
            <w:sz w:val="26"/>
            <w:szCs w:val="26"/>
          </w:rPr>
          <w:delText>)</w:delText>
        </w:r>
      </w:del>
      <w:r w:rsidR="00406929" w:rsidRPr="00C307BC">
        <w:rPr>
          <w:rFonts w:eastAsia="Times New Roman"/>
          <w:sz w:val="26"/>
          <w:szCs w:val="26"/>
        </w:rPr>
        <w:t>,...</w:t>
      </w:r>
    </w:p>
    <w:p w14:paraId="36A82BB3" w14:textId="013C06C5" w:rsidR="00C22355" w:rsidRPr="00C307BC" w:rsidRDefault="005449AB" w:rsidP="00966627">
      <w:pPr>
        <w:spacing w:after="120"/>
        <w:ind w:firstLine="567"/>
        <w:jc w:val="both"/>
        <w:rPr>
          <w:rFonts w:eastAsia="Times New Roman"/>
          <w:sz w:val="26"/>
          <w:szCs w:val="26"/>
        </w:rPr>
      </w:pPr>
      <w:r w:rsidRPr="00C307BC">
        <w:rPr>
          <w:rFonts w:eastAsia="Times New Roman"/>
          <w:sz w:val="26"/>
          <w:szCs w:val="26"/>
        </w:rPr>
        <w:t>Như vậy</w:t>
      </w:r>
      <w:r w:rsidR="00C117CD" w:rsidRPr="00C307BC">
        <w:rPr>
          <w:rFonts w:eastAsia="Times New Roman"/>
          <w:sz w:val="26"/>
          <w:szCs w:val="26"/>
        </w:rPr>
        <w:t xml:space="preserve"> khi hệ thống được xây dựng với kiến trúc </w:t>
      </w:r>
      <w:r w:rsidR="00487643">
        <w:rPr>
          <w:rFonts w:eastAsia="Times New Roman"/>
          <w:sz w:val="26"/>
          <w:szCs w:val="26"/>
        </w:rPr>
        <w:t>trục tích hợp</w:t>
      </w:r>
      <w:r w:rsidR="00C117CD" w:rsidRPr="00C307BC">
        <w:rPr>
          <w:rFonts w:eastAsia="Times New Roman"/>
          <w:sz w:val="26"/>
          <w:szCs w:val="26"/>
        </w:rPr>
        <w:t xml:space="preserve"> sẽ có khả năng phân phối thông tin cho toàn bộ hệ thống một cách nhanh chóng và dễ dàng mặt khác vẫn ẩn đi các nền tảng phía sau của kiến trúc phần mềm và giao thức mạng. </w:t>
      </w:r>
      <w:r w:rsidR="000F2FFF" w:rsidRPr="00C307BC">
        <w:rPr>
          <w:rFonts w:eastAsia="Times New Roman"/>
          <w:sz w:val="26"/>
          <w:szCs w:val="26"/>
        </w:rPr>
        <w:t>Hệ thống vẫn sẽ đảm bảo thông tin được chuyển đi thậm chí khi vài thành phần hoặc mạng bị ngừng hoạt động, gián đoạn. Thông tin trao đổi giữa các thành phần được định tuyến, lưu vết</w:t>
      </w:r>
      <w:r w:rsidR="001D71D1" w:rsidRPr="00C307BC">
        <w:rPr>
          <w:rFonts w:eastAsia="Times New Roman"/>
          <w:sz w:val="26"/>
          <w:szCs w:val="26"/>
        </w:rPr>
        <w:t>. Quá trình triển khai cũng có thể thực hiện từng phần, không nhất thiết phải chuyển toàn bộ dịch vụ hay toàn bộ các ứng dụng trong một lần.</w:t>
      </w:r>
    </w:p>
    <w:p w14:paraId="5DD99F60" w14:textId="7616EE8F" w:rsidR="00AE1B3D" w:rsidRPr="00C307BC" w:rsidRDefault="00AE1B3D" w:rsidP="00966627">
      <w:pPr>
        <w:spacing w:after="120"/>
        <w:ind w:firstLine="567"/>
        <w:jc w:val="both"/>
        <w:rPr>
          <w:rFonts w:eastAsia="Times New Roman"/>
          <w:sz w:val="26"/>
          <w:szCs w:val="26"/>
        </w:rPr>
      </w:pPr>
      <w:r w:rsidRPr="00C307BC">
        <w:rPr>
          <w:rFonts w:eastAsia="Times New Roman"/>
          <w:sz w:val="26"/>
          <w:szCs w:val="26"/>
        </w:rPr>
        <w:t xml:space="preserve">Mô hình </w:t>
      </w:r>
      <w:r w:rsidR="002E6278">
        <w:rPr>
          <w:rFonts w:eastAsia="Times New Roman"/>
          <w:sz w:val="26"/>
          <w:szCs w:val="26"/>
        </w:rPr>
        <w:t>trục tích hợp</w:t>
      </w:r>
      <w:r w:rsidRPr="00C307BC">
        <w:rPr>
          <w:rFonts w:eastAsia="Times New Roman"/>
          <w:sz w:val="26"/>
          <w:szCs w:val="26"/>
        </w:rPr>
        <w:t xml:space="preserve">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C307BC" w:rsidRDefault="00AE1B3D" w:rsidP="00966627">
      <w:pPr>
        <w:spacing w:after="120"/>
        <w:ind w:firstLine="567"/>
        <w:jc w:val="both"/>
        <w:rPr>
          <w:rFonts w:eastAsia="Times New Roman"/>
          <w:sz w:val="26"/>
          <w:szCs w:val="26"/>
        </w:rPr>
      </w:pPr>
      <w:r w:rsidRPr="00C307BC">
        <w:rPr>
          <w:rFonts w:eastAsia="Times New Roman"/>
          <w:sz w:val="26"/>
          <w:szCs w:val="26"/>
        </w:rPr>
        <w:t xml:space="preserve">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w:t>
      </w:r>
      <w:r w:rsidRPr="00C307BC">
        <w:rPr>
          <w:rFonts w:eastAsia="Times New Roman"/>
          <w:sz w:val="26"/>
          <w:szCs w:val="26"/>
        </w:rPr>
        <w:lastRenderedPageBreak/>
        <w:t>liệu không nhất quán. Việc xây dựng và phát triển nền tảng ESB được coi như đặt viên gạch đầu tiên trong quá trình xây dựng</w:t>
      </w:r>
      <w:r w:rsidR="001701DA" w:rsidRPr="00C307BC">
        <w:rPr>
          <w:rFonts w:eastAsia="Times New Roman"/>
          <w:sz w:val="26"/>
          <w:szCs w:val="26"/>
        </w:rPr>
        <w:t xml:space="preserve"> kiến trúc hướng dịch vụ (SOA).</w:t>
      </w:r>
    </w:p>
    <w:p w14:paraId="50697E6E" w14:textId="0707E823" w:rsidR="00891A42" w:rsidRPr="00C307BC" w:rsidRDefault="00891A42">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sz w:val="26"/>
          <w:szCs w:val="26"/>
        </w:rPr>
        <w:pPrChange w:id="971" w:author="Nguyen Toan" w:date="2018-05-18T20:21:00Z">
          <w:pPr>
            <w:pStyle w:val="Heading2"/>
            <w:numPr>
              <w:ilvl w:val="1"/>
              <w:numId w:val="12"/>
            </w:numPr>
            <w:spacing w:before="240"/>
            <w:ind w:left="431" w:hanging="431"/>
          </w:pPr>
        </w:pPrChange>
      </w:pPr>
      <w:bookmarkStart w:id="972" w:name="_Toc512953076"/>
      <w:bookmarkStart w:id="973" w:name="_Toc512953077"/>
      <w:bookmarkStart w:id="974" w:name="_Toc512953078"/>
      <w:bookmarkStart w:id="975" w:name="_Toc512953079"/>
      <w:bookmarkStart w:id="976" w:name="_Toc512953080"/>
      <w:bookmarkStart w:id="977" w:name="_Toc512953081"/>
      <w:bookmarkStart w:id="978" w:name="_Toc512953082"/>
      <w:bookmarkStart w:id="979" w:name="_Toc513584064"/>
      <w:bookmarkStart w:id="980" w:name="_Toc513613687"/>
      <w:bookmarkStart w:id="981" w:name="_Toc514156372"/>
      <w:bookmarkStart w:id="982" w:name="_Toc514156430"/>
      <w:bookmarkStart w:id="983" w:name="_Toc514157617"/>
      <w:bookmarkStart w:id="984" w:name="_Toc514277608"/>
      <w:bookmarkStart w:id="985" w:name="_Toc514278007"/>
      <w:bookmarkStart w:id="986" w:name="_Toc514450052"/>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r w:rsidRPr="00C307BC">
        <w:rPr>
          <w:rFonts w:ascii="Times New Roman" w:eastAsia="Times New Roman" w:hAnsi="Times New Roman" w:cs="Times New Roman"/>
          <w:b/>
          <w:sz w:val="26"/>
          <w:szCs w:val="26"/>
        </w:rPr>
        <w:t xml:space="preserve">Xây dựng hệ thống </w:t>
      </w:r>
      <w:r w:rsidR="00E52BF0">
        <w:rPr>
          <w:rFonts w:ascii="Times New Roman" w:eastAsia="Times New Roman" w:hAnsi="Times New Roman" w:cs="Times New Roman"/>
          <w:b/>
          <w:sz w:val="26"/>
          <w:szCs w:val="26"/>
        </w:rPr>
        <w:t>trục tích hợp</w:t>
      </w:r>
      <w:r w:rsidRPr="00C307BC">
        <w:rPr>
          <w:rFonts w:ascii="Times New Roman" w:eastAsia="Times New Roman" w:hAnsi="Times New Roman" w:cs="Times New Roman"/>
          <w:b/>
          <w:sz w:val="26"/>
          <w:szCs w:val="26"/>
        </w:rPr>
        <w:t xml:space="preserve"> dựa trên nền tảng MuleESB</w:t>
      </w:r>
      <w:bookmarkEnd w:id="986"/>
    </w:p>
    <w:p w14:paraId="4CAD3842" w14:textId="1C3CDDE4" w:rsidR="00BE3D4C" w:rsidRPr="00C307BC" w:rsidRDefault="00D04503" w:rsidP="00966627">
      <w:pPr>
        <w:spacing w:after="120"/>
        <w:ind w:firstLine="567"/>
        <w:jc w:val="both"/>
        <w:rPr>
          <w:rFonts w:eastAsia="Times New Roman"/>
          <w:sz w:val="26"/>
          <w:szCs w:val="26"/>
        </w:rPr>
      </w:pPr>
      <w:r w:rsidRPr="00C307BC">
        <w:rPr>
          <w:rFonts w:eastAsia="Times New Roman"/>
          <w:sz w:val="26"/>
          <w:szCs w:val="26"/>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không cần phải tốn nhiều công sức trong việc chuyển đổi dữ liệu giúp các ứng dụng giao tiếp với nhau. </w:t>
      </w:r>
      <w:r w:rsidR="00BE3D4C" w:rsidRPr="00C307BC">
        <w:rPr>
          <w:rFonts w:eastAsia="Times New Roman"/>
          <w:sz w:val="26"/>
          <w:szCs w:val="26"/>
        </w:rPr>
        <w:t>Trong khi đó các giải pháp ESB bản thương mại như Oracle Service Bus, IBM Websphere Enterprise Service Bus … gây tốn kém chi phí cho doanh nghiệp, các giải pháp này còn mang tính đóng, lập trình viên không thể kiểm soát được nội dung bên trong của mã nguồn</w:t>
      </w:r>
      <w:r w:rsidRPr="00C307BC">
        <w:rPr>
          <w:rFonts w:eastAsia="Times New Roman"/>
          <w:sz w:val="26"/>
          <w:szCs w:val="26"/>
        </w:rPr>
        <w:t>. MuleES</w:t>
      </w:r>
      <w:r w:rsidR="003E0E76" w:rsidRPr="00C307BC">
        <w:rPr>
          <w:rFonts w:eastAsia="Times New Roman"/>
          <w:sz w:val="26"/>
          <w:szCs w:val="26"/>
        </w:rPr>
        <w:t>B</w:t>
      </w:r>
      <w:sdt>
        <w:sdtPr>
          <w:rPr>
            <w:rFonts w:eastAsia="Times New Roman"/>
            <w:sz w:val="26"/>
            <w:szCs w:val="26"/>
          </w:rPr>
          <w:id w:val="1549105046"/>
          <w:citation/>
        </w:sdt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MuleSoft \l 1033 </w:instrText>
          </w:r>
          <w:r w:rsidR="003E0E76"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[6]</w:t>
          </w:r>
          <w:r w:rsidR="003E0E76" w:rsidRPr="00C307BC">
            <w:rPr>
              <w:rFonts w:eastAsia="Times New Roman"/>
              <w:sz w:val="26"/>
              <w:szCs w:val="26"/>
            </w:rPr>
            <w:fldChar w:fldCharType="end"/>
          </w:r>
        </w:sdtContent>
      </w:sdt>
      <w:r w:rsidRPr="00C307BC">
        <w:rPr>
          <w:rFonts w:eastAsia="Times New Roman"/>
          <w:sz w:val="26"/>
          <w:szCs w:val="26"/>
        </w:rPr>
        <w:t xml:space="preserve"> đưa ra cách giải quyết vấn đề thường gặp ở các doanh nghiệp trong việc tích hợp, kiến trúc hệ thống.</w:t>
      </w:r>
    </w:p>
    <w:p w14:paraId="57650C78" w14:textId="77777777" w:rsidR="00D04503" w:rsidRPr="00C307BC" w:rsidRDefault="00D04503">
      <w:pPr>
        <w:rPr>
          <w:rFonts w:eastAsia="Times New Roman"/>
          <w:b/>
          <w:sz w:val="26"/>
          <w:szCs w:val="26"/>
        </w:rPr>
        <w:pPrChange w:id="987" w:author="Nguyen Toan" w:date="2018-05-18T20:21:00Z">
          <w:pPr>
            <w:pStyle w:val="Heading3"/>
            <w:numPr>
              <w:ilvl w:val="3"/>
              <w:numId w:val="12"/>
            </w:numPr>
            <w:spacing w:before="240" w:after="120"/>
            <w:ind w:left="646" w:hanging="646"/>
          </w:pPr>
        </w:pPrChange>
      </w:pPr>
      <w:bookmarkStart w:id="988" w:name="_Toc513584066"/>
      <w:bookmarkStart w:id="989" w:name="_Toc513613689"/>
      <w:bookmarkStart w:id="990" w:name="_Toc514156374"/>
      <w:bookmarkStart w:id="991" w:name="_Toc514156432"/>
      <w:bookmarkStart w:id="992" w:name="_Toc514157619"/>
      <w:bookmarkStart w:id="993" w:name="_Toc514277610"/>
      <w:bookmarkStart w:id="994" w:name="_Toc514278009"/>
      <w:bookmarkEnd w:id="988"/>
      <w:bookmarkEnd w:id="989"/>
      <w:bookmarkEnd w:id="990"/>
      <w:bookmarkEnd w:id="991"/>
      <w:bookmarkEnd w:id="992"/>
      <w:bookmarkEnd w:id="993"/>
      <w:bookmarkEnd w:id="994"/>
      <w:r w:rsidRPr="00C307BC">
        <w:rPr>
          <w:rFonts w:eastAsia="Times New Roman"/>
          <w:b/>
          <w:sz w:val="26"/>
          <w:szCs w:val="26"/>
        </w:rPr>
        <w:t>Mule framework</w:t>
      </w:r>
    </w:p>
    <w:p w14:paraId="5A9C431D" w14:textId="255DE5BD" w:rsidR="00D04503" w:rsidRPr="00C307BC" w:rsidRDefault="00D04503" w:rsidP="00966627">
      <w:pPr>
        <w:spacing w:after="120"/>
        <w:ind w:firstLine="567"/>
        <w:jc w:val="both"/>
        <w:rPr>
          <w:rFonts w:eastAsia="Times New Roman"/>
          <w:sz w:val="26"/>
          <w:szCs w:val="26"/>
        </w:rPr>
      </w:pPr>
      <w:r w:rsidRPr="00C307BC">
        <w:rPr>
          <w:rFonts w:eastAsia="Times New Roman"/>
          <w:sz w:val="26"/>
          <w:szCs w:val="26"/>
        </w:rPr>
        <w:t>Mule</w:t>
      </w:r>
      <w:sdt>
        <w:sdtPr>
          <w:rPr>
            <w:rFonts w:eastAsia="Times New Roman"/>
            <w:sz w:val="26"/>
            <w:szCs w:val="26"/>
          </w:rPr>
          <w:id w:val="-695385386"/>
          <w:citation/>
        </w:sdtPr>
        <w:sdtContent>
          <w:r w:rsidR="003E0E76" w:rsidRPr="00C307BC">
            <w:rPr>
              <w:rFonts w:eastAsia="Times New Roman"/>
              <w:sz w:val="26"/>
              <w:szCs w:val="26"/>
            </w:rPr>
            <w:fldChar w:fldCharType="begin"/>
          </w:r>
          <w:r w:rsidR="003E0E76" w:rsidRPr="00C307BC">
            <w:rPr>
              <w:rFonts w:eastAsia="Times New Roman"/>
              <w:sz w:val="26"/>
              <w:szCs w:val="26"/>
            </w:rPr>
            <w:instrText xml:space="preserve"> CITATION Mul \l 1033 </w:instrText>
          </w:r>
          <w:r w:rsidR="003E0E76"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[7]</w:t>
          </w:r>
          <w:r w:rsidR="003E0E76" w:rsidRPr="00C307BC">
            <w:rPr>
              <w:rFonts w:eastAsia="Times New Roman"/>
              <w:sz w:val="26"/>
              <w:szCs w:val="26"/>
            </w:rPr>
            <w:fldChar w:fldCharType="end"/>
          </w:r>
        </w:sdtContent>
      </w:sdt>
      <w:r w:rsidRPr="00C307BC">
        <w:rPr>
          <w:rFonts w:eastAsia="Times New Roman"/>
          <w:sz w:val="26"/>
          <w:szCs w:val="26"/>
        </w:rPr>
        <w:t xml:space="preserve"> là một trong những </w:t>
      </w:r>
      <w:r w:rsidR="002723DD" w:rsidRPr="00C307BC">
        <w:rPr>
          <w:rFonts w:eastAsia="Times New Roman"/>
          <w:sz w:val="26"/>
          <w:szCs w:val="26"/>
        </w:rPr>
        <w:t xml:space="preserve">dự án </w:t>
      </w:r>
      <w:r w:rsidRPr="00C307BC">
        <w:rPr>
          <w:rFonts w:eastAsia="Times New Roman"/>
          <w:sz w:val="26"/>
          <w:szCs w:val="26"/>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1E4341EE" w:rsidR="004D7B1E" w:rsidRPr="00C307BC" w:rsidRDefault="004D7B1E" w:rsidP="004D7B1E">
      <w:pPr>
        <w:spacing w:after="120"/>
        <w:ind w:firstLine="567"/>
        <w:jc w:val="both"/>
        <w:rPr>
          <w:rFonts w:eastAsia="Times New Roman"/>
          <w:sz w:val="26"/>
          <w:szCs w:val="26"/>
        </w:rPr>
      </w:pPr>
      <w:r w:rsidRPr="00C307BC">
        <w:rPr>
          <w:rFonts w:eastAsia="Times New Roman"/>
          <w:sz w:val="26"/>
          <w:szCs w:val="26"/>
        </w:rPr>
        <w:t>Mule là một nền tảng tích hợp dựa trên Java, cho phép các nhà phát triển kết nối các ứng dụng với nhau một cách nhanh chóng và dễ dàng, giúp các ứng dụng trao đổi dữ liệu với nhau. Mule cho phép tích hợp các hệ thống hiện có, bất kể các công nghệ khác nhau mà các ứng dụng sử dụng, bao gồm JMS, Dịch vụ Web, JDBC, HTTP, và nhiều hơn nữa. Kiến trúc ESB có thể được triển khai ở mọi nơi, có thể tích hợp và sắp xếp các sự kiện theo thời gian thực hoặc theo lô và có kết nối chung.</w:t>
      </w:r>
      <w:r w:rsidR="00257E44" w:rsidRPr="00C307BC">
        <w:rPr>
          <w:rFonts w:eastAsia="Times New Roman"/>
          <w:sz w:val="26"/>
          <w:szCs w:val="26"/>
        </w:rPr>
        <w:t xml:space="preserve"> Mule xây dựng trên nền tảng Anypoint Platform.</w:t>
      </w:r>
      <w:r w:rsidR="0023271D" w:rsidRPr="00C307BC">
        <w:rPr>
          <w:rFonts w:eastAsia="Times New Roman"/>
          <w:sz w:val="26"/>
          <w:szCs w:val="26"/>
        </w:rPr>
        <w:t xml:space="preserve"> Anypoint Studio là một công cụ giúp dễ dàng phát triển một </w:t>
      </w:r>
      <w:r w:rsidR="001A3DE9" w:rsidRPr="00C307BC">
        <w:rPr>
          <w:rFonts w:eastAsia="Times New Roman"/>
          <w:sz w:val="26"/>
          <w:szCs w:val="26"/>
        </w:rPr>
        <w:t xml:space="preserve">ứng dụng </w:t>
      </w:r>
      <w:r w:rsidR="0023271D" w:rsidRPr="00C307BC">
        <w:rPr>
          <w:rFonts w:eastAsia="Times New Roman"/>
          <w:sz w:val="26"/>
          <w:szCs w:val="26"/>
        </w:rPr>
        <w:t xml:space="preserve">trên nền tảng MuleESB. </w:t>
      </w:r>
      <w:r w:rsidR="0023271D" w:rsidRPr="00C307BC">
        <w:rPr>
          <w:rFonts w:eastAsia="Times New Roman"/>
          <w:sz w:val="26"/>
          <w:szCs w:val="26"/>
          <w:lang w:val="vi-VN"/>
        </w:rPr>
        <w:t>Đ</w:t>
      </w:r>
      <w:r w:rsidR="0023271D" w:rsidRPr="00C307BC">
        <w:rPr>
          <w:rFonts w:eastAsia="Times New Roman"/>
          <w:sz w:val="26"/>
          <w:szCs w:val="26"/>
        </w:rPr>
        <w:t>ược xây dựng từ nền tảng của IDE Eclipse, Anypoint Studio cho phép lập trình viên có thể kéo thả các thành phần để tạo nên các dòng điều khiển (flow), để có thể chuyển đổi dữ liệu gửi đi từ ứng dụng này sang dữ liệu nhận vào của ứng dụng kia. MuleSoft cung cấp cả giải pháp chạy tích hợp Mule server trên Anypoint Studio lẫn chạy độc lập ứng dụng trên Mule server (Standalone)</w:t>
      </w:r>
      <w:r w:rsidR="002C0A54" w:rsidRPr="00C307BC">
        <w:rPr>
          <w:rFonts w:eastAsia="Times New Roman"/>
          <w:sz w:val="26"/>
          <w:szCs w:val="26"/>
        </w:rPr>
        <w:t>.</w:t>
      </w:r>
    </w:p>
    <w:p w14:paraId="21A30DBF" w14:textId="1F5D9723" w:rsidR="00F91E38" w:rsidRPr="00C307BC" w:rsidRDefault="004D7B1E" w:rsidP="00693534">
      <w:pPr>
        <w:spacing w:after="120"/>
        <w:ind w:firstLine="567"/>
        <w:jc w:val="both"/>
        <w:rPr>
          <w:rFonts w:eastAsia="Times New Roman"/>
          <w:sz w:val="26"/>
          <w:szCs w:val="26"/>
        </w:rPr>
      </w:pPr>
      <w:r w:rsidRPr="00C307BC">
        <w:rPr>
          <w:rFonts w:eastAsia="Times New Roman"/>
          <w:sz w:val="26"/>
          <w:szCs w:val="26"/>
        </w:rPr>
        <w:t xml:space="preserve">Mule nhẹ nhưng có khả năng mở rộng cao, cho phép người dùng bắt đầu từ việc kết nối một vài ứng dụng và tăng số lượng ứng dụng tham gia vào hệ thống theo thời gian. Một hệ thống theo kiến trúc ESB quản lý tất cả các tương tác giữa các ứng dụng và các thành phần một cách minh bạch, bất kể chúng tồn tại trong cùng một máy ảo hay trên Internet, và bất kể giao thức truyền tải cơ bản mà chúng sử dụng. MuleSoft là nhà cung cấp duy nhất được Gartner đánh giá là công cụ đứng đầu trong việc phát triển hệ thống tích hợp, đặc biệt là ứng dụng theo kiến trúc </w:t>
      </w:r>
      <w:r w:rsidR="00693534">
        <w:rPr>
          <w:rFonts w:eastAsia="Times New Roman"/>
          <w:sz w:val="26"/>
          <w:szCs w:val="26"/>
        </w:rPr>
        <w:t>trục tích hợp</w:t>
      </w:r>
      <w:r w:rsidR="009D1EC9" w:rsidRPr="00C307BC">
        <w:rPr>
          <w:rFonts w:eastAsia="Times New Roman"/>
          <w:sz w:val="26"/>
          <w:szCs w:val="26"/>
        </w:rPr>
        <w:t xml:space="preserve">(xem </w:t>
      </w:r>
      <w:r w:rsidR="00147198" w:rsidRPr="00C307BC">
        <w:rPr>
          <w:rFonts w:eastAsia="Times New Roman"/>
          <w:sz w:val="26"/>
          <w:szCs w:val="26"/>
        </w:rPr>
        <w:fldChar w:fldCharType="begin"/>
      </w:r>
      <w:r w:rsidR="00147198" w:rsidRPr="00C307BC">
        <w:rPr>
          <w:rFonts w:eastAsia="Times New Roman"/>
          <w:sz w:val="26"/>
          <w:szCs w:val="26"/>
        </w:rPr>
        <w:instrText xml:space="preserve"> REF _Ref513495578 \h </w:instrText>
      </w:r>
      <w:r w:rsidR="00C307BC" w:rsidRPr="00C307BC">
        <w:rPr>
          <w:rFonts w:eastAsia="Times New Roman"/>
          <w:sz w:val="26"/>
          <w:szCs w:val="26"/>
        </w:rPr>
        <w:instrText xml:space="preserve"> \* MERGEFORMAT </w:instrText>
      </w:r>
      <w:r w:rsidR="00147198" w:rsidRPr="00C307BC">
        <w:rPr>
          <w:rFonts w:eastAsia="Times New Roman"/>
          <w:sz w:val="26"/>
          <w:szCs w:val="26"/>
        </w:rPr>
      </w:r>
      <w:r w:rsidR="00147198" w:rsidRPr="00C307BC">
        <w:rPr>
          <w:rFonts w:eastAsia="Times New Roman"/>
          <w:sz w:val="26"/>
          <w:szCs w:val="26"/>
        </w:rPr>
        <w:fldChar w:fldCharType="separate"/>
      </w:r>
      <w:ins w:id="995" w:author="Nguyen Toan" w:date="2018-05-18T22:39:00Z">
        <w:r w:rsidR="00896230" w:rsidRPr="00896230">
          <w:rPr>
            <w:i/>
            <w:iCs/>
            <w:sz w:val="26"/>
            <w:szCs w:val="26"/>
          </w:rPr>
          <w:t xml:space="preserve">Hình </w:t>
        </w:r>
        <w:r w:rsidR="00896230">
          <w:rPr>
            <w:noProof/>
            <w:sz w:val="26"/>
            <w:szCs w:val="26"/>
          </w:rPr>
          <w:t>1</w:t>
        </w:r>
        <w:r w:rsidR="00896230" w:rsidRPr="00463BB5">
          <w:rPr>
            <w:noProof/>
            <w:sz w:val="26"/>
            <w:szCs w:val="26"/>
          </w:rPr>
          <w:t>.</w:t>
        </w:r>
        <w:r w:rsidR="00896230">
          <w:rPr>
            <w:noProof/>
            <w:sz w:val="26"/>
            <w:szCs w:val="26"/>
          </w:rPr>
          <w:t>3</w:t>
        </w:r>
      </w:ins>
      <w:del w:id="996" w:author="Nguyen Toan" w:date="2018-05-18T21:03:00Z">
        <w:r w:rsidR="009C452F" w:rsidRPr="00071A6D" w:rsidDel="0019161E">
          <w:rPr>
            <w:i/>
            <w:iCs/>
            <w:sz w:val="26"/>
            <w:szCs w:val="26"/>
          </w:rPr>
          <w:delText xml:space="preserve">Hình </w:delText>
        </w:r>
        <w:r w:rsidR="009C452F" w:rsidDel="0019161E">
          <w:rPr>
            <w:noProof/>
            <w:sz w:val="26"/>
            <w:szCs w:val="26"/>
          </w:rPr>
          <w:delText>1</w:delText>
        </w:r>
        <w:r w:rsidR="009C452F" w:rsidRPr="00C307BC" w:rsidDel="0019161E">
          <w:rPr>
            <w:noProof/>
            <w:sz w:val="26"/>
            <w:szCs w:val="26"/>
          </w:rPr>
          <w:delText>.</w:delText>
        </w:r>
        <w:r w:rsidR="009C452F" w:rsidDel="0019161E">
          <w:rPr>
            <w:noProof/>
            <w:sz w:val="26"/>
            <w:szCs w:val="26"/>
          </w:rPr>
          <w:delText>3</w:delText>
        </w:r>
      </w:del>
      <w:r w:rsidR="00147198" w:rsidRPr="00C307BC">
        <w:rPr>
          <w:rFonts w:eastAsia="Times New Roman"/>
          <w:sz w:val="26"/>
          <w:szCs w:val="26"/>
        </w:rPr>
        <w:fldChar w:fldCharType="end"/>
      </w:r>
      <w:r w:rsidR="009D1EC9" w:rsidRPr="00C307BC">
        <w:rPr>
          <w:rFonts w:eastAsia="Times New Roman"/>
          <w:sz w:val="26"/>
          <w:szCs w:val="26"/>
        </w:rPr>
        <w:fldChar w:fldCharType="begin"/>
      </w:r>
      <w:r w:rsidR="009D1EC9" w:rsidRPr="00C307BC">
        <w:rPr>
          <w:rFonts w:eastAsia="Times New Roman"/>
          <w:sz w:val="26"/>
          <w:szCs w:val="26"/>
        </w:rPr>
        <w:instrText xml:space="preserve"> REF _Ref513152097 \h  \* MERGEFORMAT </w:instrText>
      </w:r>
      <w:r w:rsidR="009D1EC9" w:rsidRPr="00C307BC">
        <w:rPr>
          <w:rFonts w:eastAsia="Times New Roman"/>
          <w:sz w:val="26"/>
          <w:szCs w:val="26"/>
        </w:rPr>
      </w:r>
      <w:r w:rsidR="009D1EC9" w:rsidRPr="00C307BC">
        <w:rPr>
          <w:rFonts w:eastAsia="Times New Roman"/>
          <w:sz w:val="26"/>
          <w:szCs w:val="26"/>
        </w:rPr>
        <w:fldChar w:fldCharType="separate"/>
      </w:r>
      <w:ins w:id="997" w:author="Nguyen Toan" w:date="2018-05-18T22:39:00Z">
        <w:r w:rsidR="00896230">
          <w:rPr>
            <w:rFonts w:eastAsia="Times New Roman"/>
            <w:b/>
            <w:bCs/>
            <w:sz w:val="26"/>
            <w:szCs w:val="26"/>
          </w:rPr>
          <w:t>Error! Reference source not found.</w:t>
        </w:r>
      </w:ins>
      <w:r w:rsidR="009D1EC9" w:rsidRPr="00C307BC">
        <w:rPr>
          <w:rFonts w:eastAsia="Times New Roman"/>
          <w:sz w:val="26"/>
          <w:szCs w:val="26"/>
        </w:rPr>
        <w:fldChar w:fldCharType="end"/>
      </w:r>
      <w:r w:rsidR="009D1EC9" w:rsidRPr="00C307BC">
        <w:rPr>
          <w:rFonts w:eastAsia="Times New Roman"/>
          <w:sz w:val="26"/>
          <w:szCs w:val="26"/>
        </w:rPr>
        <w:t>)</w:t>
      </w:r>
      <w:r w:rsidR="00C76E4F" w:rsidRPr="00C307BC">
        <w:rPr>
          <w:rFonts w:eastAsia="Times New Roman"/>
          <w:sz w:val="26"/>
          <w:szCs w:val="26"/>
        </w:rPr>
        <w:t>.</w:t>
      </w:r>
    </w:p>
    <w:p w14:paraId="1DAF093F" w14:textId="77777777" w:rsidR="00147198" w:rsidRPr="00C307BC" w:rsidRDefault="00147198" w:rsidP="00147198">
      <w:pPr>
        <w:spacing w:after="120"/>
        <w:ind w:firstLine="567"/>
        <w:jc w:val="both"/>
        <w:rPr>
          <w:rFonts w:eastAsia="Times New Roman"/>
          <w:sz w:val="26"/>
          <w:szCs w:val="26"/>
        </w:rPr>
      </w:pPr>
      <w:r w:rsidRPr="00C307BC">
        <w:rPr>
          <w:rFonts w:eastAsia="Times New Roman"/>
          <w:sz w:val="26"/>
          <w:szCs w:val="26"/>
        </w:rPr>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p>
    <w:p w14:paraId="1B694CD1" w14:textId="78C8C533" w:rsidR="00147198" w:rsidRPr="00C307BC" w:rsidRDefault="00111541" w:rsidP="00AD4C63">
      <w:pPr>
        <w:spacing w:after="120"/>
        <w:ind w:firstLine="567"/>
        <w:jc w:val="both"/>
        <w:rPr>
          <w:rFonts w:eastAsia="Times New Roman"/>
          <w:sz w:val="26"/>
          <w:szCs w:val="26"/>
        </w:rPr>
      </w:pPr>
      <w:r w:rsidRPr="00C307BC">
        <w:rPr>
          <w:rFonts w:eastAsia="Times New Roman"/>
          <w:sz w:val="26"/>
          <w:szCs w:val="26"/>
        </w:rPr>
        <w:t xml:space="preserve">Việc triển khai ứng dụng phân tán trên môi trường mạng giúp cho việc kết nối giữa các ứng dụng dễ dàng, tuy nhiên lại gây ra khó khăn trong giao tiếp giữa các ứng dụng do </w:t>
      </w:r>
      <w:r w:rsidRPr="00C307BC">
        <w:rPr>
          <w:rFonts w:eastAsia="Times New Roman"/>
          <w:sz w:val="26"/>
          <w:szCs w:val="26"/>
        </w:rPr>
        <w:lastRenderedPageBreak/>
        <w:t>việc khác biệt về công nghệ, nền tảng. MuleESB giải quyết vấn đề này bằng việc cung cấp một trục tích hợp có chức năng nhận và định tuyến thông điện giữa các ứng dụng với nhau.</w:t>
      </w:r>
    </w:p>
    <w:p w14:paraId="647ACBE8" w14:textId="77777777" w:rsidR="00EA1ED0" w:rsidRPr="00C307BC" w:rsidRDefault="00EA1ED0" w:rsidP="0048202A">
      <w:pPr>
        <w:keepNext/>
        <w:spacing w:before="60" w:after="60" w:line="288" w:lineRule="auto"/>
        <w:ind w:firstLine="284"/>
        <w:jc w:val="center"/>
        <w:rPr>
          <w:sz w:val="26"/>
          <w:szCs w:val="26"/>
        </w:rPr>
      </w:pPr>
      <w:r w:rsidRPr="00071A6D">
        <w:rPr>
          <w:noProof/>
          <w:sz w:val="26"/>
          <w:szCs w:val="26"/>
        </w:rPr>
        <w:drawing>
          <wp:inline distT="0" distB="0" distL="0" distR="0" wp14:anchorId="17B63D1B" wp14:editId="77DBBE39">
            <wp:extent cx="3227070" cy="3227070"/>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7253" cy="3237253"/>
                    </a:xfrm>
                    <a:prstGeom prst="rect">
                      <a:avLst/>
                    </a:prstGeom>
                    <a:noFill/>
                    <a:ln>
                      <a:noFill/>
                    </a:ln>
                  </pic:spPr>
                </pic:pic>
              </a:graphicData>
            </a:graphic>
          </wp:inline>
        </w:drawing>
      </w:r>
    </w:p>
    <w:p w14:paraId="663DF859" w14:textId="6BFAC60D" w:rsidR="003E0B76" w:rsidRPr="00F752FD" w:rsidRDefault="00EA1ED0" w:rsidP="0019161E">
      <w:pPr>
        <w:spacing w:after="120"/>
        <w:ind w:firstLine="567"/>
        <w:jc w:val="center"/>
        <w:rPr>
          <w:ins w:id="998" w:author="Nguyen Toan" w:date="2018-05-18T20:13:00Z"/>
          <w:iCs/>
          <w:sz w:val="26"/>
          <w:szCs w:val="26"/>
        </w:rPr>
      </w:pPr>
      <w:bookmarkStart w:id="999" w:name="_Ref513495578"/>
      <w:bookmarkStart w:id="1000" w:name="_Toc514445851"/>
      <w:r w:rsidRPr="00F752FD">
        <w:rPr>
          <w:iCs/>
          <w:sz w:val="26"/>
          <w:szCs w:val="26"/>
          <w:rPrChange w:id="1001" w:author="Nguyen Toan" w:date="2018-05-18T22:28:00Z">
            <w:rPr>
              <w:i/>
              <w:iCs/>
              <w:sz w:val="26"/>
              <w:szCs w:val="26"/>
            </w:rPr>
          </w:rPrChange>
        </w:rPr>
        <w:t xml:space="preserve">Hình </w:t>
      </w:r>
      <w:ins w:id="1002" w:author="Nguyen Toan" w:date="2018-05-18T22:41:00Z">
        <w:r w:rsidR="00871F8A">
          <w:rPr>
            <w:iCs/>
            <w:sz w:val="26"/>
            <w:szCs w:val="26"/>
          </w:rPr>
          <w:fldChar w:fldCharType="begin"/>
        </w:r>
        <w:r w:rsidR="00871F8A">
          <w:rPr>
            <w:iCs/>
            <w:sz w:val="26"/>
            <w:szCs w:val="26"/>
          </w:rPr>
          <w:instrText xml:space="preserve"> STYLEREF 1 \s </w:instrText>
        </w:r>
      </w:ins>
      <w:r w:rsidR="00871F8A">
        <w:rPr>
          <w:iCs/>
          <w:sz w:val="26"/>
          <w:szCs w:val="26"/>
        </w:rPr>
        <w:fldChar w:fldCharType="separate"/>
      </w:r>
      <w:r w:rsidR="00871F8A">
        <w:rPr>
          <w:iCs/>
          <w:noProof/>
          <w:sz w:val="26"/>
          <w:szCs w:val="26"/>
        </w:rPr>
        <w:t>1</w:t>
      </w:r>
      <w:ins w:id="1003" w:author="Nguyen Toan" w:date="2018-05-18T22:41:00Z">
        <w:r w:rsidR="00871F8A">
          <w:rPr>
            <w:iCs/>
            <w:sz w:val="26"/>
            <w:szCs w:val="26"/>
          </w:rPr>
          <w:fldChar w:fldCharType="end"/>
        </w:r>
        <w:r w:rsidR="00871F8A">
          <w:rPr>
            <w:iCs/>
            <w:sz w:val="26"/>
            <w:szCs w:val="26"/>
          </w:rPr>
          <w:t>.</w:t>
        </w:r>
        <w:r w:rsidR="00871F8A">
          <w:rPr>
            <w:iCs/>
            <w:sz w:val="26"/>
            <w:szCs w:val="26"/>
          </w:rPr>
          <w:fldChar w:fldCharType="begin"/>
        </w:r>
        <w:r w:rsidR="00871F8A">
          <w:rPr>
            <w:iCs/>
            <w:sz w:val="26"/>
            <w:szCs w:val="26"/>
          </w:rPr>
          <w:instrText xml:space="preserve"> SEQ Hình \* ARABIC \s 1 </w:instrText>
        </w:r>
      </w:ins>
      <w:r w:rsidR="00871F8A">
        <w:rPr>
          <w:iCs/>
          <w:sz w:val="26"/>
          <w:szCs w:val="26"/>
        </w:rPr>
        <w:fldChar w:fldCharType="separate"/>
      </w:r>
      <w:ins w:id="1004" w:author="Nguyen Toan" w:date="2018-05-18T22:41:00Z">
        <w:r w:rsidR="00871F8A">
          <w:rPr>
            <w:iCs/>
            <w:noProof/>
            <w:sz w:val="26"/>
            <w:szCs w:val="26"/>
          </w:rPr>
          <w:t>3</w:t>
        </w:r>
        <w:r w:rsidR="00871F8A">
          <w:rPr>
            <w:iCs/>
            <w:sz w:val="26"/>
            <w:szCs w:val="26"/>
          </w:rPr>
          <w:fldChar w:fldCharType="end"/>
        </w:r>
      </w:ins>
      <w:del w:id="1005" w:author="Nguyen Toan" w:date="2018-05-18T22:41:00Z">
        <w:r w:rsidR="007B1CDB" w:rsidRPr="00463BB5" w:rsidDel="00871F8A">
          <w:rPr>
            <w:sz w:val="26"/>
            <w:szCs w:val="26"/>
          </w:rPr>
          <w:fldChar w:fldCharType="begin"/>
        </w:r>
        <w:r w:rsidR="007B1CDB" w:rsidRPr="00F752FD" w:rsidDel="00871F8A">
          <w:rPr>
            <w:sz w:val="26"/>
            <w:szCs w:val="26"/>
          </w:rPr>
          <w:delInstrText xml:space="preserve"> STYLEREF 1 \s </w:delInstrText>
        </w:r>
        <w:r w:rsidR="007B1CDB" w:rsidRPr="00463BB5" w:rsidDel="00871F8A">
          <w:rPr>
            <w:sz w:val="26"/>
            <w:szCs w:val="26"/>
          </w:rPr>
          <w:fldChar w:fldCharType="separate"/>
        </w:r>
        <w:r w:rsidR="00896230" w:rsidDel="00871F8A">
          <w:rPr>
            <w:noProof/>
            <w:sz w:val="26"/>
            <w:szCs w:val="26"/>
          </w:rPr>
          <w:delText>1</w:delText>
        </w:r>
        <w:r w:rsidR="007B1CDB" w:rsidRPr="00463BB5" w:rsidDel="00871F8A">
          <w:rPr>
            <w:sz w:val="26"/>
            <w:szCs w:val="26"/>
          </w:rPr>
          <w:fldChar w:fldCharType="end"/>
        </w:r>
        <w:r w:rsidR="007B1CDB" w:rsidRPr="00463BB5" w:rsidDel="00871F8A">
          <w:rPr>
            <w:sz w:val="26"/>
            <w:szCs w:val="26"/>
          </w:rPr>
          <w:delText>.</w:delText>
        </w:r>
        <w:r w:rsidR="007B1CDB" w:rsidRPr="00F752FD" w:rsidDel="00871F8A">
          <w:rPr>
            <w:sz w:val="26"/>
            <w:szCs w:val="26"/>
          </w:rPr>
          <w:fldChar w:fldCharType="begin"/>
        </w:r>
        <w:r w:rsidR="007B1CDB" w:rsidRPr="00F752FD" w:rsidDel="00871F8A">
          <w:rPr>
            <w:sz w:val="26"/>
            <w:szCs w:val="26"/>
          </w:rPr>
          <w:delInstrText xml:space="preserve"> SEQ Hình \* ARABIC \s 1 </w:delInstrText>
        </w:r>
        <w:r w:rsidR="007B1CDB" w:rsidRPr="00F752FD" w:rsidDel="00871F8A">
          <w:rPr>
            <w:sz w:val="26"/>
            <w:szCs w:val="26"/>
            <w:rPrChange w:id="1006" w:author="Nguyen Toan" w:date="2018-05-18T22:28:00Z">
              <w:rPr>
                <w:sz w:val="26"/>
                <w:szCs w:val="26"/>
              </w:rPr>
            </w:rPrChange>
          </w:rPr>
          <w:fldChar w:fldCharType="separate"/>
        </w:r>
      </w:del>
      <w:del w:id="1007" w:author="Nguyen Toan" w:date="2018-05-18T22:37:00Z">
        <w:r w:rsidR="0019161E" w:rsidRPr="00F752FD" w:rsidDel="00463BB5">
          <w:rPr>
            <w:noProof/>
            <w:sz w:val="26"/>
            <w:szCs w:val="26"/>
          </w:rPr>
          <w:delText>3</w:delText>
        </w:r>
      </w:del>
      <w:del w:id="1008" w:author="Nguyen Toan" w:date="2018-05-18T22:41:00Z">
        <w:r w:rsidR="007B1CDB" w:rsidRPr="006331DD" w:rsidDel="00871F8A">
          <w:rPr>
            <w:sz w:val="26"/>
            <w:szCs w:val="26"/>
          </w:rPr>
          <w:fldChar w:fldCharType="end"/>
        </w:r>
      </w:del>
      <w:bookmarkEnd w:id="999"/>
      <w:r w:rsidRPr="00F752FD">
        <w:rPr>
          <w:iCs/>
          <w:sz w:val="26"/>
          <w:szCs w:val="26"/>
          <w:rPrChange w:id="1009" w:author="Nguyen Toan" w:date="2018-05-18T22:28:00Z">
            <w:rPr>
              <w:i/>
              <w:iCs/>
              <w:sz w:val="26"/>
              <w:szCs w:val="26"/>
            </w:rPr>
          </w:rPrChange>
        </w:rPr>
        <w:t>: Nền tảng tích hợp cho doanh nghiệp</w:t>
      </w:r>
      <w:sdt>
        <w:sdtPr>
          <w:rPr>
            <w:iCs/>
            <w:sz w:val="26"/>
            <w:szCs w:val="26"/>
          </w:rPr>
          <w:id w:val="2127490950"/>
          <w:citation/>
        </w:sdtPr>
        <w:sdtContent>
          <w:r w:rsidR="00330973" w:rsidRPr="00F752FD">
            <w:rPr>
              <w:iCs/>
              <w:sz w:val="26"/>
              <w:szCs w:val="26"/>
            </w:rPr>
            <w:fldChar w:fldCharType="begin"/>
          </w:r>
          <w:r w:rsidR="00330973" w:rsidRPr="00F752FD">
            <w:rPr>
              <w:sz w:val="26"/>
              <w:szCs w:val="26"/>
            </w:rPr>
            <w:instrText xml:space="preserve"> CITATION Gar \l 1033 </w:instrText>
          </w:r>
          <w:r w:rsidR="00330973" w:rsidRPr="00F752FD">
            <w:rPr>
              <w:iCs/>
              <w:sz w:val="26"/>
              <w:szCs w:val="26"/>
              <w:rPrChange w:id="1010" w:author="Nguyen Toan" w:date="2018-05-18T22:28:00Z">
                <w:rPr>
                  <w:iCs/>
                  <w:sz w:val="26"/>
                  <w:szCs w:val="26"/>
                </w:rPr>
              </w:rPrChange>
            </w:rPr>
            <w:fldChar w:fldCharType="separate"/>
          </w:r>
          <w:r w:rsidR="003137DA" w:rsidRPr="00F752FD">
            <w:rPr>
              <w:noProof/>
              <w:sz w:val="26"/>
              <w:szCs w:val="26"/>
            </w:rPr>
            <w:t xml:space="preserve"> [8]</w:t>
          </w:r>
          <w:r w:rsidR="00330973" w:rsidRPr="006331DD">
            <w:rPr>
              <w:iCs/>
              <w:sz w:val="26"/>
              <w:szCs w:val="26"/>
            </w:rPr>
            <w:fldChar w:fldCharType="end"/>
          </w:r>
        </w:sdtContent>
      </w:sdt>
      <w:bookmarkEnd w:id="1000"/>
    </w:p>
    <w:p w14:paraId="57047D06" w14:textId="726D5E1F" w:rsidR="001F293E" w:rsidRPr="00C307BC" w:rsidRDefault="00101362" w:rsidP="00966627">
      <w:pPr>
        <w:spacing w:after="120"/>
        <w:ind w:firstLine="567"/>
        <w:jc w:val="both"/>
        <w:rPr>
          <w:rFonts w:eastAsia="Times New Roman"/>
          <w:sz w:val="26"/>
          <w:szCs w:val="26"/>
        </w:rPr>
      </w:pPr>
      <w:r w:rsidRPr="00C307BC">
        <w:rPr>
          <w:rFonts w:eastAsia="Times New Roman"/>
          <w:sz w:val="26"/>
          <w:szCs w:val="26"/>
        </w:rPr>
        <w:t xml:space="preserve">MuleESB hoạt động như một bộ chứa các dịch vụ có khả năng tái sử dụng. </w:t>
      </w:r>
      <w:r w:rsidR="005A5B19" w:rsidRPr="00C307BC">
        <w:rPr>
          <w:rFonts w:eastAsia="Times New Roman"/>
          <w:sz w:val="26"/>
          <w:szCs w:val="26"/>
        </w:rPr>
        <w:t xml:space="preserve">MuleESB che giấu các dịch vụ khỏi định dạng thông điệp và các giao thức, tách biệt luồng nghiệp vụ với xử lý thông điệp, cho phép gọi dịch vụ ở các điểm độc lập. </w:t>
      </w:r>
      <w:r w:rsidR="00C36F22" w:rsidRPr="00C307BC">
        <w:rPr>
          <w:rFonts w:eastAsia="Times New Roman"/>
          <w:sz w:val="26"/>
          <w:szCs w:val="26"/>
        </w:rPr>
        <w:t>Ngoài ra, MuleESB cung cấp khả năng định tuyến, phân loại, sắp xếp thứ tự các thông điệp dựa trên nội dung và các quy tắc quản lý luồng nghiệp vụ cũng như chuyển đổi dữ liệu qua lại giữa các định dạng và giao thức khác nhau.</w:t>
      </w:r>
    </w:p>
    <w:p w14:paraId="0EDEF5A9" w14:textId="1A831C2E" w:rsidR="0028220A" w:rsidRPr="00071A6D" w:rsidRDefault="0028220A">
      <w:pPr>
        <w:rPr>
          <w:rFonts w:eastAsia="Times New Roman"/>
          <w:b/>
          <w:sz w:val="26"/>
          <w:szCs w:val="26"/>
        </w:rPr>
        <w:pPrChange w:id="1011" w:author="Nguyen Toan" w:date="2018-05-18T20:21:00Z">
          <w:pPr>
            <w:pStyle w:val="Heading3"/>
            <w:numPr>
              <w:ilvl w:val="3"/>
              <w:numId w:val="12"/>
            </w:numPr>
            <w:spacing w:before="240" w:after="120"/>
            <w:ind w:left="646" w:hanging="646"/>
          </w:pPr>
        </w:pPrChange>
      </w:pPr>
      <w:r w:rsidRPr="00071A6D">
        <w:rPr>
          <w:rFonts w:eastAsia="Times New Roman"/>
          <w:b/>
          <w:sz w:val="26"/>
          <w:szCs w:val="26"/>
        </w:rPr>
        <w:t>Kiến trúc MuleESB</w:t>
      </w:r>
    </w:p>
    <w:bookmarkStart w:id="1012" w:name="_Toc513584068"/>
    <w:bookmarkStart w:id="1013" w:name="_Toc513613691"/>
    <w:bookmarkStart w:id="1014" w:name="_Toc513584069"/>
    <w:bookmarkStart w:id="1015" w:name="_Toc513613692"/>
    <w:bookmarkStart w:id="1016" w:name="_Toc513584070"/>
    <w:bookmarkStart w:id="1017" w:name="_Toc513613693"/>
    <w:bookmarkEnd w:id="1012"/>
    <w:bookmarkEnd w:id="1013"/>
    <w:bookmarkEnd w:id="1014"/>
    <w:bookmarkEnd w:id="1015"/>
    <w:bookmarkEnd w:id="1016"/>
    <w:bookmarkEnd w:id="1017"/>
    <w:p w14:paraId="7A77A559" w14:textId="40AF6F1F" w:rsidR="00824E49" w:rsidRPr="00C307BC" w:rsidRDefault="00B3148A" w:rsidP="00AA7D69">
      <w:pPr>
        <w:spacing w:after="120"/>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_Ref513613209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1018" w:author="Nguyen Toan" w:date="2018-05-18T22:39:00Z">
        <w:r w:rsidR="00896230" w:rsidRPr="00896230">
          <w:rPr>
            <w:sz w:val="26"/>
            <w:szCs w:val="26"/>
            <w:rPrChange w:id="1019" w:author="Nguyen Toan" w:date="2018-05-18T22:39:00Z">
              <w:rPr>
                <w:i/>
                <w:iCs/>
                <w:sz w:val="26"/>
                <w:szCs w:val="26"/>
              </w:rPr>
            </w:rPrChange>
          </w:rPr>
          <w:t xml:space="preserve">Hình </w:t>
        </w:r>
        <w:r w:rsidR="00896230">
          <w:rPr>
            <w:i/>
            <w:iCs/>
            <w:noProof/>
            <w:sz w:val="26"/>
            <w:szCs w:val="26"/>
          </w:rPr>
          <w:t>1</w:t>
        </w:r>
        <w:r w:rsidR="00896230" w:rsidRPr="00C307BC">
          <w:rPr>
            <w:i/>
            <w:iCs/>
            <w:noProof/>
            <w:sz w:val="26"/>
            <w:szCs w:val="26"/>
          </w:rPr>
          <w:t>.</w:t>
        </w:r>
        <w:r w:rsidR="00896230">
          <w:rPr>
            <w:i/>
            <w:iCs/>
            <w:noProof/>
            <w:sz w:val="26"/>
            <w:szCs w:val="26"/>
          </w:rPr>
          <w:t>4</w:t>
        </w:r>
      </w:ins>
      <w:del w:id="1020" w:author="Nguyen Toan" w:date="2018-05-18T21:03:00Z">
        <w:r w:rsidR="009C452F" w:rsidRPr="00071A6D" w:rsidDel="0019161E">
          <w:rPr>
            <w:sz w:val="26"/>
            <w:szCs w:val="26"/>
          </w:rPr>
          <w:delText xml:space="preserve">Hình </w:delText>
        </w:r>
        <w:r w:rsidR="009C452F" w:rsidDel="0019161E">
          <w:rPr>
            <w:i/>
            <w:iCs/>
            <w:noProof/>
            <w:sz w:val="26"/>
            <w:szCs w:val="26"/>
          </w:rPr>
          <w:delText>1</w:delText>
        </w:r>
        <w:r w:rsidR="009C452F" w:rsidRPr="00C307BC" w:rsidDel="0019161E">
          <w:rPr>
            <w:i/>
            <w:iCs/>
            <w:noProof/>
            <w:sz w:val="26"/>
            <w:szCs w:val="26"/>
          </w:rPr>
          <w:delText>.</w:delText>
        </w:r>
        <w:r w:rsidR="009C452F" w:rsidDel="0019161E">
          <w:rPr>
            <w:i/>
            <w:iCs/>
            <w:noProof/>
            <w:sz w:val="26"/>
            <w:szCs w:val="26"/>
          </w:rPr>
          <w:delText>4</w:delText>
        </w:r>
      </w:del>
      <w:r w:rsidRPr="00C307BC">
        <w:rPr>
          <w:rFonts w:eastAsia="Times New Roman"/>
          <w:sz w:val="26"/>
          <w:szCs w:val="26"/>
        </w:rPr>
        <w:fldChar w:fldCharType="end"/>
      </w:r>
      <w:ins w:id="1021" w:author="Nguyen Toan" w:date="2018-05-18T20:13:00Z">
        <w:r w:rsidR="006C1A36">
          <w:rPr>
            <w:rFonts w:eastAsia="Times New Roman"/>
            <w:sz w:val="26"/>
            <w:szCs w:val="26"/>
          </w:rPr>
          <w:t xml:space="preserve"> </w:t>
        </w:r>
      </w:ins>
      <w:del w:id="1022" w:author="Nguyen Toan" w:date="2018-05-18T20:13:00Z">
        <w:r w:rsidR="0092609A" w:rsidRPr="00C307BC" w:rsidDel="006C1A36">
          <w:rPr>
            <w:rFonts w:eastAsia="Times New Roman"/>
            <w:sz w:val="26"/>
            <w:szCs w:val="26"/>
          </w:rPr>
          <w:delText xml:space="preserve"> </w:delText>
        </w:r>
      </w:del>
      <w:r w:rsidR="0092609A" w:rsidRPr="00C307BC">
        <w:rPr>
          <w:rFonts w:eastAsia="Times New Roman"/>
          <w:sz w:val="26"/>
          <w:szCs w:val="26"/>
        </w:rPr>
        <w:t xml:space="preserve">mô tả kiến trúc của MuleESB. </w:t>
      </w:r>
      <w:r w:rsidR="00FA489A" w:rsidRPr="00C307BC">
        <w:rPr>
          <w:rFonts w:eastAsia="Times New Roman"/>
          <w:sz w:val="26"/>
          <w:szCs w:val="26"/>
        </w:rPr>
        <w:t>Trong luồng xử lý, bộ chuyển đổi (Transformer) có vai trò chuyển đổi định dạng thông điệp thành các loại định dạng phù hợp với nơi nhận thông điệp, trước khi được xử lý và định tuyến.</w:t>
      </w:r>
      <w:r w:rsidR="004C6924" w:rsidRPr="00C307BC">
        <w:rPr>
          <w:rFonts w:eastAsia="Times New Roman"/>
          <w:sz w:val="26"/>
          <w:szCs w:val="26"/>
        </w:rPr>
        <w:t xml:space="preserve"> </w:t>
      </w:r>
      <w:r w:rsidR="00824E49" w:rsidRPr="00C307BC">
        <w:rPr>
          <w:rFonts w:eastAsia="Times New Roman"/>
          <w:sz w:val="26"/>
          <w:szCs w:val="26"/>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r w:rsidR="0054698B" w:rsidRPr="00C307BC">
        <w:rPr>
          <w:rFonts w:eastAsia="Times New Roman"/>
          <w:sz w:val="26"/>
          <w:szCs w:val="26"/>
        </w:rPr>
        <w:t>.</w:t>
      </w:r>
    </w:p>
    <w:p w14:paraId="002DDCAE" w14:textId="711636E8" w:rsidR="00824E49" w:rsidRPr="00C307BC" w:rsidRDefault="00824E49" w:rsidP="00824E49">
      <w:pPr>
        <w:spacing w:after="120"/>
        <w:ind w:firstLine="567"/>
        <w:jc w:val="both"/>
        <w:rPr>
          <w:rFonts w:eastAsia="Times New Roman"/>
          <w:sz w:val="26"/>
          <w:szCs w:val="26"/>
        </w:rPr>
      </w:pPr>
      <w:r w:rsidRPr="00C307BC">
        <w:rPr>
          <w:rFonts w:eastAsia="Times New Roman"/>
          <w:sz w:val="26"/>
          <w:szCs w:val="26"/>
        </w:rPr>
        <w:t>Việc tách biệt giữa luồng logic nghiệp vụ và cách thức truyền nhận dữ liệu cho phép mở rộng kiến trúc hệ thống và dễ dàng tuỳ biến luồng nghiệp vụ.</w:t>
      </w:r>
    </w:p>
    <w:p w14:paraId="30D0F255" w14:textId="77777777" w:rsidR="00824E49" w:rsidRPr="00C307BC" w:rsidRDefault="00824E49" w:rsidP="00071A6D">
      <w:pPr>
        <w:keepNext/>
        <w:spacing w:after="120"/>
        <w:ind w:firstLine="567"/>
        <w:jc w:val="center"/>
        <w:rPr>
          <w:sz w:val="26"/>
          <w:szCs w:val="26"/>
        </w:rPr>
      </w:pPr>
      <w:r w:rsidRPr="00071A6D">
        <w:rPr>
          <w:noProof/>
          <w:sz w:val="26"/>
          <w:szCs w:val="26"/>
        </w:rPr>
        <w:lastRenderedPageBreak/>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p>
    <w:p w14:paraId="34FAC721" w14:textId="349527D7" w:rsidR="00FA489A" w:rsidRPr="00C307BC" w:rsidRDefault="00824E49" w:rsidP="00071A6D">
      <w:pPr>
        <w:pStyle w:val="Caption"/>
        <w:jc w:val="center"/>
        <w:rPr>
          <w:rFonts w:ascii="Times New Roman" w:hAnsi="Times New Roman" w:cs="Times New Roman"/>
          <w:sz w:val="26"/>
          <w:szCs w:val="26"/>
        </w:rPr>
      </w:pPr>
      <w:bookmarkStart w:id="1023" w:name="_Ref513613209"/>
      <w:bookmarkStart w:id="1024" w:name="_Toc514445852"/>
      <w:r w:rsidRPr="00071A6D">
        <w:rPr>
          <w:rFonts w:ascii="Times New Roman" w:hAnsi="Times New Roman" w:cs="Times New Roman"/>
          <w:i w:val="0"/>
          <w:iCs w:val="0"/>
          <w:color w:val="auto"/>
          <w:sz w:val="26"/>
          <w:szCs w:val="26"/>
        </w:rPr>
        <w:t xml:space="preserve">Hình </w:t>
      </w:r>
      <w:ins w:id="1025" w:author="Nguyen Toan" w:date="2018-05-18T22:41:00Z">
        <w:r w:rsidR="00871F8A">
          <w:rPr>
            <w:rFonts w:ascii="Times New Roman" w:hAnsi="Times New Roman" w:cs="Times New Roman"/>
            <w:i w:val="0"/>
            <w:iCs w:val="0"/>
            <w:color w:val="auto"/>
            <w:sz w:val="26"/>
            <w:szCs w:val="26"/>
          </w:rPr>
          <w:fldChar w:fldCharType="begin"/>
        </w:r>
        <w:r w:rsidR="00871F8A">
          <w:rPr>
            <w:rFonts w:ascii="Times New Roman" w:hAnsi="Times New Roman" w:cs="Times New Roman"/>
            <w:i w:val="0"/>
            <w:iCs w:val="0"/>
            <w:color w:val="auto"/>
            <w:sz w:val="26"/>
            <w:szCs w:val="26"/>
          </w:rPr>
          <w:instrText xml:space="preserve"> STYLEREF 1 \s </w:instrText>
        </w:r>
      </w:ins>
      <w:r w:rsidR="00871F8A">
        <w:rPr>
          <w:rFonts w:ascii="Times New Roman" w:hAnsi="Times New Roman" w:cs="Times New Roman"/>
          <w:i w:val="0"/>
          <w:iCs w:val="0"/>
          <w:color w:val="auto"/>
          <w:sz w:val="26"/>
          <w:szCs w:val="26"/>
        </w:rPr>
        <w:fldChar w:fldCharType="separate"/>
      </w:r>
      <w:r w:rsidR="00871F8A">
        <w:rPr>
          <w:rFonts w:ascii="Times New Roman" w:hAnsi="Times New Roman" w:cs="Times New Roman"/>
          <w:i w:val="0"/>
          <w:iCs w:val="0"/>
          <w:noProof/>
          <w:color w:val="auto"/>
          <w:sz w:val="26"/>
          <w:szCs w:val="26"/>
        </w:rPr>
        <w:t>1</w:t>
      </w:r>
      <w:ins w:id="1026" w:author="Nguyen Toan" w:date="2018-05-18T22:41:00Z">
        <w:r w:rsidR="00871F8A">
          <w:rPr>
            <w:rFonts w:ascii="Times New Roman" w:hAnsi="Times New Roman" w:cs="Times New Roman"/>
            <w:i w:val="0"/>
            <w:iCs w:val="0"/>
            <w:color w:val="auto"/>
            <w:sz w:val="26"/>
            <w:szCs w:val="26"/>
          </w:rPr>
          <w:fldChar w:fldCharType="end"/>
        </w:r>
        <w:r w:rsidR="00871F8A">
          <w:rPr>
            <w:rFonts w:ascii="Times New Roman" w:hAnsi="Times New Roman" w:cs="Times New Roman"/>
            <w:i w:val="0"/>
            <w:iCs w:val="0"/>
            <w:color w:val="auto"/>
            <w:sz w:val="26"/>
            <w:szCs w:val="26"/>
          </w:rPr>
          <w:t>.</w:t>
        </w:r>
        <w:r w:rsidR="00871F8A">
          <w:rPr>
            <w:rFonts w:ascii="Times New Roman" w:hAnsi="Times New Roman" w:cs="Times New Roman"/>
            <w:i w:val="0"/>
            <w:iCs w:val="0"/>
            <w:color w:val="auto"/>
            <w:sz w:val="26"/>
            <w:szCs w:val="26"/>
          </w:rPr>
          <w:fldChar w:fldCharType="begin"/>
        </w:r>
        <w:r w:rsidR="00871F8A">
          <w:rPr>
            <w:rFonts w:ascii="Times New Roman" w:hAnsi="Times New Roman" w:cs="Times New Roman"/>
            <w:i w:val="0"/>
            <w:iCs w:val="0"/>
            <w:color w:val="auto"/>
            <w:sz w:val="26"/>
            <w:szCs w:val="26"/>
          </w:rPr>
          <w:instrText xml:space="preserve"> SEQ Hình \* ARABIC \s 1 </w:instrText>
        </w:r>
      </w:ins>
      <w:r w:rsidR="00871F8A">
        <w:rPr>
          <w:rFonts w:ascii="Times New Roman" w:hAnsi="Times New Roman" w:cs="Times New Roman"/>
          <w:i w:val="0"/>
          <w:iCs w:val="0"/>
          <w:color w:val="auto"/>
          <w:sz w:val="26"/>
          <w:szCs w:val="26"/>
        </w:rPr>
        <w:fldChar w:fldCharType="separate"/>
      </w:r>
      <w:ins w:id="1027" w:author="Nguyen Toan" w:date="2018-05-18T22:41:00Z">
        <w:r w:rsidR="00871F8A">
          <w:rPr>
            <w:rFonts w:ascii="Times New Roman" w:hAnsi="Times New Roman" w:cs="Times New Roman"/>
            <w:i w:val="0"/>
            <w:iCs w:val="0"/>
            <w:noProof/>
            <w:color w:val="auto"/>
            <w:sz w:val="26"/>
            <w:szCs w:val="26"/>
          </w:rPr>
          <w:t>4</w:t>
        </w:r>
        <w:r w:rsidR="00871F8A">
          <w:rPr>
            <w:rFonts w:ascii="Times New Roman" w:hAnsi="Times New Roman" w:cs="Times New Roman"/>
            <w:i w:val="0"/>
            <w:iCs w:val="0"/>
            <w:color w:val="auto"/>
            <w:sz w:val="26"/>
            <w:szCs w:val="26"/>
          </w:rPr>
          <w:fldChar w:fldCharType="end"/>
        </w:r>
      </w:ins>
      <w:del w:id="1028" w:author="Nguyen Toan" w:date="2018-05-18T22:41:00Z">
        <w:r w:rsidR="007B1CDB" w:rsidRPr="00C307BC" w:rsidDel="00871F8A">
          <w:rPr>
            <w:rFonts w:ascii="Times New Roman" w:hAnsi="Times New Roman" w:cs="Times New Roman"/>
            <w:i w:val="0"/>
            <w:iCs w:val="0"/>
            <w:color w:val="auto"/>
            <w:sz w:val="26"/>
            <w:szCs w:val="26"/>
          </w:rPr>
          <w:fldChar w:fldCharType="begin"/>
        </w:r>
        <w:r w:rsidR="007B1CDB" w:rsidRPr="00C307BC" w:rsidDel="00871F8A">
          <w:rPr>
            <w:rFonts w:ascii="Times New Roman" w:hAnsi="Times New Roman" w:cs="Times New Roman"/>
            <w:i w:val="0"/>
            <w:iCs w:val="0"/>
            <w:color w:val="auto"/>
            <w:sz w:val="26"/>
            <w:szCs w:val="26"/>
          </w:rPr>
          <w:delInstrText xml:space="preserve"> STYLEREF 1 \s </w:delInstrText>
        </w:r>
        <w:r w:rsidR="007B1CDB" w:rsidRPr="00C307BC" w:rsidDel="00871F8A">
          <w:rPr>
            <w:rFonts w:ascii="Times New Roman" w:hAnsi="Times New Roman" w:cs="Times New Roman"/>
            <w:i w:val="0"/>
            <w:iCs w:val="0"/>
            <w:color w:val="auto"/>
            <w:sz w:val="26"/>
            <w:szCs w:val="26"/>
          </w:rPr>
          <w:fldChar w:fldCharType="separate"/>
        </w:r>
        <w:r w:rsidR="00896230" w:rsidDel="00871F8A">
          <w:rPr>
            <w:rFonts w:ascii="Times New Roman" w:hAnsi="Times New Roman" w:cs="Times New Roman"/>
            <w:i w:val="0"/>
            <w:iCs w:val="0"/>
            <w:noProof/>
            <w:color w:val="auto"/>
            <w:sz w:val="26"/>
            <w:szCs w:val="26"/>
          </w:rPr>
          <w:delText>1</w:delText>
        </w:r>
        <w:r w:rsidR="007B1CDB" w:rsidRPr="00C307BC" w:rsidDel="00871F8A">
          <w:rPr>
            <w:rFonts w:ascii="Times New Roman" w:hAnsi="Times New Roman" w:cs="Times New Roman"/>
            <w:i w:val="0"/>
            <w:iCs w:val="0"/>
            <w:color w:val="auto"/>
            <w:sz w:val="26"/>
            <w:szCs w:val="26"/>
          </w:rPr>
          <w:fldChar w:fldCharType="end"/>
        </w:r>
        <w:r w:rsidR="007B1CDB" w:rsidRPr="00C307BC" w:rsidDel="00871F8A">
          <w:rPr>
            <w:rFonts w:ascii="Times New Roman" w:hAnsi="Times New Roman" w:cs="Times New Roman"/>
            <w:i w:val="0"/>
            <w:iCs w:val="0"/>
            <w:color w:val="auto"/>
            <w:sz w:val="26"/>
            <w:szCs w:val="26"/>
          </w:rPr>
          <w:delText>.</w:delText>
        </w:r>
        <w:r w:rsidR="007B1CDB" w:rsidRPr="00C307BC" w:rsidDel="00871F8A">
          <w:rPr>
            <w:rFonts w:ascii="Times New Roman" w:hAnsi="Times New Roman" w:cs="Times New Roman"/>
            <w:i w:val="0"/>
            <w:iCs w:val="0"/>
            <w:color w:val="auto"/>
            <w:sz w:val="26"/>
            <w:szCs w:val="26"/>
          </w:rPr>
          <w:fldChar w:fldCharType="begin"/>
        </w:r>
        <w:r w:rsidR="007B1CDB" w:rsidRPr="00C307BC" w:rsidDel="00871F8A">
          <w:rPr>
            <w:rFonts w:ascii="Times New Roman" w:hAnsi="Times New Roman" w:cs="Times New Roman"/>
            <w:i w:val="0"/>
            <w:iCs w:val="0"/>
            <w:color w:val="auto"/>
            <w:sz w:val="26"/>
            <w:szCs w:val="26"/>
          </w:rPr>
          <w:delInstrText xml:space="preserve"> SEQ Hình \* ARABIC \s 1 </w:delInstrText>
        </w:r>
        <w:r w:rsidR="007B1CDB" w:rsidRPr="00C307BC" w:rsidDel="00871F8A">
          <w:rPr>
            <w:rFonts w:ascii="Times New Roman" w:hAnsi="Times New Roman" w:cs="Times New Roman"/>
            <w:i w:val="0"/>
            <w:iCs w:val="0"/>
            <w:color w:val="auto"/>
            <w:sz w:val="26"/>
            <w:szCs w:val="26"/>
          </w:rPr>
          <w:fldChar w:fldCharType="separate"/>
        </w:r>
        <w:r w:rsidR="00896230" w:rsidDel="00871F8A">
          <w:rPr>
            <w:rFonts w:ascii="Times New Roman" w:hAnsi="Times New Roman" w:cs="Times New Roman"/>
            <w:i w:val="0"/>
            <w:iCs w:val="0"/>
            <w:noProof/>
            <w:color w:val="auto"/>
            <w:sz w:val="26"/>
            <w:szCs w:val="26"/>
          </w:rPr>
          <w:delText>4</w:delText>
        </w:r>
        <w:r w:rsidR="007B1CDB" w:rsidRPr="00C307BC" w:rsidDel="00871F8A">
          <w:rPr>
            <w:rFonts w:ascii="Times New Roman" w:hAnsi="Times New Roman" w:cs="Times New Roman"/>
            <w:i w:val="0"/>
            <w:iCs w:val="0"/>
            <w:color w:val="auto"/>
            <w:sz w:val="26"/>
            <w:szCs w:val="26"/>
          </w:rPr>
          <w:fldChar w:fldCharType="end"/>
        </w:r>
      </w:del>
      <w:bookmarkEnd w:id="1023"/>
      <w:r w:rsidRPr="00071A6D">
        <w:rPr>
          <w:rFonts w:ascii="Times New Roman" w:hAnsi="Times New Roman" w:cs="Times New Roman"/>
          <w:i w:val="0"/>
          <w:iCs w:val="0"/>
          <w:color w:val="auto"/>
          <w:sz w:val="26"/>
          <w:szCs w:val="26"/>
        </w:rPr>
        <w:t>: Kiến trúc MuleESB</w:t>
      </w:r>
      <w:r w:rsidR="00330973" w:rsidRPr="00C307BC">
        <w:rPr>
          <w:rFonts w:ascii="Times New Roman" w:hAnsi="Times New Roman" w:cs="Times New Roman"/>
          <w:i w:val="0"/>
          <w:color w:val="auto"/>
          <w:sz w:val="26"/>
          <w:szCs w:val="26"/>
        </w:rPr>
        <w:t xml:space="preserve"> </w:t>
      </w:r>
      <w:sdt>
        <w:sdtPr>
          <w:rPr>
            <w:rFonts w:ascii="Times New Roman" w:hAnsi="Times New Roman" w:cs="Times New Roman"/>
            <w:i w:val="0"/>
            <w:color w:val="auto"/>
            <w:sz w:val="26"/>
            <w:szCs w:val="26"/>
          </w:rPr>
          <w:id w:val="896869862"/>
          <w:citation/>
        </w:sdtPr>
        <w:sdtContent>
          <w:r w:rsidR="00330973" w:rsidRPr="00C307BC">
            <w:rPr>
              <w:rFonts w:ascii="Times New Roman" w:hAnsi="Times New Roman" w:cs="Times New Roman"/>
              <w:i w:val="0"/>
              <w:color w:val="auto"/>
              <w:sz w:val="26"/>
              <w:szCs w:val="26"/>
            </w:rPr>
            <w:fldChar w:fldCharType="begin"/>
          </w:r>
          <w:r w:rsidR="00330973" w:rsidRPr="00C307BC">
            <w:rPr>
              <w:rFonts w:ascii="Times New Roman" w:hAnsi="Times New Roman" w:cs="Times New Roman"/>
              <w:i w:val="0"/>
              <w:color w:val="auto"/>
              <w:sz w:val="26"/>
              <w:szCs w:val="26"/>
              <w:lang w:val="en-US"/>
            </w:rPr>
            <w:instrText xml:space="preserve"> CITATION MuleSoft \l 1033 </w:instrText>
          </w:r>
          <w:r w:rsidR="00330973" w:rsidRPr="00C307BC">
            <w:rPr>
              <w:rFonts w:ascii="Times New Roman" w:hAnsi="Times New Roman" w:cs="Times New Roman"/>
              <w:i w:val="0"/>
              <w:color w:val="auto"/>
              <w:sz w:val="26"/>
              <w:szCs w:val="26"/>
            </w:rPr>
            <w:fldChar w:fldCharType="separate"/>
          </w:r>
          <w:r w:rsidR="003137DA" w:rsidRPr="003137DA">
            <w:rPr>
              <w:rFonts w:ascii="Times New Roman" w:hAnsi="Times New Roman" w:cs="Times New Roman"/>
              <w:noProof/>
              <w:color w:val="auto"/>
              <w:sz w:val="26"/>
              <w:szCs w:val="26"/>
              <w:lang w:val="en-US"/>
            </w:rPr>
            <w:t>[6]</w:t>
          </w:r>
          <w:r w:rsidR="00330973" w:rsidRPr="00C307BC">
            <w:rPr>
              <w:rFonts w:ascii="Times New Roman" w:hAnsi="Times New Roman" w:cs="Times New Roman"/>
              <w:i w:val="0"/>
              <w:color w:val="auto"/>
              <w:sz w:val="26"/>
              <w:szCs w:val="26"/>
            </w:rPr>
            <w:fldChar w:fldCharType="end"/>
          </w:r>
        </w:sdtContent>
      </w:sdt>
      <w:r w:rsidR="003D4192" w:rsidRPr="00C307BC">
        <w:rPr>
          <w:rFonts w:ascii="Times New Roman" w:hAnsi="Times New Roman" w:cs="Times New Roman"/>
          <w:i w:val="0"/>
          <w:color w:val="auto"/>
          <w:sz w:val="26"/>
          <w:szCs w:val="26"/>
        </w:rPr>
        <w:t>.</w:t>
      </w:r>
      <w:r w:rsidR="00B41001" w:rsidRPr="00C307BC">
        <w:rPr>
          <w:rStyle w:val="CommentReference"/>
          <w:rFonts w:ascii="Times New Roman" w:hAnsi="Times New Roman" w:cs="Times New Roman"/>
          <w:sz w:val="26"/>
          <w:szCs w:val="26"/>
        </w:rPr>
        <w:commentReference w:id="1029"/>
      </w:r>
      <w:bookmarkEnd w:id="1024"/>
    </w:p>
    <w:p w14:paraId="13B61EC6" w14:textId="77777777" w:rsidR="00FA489A" w:rsidRPr="00C307BC" w:rsidRDefault="00FA489A">
      <w:pPr>
        <w:rPr>
          <w:rFonts w:eastAsia="Times New Roman"/>
          <w:b/>
          <w:sz w:val="26"/>
          <w:szCs w:val="26"/>
        </w:rPr>
        <w:pPrChange w:id="1030" w:author="Nguyen Toan" w:date="2018-05-18T20:21:00Z">
          <w:pPr>
            <w:pStyle w:val="Heading3"/>
            <w:numPr>
              <w:ilvl w:val="3"/>
              <w:numId w:val="12"/>
            </w:numPr>
            <w:spacing w:before="240" w:after="120"/>
            <w:ind w:left="646" w:hanging="646"/>
          </w:pPr>
        </w:pPrChange>
      </w:pPr>
      <w:r w:rsidRPr="00C307BC">
        <w:rPr>
          <w:rFonts w:eastAsia="Times New Roman"/>
          <w:b/>
          <w:sz w:val="26"/>
          <w:szCs w:val="26"/>
        </w:rPr>
        <w:t>Xử lý dữ liệu</w:t>
      </w:r>
    </w:p>
    <w:p w14:paraId="4CC746FA" w14:textId="3A8C75A2" w:rsidR="00FA489A" w:rsidRPr="00C307BC" w:rsidRDefault="00A77891" w:rsidP="00966627">
      <w:pPr>
        <w:spacing w:after="120"/>
        <w:ind w:firstLine="567"/>
        <w:jc w:val="both"/>
        <w:rPr>
          <w:rFonts w:eastAsia="Times New Roman"/>
          <w:sz w:val="26"/>
          <w:szCs w:val="26"/>
        </w:rPr>
      </w:pPr>
      <w:r>
        <w:rPr>
          <w:rFonts w:eastAsia="Times New Roman"/>
          <w:sz w:val="26"/>
          <w:szCs w:val="26"/>
        </w:rPr>
        <w:t>Bộ chuyển đổi (</w:t>
      </w:r>
      <w:r w:rsidR="00FA489A" w:rsidRPr="00C307BC">
        <w:rPr>
          <w:rFonts w:eastAsia="Times New Roman"/>
          <w:sz w:val="26"/>
          <w:szCs w:val="26"/>
        </w:rPr>
        <w:t>Transformer</w:t>
      </w:r>
      <w:r>
        <w:rPr>
          <w:rFonts w:eastAsia="Times New Roman"/>
          <w:sz w:val="26"/>
          <w:szCs w:val="26"/>
        </w:rPr>
        <w:t>)</w:t>
      </w:r>
      <w:r w:rsidR="009714DF">
        <w:rPr>
          <w:rFonts w:eastAsia="Times New Roman"/>
          <w:sz w:val="26"/>
          <w:szCs w:val="26"/>
        </w:rPr>
        <w:t>:</w:t>
      </w:r>
      <w:r w:rsidR="00FA489A" w:rsidRPr="00C307BC">
        <w:rPr>
          <w:rFonts w:eastAsia="Times New Roman"/>
          <w:sz w:val="26"/>
          <w:szCs w:val="26"/>
        </w:rPr>
        <w:t xml:space="preserve"> Khi một thông điệp được gửi đi giữa các ứng dụng, MuleESB tiếp nhận thông điệp, chuyển đổi định dạng thông điệp, phân loại và điều hướng sang dịch vụ nhận cần thiết. </w:t>
      </w:r>
    </w:p>
    <w:p w14:paraId="13FAD5BE" w14:textId="06DDCB51" w:rsidR="00FA489A" w:rsidRPr="00C307BC" w:rsidRDefault="00A77891" w:rsidP="00966627">
      <w:pPr>
        <w:spacing w:after="120"/>
        <w:ind w:firstLine="567"/>
        <w:jc w:val="both"/>
        <w:rPr>
          <w:rFonts w:eastAsia="Times New Roman"/>
          <w:sz w:val="26"/>
          <w:szCs w:val="26"/>
        </w:rPr>
      </w:pPr>
      <w:r>
        <w:rPr>
          <w:rFonts w:eastAsia="Times New Roman"/>
          <w:sz w:val="26"/>
          <w:szCs w:val="26"/>
        </w:rPr>
        <w:t>Các thành phần (</w:t>
      </w:r>
      <w:r w:rsidR="00FA489A" w:rsidRPr="00C307BC">
        <w:rPr>
          <w:rFonts w:eastAsia="Times New Roman"/>
          <w:sz w:val="26"/>
          <w:szCs w:val="26"/>
        </w:rPr>
        <w:t>Components</w:t>
      </w:r>
      <w:r w:rsidR="009714DF">
        <w:rPr>
          <w:rFonts w:eastAsia="Times New Roman"/>
          <w:sz w:val="26"/>
          <w:szCs w:val="26"/>
        </w:rPr>
        <w:t>)</w:t>
      </w:r>
      <w:r w:rsidR="00FA489A" w:rsidRPr="00C307BC">
        <w:rPr>
          <w:rFonts w:eastAsia="Times New Roman"/>
          <w:sz w:val="26"/>
          <w:szCs w:val="26"/>
        </w:rPr>
        <w:t xml:space="preserve"> chứa logic nghiệp vụ để xử lý dữ liệu bên trong thông điệp. Nó không chứa thông tin nào về cách nhận và gửi của bản thân thông điệp đó</w:t>
      </w:r>
    </w:p>
    <w:p w14:paraId="5E456AE3" w14:textId="7115B2EA" w:rsidR="00FA489A" w:rsidRPr="00C307BC" w:rsidRDefault="00FA489A" w:rsidP="007A5F8B">
      <w:pPr>
        <w:spacing w:after="120"/>
        <w:ind w:firstLine="567"/>
        <w:jc w:val="both"/>
        <w:rPr>
          <w:rFonts w:eastAsia="Times New Roman"/>
          <w:sz w:val="26"/>
          <w:szCs w:val="26"/>
        </w:rPr>
      </w:pPr>
      <w:r w:rsidRPr="00C307BC">
        <w:rPr>
          <w:rFonts w:eastAsia="Times New Roman"/>
          <w:sz w:val="26"/>
          <w:szCs w:val="26"/>
        </w:rPr>
        <w:t>Điều hướng thông điệp giữa các thành phần</w:t>
      </w:r>
      <w:r w:rsidR="002A7135" w:rsidRPr="00C307BC">
        <w:rPr>
          <w:rFonts w:eastAsia="Times New Roman"/>
          <w:sz w:val="26"/>
          <w:szCs w:val="26"/>
        </w:rPr>
        <w:t xml:space="preserve"> như </w:t>
      </w:r>
      <w:r w:rsidR="002A7135" w:rsidRPr="00C307BC">
        <w:rPr>
          <w:rFonts w:eastAsia="Times New Roman"/>
          <w:sz w:val="26"/>
          <w:szCs w:val="26"/>
        </w:rPr>
        <w:fldChar w:fldCharType="begin"/>
      </w:r>
      <w:r w:rsidR="002A7135" w:rsidRPr="00C307BC">
        <w:rPr>
          <w:rFonts w:eastAsia="Times New Roman"/>
          <w:sz w:val="26"/>
          <w:szCs w:val="26"/>
        </w:rPr>
        <w:instrText xml:space="preserve"> REF _Ref513152133 \h  \* MERGEFORMAT </w:instrText>
      </w:r>
      <w:r w:rsidR="002A7135" w:rsidRPr="00C307BC">
        <w:rPr>
          <w:rFonts w:eastAsia="Times New Roman"/>
          <w:sz w:val="26"/>
          <w:szCs w:val="26"/>
        </w:rPr>
      </w:r>
      <w:r w:rsidR="002A7135" w:rsidRPr="00C307BC">
        <w:rPr>
          <w:rFonts w:eastAsia="Times New Roman"/>
          <w:sz w:val="26"/>
          <w:szCs w:val="26"/>
        </w:rPr>
        <w:fldChar w:fldCharType="separate"/>
      </w:r>
      <w:ins w:id="1031" w:author="Nguyen Toan" w:date="2018-05-18T22:39:00Z">
        <w:r w:rsidR="00896230" w:rsidRPr="00896230">
          <w:rPr>
            <w:sz w:val="26"/>
            <w:szCs w:val="26"/>
            <w:rPrChange w:id="1032" w:author="Nguyen Toan" w:date="2018-05-18T22:39:00Z">
              <w:rPr>
                <w:i/>
                <w:sz w:val="26"/>
                <w:szCs w:val="26"/>
              </w:rPr>
            </w:rPrChange>
          </w:rPr>
          <w:t xml:space="preserve">Hình </w:t>
        </w:r>
        <w:r w:rsidR="00896230" w:rsidRPr="00896230">
          <w:rPr>
            <w:noProof/>
            <w:sz w:val="26"/>
            <w:szCs w:val="26"/>
            <w:rPrChange w:id="1033" w:author="Nguyen Toan" w:date="2018-05-18T22:39:00Z">
              <w:rPr>
                <w:i/>
                <w:noProof/>
                <w:sz w:val="26"/>
                <w:szCs w:val="26"/>
              </w:rPr>
            </w:rPrChange>
          </w:rPr>
          <w:t>1.5</w:t>
        </w:r>
      </w:ins>
      <w:del w:id="1034" w:author="Nguyen Toan" w:date="2018-05-18T21:03:00Z">
        <w:r w:rsidR="009C452F" w:rsidRPr="009C452F" w:rsidDel="0019161E">
          <w:rPr>
            <w:sz w:val="26"/>
            <w:szCs w:val="26"/>
          </w:rPr>
          <w:delText xml:space="preserve">Hình </w:delText>
        </w:r>
        <w:r w:rsidR="009C452F" w:rsidRPr="009C452F" w:rsidDel="0019161E">
          <w:rPr>
            <w:noProof/>
            <w:sz w:val="26"/>
            <w:szCs w:val="26"/>
          </w:rPr>
          <w:delText>1.5</w:delText>
        </w:r>
      </w:del>
      <w:r w:rsidR="002A7135" w:rsidRPr="00C307BC">
        <w:rPr>
          <w:rFonts w:eastAsia="Times New Roman"/>
          <w:sz w:val="26"/>
          <w:szCs w:val="26"/>
        </w:rPr>
        <w:fldChar w:fldCharType="end"/>
      </w:r>
      <w:r w:rsidR="00EC620D" w:rsidRPr="00C307BC">
        <w:rPr>
          <w:rFonts w:eastAsia="Times New Roman"/>
          <w:sz w:val="26"/>
          <w:szCs w:val="26"/>
        </w:rPr>
        <w:t xml:space="preserve"> là một ví </w:t>
      </w:r>
      <w:r w:rsidR="006022C2" w:rsidRPr="00C307BC">
        <w:rPr>
          <w:rFonts w:eastAsia="Times New Roman"/>
          <w:sz w:val="26"/>
          <w:szCs w:val="26"/>
        </w:rPr>
        <w:t>dụ về luồng cơ bản của MuleESB.</w:t>
      </w:r>
      <w:r w:rsidR="007A5F8B">
        <w:rPr>
          <w:rFonts w:eastAsia="Times New Roman"/>
          <w:sz w:val="26"/>
          <w:szCs w:val="26"/>
        </w:rPr>
        <w:t xml:space="preserve"> </w:t>
      </w:r>
      <w:r w:rsidR="00A77891">
        <w:rPr>
          <w:rFonts w:eastAsia="Times New Roman"/>
          <w:sz w:val="26"/>
          <w:szCs w:val="26"/>
        </w:rPr>
        <w:t>Quản lý luồng (</w:t>
      </w:r>
      <w:r w:rsidRPr="00C307BC">
        <w:rPr>
          <w:rFonts w:eastAsia="Times New Roman"/>
          <w:sz w:val="26"/>
          <w:szCs w:val="26"/>
        </w:rPr>
        <w:t>Flow control</w:t>
      </w:r>
      <w:r w:rsidR="00A77891">
        <w:rPr>
          <w:rFonts w:eastAsia="Times New Roman"/>
          <w:sz w:val="26"/>
          <w:szCs w:val="26"/>
        </w:rPr>
        <w:t>)</w:t>
      </w:r>
      <w:r w:rsidRPr="00C307BC">
        <w:rPr>
          <w:rFonts w:eastAsia="Times New Roman"/>
          <w:sz w:val="26"/>
          <w:szCs w:val="26"/>
        </w:rPr>
        <w:t xml:space="preserve">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C307BC" w:rsidRDefault="00FA489A" w:rsidP="00FA489A">
      <w:pPr>
        <w:spacing w:line="288" w:lineRule="auto"/>
        <w:ind w:left="1440"/>
        <w:rPr>
          <w:rFonts w:eastAsia="Times New Roman"/>
          <w:sz w:val="26"/>
          <w:szCs w:val="26"/>
        </w:rPr>
      </w:pPr>
    </w:p>
    <w:p w14:paraId="4DE31352" w14:textId="77777777" w:rsidR="00FA489A" w:rsidRPr="00C307BC" w:rsidRDefault="00FA489A" w:rsidP="00071A6D">
      <w:pPr>
        <w:keepNext/>
        <w:spacing w:line="288" w:lineRule="auto"/>
        <w:ind w:left="180"/>
        <w:jc w:val="center"/>
        <w:rPr>
          <w:sz w:val="26"/>
          <w:szCs w:val="26"/>
        </w:rPr>
      </w:pPr>
      <w:r w:rsidRPr="00C307BC">
        <w:rPr>
          <w:rFonts w:eastAsia="Times New Roman"/>
          <w:noProof/>
          <w:sz w:val="26"/>
          <w:szCs w:val="26"/>
        </w:rPr>
        <w:lastRenderedPageBreak/>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07A45575" w:rsidR="00FA489A" w:rsidRPr="00C307BC" w:rsidRDefault="00FA489A" w:rsidP="00FA489A">
      <w:pPr>
        <w:pStyle w:val="Caption"/>
        <w:spacing w:line="288" w:lineRule="auto"/>
        <w:jc w:val="center"/>
        <w:rPr>
          <w:rFonts w:ascii="Times New Roman" w:eastAsia="Times New Roman" w:hAnsi="Times New Roman" w:cs="Times New Roman"/>
          <w:i w:val="0"/>
          <w:color w:val="auto"/>
          <w:sz w:val="26"/>
          <w:szCs w:val="26"/>
        </w:rPr>
      </w:pPr>
      <w:bookmarkStart w:id="1035" w:name="_Ref513152133"/>
      <w:bookmarkStart w:id="1036" w:name="_Toc511991194"/>
      <w:bookmarkStart w:id="1037" w:name="_Toc514445853"/>
      <w:r w:rsidRPr="00C307BC">
        <w:rPr>
          <w:rFonts w:ascii="Times New Roman" w:hAnsi="Times New Roman" w:cs="Times New Roman"/>
          <w:i w:val="0"/>
          <w:color w:val="auto"/>
          <w:sz w:val="26"/>
          <w:szCs w:val="26"/>
        </w:rPr>
        <w:t xml:space="preserve">Hình </w:t>
      </w:r>
      <w:ins w:id="103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3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40"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del w:id="104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5</w:delText>
        </w:r>
        <w:r w:rsidR="007B1CDB" w:rsidRPr="00C307BC" w:rsidDel="00871F8A">
          <w:rPr>
            <w:rFonts w:ascii="Times New Roman" w:hAnsi="Times New Roman" w:cs="Times New Roman"/>
            <w:i w:val="0"/>
            <w:color w:val="auto"/>
            <w:sz w:val="26"/>
            <w:szCs w:val="26"/>
          </w:rPr>
          <w:fldChar w:fldCharType="end"/>
        </w:r>
      </w:del>
      <w:bookmarkEnd w:id="1035"/>
      <w:r w:rsidR="00553B44"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Mô hình luồng xử lý trên MuleESB</w:t>
      </w:r>
      <w:bookmarkEnd w:id="1036"/>
      <w:bookmarkEnd w:id="1037"/>
    </w:p>
    <w:p w14:paraId="28FD2653" w14:textId="77777777" w:rsidR="00FA489A" w:rsidRPr="00C307BC" w:rsidRDefault="00C435A4">
      <w:pPr>
        <w:rPr>
          <w:rFonts w:eastAsia="Times New Roman"/>
          <w:b/>
          <w:sz w:val="26"/>
          <w:szCs w:val="26"/>
        </w:rPr>
        <w:pPrChange w:id="1042" w:author="Nguyen Toan" w:date="2018-05-18T20:21:00Z">
          <w:pPr>
            <w:pStyle w:val="Heading3"/>
            <w:numPr>
              <w:ilvl w:val="3"/>
              <w:numId w:val="12"/>
            </w:numPr>
            <w:spacing w:before="240" w:after="120"/>
            <w:ind w:left="646" w:hanging="646"/>
          </w:pPr>
        </w:pPrChange>
      </w:pPr>
      <w:r w:rsidRPr="00C307BC">
        <w:rPr>
          <w:rFonts w:eastAsia="Times New Roman"/>
          <w:b/>
          <w:sz w:val="26"/>
          <w:szCs w:val="26"/>
        </w:rPr>
        <w:t>Ứ</w:t>
      </w:r>
      <w:r w:rsidR="00FA489A" w:rsidRPr="00C307BC">
        <w:rPr>
          <w:rFonts w:eastAsia="Times New Roman"/>
          <w:b/>
          <w:sz w:val="26"/>
          <w:szCs w:val="26"/>
        </w:rPr>
        <w:t xml:space="preserve">ng dụng </w:t>
      </w:r>
      <w:r w:rsidRPr="00C307BC">
        <w:rPr>
          <w:rFonts w:eastAsia="Times New Roman"/>
          <w:b/>
          <w:sz w:val="26"/>
          <w:szCs w:val="26"/>
        </w:rPr>
        <w:t xml:space="preserve">thực tế </w:t>
      </w:r>
      <w:r w:rsidR="00FA489A" w:rsidRPr="00C307BC">
        <w:rPr>
          <w:rFonts w:eastAsia="Times New Roman"/>
          <w:b/>
          <w:sz w:val="26"/>
          <w:szCs w:val="26"/>
        </w:rPr>
        <w:t>sử dụng MuleESB</w:t>
      </w:r>
    </w:p>
    <w:p w14:paraId="37864E4E" w14:textId="703F2C96" w:rsidR="00A650DB" w:rsidRPr="00C307BC" w:rsidRDefault="005A3A65" w:rsidP="00351C8D">
      <w:pPr>
        <w:spacing w:after="120"/>
        <w:ind w:firstLine="567"/>
        <w:jc w:val="both"/>
        <w:rPr>
          <w:rFonts w:eastAsia="Times New Roman"/>
          <w:sz w:val="26"/>
          <w:szCs w:val="26"/>
        </w:rPr>
      </w:pPr>
      <w:r w:rsidRPr="00C307BC">
        <w:rPr>
          <w:rFonts w:eastAsia="Times New Roman"/>
          <w:sz w:val="26"/>
          <w:szCs w:val="26"/>
        </w:rPr>
        <w:t xml:space="preserve">MuleESB </w:t>
      </w:r>
      <w:r w:rsidR="00D3709A" w:rsidRPr="00C307BC">
        <w:rPr>
          <w:rFonts w:eastAsia="Times New Roman"/>
          <w:sz w:val="26"/>
          <w:szCs w:val="26"/>
        </w:rPr>
        <w:t xml:space="preserve">được sử dụng rộng rãi để phát triển ứng dụng ESB, </w:t>
      </w:r>
      <w:r w:rsidR="00930178" w:rsidRPr="00C307BC">
        <w:rPr>
          <w:rFonts w:eastAsia="Times New Roman"/>
          <w:sz w:val="26"/>
          <w:szCs w:val="26"/>
        </w:rPr>
        <w:t>đặc biệt</w:t>
      </w:r>
      <w:r w:rsidR="00E71C4B" w:rsidRPr="00C307BC">
        <w:rPr>
          <w:rFonts w:eastAsia="Times New Roman"/>
          <w:sz w:val="26"/>
          <w:szCs w:val="26"/>
        </w:rPr>
        <w:t xml:space="preserve"> trong</w:t>
      </w:r>
      <w:r w:rsidR="00A650DB" w:rsidRPr="00C307BC">
        <w:rPr>
          <w:rFonts w:eastAsia="Times New Roman"/>
          <w:sz w:val="26"/>
          <w:szCs w:val="26"/>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p>
    <w:p w14:paraId="71584F6B" w14:textId="417BE409" w:rsidR="003456AD" w:rsidRPr="00C307BC" w:rsidRDefault="00FA489A">
      <w:pPr>
        <w:spacing w:after="120"/>
        <w:ind w:firstLine="567"/>
        <w:jc w:val="both"/>
        <w:rPr>
          <w:rFonts w:eastAsia="Times New Roman"/>
          <w:sz w:val="26"/>
          <w:szCs w:val="26"/>
        </w:rPr>
      </w:pPr>
      <w:r w:rsidRPr="00C307BC">
        <w:rPr>
          <w:rFonts w:eastAsia="Times New Roman"/>
          <w:sz w:val="26"/>
          <w:szCs w:val="26"/>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sidRPr="00C307BC">
        <w:rPr>
          <w:rFonts w:eastAsia="Times New Roman"/>
          <w:sz w:val="26"/>
          <w:szCs w:val="26"/>
        </w:rPr>
        <w:t>báo cáo</w:t>
      </w:r>
      <w:r w:rsidR="00B85C5D" w:rsidRPr="00C307BC">
        <w:rPr>
          <w:rFonts w:eastAsia="Times New Roman"/>
          <w:sz w:val="26"/>
          <w:szCs w:val="26"/>
        </w:rPr>
        <w:t>...</w:t>
      </w:r>
      <w:r w:rsidRPr="00C307BC">
        <w:rPr>
          <w:rFonts w:eastAsia="Times New Roman"/>
          <w:sz w:val="26"/>
          <w:szCs w:val="26"/>
        </w:rPr>
        <w:t>Hệ thống bao gồm các ứng dụng phía khách hàng, các ứng dụng quản trị của ngân hàng và các hệ thống lõi</w:t>
      </w:r>
      <w:r w:rsidR="005B5EFC" w:rsidRPr="00C307BC">
        <w:rPr>
          <w:rFonts w:eastAsia="Times New Roman"/>
          <w:sz w:val="26"/>
          <w:szCs w:val="26"/>
        </w:rPr>
        <w:t xml:space="preserve"> của ngân hàng</w:t>
      </w:r>
      <w:r w:rsidRPr="00C307BC">
        <w:rPr>
          <w:rFonts w:eastAsia="Times New Roman"/>
          <w:sz w:val="26"/>
          <w:szCs w:val="26"/>
        </w:rPr>
        <w:t xml:space="preserve"> (core banking).</w:t>
      </w:r>
      <w:r w:rsidR="00DE1D20" w:rsidRPr="00C307BC">
        <w:rPr>
          <w:rFonts w:eastAsia="Times New Roman"/>
          <w:sz w:val="26"/>
          <w:szCs w:val="26"/>
        </w:rPr>
        <w:t xml:space="preserve"> Các ứng dụng trong hệ thống được xây dựng trên các nền tảng khác nhau như .NET, java,</w:t>
      </w:r>
      <w:r w:rsidR="00274CFF" w:rsidRPr="00C307BC">
        <w:rPr>
          <w:rFonts w:eastAsia="Times New Roman"/>
          <w:sz w:val="26"/>
          <w:szCs w:val="26"/>
        </w:rPr>
        <w:t xml:space="preserve"> .M</w:t>
      </w:r>
      <w:r w:rsidR="00B85C5D" w:rsidRPr="00C307BC">
        <w:rPr>
          <w:rFonts w:eastAsia="Times New Roman"/>
          <w:sz w:val="26"/>
          <w:szCs w:val="26"/>
        </w:rPr>
        <w:t>…</w:t>
      </w:r>
      <w:r w:rsidR="00DE1D20" w:rsidRPr="00C307BC">
        <w:rPr>
          <w:rFonts w:eastAsia="Times New Roman"/>
          <w:sz w:val="26"/>
          <w:szCs w:val="26"/>
        </w:rPr>
        <w:t xml:space="preserve"> thậm chí có những ứng dụng xây dựng trên nền tản</w:t>
      </w:r>
      <w:r w:rsidR="009C41C2" w:rsidRPr="00C307BC">
        <w:rPr>
          <w:rFonts w:eastAsia="Times New Roman"/>
          <w:sz w:val="26"/>
          <w:szCs w:val="26"/>
        </w:rPr>
        <w:t>g công nghệ cũ như Visual Basic.</w:t>
      </w:r>
    </w:p>
    <w:p w14:paraId="27D5CB1E" w14:textId="508E5C6F" w:rsidR="00D11238" w:rsidRPr="00C307BC" w:rsidRDefault="009D2651">
      <w:pPr>
        <w:spacing w:after="120"/>
        <w:ind w:firstLine="567"/>
        <w:jc w:val="both"/>
        <w:rPr>
          <w:rFonts w:eastAsia="Times New Roman"/>
          <w:sz w:val="26"/>
          <w:szCs w:val="26"/>
        </w:rPr>
      </w:pPr>
      <w:r w:rsidRPr="00C307BC">
        <w:rPr>
          <w:rFonts w:eastAsia="Times New Roman"/>
          <w:sz w:val="26"/>
          <w:szCs w:val="26"/>
        </w:rPr>
        <w:t>Trong hệ thống IB</w:t>
      </w:r>
      <w:r w:rsidR="00D11238" w:rsidRPr="00C307BC">
        <w:rPr>
          <w:rFonts w:eastAsia="Times New Roman"/>
          <w:sz w:val="26"/>
          <w:szCs w:val="26"/>
        </w:rPr>
        <w:t xml:space="preserve">, </w:t>
      </w:r>
      <w:r w:rsidR="005B50DC" w:rsidRPr="00C307BC">
        <w:rPr>
          <w:rFonts w:eastAsia="Times New Roman"/>
          <w:sz w:val="26"/>
          <w:szCs w:val="26"/>
        </w:rPr>
        <w:t xml:space="preserve">ứng dụng </w:t>
      </w:r>
      <w:r w:rsidR="00D11238" w:rsidRPr="00C307BC">
        <w:rPr>
          <w:rFonts w:eastAsia="Times New Roman"/>
          <w:sz w:val="26"/>
          <w:szCs w:val="26"/>
        </w:rPr>
        <w:t>RestAPI cung cấp các đầu dịch vụ cho các ứng dụng ERP của doanh</w:t>
      </w:r>
      <w:r w:rsidR="000E6C93" w:rsidRPr="00C307BC">
        <w:rPr>
          <w:rFonts w:eastAsia="Times New Roman"/>
          <w:sz w:val="26"/>
          <w:szCs w:val="26"/>
        </w:rPr>
        <w:t xml:space="preserve"> </w:t>
      </w:r>
      <w:r w:rsidR="00D11238" w:rsidRPr="00C307BC">
        <w:rPr>
          <w:rFonts w:eastAsia="Times New Roman"/>
          <w:sz w:val="26"/>
          <w:szCs w:val="26"/>
        </w:rPr>
        <w:t xml:space="preserve">nghiệp ngoài kết nối vào và thực hiện các giao dịch. Mobile API cung cấp cho ứng dụng </w:t>
      </w:r>
      <w:r w:rsidR="00A5647F" w:rsidRPr="00C307BC">
        <w:rPr>
          <w:rFonts w:eastAsia="Times New Roman"/>
          <w:sz w:val="26"/>
          <w:szCs w:val="26"/>
        </w:rPr>
        <w:t>chạy trên thiết bị di động</w:t>
      </w:r>
      <w:r w:rsidR="00D11238" w:rsidRPr="00C307BC">
        <w:rPr>
          <w:rFonts w:eastAsia="Times New Roman"/>
          <w:sz w:val="26"/>
          <w:szCs w:val="26"/>
        </w:rPr>
        <w:t xml:space="preserve">, khách hàng có thể sử dụng ứng dụng </w:t>
      </w:r>
      <w:r w:rsidR="00435718" w:rsidRPr="00C307BC">
        <w:rPr>
          <w:rFonts w:eastAsia="Times New Roman"/>
          <w:sz w:val="26"/>
          <w:szCs w:val="26"/>
        </w:rPr>
        <w:t>trên thiết bị cầm tay</w:t>
      </w:r>
      <w:r w:rsidR="00D11238" w:rsidRPr="00C307BC">
        <w:rPr>
          <w:rFonts w:eastAsia="Times New Roman"/>
          <w:sz w:val="26"/>
          <w:szCs w:val="26"/>
        </w:rPr>
        <w:t xml:space="preserve"> để thực hiện giao dịch.</w:t>
      </w:r>
      <w:r w:rsidR="00622A86" w:rsidRPr="00C307BC">
        <w:rPr>
          <w:rFonts w:eastAsia="Times New Roman"/>
          <w:sz w:val="26"/>
          <w:szCs w:val="26"/>
        </w:rPr>
        <w:t xml:space="preserve"> </w:t>
      </w:r>
      <w:r w:rsidR="00156CF2" w:rsidRPr="00C307BC">
        <w:rPr>
          <w:rFonts w:eastAsia="Times New Roman"/>
          <w:sz w:val="26"/>
          <w:szCs w:val="26"/>
        </w:rPr>
        <w:t>Web application là nơi</w:t>
      </w:r>
      <w:r w:rsidR="00622A86" w:rsidRPr="00C307BC">
        <w:rPr>
          <w:rFonts w:eastAsia="Times New Roman"/>
          <w:sz w:val="26"/>
          <w:szCs w:val="26"/>
        </w:rPr>
        <w:t xml:space="preserve"> cung cấp các giải pháp giao dịch cho doanh nghiệp trên nền tảng web.</w:t>
      </w:r>
      <w:r w:rsidR="00622A86" w:rsidRPr="00C307BC">
        <w:rPr>
          <w:sz w:val="26"/>
          <w:szCs w:val="26"/>
        </w:rPr>
        <w:t xml:space="preserve"> </w:t>
      </w:r>
      <w:r w:rsidR="00622A86" w:rsidRPr="00C307BC">
        <w:rPr>
          <w:rFonts w:eastAsia="Times New Roman"/>
          <w:sz w:val="26"/>
          <w:szCs w:val="26"/>
        </w:rPr>
        <w:t xml:space="preserve">Report Dasboard hỗ trợ báo cáo cho người dùng ngân hàng. Bankadmin màn hình quản trị hệ thống, xử lý lỗi xảy ra cho các giao dịch của khách hàng gửi tới. </w:t>
      </w:r>
      <w:r w:rsidR="001951B9" w:rsidRPr="00C307BC">
        <w:rPr>
          <w:rFonts w:eastAsia="Times New Roman"/>
          <w:sz w:val="26"/>
          <w:szCs w:val="26"/>
        </w:rPr>
        <w:t>Database là nơi</w:t>
      </w:r>
      <w:r w:rsidR="00622A86" w:rsidRPr="00C307BC">
        <w:rPr>
          <w:rFonts w:eastAsia="Times New Roman"/>
          <w:sz w:val="26"/>
          <w:szCs w:val="26"/>
        </w:rPr>
        <w:t xml:space="preserve"> lưu trữ thông tin khách hàng và giao dịch của hệ thống I</w:t>
      </w:r>
      <w:r w:rsidR="009E2E69" w:rsidRPr="00C307BC">
        <w:rPr>
          <w:rFonts w:eastAsia="Times New Roman"/>
          <w:sz w:val="26"/>
          <w:szCs w:val="26"/>
        </w:rPr>
        <w:t xml:space="preserve">nternet </w:t>
      </w:r>
      <w:r w:rsidR="00622A86" w:rsidRPr="00C307BC">
        <w:rPr>
          <w:rFonts w:eastAsia="Times New Roman"/>
          <w:sz w:val="26"/>
          <w:szCs w:val="26"/>
        </w:rPr>
        <w:t>B</w:t>
      </w:r>
      <w:r w:rsidR="009E2E69" w:rsidRPr="00C307BC">
        <w:rPr>
          <w:rFonts w:eastAsia="Times New Roman"/>
          <w:sz w:val="26"/>
          <w:szCs w:val="26"/>
        </w:rPr>
        <w:t>anking</w:t>
      </w:r>
      <w:r w:rsidR="00622A86" w:rsidRPr="00C307BC">
        <w:rPr>
          <w:rFonts w:eastAsia="Times New Roman"/>
          <w:sz w:val="26"/>
          <w:szCs w:val="26"/>
        </w:rPr>
        <w:t xml:space="preserve">. </w:t>
      </w:r>
      <w:r w:rsidR="00875E10" w:rsidRPr="00C307BC">
        <w:rPr>
          <w:rFonts w:eastAsia="Times New Roman"/>
          <w:sz w:val="26"/>
          <w:szCs w:val="26"/>
        </w:rPr>
        <w:t>Core bank</w:t>
      </w:r>
      <w:r w:rsidR="00622A86" w:rsidRPr="00C307BC">
        <w:rPr>
          <w:rFonts w:eastAsia="Times New Roman"/>
          <w:sz w:val="26"/>
          <w:szCs w:val="26"/>
        </w:rPr>
        <w:t xml:space="preserve"> thực hiện nghiệp vụ giao dịch, sao kê ngân hàng. </w:t>
      </w:r>
      <w:r w:rsidR="00875E10" w:rsidRPr="00C307BC">
        <w:rPr>
          <w:rFonts w:eastAsia="Times New Roman"/>
          <w:sz w:val="26"/>
          <w:szCs w:val="26"/>
        </w:rPr>
        <w:t>Datawarehouse là</w:t>
      </w:r>
      <w:r w:rsidR="00622A86" w:rsidRPr="00C307BC">
        <w:rPr>
          <w:rFonts w:eastAsia="Times New Roman"/>
          <w:sz w:val="26"/>
          <w:szCs w:val="26"/>
        </w:rPr>
        <w:t xml:space="preserve"> kho dữ liệu phục vụ báo cáo.</w:t>
      </w:r>
      <w:r w:rsidR="00622A86" w:rsidRPr="00C307BC">
        <w:rPr>
          <w:sz w:val="26"/>
          <w:szCs w:val="26"/>
        </w:rPr>
        <w:t xml:space="preserve"> </w:t>
      </w:r>
      <w:r w:rsidR="00622A86" w:rsidRPr="00C307BC">
        <w:rPr>
          <w:rFonts w:eastAsia="Times New Roman"/>
          <w:sz w:val="26"/>
          <w:szCs w:val="26"/>
        </w:rPr>
        <w:t>Payment gateway</w:t>
      </w:r>
      <w:r w:rsidR="00F91222" w:rsidRPr="00C307BC">
        <w:rPr>
          <w:rFonts w:eastAsia="Times New Roman"/>
          <w:sz w:val="26"/>
          <w:szCs w:val="26"/>
        </w:rPr>
        <w:t xml:space="preserve"> thực hiện nhiệm vụ</w:t>
      </w:r>
      <w:r w:rsidR="00622A86" w:rsidRPr="00C307BC">
        <w:rPr>
          <w:rFonts w:eastAsia="Times New Roman"/>
          <w:sz w:val="26"/>
          <w:szCs w:val="26"/>
        </w:rPr>
        <w:t xml:space="preserve"> cổng thanh toán, kết nố</w:t>
      </w:r>
      <w:r w:rsidR="00FD3BB1" w:rsidRPr="00C307BC">
        <w:rPr>
          <w:rFonts w:eastAsia="Times New Roman"/>
          <w:sz w:val="26"/>
          <w:szCs w:val="26"/>
        </w:rPr>
        <w:t>i với các đối tác</w:t>
      </w:r>
      <w:r w:rsidR="003A6615" w:rsidRPr="00C307BC">
        <w:rPr>
          <w:rFonts w:eastAsia="Times New Roman"/>
          <w:sz w:val="26"/>
          <w:szCs w:val="26"/>
        </w:rPr>
        <w:t xml:space="preserve"> bên ngoài như</w:t>
      </w:r>
      <w:r w:rsidR="00FD3BB1" w:rsidRPr="00C307BC">
        <w:rPr>
          <w:rFonts w:eastAsia="Times New Roman"/>
          <w:sz w:val="26"/>
          <w:szCs w:val="26"/>
        </w:rPr>
        <w:t xml:space="preserve"> nhà cung cấp </w:t>
      </w:r>
      <w:r w:rsidR="00622A86" w:rsidRPr="00C307BC">
        <w:rPr>
          <w:rFonts w:eastAsia="Times New Roman"/>
          <w:sz w:val="26"/>
          <w:szCs w:val="26"/>
        </w:rPr>
        <w:t>dịch vụ, kho bạc nhà nước, chi cục thuế, ...</w:t>
      </w:r>
    </w:p>
    <w:p w14:paraId="128BC39C" w14:textId="1FF948A0" w:rsidR="005E5313" w:rsidRPr="00C307BC" w:rsidRDefault="00E2202F" w:rsidP="00966627">
      <w:pPr>
        <w:spacing w:after="120"/>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_Ref511971056 \h  \* MERGEFORMAT </w:instrText>
      </w:r>
      <w:r w:rsidRPr="00C307BC">
        <w:rPr>
          <w:rFonts w:eastAsia="Times New Roman"/>
          <w:sz w:val="26"/>
          <w:szCs w:val="26"/>
        </w:rPr>
      </w:r>
      <w:r w:rsidRPr="00C307BC">
        <w:rPr>
          <w:rFonts w:eastAsia="Times New Roman"/>
          <w:sz w:val="26"/>
          <w:szCs w:val="26"/>
        </w:rPr>
        <w:fldChar w:fldCharType="separate"/>
      </w:r>
      <w:ins w:id="1043" w:author="Nguyen Toan" w:date="2018-05-18T22:39:00Z">
        <w:r w:rsidR="00896230" w:rsidRPr="00896230">
          <w:rPr>
            <w:sz w:val="26"/>
            <w:szCs w:val="26"/>
            <w:rPrChange w:id="1044" w:author="Nguyen Toan" w:date="2018-05-18T22:39:00Z">
              <w:rPr>
                <w:i/>
                <w:sz w:val="26"/>
                <w:szCs w:val="26"/>
              </w:rPr>
            </w:rPrChange>
          </w:rPr>
          <w:t xml:space="preserve">Hình </w:t>
        </w:r>
        <w:r w:rsidR="00896230" w:rsidRPr="00896230">
          <w:rPr>
            <w:noProof/>
            <w:sz w:val="26"/>
            <w:szCs w:val="26"/>
            <w:rPrChange w:id="1045" w:author="Nguyen Toan" w:date="2018-05-18T22:39:00Z">
              <w:rPr>
                <w:i/>
                <w:noProof/>
                <w:sz w:val="26"/>
                <w:szCs w:val="26"/>
              </w:rPr>
            </w:rPrChange>
          </w:rPr>
          <w:t>1.6</w:t>
        </w:r>
      </w:ins>
      <w:del w:id="1046" w:author="Nguyen Toan" w:date="2018-05-18T21:03:00Z">
        <w:r w:rsidR="009C452F" w:rsidRPr="009C452F" w:rsidDel="0019161E">
          <w:rPr>
            <w:sz w:val="26"/>
            <w:szCs w:val="26"/>
          </w:rPr>
          <w:delText xml:space="preserve">Hình </w:delText>
        </w:r>
        <w:r w:rsidR="009C452F" w:rsidRPr="009C452F" w:rsidDel="0019161E">
          <w:rPr>
            <w:noProof/>
            <w:sz w:val="26"/>
            <w:szCs w:val="26"/>
          </w:rPr>
          <w:delText>1.6</w:delText>
        </w:r>
      </w:del>
      <w:r w:rsidRPr="00C307BC">
        <w:rPr>
          <w:rFonts w:eastAsia="Times New Roman"/>
          <w:sz w:val="26"/>
          <w:szCs w:val="26"/>
        </w:rPr>
        <w:fldChar w:fldCharType="end"/>
      </w:r>
      <w:r w:rsidRPr="00C307BC">
        <w:rPr>
          <w:rFonts w:eastAsia="Times New Roman"/>
          <w:sz w:val="26"/>
          <w:szCs w:val="26"/>
        </w:rPr>
        <w:t xml:space="preserve"> </w:t>
      </w:r>
      <w:r w:rsidR="005E5313" w:rsidRPr="00C307BC">
        <w:rPr>
          <w:rFonts w:eastAsia="Times New Roman"/>
          <w:sz w:val="26"/>
          <w:szCs w:val="26"/>
        </w:rPr>
        <w:t>mô tả kiến trúc hệ thống I</w:t>
      </w:r>
      <w:r w:rsidR="006D158B" w:rsidRPr="00C307BC">
        <w:rPr>
          <w:rFonts w:eastAsia="Times New Roman"/>
          <w:sz w:val="26"/>
          <w:szCs w:val="26"/>
        </w:rPr>
        <w:t>nternet Banking</w:t>
      </w:r>
      <w:r w:rsidR="005E5313" w:rsidRPr="00C307BC">
        <w:rPr>
          <w:rFonts w:eastAsia="Times New Roman"/>
          <w:sz w:val="26"/>
          <w:szCs w:val="26"/>
        </w:rPr>
        <w:t xml:space="preserve"> xây dựng theo mô hình kết nối điểm-điểm (point-to-point)</w:t>
      </w:r>
      <w:r w:rsidR="00DE685A" w:rsidRPr="00C307BC">
        <w:rPr>
          <w:rFonts w:eastAsia="Times New Roman"/>
          <w:sz w:val="26"/>
          <w:szCs w:val="26"/>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C307BC">
        <w:rPr>
          <w:rFonts w:eastAsia="Times New Roman"/>
          <w:sz w:val="26"/>
          <w:szCs w:val="26"/>
        </w:rPr>
        <w:t>i kém. Ngoài ra, kết nối point-to-point đối với hệ thống này dẫn đến các quy trình nghiệp vụ của các ứng dụng trên lặp lại và chồ</w:t>
      </w:r>
      <w:r w:rsidR="00716EE3" w:rsidRPr="00C307BC">
        <w:rPr>
          <w:rFonts w:eastAsia="Times New Roman"/>
          <w:sz w:val="26"/>
          <w:szCs w:val="26"/>
        </w:rPr>
        <w:t>ng chéo nhau, gây tốn chi phí phát triển và bảo trì.</w:t>
      </w:r>
    </w:p>
    <w:p w14:paraId="095DB9F9" w14:textId="77777777" w:rsidR="004D470C" w:rsidRPr="00C307BC" w:rsidRDefault="00FA489A" w:rsidP="00071A6D">
      <w:pPr>
        <w:keepNext/>
        <w:spacing w:line="288" w:lineRule="auto"/>
        <w:jc w:val="center"/>
        <w:rPr>
          <w:sz w:val="26"/>
          <w:szCs w:val="26"/>
        </w:rPr>
      </w:pPr>
      <w:r w:rsidRPr="00C307BC">
        <w:rPr>
          <w:b/>
          <w:noProof/>
          <w:sz w:val="26"/>
          <w:szCs w:val="26"/>
        </w:rPr>
        <w:lastRenderedPageBreak/>
        <w:drawing>
          <wp:inline distT="0" distB="0" distL="0" distR="0" wp14:anchorId="40DA9B76" wp14:editId="76FA8B77">
            <wp:extent cx="3503930" cy="2749702"/>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516435" cy="2759516"/>
                    </a:xfrm>
                    <a:prstGeom prst="rect">
                      <a:avLst/>
                    </a:prstGeom>
                    <a:ln/>
                  </pic:spPr>
                </pic:pic>
              </a:graphicData>
            </a:graphic>
          </wp:inline>
        </w:drawing>
      </w:r>
    </w:p>
    <w:p w14:paraId="16DBF3B1" w14:textId="27B3F71E" w:rsidR="00FA489A" w:rsidRPr="00C307BC" w:rsidRDefault="004D470C" w:rsidP="004D470C">
      <w:pPr>
        <w:pStyle w:val="Caption"/>
        <w:jc w:val="center"/>
        <w:rPr>
          <w:rFonts w:ascii="Times New Roman" w:hAnsi="Times New Roman" w:cs="Times New Roman"/>
          <w:i w:val="0"/>
          <w:color w:val="auto"/>
          <w:sz w:val="26"/>
          <w:szCs w:val="26"/>
        </w:rPr>
      </w:pPr>
      <w:bookmarkStart w:id="1047" w:name="_Ref511971056"/>
      <w:bookmarkStart w:id="1048" w:name="_Ref511971046"/>
      <w:bookmarkStart w:id="1049" w:name="_Toc511991195"/>
      <w:bookmarkStart w:id="1050" w:name="_Toc514445854"/>
      <w:r w:rsidRPr="00C307BC">
        <w:rPr>
          <w:rFonts w:ascii="Times New Roman" w:hAnsi="Times New Roman" w:cs="Times New Roman"/>
          <w:i w:val="0"/>
          <w:color w:val="auto"/>
          <w:sz w:val="26"/>
          <w:szCs w:val="26"/>
        </w:rPr>
        <w:t xml:space="preserve">Hình </w:t>
      </w:r>
      <w:ins w:id="1051"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52"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53"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del w:id="1054"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6</w:delText>
        </w:r>
        <w:r w:rsidR="007B1CDB" w:rsidRPr="00C307BC" w:rsidDel="00871F8A">
          <w:rPr>
            <w:rFonts w:ascii="Times New Roman" w:hAnsi="Times New Roman" w:cs="Times New Roman"/>
            <w:i w:val="0"/>
            <w:color w:val="auto"/>
            <w:sz w:val="26"/>
            <w:szCs w:val="26"/>
          </w:rPr>
          <w:fldChar w:fldCharType="end"/>
        </w:r>
      </w:del>
      <w:bookmarkEnd w:id="1047"/>
      <w:r w:rsidRPr="00C307BC">
        <w:rPr>
          <w:rFonts w:ascii="Times New Roman" w:hAnsi="Times New Roman" w:cs="Times New Roman"/>
          <w:i w:val="0"/>
          <w:color w:val="auto"/>
          <w:sz w:val="26"/>
          <w:szCs w:val="26"/>
        </w:rPr>
        <w:t>. Kiến trúc hệ thống IB cũ</w:t>
      </w:r>
      <w:bookmarkEnd w:id="1048"/>
      <w:bookmarkEnd w:id="1049"/>
      <w:bookmarkEnd w:id="1050"/>
    </w:p>
    <w:p w14:paraId="7EB50D45" w14:textId="7748C340" w:rsidR="001736C8" w:rsidRPr="00C307BC" w:rsidRDefault="00E2202F" w:rsidP="00C82EDF">
      <w:pPr>
        <w:spacing w:after="120"/>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_Ref511971090 \h  \* MERGEFORMAT </w:instrText>
      </w:r>
      <w:r w:rsidRPr="00C307BC">
        <w:rPr>
          <w:rFonts w:eastAsia="Times New Roman"/>
          <w:sz w:val="26"/>
          <w:szCs w:val="26"/>
        </w:rPr>
      </w:r>
      <w:r w:rsidRPr="00C307BC">
        <w:rPr>
          <w:rFonts w:eastAsia="Times New Roman"/>
          <w:sz w:val="26"/>
          <w:szCs w:val="26"/>
        </w:rPr>
        <w:fldChar w:fldCharType="separate"/>
      </w:r>
      <w:ins w:id="1055" w:author="Nguyen Toan" w:date="2018-05-18T22:39:00Z">
        <w:r w:rsidR="00896230" w:rsidRPr="00896230">
          <w:rPr>
            <w:sz w:val="26"/>
            <w:szCs w:val="26"/>
            <w:rPrChange w:id="1056" w:author="Nguyen Toan" w:date="2018-05-18T22:39:00Z">
              <w:rPr>
                <w:i/>
                <w:sz w:val="26"/>
                <w:szCs w:val="26"/>
              </w:rPr>
            </w:rPrChange>
          </w:rPr>
          <w:t xml:space="preserve">Hình </w:t>
        </w:r>
        <w:r w:rsidR="00896230" w:rsidRPr="00896230">
          <w:rPr>
            <w:noProof/>
            <w:sz w:val="26"/>
            <w:szCs w:val="26"/>
            <w:rPrChange w:id="1057" w:author="Nguyen Toan" w:date="2018-05-18T22:39:00Z">
              <w:rPr>
                <w:i/>
                <w:noProof/>
                <w:sz w:val="26"/>
                <w:szCs w:val="26"/>
              </w:rPr>
            </w:rPrChange>
          </w:rPr>
          <w:t>1.7</w:t>
        </w:r>
      </w:ins>
      <w:del w:id="1058" w:author="Nguyen Toan" w:date="2018-05-18T21:03:00Z">
        <w:r w:rsidR="009C452F" w:rsidRPr="009C452F" w:rsidDel="0019161E">
          <w:rPr>
            <w:sz w:val="26"/>
            <w:szCs w:val="26"/>
          </w:rPr>
          <w:delText xml:space="preserve">Hình </w:delText>
        </w:r>
        <w:r w:rsidR="009C452F" w:rsidRPr="009C452F" w:rsidDel="0019161E">
          <w:rPr>
            <w:noProof/>
            <w:sz w:val="26"/>
            <w:szCs w:val="26"/>
          </w:rPr>
          <w:delText>1.7</w:delText>
        </w:r>
      </w:del>
      <w:r w:rsidRPr="00C307BC">
        <w:rPr>
          <w:rFonts w:eastAsia="Times New Roman"/>
          <w:sz w:val="26"/>
          <w:szCs w:val="26"/>
        </w:rPr>
        <w:fldChar w:fldCharType="end"/>
      </w:r>
      <w:r w:rsidRPr="00C307BC">
        <w:rPr>
          <w:rFonts w:eastAsia="Times New Roman"/>
          <w:sz w:val="26"/>
          <w:szCs w:val="26"/>
        </w:rPr>
        <w:t xml:space="preserve"> </w:t>
      </w:r>
      <w:r w:rsidR="002B4020" w:rsidRPr="00C307BC">
        <w:rPr>
          <w:rFonts w:eastAsia="Times New Roman"/>
          <w:sz w:val="26"/>
          <w:szCs w:val="26"/>
        </w:rPr>
        <w:t>mô tả hệ thống I</w:t>
      </w:r>
      <w:r w:rsidR="004F1F52" w:rsidRPr="00C307BC">
        <w:rPr>
          <w:rFonts w:eastAsia="Times New Roman"/>
          <w:sz w:val="26"/>
          <w:szCs w:val="26"/>
        </w:rPr>
        <w:t xml:space="preserve">nternet </w:t>
      </w:r>
      <w:r w:rsidR="002B4020" w:rsidRPr="00C307BC">
        <w:rPr>
          <w:rFonts w:eastAsia="Times New Roman"/>
          <w:sz w:val="26"/>
          <w:szCs w:val="26"/>
        </w:rPr>
        <w:t>B</w:t>
      </w:r>
      <w:r w:rsidR="004F1F52" w:rsidRPr="00C307BC">
        <w:rPr>
          <w:rFonts w:eastAsia="Times New Roman"/>
          <w:sz w:val="26"/>
          <w:szCs w:val="26"/>
        </w:rPr>
        <w:t>anking</w:t>
      </w:r>
      <w:r w:rsidR="002B4020" w:rsidRPr="00C307BC">
        <w:rPr>
          <w:rFonts w:eastAsia="Times New Roman"/>
          <w:sz w:val="26"/>
          <w:szCs w:val="26"/>
        </w:rPr>
        <w:t xml:space="preserve"> sau khi phát triển </w:t>
      </w:r>
      <w:r w:rsidR="00FA489A" w:rsidRPr="00C307BC">
        <w:rPr>
          <w:rFonts w:eastAsia="Times New Roman"/>
          <w:sz w:val="26"/>
          <w:szCs w:val="26"/>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r w:rsidR="00C82EDF" w:rsidRPr="00C307BC">
        <w:rPr>
          <w:rFonts w:eastAsia="Times New Roman"/>
          <w:sz w:val="26"/>
          <w:szCs w:val="26"/>
        </w:rPr>
        <w:t xml:space="preserve"> </w:t>
      </w:r>
      <w:r w:rsidR="001736C8" w:rsidRPr="00C307BC">
        <w:rPr>
          <w:rFonts w:eastAsia="Times New Roman"/>
          <w:sz w:val="26"/>
          <w:szCs w:val="26"/>
        </w:rPr>
        <w:t>Việc tích hợp hệ thống</w:t>
      </w:r>
      <w:r w:rsidR="00A4705C" w:rsidRPr="00C307BC">
        <w:rPr>
          <w:rFonts w:eastAsia="Times New Roman"/>
          <w:sz w:val="26"/>
          <w:szCs w:val="26"/>
        </w:rPr>
        <w:t xml:space="preserve"> qua ứng dụng ESB</w:t>
      </w:r>
      <w:r w:rsidR="001736C8" w:rsidRPr="00C307BC">
        <w:rPr>
          <w:rFonts w:eastAsia="Times New Roman"/>
          <w:sz w:val="26"/>
          <w:szCs w:val="26"/>
        </w:rPr>
        <w:t xml:space="preserve"> giúp giảm đáng kể số lượng kết nối giữa các ứng dụng, loại bỏ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p>
    <w:p w14:paraId="287C3A76" w14:textId="77777777" w:rsidR="00FA489A" w:rsidRPr="00C307BC" w:rsidRDefault="00FA489A" w:rsidP="00071A6D">
      <w:pPr>
        <w:keepNext/>
        <w:spacing w:line="288" w:lineRule="auto"/>
        <w:jc w:val="center"/>
        <w:rPr>
          <w:sz w:val="26"/>
          <w:szCs w:val="26"/>
        </w:rPr>
      </w:pPr>
      <w:r w:rsidRPr="00C307BC">
        <w:rPr>
          <w:noProof/>
          <w:sz w:val="26"/>
          <w:szCs w:val="26"/>
        </w:rPr>
        <w:drawing>
          <wp:inline distT="0" distB="0" distL="0" distR="0" wp14:anchorId="49BE0D1B" wp14:editId="6024CA2F">
            <wp:extent cx="3386455" cy="2955416"/>
            <wp:effectExtent l="0" t="0" r="4445"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421924" cy="2986370"/>
                    </a:xfrm>
                    <a:prstGeom prst="rect">
                      <a:avLst/>
                    </a:prstGeom>
                    <a:ln/>
                  </pic:spPr>
                </pic:pic>
              </a:graphicData>
            </a:graphic>
          </wp:inline>
        </w:drawing>
      </w:r>
    </w:p>
    <w:p w14:paraId="3F081A43" w14:textId="002DC898" w:rsidR="00FA489A" w:rsidRPr="00C307BC" w:rsidRDefault="00FA489A" w:rsidP="00071A6D">
      <w:pPr>
        <w:pStyle w:val="Caption"/>
        <w:spacing w:line="288" w:lineRule="auto"/>
        <w:jc w:val="center"/>
        <w:rPr>
          <w:rFonts w:ascii="Times New Roman" w:hAnsi="Times New Roman" w:cs="Times New Roman"/>
          <w:sz w:val="26"/>
          <w:szCs w:val="26"/>
        </w:rPr>
      </w:pPr>
      <w:bookmarkStart w:id="1059" w:name="_Ref511971090"/>
      <w:bookmarkStart w:id="1060" w:name="_Toc511991196"/>
      <w:bookmarkStart w:id="1061" w:name="_Toc514445855"/>
      <w:r w:rsidRPr="00C307BC">
        <w:rPr>
          <w:rFonts w:ascii="Times New Roman" w:hAnsi="Times New Roman" w:cs="Times New Roman"/>
          <w:i w:val="0"/>
          <w:color w:val="auto"/>
          <w:sz w:val="26"/>
          <w:szCs w:val="26"/>
        </w:rPr>
        <w:t xml:space="preserve">Hình </w:t>
      </w:r>
      <w:ins w:id="106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6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64" w:author="Nguyen Toan" w:date="2018-05-18T22:41:00Z">
        <w:r w:rsidR="00871F8A">
          <w:rPr>
            <w:rFonts w:ascii="Times New Roman" w:hAnsi="Times New Roman" w:cs="Times New Roman"/>
            <w:i w:val="0"/>
            <w:noProof/>
            <w:color w:val="auto"/>
            <w:sz w:val="26"/>
            <w:szCs w:val="26"/>
          </w:rPr>
          <w:t>7</w:t>
        </w:r>
        <w:r w:rsidR="00871F8A">
          <w:rPr>
            <w:rFonts w:ascii="Times New Roman" w:hAnsi="Times New Roman" w:cs="Times New Roman"/>
            <w:i w:val="0"/>
            <w:color w:val="auto"/>
            <w:sz w:val="26"/>
            <w:szCs w:val="26"/>
          </w:rPr>
          <w:fldChar w:fldCharType="end"/>
        </w:r>
      </w:ins>
      <w:del w:id="106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7</w:delText>
        </w:r>
        <w:r w:rsidR="007B1CDB" w:rsidRPr="00C307BC" w:rsidDel="00871F8A">
          <w:rPr>
            <w:rFonts w:ascii="Times New Roman" w:hAnsi="Times New Roman" w:cs="Times New Roman"/>
            <w:i w:val="0"/>
            <w:color w:val="auto"/>
            <w:sz w:val="26"/>
            <w:szCs w:val="26"/>
          </w:rPr>
          <w:fldChar w:fldCharType="end"/>
        </w:r>
      </w:del>
      <w:bookmarkEnd w:id="1059"/>
      <w:r w:rsidR="007F5E8C" w:rsidRPr="00C307BC">
        <w:rPr>
          <w:rFonts w:ascii="Times New Roman" w:hAnsi="Times New Roman" w:cs="Times New Roman"/>
          <w:i w:val="0"/>
          <w:color w:val="auto"/>
          <w:sz w:val="26"/>
          <w:szCs w:val="26"/>
        </w:rPr>
        <w:t>.</w:t>
      </w:r>
      <w:r w:rsidRPr="00C307BC">
        <w:rPr>
          <w:rFonts w:ascii="Times New Roman" w:hAnsi="Times New Roman" w:cs="Times New Roman"/>
          <w:i w:val="0"/>
          <w:color w:val="auto"/>
          <w:sz w:val="26"/>
          <w:szCs w:val="26"/>
        </w:rPr>
        <w:t xml:space="preserve"> Kiến trúc hệ thống IB mới</w:t>
      </w:r>
      <w:bookmarkEnd w:id="1060"/>
      <w:bookmarkEnd w:id="1061"/>
    </w:p>
    <w:p w14:paraId="12CEEDAE" w14:textId="77777777" w:rsidR="0014472B" w:rsidRPr="00C307BC" w:rsidRDefault="0014472B" w:rsidP="0014472B">
      <w:pPr>
        <w:pStyle w:val="Heading2"/>
        <w:numPr>
          <w:ilvl w:val="1"/>
          <w:numId w:val="12"/>
        </w:numPr>
        <w:spacing w:before="240"/>
        <w:ind w:left="567" w:hanging="567"/>
        <w:rPr>
          <w:rFonts w:ascii="Times New Roman" w:eastAsia="Times New Roman" w:hAnsi="Times New Roman" w:cs="Times New Roman"/>
          <w:b/>
          <w:sz w:val="26"/>
          <w:szCs w:val="26"/>
        </w:rPr>
      </w:pPr>
      <w:bookmarkStart w:id="1066" w:name="_Toc514450053"/>
      <w:r w:rsidRPr="00C307BC">
        <w:rPr>
          <w:rFonts w:ascii="Times New Roman" w:eastAsia="Times New Roman" w:hAnsi="Times New Roman" w:cs="Times New Roman"/>
          <w:b/>
          <w:sz w:val="26"/>
          <w:szCs w:val="26"/>
        </w:rPr>
        <w:lastRenderedPageBreak/>
        <w:t>Tích hợp và triển khai liên tục</w:t>
      </w:r>
      <w:bookmarkEnd w:id="1066"/>
      <w:r w:rsidRPr="00C307BC">
        <w:rPr>
          <w:rFonts w:ascii="Times New Roman" w:eastAsia="Times New Roman" w:hAnsi="Times New Roman" w:cs="Times New Roman"/>
          <w:b/>
          <w:sz w:val="26"/>
          <w:szCs w:val="26"/>
        </w:rPr>
        <w:t xml:space="preserve"> </w:t>
      </w:r>
    </w:p>
    <w:p w14:paraId="2780E1F0"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6"/>
          <w:szCs w:val="26"/>
        </w:rPr>
      </w:pPr>
      <w:bookmarkStart w:id="1067" w:name="_Toc514450054"/>
      <w:r w:rsidRPr="00C307BC">
        <w:rPr>
          <w:rFonts w:ascii="Times New Roman" w:eastAsia="Times New Roman" w:hAnsi="Times New Roman" w:cs="Times New Roman"/>
          <w:b/>
          <w:sz w:val="26"/>
          <w:szCs w:val="26"/>
        </w:rPr>
        <w:t>Tích hợp liên tục</w:t>
      </w:r>
      <w:bookmarkEnd w:id="1067"/>
    </w:p>
    <w:p w14:paraId="3FB986C8" w14:textId="7CB2A0F2" w:rsidR="0014472B" w:rsidRPr="00C307BC" w:rsidRDefault="0014472B" w:rsidP="00813123">
      <w:pPr>
        <w:spacing w:after="120"/>
        <w:ind w:firstLine="567"/>
        <w:jc w:val="both"/>
        <w:rPr>
          <w:rFonts w:eastAsia="Times New Roman"/>
          <w:sz w:val="26"/>
          <w:szCs w:val="26"/>
        </w:rPr>
      </w:pPr>
      <w:r w:rsidRPr="00C307BC">
        <w:rPr>
          <w:rFonts w:eastAsia="Times New Roman"/>
          <w:sz w:val="26"/>
          <w:szCs w:val="26"/>
        </w:rPr>
        <w:t>Theo định nghĩa của Martin Fowler</w:t>
      </w:r>
      <w:sdt>
        <w:sdtPr>
          <w:rPr>
            <w:rFonts w:eastAsia="Times New Roman"/>
            <w:sz w:val="26"/>
            <w:szCs w:val="26"/>
          </w:rPr>
          <w:id w:val="-253367325"/>
          <w:citation/>
        </w:sdtPr>
        <w:sdtContent>
          <w:r w:rsidR="00A811F8" w:rsidRPr="00C307BC">
            <w:rPr>
              <w:rFonts w:eastAsia="Times New Roman"/>
              <w:sz w:val="26"/>
              <w:szCs w:val="26"/>
            </w:rPr>
            <w:fldChar w:fldCharType="begin"/>
          </w:r>
          <w:r w:rsidR="00A811F8" w:rsidRPr="00C307BC">
            <w:rPr>
              <w:rFonts w:eastAsia="Times New Roman"/>
              <w:sz w:val="26"/>
              <w:szCs w:val="26"/>
            </w:rPr>
            <w:instrText xml:space="preserve"> CITATION Mar \l 1033 </w:instrText>
          </w:r>
          <w:r w:rsidR="00A811F8"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[9]</w:t>
          </w:r>
          <w:r w:rsidR="00A811F8" w:rsidRPr="00C307BC">
            <w:rPr>
              <w:rFonts w:eastAsia="Times New Roman"/>
              <w:sz w:val="26"/>
              <w:szCs w:val="26"/>
            </w:rPr>
            <w:fldChar w:fldCharType="end"/>
          </w:r>
        </w:sdtContent>
      </w:sdt>
      <w:r w:rsidRPr="00C307BC">
        <w:rPr>
          <w:rFonts w:eastAsia="Times New Roman"/>
          <w:sz w:val="26"/>
          <w:szCs w:val="26"/>
        </w:rPr>
        <w:t>,</w:t>
      </w:r>
      <w:r w:rsidR="009319B5" w:rsidRPr="00C307BC">
        <w:rPr>
          <w:rFonts w:eastAsia="Times New Roman"/>
          <w:sz w:val="26"/>
          <w:szCs w:val="26"/>
        </w:rPr>
        <w:t xml:space="preserve"> </w:t>
      </w:r>
      <w:r w:rsidRPr="00C307BC">
        <w:rPr>
          <w:rFonts w:eastAsia="Times New Roman"/>
          <w:sz w:val="26"/>
          <w:szCs w:val="26"/>
        </w:rPr>
        <w:t xml:space="preserve">tích hợp liên tục – Continuous Intergration là phương pháp phát triển phần mềm đòi hỏi các lập trình viên trong nhóm tích hợp ứng dụng thường xuyên. 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r w:rsidR="00DF32AF" w:rsidRPr="00C307BC">
        <w:rPr>
          <w:rFonts w:eastAsia="Times New Roman"/>
          <w:sz w:val="26"/>
          <w:szCs w:val="26"/>
        </w:rPr>
        <w:t>Đây là</w:t>
      </w:r>
      <w:r w:rsidRPr="00C307BC">
        <w:rPr>
          <w:rFonts w:eastAsia="Times New Roman"/>
          <w:sz w:val="26"/>
          <w:szCs w:val="26"/>
        </w:rPr>
        <w:t xml:space="preserve"> phương pháp tiếp cận này giúp giảm bớt vấn đề về tích hợp hơn và cho phép phát triển phần mềm gắn kết nhanh hơn. </w:t>
      </w:r>
      <w:r w:rsidR="00E70D03" w:rsidRPr="00C307BC">
        <w:rPr>
          <w:rFonts w:eastAsia="Times New Roman"/>
          <w:sz w:val="26"/>
          <w:szCs w:val="26"/>
        </w:rPr>
        <w:t>Các nhóm phát triển sử dụng phương pháp Agile hay dùng</w:t>
      </w:r>
      <w:r w:rsidR="00B179D6" w:rsidRPr="00C307BC">
        <w:rPr>
          <w:rFonts w:eastAsia="Times New Roman"/>
          <w:sz w:val="26"/>
          <w:szCs w:val="26"/>
        </w:rPr>
        <w:t xml:space="preserve"> tích hợp liên tục</w:t>
      </w:r>
      <w:r w:rsidR="00E70D03" w:rsidRPr="00C307BC">
        <w:rPr>
          <w:rFonts w:eastAsia="Times New Roman"/>
          <w:sz w:val="26"/>
          <w:szCs w:val="26"/>
        </w:rPr>
        <w:t xml:space="preserve"> để đảm bảo mã nguồn của toàn dự án luôn dịch được và chạy đúng.</w:t>
      </w:r>
      <w:r w:rsidR="00813123" w:rsidRPr="00C307BC">
        <w:rPr>
          <w:rFonts w:eastAsia="Times New Roman"/>
          <w:sz w:val="26"/>
          <w:szCs w:val="26"/>
        </w:rPr>
        <w:t xml:space="preserve"> Đây</w:t>
      </w:r>
      <w:r w:rsidRPr="00C307BC">
        <w:rPr>
          <w:rFonts w:eastAsia="Times New Roman"/>
          <w:sz w:val="26"/>
          <w:szCs w:val="26"/>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0B9B9115" w14:textId="6BD563D0" w:rsidR="00467176" w:rsidRPr="00C307BC" w:rsidRDefault="0014472B">
      <w:pPr>
        <w:spacing w:after="120"/>
        <w:ind w:firstLine="567"/>
        <w:jc w:val="both"/>
        <w:rPr>
          <w:rFonts w:eastAsia="Times New Roman"/>
          <w:sz w:val="26"/>
          <w:szCs w:val="26"/>
        </w:rPr>
      </w:pPr>
      <w:r w:rsidRPr="00C307BC">
        <w:rPr>
          <w:rFonts w:eastAsia="Times New Roman"/>
          <w:sz w:val="26"/>
          <w:szCs w:val="26"/>
        </w:rPr>
        <w:t xml:space="preserve">Với tầm quan trọng của kiểm thử, việc sử dụng một giải pháp tích hợp liên tục - Continuous Integration (CI) trong cả quá trình phát triển là vô cùng cần thiết. CI đem lại nhiều thuận lợi trong kiểm thử như phát hiện sớm các vấn đề của hệ thống trong vòng đời phát triển, đảm bảo các ca kiểm thử được chạy hết trước khi triển khai một phiên bản mới. </w:t>
      </w:r>
      <w:r w:rsidR="00C61D17" w:rsidRPr="00C307BC">
        <w:rPr>
          <w:rFonts w:eastAsia="Times New Roman"/>
          <w:sz w:val="26"/>
          <w:szCs w:val="26"/>
        </w:rPr>
        <w:t xml:space="preserve">Hệ thống CI có khả năng tự động cập nhật và biên dịch mã nguồn, chạy các ca kiểm thử đã được định nghĩa trước cho mỗi một commit. </w:t>
      </w:r>
      <w:r w:rsidRPr="00C307BC">
        <w:rPr>
          <w:rFonts w:eastAsia="Times New Roman"/>
          <w:sz w:val="26"/>
          <w:szCs w:val="26"/>
        </w:rPr>
        <w:t>Ngoài ra CI còn giúp cho việc đóng gói phần mềm dễ dàng, kết hợp với các giải pháp triển khai liên tục -Continuos Delivery (CD) triển khai nhanh gọn hơn.</w:t>
      </w:r>
      <w:r w:rsidR="009E6BD3" w:rsidRPr="00C307BC">
        <w:rPr>
          <w:rFonts w:eastAsia="Times New Roman"/>
          <w:sz w:val="26"/>
          <w:szCs w:val="26"/>
        </w:rPr>
        <w:t xml:space="preserve"> </w:t>
      </w:r>
    </w:p>
    <w:p w14:paraId="412E03E0" w14:textId="748368F5" w:rsidR="0014472B" w:rsidRPr="00C307BC" w:rsidRDefault="0014472B" w:rsidP="00071A6D">
      <w:pPr>
        <w:spacing w:after="120"/>
        <w:ind w:firstLine="567"/>
        <w:jc w:val="both"/>
        <w:rPr>
          <w:sz w:val="26"/>
          <w:szCs w:val="26"/>
        </w:rPr>
      </w:pPr>
      <w:r w:rsidRPr="00C307BC">
        <w:rPr>
          <w:rFonts w:eastAsia="Times New Roman"/>
          <w:sz w:val="26"/>
          <w:szCs w:val="26"/>
        </w:rPr>
        <w:t>Quy trình của một hệ thống CI (xem</w:t>
      </w:r>
      <w:r w:rsidR="00F74CDD" w:rsidRPr="00C307BC">
        <w:rPr>
          <w:rFonts w:eastAsia="Times New Roman"/>
          <w:sz w:val="26"/>
          <w:szCs w:val="26"/>
        </w:rPr>
        <w:t xml:space="preserve"> </w:t>
      </w:r>
      <w:r w:rsidR="00F74CDD" w:rsidRPr="00C307BC">
        <w:rPr>
          <w:rFonts w:eastAsia="Times New Roman"/>
          <w:sz w:val="26"/>
          <w:szCs w:val="26"/>
        </w:rPr>
        <w:fldChar w:fldCharType="begin"/>
      </w:r>
      <w:r w:rsidR="00F74CDD" w:rsidRPr="00C307BC">
        <w:rPr>
          <w:rFonts w:eastAsia="Times New Roman"/>
          <w:sz w:val="26"/>
          <w:szCs w:val="26"/>
        </w:rPr>
        <w:instrText xml:space="preserve"> REF _Ref513404363 \h </w:instrText>
      </w:r>
      <w:r w:rsidR="00C307BC" w:rsidRPr="00C307BC">
        <w:rPr>
          <w:rFonts w:eastAsia="Times New Roman"/>
          <w:sz w:val="26"/>
          <w:szCs w:val="26"/>
        </w:rPr>
        <w:instrText xml:space="preserve"> \* MERGEFORMAT </w:instrText>
      </w:r>
      <w:r w:rsidR="00F74CDD" w:rsidRPr="00C307BC">
        <w:rPr>
          <w:rFonts w:eastAsia="Times New Roman"/>
          <w:sz w:val="26"/>
          <w:szCs w:val="26"/>
        </w:rPr>
      </w:r>
      <w:r w:rsidR="00F74CDD" w:rsidRPr="00C307BC">
        <w:rPr>
          <w:rFonts w:eastAsia="Times New Roman"/>
          <w:sz w:val="26"/>
          <w:szCs w:val="26"/>
        </w:rPr>
        <w:fldChar w:fldCharType="separate"/>
      </w:r>
      <w:ins w:id="1068" w:author="Nguyen Toan" w:date="2018-05-18T22:39:00Z">
        <w:r w:rsidR="00896230" w:rsidRPr="00896230">
          <w:rPr>
            <w:sz w:val="26"/>
            <w:szCs w:val="26"/>
            <w:rPrChange w:id="1069" w:author="Nguyen Toan" w:date="2018-05-18T22:39:00Z">
              <w:rPr>
                <w:i/>
                <w:sz w:val="26"/>
                <w:szCs w:val="26"/>
              </w:rPr>
            </w:rPrChange>
          </w:rPr>
          <w:t xml:space="preserve">Hình </w:t>
        </w:r>
        <w:r w:rsidR="00896230">
          <w:rPr>
            <w:i/>
            <w:noProof/>
            <w:sz w:val="26"/>
            <w:szCs w:val="26"/>
          </w:rPr>
          <w:t>1</w:t>
        </w:r>
        <w:r w:rsidR="00896230" w:rsidRPr="00C307BC">
          <w:rPr>
            <w:i/>
            <w:noProof/>
            <w:sz w:val="26"/>
            <w:szCs w:val="26"/>
          </w:rPr>
          <w:t>.</w:t>
        </w:r>
        <w:r w:rsidR="00896230">
          <w:rPr>
            <w:i/>
            <w:noProof/>
            <w:sz w:val="26"/>
            <w:szCs w:val="26"/>
          </w:rPr>
          <w:t>8</w:t>
        </w:r>
      </w:ins>
      <w:del w:id="1070" w:author="Nguyen Toan" w:date="2018-05-18T21:03:00Z">
        <w:r w:rsidR="009C452F" w:rsidRPr="009C452F" w:rsidDel="0019161E">
          <w:rPr>
            <w:sz w:val="26"/>
            <w:szCs w:val="26"/>
          </w:rPr>
          <w:delText xml:space="preserve">Hình </w:delText>
        </w:r>
        <w:r w:rsidR="009C452F" w:rsidDel="0019161E">
          <w:rPr>
            <w:i/>
            <w:noProof/>
            <w:sz w:val="26"/>
            <w:szCs w:val="26"/>
          </w:rPr>
          <w:delText>1</w:delText>
        </w:r>
        <w:r w:rsidR="009C452F" w:rsidRPr="00C307BC" w:rsidDel="0019161E">
          <w:rPr>
            <w:i/>
            <w:noProof/>
            <w:sz w:val="26"/>
            <w:szCs w:val="26"/>
          </w:rPr>
          <w:delText>.</w:delText>
        </w:r>
        <w:r w:rsidR="009C452F" w:rsidDel="0019161E">
          <w:rPr>
            <w:i/>
            <w:noProof/>
            <w:sz w:val="26"/>
            <w:szCs w:val="26"/>
          </w:rPr>
          <w:delText>8</w:delText>
        </w:r>
      </w:del>
      <w:r w:rsidR="00F74CDD" w:rsidRPr="00C307BC">
        <w:rPr>
          <w:rFonts w:eastAsia="Times New Roman"/>
          <w:sz w:val="26"/>
          <w:szCs w:val="26"/>
        </w:rPr>
        <w:fldChar w:fldCharType="end"/>
      </w:r>
      <w:r w:rsidRPr="00C307BC">
        <w:rPr>
          <w:sz w:val="26"/>
          <w:szCs w:val="26"/>
        </w:rPr>
        <w:t>)</w:t>
      </w:r>
      <w:r w:rsidR="00F74CDD" w:rsidRPr="00C307BC">
        <w:rPr>
          <w:sz w:val="26"/>
          <w:szCs w:val="26"/>
        </w:rPr>
        <w:t xml:space="preserve"> bắt đầu khi có một</w:t>
      </w:r>
      <w:r w:rsidR="00B94BF8" w:rsidRPr="00C307BC">
        <w:rPr>
          <w:sz w:val="26"/>
          <w:szCs w:val="26"/>
        </w:rPr>
        <w:t xml:space="preserve"> sự thay đổi</w:t>
      </w:r>
      <w:r w:rsidR="00F74CDD" w:rsidRPr="00C307BC">
        <w:rPr>
          <w:sz w:val="26"/>
          <w:szCs w:val="26"/>
        </w:rPr>
        <w:t xml:space="preserve"> </w:t>
      </w:r>
      <w:r w:rsidR="00B94BF8" w:rsidRPr="00C307BC">
        <w:rPr>
          <w:sz w:val="26"/>
          <w:szCs w:val="26"/>
        </w:rPr>
        <w:t>(</w:t>
      </w:r>
      <w:r w:rsidR="00F74CDD" w:rsidRPr="00C307BC">
        <w:rPr>
          <w:sz w:val="26"/>
          <w:szCs w:val="26"/>
        </w:rPr>
        <w:t>commit</w:t>
      </w:r>
      <w:r w:rsidR="00B94BF8" w:rsidRPr="00C307BC">
        <w:rPr>
          <w:sz w:val="26"/>
          <w:szCs w:val="26"/>
        </w:rPr>
        <w:t>)</w:t>
      </w:r>
      <w:r w:rsidR="00F74CDD" w:rsidRPr="00C307BC">
        <w:rPr>
          <w:sz w:val="26"/>
          <w:szCs w:val="26"/>
        </w:rPr>
        <w:t xml:space="preserve"> mới được đẩy lên, </w:t>
      </w:r>
      <w:r w:rsidR="00F74CDD" w:rsidRPr="00C307BC">
        <w:rPr>
          <w:rFonts w:eastAsia="Times New Roman"/>
          <w:sz w:val="26"/>
          <w:szCs w:val="26"/>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sidRPr="00C307BC">
        <w:rPr>
          <w:rFonts w:eastAsia="Times New Roman"/>
          <w:sz w:val="26"/>
          <w:szCs w:val="26"/>
        </w:rPr>
        <w:t xml:space="preserve">Bước tiếp theo </w:t>
      </w:r>
      <w:r w:rsidR="00C62E2D" w:rsidRPr="00C307BC">
        <w:rPr>
          <w:rFonts w:eastAsia="Times New Roman"/>
          <w:sz w:val="26"/>
          <w:szCs w:val="26"/>
        </w:rPr>
        <w:t xml:space="preserve">khi bược biên dịch thành công, </w:t>
      </w:r>
      <w:r w:rsidR="00A7109C" w:rsidRPr="00C307BC">
        <w:rPr>
          <w:rFonts w:eastAsia="Times New Roman"/>
          <w:sz w:val="26"/>
          <w:szCs w:val="26"/>
        </w:rPr>
        <w:t xml:space="preserve">các ca kiểm thử đã được định nghĩa sẽ được chạy toàn bộ, nếu có ca kiểm thử thất bại, </w:t>
      </w:r>
      <w:r w:rsidR="002D736D" w:rsidRPr="00C307BC">
        <w:rPr>
          <w:rFonts w:eastAsia="Times New Roman"/>
          <w:sz w:val="26"/>
          <w:szCs w:val="26"/>
        </w:rPr>
        <w:t>hệ thống</w:t>
      </w:r>
      <w:r w:rsidR="00A7109C" w:rsidRPr="00C307BC">
        <w:rPr>
          <w:rFonts w:eastAsia="Times New Roman"/>
          <w:sz w:val="26"/>
          <w:szCs w:val="26"/>
        </w:rPr>
        <w:t xml:space="preserve"> sẽ gửi email thông báo cho đội phát triển.</w:t>
      </w:r>
      <w:r w:rsidR="00CC320C" w:rsidRPr="00C307BC">
        <w:rPr>
          <w:rFonts w:eastAsia="Times New Roman"/>
          <w:sz w:val="26"/>
          <w:szCs w:val="26"/>
        </w:rPr>
        <w:t xml:space="preserve"> </w:t>
      </w:r>
      <w:r w:rsidR="009C0A48" w:rsidRPr="00C307BC">
        <w:rPr>
          <w:rFonts w:eastAsia="Times New Roman"/>
          <w:sz w:val="26"/>
          <w:szCs w:val="26"/>
        </w:rPr>
        <w:t>Sau khi chạy thành công các ca kiểm thử, hệ thống CI tiến hành đóng gói và triển khai ứng dụng lên máy chủ (nếu cần). Quá trình tích hợp sẽ được tiến hành theo cấu hình của đội phát triển</w:t>
      </w:r>
      <w:r w:rsidR="00D92C64" w:rsidRPr="00C307BC">
        <w:rPr>
          <w:rFonts w:eastAsia="Times New Roman"/>
          <w:sz w:val="26"/>
          <w:szCs w:val="26"/>
        </w:rPr>
        <w:t xml:space="preserve"> ứng dụng</w:t>
      </w:r>
      <w:r w:rsidR="009C0A48" w:rsidRPr="00C307BC">
        <w:rPr>
          <w:rFonts w:eastAsia="Times New Roman"/>
          <w:sz w:val="26"/>
          <w:szCs w:val="26"/>
        </w:rPr>
        <w:t>.</w:t>
      </w:r>
    </w:p>
    <w:p w14:paraId="1D578836" w14:textId="77777777" w:rsidR="0014472B" w:rsidRPr="00C307BC" w:rsidRDefault="0014472B" w:rsidP="0014472B">
      <w:pPr>
        <w:keepNext/>
        <w:spacing w:line="288" w:lineRule="auto"/>
        <w:ind w:left="720"/>
        <w:contextualSpacing/>
        <w:jc w:val="center"/>
        <w:rPr>
          <w:sz w:val="26"/>
          <w:szCs w:val="26"/>
        </w:rPr>
      </w:pPr>
      <w:r w:rsidRPr="00C307BC">
        <w:rPr>
          <w:noProof/>
          <w:sz w:val="26"/>
          <w:szCs w:val="26"/>
        </w:rPr>
        <w:lastRenderedPageBreak/>
        <w:drawing>
          <wp:inline distT="0" distB="0" distL="0" distR="0" wp14:anchorId="6D3ECBF1" wp14:editId="620DED1E">
            <wp:extent cx="2426107" cy="2531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7232" cy="2542717"/>
                    </a:xfrm>
                    <a:prstGeom prst="rect">
                      <a:avLst/>
                    </a:prstGeom>
                    <a:noFill/>
                    <a:ln>
                      <a:noFill/>
                    </a:ln>
                  </pic:spPr>
                </pic:pic>
              </a:graphicData>
            </a:graphic>
          </wp:inline>
        </w:drawing>
      </w:r>
    </w:p>
    <w:p w14:paraId="42113F4E" w14:textId="486CBF4D" w:rsidR="0014472B" w:rsidRPr="00C307BC" w:rsidRDefault="0014472B" w:rsidP="0014472B">
      <w:pPr>
        <w:pStyle w:val="Caption"/>
        <w:jc w:val="center"/>
        <w:rPr>
          <w:rFonts w:ascii="Times New Roman" w:hAnsi="Times New Roman" w:cs="Times New Roman"/>
          <w:i w:val="0"/>
          <w:color w:val="auto"/>
          <w:sz w:val="26"/>
          <w:szCs w:val="26"/>
        </w:rPr>
      </w:pPr>
      <w:bookmarkStart w:id="1071" w:name="_Ref513404363"/>
      <w:bookmarkStart w:id="1072" w:name="_Toc514445856"/>
      <w:r w:rsidRPr="00C307BC">
        <w:rPr>
          <w:rFonts w:ascii="Times New Roman" w:hAnsi="Times New Roman" w:cs="Times New Roman"/>
          <w:i w:val="0"/>
          <w:color w:val="auto"/>
          <w:sz w:val="26"/>
          <w:szCs w:val="26"/>
        </w:rPr>
        <w:t xml:space="preserve">Hình </w:t>
      </w:r>
      <w:ins w:id="1073"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74"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75" w:author="Nguyen Toan" w:date="2018-05-18T22:41:00Z">
        <w:r w:rsidR="00871F8A">
          <w:rPr>
            <w:rFonts w:ascii="Times New Roman" w:hAnsi="Times New Roman" w:cs="Times New Roman"/>
            <w:i w:val="0"/>
            <w:noProof/>
            <w:color w:val="auto"/>
            <w:sz w:val="26"/>
            <w:szCs w:val="26"/>
          </w:rPr>
          <w:t>8</w:t>
        </w:r>
        <w:r w:rsidR="00871F8A">
          <w:rPr>
            <w:rFonts w:ascii="Times New Roman" w:hAnsi="Times New Roman" w:cs="Times New Roman"/>
            <w:i w:val="0"/>
            <w:color w:val="auto"/>
            <w:sz w:val="26"/>
            <w:szCs w:val="26"/>
          </w:rPr>
          <w:fldChar w:fldCharType="end"/>
        </w:r>
      </w:ins>
      <w:del w:id="1076"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8</w:delText>
        </w:r>
        <w:r w:rsidR="007B1CDB" w:rsidRPr="00C307BC" w:rsidDel="00871F8A">
          <w:rPr>
            <w:rFonts w:ascii="Times New Roman" w:hAnsi="Times New Roman" w:cs="Times New Roman"/>
            <w:i w:val="0"/>
            <w:color w:val="auto"/>
            <w:sz w:val="26"/>
            <w:szCs w:val="26"/>
          </w:rPr>
          <w:fldChar w:fldCharType="end"/>
        </w:r>
      </w:del>
      <w:bookmarkEnd w:id="1071"/>
      <w:r w:rsidRPr="00C307BC">
        <w:rPr>
          <w:rFonts w:ascii="Times New Roman" w:hAnsi="Times New Roman" w:cs="Times New Roman"/>
          <w:i w:val="0"/>
          <w:color w:val="auto"/>
          <w:sz w:val="26"/>
          <w:szCs w:val="26"/>
        </w:rPr>
        <w:t>: Quy trình tích hợp liên tục</w:t>
      </w:r>
      <w:bookmarkEnd w:id="1072"/>
    </w:p>
    <w:p w14:paraId="35CBCEE6" w14:textId="46556C20" w:rsidR="0014472B" w:rsidRPr="00C307BC" w:rsidRDefault="0014472B" w:rsidP="00EB23FA">
      <w:pPr>
        <w:spacing w:after="120"/>
        <w:ind w:firstLine="567"/>
        <w:jc w:val="both"/>
        <w:rPr>
          <w:rFonts w:eastAsia="Times New Roman"/>
          <w:sz w:val="26"/>
          <w:szCs w:val="26"/>
        </w:rPr>
      </w:pPr>
      <w:r w:rsidRPr="00C307BC">
        <w:rPr>
          <w:rFonts w:eastAsia="Times New Roman"/>
          <w:sz w:val="26"/>
          <w:szCs w:val="26"/>
        </w:rPr>
        <w:t xml:space="preserve">Tích hợp liên tục </w:t>
      </w:r>
      <w:r w:rsidR="00E6320A" w:rsidRPr="00C307BC">
        <w:rPr>
          <w:rFonts w:eastAsia="Times New Roman"/>
          <w:sz w:val="26"/>
          <w:szCs w:val="26"/>
        </w:rPr>
        <w:t>giúp giảm thiểu rủi ro nhờ việc phát hiện lỗi sớm, tăng chất lượng phần mềm nhờ việc tự động kiểm thử và kiểm tra, đồng thời giảm thiểu những quy trình thủ công lặp đi lặp lại, thay vào đó là thực hiện tự động.</w:t>
      </w:r>
      <w:r w:rsidR="00061FA0" w:rsidRPr="00C307BC">
        <w:rPr>
          <w:rFonts w:eastAsia="Times New Roman"/>
          <w:sz w:val="26"/>
          <w:szCs w:val="26"/>
        </w:rPr>
        <w:t xml:space="preserve"> Hiện tại, có nhiều công cụ hỗ trợ việc tích hợp liên tục như TFS, TeamCity, Hudson, Jenkin, Travis, ...</w:t>
      </w:r>
    </w:p>
    <w:p w14:paraId="143A7BFA" w14:textId="77777777" w:rsidR="0014472B" w:rsidRPr="00C307BC"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6"/>
          <w:szCs w:val="26"/>
        </w:rPr>
      </w:pPr>
      <w:bookmarkStart w:id="1077" w:name="_Toc513584076"/>
      <w:bookmarkStart w:id="1078" w:name="_Toc513613700"/>
      <w:bookmarkStart w:id="1079" w:name="_Toc514156381"/>
      <w:bookmarkStart w:id="1080" w:name="_Toc514156439"/>
      <w:bookmarkStart w:id="1081" w:name="_Toc514157626"/>
      <w:bookmarkStart w:id="1082" w:name="_Toc514277617"/>
      <w:bookmarkStart w:id="1083" w:name="_Toc514278016"/>
      <w:bookmarkStart w:id="1084" w:name="_Toc513584077"/>
      <w:bookmarkStart w:id="1085" w:name="_Toc513613701"/>
      <w:bookmarkStart w:id="1086" w:name="_Toc514156382"/>
      <w:bookmarkStart w:id="1087" w:name="_Toc514156440"/>
      <w:bookmarkStart w:id="1088" w:name="_Toc514157627"/>
      <w:bookmarkStart w:id="1089" w:name="_Toc514277618"/>
      <w:bookmarkStart w:id="1090" w:name="_Toc514278017"/>
      <w:bookmarkStart w:id="1091" w:name="_Toc514450055"/>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r w:rsidRPr="00C307BC">
        <w:rPr>
          <w:rFonts w:ascii="Times New Roman" w:eastAsia="Times New Roman" w:hAnsi="Times New Roman" w:cs="Times New Roman"/>
          <w:b/>
          <w:sz w:val="26"/>
          <w:szCs w:val="26"/>
        </w:rPr>
        <w:t>Chuyển giao liên tục</w:t>
      </w:r>
      <w:bookmarkEnd w:id="1091"/>
    </w:p>
    <w:p w14:paraId="22B2DEC5" w14:textId="4FA17C8D" w:rsidR="0014472B" w:rsidRPr="00C307BC" w:rsidRDefault="0014472B" w:rsidP="0014472B">
      <w:pPr>
        <w:spacing w:after="120"/>
        <w:ind w:firstLine="567"/>
        <w:jc w:val="both"/>
        <w:rPr>
          <w:rFonts w:eastAsia="Times New Roman"/>
          <w:sz w:val="26"/>
          <w:szCs w:val="26"/>
        </w:rPr>
      </w:pPr>
      <w:r w:rsidRPr="00C307BC">
        <w:rPr>
          <w:rFonts w:eastAsia="Times New Roman"/>
          <w:sz w:val="26"/>
          <w:szCs w:val="26"/>
        </w:rPr>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r w:rsidR="000067AF" w:rsidRPr="00C307BC">
        <w:rPr>
          <w:rFonts w:eastAsia="Times New Roman"/>
          <w:sz w:val="26"/>
          <w:szCs w:val="26"/>
        </w:rPr>
        <w:t xml:space="preserve"> </w:t>
      </w:r>
      <w:r w:rsidRPr="00C307BC">
        <w:rPr>
          <w:rFonts w:eastAsia="Times New Roman"/>
          <w:sz w:val="26"/>
          <w:szCs w:val="26"/>
        </w:rPr>
        <w:t xml:space="preserve">Chuyển giao liên tục cho phép lập trình viên tự động hóa phần kiểm thử bên cạnh việc sử dụng keierm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r w:rsidR="00A1132B" w:rsidRPr="00C307BC">
        <w:rPr>
          <w:rFonts w:eastAsia="Times New Roman"/>
          <w:sz w:val="26"/>
          <w:szCs w:val="26"/>
        </w:rPr>
        <w:fldChar w:fldCharType="begin"/>
      </w:r>
      <w:r w:rsidR="00A1132B" w:rsidRPr="00C307BC">
        <w:rPr>
          <w:rFonts w:eastAsia="Times New Roman"/>
          <w:sz w:val="26"/>
          <w:szCs w:val="26"/>
        </w:rPr>
        <w:instrText xml:space="preserve"> REF _Ref513400707 \h </w:instrText>
      </w:r>
      <w:r w:rsidR="00C307BC" w:rsidRPr="00C307BC">
        <w:rPr>
          <w:rFonts w:eastAsia="Times New Roman"/>
          <w:sz w:val="26"/>
          <w:szCs w:val="26"/>
        </w:rPr>
        <w:instrText xml:space="preserve"> \* MERGEFORMAT </w:instrText>
      </w:r>
      <w:r w:rsidR="00A1132B" w:rsidRPr="00C307BC">
        <w:rPr>
          <w:rFonts w:eastAsia="Times New Roman"/>
          <w:sz w:val="26"/>
          <w:szCs w:val="26"/>
        </w:rPr>
      </w:r>
      <w:r w:rsidR="00A1132B" w:rsidRPr="00C307BC">
        <w:rPr>
          <w:rFonts w:eastAsia="Times New Roman"/>
          <w:sz w:val="26"/>
          <w:szCs w:val="26"/>
        </w:rPr>
        <w:fldChar w:fldCharType="separate"/>
      </w:r>
      <w:ins w:id="1092" w:author="Nguyen Toan" w:date="2018-05-18T22:39:00Z">
        <w:r w:rsidR="00896230" w:rsidRPr="00896230">
          <w:rPr>
            <w:sz w:val="26"/>
            <w:szCs w:val="26"/>
            <w:rPrChange w:id="1093" w:author="Nguyen Toan" w:date="2018-05-18T22:39:00Z">
              <w:rPr>
                <w:i/>
                <w:sz w:val="26"/>
                <w:szCs w:val="26"/>
              </w:rPr>
            </w:rPrChange>
          </w:rPr>
          <w:t xml:space="preserve">Hình </w:t>
        </w:r>
        <w:r w:rsidR="00896230">
          <w:rPr>
            <w:i/>
            <w:noProof/>
            <w:sz w:val="26"/>
            <w:szCs w:val="26"/>
          </w:rPr>
          <w:t>1</w:t>
        </w:r>
        <w:r w:rsidR="00896230" w:rsidRPr="00C307BC">
          <w:rPr>
            <w:i/>
            <w:noProof/>
            <w:sz w:val="26"/>
            <w:szCs w:val="26"/>
          </w:rPr>
          <w:t>.</w:t>
        </w:r>
        <w:r w:rsidR="00896230">
          <w:rPr>
            <w:i/>
            <w:noProof/>
            <w:sz w:val="26"/>
            <w:szCs w:val="26"/>
          </w:rPr>
          <w:t>9</w:t>
        </w:r>
      </w:ins>
      <w:del w:id="1094" w:author="Nguyen Toan" w:date="2018-05-18T21:03:00Z">
        <w:r w:rsidR="009C452F" w:rsidRPr="009C452F" w:rsidDel="0019161E">
          <w:rPr>
            <w:sz w:val="26"/>
            <w:szCs w:val="26"/>
          </w:rPr>
          <w:delText xml:space="preserve">Hình </w:delText>
        </w:r>
        <w:r w:rsidR="009C452F" w:rsidDel="0019161E">
          <w:rPr>
            <w:i/>
            <w:noProof/>
            <w:sz w:val="26"/>
            <w:szCs w:val="26"/>
          </w:rPr>
          <w:delText>1</w:delText>
        </w:r>
        <w:r w:rsidR="009C452F" w:rsidRPr="00C307BC" w:rsidDel="0019161E">
          <w:rPr>
            <w:i/>
            <w:noProof/>
            <w:sz w:val="26"/>
            <w:szCs w:val="26"/>
          </w:rPr>
          <w:delText>.</w:delText>
        </w:r>
        <w:r w:rsidR="009C452F" w:rsidDel="0019161E">
          <w:rPr>
            <w:i/>
            <w:noProof/>
            <w:sz w:val="26"/>
            <w:szCs w:val="26"/>
          </w:rPr>
          <w:delText>9</w:delText>
        </w:r>
      </w:del>
      <w:r w:rsidR="00A1132B" w:rsidRPr="00C307BC">
        <w:rPr>
          <w:rFonts w:eastAsia="Times New Roman"/>
          <w:sz w:val="26"/>
          <w:szCs w:val="26"/>
        </w:rPr>
        <w:fldChar w:fldCharType="end"/>
      </w:r>
      <w:r w:rsidRPr="00C307BC">
        <w:rPr>
          <w:rFonts w:eastAsia="Times New Roman"/>
          <w:sz w:val="26"/>
          <w:szCs w:val="26"/>
        </w:rPr>
        <w:t xml:space="preserve"> mô tả quá trình chuyển giao liên tục.</w:t>
      </w:r>
    </w:p>
    <w:p w14:paraId="4318E0D7" w14:textId="77777777" w:rsidR="0014472B" w:rsidRPr="00C307BC" w:rsidRDefault="0014472B" w:rsidP="0014472B">
      <w:pPr>
        <w:keepNext/>
        <w:spacing w:before="60" w:after="60" w:line="288" w:lineRule="auto"/>
        <w:jc w:val="center"/>
        <w:rPr>
          <w:sz w:val="26"/>
          <w:szCs w:val="26"/>
        </w:rPr>
      </w:pPr>
      <w:r w:rsidRPr="00C307BC">
        <w:rPr>
          <w:noProof/>
          <w:sz w:val="26"/>
          <w:szCs w:val="26"/>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6DF805AE" w:rsidR="0014472B" w:rsidRPr="00C307BC" w:rsidRDefault="0014472B" w:rsidP="0014472B">
      <w:pPr>
        <w:pStyle w:val="Caption"/>
        <w:jc w:val="center"/>
        <w:rPr>
          <w:rFonts w:ascii="Times New Roman" w:hAnsi="Times New Roman" w:cs="Times New Roman"/>
          <w:i w:val="0"/>
          <w:color w:val="auto"/>
          <w:sz w:val="26"/>
          <w:szCs w:val="26"/>
        </w:rPr>
      </w:pPr>
      <w:bookmarkStart w:id="1095" w:name="_Ref513400707"/>
      <w:bookmarkStart w:id="1096" w:name="_Toc514445857"/>
      <w:r w:rsidRPr="00C307BC">
        <w:rPr>
          <w:rFonts w:ascii="Times New Roman" w:hAnsi="Times New Roman" w:cs="Times New Roman"/>
          <w:i w:val="0"/>
          <w:color w:val="auto"/>
          <w:sz w:val="26"/>
          <w:szCs w:val="26"/>
        </w:rPr>
        <w:t xml:space="preserve">Hình </w:t>
      </w:r>
      <w:ins w:id="109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09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099" w:author="Nguyen Toan" w:date="2018-05-18T22:41:00Z">
        <w:r w:rsidR="00871F8A">
          <w:rPr>
            <w:rFonts w:ascii="Times New Roman" w:hAnsi="Times New Roman" w:cs="Times New Roman"/>
            <w:i w:val="0"/>
            <w:noProof/>
            <w:color w:val="auto"/>
            <w:sz w:val="26"/>
            <w:szCs w:val="26"/>
          </w:rPr>
          <w:t>9</w:t>
        </w:r>
        <w:r w:rsidR="00871F8A">
          <w:rPr>
            <w:rFonts w:ascii="Times New Roman" w:hAnsi="Times New Roman" w:cs="Times New Roman"/>
            <w:i w:val="0"/>
            <w:color w:val="auto"/>
            <w:sz w:val="26"/>
            <w:szCs w:val="26"/>
          </w:rPr>
          <w:fldChar w:fldCharType="end"/>
        </w:r>
      </w:ins>
      <w:del w:id="110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9</w:delText>
        </w:r>
        <w:r w:rsidR="007B1CDB" w:rsidRPr="00C307BC" w:rsidDel="00871F8A">
          <w:rPr>
            <w:rFonts w:ascii="Times New Roman" w:hAnsi="Times New Roman" w:cs="Times New Roman"/>
            <w:i w:val="0"/>
            <w:color w:val="auto"/>
            <w:sz w:val="26"/>
            <w:szCs w:val="26"/>
          </w:rPr>
          <w:fldChar w:fldCharType="end"/>
        </w:r>
      </w:del>
      <w:bookmarkEnd w:id="1095"/>
      <w:r w:rsidRPr="00C307BC">
        <w:rPr>
          <w:rFonts w:ascii="Times New Roman" w:hAnsi="Times New Roman" w:cs="Times New Roman"/>
          <w:i w:val="0"/>
          <w:color w:val="auto"/>
          <w:sz w:val="26"/>
          <w:szCs w:val="26"/>
        </w:rPr>
        <w:t>: Quy trình chuyển giao liên tục</w:t>
      </w:r>
      <w:bookmarkEnd w:id="1096"/>
    </w:p>
    <w:p w14:paraId="57D5B8E3" w14:textId="4126410C" w:rsidR="0014472B" w:rsidRPr="00C307BC" w:rsidRDefault="0014472B" w:rsidP="0014472B">
      <w:pPr>
        <w:spacing w:after="120"/>
        <w:ind w:firstLine="567"/>
        <w:jc w:val="both"/>
        <w:rPr>
          <w:rFonts w:eastAsia="Times New Roman"/>
          <w:sz w:val="26"/>
          <w:szCs w:val="26"/>
        </w:rPr>
      </w:pPr>
      <w:r w:rsidRPr="00C307BC">
        <w:rPr>
          <w:rFonts w:eastAsia="Times New Roman"/>
          <w:sz w:val="26"/>
          <w:szCs w:val="26"/>
        </w:rPr>
        <w:t>Chuyển giao liên tục được thực hiện bằng cách sử dùng dòng triển khai (Deployment Pipeline -</w:t>
      </w:r>
      <w:r w:rsidR="00A1132B" w:rsidRPr="00C307BC">
        <w:rPr>
          <w:rFonts w:eastAsia="Times New Roman"/>
          <w:sz w:val="26"/>
          <w:szCs w:val="26"/>
        </w:rPr>
        <w:t xml:space="preserve"> </w:t>
      </w:r>
      <w:r w:rsidR="00A1132B" w:rsidRPr="00C307BC">
        <w:rPr>
          <w:rFonts w:eastAsia="Times New Roman"/>
          <w:sz w:val="26"/>
          <w:szCs w:val="26"/>
        </w:rPr>
        <w:fldChar w:fldCharType="begin"/>
      </w:r>
      <w:r w:rsidR="00A1132B" w:rsidRPr="00C307BC">
        <w:rPr>
          <w:rFonts w:eastAsia="Times New Roman"/>
          <w:sz w:val="26"/>
          <w:szCs w:val="26"/>
        </w:rPr>
        <w:instrText xml:space="preserve"> REF _Ref513400721 \h </w:instrText>
      </w:r>
      <w:r w:rsidR="00C307BC" w:rsidRPr="00C307BC">
        <w:rPr>
          <w:rFonts w:eastAsia="Times New Roman"/>
          <w:sz w:val="26"/>
          <w:szCs w:val="26"/>
        </w:rPr>
        <w:instrText xml:space="preserve"> \* MERGEFORMAT </w:instrText>
      </w:r>
      <w:r w:rsidR="00A1132B" w:rsidRPr="00C307BC">
        <w:rPr>
          <w:rFonts w:eastAsia="Times New Roman"/>
          <w:sz w:val="26"/>
          <w:szCs w:val="26"/>
        </w:rPr>
      </w:r>
      <w:r w:rsidR="00A1132B" w:rsidRPr="00C307BC">
        <w:rPr>
          <w:rFonts w:eastAsia="Times New Roman"/>
          <w:sz w:val="26"/>
          <w:szCs w:val="26"/>
        </w:rPr>
        <w:fldChar w:fldCharType="separate"/>
      </w:r>
      <w:ins w:id="1101" w:author="Nguyen Toan" w:date="2018-05-18T22:39:00Z">
        <w:r w:rsidR="00896230" w:rsidRPr="00896230">
          <w:rPr>
            <w:sz w:val="26"/>
            <w:szCs w:val="26"/>
            <w:rPrChange w:id="1102" w:author="Nguyen Toan" w:date="2018-05-18T22:39:00Z">
              <w:rPr>
                <w:i/>
                <w:sz w:val="26"/>
                <w:szCs w:val="26"/>
              </w:rPr>
            </w:rPrChange>
          </w:rPr>
          <w:t xml:space="preserve">Hình </w:t>
        </w:r>
        <w:r w:rsidR="00896230">
          <w:rPr>
            <w:i/>
            <w:noProof/>
            <w:sz w:val="26"/>
            <w:szCs w:val="26"/>
          </w:rPr>
          <w:t>1</w:t>
        </w:r>
        <w:r w:rsidR="00896230" w:rsidRPr="00C307BC">
          <w:rPr>
            <w:i/>
            <w:noProof/>
            <w:sz w:val="26"/>
            <w:szCs w:val="26"/>
          </w:rPr>
          <w:t>.</w:t>
        </w:r>
        <w:r w:rsidR="00896230">
          <w:rPr>
            <w:i/>
            <w:noProof/>
            <w:sz w:val="26"/>
            <w:szCs w:val="26"/>
          </w:rPr>
          <w:t>10</w:t>
        </w:r>
      </w:ins>
      <w:del w:id="1103" w:author="Nguyen Toan" w:date="2018-05-18T21:03:00Z">
        <w:r w:rsidR="009C452F" w:rsidRPr="009C452F" w:rsidDel="0019161E">
          <w:rPr>
            <w:sz w:val="26"/>
            <w:szCs w:val="26"/>
          </w:rPr>
          <w:delText xml:space="preserve">Hình </w:delText>
        </w:r>
        <w:r w:rsidR="009C452F" w:rsidDel="0019161E">
          <w:rPr>
            <w:i/>
            <w:noProof/>
            <w:sz w:val="26"/>
            <w:szCs w:val="26"/>
          </w:rPr>
          <w:delText>1</w:delText>
        </w:r>
        <w:r w:rsidR="009C452F" w:rsidRPr="00C307BC" w:rsidDel="0019161E">
          <w:rPr>
            <w:i/>
            <w:noProof/>
            <w:sz w:val="26"/>
            <w:szCs w:val="26"/>
          </w:rPr>
          <w:delText>.</w:delText>
        </w:r>
        <w:r w:rsidR="009C452F" w:rsidDel="0019161E">
          <w:rPr>
            <w:i/>
            <w:noProof/>
            <w:sz w:val="26"/>
            <w:szCs w:val="26"/>
          </w:rPr>
          <w:delText>10</w:delText>
        </w:r>
      </w:del>
      <w:r w:rsidR="00A1132B" w:rsidRPr="00C307BC">
        <w:rPr>
          <w:rFonts w:eastAsia="Times New Roman"/>
          <w:sz w:val="26"/>
          <w:szCs w:val="26"/>
        </w:rPr>
        <w:fldChar w:fldCharType="end"/>
      </w:r>
      <w:r w:rsidRPr="00C307BC">
        <w:rPr>
          <w:rFonts w:eastAsia="Times New Roman"/>
          <w:sz w:val="26"/>
          <w:szCs w:val="26"/>
        </w:rPr>
        <w:t xml:space="preserve">). Dòng triển khai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w:t>
      </w:r>
      <w:r w:rsidRPr="00C307BC">
        <w:rPr>
          <w:rFonts w:eastAsia="Times New Roman"/>
          <w:sz w:val="26"/>
          <w:szCs w:val="26"/>
        </w:rPr>
        <w:lastRenderedPageBreak/>
        <w:t>tượng hơn, dòng triển khai là quy trình để chuyển phần mềm từ quản lý phiên bản đến tay người dùng. Mỗi thay đổi đến phần mềm sẽ đi qua một quy trình phức tạp để được phát hành.</w:t>
      </w:r>
    </w:p>
    <w:p w14:paraId="3D22B3AF" w14:textId="77777777" w:rsidR="0014472B" w:rsidRPr="00C307BC" w:rsidRDefault="0014472B" w:rsidP="00071A6D">
      <w:pPr>
        <w:keepNext/>
        <w:spacing w:before="60" w:after="60" w:line="288" w:lineRule="auto"/>
        <w:ind w:firstLine="284"/>
        <w:jc w:val="center"/>
        <w:rPr>
          <w:sz w:val="26"/>
          <w:szCs w:val="26"/>
        </w:rPr>
      </w:pPr>
      <w:r w:rsidRPr="00C307BC">
        <w:rPr>
          <w:noProof/>
          <w:sz w:val="26"/>
          <w:szCs w:val="26"/>
        </w:rPr>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3E11C1D5" w:rsidR="0014472B" w:rsidRDefault="0014472B" w:rsidP="00966627">
      <w:pPr>
        <w:pStyle w:val="Caption"/>
        <w:jc w:val="center"/>
        <w:rPr>
          <w:ins w:id="1104" w:author="Nguyen Toan" w:date="2018-05-18T20:22:00Z"/>
          <w:rFonts w:ascii="Times New Roman" w:hAnsi="Times New Roman" w:cs="Times New Roman"/>
          <w:i w:val="0"/>
          <w:color w:val="auto"/>
          <w:sz w:val="26"/>
          <w:szCs w:val="26"/>
        </w:rPr>
      </w:pPr>
      <w:bookmarkStart w:id="1105" w:name="_Ref513400721"/>
      <w:bookmarkStart w:id="1106" w:name="_Toc514445858"/>
      <w:r w:rsidRPr="00C307BC">
        <w:rPr>
          <w:rFonts w:ascii="Times New Roman" w:hAnsi="Times New Roman" w:cs="Times New Roman"/>
          <w:i w:val="0"/>
          <w:color w:val="auto"/>
          <w:sz w:val="26"/>
          <w:szCs w:val="26"/>
        </w:rPr>
        <w:t xml:space="preserve">Hình </w:t>
      </w:r>
      <w:ins w:id="110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10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09" w:author="Nguyen Toan" w:date="2018-05-18T22:41:00Z">
        <w:r w:rsidR="00871F8A">
          <w:rPr>
            <w:rFonts w:ascii="Times New Roman" w:hAnsi="Times New Roman" w:cs="Times New Roman"/>
            <w:i w:val="0"/>
            <w:noProof/>
            <w:color w:val="auto"/>
            <w:sz w:val="26"/>
            <w:szCs w:val="26"/>
          </w:rPr>
          <w:t>10</w:t>
        </w:r>
        <w:r w:rsidR="00871F8A">
          <w:rPr>
            <w:rFonts w:ascii="Times New Roman" w:hAnsi="Times New Roman" w:cs="Times New Roman"/>
            <w:i w:val="0"/>
            <w:color w:val="auto"/>
            <w:sz w:val="26"/>
            <w:szCs w:val="26"/>
          </w:rPr>
          <w:fldChar w:fldCharType="end"/>
        </w:r>
      </w:ins>
      <w:del w:id="111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10</w:delText>
        </w:r>
        <w:r w:rsidR="007B1CDB" w:rsidRPr="00C307BC" w:rsidDel="00871F8A">
          <w:rPr>
            <w:rFonts w:ascii="Times New Roman" w:hAnsi="Times New Roman" w:cs="Times New Roman"/>
            <w:i w:val="0"/>
            <w:color w:val="auto"/>
            <w:sz w:val="26"/>
            <w:szCs w:val="26"/>
          </w:rPr>
          <w:fldChar w:fldCharType="end"/>
        </w:r>
      </w:del>
      <w:bookmarkEnd w:id="1105"/>
      <w:r w:rsidRPr="00C307BC">
        <w:rPr>
          <w:rFonts w:ascii="Times New Roman" w:hAnsi="Times New Roman" w:cs="Times New Roman"/>
          <w:i w:val="0"/>
          <w:color w:val="auto"/>
          <w:sz w:val="26"/>
          <w:szCs w:val="26"/>
        </w:rPr>
        <w:t>: Dòng triển khai</w:t>
      </w:r>
      <w:bookmarkEnd w:id="1106"/>
    </w:p>
    <w:p w14:paraId="3FA59AF8" w14:textId="12EABEF0" w:rsidR="00845CE0" w:rsidRPr="0006484A" w:rsidRDefault="00546B4E">
      <w:pPr>
        <w:pStyle w:val="ListParagraph"/>
        <w:numPr>
          <w:ilvl w:val="3"/>
          <w:numId w:val="12"/>
        </w:numPr>
        <w:spacing w:before="240" w:after="120" w:line="288" w:lineRule="auto"/>
        <w:ind w:left="851" w:hanging="851"/>
        <w:contextualSpacing w:val="0"/>
        <w:jc w:val="both"/>
        <w:outlineLvl w:val="2"/>
        <w:rPr>
          <w:ins w:id="1111" w:author="Nguyen Toan" w:date="2018-05-18T20:22:00Z"/>
          <w:rFonts w:ascii="Times New Roman" w:eastAsia="Times New Roman" w:hAnsi="Times New Roman" w:cs="Times New Roman"/>
          <w:b/>
          <w:sz w:val="26"/>
          <w:szCs w:val="26"/>
          <w:rPrChange w:id="1112" w:author="Nguyen Toan" w:date="2018-05-18T20:22:00Z">
            <w:rPr>
              <w:ins w:id="1113" w:author="Nguyen Toan" w:date="2018-05-18T20:22:00Z"/>
            </w:rPr>
          </w:rPrChange>
        </w:rPr>
        <w:pPrChange w:id="1114" w:author="Nguyen Toan" w:date="2018-05-18T20:22:00Z">
          <w:pPr>
            <w:pStyle w:val="Caption"/>
            <w:jc w:val="center"/>
          </w:pPr>
        </w:pPrChange>
      </w:pPr>
      <w:bookmarkStart w:id="1115" w:name="_Toc514450056"/>
      <w:ins w:id="1116" w:author="Nguyen Toan" w:date="2018-05-18T22:34:00Z">
        <w:r>
          <w:rPr>
            <w:rFonts w:ascii="Times New Roman" w:eastAsia="Times New Roman" w:hAnsi="Times New Roman" w:cs="Times New Roman"/>
            <w:b/>
            <w:sz w:val="26"/>
            <w:szCs w:val="26"/>
          </w:rPr>
          <w:t>Một số công cụ hỗ trợ</w:t>
        </w:r>
      </w:ins>
      <w:bookmarkEnd w:id="1115"/>
    </w:p>
    <w:p w14:paraId="6EE08F7F" w14:textId="77777777" w:rsidR="00BD0FF8" w:rsidRPr="00651955" w:rsidRDefault="00BD0FF8">
      <w:pPr>
        <w:spacing w:before="240" w:after="120" w:line="288" w:lineRule="auto"/>
        <w:rPr>
          <w:rFonts w:eastAsia="Times New Roman"/>
          <w:b/>
          <w:sz w:val="26"/>
          <w:szCs w:val="26"/>
          <w:rPrChange w:id="1117" w:author="Nguyen Toan" w:date="2018-05-18T20:24:00Z">
            <w:rPr/>
          </w:rPrChange>
        </w:rPr>
        <w:pPrChange w:id="1118" w:author="Nguyen Toan" w:date="2018-05-18T20:24:00Z">
          <w:pPr>
            <w:pStyle w:val="ListParagraph"/>
            <w:numPr>
              <w:ilvl w:val="2"/>
              <w:numId w:val="12"/>
            </w:numPr>
            <w:spacing w:before="240" w:after="120" w:line="288" w:lineRule="auto"/>
            <w:ind w:left="1224" w:hanging="504"/>
            <w:contextualSpacing w:val="0"/>
            <w:outlineLvl w:val="2"/>
          </w:pPr>
        </w:pPrChange>
      </w:pPr>
      <w:moveToRangeStart w:id="1119" w:author="Nguyen Toan" w:date="2018-05-18T20:22:00Z" w:name="move514438306"/>
      <w:moveTo w:id="1120" w:author="Nguyen Toan" w:date="2018-05-18T20:22:00Z">
        <w:r w:rsidRPr="00651955">
          <w:rPr>
            <w:rFonts w:eastAsia="Times New Roman"/>
            <w:b/>
            <w:sz w:val="26"/>
            <w:szCs w:val="26"/>
            <w:rPrChange w:id="1121" w:author="Nguyen Toan" w:date="2018-05-18T20:24:00Z">
              <w:rPr/>
            </w:rPrChange>
          </w:rPr>
          <w:t>Github</w:t>
        </w:r>
      </w:moveTo>
    </w:p>
    <w:p w14:paraId="37EDF053" w14:textId="625500AC" w:rsidR="00BD0FF8" w:rsidRPr="00C307BC" w:rsidRDefault="00BD0FF8" w:rsidP="00BD0FF8">
      <w:pPr>
        <w:spacing w:before="120" w:after="200"/>
        <w:ind w:firstLine="567"/>
        <w:jc w:val="both"/>
        <w:rPr>
          <w:rFonts w:eastAsia="Times New Roman"/>
          <w:sz w:val="26"/>
          <w:szCs w:val="26"/>
        </w:rPr>
      </w:pPr>
      <w:moveTo w:id="1122" w:author="Nguyen Toan" w:date="2018-05-18T20:22:00Z">
        <w:del w:id="1123" w:author="LoanDT" w:date="2018-05-19T00:48:00Z">
          <w:r w:rsidRPr="00071A6D" w:rsidDel="00793494">
            <w:rPr>
              <w:rFonts w:eastAsia="Times New Roman"/>
              <w:sz w:val="26"/>
              <w:szCs w:val="26"/>
            </w:rPr>
            <w:delText>V</w:delText>
          </w:r>
          <w:r w:rsidRPr="00071A6D" w:rsidDel="00644D14">
            <w:rPr>
              <w:rFonts w:eastAsia="Times New Roman"/>
              <w:sz w:val="26"/>
              <w:szCs w:val="26"/>
            </w:rPr>
            <w:delText xml:space="preserve">iệc quản lý mã nguồn của ứng dụng ESB được sử dụng trong luận văn áp dụng công cụ </w:delText>
          </w:r>
          <w:r w:rsidRPr="00C307BC" w:rsidDel="00644D14">
            <w:rPr>
              <w:rFonts w:eastAsia="Times New Roman"/>
              <w:sz w:val="26"/>
              <w:szCs w:val="26"/>
            </w:rPr>
            <w:delText xml:space="preserve">github. </w:delText>
          </w:r>
        </w:del>
        <w:r w:rsidRPr="00C307BC">
          <w:rPr>
            <w:rFonts w:eastAsia="Times New Roman"/>
            <w:sz w:val="26"/>
            <w:szCs w:val="26"/>
          </w:rPr>
          <w:t>Git là một Hệ thống quản lý phiên bản phân tán (Distributed Version Control System). Ngoài Git, còn có một số hệ thống quản lý mã nguồn phân tán như: Mercurial, CVS, Subversion… Trong đó Subversion và Git là một trong số những phiên bản quả</w:t>
        </w:r>
        <w:r>
          <w:rPr>
            <w:rFonts w:eastAsia="Times New Roman"/>
            <w:sz w:val="26"/>
            <w:szCs w:val="26"/>
          </w:rPr>
          <w:t>n</w:t>
        </w:r>
        <w:r w:rsidRPr="00C307BC">
          <w:rPr>
            <w:rFonts w:eastAsia="Times New Roman"/>
            <w:sz w:val="26"/>
            <w:szCs w:val="26"/>
          </w:rPr>
          <w:t xml:space="preserve"> lý mã nguồn phân tán phổ biến nhất hiện nay. DVCS (Distributed Version Control System) là khái niệm cơ bản của Git, đây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có quyền truy cập khác cũng có thể nhân bản lại mã nguồn từ kho chứa hoặc nhân bản lại một tập hợp các thay đổi mới nhất trên máy tính kia. Trong Git, thư mục làm việc trên máy tính gọi là Working Tree. </w:t>
        </w:r>
        <w:r w:rsidRPr="00C307BC">
          <w:rPr>
            <w:rFonts w:eastAsia="Times New Roman"/>
            <w:sz w:val="26"/>
            <w:szCs w:val="26"/>
          </w:rPr>
          <w:fldChar w:fldCharType="begin"/>
        </w:r>
        <w:r w:rsidRPr="00C307BC">
          <w:rPr>
            <w:rFonts w:eastAsia="Times New Roman"/>
            <w:sz w:val="26"/>
            <w:szCs w:val="26"/>
          </w:rPr>
          <w:instrText xml:space="preserve"> REF _Ref514079431 \h  \* MERGEFORMAT </w:instrText>
        </w:r>
      </w:moveTo>
      <w:r w:rsidRPr="00C307BC">
        <w:rPr>
          <w:rFonts w:eastAsia="Times New Roman"/>
          <w:sz w:val="26"/>
          <w:szCs w:val="26"/>
        </w:rPr>
      </w:r>
      <w:moveTo w:id="1124" w:author="Nguyen Toan" w:date="2018-05-18T20:22:00Z">
        <w:del w:id="1125" w:author="Nguyen Toan" w:date="2018-05-18T21:03:00Z">
          <w:r w:rsidRPr="00C307BC">
            <w:rPr>
              <w:rFonts w:eastAsia="Times New Roman"/>
              <w:sz w:val="26"/>
              <w:szCs w:val="26"/>
            </w:rPr>
            <w:fldChar w:fldCharType="separate"/>
          </w:r>
          <w:r w:rsidRPr="00071A6D" w:rsidDel="0019161E">
            <w:rPr>
              <w:i/>
              <w:iCs/>
              <w:sz w:val="26"/>
              <w:szCs w:val="26"/>
            </w:rPr>
            <w:delText xml:space="preserve">Hình </w:delText>
          </w:r>
          <w:r w:rsidDel="0019161E">
            <w:rPr>
              <w:i/>
              <w:noProof/>
              <w:sz w:val="26"/>
              <w:szCs w:val="26"/>
            </w:rPr>
            <w:delText>3</w:delText>
          </w:r>
          <w:r w:rsidRPr="00C307BC" w:rsidDel="0019161E">
            <w:rPr>
              <w:i/>
              <w:noProof/>
              <w:sz w:val="26"/>
              <w:szCs w:val="26"/>
            </w:rPr>
            <w:delText>.</w:delText>
          </w:r>
          <w:r w:rsidDel="0019161E">
            <w:rPr>
              <w:i/>
              <w:noProof/>
              <w:sz w:val="26"/>
              <w:szCs w:val="26"/>
            </w:rPr>
            <w:delText>4</w:delText>
          </w:r>
        </w:del>
        <w:r w:rsidRPr="00C307BC">
          <w:rPr>
            <w:rFonts w:eastAsia="Times New Roman"/>
            <w:sz w:val="26"/>
            <w:szCs w:val="26"/>
          </w:rPr>
          <w:fldChar w:fldCharType="end"/>
        </w:r>
        <w:r w:rsidRPr="00C307BC">
          <w:rPr>
            <w:rFonts w:eastAsia="Times New Roman"/>
            <w:sz w:val="26"/>
            <w:szCs w:val="26"/>
          </w:rPr>
          <w:t xml:space="preserve"> mô tả mô hình hoạt động của DVCS. Git mang lại nhiều lợi thế trong lập trình do tính dễ sử dụng, an toàn và nhanh chóng, giúp cho quy trình phát triển phần mềm trong một nhóm hiệu quả và đơn giản hơn bằng cách phân nhánh (xem </w:t>
        </w:r>
        <w:r w:rsidRPr="00C307BC">
          <w:rPr>
            <w:rFonts w:eastAsia="Times New Roman"/>
            <w:sz w:val="26"/>
            <w:szCs w:val="26"/>
          </w:rPr>
          <w:fldChar w:fldCharType="begin"/>
        </w:r>
        <w:r w:rsidRPr="00C307BC">
          <w:rPr>
            <w:rFonts w:eastAsia="Times New Roman"/>
            <w:sz w:val="26"/>
            <w:szCs w:val="26"/>
          </w:rPr>
          <w:instrText xml:space="preserve"> REF _Ref514079876 \h  \* MERGEFORMAT </w:instrText>
        </w:r>
      </w:moveTo>
      <w:r w:rsidRPr="00C307BC">
        <w:rPr>
          <w:rFonts w:eastAsia="Times New Roman"/>
          <w:sz w:val="26"/>
          <w:szCs w:val="26"/>
        </w:rPr>
      </w:r>
      <w:moveTo w:id="1126" w:author="Nguyen Toan" w:date="2018-05-18T20:22:00Z">
        <w:del w:id="1127" w:author="Nguyen Toan" w:date="2018-05-18T21:03:00Z">
          <w:r w:rsidRPr="00C307BC">
            <w:rPr>
              <w:rFonts w:eastAsia="Times New Roman"/>
              <w:sz w:val="26"/>
              <w:szCs w:val="26"/>
            </w:rPr>
            <w:fldChar w:fldCharType="separate"/>
          </w:r>
          <w:r w:rsidRPr="00071A6D" w:rsidDel="0019161E">
            <w:rPr>
              <w:i/>
              <w:iCs/>
              <w:sz w:val="26"/>
              <w:szCs w:val="26"/>
            </w:rPr>
            <w:delText xml:space="preserve">Hình </w:delText>
          </w:r>
          <w:r w:rsidDel="0019161E">
            <w:rPr>
              <w:i/>
              <w:noProof/>
              <w:sz w:val="26"/>
              <w:szCs w:val="26"/>
            </w:rPr>
            <w:delText>3</w:delText>
          </w:r>
          <w:r w:rsidRPr="00C307BC" w:rsidDel="0019161E">
            <w:rPr>
              <w:i/>
              <w:noProof/>
              <w:sz w:val="26"/>
              <w:szCs w:val="26"/>
            </w:rPr>
            <w:delText>.</w:delText>
          </w:r>
          <w:r w:rsidDel="0019161E">
            <w:rPr>
              <w:i/>
              <w:noProof/>
              <w:sz w:val="26"/>
              <w:szCs w:val="26"/>
            </w:rPr>
            <w:delText>5</w:delText>
          </w:r>
        </w:del>
        <w:r w:rsidRPr="00C307BC">
          <w:rPr>
            <w:rFonts w:eastAsia="Times New Roman"/>
            <w:sz w:val="26"/>
            <w:szCs w:val="26"/>
          </w:rPr>
          <w:fldChar w:fldCharType="end"/>
        </w:r>
        <w:r w:rsidRPr="00C307BC">
          <w:rPr>
            <w:rFonts w:eastAsia="Times New Roman"/>
            <w:sz w:val="26"/>
            <w:szCs w:val="26"/>
          </w:rPr>
          <w:t xml:space="preserve">). </w:t>
        </w:r>
      </w:moveTo>
    </w:p>
    <w:p w14:paraId="3E297D4A" w14:textId="77777777" w:rsidR="00BD0FF8" w:rsidRPr="00C307BC" w:rsidRDefault="00BD0FF8" w:rsidP="00BD0FF8">
      <w:pPr>
        <w:spacing w:before="120" w:after="240"/>
        <w:ind w:firstLine="567"/>
        <w:jc w:val="both"/>
        <w:rPr>
          <w:rFonts w:eastAsia="Times New Roman"/>
          <w:sz w:val="26"/>
          <w:szCs w:val="26"/>
        </w:rPr>
      </w:pPr>
      <w:moveTo w:id="1128" w:author="Nguyen Toan" w:date="2018-05-18T20:22:00Z">
        <w:r w:rsidRPr="00C307BC">
          <w:rPr>
            <w:rFonts w:eastAsia="Times New Roman"/>
            <w:sz w:val="26"/>
            <w:szCs w:val="26"/>
          </w:rPr>
          <w:t>Github là một dịch vụ máy chủ repository công cộng, mỗi người có thể tạo tài khoản trên đó để tạo ra các kho chứa của riêng mình để có thể làm việc.</w:t>
        </w:r>
      </w:moveTo>
    </w:p>
    <w:p w14:paraId="58B85141" w14:textId="77777777" w:rsidR="00BD0FF8" w:rsidRPr="00C307BC" w:rsidRDefault="00BD0FF8" w:rsidP="00BD0FF8">
      <w:pPr>
        <w:keepNext/>
        <w:spacing w:after="120" w:line="288" w:lineRule="auto"/>
        <w:ind w:firstLine="567"/>
        <w:jc w:val="center"/>
        <w:rPr>
          <w:sz w:val="26"/>
          <w:szCs w:val="26"/>
        </w:rPr>
      </w:pPr>
      <w:moveTo w:id="1129" w:author="Nguyen Toan" w:date="2018-05-18T20:22:00Z">
        <w:r w:rsidRPr="00071A6D">
          <w:rPr>
            <w:noProof/>
            <w:sz w:val="26"/>
            <w:szCs w:val="26"/>
            <w:rPrChange w:id="1130" w:author="Unknown">
              <w:rPr>
                <w:noProof/>
              </w:rPr>
            </w:rPrChange>
          </w:rPr>
          <w:lastRenderedPageBreak/>
          <w:drawing>
            <wp:inline distT="0" distB="0" distL="0" distR="0" wp14:anchorId="239FB1FD" wp14:editId="376930B0">
              <wp:extent cx="3088153" cy="3477260"/>
              <wp:effectExtent l="0" t="0" r="0" b="8890"/>
              <wp:docPr id="42" name="Picture 4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0832" cy="3491536"/>
                      </a:xfrm>
                      <a:prstGeom prst="rect">
                        <a:avLst/>
                      </a:prstGeom>
                      <a:noFill/>
                      <a:ln>
                        <a:noFill/>
                      </a:ln>
                    </pic:spPr>
                  </pic:pic>
                </a:graphicData>
              </a:graphic>
            </wp:inline>
          </w:drawing>
        </w:r>
      </w:moveTo>
    </w:p>
    <w:p w14:paraId="32120E7E" w14:textId="5F3C2B54" w:rsidR="00BD0FF8" w:rsidRPr="00071A6D" w:rsidRDefault="00BD0FF8" w:rsidP="00BD0FF8">
      <w:pPr>
        <w:pStyle w:val="Caption"/>
        <w:jc w:val="center"/>
        <w:rPr>
          <w:rFonts w:ascii="Times New Roman" w:eastAsia="Times New Roman" w:hAnsi="Times New Roman" w:cs="Times New Roman"/>
          <w:color w:val="auto"/>
          <w:sz w:val="26"/>
          <w:szCs w:val="26"/>
          <w:u w:val="single"/>
        </w:rPr>
      </w:pPr>
      <w:bookmarkStart w:id="1131" w:name="_Toc514445859"/>
      <w:moveTo w:id="1132" w:author="Nguyen Toan" w:date="2018-05-18T20:22:00Z">
        <w:r w:rsidRPr="00071A6D">
          <w:rPr>
            <w:rFonts w:ascii="Times New Roman" w:hAnsi="Times New Roman" w:cs="Times New Roman"/>
            <w:i w:val="0"/>
            <w:color w:val="auto"/>
            <w:sz w:val="26"/>
            <w:szCs w:val="26"/>
          </w:rPr>
          <w:t xml:space="preserve">Hình </w:t>
        </w:r>
      </w:moveTo>
      <w:ins w:id="1133"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134"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35" w:author="Nguyen Toan" w:date="2018-05-18T22:41:00Z">
        <w:r w:rsidR="00871F8A">
          <w:rPr>
            <w:rFonts w:ascii="Times New Roman" w:hAnsi="Times New Roman" w:cs="Times New Roman"/>
            <w:i w:val="0"/>
            <w:noProof/>
            <w:color w:val="auto"/>
            <w:sz w:val="26"/>
            <w:szCs w:val="26"/>
          </w:rPr>
          <w:t>11</w:t>
        </w:r>
        <w:r w:rsidR="00871F8A">
          <w:rPr>
            <w:rFonts w:ascii="Times New Roman" w:hAnsi="Times New Roman" w:cs="Times New Roman"/>
            <w:i w:val="0"/>
            <w:color w:val="auto"/>
            <w:sz w:val="26"/>
            <w:szCs w:val="26"/>
          </w:rPr>
          <w:fldChar w:fldCharType="end"/>
        </w:r>
      </w:ins>
      <w:moveTo w:id="1136" w:author="Nguyen Toan" w:date="2018-05-18T20:22:00Z">
        <w:del w:id="1137"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138" w:author="Nguyen Toan" w:date="2018-05-18T22:41:00Z">
        <w:r w:rsidR="00896230" w:rsidDel="00871F8A">
          <w:rPr>
            <w:rFonts w:ascii="Times New Roman" w:hAnsi="Times New Roman" w:cs="Times New Roman"/>
            <w:i w:val="0"/>
            <w:noProof/>
            <w:color w:val="auto"/>
            <w:sz w:val="26"/>
            <w:szCs w:val="26"/>
          </w:rPr>
          <w:delText>1</w:delText>
        </w:r>
      </w:del>
      <w:moveTo w:id="1139" w:author="Nguyen Toan" w:date="2018-05-18T20:22:00Z">
        <w:del w:id="1140"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141" w:author="Nguyen Toan" w:date="2018-05-18T21:03:00Z">
          <w:r w:rsidDel="0019161E">
            <w:rPr>
              <w:rFonts w:ascii="Times New Roman" w:hAnsi="Times New Roman" w:cs="Times New Roman"/>
              <w:i w:val="0"/>
              <w:noProof/>
              <w:color w:val="auto"/>
              <w:sz w:val="26"/>
              <w:szCs w:val="26"/>
            </w:rPr>
            <w:delText>4</w:delText>
          </w:r>
        </w:del>
        <w:del w:id="1142" w:author="Nguyen Toan" w:date="2018-05-18T22:41:00Z">
          <w:r w:rsidRPr="00C307BC" w:rsidDel="00871F8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Mô hình hoạt động của DVCS</w:t>
        </w:r>
        <w:r w:rsidRPr="00C307BC">
          <w:rPr>
            <w:rFonts w:ascii="Times New Roman" w:hAnsi="Times New Roman" w:cs="Times New Roman"/>
            <w:i w:val="0"/>
            <w:color w:val="auto"/>
            <w:sz w:val="26"/>
            <w:szCs w:val="26"/>
          </w:rPr>
          <w:t xml:space="preserve"> </w:t>
        </w:r>
      </w:moveTo>
      <w:sdt>
        <w:sdtPr>
          <w:rPr>
            <w:rFonts w:ascii="Times New Roman" w:hAnsi="Times New Roman" w:cs="Times New Roman"/>
            <w:i w:val="0"/>
            <w:color w:val="auto"/>
            <w:sz w:val="26"/>
            <w:szCs w:val="26"/>
          </w:rPr>
          <w:id w:val="-1595313283"/>
          <w:citation/>
        </w:sdtPr>
        <w:sdtContent>
          <w:moveTo w:id="1143" w:author="Nguyen Toan" w:date="2018-05-18T20:22:00Z">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CITATION Git1 \l 1033 </w:instrText>
            </w:r>
            <w:r w:rsidRPr="00C307BC">
              <w:rPr>
                <w:rFonts w:ascii="Times New Roman" w:hAnsi="Times New Roman" w:cs="Times New Roman"/>
                <w:i w:val="0"/>
                <w:color w:val="auto"/>
                <w:sz w:val="26"/>
                <w:szCs w:val="26"/>
              </w:rPr>
              <w:fldChar w:fldCharType="separate"/>
            </w:r>
          </w:moveTo>
          <w:r w:rsidR="003137DA" w:rsidRPr="003137DA">
            <w:rPr>
              <w:rFonts w:ascii="Times New Roman" w:hAnsi="Times New Roman" w:cs="Times New Roman"/>
              <w:noProof/>
              <w:color w:val="auto"/>
              <w:sz w:val="26"/>
              <w:szCs w:val="26"/>
              <w:lang w:val="en-US"/>
            </w:rPr>
            <w:t>[10]</w:t>
          </w:r>
          <w:moveTo w:id="1144" w:author="Nguyen Toan" w:date="2018-05-18T20:22:00Z">
            <w:r w:rsidRPr="00C307BC">
              <w:rPr>
                <w:rFonts w:ascii="Times New Roman" w:hAnsi="Times New Roman" w:cs="Times New Roman"/>
                <w:i w:val="0"/>
                <w:color w:val="auto"/>
                <w:sz w:val="26"/>
                <w:szCs w:val="26"/>
              </w:rPr>
              <w:fldChar w:fldCharType="end"/>
            </w:r>
          </w:moveTo>
        </w:sdtContent>
      </w:sdt>
      <w:moveTo w:id="1145" w:author="Nguyen Toan" w:date="2018-05-18T20:22:00Z">
        <w:r w:rsidRPr="00C307BC">
          <w:rPr>
            <w:rFonts w:ascii="Times New Roman" w:hAnsi="Times New Roman" w:cs="Times New Roman"/>
            <w:i w:val="0"/>
            <w:color w:val="auto"/>
            <w:sz w:val="26"/>
            <w:szCs w:val="26"/>
          </w:rPr>
          <w:t>.</w:t>
        </w:r>
      </w:moveTo>
      <w:bookmarkEnd w:id="1131"/>
    </w:p>
    <w:p w14:paraId="79C2D67B" w14:textId="77777777" w:rsidR="00BD0FF8" w:rsidRPr="00C307BC" w:rsidRDefault="00BD0FF8" w:rsidP="00BD0FF8">
      <w:pPr>
        <w:keepNext/>
        <w:jc w:val="center"/>
        <w:rPr>
          <w:sz w:val="26"/>
          <w:szCs w:val="26"/>
        </w:rPr>
      </w:pPr>
      <w:moveTo w:id="1146" w:author="Nguyen Toan" w:date="2018-05-18T20:22:00Z">
        <w:r w:rsidRPr="00071A6D">
          <w:rPr>
            <w:rFonts w:eastAsia="Times New Roman"/>
            <w:noProof/>
            <w:sz w:val="26"/>
            <w:szCs w:val="26"/>
            <w:rPrChange w:id="1147" w:author="Unknown">
              <w:rPr>
                <w:noProof/>
              </w:rPr>
            </w:rPrChange>
          </w:rPr>
          <w:drawing>
            <wp:inline distT="0" distB="0" distL="0" distR="0" wp14:anchorId="6FAD292C" wp14:editId="61117E29">
              <wp:extent cx="2556400" cy="3136338"/>
              <wp:effectExtent l="0" t="0" r="9525" b="0"/>
              <wp:docPr id="44" name="Picture 4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moveTo>
    </w:p>
    <w:p w14:paraId="42AB1D4D" w14:textId="66D43FDC" w:rsidR="00BD0FF8" w:rsidRPr="00071A6D" w:rsidRDefault="00BD0FF8" w:rsidP="00BD0FF8">
      <w:pPr>
        <w:pStyle w:val="Caption"/>
        <w:jc w:val="center"/>
        <w:rPr>
          <w:rFonts w:ascii="Times New Roman" w:eastAsia="Times New Roman" w:hAnsi="Times New Roman" w:cs="Times New Roman"/>
          <w:color w:val="auto"/>
          <w:sz w:val="26"/>
          <w:szCs w:val="26"/>
          <w:lang w:val="en-US"/>
        </w:rPr>
      </w:pPr>
      <w:bookmarkStart w:id="1148" w:name="_Toc514445860"/>
      <w:moveTo w:id="1149" w:author="Nguyen Toan" w:date="2018-05-18T20:22:00Z">
        <w:r w:rsidRPr="00071A6D">
          <w:rPr>
            <w:rFonts w:ascii="Times New Roman" w:hAnsi="Times New Roman" w:cs="Times New Roman"/>
            <w:i w:val="0"/>
            <w:color w:val="auto"/>
            <w:sz w:val="26"/>
            <w:szCs w:val="26"/>
          </w:rPr>
          <w:t xml:space="preserve">Hình </w:t>
        </w:r>
      </w:moveTo>
      <w:ins w:id="1150"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151"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52" w:author="Nguyen Toan" w:date="2018-05-18T22:41:00Z">
        <w:r w:rsidR="00871F8A">
          <w:rPr>
            <w:rFonts w:ascii="Times New Roman" w:hAnsi="Times New Roman" w:cs="Times New Roman"/>
            <w:i w:val="0"/>
            <w:noProof/>
            <w:color w:val="auto"/>
            <w:sz w:val="26"/>
            <w:szCs w:val="26"/>
          </w:rPr>
          <w:t>12</w:t>
        </w:r>
        <w:r w:rsidR="00871F8A">
          <w:rPr>
            <w:rFonts w:ascii="Times New Roman" w:hAnsi="Times New Roman" w:cs="Times New Roman"/>
            <w:i w:val="0"/>
            <w:color w:val="auto"/>
            <w:sz w:val="26"/>
            <w:szCs w:val="26"/>
          </w:rPr>
          <w:fldChar w:fldCharType="end"/>
        </w:r>
      </w:ins>
      <w:moveTo w:id="1153" w:author="Nguyen Toan" w:date="2018-05-18T20:22:00Z">
        <w:del w:id="1154"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155" w:author="Nguyen Toan" w:date="2018-05-18T22:41:00Z">
        <w:r w:rsidR="00896230" w:rsidDel="00871F8A">
          <w:rPr>
            <w:rFonts w:ascii="Times New Roman" w:hAnsi="Times New Roman" w:cs="Times New Roman"/>
            <w:i w:val="0"/>
            <w:noProof/>
            <w:color w:val="auto"/>
            <w:sz w:val="26"/>
            <w:szCs w:val="26"/>
          </w:rPr>
          <w:delText>1</w:delText>
        </w:r>
      </w:del>
      <w:moveTo w:id="1156" w:author="Nguyen Toan" w:date="2018-05-18T20:22:00Z">
        <w:del w:id="1157"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158" w:author="Nguyen Toan" w:date="2018-05-18T21:03:00Z">
          <w:r w:rsidDel="0019161E">
            <w:rPr>
              <w:rFonts w:ascii="Times New Roman" w:hAnsi="Times New Roman" w:cs="Times New Roman"/>
              <w:i w:val="0"/>
              <w:noProof/>
              <w:color w:val="auto"/>
              <w:sz w:val="26"/>
              <w:szCs w:val="26"/>
            </w:rPr>
            <w:delText>5</w:delText>
          </w:r>
        </w:del>
        <w:del w:id="1159" w:author="Nguyen Toan" w:date="2018-05-18T22:41:00Z">
          <w:r w:rsidRPr="00C307BC" w:rsidDel="00871F8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xml:space="preserve">: </w:t>
        </w:r>
        <w:r w:rsidRPr="00C307BC">
          <w:rPr>
            <w:rFonts w:ascii="Times New Roman" w:hAnsi="Times New Roman" w:cs="Times New Roman"/>
            <w:i w:val="0"/>
            <w:color w:val="auto"/>
            <w:sz w:val="26"/>
            <w:szCs w:val="26"/>
          </w:rPr>
          <w:t>Cấu trúc tổ chức kho mã nguồn trên</w:t>
        </w:r>
        <w:r w:rsidRPr="00071A6D">
          <w:rPr>
            <w:rFonts w:ascii="Times New Roman" w:hAnsi="Times New Roman" w:cs="Times New Roman"/>
            <w:i w:val="0"/>
            <w:color w:val="auto"/>
            <w:sz w:val="26"/>
            <w:szCs w:val="26"/>
          </w:rPr>
          <w:t xml:space="preserve"> Git</w:t>
        </w:r>
      </w:moveTo>
      <w:bookmarkEnd w:id="1148"/>
    </w:p>
    <w:p w14:paraId="398FED1D" w14:textId="77777777" w:rsidR="00BD0FF8" w:rsidRPr="00C307BC" w:rsidRDefault="00BD0FF8" w:rsidP="00BD0FF8">
      <w:pPr>
        <w:spacing w:after="120" w:line="288" w:lineRule="auto"/>
        <w:ind w:firstLine="567"/>
        <w:jc w:val="both"/>
        <w:rPr>
          <w:rFonts w:eastAsia="Times New Roman"/>
          <w:sz w:val="26"/>
          <w:szCs w:val="26"/>
        </w:rPr>
      </w:pPr>
      <w:moveTo w:id="1160" w:author="Nguyen Toan" w:date="2018-05-18T20:22:00Z">
        <w:r w:rsidRPr="00C307BC">
          <w:rPr>
            <w:rFonts w:eastAsia="Times New Roman"/>
            <w:sz w:val="26"/>
            <w:szCs w:val="26"/>
          </w:rPr>
          <w:t xml:space="preserve">Git cung cấp giao diện dòng lệnh với các lệnh cơ bản như </w:t>
        </w:r>
        <w:r w:rsidRPr="00C307BC">
          <w:rPr>
            <w:rFonts w:eastAsia="Times New Roman"/>
            <w:sz w:val="26"/>
            <w:szCs w:val="26"/>
          </w:rPr>
          <w:fldChar w:fldCharType="begin"/>
        </w:r>
        <w:r w:rsidRPr="00C307BC">
          <w:rPr>
            <w:rFonts w:eastAsia="Times New Roman"/>
            <w:sz w:val="26"/>
            <w:szCs w:val="26"/>
          </w:rPr>
          <w:instrText xml:space="preserve"> REF _Ref514080555 \h  \* MERGEFORMAT </w:instrText>
        </w:r>
      </w:moveTo>
      <w:r w:rsidRPr="00C307BC">
        <w:rPr>
          <w:rFonts w:eastAsia="Times New Roman"/>
          <w:sz w:val="26"/>
          <w:szCs w:val="26"/>
        </w:rPr>
      </w:r>
      <w:moveTo w:id="1161" w:author="Nguyen Toan" w:date="2018-05-18T20:22:00Z">
        <w:del w:id="1162" w:author="Nguyen Toan" w:date="2018-05-18T21:03:00Z">
          <w:r w:rsidRPr="00C307BC">
            <w:rPr>
              <w:rFonts w:eastAsia="Times New Roman"/>
              <w:sz w:val="26"/>
              <w:szCs w:val="26"/>
            </w:rPr>
            <w:fldChar w:fldCharType="separate"/>
          </w:r>
          <w:r w:rsidRPr="00071A6D" w:rsidDel="0019161E">
            <w:rPr>
              <w:sz w:val="26"/>
              <w:szCs w:val="26"/>
            </w:rPr>
            <w:delText xml:space="preserve">Hình </w:delText>
          </w:r>
          <w:r w:rsidDel="0019161E">
            <w:rPr>
              <w:i/>
              <w:noProof/>
              <w:sz w:val="26"/>
              <w:szCs w:val="26"/>
            </w:rPr>
            <w:delText>3</w:delText>
          </w:r>
          <w:r w:rsidRPr="00C307BC" w:rsidDel="0019161E">
            <w:rPr>
              <w:i/>
              <w:noProof/>
              <w:sz w:val="26"/>
              <w:szCs w:val="26"/>
            </w:rPr>
            <w:delText>.</w:delText>
          </w:r>
          <w:r w:rsidDel="0019161E">
            <w:rPr>
              <w:i/>
              <w:noProof/>
              <w:sz w:val="26"/>
              <w:szCs w:val="26"/>
            </w:rPr>
            <w:delText>6</w:delText>
          </w:r>
        </w:del>
        <w:r w:rsidRPr="00C307BC">
          <w:rPr>
            <w:rFonts w:eastAsia="Times New Roman"/>
            <w:sz w:val="26"/>
            <w:szCs w:val="26"/>
          </w:rPr>
          <w:fldChar w:fldCharType="end"/>
        </w:r>
        <w:r w:rsidRPr="00C307BC">
          <w:rPr>
            <w:rFonts w:eastAsia="Times New Roman"/>
            <w:sz w:val="26"/>
            <w:szCs w:val="26"/>
          </w:rPr>
          <w:t>.</w:t>
        </w:r>
      </w:moveTo>
    </w:p>
    <w:p w14:paraId="618838B7" w14:textId="77777777" w:rsidR="00BD0FF8" w:rsidRPr="00C307BC" w:rsidRDefault="00BD0FF8" w:rsidP="00BD0FF8">
      <w:pPr>
        <w:keepNext/>
        <w:spacing w:after="120" w:line="288" w:lineRule="auto"/>
        <w:ind w:firstLine="567"/>
        <w:jc w:val="center"/>
        <w:rPr>
          <w:sz w:val="26"/>
          <w:szCs w:val="26"/>
        </w:rPr>
      </w:pPr>
      <w:moveTo w:id="1163" w:author="Nguyen Toan" w:date="2018-05-18T20:22:00Z">
        <w:r w:rsidRPr="00071A6D">
          <w:rPr>
            <w:rFonts w:eastAsia="Times New Roman"/>
            <w:noProof/>
            <w:sz w:val="26"/>
            <w:szCs w:val="26"/>
            <w:rPrChange w:id="1164" w:author="Unknown">
              <w:rPr>
                <w:noProof/>
              </w:rPr>
            </w:rPrChange>
          </w:rPr>
          <w:lastRenderedPageBreak/>
          <w:drawing>
            <wp:inline distT="0" distB="0" distL="0" distR="0" wp14:anchorId="7721CA6D" wp14:editId="665FA823">
              <wp:extent cx="5048250" cy="25190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moveTo>
    </w:p>
    <w:p w14:paraId="41F4B3C0" w14:textId="5FD7F0BF" w:rsidR="00BD0FF8" w:rsidRPr="00071A6D" w:rsidRDefault="00BD0FF8" w:rsidP="00BD0FF8">
      <w:pPr>
        <w:pStyle w:val="Caption"/>
        <w:jc w:val="center"/>
        <w:rPr>
          <w:rFonts w:ascii="Times New Roman" w:hAnsi="Times New Roman" w:cs="Times New Roman"/>
          <w:i w:val="0"/>
          <w:color w:val="auto"/>
          <w:sz w:val="26"/>
          <w:szCs w:val="26"/>
        </w:rPr>
      </w:pPr>
      <w:bookmarkStart w:id="1165" w:name="_Toc514445861"/>
      <w:moveTo w:id="1166" w:author="Nguyen Toan" w:date="2018-05-18T20:22:00Z">
        <w:r w:rsidRPr="00071A6D">
          <w:rPr>
            <w:rFonts w:ascii="Times New Roman" w:hAnsi="Times New Roman" w:cs="Times New Roman"/>
            <w:i w:val="0"/>
            <w:color w:val="auto"/>
            <w:sz w:val="26"/>
            <w:szCs w:val="26"/>
          </w:rPr>
          <w:t xml:space="preserve">Hình </w:t>
        </w:r>
      </w:moveTo>
      <w:ins w:id="116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16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169" w:author="Nguyen Toan" w:date="2018-05-18T22:41:00Z">
        <w:r w:rsidR="00871F8A">
          <w:rPr>
            <w:rFonts w:ascii="Times New Roman" w:hAnsi="Times New Roman" w:cs="Times New Roman"/>
            <w:i w:val="0"/>
            <w:noProof/>
            <w:color w:val="auto"/>
            <w:sz w:val="26"/>
            <w:szCs w:val="26"/>
          </w:rPr>
          <w:t>13</w:t>
        </w:r>
        <w:r w:rsidR="00871F8A">
          <w:rPr>
            <w:rFonts w:ascii="Times New Roman" w:hAnsi="Times New Roman" w:cs="Times New Roman"/>
            <w:i w:val="0"/>
            <w:color w:val="auto"/>
            <w:sz w:val="26"/>
            <w:szCs w:val="26"/>
          </w:rPr>
          <w:fldChar w:fldCharType="end"/>
        </w:r>
      </w:ins>
      <w:moveTo w:id="1170" w:author="Nguyen Toan" w:date="2018-05-18T20:22:00Z">
        <w:del w:id="1171"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172" w:author="Nguyen Toan" w:date="2018-05-18T22:41:00Z">
        <w:r w:rsidR="00896230" w:rsidDel="00871F8A">
          <w:rPr>
            <w:rFonts w:ascii="Times New Roman" w:hAnsi="Times New Roman" w:cs="Times New Roman"/>
            <w:i w:val="0"/>
            <w:noProof/>
            <w:color w:val="auto"/>
            <w:sz w:val="26"/>
            <w:szCs w:val="26"/>
          </w:rPr>
          <w:delText>1</w:delText>
        </w:r>
      </w:del>
      <w:moveTo w:id="1173" w:author="Nguyen Toan" w:date="2018-05-18T20:22:00Z">
        <w:del w:id="1174"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175" w:author="Nguyen Toan" w:date="2018-05-18T21:03:00Z">
          <w:r w:rsidDel="0019161E">
            <w:rPr>
              <w:rFonts w:ascii="Times New Roman" w:hAnsi="Times New Roman" w:cs="Times New Roman"/>
              <w:i w:val="0"/>
              <w:noProof/>
              <w:color w:val="auto"/>
              <w:sz w:val="26"/>
              <w:szCs w:val="26"/>
            </w:rPr>
            <w:delText>6</w:delText>
          </w:r>
        </w:del>
        <w:del w:id="1176" w:author="Nguyen Toan" w:date="2018-05-18T22:41:00Z">
          <w:r w:rsidRPr="00C307BC" w:rsidDel="00871F8A">
            <w:rPr>
              <w:rFonts w:ascii="Times New Roman" w:hAnsi="Times New Roman" w:cs="Times New Roman"/>
              <w:i w:val="0"/>
              <w:color w:val="auto"/>
              <w:sz w:val="26"/>
              <w:szCs w:val="26"/>
            </w:rPr>
            <w:fldChar w:fldCharType="end"/>
          </w:r>
        </w:del>
        <w:r w:rsidRPr="00071A6D">
          <w:rPr>
            <w:rFonts w:ascii="Times New Roman" w:hAnsi="Times New Roman" w:cs="Times New Roman"/>
            <w:i w:val="0"/>
            <w:color w:val="auto"/>
            <w:sz w:val="26"/>
            <w:szCs w:val="26"/>
          </w:rPr>
          <w:t>: Các dòng lệnh trên Git</w:t>
        </w:r>
      </w:moveTo>
      <w:bookmarkEnd w:id="1165"/>
    </w:p>
    <w:p w14:paraId="63A09C79" w14:textId="77777777" w:rsidR="00BD0FF8" w:rsidRPr="00071A6D" w:rsidRDefault="00BD0FF8" w:rsidP="00BD0FF8">
      <w:pPr>
        <w:spacing w:after="120" w:line="288" w:lineRule="auto"/>
        <w:ind w:firstLine="567"/>
        <w:jc w:val="both"/>
        <w:rPr>
          <w:rFonts w:eastAsia="Times New Roman"/>
          <w:sz w:val="26"/>
          <w:szCs w:val="26"/>
          <w:lang w:val="vi-VN"/>
        </w:rPr>
      </w:pPr>
      <w:moveTo w:id="1177" w:author="Nguyen Toan" w:date="2018-05-18T20:22:00Z">
        <w:r w:rsidRPr="00C307BC">
          <w:rPr>
            <w:rFonts w:eastAsia="Times New Roman"/>
            <w:sz w:val="26"/>
            <w:szCs w:val="26"/>
          </w:rPr>
          <w:t>Ngoài ra, các IDE như Eclipse còn cung cấp các plugins hỗ trợ giao diện đồ họa cho việc làm việc trên Git.</w:t>
        </w:r>
      </w:moveTo>
    </w:p>
    <w:p w14:paraId="7A3E2C6C" w14:textId="77777777" w:rsidR="00F90D5E" w:rsidRPr="00C307BC" w:rsidRDefault="00F90D5E">
      <w:pPr>
        <w:spacing w:before="240" w:after="120" w:line="288" w:lineRule="auto"/>
        <w:rPr>
          <w:rFonts w:eastAsia="Times New Roman"/>
          <w:b/>
          <w:sz w:val="26"/>
          <w:szCs w:val="26"/>
        </w:rPr>
        <w:pPrChange w:id="1178" w:author="Nguyen Toan" w:date="2018-05-18T20:25:00Z">
          <w:pPr>
            <w:pStyle w:val="ListParagraph"/>
            <w:numPr>
              <w:ilvl w:val="2"/>
              <w:numId w:val="5"/>
            </w:numPr>
            <w:spacing w:before="240" w:after="120" w:line="288" w:lineRule="auto"/>
            <w:ind w:left="1440" w:hanging="720"/>
            <w:contextualSpacing w:val="0"/>
            <w:outlineLvl w:val="2"/>
          </w:pPr>
        </w:pPrChange>
      </w:pPr>
      <w:moveToRangeStart w:id="1179" w:author="Nguyen Toan" w:date="2018-05-18T20:23:00Z" w:name="move514438351"/>
      <w:moveToRangeEnd w:id="1119"/>
      <w:moveTo w:id="1180" w:author="Nguyen Toan" w:date="2018-05-18T20:23:00Z">
        <w:r w:rsidRPr="00C307BC">
          <w:rPr>
            <w:rFonts w:eastAsia="Times New Roman"/>
            <w:b/>
            <w:sz w:val="26"/>
            <w:szCs w:val="26"/>
          </w:rPr>
          <w:t>Maven</w:t>
        </w:r>
      </w:moveTo>
    </w:p>
    <w:p w14:paraId="3E3B2F69" w14:textId="77777777" w:rsidR="00F90D5E" w:rsidRDefault="00F90D5E" w:rsidP="00F90D5E">
      <w:pPr>
        <w:spacing w:after="120" w:line="288" w:lineRule="auto"/>
        <w:ind w:firstLine="567"/>
        <w:jc w:val="both"/>
        <w:rPr>
          <w:rFonts w:eastAsia="Times New Roman"/>
          <w:sz w:val="26"/>
          <w:szCs w:val="26"/>
        </w:rPr>
      </w:pPr>
      <w:moveTo w:id="1181" w:author="Nguyen Toan" w:date="2018-05-18T20:23:00Z">
        <w:r w:rsidRPr="00C307BC">
          <w:rPr>
            <w:rFonts w:eastAsia="Times New Roman"/>
            <w:sz w:val="26"/>
            <w:szCs w:val="26"/>
          </w:rPr>
          <w:t xml:space="preserve">Maven là công cụ quản lý mã nguồn và thư viện phụ thuộc một cách tự động, được sử dụng cho các ứng dụng trên nền tảng Java, ngoài ra còn có các nền tảng khác như C#, Ruby, Scala… </w:t>
        </w:r>
        <w:r>
          <w:rPr>
            <w:rFonts w:eastAsia="Times New Roman"/>
            <w:sz w:val="26"/>
            <w:szCs w:val="26"/>
          </w:rPr>
          <w:t>Đ</w:t>
        </w:r>
        <w:r w:rsidRPr="00C307BC">
          <w:rPr>
            <w:rFonts w:eastAsia="Times New Roman"/>
            <w:sz w:val="26"/>
            <w:szCs w:val="26"/>
          </w:rPr>
          <w:t>ược phát triển với mục đích tương tự như Apache Ant nhưng có k</w:t>
        </w:r>
        <w:r>
          <w:rPr>
            <w:rFonts w:eastAsia="Times New Roman"/>
            <w:sz w:val="26"/>
            <w:szCs w:val="26"/>
          </w:rPr>
          <w:t xml:space="preserve">hái niệm và cách hoạt động khác, </w:t>
        </w:r>
        <w:r w:rsidRPr="00C307BC">
          <w:rPr>
            <w:rFonts w:eastAsia="Times New Roman"/>
            <w:sz w:val="26"/>
            <w:szCs w:val="26"/>
          </w:rPr>
          <w:t>Maven hỗ trợ việc tự động hóa quá trình quản lý dự án phần mềm như: khởi tạo, biên dịch, kiểm thử, đóng gói và triển khai sản phẩm.</w:t>
        </w:r>
        <w:r>
          <w:rPr>
            <w:rFonts w:eastAsia="Times New Roman"/>
            <w:sz w:val="26"/>
            <w:szCs w:val="26"/>
          </w:rPr>
          <w:t xml:space="preserve"> </w:t>
        </w:r>
        <w:r w:rsidRPr="00C307BC">
          <w:rPr>
            <w:rFonts w:eastAsia="Times New Roman"/>
            <w:sz w:val="26"/>
            <w:szCs w:val="26"/>
          </w:rPr>
          <w:t>Maven được phát triển bằng ngôn ngữ Java và chạy trên được nhiều nển tảng khác nhau như Windows, Linux, Mac OS…</w:t>
        </w:r>
        <w:r w:rsidRPr="00C307BC">
          <w:rPr>
            <w:rFonts w:eastAsia="Times New Roman"/>
            <w:sz w:val="26"/>
            <w:szCs w:val="26"/>
          </w:rPr>
          <w:fldChar w:fldCharType="begin"/>
        </w:r>
        <w:r w:rsidRPr="00C307BC">
          <w:rPr>
            <w:rFonts w:eastAsia="Times New Roman"/>
            <w:sz w:val="26"/>
            <w:szCs w:val="26"/>
          </w:rPr>
          <w:instrText xml:space="preserve"> REF _Ref512167235 \h  \* MERGEFORMAT </w:instrText>
        </w:r>
      </w:moveTo>
      <w:r w:rsidRPr="00C307BC">
        <w:rPr>
          <w:rFonts w:eastAsia="Times New Roman"/>
          <w:sz w:val="26"/>
          <w:szCs w:val="26"/>
        </w:rPr>
      </w:r>
      <w:moveTo w:id="1182" w:author="Nguyen Toan" w:date="2018-05-18T20:23:00Z">
        <w:del w:id="1183" w:author="Nguyen Toan" w:date="2018-05-18T21:03:00Z">
          <w:r w:rsidRPr="00C307BC">
            <w:rPr>
              <w:rFonts w:eastAsia="Times New Roman"/>
              <w:sz w:val="26"/>
              <w:szCs w:val="26"/>
            </w:rPr>
            <w:fldChar w:fldCharType="separate"/>
          </w:r>
          <w:r w:rsidRPr="00C307BC" w:rsidDel="0019161E">
            <w:rPr>
              <w:rFonts w:eastAsia="Times New Roman"/>
              <w:sz w:val="26"/>
              <w:szCs w:val="26"/>
            </w:rPr>
            <w:delText xml:space="preserve">Hình </w:delText>
          </w:r>
          <w:r w:rsidDel="0019161E">
            <w:rPr>
              <w:rFonts w:eastAsia="Times New Roman"/>
              <w:sz w:val="26"/>
              <w:szCs w:val="26"/>
            </w:rPr>
            <w:delText>3</w:delText>
          </w:r>
          <w:r w:rsidRPr="00C307BC" w:rsidDel="0019161E">
            <w:rPr>
              <w:rFonts w:eastAsia="Times New Roman"/>
              <w:sz w:val="26"/>
              <w:szCs w:val="26"/>
            </w:rPr>
            <w:delText>.</w:delText>
          </w:r>
          <w:r w:rsidDel="0019161E">
            <w:rPr>
              <w:rFonts w:eastAsia="Times New Roman"/>
              <w:sz w:val="26"/>
              <w:szCs w:val="26"/>
            </w:rPr>
            <w:delText>10</w:delText>
          </w:r>
        </w:del>
        <w:r w:rsidRPr="00C307BC">
          <w:rPr>
            <w:rFonts w:eastAsia="Times New Roman"/>
            <w:sz w:val="26"/>
            <w:szCs w:val="26"/>
          </w:rPr>
          <w:fldChar w:fldCharType="end"/>
        </w:r>
        <w:r w:rsidRPr="00C307BC">
          <w:rPr>
            <w:rFonts w:eastAsia="Times New Roman"/>
            <w:sz w:val="26"/>
            <w:szCs w:val="26"/>
          </w:rPr>
          <w:t xml:space="preserve"> thể hiện cấu hình Maven để quản lý dự án phần mềm.</w:t>
        </w:r>
      </w:moveTo>
    </w:p>
    <w:p w14:paraId="7F969280" w14:textId="77777777" w:rsidR="00F90D5E" w:rsidRPr="00C307BC" w:rsidRDefault="00F90D5E" w:rsidP="00F90D5E">
      <w:pPr>
        <w:spacing w:after="120" w:line="288" w:lineRule="auto"/>
        <w:ind w:firstLine="567"/>
        <w:jc w:val="both"/>
        <w:rPr>
          <w:rFonts w:eastAsia="Times New Roman"/>
          <w:sz w:val="26"/>
          <w:szCs w:val="26"/>
        </w:rPr>
      </w:pPr>
      <w:moveTo w:id="1184" w:author="Nguyen Toan" w:date="2018-05-18T20:23:00Z">
        <w:r>
          <w:rPr>
            <w:rFonts w:eastAsia="Times New Roman"/>
            <w:sz w:val="26"/>
            <w:szCs w:val="26"/>
          </w:rPr>
          <w:t>Khái</w:t>
        </w:r>
        <w:r w:rsidRPr="00C307BC">
          <w:rPr>
            <w:rFonts w:eastAsia="Times New Roman"/>
            <w:sz w:val="26"/>
            <w:szCs w:val="26"/>
          </w:rPr>
          <w:t xml:space="preserve"> niệm POM (Project Object Model)</w:t>
        </w:r>
        <w:r>
          <w:rPr>
            <w:rFonts w:eastAsia="Times New Roman"/>
            <w:sz w:val="26"/>
            <w:szCs w:val="26"/>
          </w:rPr>
          <w:t xml:space="preserve"> trong Maven</w:t>
        </w:r>
        <w:r w:rsidRPr="00C307BC">
          <w:rPr>
            <w:rFonts w:eastAsia="Times New Roman"/>
            <w:sz w:val="26"/>
            <w:szCs w:val="26"/>
          </w:rPr>
          <w:t xml:space="preserve"> để quản lý các thư viện phụ thuộc, quá trình biên dịch, đóng gói và cài đặt lên kho. Trong tập tin POM còn chứa các tác vụ định phục vụ quá trình chạy các hàm kiểm thử, biên dịch.</w:t>
        </w:r>
      </w:moveTo>
    </w:p>
    <w:p w14:paraId="4E7F4404" w14:textId="77777777" w:rsidR="00F90D5E" w:rsidRPr="00C307BC" w:rsidRDefault="00F90D5E" w:rsidP="00F90D5E">
      <w:pPr>
        <w:keepNext/>
        <w:ind w:firstLine="720"/>
        <w:rPr>
          <w:sz w:val="26"/>
          <w:szCs w:val="26"/>
        </w:rPr>
      </w:pPr>
      <w:moveTo w:id="1185" w:author="Nguyen Toan" w:date="2018-05-18T20:23:00Z">
        <w:r w:rsidRPr="00C307BC">
          <w:rPr>
            <w:noProof/>
            <w:sz w:val="26"/>
            <w:szCs w:val="26"/>
            <w:rPrChange w:id="1186" w:author="Unknown">
              <w:rPr>
                <w:noProof/>
              </w:rPr>
            </w:rPrChange>
          </w:rPr>
          <w:lastRenderedPageBreak/>
          <w:drawing>
            <wp:inline distT="0" distB="0" distL="0" distR="0" wp14:anchorId="61B79E41" wp14:editId="5C3F0D1C">
              <wp:extent cx="5697220" cy="2153920"/>
              <wp:effectExtent l="0" t="0" r="0" b="0"/>
              <wp:docPr id="46" name="Picture 46"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moveTo>
    </w:p>
    <w:p w14:paraId="03612FB0" w14:textId="6A9F03CF" w:rsidR="00F90D5E" w:rsidRPr="00C307BC" w:rsidRDefault="00F90D5E" w:rsidP="00F90D5E">
      <w:pPr>
        <w:ind w:firstLine="720"/>
        <w:jc w:val="center"/>
        <w:rPr>
          <w:rFonts w:eastAsia="Times New Roman"/>
          <w:sz w:val="26"/>
          <w:szCs w:val="26"/>
        </w:rPr>
      </w:pPr>
      <w:bookmarkStart w:id="1187" w:name="_Toc514445862"/>
      <w:moveTo w:id="1188" w:author="Nguyen Toan" w:date="2018-05-18T20:23:00Z">
        <w:r w:rsidRPr="00C307BC">
          <w:rPr>
            <w:rFonts w:eastAsia="Times New Roman"/>
            <w:sz w:val="26"/>
            <w:szCs w:val="26"/>
          </w:rPr>
          <w:t xml:space="preserve">Hình </w:t>
        </w:r>
      </w:moveTo>
      <w:ins w:id="1189"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1</w:t>
      </w:r>
      <w:ins w:id="1190"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1191" w:author="Nguyen Toan" w:date="2018-05-18T22:41:00Z">
        <w:r w:rsidR="00871F8A">
          <w:rPr>
            <w:rFonts w:eastAsia="Times New Roman"/>
            <w:noProof/>
            <w:sz w:val="26"/>
            <w:szCs w:val="26"/>
          </w:rPr>
          <w:t>14</w:t>
        </w:r>
        <w:r w:rsidR="00871F8A">
          <w:rPr>
            <w:rFonts w:eastAsia="Times New Roman"/>
            <w:sz w:val="26"/>
            <w:szCs w:val="26"/>
          </w:rPr>
          <w:fldChar w:fldCharType="end"/>
        </w:r>
      </w:ins>
      <w:moveTo w:id="1192" w:author="Nguyen Toan" w:date="2018-05-18T20:23:00Z">
        <w:del w:id="1193" w:author="Nguyen Toan" w:date="2018-05-18T22:41:00Z">
          <w:r w:rsidRPr="00C307BC" w:rsidDel="00871F8A">
            <w:rPr>
              <w:rFonts w:eastAsia="Times New Roman"/>
              <w:sz w:val="26"/>
              <w:szCs w:val="26"/>
            </w:rPr>
            <w:fldChar w:fldCharType="begin"/>
          </w:r>
          <w:r w:rsidRPr="00C307BC" w:rsidDel="00871F8A">
            <w:rPr>
              <w:rFonts w:eastAsia="Times New Roman"/>
              <w:sz w:val="26"/>
              <w:szCs w:val="26"/>
            </w:rPr>
            <w:delInstrText xml:space="preserve"> STYLEREF 1 \s </w:delInstrText>
          </w:r>
          <w:r w:rsidRPr="00C307BC" w:rsidDel="00871F8A">
            <w:rPr>
              <w:rFonts w:eastAsia="Times New Roman"/>
              <w:sz w:val="26"/>
              <w:szCs w:val="26"/>
            </w:rPr>
            <w:fldChar w:fldCharType="separate"/>
          </w:r>
        </w:del>
      </w:moveTo>
      <w:del w:id="1194" w:author="Nguyen Toan" w:date="2018-05-18T22:41:00Z">
        <w:r w:rsidR="00896230" w:rsidDel="00871F8A">
          <w:rPr>
            <w:rFonts w:eastAsia="Times New Roman"/>
            <w:noProof/>
            <w:sz w:val="26"/>
            <w:szCs w:val="26"/>
          </w:rPr>
          <w:delText>1</w:delText>
        </w:r>
      </w:del>
      <w:moveTo w:id="1195" w:author="Nguyen Toan" w:date="2018-05-18T20:23:00Z">
        <w:del w:id="1196" w:author="Nguyen Toan" w:date="2018-05-18T22:41:00Z">
          <w:r w:rsidRPr="00C307BC" w:rsidDel="00871F8A">
            <w:rPr>
              <w:rFonts w:eastAsia="Times New Roman"/>
              <w:sz w:val="26"/>
              <w:szCs w:val="26"/>
            </w:rPr>
            <w:fldChar w:fldCharType="end"/>
          </w:r>
          <w:r w:rsidRPr="00C307BC" w:rsidDel="00871F8A">
            <w:rPr>
              <w:rFonts w:eastAsia="Times New Roman"/>
              <w:sz w:val="26"/>
              <w:szCs w:val="26"/>
            </w:rPr>
            <w:delText>.</w:delText>
          </w:r>
          <w:r w:rsidRPr="00C307BC" w:rsidDel="00871F8A">
            <w:rPr>
              <w:rFonts w:eastAsia="Times New Roman"/>
              <w:sz w:val="26"/>
              <w:szCs w:val="26"/>
            </w:rPr>
            <w:fldChar w:fldCharType="begin"/>
          </w:r>
          <w:r w:rsidRPr="00C307BC" w:rsidDel="00871F8A">
            <w:rPr>
              <w:rFonts w:eastAsia="Times New Roman"/>
              <w:sz w:val="26"/>
              <w:szCs w:val="26"/>
            </w:rPr>
            <w:delInstrText xml:space="preserve"> SEQ Hình \* ARABIC \s 1 </w:delInstrText>
          </w:r>
          <w:r w:rsidRPr="00C307BC" w:rsidDel="00871F8A">
            <w:rPr>
              <w:rFonts w:eastAsia="Times New Roman"/>
              <w:sz w:val="26"/>
              <w:szCs w:val="26"/>
            </w:rPr>
            <w:fldChar w:fldCharType="separate"/>
          </w:r>
        </w:del>
        <w:del w:id="1197" w:author="Nguyen Toan" w:date="2018-05-18T21:03:00Z">
          <w:r w:rsidDel="0019161E">
            <w:rPr>
              <w:rFonts w:eastAsia="Times New Roman"/>
              <w:noProof/>
              <w:sz w:val="26"/>
              <w:szCs w:val="26"/>
            </w:rPr>
            <w:delText>10</w:delText>
          </w:r>
        </w:del>
        <w:del w:id="1198" w:author="Nguyen Toan" w:date="2018-05-18T22:41:00Z">
          <w:r w:rsidRPr="00C307BC" w:rsidDel="00871F8A">
            <w:rPr>
              <w:rFonts w:eastAsia="Times New Roman"/>
              <w:sz w:val="26"/>
              <w:szCs w:val="26"/>
            </w:rPr>
            <w:fldChar w:fldCharType="end"/>
          </w:r>
        </w:del>
        <w:r w:rsidRPr="00C307BC">
          <w:rPr>
            <w:rFonts w:eastAsia="Times New Roman"/>
            <w:sz w:val="26"/>
            <w:szCs w:val="26"/>
          </w:rPr>
          <w:t>: Quản lý mã nguồn sử dụng Maven</w:t>
        </w:r>
      </w:moveTo>
      <w:bookmarkEnd w:id="1187"/>
    </w:p>
    <w:p w14:paraId="426F2B6F" w14:textId="77777777" w:rsidR="00F90D5E" w:rsidRPr="00C307BC" w:rsidRDefault="00F90D5E" w:rsidP="00F90D5E">
      <w:pPr>
        <w:spacing w:after="120" w:line="288" w:lineRule="auto"/>
        <w:ind w:firstLine="567"/>
        <w:jc w:val="both"/>
        <w:rPr>
          <w:rFonts w:eastAsia="Times New Roman"/>
          <w:sz w:val="26"/>
          <w:szCs w:val="26"/>
        </w:rPr>
      </w:pPr>
      <w:moveTo w:id="1199" w:author="Nguyen Toan" w:date="2018-05-18T20:23:00Z">
        <w:r w:rsidRPr="00C307BC">
          <w:rPr>
            <w:rFonts w:eastAsia="Times New Roman"/>
            <w:sz w:val="26"/>
            <w:szCs w:val="26"/>
          </w:rPr>
          <w:t>Các thư viện phụ thuộc trong dự án được cấu hình theo phiên bản chuẩn để các lập trình viên trong một nhóm có thể tuân theo. Các hệ thống lớn, phức tạp thường đòi hỏi việc đóng gói và triển khai liên tục, quản lý, nâng cấp và bảo trì mất nhiều thời gian. Maven sinh ra để giải quyết được vấn đề này.</w:t>
        </w:r>
      </w:moveTo>
    </w:p>
    <w:p w14:paraId="3DE21984" w14:textId="77777777" w:rsidR="00F90D5E" w:rsidRPr="00C307BC" w:rsidRDefault="00F90D5E" w:rsidP="00F90D5E">
      <w:pPr>
        <w:spacing w:after="120" w:line="288" w:lineRule="auto"/>
        <w:ind w:firstLine="567"/>
        <w:jc w:val="both"/>
        <w:rPr>
          <w:rFonts w:eastAsia="Times New Roman"/>
          <w:sz w:val="26"/>
          <w:szCs w:val="26"/>
        </w:rPr>
      </w:pPr>
      <w:moveTo w:id="1200" w:author="Nguyen Toan" w:date="2018-05-18T20:23:00Z">
        <w:r>
          <w:rPr>
            <w:rFonts w:eastAsia="Times New Roman"/>
            <w:sz w:val="26"/>
            <w:szCs w:val="26"/>
          </w:rPr>
          <w:t>Ngoài việc</w:t>
        </w:r>
        <w:r w:rsidRPr="00C307BC">
          <w:rPr>
            <w:rFonts w:eastAsia="Times New Roman"/>
            <w:sz w:val="26"/>
            <w:szCs w:val="26"/>
          </w:rPr>
          <w:t xml:space="preserve"> có thể được tích hợp như một plugin trong các </w:t>
        </w:r>
        <w:r>
          <w:rPr>
            <w:rFonts w:eastAsia="Times New Roman"/>
            <w:sz w:val="26"/>
            <w:szCs w:val="26"/>
          </w:rPr>
          <w:t>môi trường phát triển, maven còn cung cấp giao diện quản lý bằng</w:t>
        </w:r>
        <w:r w:rsidRPr="00C307BC">
          <w:rPr>
            <w:rFonts w:eastAsia="Times New Roman"/>
            <w:sz w:val="26"/>
            <w:szCs w:val="26"/>
          </w:rPr>
          <w:t xml:space="preserve"> dòng lệnh (command line)</w:t>
        </w:r>
        <w:r>
          <w:rPr>
            <w:rFonts w:eastAsia="Times New Roman"/>
            <w:sz w:val="26"/>
            <w:szCs w:val="26"/>
          </w:rPr>
          <w:t>. C</w:t>
        </w:r>
        <w:r w:rsidRPr="00C307BC">
          <w:rPr>
            <w:rFonts w:eastAsia="Times New Roman"/>
            <w:sz w:val="26"/>
            <w:szCs w:val="26"/>
          </w:rPr>
          <w:t>ác câu lệnh cơ bản phục vụ quá trình phát triển bao gồm:  dọn dẹp (clean), biên dịch (build), kiểm thử (test), đóng gói (packag) và triển khai (deploy). Ngoài ra còn có các thuộc tính bổ xung phục vụ cho việc đóng gói ứng dụng.</w:t>
        </w:r>
      </w:moveTo>
    </w:p>
    <w:p w14:paraId="25F9AEC7" w14:textId="77777777" w:rsidR="00F90D5E" w:rsidRPr="00C307BC" w:rsidRDefault="00F90D5E">
      <w:pPr>
        <w:spacing w:before="240" w:after="120" w:line="288" w:lineRule="auto"/>
        <w:rPr>
          <w:rFonts w:eastAsia="Times New Roman"/>
          <w:b/>
          <w:sz w:val="26"/>
          <w:szCs w:val="26"/>
        </w:rPr>
        <w:pPrChange w:id="1201" w:author="Nguyen Toan" w:date="2018-05-18T20:25:00Z">
          <w:pPr>
            <w:pStyle w:val="ListParagraph"/>
            <w:numPr>
              <w:ilvl w:val="2"/>
              <w:numId w:val="5"/>
            </w:numPr>
            <w:spacing w:before="240" w:after="120" w:line="288" w:lineRule="auto"/>
            <w:ind w:left="1440" w:hanging="720"/>
            <w:contextualSpacing w:val="0"/>
            <w:outlineLvl w:val="2"/>
          </w:pPr>
        </w:pPrChange>
      </w:pPr>
      <w:moveTo w:id="1202" w:author="Nguyen Toan" w:date="2018-05-18T20:23:00Z">
        <w:r w:rsidRPr="00C307BC">
          <w:rPr>
            <w:rFonts w:eastAsia="Times New Roman"/>
            <w:b/>
            <w:sz w:val="26"/>
            <w:szCs w:val="26"/>
          </w:rPr>
          <w:t>Jenkins</w:t>
        </w:r>
      </w:moveTo>
    </w:p>
    <w:p w14:paraId="26A03E44" w14:textId="77777777" w:rsidR="008932E1" w:rsidRDefault="00F90D5E" w:rsidP="0019161E">
      <w:pPr>
        <w:spacing w:after="120"/>
        <w:ind w:firstLine="567"/>
        <w:jc w:val="both"/>
        <w:rPr>
          <w:ins w:id="1203" w:author="Nguyen Toan" w:date="2018-05-18T20:57:00Z"/>
          <w:rFonts w:eastAsia="Times New Roman"/>
          <w:b/>
          <w:sz w:val="26"/>
          <w:szCs w:val="26"/>
        </w:rPr>
      </w:pPr>
      <w:moveTo w:id="1204" w:author="Nguyen Toan" w:date="2018-05-18T20:23:00Z">
        <w:r w:rsidRPr="00C307BC">
          <w:rPr>
            <w:rFonts w:eastAsia="Times New Roman"/>
            <w:sz w:val="26"/>
            <w:szCs w:val="26"/>
          </w:rPr>
          <w:t>Để hạn chế tối đa các lỗi xảy ra trong quá trình phát triển, ta nên sử dụng Jenkins để đặt lịch kiểm thử hồi quy cho bộ mã nguồn phát triển. Quá trình chạy các ca kiểm thử mất nhiều thời gian vì vậy việc tự động hoá giúp tiết kiệm được chi phí phát triển ứng dụng. Jenkins cung cấp lịch sử biên dịch và chạy thử để giúp quá trình tìm lỗi diễn ra dễ dàng hơn. Lập trình viên được cung cấp các thông tin cần thiết để khoanh vùng lỗi</w:t>
        </w:r>
      </w:moveTo>
      <w:ins w:id="1205" w:author="Nguyen Toan" w:date="2018-05-18T20:57:00Z">
        <w:r w:rsidR="008932E1">
          <w:rPr>
            <w:rFonts w:eastAsia="Times New Roman"/>
            <w:b/>
            <w:sz w:val="26"/>
            <w:szCs w:val="26"/>
          </w:rPr>
          <w:t>.</w:t>
        </w:r>
      </w:ins>
    </w:p>
    <w:p w14:paraId="76B2C941" w14:textId="4E06DB62" w:rsidR="00F90D5E" w:rsidRPr="00C307BC" w:rsidDel="008932E1" w:rsidRDefault="00856F5B" w:rsidP="00F90D5E">
      <w:pPr>
        <w:spacing w:after="120"/>
        <w:ind w:firstLine="567"/>
        <w:jc w:val="both"/>
        <w:rPr>
          <w:del w:id="1206" w:author="Nguyen Toan" w:date="2018-05-18T20:57:00Z"/>
          <w:rFonts w:eastAsia="Times New Roman"/>
          <w:sz w:val="26"/>
          <w:szCs w:val="26"/>
        </w:rPr>
      </w:pPr>
      <w:ins w:id="1207" w:author="Nguyen Toan" w:date="2018-05-18T20:57:00Z">
        <w:r>
          <w:rPr>
            <w:rFonts w:eastAsia="Times New Roman"/>
            <w:sz w:val="26"/>
            <w:szCs w:val="26"/>
          </w:rPr>
          <w:t>J</w:t>
        </w:r>
      </w:ins>
      <w:moveTo w:id="1208" w:author="Nguyen Toan" w:date="2018-05-18T20:23:00Z">
        <w:del w:id="1209" w:author="Nguyen Toan" w:date="2018-05-18T20:57:00Z">
          <w:r w:rsidR="00F90D5E" w:rsidRPr="00C307BC" w:rsidDel="008932E1">
            <w:rPr>
              <w:rFonts w:eastAsia="Times New Roman"/>
              <w:sz w:val="26"/>
              <w:szCs w:val="26"/>
            </w:rPr>
            <w:delText>.</w:delText>
          </w:r>
        </w:del>
      </w:moveTo>
    </w:p>
    <w:p w14:paraId="43DFAEF6" w14:textId="781B2207" w:rsidR="00F90D5E" w:rsidRPr="00C307BC" w:rsidDel="008932E1" w:rsidRDefault="00F90D5E">
      <w:pPr>
        <w:spacing w:before="240" w:after="120" w:line="288" w:lineRule="auto"/>
        <w:rPr>
          <w:del w:id="1210" w:author="Nguyen Toan" w:date="2018-05-18T20:57:00Z"/>
          <w:rFonts w:eastAsia="Times New Roman"/>
          <w:b/>
          <w:sz w:val="26"/>
          <w:szCs w:val="26"/>
        </w:rPr>
        <w:pPrChange w:id="1211" w:author="Nguyen Toan" w:date="2018-05-18T20:25:00Z">
          <w:pPr>
            <w:pStyle w:val="ListParagraph"/>
            <w:numPr>
              <w:ilvl w:val="3"/>
              <w:numId w:val="5"/>
            </w:numPr>
            <w:spacing w:before="240" w:after="120" w:line="288" w:lineRule="auto"/>
            <w:ind w:left="1077" w:hanging="1077"/>
            <w:contextualSpacing w:val="0"/>
            <w:outlineLvl w:val="3"/>
          </w:pPr>
        </w:pPrChange>
      </w:pPr>
      <w:moveTo w:id="1212" w:author="Nguyen Toan" w:date="2018-05-18T20:23:00Z">
        <w:del w:id="1213" w:author="Nguyen Toan" w:date="2018-05-18T20:57:00Z">
          <w:r w:rsidRPr="00C307BC" w:rsidDel="00C75691">
            <w:rPr>
              <w:rFonts w:eastAsia="Times New Roman"/>
              <w:b/>
              <w:sz w:val="26"/>
              <w:szCs w:val="26"/>
            </w:rPr>
            <w:delText>Khái niệm</w:delText>
          </w:r>
        </w:del>
      </w:moveTo>
    </w:p>
    <w:p w14:paraId="7747E004" w14:textId="61FFF3D1" w:rsidR="00F90D5E" w:rsidRPr="00C307BC" w:rsidRDefault="00F90D5E" w:rsidP="0019161E">
      <w:pPr>
        <w:spacing w:after="120"/>
        <w:ind w:firstLine="567"/>
        <w:jc w:val="both"/>
        <w:rPr>
          <w:rFonts w:eastAsia="Times New Roman"/>
          <w:sz w:val="26"/>
          <w:szCs w:val="26"/>
        </w:rPr>
      </w:pPr>
      <w:moveTo w:id="1214" w:author="Nguyen Toan" w:date="2018-05-18T20:23:00Z">
        <w:del w:id="1215" w:author="Nguyen Toan" w:date="2018-05-18T20:57:00Z">
          <w:r w:rsidRPr="00C307BC" w:rsidDel="00C75691">
            <w:rPr>
              <w:rFonts w:eastAsia="Times New Roman"/>
              <w:sz w:val="26"/>
              <w:szCs w:val="26"/>
            </w:rPr>
            <w:delText>J</w:delText>
          </w:r>
        </w:del>
        <w:r w:rsidRPr="00C307BC">
          <w:rPr>
            <w:rFonts w:eastAsia="Times New Roman"/>
            <w:sz w:val="26"/>
            <w:szCs w:val="26"/>
          </w:rPr>
          <w:t>enkins là thư viện mã nguồn mở cho phép quản lý mã nguồn và triển khai một cách tự động, cả khi dự án đang trong giai đoạn phát triển. Nó giúp khép kín quy trình phát triển phần mềm một cách tự động theo mô hình Agile nói chung và việc tích hợp liên tục nói riêng. Jenkins được phát triển trên nền tảng Java, nó hỗ trợ nhiều nền tảng khác nhau và có thể kết hợp được nhiều công cụ khác. Hiện tại, Jenkins hỗ trợ tích hợp hơn 400 plugins. Jenkins có thể chạy trên các hệ điều hành  Windows, Linux, Mac OS và Solaris.</w:t>
        </w:r>
      </w:moveTo>
    </w:p>
    <w:p w14:paraId="1B69F2B1" w14:textId="77777777" w:rsidR="00F90D5E" w:rsidRPr="00C307BC" w:rsidRDefault="00F90D5E" w:rsidP="00F90D5E">
      <w:pPr>
        <w:spacing w:after="120"/>
        <w:ind w:firstLine="567"/>
        <w:jc w:val="both"/>
        <w:rPr>
          <w:rFonts w:eastAsia="Times New Roman"/>
          <w:sz w:val="26"/>
          <w:szCs w:val="26"/>
        </w:rPr>
      </w:pPr>
      <w:moveTo w:id="1216" w:author="Nguyen Toan" w:date="2018-05-18T20:23:00Z">
        <w:r w:rsidRPr="00C307BC">
          <w:rPr>
            <w:rFonts w:eastAsia="Times New Roman"/>
            <w:sz w:val="26"/>
            <w:szCs w:val="26"/>
          </w:rPr>
          <w:t>Chức năng nổi bật của Jenkins bao gồm: Quản lý, giám sát các tác vụ trong quá trình phát triển ứng dụng, lấy mã nguồn từ SVN/git, kiểm tra, dịch và triển khai ứng dụng thông qua việc gọi các thư viện hỗ trợ như Maven, Apache Ant...</w:t>
        </w:r>
      </w:moveTo>
    </w:p>
    <w:p w14:paraId="4A901FE1" w14:textId="3AA0D787" w:rsidR="00F90D5E" w:rsidRPr="00C307BC" w:rsidDel="00C75691" w:rsidRDefault="00F90D5E" w:rsidP="00F90D5E">
      <w:pPr>
        <w:spacing w:after="120"/>
        <w:ind w:firstLine="567"/>
        <w:jc w:val="both"/>
        <w:rPr>
          <w:del w:id="1217" w:author="Nguyen Toan" w:date="2018-05-18T20:57:00Z"/>
          <w:rFonts w:eastAsia="Times New Roman"/>
          <w:sz w:val="26"/>
          <w:szCs w:val="26"/>
        </w:rPr>
      </w:pPr>
      <w:moveTo w:id="1218" w:author="Nguyen Toan" w:date="2018-05-18T20:23:00Z">
        <w:r w:rsidRPr="00C307BC">
          <w:rPr>
            <w:rFonts w:eastAsia="Times New Roman"/>
            <w:sz w:val="26"/>
            <w:szCs w:val="26"/>
          </w:rPr>
          <w:lastRenderedPageBreak/>
          <w:t>Jenkins là một phần mềm cho phép tích hợp liên tục. Jenkins sẽ được cài đặt trên một máy chủ nơi diễn ra quá trình biên dịch. Một quy trình làm việc rất đơn giản về cách thức hoạt động của Jenkins bao gồm: kiểm tra sự thay đổi của mã nguồn, nếu có thay đổi sẽ chuyển sang bước 2, nếu không, hệ thống không đi tiếp; cập nhật mã nguồn, biên dịch và chạy các ca kiểm thử (nếu có cấu hình yêu cầu kiểm thử); kết quả dịch và chạy được xuất trên màn hình quản lý của Jenkins (Dashboard)</w:t>
        </w:r>
      </w:moveTo>
    </w:p>
    <w:p w14:paraId="1623E1B1" w14:textId="5C492398" w:rsidR="00F90D5E" w:rsidRPr="00C307BC" w:rsidRDefault="00F90D5E">
      <w:pPr>
        <w:spacing w:after="120"/>
        <w:ind w:firstLine="567"/>
        <w:jc w:val="both"/>
        <w:rPr>
          <w:rFonts w:eastAsia="Times New Roman"/>
          <w:b/>
          <w:sz w:val="26"/>
          <w:szCs w:val="26"/>
        </w:rPr>
        <w:pPrChange w:id="1219" w:author="Nguyen Toan" w:date="2018-05-18T20:57:00Z">
          <w:pPr>
            <w:pStyle w:val="ListParagraph"/>
            <w:numPr>
              <w:ilvl w:val="3"/>
              <w:numId w:val="5"/>
            </w:numPr>
            <w:spacing w:before="240" w:after="120" w:line="288" w:lineRule="auto"/>
            <w:ind w:left="1077" w:hanging="1077"/>
            <w:contextualSpacing w:val="0"/>
            <w:outlineLvl w:val="3"/>
          </w:pPr>
        </w:pPrChange>
      </w:pPr>
      <w:moveTo w:id="1220" w:author="Nguyen Toan" w:date="2018-05-18T20:23:00Z">
        <w:del w:id="1221" w:author="Nguyen Toan" w:date="2018-05-18T20:57:00Z">
          <w:r w:rsidRPr="00C307BC" w:rsidDel="00C75691">
            <w:rPr>
              <w:rFonts w:eastAsia="Times New Roman"/>
              <w:b/>
              <w:sz w:val="26"/>
              <w:szCs w:val="26"/>
            </w:rPr>
            <w:delText>Các cấu hình cơ bản</w:delText>
          </w:r>
        </w:del>
      </w:moveTo>
      <w:ins w:id="1222" w:author="Nguyen Toan" w:date="2018-05-18T20:57:00Z">
        <w:r w:rsidR="00C75691">
          <w:rPr>
            <w:rFonts w:eastAsia="Times New Roman"/>
            <w:sz w:val="26"/>
            <w:szCs w:val="26"/>
          </w:rPr>
          <w:t>.</w:t>
        </w:r>
      </w:ins>
    </w:p>
    <w:p w14:paraId="79960CCD" w14:textId="77777777" w:rsidR="00F90D5E" w:rsidRPr="00C307BC" w:rsidRDefault="00F90D5E" w:rsidP="00F90D5E">
      <w:pPr>
        <w:spacing w:after="120"/>
        <w:ind w:firstLine="567"/>
        <w:jc w:val="both"/>
        <w:rPr>
          <w:rFonts w:eastAsia="Times New Roman"/>
          <w:sz w:val="26"/>
          <w:szCs w:val="26"/>
        </w:rPr>
      </w:pPr>
      <w:moveTo w:id="1223" w:author="Nguyen Toan" w:date="2018-05-18T20:23:00Z">
        <w:r w:rsidRPr="00C307BC">
          <w:rPr>
            <w:rFonts w:eastAsia="Times New Roman"/>
            <w:sz w:val="26"/>
            <w:szCs w:val="26"/>
          </w:rPr>
          <w:t xml:space="preserve">Jenkins cung cấp menu quản lý các cấu hình và tác vụ tại đường dẫn “Manage Jenkins” (xem </w:t>
        </w:r>
        <w:r w:rsidRPr="00C307BC">
          <w:rPr>
            <w:rFonts w:eastAsia="Times New Roman"/>
            <w:sz w:val="26"/>
            <w:szCs w:val="26"/>
          </w:rPr>
          <w:fldChar w:fldCharType="begin"/>
        </w:r>
        <w:r w:rsidRPr="00C307BC">
          <w:rPr>
            <w:rFonts w:eastAsia="Times New Roman"/>
            <w:sz w:val="26"/>
            <w:szCs w:val="26"/>
          </w:rPr>
          <w:instrText xml:space="preserve"> REF _Ref512174225 \h  \* MERGEFORMAT </w:instrText>
        </w:r>
      </w:moveTo>
      <w:r w:rsidRPr="00C307BC">
        <w:rPr>
          <w:rFonts w:eastAsia="Times New Roman"/>
          <w:sz w:val="26"/>
          <w:szCs w:val="26"/>
        </w:rPr>
      </w:r>
      <w:moveTo w:id="1224" w:author="Nguyen Toan" w:date="2018-05-18T20:23:00Z">
        <w:del w:id="1225" w:author="Nguyen Toan" w:date="2018-05-18T21:03:00Z">
          <w:r w:rsidRPr="00C307BC">
            <w:rPr>
              <w:rFonts w:eastAsia="Times New Roman"/>
              <w:sz w:val="26"/>
              <w:szCs w:val="26"/>
            </w:rPr>
            <w:fldChar w:fldCharType="separate"/>
          </w:r>
          <w:r w:rsidRPr="00C307BC" w:rsidDel="0019161E">
            <w:rPr>
              <w:rFonts w:eastAsia="Times New Roman"/>
              <w:sz w:val="26"/>
              <w:szCs w:val="26"/>
            </w:rPr>
            <w:delText xml:space="preserve">Hình </w:delText>
          </w:r>
          <w:r w:rsidDel="0019161E">
            <w:rPr>
              <w:rFonts w:eastAsia="Times New Roman"/>
              <w:noProof/>
              <w:sz w:val="26"/>
              <w:szCs w:val="26"/>
            </w:rPr>
            <w:delText>3</w:delText>
          </w:r>
          <w:r w:rsidRPr="00C307BC" w:rsidDel="0019161E">
            <w:rPr>
              <w:rFonts w:eastAsia="Times New Roman"/>
              <w:noProof/>
              <w:sz w:val="26"/>
              <w:szCs w:val="26"/>
            </w:rPr>
            <w:delText>.</w:delText>
          </w:r>
          <w:r w:rsidDel="0019161E">
            <w:rPr>
              <w:rFonts w:eastAsia="Times New Roman"/>
              <w:noProof/>
              <w:sz w:val="26"/>
              <w:szCs w:val="26"/>
            </w:rPr>
            <w:delText>11</w:delText>
          </w:r>
        </w:del>
        <w:r w:rsidRPr="00C307BC">
          <w:rPr>
            <w:rFonts w:eastAsia="Times New Roman"/>
            <w:sz w:val="26"/>
            <w:szCs w:val="26"/>
          </w:rPr>
          <w:fldChar w:fldCharType="end"/>
        </w:r>
        <w:r w:rsidRPr="00C307BC">
          <w:rPr>
            <w:rFonts w:eastAsia="Times New Roman"/>
            <w:sz w:val="26"/>
            <w:szCs w:val="26"/>
          </w:rPr>
          <w:t>).</w:t>
        </w:r>
      </w:moveTo>
    </w:p>
    <w:p w14:paraId="0C761BF2" w14:textId="77777777" w:rsidR="00F90D5E" w:rsidRPr="00C307BC" w:rsidRDefault="00F90D5E" w:rsidP="00F90D5E">
      <w:pPr>
        <w:ind w:firstLine="720"/>
        <w:jc w:val="center"/>
        <w:rPr>
          <w:rFonts w:eastAsia="Times New Roman"/>
          <w:sz w:val="26"/>
          <w:szCs w:val="26"/>
        </w:rPr>
      </w:pPr>
      <w:moveTo w:id="1226" w:author="Nguyen Toan" w:date="2018-05-18T20:23:00Z">
        <w:r w:rsidRPr="00C307BC">
          <w:rPr>
            <w:rFonts w:eastAsia="Times New Roman"/>
            <w:noProof/>
            <w:sz w:val="26"/>
            <w:szCs w:val="26"/>
            <w:rPrChange w:id="1227" w:author="Unknown">
              <w:rPr>
                <w:noProof/>
              </w:rPr>
            </w:rPrChange>
          </w:rPr>
          <w:drawing>
            <wp:inline distT="0" distB="0" distL="0" distR="0" wp14:anchorId="79E6E1C8" wp14:editId="2970A41A">
              <wp:extent cx="4500655" cy="27279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moveTo>
    </w:p>
    <w:p w14:paraId="2A1AD5FA" w14:textId="55831422" w:rsidR="00F90D5E" w:rsidRPr="00C307BC" w:rsidRDefault="00F90D5E" w:rsidP="00F90D5E">
      <w:pPr>
        <w:ind w:firstLine="720"/>
        <w:jc w:val="center"/>
        <w:rPr>
          <w:rFonts w:eastAsia="Times New Roman"/>
          <w:sz w:val="26"/>
          <w:szCs w:val="26"/>
        </w:rPr>
      </w:pPr>
      <w:bookmarkStart w:id="1228" w:name="_Toc514445863"/>
      <w:moveTo w:id="1229" w:author="Nguyen Toan" w:date="2018-05-18T20:23:00Z">
        <w:r w:rsidRPr="00C307BC">
          <w:rPr>
            <w:rFonts w:eastAsia="Times New Roman"/>
            <w:sz w:val="26"/>
            <w:szCs w:val="26"/>
          </w:rPr>
          <w:t xml:space="preserve">Hình </w:t>
        </w:r>
      </w:moveTo>
      <w:ins w:id="1230"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1</w:t>
      </w:r>
      <w:ins w:id="1231"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1232" w:author="Nguyen Toan" w:date="2018-05-18T22:41:00Z">
        <w:r w:rsidR="00871F8A">
          <w:rPr>
            <w:rFonts w:eastAsia="Times New Roman"/>
            <w:noProof/>
            <w:sz w:val="26"/>
            <w:szCs w:val="26"/>
          </w:rPr>
          <w:t>15</w:t>
        </w:r>
        <w:r w:rsidR="00871F8A">
          <w:rPr>
            <w:rFonts w:eastAsia="Times New Roman"/>
            <w:sz w:val="26"/>
            <w:szCs w:val="26"/>
          </w:rPr>
          <w:fldChar w:fldCharType="end"/>
        </w:r>
      </w:ins>
      <w:moveTo w:id="1233" w:author="Nguyen Toan" w:date="2018-05-18T20:23:00Z">
        <w:del w:id="1234" w:author="Nguyen Toan" w:date="2018-05-18T22:41:00Z">
          <w:r w:rsidRPr="00C307BC" w:rsidDel="00871F8A">
            <w:rPr>
              <w:rFonts w:eastAsia="Times New Roman"/>
              <w:sz w:val="26"/>
              <w:szCs w:val="26"/>
            </w:rPr>
            <w:fldChar w:fldCharType="begin"/>
          </w:r>
          <w:r w:rsidRPr="00C307BC" w:rsidDel="00871F8A">
            <w:rPr>
              <w:rFonts w:eastAsia="Times New Roman"/>
              <w:sz w:val="26"/>
              <w:szCs w:val="26"/>
            </w:rPr>
            <w:delInstrText xml:space="preserve"> STYLEREF 1 \s </w:delInstrText>
          </w:r>
          <w:r w:rsidRPr="00C307BC" w:rsidDel="00871F8A">
            <w:rPr>
              <w:rFonts w:eastAsia="Times New Roman"/>
              <w:sz w:val="26"/>
              <w:szCs w:val="26"/>
            </w:rPr>
            <w:fldChar w:fldCharType="separate"/>
          </w:r>
        </w:del>
      </w:moveTo>
      <w:del w:id="1235" w:author="Nguyen Toan" w:date="2018-05-18T22:41:00Z">
        <w:r w:rsidR="00896230" w:rsidDel="00871F8A">
          <w:rPr>
            <w:rFonts w:eastAsia="Times New Roman"/>
            <w:noProof/>
            <w:sz w:val="26"/>
            <w:szCs w:val="26"/>
          </w:rPr>
          <w:delText>1</w:delText>
        </w:r>
      </w:del>
      <w:moveTo w:id="1236" w:author="Nguyen Toan" w:date="2018-05-18T20:23:00Z">
        <w:del w:id="1237" w:author="Nguyen Toan" w:date="2018-05-18T22:41:00Z">
          <w:r w:rsidRPr="00C307BC" w:rsidDel="00871F8A">
            <w:rPr>
              <w:rFonts w:eastAsia="Times New Roman"/>
              <w:sz w:val="26"/>
              <w:szCs w:val="26"/>
            </w:rPr>
            <w:fldChar w:fldCharType="end"/>
          </w:r>
          <w:r w:rsidRPr="00C307BC" w:rsidDel="00871F8A">
            <w:rPr>
              <w:rFonts w:eastAsia="Times New Roman"/>
              <w:sz w:val="26"/>
              <w:szCs w:val="26"/>
            </w:rPr>
            <w:delText>.</w:delText>
          </w:r>
          <w:r w:rsidRPr="00C307BC" w:rsidDel="00871F8A">
            <w:rPr>
              <w:rFonts w:eastAsia="Times New Roman"/>
              <w:sz w:val="26"/>
              <w:szCs w:val="26"/>
            </w:rPr>
            <w:fldChar w:fldCharType="begin"/>
          </w:r>
          <w:r w:rsidRPr="00C307BC" w:rsidDel="00871F8A">
            <w:rPr>
              <w:rFonts w:eastAsia="Times New Roman"/>
              <w:sz w:val="26"/>
              <w:szCs w:val="26"/>
            </w:rPr>
            <w:delInstrText xml:space="preserve"> SEQ Hình \* ARABIC \s 1 </w:delInstrText>
          </w:r>
          <w:r w:rsidRPr="00C307BC" w:rsidDel="00871F8A">
            <w:rPr>
              <w:rFonts w:eastAsia="Times New Roman"/>
              <w:sz w:val="26"/>
              <w:szCs w:val="26"/>
            </w:rPr>
            <w:fldChar w:fldCharType="separate"/>
          </w:r>
        </w:del>
        <w:del w:id="1238" w:author="Nguyen Toan" w:date="2018-05-18T21:03:00Z">
          <w:r w:rsidDel="0019161E">
            <w:rPr>
              <w:rFonts w:eastAsia="Times New Roman"/>
              <w:noProof/>
              <w:sz w:val="26"/>
              <w:szCs w:val="26"/>
            </w:rPr>
            <w:delText>11</w:delText>
          </w:r>
        </w:del>
        <w:del w:id="1239" w:author="Nguyen Toan" w:date="2018-05-18T22:41:00Z">
          <w:r w:rsidRPr="00C307BC" w:rsidDel="00871F8A">
            <w:rPr>
              <w:rFonts w:eastAsia="Times New Roman"/>
              <w:sz w:val="26"/>
              <w:szCs w:val="26"/>
            </w:rPr>
            <w:fldChar w:fldCharType="end"/>
          </w:r>
        </w:del>
        <w:r w:rsidRPr="00C307BC">
          <w:rPr>
            <w:rFonts w:eastAsia="Times New Roman"/>
            <w:sz w:val="26"/>
            <w:szCs w:val="26"/>
          </w:rPr>
          <w:t>: Màn hình chính Jenkins</w:t>
        </w:r>
      </w:moveTo>
      <w:bookmarkEnd w:id="1228"/>
    </w:p>
    <w:p w14:paraId="628FA119" w14:textId="77777777" w:rsidR="00F90D5E" w:rsidRDefault="00F90D5E" w:rsidP="00F90D5E">
      <w:pPr>
        <w:spacing w:after="120"/>
        <w:ind w:firstLine="567"/>
        <w:jc w:val="both"/>
        <w:rPr>
          <w:rFonts w:eastAsia="Times New Roman"/>
          <w:sz w:val="26"/>
          <w:szCs w:val="26"/>
        </w:rPr>
      </w:pPr>
      <w:moveTo w:id="1240" w:author="Nguyen Toan" w:date="2018-05-18T20:23:00Z">
        <w:r w:rsidRPr="00C307BC">
          <w:rPr>
            <w:rFonts w:eastAsia="Times New Roman"/>
            <w:sz w:val="26"/>
            <w:szCs w:val="26"/>
          </w:rPr>
          <w:t xml:space="preserve">Jenkins cung cấp các màn hình cấu hình cho ứng dụng (xem </w:t>
        </w:r>
        <w:r w:rsidRPr="00C307BC">
          <w:rPr>
            <w:rFonts w:eastAsia="Times New Roman"/>
            <w:sz w:val="26"/>
            <w:szCs w:val="26"/>
          </w:rPr>
          <w:fldChar w:fldCharType="begin"/>
        </w:r>
        <w:r w:rsidRPr="00C307BC">
          <w:rPr>
            <w:rFonts w:eastAsia="Times New Roman"/>
            <w:sz w:val="26"/>
            <w:szCs w:val="26"/>
          </w:rPr>
          <w:instrText xml:space="preserve"> REF _Ref513152419 \h  \* MERGEFORMAT </w:instrText>
        </w:r>
      </w:moveTo>
      <w:r w:rsidRPr="00C307BC">
        <w:rPr>
          <w:rFonts w:eastAsia="Times New Roman"/>
          <w:sz w:val="26"/>
          <w:szCs w:val="26"/>
        </w:rPr>
      </w:r>
      <w:moveTo w:id="1241" w:author="Nguyen Toan" w:date="2018-05-18T20:23:00Z">
        <w:del w:id="1242" w:author="Nguyen Toan" w:date="2018-05-18T21:03:00Z">
          <w:r w:rsidRPr="00C307BC">
            <w:rPr>
              <w:rFonts w:eastAsia="Times New Roman"/>
              <w:sz w:val="26"/>
              <w:szCs w:val="26"/>
            </w:rPr>
            <w:fldChar w:fldCharType="separate"/>
          </w:r>
          <w:r w:rsidRPr="00C307BC" w:rsidDel="0019161E">
            <w:rPr>
              <w:rFonts w:eastAsia="Times New Roman"/>
              <w:sz w:val="26"/>
              <w:szCs w:val="26"/>
            </w:rPr>
            <w:delText xml:space="preserve">Hình </w:delText>
          </w:r>
          <w:r w:rsidDel="0019161E">
            <w:rPr>
              <w:rFonts w:eastAsia="Times New Roman"/>
              <w:noProof/>
              <w:sz w:val="26"/>
              <w:szCs w:val="26"/>
            </w:rPr>
            <w:delText>3</w:delText>
          </w:r>
          <w:r w:rsidRPr="00C307BC" w:rsidDel="0019161E">
            <w:rPr>
              <w:rFonts w:eastAsia="Times New Roman"/>
              <w:noProof/>
              <w:sz w:val="26"/>
              <w:szCs w:val="26"/>
            </w:rPr>
            <w:delText>.</w:delText>
          </w:r>
          <w:r w:rsidDel="0019161E">
            <w:rPr>
              <w:rFonts w:eastAsia="Times New Roman"/>
              <w:noProof/>
              <w:sz w:val="26"/>
              <w:szCs w:val="26"/>
            </w:rPr>
            <w:delText>12</w:delText>
          </w:r>
        </w:del>
        <w:r w:rsidRPr="00C307BC">
          <w:rPr>
            <w:rFonts w:eastAsia="Times New Roman"/>
            <w:sz w:val="26"/>
            <w:szCs w:val="26"/>
          </w:rPr>
          <w:fldChar w:fldCharType="end"/>
        </w:r>
        <w:r w:rsidRPr="00C307BC">
          <w:rPr>
            <w:rFonts w:eastAsia="Times New Roman"/>
            <w:sz w:val="26"/>
            <w:szCs w:val="26"/>
          </w:rPr>
          <w:t>)</w:t>
        </w:r>
      </w:moveTo>
    </w:p>
    <w:p w14:paraId="3B242EA6" w14:textId="77777777" w:rsidR="00F90D5E" w:rsidRPr="00C307BC" w:rsidRDefault="00F90D5E" w:rsidP="00F90D5E">
      <w:pPr>
        <w:spacing w:after="120"/>
        <w:ind w:firstLine="567"/>
        <w:jc w:val="both"/>
        <w:rPr>
          <w:rFonts w:eastAsia="Times New Roman"/>
          <w:sz w:val="26"/>
          <w:szCs w:val="26"/>
        </w:rPr>
      </w:pPr>
      <w:moveTo w:id="1243" w:author="Nguyen Toan" w:date="2018-05-18T20:23:00Z">
        <w:r w:rsidRPr="00C307BC">
          <w:rPr>
            <w:rFonts w:eastAsia="Times New Roman"/>
            <w:b/>
            <w:sz w:val="26"/>
            <w:szCs w:val="26"/>
          </w:rPr>
          <w:t xml:space="preserve">Cấu hình hệ thống </w:t>
        </w:r>
        <w:r w:rsidRPr="00071A6D">
          <w:rPr>
            <w:rFonts w:eastAsia="Times New Roman"/>
            <w:sz w:val="26"/>
            <w:szCs w:val="26"/>
          </w:rPr>
          <w:t>(Configure System</w:t>
        </w:r>
        <w:r w:rsidRPr="00C307BC">
          <w:rPr>
            <w:rFonts w:eastAsia="Times New Roman"/>
            <w:sz w:val="26"/>
            <w:szCs w:val="26"/>
          </w:rPr>
          <w:t>)</w:t>
        </w:r>
        <w:r w:rsidRPr="00071A6D">
          <w:rPr>
            <w:rFonts w:eastAsia="Times New Roman"/>
            <w:sz w:val="26"/>
            <w:szCs w:val="26"/>
          </w:rPr>
          <w:t>:</w:t>
        </w:r>
        <w:r w:rsidRPr="00C307BC">
          <w:rPr>
            <w:rFonts w:eastAsia="Times New Roman"/>
            <w:b/>
            <w:sz w:val="26"/>
            <w:szCs w:val="26"/>
          </w:rPr>
          <w:t xml:space="preserve"> </w:t>
        </w:r>
        <w:r w:rsidRPr="00C307BC">
          <w:rPr>
            <w:rFonts w:eastAsia="Times New Roman"/>
            <w:sz w:val="26"/>
            <w:szCs w:val="26"/>
          </w:rPr>
          <w: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t>
        </w:r>
      </w:moveTo>
    </w:p>
    <w:p w14:paraId="761E65BA" w14:textId="2EE58CA1" w:rsidR="00F90D5E" w:rsidRPr="00C307BC" w:rsidDel="00675F99" w:rsidRDefault="00F90D5E" w:rsidP="00F90D5E">
      <w:pPr>
        <w:spacing w:after="120"/>
        <w:ind w:firstLine="567"/>
        <w:jc w:val="both"/>
        <w:rPr>
          <w:del w:id="1244" w:author="Nguyen Toan" w:date="2018-05-18T20:25:00Z"/>
          <w:rFonts w:eastAsia="Times New Roman"/>
          <w:sz w:val="26"/>
          <w:szCs w:val="26"/>
        </w:rPr>
      </w:pPr>
      <w:moveTo w:id="1245" w:author="Nguyen Toan" w:date="2018-05-18T20:23:00Z">
        <w:del w:id="1246" w:author="Nguyen Toan" w:date="2018-05-18T20:25:00Z">
          <w:r w:rsidRPr="00C307BC" w:rsidDel="00675F99">
            <w:rPr>
              <w:rFonts w:eastAsia="Times New Roman"/>
              <w:b/>
              <w:sz w:val="26"/>
              <w:szCs w:val="26"/>
            </w:rPr>
            <w:delText xml:space="preserve">Tải lại cấu hình từ ổ đĩa </w:delText>
          </w:r>
          <w:r w:rsidRPr="00071A6D" w:rsidDel="00675F99">
            <w:rPr>
              <w:rFonts w:eastAsia="Times New Roman"/>
              <w:sz w:val="26"/>
              <w:szCs w:val="26"/>
            </w:rPr>
            <w:delText>(Reload Configuration from Disk):</w:delText>
          </w:r>
          <w:r w:rsidRPr="00C307BC" w:rsidDel="00675F99">
            <w:rPr>
              <w:rFonts w:eastAsia="Times New Roman"/>
              <w:b/>
              <w:sz w:val="26"/>
              <w:szCs w:val="26"/>
            </w:rPr>
            <w:delText xml:space="preserve"> </w:delText>
          </w:r>
          <w:r w:rsidRPr="00C307BC" w:rsidDel="00675F99">
            <w:rPr>
              <w:rFonts w:eastAsia="Times New Roman"/>
              <w:sz w:val="26"/>
              <w:szCs w:val="26"/>
            </w:rPr>
            <w:delTex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delText>
          </w:r>
        </w:del>
      </w:moveTo>
    </w:p>
    <w:p w14:paraId="07317F18" w14:textId="77777777" w:rsidR="00F90D5E" w:rsidRPr="00C307BC" w:rsidRDefault="00F90D5E" w:rsidP="00F90D5E">
      <w:pPr>
        <w:keepNext/>
        <w:spacing w:before="120" w:line="288" w:lineRule="auto"/>
        <w:ind w:right="80" w:firstLine="567"/>
        <w:jc w:val="center"/>
        <w:rPr>
          <w:sz w:val="26"/>
          <w:szCs w:val="26"/>
        </w:rPr>
      </w:pPr>
      <w:moveTo w:id="1247" w:author="Nguyen Toan" w:date="2018-05-18T20:23:00Z">
        <w:r w:rsidRPr="00C307BC">
          <w:rPr>
            <w:rFonts w:eastAsia="Times New Roman"/>
            <w:noProof/>
            <w:sz w:val="26"/>
            <w:szCs w:val="26"/>
            <w:rPrChange w:id="1248" w:author="Unknown">
              <w:rPr>
                <w:noProof/>
              </w:rPr>
            </w:rPrChange>
          </w:rPr>
          <w:lastRenderedPageBreak/>
          <w:drawing>
            <wp:inline distT="0" distB="0" distL="0" distR="0" wp14:anchorId="61544964" wp14:editId="79907A42">
              <wp:extent cx="3900451" cy="3226944"/>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moveTo>
    </w:p>
    <w:p w14:paraId="10E56C33" w14:textId="4BB2FEEA" w:rsidR="00F90D5E" w:rsidRDefault="00F90D5E" w:rsidP="00F90D5E">
      <w:pPr>
        <w:ind w:firstLine="720"/>
        <w:jc w:val="center"/>
        <w:rPr>
          <w:ins w:id="1249" w:author="Nguyen Toan" w:date="2018-05-18T20:25:00Z"/>
          <w:rFonts w:eastAsia="Times New Roman"/>
          <w:sz w:val="26"/>
          <w:szCs w:val="26"/>
        </w:rPr>
      </w:pPr>
      <w:bookmarkStart w:id="1250" w:name="_Toc514445864"/>
      <w:moveTo w:id="1251" w:author="Nguyen Toan" w:date="2018-05-18T20:23:00Z">
        <w:r w:rsidRPr="00C307BC">
          <w:rPr>
            <w:rFonts w:eastAsia="Times New Roman"/>
            <w:sz w:val="26"/>
            <w:szCs w:val="26"/>
          </w:rPr>
          <w:t xml:space="preserve">Hình </w:t>
        </w:r>
      </w:moveTo>
      <w:ins w:id="1252"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1</w:t>
      </w:r>
      <w:ins w:id="1253"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1254" w:author="Nguyen Toan" w:date="2018-05-18T22:41:00Z">
        <w:r w:rsidR="00871F8A">
          <w:rPr>
            <w:rFonts w:eastAsia="Times New Roman"/>
            <w:noProof/>
            <w:sz w:val="26"/>
            <w:szCs w:val="26"/>
          </w:rPr>
          <w:t>16</w:t>
        </w:r>
        <w:r w:rsidR="00871F8A">
          <w:rPr>
            <w:rFonts w:eastAsia="Times New Roman"/>
            <w:sz w:val="26"/>
            <w:szCs w:val="26"/>
          </w:rPr>
          <w:fldChar w:fldCharType="end"/>
        </w:r>
      </w:ins>
      <w:moveTo w:id="1255" w:author="Nguyen Toan" w:date="2018-05-18T20:23:00Z">
        <w:del w:id="1256" w:author="Nguyen Toan" w:date="2018-05-18T22:41:00Z">
          <w:r w:rsidRPr="00C307BC" w:rsidDel="00871F8A">
            <w:rPr>
              <w:rFonts w:eastAsia="Times New Roman"/>
              <w:sz w:val="26"/>
              <w:szCs w:val="26"/>
            </w:rPr>
            <w:fldChar w:fldCharType="begin"/>
          </w:r>
          <w:r w:rsidRPr="00C307BC" w:rsidDel="00871F8A">
            <w:rPr>
              <w:rFonts w:eastAsia="Times New Roman"/>
              <w:sz w:val="26"/>
              <w:szCs w:val="26"/>
            </w:rPr>
            <w:delInstrText xml:space="preserve"> STYLEREF 1 \s </w:delInstrText>
          </w:r>
          <w:r w:rsidRPr="00C307BC" w:rsidDel="00871F8A">
            <w:rPr>
              <w:rFonts w:eastAsia="Times New Roman"/>
              <w:sz w:val="26"/>
              <w:szCs w:val="26"/>
            </w:rPr>
            <w:fldChar w:fldCharType="separate"/>
          </w:r>
        </w:del>
      </w:moveTo>
      <w:del w:id="1257" w:author="Nguyen Toan" w:date="2018-05-18T22:41:00Z">
        <w:r w:rsidR="00896230" w:rsidDel="00871F8A">
          <w:rPr>
            <w:rFonts w:eastAsia="Times New Roman"/>
            <w:noProof/>
            <w:sz w:val="26"/>
            <w:szCs w:val="26"/>
          </w:rPr>
          <w:delText>1</w:delText>
        </w:r>
      </w:del>
      <w:moveTo w:id="1258" w:author="Nguyen Toan" w:date="2018-05-18T20:23:00Z">
        <w:del w:id="1259" w:author="Nguyen Toan" w:date="2018-05-18T22:41:00Z">
          <w:r w:rsidRPr="00C307BC" w:rsidDel="00871F8A">
            <w:rPr>
              <w:rFonts w:eastAsia="Times New Roman"/>
              <w:sz w:val="26"/>
              <w:szCs w:val="26"/>
            </w:rPr>
            <w:fldChar w:fldCharType="end"/>
          </w:r>
          <w:r w:rsidRPr="00C307BC" w:rsidDel="00871F8A">
            <w:rPr>
              <w:rFonts w:eastAsia="Times New Roman"/>
              <w:sz w:val="26"/>
              <w:szCs w:val="26"/>
            </w:rPr>
            <w:delText>.</w:delText>
          </w:r>
          <w:r w:rsidRPr="00C307BC" w:rsidDel="00871F8A">
            <w:rPr>
              <w:rFonts w:eastAsia="Times New Roman"/>
              <w:sz w:val="26"/>
              <w:szCs w:val="26"/>
            </w:rPr>
            <w:fldChar w:fldCharType="begin"/>
          </w:r>
          <w:r w:rsidRPr="00C307BC" w:rsidDel="00871F8A">
            <w:rPr>
              <w:rFonts w:eastAsia="Times New Roman"/>
              <w:sz w:val="26"/>
              <w:szCs w:val="26"/>
            </w:rPr>
            <w:delInstrText xml:space="preserve"> SEQ Hình \* ARABIC \s 1 </w:delInstrText>
          </w:r>
          <w:r w:rsidRPr="00C307BC" w:rsidDel="00871F8A">
            <w:rPr>
              <w:rFonts w:eastAsia="Times New Roman"/>
              <w:sz w:val="26"/>
              <w:szCs w:val="26"/>
            </w:rPr>
            <w:fldChar w:fldCharType="separate"/>
          </w:r>
        </w:del>
        <w:del w:id="1260" w:author="Nguyen Toan" w:date="2018-05-18T21:03:00Z">
          <w:r w:rsidDel="0019161E">
            <w:rPr>
              <w:rFonts w:eastAsia="Times New Roman"/>
              <w:noProof/>
              <w:sz w:val="26"/>
              <w:szCs w:val="26"/>
            </w:rPr>
            <w:delText>12</w:delText>
          </w:r>
        </w:del>
        <w:del w:id="1261" w:author="Nguyen Toan" w:date="2018-05-18T22:41:00Z">
          <w:r w:rsidRPr="00C307BC" w:rsidDel="00871F8A">
            <w:rPr>
              <w:rFonts w:eastAsia="Times New Roman"/>
              <w:sz w:val="26"/>
              <w:szCs w:val="26"/>
            </w:rPr>
            <w:fldChar w:fldCharType="end"/>
          </w:r>
        </w:del>
        <w:r w:rsidRPr="00C307BC">
          <w:rPr>
            <w:rFonts w:eastAsia="Times New Roman"/>
            <w:sz w:val="26"/>
            <w:szCs w:val="26"/>
          </w:rPr>
          <w:t>: Cấu hình tùy chỉnh của Jenkins</w:t>
        </w:r>
      </w:moveTo>
      <w:bookmarkEnd w:id="1250"/>
    </w:p>
    <w:p w14:paraId="3750C385" w14:textId="4F719177" w:rsidR="00675F99" w:rsidRDefault="00675F99">
      <w:pPr>
        <w:spacing w:after="120"/>
        <w:ind w:firstLine="567"/>
        <w:jc w:val="both"/>
        <w:rPr>
          <w:ins w:id="1262" w:author="Nguyen Toan" w:date="2018-05-18T20:26:00Z"/>
          <w:rFonts w:eastAsia="Times New Roman"/>
          <w:sz w:val="26"/>
          <w:szCs w:val="26"/>
        </w:rPr>
        <w:pPrChange w:id="1263" w:author="Nguyen Toan" w:date="2018-05-18T20:25:00Z">
          <w:pPr>
            <w:ind w:firstLine="720"/>
            <w:jc w:val="center"/>
          </w:pPr>
        </w:pPrChange>
      </w:pPr>
      <w:ins w:id="1264" w:author="Nguyen Toan" w:date="2018-05-18T20:25:00Z">
        <w:r w:rsidRPr="00C307BC">
          <w:rPr>
            <w:rFonts w:eastAsia="Times New Roman"/>
            <w:b/>
            <w:sz w:val="26"/>
            <w:szCs w:val="26"/>
          </w:rPr>
          <w:t xml:space="preserve">Tải lại cấu hình từ ổ đĩa </w:t>
        </w:r>
        <w:r w:rsidRPr="00071A6D">
          <w:rPr>
            <w:rFonts w:eastAsia="Times New Roman"/>
            <w:sz w:val="26"/>
            <w:szCs w:val="26"/>
          </w:rPr>
          <w:t>(Reload Configuration from Disk):</w:t>
        </w:r>
        <w:r w:rsidRPr="00C307BC">
          <w:rPr>
            <w:rFonts w:eastAsia="Times New Roman"/>
            <w:b/>
            <w:sz w:val="26"/>
            <w:szCs w:val="26"/>
          </w:rPr>
          <w:t xml:space="preserve"> </w:t>
        </w:r>
        <w:r w:rsidRPr="00C307BC">
          <w:rPr>
            <w:rFonts w:eastAsia="Times New Roman"/>
            <w:sz w:val="26"/>
            <w:szCs w:val="26"/>
          </w:rPr>
          <w:t>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cần sử dụng tùy chọn “Tải lại cấu hình từ đĩa” để tải lại hệ thống Jenkins và tạo cấu hình công việc trực tiếp.</w:t>
        </w:r>
      </w:ins>
    </w:p>
    <w:p w14:paraId="7F1D003C" w14:textId="77777777" w:rsidR="002D5FC7" w:rsidRPr="00C307BC" w:rsidRDefault="002D5FC7" w:rsidP="002D5FC7">
      <w:pPr>
        <w:spacing w:after="120"/>
        <w:ind w:firstLine="567"/>
        <w:jc w:val="both"/>
        <w:rPr>
          <w:ins w:id="1265" w:author="Nguyen Toan" w:date="2018-05-18T20:26:00Z"/>
          <w:rFonts w:eastAsia="Times New Roman"/>
          <w:sz w:val="26"/>
          <w:szCs w:val="26"/>
        </w:rPr>
      </w:pPr>
      <w:ins w:id="1266" w:author="Nguyen Toan" w:date="2018-05-18T20:26:00Z">
        <w:r w:rsidRPr="00C307BC">
          <w:rPr>
            <w:rFonts w:eastAsia="Times New Roman"/>
            <w:b/>
            <w:sz w:val="26"/>
            <w:szCs w:val="26"/>
          </w:rPr>
          <w:t>Quản lý Plugin</w:t>
        </w:r>
        <w:r w:rsidRPr="00071A6D">
          <w:rPr>
            <w:rFonts w:eastAsia="Times New Roman"/>
            <w:sz w:val="26"/>
            <w:szCs w:val="26"/>
          </w:rPr>
          <w:t xml:space="preserve"> (Manage Plugin):</w:t>
        </w:r>
        <w:r w:rsidRPr="00C307BC">
          <w:rPr>
            <w:rFonts w:eastAsia="Times New Roman"/>
            <w:b/>
            <w:sz w:val="26"/>
            <w:szCs w:val="26"/>
          </w:rPr>
          <w:t xml:space="preserve"> </w:t>
        </w:r>
        <w:r w:rsidRPr="00C307BC">
          <w:rPr>
            <w:rFonts w:eastAsia="Times New Roman"/>
            <w:sz w:val="26"/>
            <w:szCs w:val="26"/>
          </w:rPr>
          <w: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t>
        </w:r>
        <w:r w:rsidRPr="00C307BC">
          <w:rPr>
            <w:rFonts w:eastAsia="Times New Roman"/>
            <w:b/>
            <w:sz w:val="26"/>
            <w:szCs w:val="26"/>
          </w:rPr>
          <w:t xml:space="preserve"> </w:t>
        </w:r>
        <w:r w:rsidRPr="00C307BC">
          <w:rPr>
            <w:rFonts w:eastAsia="Times New Roman"/>
            <w:sz w:val="26"/>
            <w:szCs w:val="26"/>
          </w:rPr>
          <w:t xml:space="preserve">(xem </w:t>
        </w:r>
        <w:r w:rsidRPr="00C307BC">
          <w:rPr>
            <w:rFonts w:eastAsia="Times New Roman"/>
            <w:sz w:val="26"/>
            <w:szCs w:val="26"/>
          </w:rPr>
          <w:fldChar w:fldCharType="begin"/>
        </w:r>
        <w:r w:rsidRPr="00C307BC">
          <w:rPr>
            <w:rFonts w:eastAsia="Times New Roman"/>
            <w:sz w:val="26"/>
            <w:szCs w:val="26"/>
          </w:rPr>
          <w:instrText xml:space="preserve"> REF _Ref513152455 \h  \* MERGEFORMAT </w:instrText>
        </w:r>
      </w:ins>
      <w:r w:rsidRPr="00C307BC">
        <w:rPr>
          <w:rFonts w:eastAsia="Times New Roman"/>
          <w:sz w:val="26"/>
          <w:szCs w:val="26"/>
        </w:rPr>
      </w:r>
      <w:ins w:id="1267" w:author="Nguyen Toan" w:date="2018-05-18T20:26:00Z">
        <w:r w:rsidRPr="00C307BC">
          <w:rPr>
            <w:rFonts w:eastAsia="Times New Roman"/>
            <w:sz w:val="26"/>
            <w:szCs w:val="26"/>
          </w:rPr>
          <w:fldChar w:fldCharType="end"/>
        </w:r>
        <w:r w:rsidRPr="00C307BC">
          <w:rPr>
            <w:rFonts w:eastAsia="Times New Roman"/>
            <w:sz w:val="26"/>
            <w:szCs w:val="26"/>
          </w:rPr>
          <w:t>).</w:t>
        </w:r>
      </w:ins>
    </w:p>
    <w:p w14:paraId="24E4F879" w14:textId="0C088206" w:rsidR="002D5FC7" w:rsidRPr="00C1740B" w:rsidRDefault="00C4792E">
      <w:pPr>
        <w:spacing w:after="120"/>
        <w:ind w:firstLine="567"/>
        <w:jc w:val="both"/>
        <w:rPr>
          <w:sz w:val="26"/>
          <w:szCs w:val="26"/>
          <w:rPrChange w:id="1268" w:author="Nguyen Toan" w:date="2018-05-18T20:26:00Z">
            <w:rPr>
              <w:rFonts w:eastAsia="Times New Roman"/>
              <w:sz w:val="26"/>
              <w:szCs w:val="26"/>
            </w:rPr>
          </w:rPrChange>
        </w:rPr>
        <w:pPrChange w:id="1269" w:author="Nguyen Toan" w:date="2018-05-18T20:26:00Z">
          <w:pPr>
            <w:ind w:firstLine="720"/>
            <w:jc w:val="center"/>
          </w:pPr>
        </w:pPrChange>
      </w:pPr>
      <w:ins w:id="1270" w:author="Nguyen Toan" w:date="2018-05-18T20:26:00Z">
        <w:r w:rsidRPr="00C307BC">
          <w:rPr>
            <w:b/>
            <w:sz w:val="26"/>
            <w:szCs w:val="26"/>
          </w:rPr>
          <w:t xml:space="preserve">Thông tin hệ thống </w:t>
        </w:r>
        <w:r w:rsidRPr="00071A6D">
          <w:rPr>
            <w:sz w:val="26"/>
            <w:szCs w:val="26"/>
          </w:rPr>
          <w:t>(System Information</w:t>
        </w:r>
        <w:r w:rsidRPr="00C307BC">
          <w:rPr>
            <w:sz w:val="26"/>
            <w:szCs w:val="26"/>
          </w:rPr>
          <w:t>)</w:t>
        </w:r>
        <w:r w:rsidRPr="00071A6D">
          <w:rPr>
            <w:sz w:val="26"/>
            <w:szCs w:val="26"/>
          </w:rPr>
          <w:t>:</w:t>
        </w:r>
        <w:r w:rsidRPr="00C307BC">
          <w:rPr>
            <w:sz w:val="26"/>
            <w:szCs w:val="26"/>
          </w:rPr>
          <w:t xml:space="preserve"> Màn hình này hiển thị danh sách tất cả các thuộc tính hệ thống Java và biến môi trường hệ </w:t>
        </w:r>
        <w:r>
          <w:rPr>
            <w:rFonts w:eastAsia="Times New Roman"/>
            <w:sz w:val="26"/>
            <w:szCs w:val="26"/>
          </w:rPr>
          <w:t>thống</w:t>
        </w:r>
        <w:r w:rsidRPr="00C307BC">
          <w:rPr>
            <w:sz w:val="26"/>
            <w:szCs w:val="26"/>
          </w:rPr>
          <w:t xml:space="preserve"> hiện tại. Ở đây người ta có thể kiểm tra chính xác phiên bản Java Jenkins đang chạy, người dùng nào đang chạy tác vụ. </w:t>
        </w:r>
        <w:r w:rsidRPr="00C307BC">
          <w:rPr>
            <w:sz w:val="26"/>
            <w:szCs w:val="26"/>
          </w:rPr>
          <w:fldChar w:fldCharType="begin"/>
        </w:r>
        <w:r w:rsidRPr="00C307BC">
          <w:rPr>
            <w:sz w:val="26"/>
            <w:szCs w:val="26"/>
          </w:rPr>
          <w:instrText xml:space="preserve"> REF _Ref513152574 \h  \* MERGEFORMAT </w:instrText>
        </w:r>
      </w:ins>
      <w:r w:rsidRPr="00C307BC">
        <w:rPr>
          <w:sz w:val="26"/>
          <w:szCs w:val="26"/>
        </w:rPr>
      </w:r>
      <w:ins w:id="1271" w:author="Nguyen Toan" w:date="2018-05-18T20:26:00Z">
        <w:r w:rsidRPr="00C307BC">
          <w:rPr>
            <w:sz w:val="26"/>
            <w:szCs w:val="26"/>
          </w:rPr>
          <w:fldChar w:fldCharType="end"/>
        </w:r>
        <w:r w:rsidRPr="00C307BC">
          <w:rPr>
            <w:sz w:val="26"/>
            <w:szCs w:val="26"/>
          </w:rPr>
          <w:t xml:space="preserve"> cho thấy một số thông tin về giá trị tên có sẵn trong phần này.</w:t>
        </w:r>
      </w:ins>
    </w:p>
    <w:p w14:paraId="4C74A802" w14:textId="77777777" w:rsidR="00F90D5E" w:rsidRPr="00C307BC" w:rsidRDefault="00F90D5E" w:rsidP="00F90D5E">
      <w:pPr>
        <w:keepNext/>
        <w:spacing w:before="120" w:line="288" w:lineRule="auto"/>
        <w:ind w:right="80" w:firstLine="567"/>
        <w:jc w:val="center"/>
        <w:rPr>
          <w:sz w:val="26"/>
          <w:szCs w:val="26"/>
        </w:rPr>
      </w:pPr>
      <w:moveTo w:id="1272" w:author="Nguyen Toan" w:date="2018-05-18T20:23:00Z">
        <w:r w:rsidRPr="00C307BC">
          <w:rPr>
            <w:rFonts w:eastAsia="Times New Roman"/>
            <w:noProof/>
            <w:sz w:val="26"/>
            <w:szCs w:val="26"/>
            <w:rPrChange w:id="1273" w:author="Unknown">
              <w:rPr>
                <w:noProof/>
              </w:rPr>
            </w:rPrChange>
          </w:rPr>
          <w:lastRenderedPageBreak/>
          <w:drawing>
            <wp:inline distT="0" distB="0" distL="0" distR="0" wp14:anchorId="36AF3CA0" wp14:editId="7BB58955">
              <wp:extent cx="3780031" cy="38499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moveTo>
    </w:p>
    <w:p w14:paraId="325E3982" w14:textId="33BB64DE" w:rsidR="00F90D5E" w:rsidRPr="00C307BC" w:rsidRDefault="00F90D5E" w:rsidP="00F90D5E">
      <w:pPr>
        <w:pStyle w:val="Caption"/>
        <w:jc w:val="center"/>
        <w:rPr>
          <w:rFonts w:ascii="Times New Roman" w:eastAsia="Times New Roman" w:hAnsi="Times New Roman" w:cs="Times New Roman"/>
          <w:i w:val="0"/>
          <w:color w:val="auto"/>
          <w:sz w:val="26"/>
          <w:szCs w:val="26"/>
        </w:rPr>
      </w:pPr>
      <w:bookmarkStart w:id="1274" w:name="_Toc514445865"/>
      <w:moveTo w:id="1275" w:author="Nguyen Toan" w:date="2018-05-18T20:23:00Z">
        <w:r w:rsidRPr="00C307BC">
          <w:rPr>
            <w:rFonts w:ascii="Times New Roman" w:hAnsi="Times New Roman" w:cs="Times New Roman"/>
            <w:i w:val="0"/>
            <w:color w:val="auto"/>
            <w:sz w:val="26"/>
            <w:szCs w:val="26"/>
          </w:rPr>
          <w:t xml:space="preserve">Hình </w:t>
        </w:r>
      </w:moveTo>
      <w:ins w:id="1276"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277"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278" w:author="Nguyen Toan" w:date="2018-05-18T22:41:00Z">
        <w:r w:rsidR="00871F8A">
          <w:rPr>
            <w:rFonts w:ascii="Times New Roman" w:hAnsi="Times New Roman" w:cs="Times New Roman"/>
            <w:i w:val="0"/>
            <w:noProof/>
            <w:color w:val="auto"/>
            <w:sz w:val="26"/>
            <w:szCs w:val="26"/>
          </w:rPr>
          <w:t>17</w:t>
        </w:r>
        <w:r w:rsidR="00871F8A">
          <w:rPr>
            <w:rFonts w:ascii="Times New Roman" w:hAnsi="Times New Roman" w:cs="Times New Roman"/>
            <w:i w:val="0"/>
            <w:color w:val="auto"/>
            <w:sz w:val="26"/>
            <w:szCs w:val="26"/>
          </w:rPr>
          <w:fldChar w:fldCharType="end"/>
        </w:r>
      </w:ins>
      <w:moveTo w:id="1279" w:author="Nguyen Toan" w:date="2018-05-18T20:23:00Z">
        <w:del w:id="1280"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281" w:author="Nguyen Toan" w:date="2018-05-18T22:41:00Z">
        <w:r w:rsidR="00896230" w:rsidDel="00871F8A">
          <w:rPr>
            <w:rFonts w:ascii="Times New Roman" w:hAnsi="Times New Roman" w:cs="Times New Roman"/>
            <w:i w:val="0"/>
            <w:noProof/>
            <w:color w:val="auto"/>
            <w:sz w:val="26"/>
            <w:szCs w:val="26"/>
          </w:rPr>
          <w:delText>1</w:delText>
        </w:r>
      </w:del>
      <w:moveTo w:id="1282" w:author="Nguyen Toan" w:date="2018-05-18T20:23:00Z">
        <w:del w:id="1283"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284" w:author="Nguyen Toan" w:date="2018-05-18T21:03:00Z">
          <w:r w:rsidDel="0019161E">
            <w:rPr>
              <w:rFonts w:ascii="Times New Roman" w:hAnsi="Times New Roman" w:cs="Times New Roman"/>
              <w:i w:val="0"/>
              <w:noProof/>
              <w:color w:val="auto"/>
              <w:sz w:val="26"/>
              <w:szCs w:val="26"/>
            </w:rPr>
            <w:delText>13</w:delText>
          </w:r>
        </w:del>
        <w:del w:id="1285" w:author="Nguyen Toan" w:date="2018-05-18T22:41:00Z">
          <w:r w:rsidRPr="00C307BC" w:rsidDel="00871F8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Quản lý plugins</w:t>
        </w:r>
      </w:moveTo>
      <w:bookmarkEnd w:id="1274"/>
    </w:p>
    <w:p w14:paraId="63D0EF77" w14:textId="0FC21D26" w:rsidR="00F90D5E" w:rsidRPr="00C307BC" w:rsidDel="002D5FC7" w:rsidRDefault="00F90D5E" w:rsidP="00F90D5E">
      <w:pPr>
        <w:spacing w:after="120"/>
        <w:ind w:firstLine="567"/>
        <w:jc w:val="both"/>
        <w:rPr>
          <w:del w:id="1286" w:author="Nguyen Toan" w:date="2018-05-18T20:26:00Z"/>
          <w:rFonts w:eastAsia="Times New Roman"/>
          <w:sz w:val="26"/>
          <w:szCs w:val="26"/>
        </w:rPr>
      </w:pPr>
      <w:moveTo w:id="1287" w:author="Nguyen Toan" w:date="2018-05-18T20:23:00Z">
        <w:del w:id="1288" w:author="Nguyen Toan" w:date="2018-05-18T20:26:00Z">
          <w:r w:rsidRPr="00C307BC" w:rsidDel="002D5FC7">
            <w:rPr>
              <w:rFonts w:eastAsia="Times New Roman"/>
              <w:b/>
              <w:sz w:val="26"/>
              <w:szCs w:val="26"/>
            </w:rPr>
            <w:delText>Quản lý Plugin</w:delText>
          </w:r>
          <w:r w:rsidRPr="00071A6D" w:rsidDel="002D5FC7">
            <w:rPr>
              <w:rFonts w:eastAsia="Times New Roman"/>
              <w:sz w:val="26"/>
              <w:szCs w:val="26"/>
            </w:rPr>
            <w:delText xml:space="preserve"> (Manage Plugin):</w:delText>
          </w:r>
          <w:r w:rsidRPr="00C307BC" w:rsidDel="002D5FC7">
            <w:rPr>
              <w:rFonts w:eastAsia="Times New Roman"/>
              <w:b/>
              <w:sz w:val="26"/>
              <w:szCs w:val="26"/>
            </w:rPr>
            <w:delText xml:space="preserve"> </w:delText>
          </w:r>
          <w:r w:rsidRPr="00C307BC" w:rsidDel="002D5FC7">
            <w:rPr>
              <w:rFonts w:eastAsia="Times New Roman"/>
              <w:sz w:val="26"/>
              <w:szCs w:val="26"/>
            </w:rPr>
            <w:delText>Màn hình hỗ trợ 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hình này</w:delText>
          </w:r>
          <w:r w:rsidRPr="00C307BC" w:rsidDel="002D5FC7">
            <w:rPr>
              <w:rFonts w:eastAsia="Times New Roman"/>
              <w:b/>
              <w:sz w:val="26"/>
              <w:szCs w:val="26"/>
            </w:rPr>
            <w:delText xml:space="preserve"> </w:delText>
          </w:r>
          <w:r w:rsidRPr="00C307BC" w:rsidDel="002D5FC7">
            <w:rPr>
              <w:rFonts w:eastAsia="Times New Roman"/>
              <w:sz w:val="26"/>
              <w:szCs w:val="26"/>
            </w:rPr>
            <w:delText xml:space="preserve">(xem </w:delText>
          </w:r>
          <w:r w:rsidRPr="00C307BC" w:rsidDel="002D5FC7">
            <w:rPr>
              <w:rFonts w:eastAsia="Times New Roman"/>
              <w:sz w:val="26"/>
              <w:szCs w:val="26"/>
            </w:rPr>
            <w:fldChar w:fldCharType="begin"/>
          </w:r>
          <w:r w:rsidRPr="00C307BC" w:rsidDel="002D5FC7">
            <w:rPr>
              <w:rFonts w:eastAsia="Times New Roman"/>
              <w:sz w:val="26"/>
              <w:szCs w:val="26"/>
            </w:rPr>
            <w:delInstrText xml:space="preserve"> REF _Ref513152455 \h  \* MERGEFORMAT </w:delInstrText>
          </w:r>
        </w:del>
      </w:moveTo>
      <w:del w:id="1289" w:author="Nguyen Toan" w:date="2018-05-18T20:26:00Z">
        <w:r w:rsidRPr="00C307BC" w:rsidDel="002D5FC7">
          <w:rPr>
            <w:rFonts w:eastAsia="Times New Roman"/>
            <w:sz w:val="26"/>
            <w:szCs w:val="26"/>
          </w:rPr>
        </w:r>
      </w:del>
      <w:moveTo w:id="1290" w:author="Nguyen Toan" w:date="2018-05-18T20:23:00Z">
        <w:del w:id="1291" w:author="Nguyen Toan" w:date="2018-05-18T20:26:00Z">
          <w:r w:rsidRPr="00C307BC" w:rsidDel="002D5FC7">
            <w:rPr>
              <w:rFonts w:eastAsia="Times New Roman"/>
              <w:sz w:val="26"/>
              <w:szCs w:val="26"/>
            </w:rPr>
            <w:fldChar w:fldCharType="separate"/>
          </w:r>
          <w:r w:rsidRPr="009C452F" w:rsidDel="002D5FC7">
            <w:rPr>
              <w:sz w:val="26"/>
              <w:szCs w:val="26"/>
            </w:rPr>
            <w:delText xml:space="preserve">Hình </w:delText>
          </w:r>
          <w:r w:rsidRPr="009C452F" w:rsidDel="002D5FC7">
            <w:rPr>
              <w:noProof/>
              <w:sz w:val="26"/>
              <w:szCs w:val="26"/>
            </w:rPr>
            <w:delText>3.13</w:delText>
          </w:r>
          <w:r w:rsidRPr="00C307BC" w:rsidDel="002D5FC7">
            <w:rPr>
              <w:rFonts w:eastAsia="Times New Roman"/>
              <w:sz w:val="26"/>
              <w:szCs w:val="26"/>
            </w:rPr>
            <w:fldChar w:fldCharType="end"/>
          </w:r>
          <w:r w:rsidRPr="00C307BC" w:rsidDel="002D5FC7">
            <w:rPr>
              <w:rFonts w:eastAsia="Times New Roman"/>
              <w:sz w:val="26"/>
              <w:szCs w:val="26"/>
            </w:rPr>
            <w:delText>).</w:delText>
          </w:r>
        </w:del>
      </w:moveTo>
    </w:p>
    <w:p w14:paraId="617F8DC2" w14:textId="2C9D0C52" w:rsidR="00F90D5E" w:rsidRPr="00C307BC" w:rsidDel="00C4792E" w:rsidRDefault="00F90D5E" w:rsidP="00F90D5E">
      <w:pPr>
        <w:spacing w:after="120"/>
        <w:ind w:firstLine="567"/>
        <w:jc w:val="both"/>
        <w:rPr>
          <w:del w:id="1292" w:author="Nguyen Toan" w:date="2018-05-18T20:26:00Z"/>
          <w:sz w:val="26"/>
          <w:szCs w:val="26"/>
        </w:rPr>
      </w:pPr>
      <w:moveTo w:id="1293" w:author="Nguyen Toan" w:date="2018-05-18T20:23:00Z">
        <w:del w:id="1294" w:author="Nguyen Toan" w:date="2018-05-18T20:26:00Z">
          <w:r w:rsidRPr="00C307BC" w:rsidDel="00C4792E">
            <w:rPr>
              <w:b/>
              <w:sz w:val="26"/>
              <w:szCs w:val="26"/>
            </w:rPr>
            <w:delText xml:space="preserve">Thông tin hệ thống </w:delText>
          </w:r>
          <w:r w:rsidRPr="00071A6D" w:rsidDel="00C4792E">
            <w:rPr>
              <w:sz w:val="26"/>
              <w:szCs w:val="26"/>
            </w:rPr>
            <w:delText>(System Information</w:delText>
          </w:r>
          <w:r w:rsidRPr="00C307BC" w:rsidDel="00C4792E">
            <w:rPr>
              <w:sz w:val="26"/>
              <w:szCs w:val="26"/>
            </w:rPr>
            <w:delText>)</w:delText>
          </w:r>
          <w:r w:rsidRPr="00071A6D" w:rsidDel="00C4792E">
            <w:rPr>
              <w:sz w:val="26"/>
              <w:szCs w:val="26"/>
            </w:rPr>
            <w:delText>:</w:delText>
          </w:r>
          <w:r w:rsidRPr="00C307BC" w:rsidDel="00C4792E">
            <w:rPr>
              <w:sz w:val="26"/>
              <w:szCs w:val="26"/>
            </w:rPr>
            <w:delText xml:space="preserve"> Màn hình này hiển thị danh sách tất cả các thuộc tính hệ thống Java và biến môi trường hệ </w:delText>
          </w:r>
          <w:r w:rsidDel="00C4792E">
            <w:rPr>
              <w:rFonts w:eastAsia="Times New Roman"/>
              <w:sz w:val="26"/>
              <w:szCs w:val="26"/>
            </w:rPr>
            <w:delText>thống</w:delText>
          </w:r>
          <w:r w:rsidRPr="00C307BC" w:rsidDel="00C4792E">
            <w:rPr>
              <w:sz w:val="26"/>
              <w:szCs w:val="26"/>
            </w:rPr>
            <w:delText xml:space="preserve"> hiện tại. Ở đây người ta có thể kiểm tra chính xác phiên bản Java Jenkins đang chạy, người dùng nào đang chạy tác vụ. </w:delText>
          </w:r>
          <w:r w:rsidRPr="00C307BC" w:rsidDel="00C4792E">
            <w:rPr>
              <w:sz w:val="26"/>
              <w:szCs w:val="26"/>
            </w:rPr>
            <w:fldChar w:fldCharType="begin"/>
          </w:r>
          <w:r w:rsidRPr="00C307BC" w:rsidDel="00C4792E">
            <w:rPr>
              <w:sz w:val="26"/>
              <w:szCs w:val="26"/>
            </w:rPr>
            <w:delInstrText xml:space="preserve"> REF _Ref513152574 \h  \* MERGEFORMAT </w:delInstrText>
          </w:r>
        </w:del>
      </w:moveTo>
      <w:del w:id="1295" w:author="Nguyen Toan" w:date="2018-05-18T20:26:00Z">
        <w:r w:rsidRPr="00C307BC" w:rsidDel="00C4792E">
          <w:rPr>
            <w:sz w:val="26"/>
            <w:szCs w:val="26"/>
          </w:rPr>
        </w:r>
      </w:del>
      <w:moveTo w:id="1296" w:author="Nguyen Toan" w:date="2018-05-18T20:23:00Z">
        <w:del w:id="1297" w:author="Nguyen Toan" w:date="2018-05-18T20:26:00Z">
          <w:r w:rsidRPr="00C307BC" w:rsidDel="00C4792E">
            <w:rPr>
              <w:sz w:val="26"/>
              <w:szCs w:val="26"/>
            </w:rPr>
            <w:fldChar w:fldCharType="separate"/>
          </w:r>
          <w:r w:rsidRPr="009C452F" w:rsidDel="00C4792E">
            <w:rPr>
              <w:sz w:val="26"/>
              <w:szCs w:val="26"/>
            </w:rPr>
            <w:delText xml:space="preserve">Hình </w:delText>
          </w:r>
          <w:r w:rsidRPr="009C452F" w:rsidDel="00C4792E">
            <w:rPr>
              <w:noProof/>
              <w:sz w:val="26"/>
              <w:szCs w:val="26"/>
            </w:rPr>
            <w:delText>3.14</w:delText>
          </w:r>
          <w:r w:rsidRPr="00C307BC" w:rsidDel="00C4792E">
            <w:rPr>
              <w:sz w:val="26"/>
              <w:szCs w:val="26"/>
            </w:rPr>
            <w:fldChar w:fldCharType="end"/>
          </w:r>
          <w:r w:rsidRPr="00C307BC" w:rsidDel="00C4792E">
            <w:rPr>
              <w:sz w:val="26"/>
              <w:szCs w:val="26"/>
            </w:rPr>
            <w:delText xml:space="preserve"> cho thấy một số thông tin về giá trị tên có sẵn trong phần này.</w:delText>
          </w:r>
        </w:del>
      </w:moveTo>
    </w:p>
    <w:p w14:paraId="756E2A08" w14:textId="77777777" w:rsidR="00F90D5E" w:rsidRPr="00C307BC" w:rsidRDefault="00F90D5E" w:rsidP="00F90D5E">
      <w:pPr>
        <w:keepNext/>
        <w:spacing w:line="288" w:lineRule="auto"/>
        <w:ind w:firstLine="567"/>
        <w:jc w:val="center"/>
        <w:rPr>
          <w:sz w:val="26"/>
          <w:szCs w:val="26"/>
        </w:rPr>
      </w:pPr>
      <w:moveTo w:id="1298" w:author="Nguyen Toan" w:date="2018-05-18T20:23:00Z">
        <w:r w:rsidRPr="00C307BC">
          <w:rPr>
            <w:noProof/>
            <w:sz w:val="26"/>
            <w:szCs w:val="26"/>
            <w:rPrChange w:id="1299" w:author="Unknown">
              <w:rPr>
                <w:noProof/>
              </w:rPr>
            </w:rPrChange>
          </w:rPr>
          <w:lastRenderedPageBreak/>
          <w:drawing>
            <wp:inline distT="0" distB="0" distL="0" distR="0" wp14:anchorId="7E627F75" wp14:editId="23C095D4">
              <wp:extent cx="4100050" cy="30956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moveTo>
    </w:p>
    <w:p w14:paraId="1E4F7DF4" w14:textId="6FA3DFCC" w:rsidR="00F90D5E" w:rsidRPr="00C307BC" w:rsidRDefault="00F90D5E" w:rsidP="00F90D5E">
      <w:pPr>
        <w:pStyle w:val="Caption"/>
        <w:jc w:val="center"/>
        <w:rPr>
          <w:rFonts w:ascii="Times New Roman" w:hAnsi="Times New Roman" w:cs="Times New Roman"/>
          <w:i w:val="0"/>
          <w:color w:val="auto"/>
          <w:sz w:val="26"/>
          <w:szCs w:val="26"/>
        </w:rPr>
      </w:pPr>
      <w:bookmarkStart w:id="1300" w:name="_Toc514445866"/>
      <w:moveTo w:id="1301" w:author="Nguyen Toan" w:date="2018-05-18T20:23:00Z">
        <w:r w:rsidRPr="00C307BC">
          <w:rPr>
            <w:rFonts w:ascii="Times New Roman" w:hAnsi="Times New Roman" w:cs="Times New Roman"/>
            <w:i w:val="0"/>
            <w:color w:val="auto"/>
            <w:sz w:val="26"/>
            <w:szCs w:val="26"/>
          </w:rPr>
          <w:t xml:space="preserve">Hình </w:t>
        </w:r>
      </w:moveTo>
      <w:ins w:id="130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1</w:t>
      </w:r>
      <w:ins w:id="130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304" w:author="Nguyen Toan" w:date="2018-05-18T22:41:00Z">
        <w:r w:rsidR="00871F8A">
          <w:rPr>
            <w:rFonts w:ascii="Times New Roman" w:hAnsi="Times New Roman" w:cs="Times New Roman"/>
            <w:i w:val="0"/>
            <w:noProof/>
            <w:color w:val="auto"/>
            <w:sz w:val="26"/>
            <w:szCs w:val="26"/>
          </w:rPr>
          <w:t>18</w:t>
        </w:r>
        <w:r w:rsidR="00871F8A">
          <w:rPr>
            <w:rFonts w:ascii="Times New Roman" w:hAnsi="Times New Roman" w:cs="Times New Roman"/>
            <w:i w:val="0"/>
            <w:color w:val="auto"/>
            <w:sz w:val="26"/>
            <w:szCs w:val="26"/>
          </w:rPr>
          <w:fldChar w:fldCharType="end"/>
        </w:r>
      </w:ins>
      <w:moveTo w:id="1305" w:author="Nguyen Toan" w:date="2018-05-18T20:23:00Z">
        <w:del w:id="1306"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del>
      </w:moveTo>
      <w:del w:id="1307" w:author="Nguyen Toan" w:date="2018-05-18T22:41:00Z">
        <w:r w:rsidR="00896230" w:rsidDel="00871F8A">
          <w:rPr>
            <w:rFonts w:ascii="Times New Roman" w:hAnsi="Times New Roman" w:cs="Times New Roman"/>
            <w:i w:val="0"/>
            <w:noProof/>
            <w:color w:val="auto"/>
            <w:sz w:val="26"/>
            <w:szCs w:val="26"/>
          </w:rPr>
          <w:delText>1</w:delText>
        </w:r>
      </w:del>
      <w:moveTo w:id="1308" w:author="Nguyen Toan" w:date="2018-05-18T20:23:00Z">
        <w:del w:id="1309" w:author="Nguyen Toan" w:date="2018-05-18T22:41:00Z">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del>
        <w:del w:id="1310" w:author="Nguyen Toan" w:date="2018-05-18T21:03:00Z">
          <w:r w:rsidDel="0019161E">
            <w:rPr>
              <w:rFonts w:ascii="Times New Roman" w:hAnsi="Times New Roman" w:cs="Times New Roman"/>
              <w:i w:val="0"/>
              <w:noProof/>
              <w:color w:val="auto"/>
              <w:sz w:val="26"/>
              <w:szCs w:val="26"/>
            </w:rPr>
            <w:delText>14</w:delText>
          </w:r>
        </w:del>
        <w:del w:id="1311" w:author="Nguyen Toan" w:date="2018-05-18T22:41:00Z">
          <w:r w:rsidRPr="00C307BC" w:rsidDel="00871F8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Thông tin hệ thống của Jenkins</w:t>
        </w:r>
      </w:moveTo>
      <w:bookmarkEnd w:id="1300"/>
    </w:p>
    <w:p w14:paraId="6A9FB5A8" w14:textId="77777777" w:rsidR="00F90D5E" w:rsidRPr="00C307BC" w:rsidRDefault="00F90D5E" w:rsidP="00F90D5E">
      <w:pPr>
        <w:spacing w:after="120"/>
        <w:ind w:firstLine="567"/>
        <w:jc w:val="both"/>
        <w:rPr>
          <w:rFonts w:eastAsia="Times New Roman"/>
          <w:sz w:val="26"/>
          <w:szCs w:val="26"/>
        </w:rPr>
      </w:pPr>
      <w:moveTo w:id="1312" w:author="Nguyen Toan" w:date="2018-05-18T20:23:00Z">
        <w:r w:rsidRPr="00C307BC">
          <w:rPr>
            <w:rFonts w:eastAsia="Times New Roman"/>
            <w:b/>
            <w:sz w:val="26"/>
            <w:szCs w:val="26"/>
          </w:rPr>
          <w:t xml:space="preserve">Lịch sử hệ thống </w:t>
        </w:r>
        <w:r w:rsidRPr="00071A6D">
          <w:rPr>
            <w:rFonts w:eastAsia="Times New Roman"/>
            <w:sz w:val="26"/>
            <w:szCs w:val="26"/>
          </w:rPr>
          <w:t>(System Log):</w:t>
        </w:r>
        <w:r w:rsidRPr="00C307BC">
          <w:rPr>
            <w:rFonts w:eastAsia="Times New Roman"/>
            <w:sz w:val="26"/>
            <w:szCs w:val="26"/>
          </w:rPr>
          <w:t xml:space="preserve"> Màn hình System Log là cách thuận tiện để xem các tập tin lịch sử Jenkins trong thời gian thực. Việc sử dụng chính của màn hình này là để tìm và khắc phục sự cố.</w:t>
        </w:r>
      </w:moveTo>
    </w:p>
    <w:p w14:paraId="0C08DAD5" w14:textId="77777777" w:rsidR="00F90D5E" w:rsidRPr="00C307BC" w:rsidRDefault="00F90D5E" w:rsidP="00F90D5E">
      <w:pPr>
        <w:spacing w:after="120"/>
        <w:ind w:firstLine="567"/>
        <w:jc w:val="both"/>
        <w:rPr>
          <w:rFonts w:eastAsia="Times New Roman"/>
          <w:sz w:val="26"/>
          <w:szCs w:val="26"/>
        </w:rPr>
      </w:pPr>
      <w:moveTo w:id="1313" w:author="Nguyen Toan" w:date="2018-05-18T20:23:00Z">
        <w:r w:rsidRPr="00071A6D">
          <w:rPr>
            <w:rFonts w:eastAsia="Times New Roman"/>
            <w:b/>
            <w:sz w:val="26"/>
            <w:szCs w:val="26"/>
          </w:rPr>
          <w:t xml:space="preserve">Thống kê tải </w:t>
        </w:r>
        <w:r w:rsidRPr="00C307BC">
          <w:rPr>
            <w:rFonts w:eastAsia="Times New Roman"/>
            <w:sz w:val="26"/>
            <w:szCs w:val="26"/>
          </w:rPr>
          <w:t>(</w:t>
        </w:r>
        <w:r w:rsidRPr="00071A6D">
          <w:rPr>
            <w:rFonts w:eastAsia="Times New Roman"/>
            <w:sz w:val="26"/>
            <w:szCs w:val="26"/>
          </w:rPr>
          <w:t>Load Statistics</w:t>
        </w:r>
        <w:r w:rsidRPr="00C307BC">
          <w:rPr>
            <w:rFonts w:eastAsia="Times New Roman"/>
            <w:sz w:val="26"/>
            <w:szCs w:val="26"/>
          </w:rPr>
          <w:t>)</w:t>
        </w:r>
        <w:r w:rsidRPr="00071A6D">
          <w:rPr>
            <w:rFonts w:eastAsia="Times New Roman"/>
            <w:sz w:val="26"/>
            <w:szCs w:val="26"/>
          </w:rPr>
          <w:t>:</w:t>
        </w:r>
        <w:r w:rsidRPr="00C307BC">
          <w:rPr>
            <w:rFonts w:eastAsia="Times New Roman"/>
            <w:sz w:val="26"/>
            <w:szCs w:val="26"/>
          </w:rPr>
          <w:t xml:space="preserve"> Các trang này hiển thị dữ liệu đồ họa về mức độ bận của phiên bản Jenkins về số lượng các bản biên dịch đồng thời và độ dài của hàng đợi biên dịch cho biết một dự án cần phải đợi bao lâu trước khi được thực thi. Những số liệu thống kê này có thể đưa ra ý tưởng tốt về việc liệu các công suất phụ hay các nút biên dịch bổ sung có được yêu cầu từ quan điểm cơ sở hạ tầng hay không.</w:t>
        </w:r>
      </w:moveTo>
    </w:p>
    <w:p w14:paraId="4ABFC6F7" w14:textId="77777777" w:rsidR="00F90D5E" w:rsidRPr="00C307BC" w:rsidRDefault="00F90D5E" w:rsidP="00F90D5E">
      <w:pPr>
        <w:spacing w:after="120"/>
        <w:ind w:firstLine="567"/>
        <w:jc w:val="both"/>
        <w:rPr>
          <w:rFonts w:eastAsia="Times New Roman"/>
          <w:sz w:val="26"/>
          <w:szCs w:val="26"/>
        </w:rPr>
      </w:pPr>
      <w:moveTo w:id="1314" w:author="Nguyen Toan" w:date="2018-05-18T20:23:00Z">
        <w:r w:rsidRPr="00C307BC">
          <w:rPr>
            <w:rFonts w:eastAsia="Times New Roman"/>
            <w:b/>
            <w:sz w:val="26"/>
            <w:szCs w:val="26"/>
          </w:rPr>
          <w:t>Tập lệnh kịch bản (</w:t>
        </w:r>
        <w:r w:rsidRPr="00071A6D">
          <w:rPr>
            <w:rFonts w:eastAsia="Times New Roman"/>
            <w:sz w:val="26"/>
            <w:szCs w:val="26"/>
          </w:rPr>
          <w:t>Script Console</w:t>
        </w:r>
        <w:r w:rsidRPr="00C307BC">
          <w:rPr>
            <w:rFonts w:eastAsia="Times New Roman"/>
            <w:sz w:val="26"/>
            <w:szCs w:val="26"/>
          </w:rPr>
          <w:t>)</w:t>
        </w:r>
        <w:r w:rsidRPr="00C307BC">
          <w:rPr>
            <w:rFonts w:eastAsia="Times New Roman"/>
            <w:b/>
            <w:sz w:val="26"/>
            <w:szCs w:val="26"/>
          </w:rPr>
          <w:t xml:space="preserve">: </w:t>
        </w:r>
        <w:r w:rsidRPr="00C307BC">
          <w:rPr>
            <w:rFonts w:eastAsia="Times New Roman"/>
            <w:sz w:val="26"/>
            <w:szCs w:val="26"/>
          </w:rPr>
          <w:t>Màn hình này cho phép chạy các tập lệnh Groovy trên máy chủ. Nó rất hữu ích cho việc xử lý sự cố xảy ra do ứng dụng yêu cầu một cấu hình mạnh.</w:t>
        </w:r>
      </w:moveTo>
    </w:p>
    <w:p w14:paraId="41F73476" w14:textId="3A40C44D" w:rsidR="00845CE0" w:rsidRPr="00845CE0" w:rsidRDefault="00F90D5E">
      <w:pPr>
        <w:spacing w:after="120"/>
        <w:ind w:firstLine="567"/>
        <w:jc w:val="both"/>
        <w:rPr>
          <w:rFonts w:ascii="Arial" w:hAnsi="Arial" w:cs="Arial"/>
          <w:sz w:val="22"/>
          <w:szCs w:val="22"/>
          <w:rPrChange w:id="1315" w:author="Nguyen Toan" w:date="2018-05-18T20:22:00Z">
            <w:rPr>
              <w:rFonts w:ascii="Times New Roman" w:hAnsi="Times New Roman" w:cs="Times New Roman"/>
              <w:b/>
              <w:sz w:val="26"/>
              <w:szCs w:val="26"/>
            </w:rPr>
          </w:rPrChange>
        </w:rPr>
        <w:pPrChange w:id="1316" w:author="Nguyen Toan" w:date="2018-05-18T20:25:00Z">
          <w:pPr>
            <w:pStyle w:val="Caption"/>
            <w:jc w:val="center"/>
          </w:pPr>
        </w:pPrChange>
      </w:pPr>
      <w:moveTo w:id="1317" w:author="Nguyen Toan" w:date="2018-05-18T20:23:00Z">
        <w:r w:rsidRPr="00C307BC">
          <w:rPr>
            <w:rFonts w:eastAsia="Times New Roman"/>
            <w:b/>
            <w:sz w:val="26"/>
            <w:szCs w:val="26"/>
          </w:rPr>
          <w:t>Hẹn giờ tắt</w:t>
        </w:r>
        <w:r w:rsidRPr="00071A6D">
          <w:rPr>
            <w:rFonts w:eastAsia="Times New Roman"/>
            <w:sz w:val="26"/>
            <w:szCs w:val="26"/>
          </w:rPr>
          <w:t xml:space="preserve"> (Prepare for Shutdown):</w:t>
        </w:r>
        <w:r w:rsidRPr="00C307BC">
          <w:rPr>
            <w:rFonts w:eastAsia="Times New Roman"/>
            <w:b/>
            <w:sz w:val="26"/>
            <w:szCs w:val="26"/>
          </w:rPr>
          <w:t xml:space="preserve"> </w:t>
        </w:r>
        <w:r w:rsidRPr="00C307BC">
          <w:rPr>
            <w:rFonts w:eastAsia="Times New Roman"/>
            <w:sz w:val="26"/>
            <w:szCs w:val="26"/>
          </w:rPr>
          <w:t>Nếu cần phải tắt Jenkins, đặc biệt khi máy chủ Jenkins đang thực thi một phiên bản của dự án, có thể sử dụng tính năng “Prepare for Shutdown”. Cuối cùng, khi tất cả các bản thực thi hiện tại đã hoàn thành, Jenkins sẽ tự động tắt hệ thống</w:t>
        </w:r>
      </w:moveTo>
      <w:moveToRangeEnd w:id="1179"/>
    </w:p>
    <w:p w14:paraId="34E44459" w14:textId="77777777" w:rsidR="0009672D" w:rsidRPr="00C307BC" w:rsidRDefault="0009672D" w:rsidP="00966627">
      <w:pPr>
        <w:pStyle w:val="Heading2"/>
        <w:numPr>
          <w:ilvl w:val="1"/>
          <w:numId w:val="12"/>
        </w:numPr>
        <w:spacing w:before="240"/>
        <w:ind w:left="431" w:hanging="431"/>
        <w:rPr>
          <w:rFonts w:ascii="Times New Roman" w:hAnsi="Times New Roman" w:cs="Times New Roman"/>
          <w:b/>
          <w:sz w:val="26"/>
          <w:szCs w:val="26"/>
        </w:rPr>
      </w:pPr>
      <w:bookmarkStart w:id="1318" w:name="_Toc514450057"/>
      <w:r w:rsidRPr="00C307BC">
        <w:rPr>
          <w:rFonts w:ascii="Times New Roman" w:hAnsi="Times New Roman" w:cs="Times New Roman"/>
          <w:b/>
          <w:sz w:val="26"/>
          <w:szCs w:val="26"/>
        </w:rPr>
        <w:t xml:space="preserve">Kiểm </w:t>
      </w:r>
      <w:r w:rsidRPr="00C307BC">
        <w:rPr>
          <w:rFonts w:ascii="Times New Roman" w:eastAsia="Times New Roman" w:hAnsi="Times New Roman" w:cs="Times New Roman"/>
          <w:b/>
          <w:sz w:val="26"/>
          <w:szCs w:val="26"/>
        </w:rPr>
        <w:t>thử</w:t>
      </w:r>
      <w:bookmarkEnd w:id="1318"/>
    </w:p>
    <w:p w14:paraId="341ED32A" w14:textId="5E8BE377" w:rsidR="0009672D" w:rsidRPr="00C307BC" w:rsidRDefault="003E5699" w:rsidP="00966627">
      <w:pPr>
        <w:spacing w:after="120"/>
        <w:ind w:firstLine="567"/>
        <w:jc w:val="both"/>
        <w:rPr>
          <w:rFonts w:eastAsia="Times New Roman"/>
          <w:sz w:val="26"/>
          <w:szCs w:val="26"/>
        </w:rPr>
      </w:pPr>
      <w:r w:rsidRPr="00C307BC">
        <w:rPr>
          <w:rFonts w:eastAsia="Times New Roman"/>
          <w:sz w:val="26"/>
          <w:szCs w:val="26"/>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6B887C84" w:rsidR="00A6368E" w:rsidRPr="00C307BC" w:rsidRDefault="002E529D" w:rsidP="000B171C">
      <w:pPr>
        <w:spacing w:after="120"/>
        <w:ind w:firstLine="567"/>
        <w:jc w:val="both"/>
        <w:rPr>
          <w:rFonts w:eastAsia="Times New Roman"/>
          <w:sz w:val="26"/>
          <w:szCs w:val="26"/>
        </w:rPr>
      </w:pPr>
      <w:r w:rsidRPr="00C307BC">
        <w:rPr>
          <w:rFonts w:eastAsia="Times New Roman"/>
          <w:sz w:val="26"/>
          <w:szCs w:val="26"/>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sidRPr="00C307BC">
        <w:rPr>
          <w:rFonts w:eastAsia="Times New Roman"/>
          <w:sz w:val="26"/>
          <w:szCs w:val="26"/>
        </w:rPr>
        <w:t xml:space="preserve">Mục đích của kiểm thử phần mềm là tìm ra các lỗi hay khiếm khuyết nhằm đảm bảo chương trình hoạt động đạt </w:t>
      </w:r>
      <w:r w:rsidR="00694EDB" w:rsidRPr="00C307BC">
        <w:rPr>
          <w:rFonts w:eastAsia="Times New Roman"/>
          <w:sz w:val="26"/>
          <w:szCs w:val="26"/>
        </w:rPr>
        <w:lastRenderedPageBreak/>
        <w:t>được hiệu quả tối đa.</w:t>
      </w:r>
      <w:r w:rsidR="00FB4A8C" w:rsidRPr="00FB4A8C">
        <w:rPr>
          <w:rFonts w:eastAsia="Times New Roman"/>
          <w:sz w:val="26"/>
          <w:szCs w:val="26"/>
        </w:rPr>
        <w:t xml:space="preserve"> </w:t>
      </w:r>
      <w:r w:rsidR="00725259" w:rsidRPr="00C307BC">
        <w:rPr>
          <w:rFonts w:eastAsia="Times New Roman"/>
          <w:sz w:val="26"/>
          <w:szCs w:val="26"/>
        </w:rPr>
        <w:t>“Kiểm thử phần mềm là quá trình thực thi một chương trình với mục đích tìm lỗi”</w:t>
      </w:r>
      <w:sdt>
        <w:sdtPr>
          <w:rPr>
            <w:rFonts w:eastAsia="Times New Roman"/>
            <w:sz w:val="26"/>
            <w:szCs w:val="26"/>
          </w:rPr>
          <w:id w:val="1838810844"/>
          <w:citation/>
        </w:sdtPr>
        <w:sdtContent>
          <w:r w:rsidR="00725259" w:rsidRPr="00C307BC">
            <w:rPr>
              <w:rFonts w:eastAsia="Times New Roman"/>
              <w:sz w:val="26"/>
              <w:szCs w:val="26"/>
            </w:rPr>
            <w:fldChar w:fldCharType="begin"/>
          </w:r>
          <w:r w:rsidR="00725259" w:rsidRPr="00C307BC">
            <w:rPr>
              <w:rFonts w:eastAsia="Times New Roman"/>
              <w:sz w:val="26"/>
              <w:szCs w:val="26"/>
            </w:rPr>
            <w:instrText xml:space="preserve"> CITATION B4 \l 1033 </w:instrText>
          </w:r>
          <w:r w:rsidR="00725259"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[11]</w:t>
          </w:r>
          <w:r w:rsidR="00725259" w:rsidRPr="00C307BC">
            <w:rPr>
              <w:rFonts w:eastAsia="Times New Roman"/>
              <w:sz w:val="26"/>
              <w:szCs w:val="26"/>
            </w:rPr>
            <w:fldChar w:fldCharType="end"/>
          </w:r>
        </w:sdtContent>
      </w:sdt>
      <w:r w:rsidR="00725259" w:rsidRPr="00C307BC">
        <w:rPr>
          <w:rFonts w:eastAsia="Times New Roman"/>
          <w:sz w:val="26"/>
          <w:szCs w:val="26"/>
        </w:rPr>
        <w:t>.</w:t>
      </w:r>
    </w:p>
    <w:p w14:paraId="08B26220" w14:textId="52470306" w:rsidR="00A6368E" w:rsidRPr="00C307BC" w:rsidRDefault="00A6368E" w:rsidP="003473F2">
      <w:pPr>
        <w:spacing w:after="120"/>
        <w:ind w:firstLine="567"/>
        <w:jc w:val="both"/>
        <w:rPr>
          <w:rFonts w:eastAsia="Times New Roman"/>
          <w:sz w:val="26"/>
          <w:szCs w:val="26"/>
        </w:rPr>
      </w:pPr>
      <w:r w:rsidRPr="00C307BC">
        <w:rPr>
          <w:rFonts w:eastAsia="Times New Roman"/>
          <w:sz w:val="26"/>
          <w:szCs w:val="26"/>
        </w:rPr>
        <w:t>Theo</w:t>
      </w:r>
      <w:r w:rsidR="00AE6D65" w:rsidRPr="00C307BC">
        <w:rPr>
          <w:rFonts w:eastAsia="Times New Roman"/>
          <w:sz w:val="26"/>
          <w:szCs w:val="26"/>
        </w:rPr>
        <w:t xml:space="preserve"> </w:t>
      </w:r>
      <w:r w:rsidRPr="00C307BC">
        <w:rPr>
          <w:rFonts w:eastAsia="Times New Roman"/>
          <w:sz w:val="26"/>
          <w:szCs w:val="26"/>
        </w:rPr>
        <w:t>bảng chú giải thuật ngữ chuẩn IEEE – IEEE Standard Glossary of Software Engineering Technology: “Kiểm thử phần mềm là quá trình khảo sát một hệ thống hay thành phần dưới những điều kiện xác định, quan sát và ghi lại các kết quả, và đánh gi</w:t>
      </w:r>
      <w:r w:rsidR="00B546B2" w:rsidRPr="00C307BC">
        <w:rPr>
          <w:rFonts w:eastAsia="Times New Roman"/>
          <w:sz w:val="26"/>
          <w:szCs w:val="26"/>
        </w:rPr>
        <w:t>á</w:t>
      </w:r>
      <w:r w:rsidRPr="00C307BC">
        <w:rPr>
          <w:rFonts w:eastAsia="Times New Roman"/>
          <w:sz w:val="26"/>
          <w:szCs w:val="26"/>
        </w:rPr>
        <w:t xml:space="preserve"> một khía cạnh nào đó của hệ thống hay thành phần đó”</w:t>
      </w:r>
    </w:p>
    <w:p w14:paraId="2F33FB98" w14:textId="41831EB0" w:rsidR="007808D6" w:rsidRPr="00C307BC" w:rsidRDefault="002641F5" w:rsidP="00D1584B">
      <w:pPr>
        <w:spacing w:after="120"/>
        <w:ind w:firstLine="567"/>
        <w:jc w:val="both"/>
        <w:rPr>
          <w:rFonts w:eastAsia="Times New Roman"/>
          <w:sz w:val="26"/>
          <w:szCs w:val="26"/>
        </w:rPr>
      </w:pPr>
      <w:r w:rsidRPr="00C307BC">
        <w:rPr>
          <w:rFonts w:eastAsia="Times New Roman"/>
          <w:sz w:val="26"/>
          <w:szCs w:val="26"/>
        </w:rPr>
        <w:t>Đảm bảo chất lượng phần mềm Quality Assurance (QA) là việc đảm bảo không xảy ra lỗi, thiếu sót trong quá trình phát triển, chuyển giao , sử dụng phần mềm.</w:t>
      </w:r>
      <w:r w:rsidR="00D1584B">
        <w:rPr>
          <w:rFonts w:eastAsia="Times New Roman"/>
          <w:sz w:val="26"/>
          <w:szCs w:val="26"/>
        </w:rPr>
        <w:t xml:space="preserve"> </w:t>
      </w:r>
      <w:r w:rsidR="0009672D" w:rsidRPr="00C307BC">
        <w:rPr>
          <w:rFonts w:eastAsia="Times New Roman"/>
          <w:sz w:val="26"/>
          <w:szCs w:val="26"/>
        </w:rPr>
        <w:t>Kiểm thử</w:t>
      </w:r>
      <w:sdt>
        <w:sdtPr>
          <w:rPr>
            <w:rFonts w:eastAsia="Times New Roman"/>
            <w:sz w:val="26"/>
            <w:szCs w:val="26"/>
          </w:rPr>
          <w:id w:val="1866093241"/>
          <w:citation/>
        </w:sdtPr>
        <w:sdtContent>
          <w:r w:rsidR="00772073" w:rsidRPr="00C307BC">
            <w:rPr>
              <w:rFonts w:eastAsia="Times New Roman"/>
              <w:sz w:val="26"/>
              <w:szCs w:val="26"/>
            </w:rPr>
            <w:fldChar w:fldCharType="begin"/>
          </w:r>
          <w:r w:rsidR="00772073" w:rsidRPr="00C307BC">
            <w:rPr>
              <w:rFonts w:eastAsia="Times New Roman"/>
              <w:sz w:val="26"/>
              <w:szCs w:val="26"/>
            </w:rPr>
            <w:instrText xml:space="preserve"> CITATION A1 \l 1033 </w:instrText>
          </w:r>
          <w:r w:rsidR="00772073" w:rsidRPr="00C307BC">
            <w:rPr>
              <w:rFonts w:eastAsia="Times New Roman"/>
              <w:sz w:val="26"/>
              <w:szCs w:val="26"/>
            </w:rPr>
            <w:fldChar w:fldCharType="separate"/>
          </w:r>
          <w:r w:rsidR="003137DA">
            <w:rPr>
              <w:rFonts w:eastAsia="Times New Roman"/>
              <w:noProof/>
              <w:sz w:val="26"/>
              <w:szCs w:val="26"/>
            </w:rPr>
            <w:t xml:space="preserve"> </w:t>
          </w:r>
          <w:r w:rsidR="003137DA" w:rsidRPr="003137DA">
            <w:rPr>
              <w:rFonts w:eastAsia="Times New Roman"/>
              <w:noProof/>
              <w:sz w:val="26"/>
              <w:szCs w:val="26"/>
            </w:rPr>
            <w:t>[12]</w:t>
          </w:r>
          <w:r w:rsidR="00772073" w:rsidRPr="00C307BC">
            <w:rPr>
              <w:rFonts w:eastAsia="Times New Roman"/>
              <w:sz w:val="26"/>
              <w:szCs w:val="26"/>
            </w:rPr>
            <w:fldChar w:fldCharType="end"/>
          </w:r>
        </w:sdtContent>
      </w:sdt>
      <w:r w:rsidR="00663FEE" w:rsidRPr="00C307BC">
        <w:rPr>
          <w:rFonts w:eastAsia="Times New Roman"/>
          <w:sz w:val="26"/>
          <w:szCs w:val="26"/>
        </w:rPr>
        <w:t xml:space="preserve"> </w:t>
      </w:r>
      <w:r w:rsidR="0009672D" w:rsidRPr="00C307BC">
        <w:rPr>
          <w:rFonts w:eastAsia="Times New Roman"/>
          <w:sz w:val="26"/>
          <w:szCs w:val="26"/>
        </w:rPr>
        <w:t xml:space="preserve">là kỹ thuật đảm bảo chất lượng ở pha lập trình và sau lập trình. Đây là một phần con của hoạt động QA và là hoạt động chủ yếu của QA. Kiểm thử bao gồm hai phần : Verification (kiểm chứng) và validation (thẩm định). Hoạt động kiểm chứng (verification) trả lời cho câu hỏi “Are you building it right?”, mục tiêu là tìm ra lỗi lập trình so với thiết kế, đây là công việc của người phát triển. Hoạt động thẩm định (Validation) trả lời cho câu hỏi “Are you building the right thing?”, mục tiêu là kiểm thử chấp nhận (UAT). </w:t>
      </w:r>
    </w:p>
    <w:p w14:paraId="7E68985E" w14:textId="3308F4E7" w:rsidR="009567A2" w:rsidRPr="00C307BC"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319" w:name="_Toc514450058"/>
      <w:r w:rsidRPr="00C307BC">
        <w:rPr>
          <w:rFonts w:ascii="Times New Roman" w:eastAsia="Times New Roman" w:hAnsi="Times New Roman" w:cs="Times New Roman"/>
          <w:b/>
          <w:color w:val="auto"/>
          <w:sz w:val="26"/>
          <w:szCs w:val="26"/>
        </w:rPr>
        <w:t>Kiểm thử hộp đen</w:t>
      </w:r>
      <w:bookmarkEnd w:id="1319"/>
    </w:p>
    <w:p w14:paraId="3418EB51" w14:textId="6C840337" w:rsidR="00301CDE" w:rsidRPr="00C307BC" w:rsidRDefault="00F812C3">
      <w:pPr>
        <w:spacing w:after="120"/>
        <w:ind w:firstLine="567"/>
        <w:jc w:val="both"/>
        <w:rPr>
          <w:rFonts w:eastAsia="Times New Roman"/>
          <w:sz w:val="26"/>
          <w:szCs w:val="26"/>
        </w:rPr>
      </w:pPr>
      <w:r w:rsidRPr="00C307BC">
        <w:rPr>
          <w:rFonts w:eastAsia="Times New Roman"/>
          <w:sz w:val="26"/>
          <w:szCs w:val="26"/>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r w:rsidR="007757A9" w:rsidRPr="00C307BC">
        <w:rPr>
          <w:rFonts w:eastAsia="Times New Roman"/>
          <w:sz w:val="26"/>
          <w:szCs w:val="26"/>
        </w:rPr>
        <w:t xml:space="preserve"> </w:t>
      </w:r>
      <w:r w:rsidR="00301CDE" w:rsidRPr="00C307BC">
        <w:rPr>
          <w:rFonts w:eastAsia="Times New Roman"/>
          <w:sz w:val="26"/>
          <w:szCs w:val="26"/>
        </w:rPr>
        <w:t xml:space="preserve">Các ca kiểm thử được sinh ra từ đặc tả </w:t>
      </w:r>
      <w:r w:rsidR="00A87ED5" w:rsidRPr="00C307BC">
        <w:rPr>
          <w:rFonts w:eastAsia="Times New Roman"/>
          <w:sz w:val="26"/>
          <w:szCs w:val="26"/>
        </w:rPr>
        <w:t>người dùng (</w:t>
      </w:r>
      <w:ins w:id="1320" w:author="Nguyen Toan" w:date="2018-05-18T20:11:00Z">
        <w:r w:rsidR="003F420B">
          <w:rPr>
            <w:rFonts w:eastAsia="Times New Roman"/>
            <w:sz w:val="26"/>
            <w:szCs w:val="26"/>
          </w:rPr>
          <w:t>u</w:t>
        </w:r>
      </w:ins>
      <w:del w:id="1321" w:author="Nguyen Toan" w:date="2018-05-18T20:11:00Z">
        <w:r w:rsidR="00A87ED5" w:rsidRPr="00C307BC" w:rsidDel="003F420B">
          <w:rPr>
            <w:rFonts w:eastAsia="Times New Roman"/>
            <w:sz w:val="26"/>
            <w:szCs w:val="26"/>
          </w:rPr>
          <w:delText>U</w:delText>
        </w:r>
      </w:del>
      <w:r w:rsidR="00A87ED5" w:rsidRPr="00C307BC">
        <w:rPr>
          <w:rFonts w:eastAsia="Times New Roman"/>
          <w:sz w:val="26"/>
          <w:szCs w:val="26"/>
        </w:rPr>
        <w:t>ser requirement)</w:t>
      </w:r>
      <w:r w:rsidR="00523C33" w:rsidRPr="00C307BC">
        <w:rPr>
          <w:rFonts w:eastAsia="Times New Roman"/>
          <w:sz w:val="26"/>
          <w:szCs w:val="26"/>
        </w:rPr>
        <w:t xml:space="preserve"> </w:t>
      </w:r>
      <w:r w:rsidR="00301CDE" w:rsidRPr="00C307BC">
        <w:rPr>
          <w:rFonts w:eastAsia="Times New Roman"/>
          <w:sz w:val="26"/>
          <w:szCs w:val="26"/>
        </w:rPr>
        <w:t>của chương trình</w:t>
      </w:r>
      <w:r w:rsidR="0066636E" w:rsidRPr="00C307BC">
        <w:rPr>
          <w:rFonts w:eastAsia="Times New Roman"/>
          <w:sz w:val="26"/>
          <w:szCs w:val="26"/>
        </w:rPr>
        <w:t>.</w:t>
      </w:r>
    </w:p>
    <w:p w14:paraId="3587224A" w14:textId="16D6EADE" w:rsidR="00286322" w:rsidRPr="00C307BC" w:rsidRDefault="00286322" w:rsidP="00071A6D">
      <w:pPr>
        <w:spacing w:after="120"/>
        <w:ind w:firstLine="567"/>
        <w:jc w:val="both"/>
        <w:rPr>
          <w:rFonts w:eastAsia="Times New Roman"/>
          <w:sz w:val="26"/>
          <w:szCs w:val="26"/>
        </w:rPr>
      </w:pPr>
      <w:r w:rsidRPr="00C307BC">
        <w:rPr>
          <w:rFonts w:eastAsia="Times New Roman"/>
          <w:sz w:val="26"/>
          <w:szCs w:val="26"/>
        </w:rPr>
        <w:t>Các phương pháp kiểm thử hộp đen</w:t>
      </w:r>
      <w:r w:rsidR="00917EF6" w:rsidRPr="00C307BC">
        <w:rPr>
          <w:rFonts w:eastAsia="Times New Roman"/>
          <w:sz w:val="26"/>
          <w:szCs w:val="26"/>
        </w:rPr>
        <w:t xml:space="preserve"> </w:t>
      </w:r>
      <w:r w:rsidR="00037894" w:rsidRPr="00C307BC">
        <w:rPr>
          <w:rFonts w:eastAsia="Times New Roman"/>
          <w:sz w:val="26"/>
          <w:szCs w:val="26"/>
        </w:rPr>
        <w:t>bao gồm</w:t>
      </w:r>
      <w:r w:rsidR="00917EF6" w:rsidRPr="00C307BC">
        <w:rPr>
          <w:rFonts w:eastAsia="Times New Roman"/>
          <w:sz w:val="26"/>
          <w:szCs w:val="26"/>
        </w:rPr>
        <w:t xml:space="preserve"> kiểm thử tương đương, phân tích giá trị biên, kiểm thử mọi cặp, kiểm thử fuzz. </w:t>
      </w:r>
      <w:r w:rsidR="00191AA8" w:rsidRPr="00C307BC">
        <w:rPr>
          <w:rFonts w:eastAsia="Times New Roman"/>
          <w:sz w:val="26"/>
          <w:szCs w:val="26"/>
        </w:rPr>
        <w:t>Kiểm thử hộp đen không có mối liên quan nào tới mã nguồn của chương trình, kiểm thử viên chỉ cần quan tâm đến việc một chức năng có hành xử đúng như đặc tả người dùng đưa ra.</w:t>
      </w:r>
      <w:r w:rsidR="00EB5737" w:rsidRPr="00C307BC">
        <w:rPr>
          <w:rFonts w:eastAsia="Times New Roman"/>
          <w:sz w:val="26"/>
          <w:szCs w:val="26"/>
        </w:rPr>
        <w:t xml:space="preserve"> Do kiểm thử viên không biết được phần mềm bên trong hoạt động thế nào, nên họ cần phải đưa ra nhiều ca kiểm thử khác nhau để có thể bao quát hết được chức năng.</w:t>
      </w:r>
      <w:r w:rsidR="00C93426" w:rsidRPr="00C307BC">
        <w:rPr>
          <w:rFonts w:eastAsia="Times New Roman"/>
          <w:sz w:val="26"/>
          <w:szCs w:val="26"/>
        </w:rPr>
        <w:t xml:space="preserve"> Kiểm thử hộp đen mang tính đánh giá khách quan nhưng theo chiều hướng thăm dò mù</w:t>
      </w:r>
      <w:r w:rsidR="00E00BC9" w:rsidRPr="00C307BC">
        <w:rPr>
          <w:rFonts w:eastAsia="Times New Roman"/>
          <w:sz w:val="26"/>
          <w:szCs w:val="26"/>
        </w:rPr>
        <w:t>.</w:t>
      </w:r>
    </w:p>
    <w:p w14:paraId="082E3B67" w14:textId="32A28322" w:rsidR="00375F4B" w:rsidRPr="00C307BC"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322" w:name="_Toc514450059"/>
      <w:r w:rsidRPr="00C307BC">
        <w:rPr>
          <w:rFonts w:ascii="Times New Roman" w:eastAsia="Times New Roman" w:hAnsi="Times New Roman" w:cs="Times New Roman"/>
          <w:b/>
          <w:color w:val="auto"/>
          <w:sz w:val="26"/>
          <w:szCs w:val="26"/>
        </w:rPr>
        <w:t>Kiểm thử hộp trắng</w:t>
      </w:r>
      <w:bookmarkEnd w:id="1322"/>
    </w:p>
    <w:p w14:paraId="70A986BA" w14:textId="43993106" w:rsidR="00375F4B" w:rsidRPr="00C307BC" w:rsidRDefault="00E00BC9" w:rsidP="00966627">
      <w:pPr>
        <w:spacing w:after="120"/>
        <w:ind w:firstLine="567"/>
        <w:jc w:val="both"/>
        <w:rPr>
          <w:rFonts w:eastAsia="Times New Roman"/>
          <w:sz w:val="26"/>
          <w:szCs w:val="26"/>
        </w:rPr>
      </w:pPr>
      <w:r w:rsidRPr="00C307BC">
        <w:rPr>
          <w:rFonts w:eastAsia="Times New Roman"/>
          <w:sz w:val="26"/>
          <w:szCs w:val="26"/>
        </w:rPr>
        <w:t xml:space="preserve">Kiểm thử hộp trắng </w:t>
      </w:r>
      <w:r w:rsidR="00D87A2D" w:rsidRPr="00C307BC">
        <w:rPr>
          <w:rFonts w:eastAsia="Times New Roman"/>
          <w:sz w:val="26"/>
          <w:szCs w:val="26"/>
        </w:rPr>
        <w:t>l</w:t>
      </w:r>
      <w:r w:rsidR="00375F4B" w:rsidRPr="00C307BC">
        <w:rPr>
          <w:rFonts w:eastAsia="Times New Roman"/>
          <w:sz w:val="26"/>
          <w:szCs w:val="26"/>
        </w:rPr>
        <w:t xml:space="preserve">à một chiến lược kiểm thử khác, trái ngược với kiểm thử hộp đen. Kiểm thử hộp trắng </w:t>
      </w:r>
      <w:r w:rsidR="003E7E6D" w:rsidRPr="00C307BC">
        <w:rPr>
          <w:rFonts w:eastAsia="Times New Roman"/>
          <w:sz w:val="26"/>
          <w:szCs w:val="26"/>
        </w:rPr>
        <w:t>cho phép khảo sát cấu trúc bên trong của chương trình. Chiến lược này xuất phát từ dữ liệu kiểm thử bằng sự kiểm thử tính logic của chương trình.</w:t>
      </w:r>
      <w:r w:rsidR="000B544C">
        <w:rPr>
          <w:rFonts w:eastAsia="Times New Roman"/>
          <w:sz w:val="26"/>
          <w:szCs w:val="26"/>
        </w:rPr>
        <w:t xml:space="preserve"> Người k</w:t>
      </w:r>
      <w:r w:rsidR="00104F52" w:rsidRPr="00C307BC">
        <w:rPr>
          <w:rFonts w:eastAsia="Times New Roman"/>
          <w:sz w:val="26"/>
          <w:szCs w:val="26"/>
        </w:rPr>
        <w:t>iểm thử viên (thường là lập trình viên) sẽ truy cập vào cấu trúc dữ liệu và giải thuật cùng với mã nguồn của chương trình.</w:t>
      </w:r>
    </w:p>
    <w:p w14:paraId="5C0984C7" w14:textId="21CB25AF" w:rsidR="0060415E" w:rsidRPr="00C307BC" w:rsidRDefault="00413B10" w:rsidP="00E415AA">
      <w:pPr>
        <w:spacing w:after="120"/>
        <w:ind w:firstLine="567"/>
        <w:jc w:val="both"/>
        <w:rPr>
          <w:rFonts w:eastAsia="Times New Roman"/>
          <w:sz w:val="26"/>
          <w:szCs w:val="26"/>
        </w:rPr>
      </w:pPr>
      <w:r w:rsidRPr="00C307BC">
        <w:rPr>
          <w:rFonts w:eastAsia="Times New Roman"/>
          <w:sz w:val="26"/>
          <w:szCs w:val="26"/>
        </w:rPr>
        <w:t>Các loại kiểm thử hộp trắng bao gồm:</w:t>
      </w:r>
      <w:r w:rsidR="00211F9F" w:rsidRPr="00C307BC">
        <w:rPr>
          <w:rFonts w:eastAsia="Times New Roman"/>
          <w:sz w:val="26"/>
          <w:szCs w:val="26"/>
        </w:rPr>
        <w:t xml:space="preserve"> kiểm thử</w:t>
      </w:r>
      <w:r w:rsidR="008B7E9B">
        <w:rPr>
          <w:rFonts w:eastAsia="Times New Roman"/>
          <w:sz w:val="26"/>
          <w:szCs w:val="26"/>
        </w:rPr>
        <w:t xml:space="preserve"> giao diện lập trình ứng dụng (</w:t>
      </w:r>
      <w:r w:rsidR="00211F9F" w:rsidRPr="00C307BC">
        <w:rPr>
          <w:rFonts w:eastAsia="Times New Roman"/>
          <w:sz w:val="26"/>
          <w:szCs w:val="26"/>
        </w:rPr>
        <w:t>API testing</w:t>
      </w:r>
      <w:r w:rsidR="008B7E9B">
        <w:rPr>
          <w:rFonts w:eastAsia="Times New Roman"/>
          <w:sz w:val="26"/>
          <w:szCs w:val="26"/>
        </w:rPr>
        <w:t>)</w:t>
      </w:r>
      <w:r w:rsidR="00211F9F" w:rsidRPr="00C307BC">
        <w:rPr>
          <w:rFonts w:eastAsia="Times New Roman"/>
          <w:sz w:val="26"/>
          <w:szCs w:val="26"/>
        </w:rPr>
        <w:t xml:space="preserve">, đây là phương pháp kiểm thử của ứng dụng sử dụng các API. </w:t>
      </w:r>
      <w:r w:rsidR="0041599E">
        <w:rPr>
          <w:rFonts w:eastAsia="Times New Roman"/>
          <w:sz w:val="26"/>
          <w:szCs w:val="26"/>
        </w:rPr>
        <w:t>Kiểm thử bao phủ mã lệnh (c</w:t>
      </w:r>
      <w:r w:rsidR="00211F9F" w:rsidRPr="00C307BC">
        <w:rPr>
          <w:rFonts w:eastAsia="Times New Roman"/>
          <w:sz w:val="26"/>
          <w:szCs w:val="26"/>
        </w:rPr>
        <w:t>ode coverage</w:t>
      </w:r>
      <w:r w:rsidR="0041599E">
        <w:rPr>
          <w:rFonts w:eastAsia="Times New Roman"/>
          <w:sz w:val="26"/>
          <w:szCs w:val="26"/>
        </w:rPr>
        <w:t>)</w:t>
      </w:r>
      <w:r w:rsidR="00211F9F" w:rsidRPr="00C307BC">
        <w:rPr>
          <w:rFonts w:eastAsia="Times New Roman"/>
          <w:sz w:val="26"/>
          <w:szCs w:val="26"/>
        </w:rPr>
        <w:t xml:space="preserve"> tạo các ca kiểm thử để đáp ứng một số tiêu chuẩn về bao phủ mã </w:t>
      </w:r>
      <w:r w:rsidR="00F84FFF">
        <w:rPr>
          <w:rFonts w:eastAsia="Times New Roman"/>
          <w:sz w:val="26"/>
          <w:szCs w:val="26"/>
        </w:rPr>
        <w:t>lệnh. Các phương pháp gán lỗi (</w:t>
      </w:r>
      <w:r w:rsidR="00211F9F" w:rsidRPr="00C307BC">
        <w:rPr>
          <w:rFonts w:eastAsia="Times New Roman"/>
          <w:sz w:val="26"/>
          <w:szCs w:val="26"/>
        </w:rPr>
        <w:t>Fault injection</w:t>
      </w:r>
      <w:r w:rsidR="00F84FFF">
        <w:rPr>
          <w:rFonts w:eastAsia="Times New Roman"/>
          <w:sz w:val="26"/>
          <w:szCs w:val="26"/>
        </w:rPr>
        <w:t>)</w:t>
      </w:r>
      <w:r w:rsidR="00211F9F" w:rsidRPr="00C307BC">
        <w:rPr>
          <w:rFonts w:eastAsia="Times New Roman"/>
          <w:sz w:val="26"/>
          <w:szCs w:val="26"/>
        </w:rPr>
        <w:t>, các phương pháp kiểm thử hoán chuyển</w:t>
      </w:r>
      <w:r w:rsidR="00E415AA">
        <w:rPr>
          <w:rFonts w:eastAsia="Times New Roman"/>
          <w:sz w:val="26"/>
          <w:szCs w:val="26"/>
        </w:rPr>
        <w:t xml:space="preserve"> (</w:t>
      </w:r>
      <w:r w:rsidR="00211F9F" w:rsidRPr="00C307BC">
        <w:rPr>
          <w:rFonts w:eastAsia="Times New Roman"/>
          <w:sz w:val="26"/>
          <w:szCs w:val="26"/>
        </w:rPr>
        <w:t xml:space="preserve"> Mutation </w:t>
      </w:r>
      <w:r w:rsidR="004166F6">
        <w:rPr>
          <w:rFonts w:eastAsia="Times New Roman"/>
          <w:sz w:val="26"/>
          <w:szCs w:val="26"/>
        </w:rPr>
        <w:t>testing methods</w:t>
      </w:r>
      <w:r w:rsidR="00E415AA">
        <w:rPr>
          <w:rFonts w:eastAsia="Times New Roman"/>
          <w:sz w:val="26"/>
          <w:szCs w:val="26"/>
        </w:rPr>
        <w:t>)</w:t>
      </w:r>
      <w:r w:rsidR="004166F6">
        <w:rPr>
          <w:rFonts w:eastAsia="Times New Roman"/>
          <w:sz w:val="26"/>
          <w:szCs w:val="26"/>
        </w:rPr>
        <w:t>, kiểm thử tĩnh (</w:t>
      </w:r>
      <w:r w:rsidR="00211F9F" w:rsidRPr="00C307BC">
        <w:rPr>
          <w:rFonts w:eastAsia="Times New Roman"/>
          <w:sz w:val="26"/>
          <w:szCs w:val="26"/>
        </w:rPr>
        <w:t>static testing</w:t>
      </w:r>
      <w:r w:rsidR="004166F6">
        <w:rPr>
          <w:rFonts w:eastAsia="Times New Roman"/>
          <w:sz w:val="26"/>
          <w:szCs w:val="26"/>
        </w:rPr>
        <w:t>)</w:t>
      </w:r>
      <w:r w:rsidR="00211F9F" w:rsidRPr="00C307BC">
        <w:rPr>
          <w:rFonts w:eastAsia="Times New Roman"/>
          <w:sz w:val="26"/>
          <w:szCs w:val="26"/>
        </w:rPr>
        <w:t>.</w:t>
      </w:r>
    </w:p>
    <w:p w14:paraId="264A1D23" w14:textId="01084316" w:rsidR="00C014C3" w:rsidRPr="00C307BC" w:rsidRDefault="0066347E" w:rsidP="00966627">
      <w:pPr>
        <w:spacing w:after="120"/>
        <w:ind w:firstLine="567"/>
        <w:jc w:val="both"/>
        <w:rPr>
          <w:rFonts w:eastAsia="Times New Roman"/>
          <w:sz w:val="26"/>
          <w:szCs w:val="26"/>
        </w:rPr>
      </w:pPr>
      <w:r w:rsidRPr="00C307BC">
        <w:rPr>
          <w:rFonts w:eastAsia="Times New Roman"/>
          <w:sz w:val="26"/>
          <w:szCs w:val="26"/>
        </w:rPr>
        <w:t>Phương pháp kiểm thử</w:t>
      </w:r>
      <w:r w:rsidR="008407AB" w:rsidRPr="00C307BC">
        <w:rPr>
          <w:rFonts w:eastAsia="Times New Roman"/>
          <w:sz w:val="26"/>
          <w:szCs w:val="26"/>
        </w:rPr>
        <w:t xml:space="preserve"> hộp trắng cũng có thể được sử d</w:t>
      </w:r>
      <w:r w:rsidRPr="00C307BC">
        <w:rPr>
          <w:rFonts w:eastAsia="Times New Roman"/>
          <w:sz w:val="26"/>
          <w:szCs w:val="26"/>
        </w:rPr>
        <w:t xml:space="preserve">ụng dể đánh giá sự hoàn thành của một bộ kiểm thử mà được tạo cùng với các phương pháp kiểm thử hộp đen. Điều này </w:t>
      </w:r>
      <w:r w:rsidRPr="00C307BC">
        <w:rPr>
          <w:rFonts w:eastAsia="Times New Roman"/>
          <w:sz w:val="26"/>
          <w:szCs w:val="26"/>
        </w:rPr>
        <w:lastRenderedPageBreak/>
        <w:t xml:space="preserve">cho phép các nhóm phần mềm khảo sát các phần của một hệ thống ít khi được kiểm tra và đảm bảo rằng những điểm chức năng quan trọng </w:t>
      </w:r>
      <w:r w:rsidR="00052FC7" w:rsidRPr="00C307BC">
        <w:rPr>
          <w:rFonts w:eastAsia="Times New Roman"/>
          <w:sz w:val="26"/>
          <w:szCs w:val="26"/>
        </w:rPr>
        <w:t xml:space="preserve">nhất </w:t>
      </w:r>
      <w:r w:rsidRPr="00C307BC">
        <w:rPr>
          <w:rFonts w:eastAsia="Times New Roman"/>
          <w:sz w:val="26"/>
          <w:szCs w:val="26"/>
        </w:rPr>
        <w:t>đã được kiểm tra.</w:t>
      </w:r>
    </w:p>
    <w:p w14:paraId="36722FD2" w14:textId="2D61FF1D" w:rsidR="00C014C3" w:rsidRPr="00C307BC"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sz w:val="26"/>
          <w:szCs w:val="26"/>
        </w:rPr>
      </w:pPr>
      <w:bookmarkStart w:id="1323" w:name="_Toc514450060"/>
      <w:r w:rsidRPr="00C307BC">
        <w:rPr>
          <w:rFonts w:ascii="Times New Roman" w:eastAsia="Times New Roman" w:hAnsi="Times New Roman" w:cs="Times New Roman"/>
          <w:b/>
          <w:color w:val="auto"/>
          <w:sz w:val="26"/>
          <w:szCs w:val="26"/>
        </w:rPr>
        <w:t>Kiểm thử hộp xám</w:t>
      </w:r>
      <w:bookmarkEnd w:id="1323"/>
    </w:p>
    <w:p w14:paraId="2774F69C" w14:textId="25976C01" w:rsidR="001C4CAF" w:rsidRPr="00C307BC" w:rsidRDefault="000B47F9" w:rsidP="00966627">
      <w:pPr>
        <w:spacing w:after="120"/>
        <w:ind w:firstLine="567"/>
        <w:jc w:val="both"/>
        <w:rPr>
          <w:rFonts w:eastAsia="Times New Roman"/>
          <w:sz w:val="26"/>
          <w:szCs w:val="26"/>
        </w:rPr>
      </w:pPr>
      <w:r w:rsidRPr="00C307BC">
        <w:rPr>
          <w:rFonts w:eastAsia="Times New Roman"/>
          <w:sz w:val="26"/>
          <w:szCs w:val="26"/>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r w:rsidR="00A1776C" w:rsidRPr="00C307BC">
        <w:rPr>
          <w:rFonts w:eastAsia="Times New Roman"/>
          <w:sz w:val="26"/>
          <w:szCs w:val="26"/>
        </w:rPr>
        <w:t xml:space="preserve">. </w:t>
      </w:r>
      <w:r w:rsidR="003C58ED" w:rsidRPr="00C307BC">
        <w:rPr>
          <w:rFonts w:eastAsia="Times New Roman"/>
          <w:sz w:val="26"/>
          <w:szCs w:val="26"/>
        </w:rPr>
        <w:t xml:space="preserve">Sự khác biệt này </w:t>
      </w:r>
      <w:r w:rsidR="008959EB" w:rsidRPr="00C307BC">
        <w:rPr>
          <w:rFonts w:eastAsia="Times New Roman"/>
          <w:sz w:val="26"/>
          <w:szCs w:val="26"/>
        </w:rPr>
        <w:t>đ</w:t>
      </w:r>
      <w:r w:rsidR="003C58ED" w:rsidRPr="00C307BC">
        <w:rPr>
          <w:rFonts w:eastAsia="Times New Roman"/>
          <w:sz w:val="26"/>
          <w:szCs w:val="26"/>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ins w:id="1324" w:author="Nguyen Toan" w:date="2018-05-18T20:10:00Z">
        <w:r w:rsidR="00B67097">
          <w:rPr>
            <w:rFonts w:eastAsia="Times New Roman"/>
            <w:sz w:val="26"/>
            <w:szCs w:val="26"/>
          </w:rPr>
          <w:t>.</w:t>
        </w:r>
      </w:ins>
    </w:p>
    <w:p w14:paraId="0CF8F8FD" w14:textId="59E27962" w:rsidR="00A95B33" w:rsidRDefault="006E0B1C" w:rsidP="00966627">
      <w:pPr>
        <w:pStyle w:val="Heading3"/>
        <w:numPr>
          <w:ilvl w:val="3"/>
          <w:numId w:val="12"/>
        </w:numPr>
        <w:spacing w:before="240" w:after="120"/>
        <w:ind w:left="646" w:hanging="646"/>
        <w:rPr>
          <w:ins w:id="1325" w:author="Nguyen Toan" w:date="2018-05-18T22:40:00Z"/>
          <w:rFonts w:ascii="Times New Roman" w:eastAsia="Times New Roman" w:hAnsi="Times New Roman" w:cs="Times New Roman"/>
          <w:b/>
          <w:color w:val="auto"/>
          <w:sz w:val="26"/>
          <w:szCs w:val="26"/>
        </w:rPr>
      </w:pPr>
      <w:bookmarkStart w:id="1326" w:name="_Toc514450061"/>
      <w:r w:rsidRPr="00C307BC">
        <w:rPr>
          <w:rFonts w:ascii="Times New Roman" w:eastAsia="Times New Roman" w:hAnsi="Times New Roman" w:cs="Times New Roman"/>
          <w:b/>
          <w:color w:val="auto"/>
          <w:sz w:val="26"/>
          <w:szCs w:val="26"/>
        </w:rPr>
        <w:t xml:space="preserve">Các </w:t>
      </w:r>
      <w:r w:rsidR="00266296" w:rsidRPr="00C307BC">
        <w:rPr>
          <w:rFonts w:ascii="Times New Roman" w:eastAsia="Times New Roman" w:hAnsi="Times New Roman" w:cs="Times New Roman"/>
          <w:b/>
          <w:color w:val="auto"/>
          <w:sz w:val="26"/>
          <w:szCs w:val="26"/>
        </w:rPr>
        <w:t>cấp độ</w:t>
      </w:r>
      <w:r w:rsidRPr="00C307BC">
        <w:rPr>
          <w:rFonts w:ascii="Times New Roman" w:eastAsia="Times New Roman" w:hAnsi="Times New Roman" w:cs="Times New Roman"/>
          <w:b/>
          <w:color w:val="auto"/>
          <w:sz w:val="26"/>
          <w:szCs w:val="26"/>
        </w:rPr>
        <w:t xml:space="preserve"> kiểm thử</w:t>
      </w:r>
      <w:bookmarkEnd w:id="1326"/>
    </w:p>
    <w:p w14:paraId="0FAF8E64" w14:textId="5CF64A73" w:rsidR="009E5FBA" w:rsidRPr="009E5FBA" w:rsidRDefault="009E5FBA">
      <w:pPr>
        <w:rPr>
          <w:rFonts w:ascii="Arial" w:hAnsi="Arial" w:cs="Arial"/>
          <w:color w:val="000000"/>
          <w:sz w:val="22"/>
          <w:szCs w:val="22"/>
          <w:rPrChange w:id="1327" w:author="Nguyen Toan" w:date="2018-05-18T22:40:00Z">
            <w:rPr>
              <w:rFonts w:ascii="Times New Roman" w:eastAsia="Times New Roman" w:hAnsi="Times New Roman" w:cs="Times New Roman"/>
              <w:b/>
              <w:color w:val="auto"/>
              <w:sz w:val="26"/>
              <w:szCs w:val="26"/>
            </w:rPr>
          </w:rPrChange>
        </w:rPr>
        <w:pPrChange w:id="1328" w:author="Nguyen Toan" w:date="2018-05-18T22:40:00Z">
          <w:pPr>
            <w:pStyle w:val="Heading3"/>
            <w:numPr>
              <w:ilvl w:val="3"/>
              <w:numId w:val="12"/>
            </w:numPr>
            <w:spacing w:before="240" w:after="120"/>
            <w:ind w:left="646" w:hanging="646"/>
          </w:pPr>
        </w:pPrChange>
      </w:pPr>
      <w:ins w:id="1329" w:author="Nguyen Toan" w:date="2018-05-18T22:41:00Z">
        <w:r w:rsidRPr="00C307BC">
          <w:rPr>
            <w:rFonts w:eastAsia="Times New Roman"/>
            <w:sz w:val="26"/>
            <w:szCs w:val="26"/>
          </w:rPr>
          <w:t xml:space="preserve">Quá trình kiểm thử được chia thành nhiều cấp độ như thể hiện trong </w:t>
        </w:r>
        <w:r w:rsidRPr="00C307BC">
          <w:rPr>
            <w:rFonts w:eastAsia="Times New Roman"/>
            <w:sz w:val="26"/>
            <w:szCs w:val="26"/>
          </w:rPr>
          <w:fldChar w:fldCharType="begin"/>
        </w:r>
        <w:r w:rsidRPr="00C307BC">
          <w:rPr>
            <w:rFonts w:eastAsia="Times New Roman"/>
            <w:sz w:val="26"/>
            <w:szCs w:val="26"/>
          </w:rPr>
          <w:instrText xml:space="preserve"> REF _Ref512029124 \h  \* MERGEFORMAT </w:instrText>
        </w:r>
      </w:ins>
      <w:r w:rsidRPr="00C307BC">
        <w:rPr>
          <w:rFonts w:eastAsia="Times New Roman"/>
          <w:sz w:val="26"/>
          <w:szCs w:val="26"/>
        </w:rPr>
      </w:r>
      <w:ins w:id="1330" w:author="Nguyen Toan" w:date="2018-05-18T22:41:00Z">
        <w:r w:rsidRPr="00C307BC">
          <w:rPr>
            <w:rFonts w:eastAsia="Times New Roman"/>
            <w:sz w:val="26"/>
            <w:szCs w:val="26"/>
          </w:rPr>
          <w:fldChar w:fldCharType="separate"/>
        </w:r>
        <w:r w:rsidRPr="009A61C5">
          <w:rPr>
            <w:sz w:val="26"/>
            <w:szCs w:val="26"/>
          </w:rPr>
          <w:t xml:space="preserve">Hình </w:t>
        </w:r>
        <w:r w:rsidRPr="009A61C5">
          <w:rPr>
            <w:noProof/>
            <w:sz w:val="26"/>
            <w:szCs w:val="26"/>
          </w:rPr>
          <w:t>1.19</w:t>
        </w:r>
        <w:r w:rsidRPr="00C307BC">
          <w:rPr>
            <w:rFonts w:eastAsia="Times New Roman"/>
            <w:sz w:val="26"/>
            <w:szCs w:val="26"/>
          </w:rPr>
          <w:fldChar w:fldCharType="end"/>
        </w:r>
      </w:ins>
    </w:p>
    <w:p w14:paraId="50D25446" w14:textId="77777777" w:rsidR="00871F8A" w:rsidRDefault="009E5FBA">
      <w:pPr>
        <w:keepNext/>
        <w:spacing w:after="120"/>
        <w:ind w:firstLine="567"/>
        <w:jc w:val="center"/>
        <w:rPr>
          <w:ins w:id="1331" w:author="Nguyen Toan" w:date="2018-05-18T22:41:00Z"/>
        </w:rPr>
        <w:pPrChange w:id="1332" w:author="Nguyen Toan" w:date="2018-05-18T22:41:00Z">
          <w:pPr>
            <w:spacing w:after="120"/>
            <w:ind w:firstLine="567"/>
            <w:jc w:val="center"/>
          </w:pPr>
        </w:pPrChange>
      </w:pPr>
      <w:r w:rsidRPr="00C307BC">
        <w:rPr>
          <w:noProof/>
          <w:sz w:val="26"/>
          <w:szCs w:val="26"/>
        </w:rPr>
        <w:drawing>
          <wp:inline distT="0" distB="0" distL="0" distR="0" wp14:anchorId="43AD1280" wp14:editId="0E3371A1">
            <wp:extent cx="3911600" cy="2583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1600" cy="2583180"/>
                    </a:xfrm>
                    <a:prstGeom prst="rect">
                      <a:avLst/>
                    </a:prstGeom>
                    <a:noFill/>
                    <a:ln>
                      <a:noFill/>
                    </a:ln>
                  </pic:spPr>
                </pic:pic>
              </a:graphicData>
            </a:graphic>
          </wp:inline>
        </w:drawing>
      </w:r>
    </w:p>
    <w:p w14:paraId="4C7C9E8F" w14:textId="2ABB0AEF" w:rsidR="000D26B2" w:rsidRPr="00871F8A" w:rsidDel="009E5FBA" w:rsidRDefault="00871F8A">
      <w:pPr>
        <w:pStyle w:val="Caption"/>
        <w:jc w:val="center"/>
        <w:rPr>
          <w:del w:id="1333" w:author="Nguyen Toan" w:date="2018-05-18T22:41:00Z"/>
          <w:sz w:val="26"/>
          <w:szCs w:val="26"/>
          <w:rPrChange w:id="1334" w:author="Nguyen Toan" w:date="2018-05-18T22:41:00Z">
            <w:rPr>
              <w:del w:id="1335" w:author="Nguyen Toan" w:date="2018-05-18T22:41:00Z"/>
              <w:rFonts w:eastAsia="Times New Roman"/>
              <w:sz w:val="26"/>
              <w:szCs w:val="26"/>
            </w:rPr>
          </w:rPrChange>
        </w:rPr>
        <w:pPrChange w:id="1336" w:author="Nguyen Toan" w:date="2018-05-18T22:41:00Z">
          <w:pPr>
            <w:spacing w:after="120"/>
            <w:ind w:firstLine="567"/>
            <w:jc w:val="both"/>
          </w:pPr>
        </w:pPrChange>
      </w:pPr>
      <w:ins w:id="1337" w:author="Nguyen Toan" w:date="2018-05-18T22:41:00Z">
        <w:r w:rsidRPr="00871F8A">
          <w:rPr>
            <w:sz w:val="26"/>
            <w:szCs w:val="26"/>
            <w:rPrChange w:id="1338" w:author="Nguyen Toan" w:date="2018-05-18T22:41:00Z">
              <w:rPr/>
            </w:rPrChange>
          </w:rPr>
          <w:t xml:space="preserve">Hình </w:t>
        </w:r>
        <w:r w:rsidRPr="00871F8A">
          <w:rPr>
            <w:sz w:val="26"/>
            <w:szCs w:val="26"/>
            <w:rPrChange w:id="1339" w:author="Nguyen Toan" w:date="2018-05-18T22:41:00Z">
              <w:rPr/>
            </w:rPrChange>
          </w:rPr>
          <w:fldChar w:fldCharType="begin"/>
        </w:r>
        <w:r w:rsidRPr="00871F8A">
          <w:rPr>
            <w:sz w:val="26"/>
            <w:szCs w:val="26"/>
            <w:rPrChange w:id="1340" w:author="Nguyen Toan" w:date="2018-05-18T22:41:00Z">
              <w:rPr/>
            </w:rPrChange>
          </w:rPr>
          <w:instrText xml:space="preserve"> STYLEREF 1 \s </w:instrText>
        </w:r>
      </w:ins>
      <w:r w:rsidRPr="00871F8A">
        <w:rPr>
          <w:sz w:val="26"/>
          <w:szCs w:val="26"/>
          <w:rPrChange w:id="1341" w:author="Nguyen Toan" w:date="2018-05-18T22:41:00Z">
            <w:rPr/>
          </w:rPrChange>
        </w:rPr>
        <w:fldChar w:fldCharType="separate"/>
      </w:r>
      <w:r w:rsidRPr="00871F8A">
        <w:rPr>
          <w:noProof/>
          <w:sz w:val="26"/>
          <w:szCs w:val="26"/>
          <w:rPrChange w:id="1342" w:author="Nguyen Toan" w:date="2018-05-18T22:41:00Z">
            <w:rPr>
              <w:noProof/>
            </w:rPr>
          </w:rPrChange>
        </w:rPr>
        <w:t>1</w:t>
      </w:r>
      <w:ins w:id="1343" w:author="Nguyen Toan" w:date="2018-05-18T22:41:00Z">
        <w:r w:rsidRPr="00871F8A">
          <w:rPr>
            <w:sz w:val="26"/>
            <w:szCs w:val="26"/>
            <w:rPrChange w:id="1344" w:author="Nguyen Toan" w:date="2018-05-18T22:41:00Z">
              <w:rPr/>
            </w:rPrChange>
          </w:rPr>
          <w:fldChar w:fldCharType="end"/>
        </w:r>
        <w:r w:rsidRPr="00871F8A">
          <w:rPr>
            <w:sz w:val="26"/>
            <w:szCs w:val="26"/>
            <w:rPrChange w:id="1345" w:author="Nguyen Toan" w:date="2018-05-18T22:41:00Z">
              <w:rPr/>
            </w:rPrChange>
          </w:rPr>
          <w:t>.</w:t>
        </w:r>
        <w:r w:rsidRPr="00871F8A">
          <w:rPr>
            <w:sz w:val="26"/>
            <w:szCs w:val="26"/>
            <w:rPrChange w:id="1346" w:author="Nguyen Toan" w:date="2018-05-18T22:41:00Z">
              <w:rPr/>
            </w:rPrChange>
          </w:rPr>
          <w:fldChar w:fldCharType="begin"/>
        </w:r>
        <w:r w:rsidRPr="00871F8A">
          <w:rPr>
            <w:sz w:val="26"/>
            <w:szCs w:val="26"/>
            <w:rPrChange w:id="1347" w:author="Nguyen Toan" w:date="2018-05-18T22:41:00Z">
              <w:rPr/>
            </w:rPrChange>
          </w:rPr>
          <w:instrText xml:space="preserve"> SEQ Hình \* ARABIC \s 1 </w:instrText>
        </w:r>
      </w:ins>
      <w:r w:rsidRPr="00871F8A">
        <w:rPr>
          <w:sz w:val="26"/>
          <w:szCs w:val="26"/>
          <w:rPrChange w:id="1348" w:author="Nguyen Toan" w:date="2018-05-18T22:41:00Z">
            <w:rPr/>
          </w:rPrChange>
        </w:rPr>
        <w:fldChar w:fldCharType="separate"/>
      </w:r>
      <w:ins w:id="1349" w:author="Nguyen Toan" w:date="2018-05-18T22:41:00Z">
        <w:r w:rsidRPr="00871F8A">
          <w:rPr>
            <w:noProof/>
            <w:sz w:val="26"/>
            <w:szCs w:val="26"/>
            <w:rPrChange w:id="1350" w:author="Nguyen Toan" w:date="2018-05-18T22:41:00Z">
              <w:rPr>
                <w:noProof/>
              </w:rPr>
            </w:rPrChange>
          </w:rPr>
          <w:t>19</w:t>
        </w:r>
        <w:r w:rsidRPr="00871F8A">
          <w:rPr>
            <w:sz w:val="26"/>
            <w:szCs w:val="26"/>
            <w:rPrChange w:id="1351" w:author="Nguyen Toan" w:date="2018-05-18T22:41:00Z">
              <w:rPr/>
            </w:rPrChange>
          </w:rPr>
          <w:fldChar w:fldCharType="end"/>
        </w:r>
        <w:r w:rsidRPr="00871F8A">
          <w:rPr>
            <w:sz w:val="26"/>
            <w:szCs w:val="26"/>
            <w:rPrChange w:id="1352" w:author="Nguyen Toan" w:date="2018-05-18T22:41:00Z">
              <w:rPr/>
            </w:rPrChange>
          </w:rPr>
          <w:t>:Sơ đồ các cấp độ kiểm thử</w:t>
        </w:r>
      </w:ins>
      <w:del w:id="1353" w:author="Nguyen Toan" w:date="2018-05-18T22:40:00Z">
        <w:r w:rsidR="0078170B" w:rsidRPr="00C307BC" w:rsidDel="009E5FBA">
          <w:rPr>
            <w:rFonts w:ascii="Times New Roman" w:eastAsia="Times New Roman" w:hAnsi="Times New Roman" w:cs="Times New Roman"/>
            <w:sz w:val="26"/>
            <w:szCs w:val="26"/>
          </w:rPr>
          <w:delText>Quá trình kiểm thử được chia thành nhiều cấp độ như thể hiện trong</w:delText>
        </w:r>
        <w:r w:rsidR="005C3F41" w:rsidRPr="00C307BC" w:rsidDel="009E5FBA">
          <w:rPr>
            <w:rFonts w:ascii="Times New Roman" w:eastAsia="Times New Roman" w:hAnsi="Times New Roman" w:cs="Times New Roman"/>
            <w:sz w:val="26"/>
            <w:szCs w:val="26"/>
          </w:rPr>
          <w:delText xml:space="preserve"> </w:delText>
        </w:r>
        <w:r w:rsidR="005C3F41" w:rsidRPr="00C307BC" w:rsidDel="009E5FBA">
          <w:rPr>
            <w:rFonts w:eastAsia="Times New Roman"/>
            <w:sz w:val="26"/>
            <w:szCs w:val="26"/>
          </w:rPr>
          <w:fldChar w:fldCharType="begin"/>
        </w:r>
        <w:r w:rsidR="005C3F41" w:rsidRPr="00C307BC" w:rsidDel="009E5FBA">
          <w:rPr>
            <w:rFonts w:ascii="Times New Roman" w:eastAsia="Times New Roman" w:hAnsi="Times New Roman" w:cs="Times New Roman"/>
            <w:sz w:val="26"/>
            <w:szCs w:val="26"/>
          </w:rPr>
          <w:delInstrText xml:space="preserve"> REF _Ref512029124 \h  \* MERGEFORMAT </w:delInstrText>
        </w:r>
        <w:r w:rsidR="005C3F41" w:rsidRPr="00C307BC" w:rsidDel="009E5FBA">
          <w:rPr>
            <w:rFonts w:eastAsia="Times New Roman"/>
            <w:sz w:val="26"/>
            <w:szCs w:val="26"/>
          </w:rPr>
        </w:r>
        <w:r w:rsidR="005C3F41" w:rsidRPr="00C307BC" w:rsidDel="009E5FBA">
          <w:rPr>
            <w:rFonts w:eastAsia="Times New Roman"/>
            <w:sz w:val="26"/>
            <w:szCs w:val="26"/>
          </w:rPr>
          <w:fldChar w:fldCharType="separate"/>
        </w:r>
      </w:del>
      <w:del w:id="1354" w:author="Nguyen Toan" w:date="2018-05-18T21:03:00Z">
        <w:r w:rsidR="009C452F" w:rsidRPr="009C452F" w:rsidDel="0019161E">
          <w:rPr>
            <w:rFonts w:ascii="Times New Roman" w:hAnsi="Times New Roman" w:cs="Times New Roman"/>
            <w:color w:val="auto"/>
            <w:sz w:val="26"/>
            <w:szCs w:val="26"/>
          </w:rPr>
          <w:delText xml:space="preserve">Hình </w:delText>
        </w:r>
        <w:r w:rsidR="009C452F" w:rsidRPr="009C452F" w:rsidDel="0019161E">
          <w:rPr>
            <w:rFonts w:ascii="Times New Roman" w:hAnsi="Times New Roman" w:cs="Times New Roman"/>
            <w:noProof/>
            <w:color w:val="auto"/>
            <w:sz w:val="26"/>
            <w:szCs w:val="26"/>
          </w:rPr>
          <w:delText>1.11</w:delText>
        </w:r>
      </w:del>
      <w:del w:id="1355" w:author="Nguyen Toan" w:date="2018-05-18T22:40:00Z">
        <w:r w:rsidR="005C3F41" w:rsidRPr="00C307BC" w:rsidDel="009E5FBA">
          <w:rPr>
            <w:rFonts w:eastAsia="Times New Roman"/>
            <w:sz w:val="26"/>
            <w:szCs w:val="26"/>
          </w:rPr>
          <w:fldChar w:fldCharType="end"/>
        </w:r>
      </w:del>
      <w:del w:id="1356" w:author="Nguyen Toan" w:date="2018-05-18T22:41:00Z">
        <w:r w:rsidR="00671FA5" w:rsidRPr="00C307BC" w:rsidDel="009E5FBA">
          <w:rPr>
            <w:rFonts w:ascii="Times New Roman" w:eastAsia="Times New Roman" w:hAnsi="Times New Roman" w:cs="Times New Roman"/>
            <w:sz w:val="26"/>
            <w:szCs w:val="26"/>
          </w:rPr>
          <w:delText>.</w:delText>
        </w:r>
      </w:del>
    </w:p>
    <w:p w14:paraId="63DBBD42" w14:textId="1D0A1C95" w:rsidR="000D26B2" w:rsidRPr="00C307BC" w:rsidDel="00022628" w:rsidRDefault="000D26B2">
      <w:pPr>
        <w:pStyle w:val="Caption"/>
        <w:jc w:val="center"/>
        <w:rPr>
          <w:del w:id="1357" w:author="Nguyen Toan" w:date="2018-05-18T22:41:00Z"/>
          <w:sz w:val="26"/>
          <w:szCs w:val="26"/>
        </w:rPr>
        <w:pPrChange w:id="1358" w:author="Nguyen Toan" w:date="2018-05-18T22:41:00Z">
          <w:pPr>
            <w:keepNext/>
            <w:jc w:val="center"/>
          </w:pPr>
        </w:pPrChange>
      </w:pPr>
    </w:p>
    <w:p w14:paraId="30B28A9E" w14:textId="1C84D2AD" w:rsidR="000D26B2" w:rsidRPr="00C307BC" w:rsidRDefault="000D26B2">
      <w:pPr>
        <w:pStyle w:val="Caption"/>
        <w:jc w:val="center"/>
        <w:rPr>
          <w:rFonts w:ascii="Times New Roman" w:hAnsi="Times New Roman" w:cs="Times New Roman"/>
          <w:i w:val="0"/>
          <w:color w:val="auto"/>
          <w:sz w:val="26"/>
          <w:szCs w:val="26"/>
        </w:rPr>
      </w:pPr>
      <w:bookmarkStart w:id="1359" w:name="_Ref512029124"/>
      <w:bookmarkStart w:id="1360" w:name="_Ref512029099"/>
      <w:bookmarkStart w:id="1361" w:name="_Toc514445867"/>
      <w:del w:id="1362" w:author="Nguyen Toan" w:date="2018-05-18T22:41:00Z">
        <w:r w:rsidRPr="00C307BC" w:rsidDel="00871F8A">
          <w:rPr>
            <w:rFonts w:ascii="Times New Roman" w:hAnsi="Times New Roman" w:cs="Times New Roman"/>
            <w:i w:val="0"/>
            <w:color w:val="auto"/>
            <w:sz w:val="26"/>
            <w:szCs w:val="26"/>
          </w:rPr>
          <w:delText xml:space="preserve">Hình </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1363" w:author="Nguyen Toan" w:date="2018-05-18T21:03:00Z">
        <w:r w:rsidR="009C452F" w:rsidDel="0019161E">
          <w:rPr>
            <w:rFonts w:ascii="Times New Roman" w:hAnsi="Times New Roman" w:cs="Times New Roman"/>
            <w:i w:val="0"/>
            <w:noProof/>
            <w:color w:val="auto"/>
            <w:sz w:val="26"/>
            <w:szCs w:val="26"/>
          </w:rPr>
          <w:delText>11</w:delText>
        </w:r>
      </w:del>
      <w:del w:id="1364" w:author="Nguyen Toan" w:date="2018-05-18T22:41:00Z">
        <w:r w:rsidR="007B1CDB" w:rsidRPr="00C307BC" w:rsidDel="00871F8A">
          <w:rPr>
            <w:rFonts w:ascii="Times New Roman" w:hAnsi="Times New Roman" w:cs="Times New Roman"/>
            <w:i w:val="0"/>
            <w:color w:val="auto"/>
            <w:sz w:val="26"/>
            <w:szCs w:val="26"/>
          </w:rPr>
          <w:fldChar w:fldCharType="end"/>
        </w:r>
        <w:bookmarkEnd w:id="1359"/>
        <w:r w:rsidRPr="00C307BC" w:rsidDel="00871F8A">
          <w:rPr>
            <w:rFonts w:ascii="Times New Roman" w:hAnsi="Times New Roman" w:cs="Times New Roman"/>
            <w:i w:val="0"/>
            <w:color w:val="auto"/>
            <w:sz w:val="26"/>
            <w:szCs w:val="26"/>
          </w:rPr>
          <w:delText>: Sơ đồ các cấp độ kiểm thử</w:delText>
        </w:r>
      </w:del>
      <w:bookmarkEnd w:id="1360"/>
      <w:bookmarkEnd w:id="1361"/>
    </w:p>
    <w:p w14:paraId="3B7A24DC" w14:textId="77777777" w:rsidR="00E41E87" w:rsidRPr="001F1938" w:rsidRDefault="00E950C7" w:rsidP="001C690C">
      <w:pPr>
        <w:rPr>
          <w:b/>
          <w:sz w:val="26"/>
          <w:szCs w:val="26"/>
          <w:rPrChange w:id="1365" w:author="TOANNM" w:date="2018-05-19T14:05:00Z">
            <w:rPr/>
          </w:rPrChange>
        </w:rPr>
        <w:pPrChange w:id="1366" w:author="TOANNM" w:date="2018-05-19T14:06:00Z">
          <w:pPr>
            <w:pStyle w:val="ListParagraph"/>
            <w:numPr>
              <w:ilvl w:val="4"/>
              <w:numId w:val="12"/>
            </w:numPr>
            <w:spacing w:before="240" w:after="120"/>
            <w:ind w:left="1134" w:hanging="1134"/>
            <w:contextualSpacing w:val="0"/>
            <w:outlineLvl w:val="3"/>
          </w:pPr>
        </w:pPrChange>
      </w:pPr>
      <w:r w:rsidRPr="001F1938">
        <w:rPr>
          <w:b/>
          <w:sz w:val="26"/>
          <w:szCs w:val="26"/>
          <w:rPrChange w:id="1367" w:author="TOANNM" w:date="2018-05-19T14:05:00Z">
            <w:rPr/>
          </w:rPrChange>
        </w:rPr>
        <w:t>Kiểm thử đơn vị</w:t>
      </w:r>
      <w:r w:rsidR="00AE2934" w:rsidRPr="001F1938">
        <w:rPr>
          <w:b/>
          <w:sz w:val="26"/>
          <w:szCs w:val="26"/>
          <w:rPrChange w:id="1368" w:author="TOANNM" w:date="2018-05-19T14:05:00Z">
            <w:rPr/>
          </w:rPrChange>
        </w:rPr>
        <w:t xml:space="preserve"> </w:t>
      </w:r>
    </w:p>
    <w:p w14:paraId="3BCA5DF0" w14:textId="0066BD03" w:rsidR="00ED2F6A" w:rsidRPr="00C307BC" w:rsidRDefault="00E41E87" w:rsidP="00966627">
      <w:pPr>
        <w:spacing w:after="120"/>
        <w:ind w:firstLine="567"/>
        <w:jc w:val="both"/>
        <w:rPr>
          <w:rFonts w:eastAsia="Times New Roman"/>
          <w:sz w:val="26"/>
          <w:szCs w:val="26"/>
        </w:rPr>
      </w:pPr>
      <w:r w:rsidRPr="00C307BC">
        <w:rPr>
          <w:rFonts w:eastAsia="Times New Roman"/>
          <w:sz w:val="26"/>
          <w:szCs w:val="26"/>
        </w:rPr>
        <w:t>Kiểm thử đơn vị</w:t>
      </w:r>
      <w:r w:rsidR="00AE2934" w:rsidRPr="00C307BC">
        <w:rPr>
          <w:rFonts w:eastAsia="Times New Roman"/>
          <w:sz w:val="26"/>
          <w:szCs w:val="26"/>
        </w:rPr>
        <w:t>- Unit Test</w:t>
      </w:r>
      <w:r w:rsidR="0033203F" w:rsidRPr="00C307BC">
        <w:rPr>
          <w:rFonts w:eastAsia="Times New Roman"/>
          <w:sz w:val="26"/>
          <w:szCs w:val="26"/>
        </w:rPr>
        <w:t xml:space="preserve"> là</w:t>
      </w:r>
      <w:r w:rsidR="007918EF" w:rsidRPr="00C307BC">
        <w:rPr>
          <w:rFonts w:eastAsia="Times New Roman"/>
          <w:sz w:val="26"/>
          <w:szCs w:val="26"/>
        </w:rPr>
        <w:t xml:space="preserve"> việc kiểm thử từng thành phần cụ thể của chương trình, do lập trình viên thực hiện</w:t>
      </w:r>
      <w:r w:rsidR="002164BB" w:rsidRPr="00C307BC">
        <w:rPr>
          <w:rFonts w:eastAsia="Times New Roman"/>
          <w:sz w:val="26"/>
          <w:szCs w:val="26"/>
        </w:rPr>
        <w:t xml:space="preserve">. Một đơn vị có thể là một phương thức, thủ tục hay một lớp của chương trình, các thành phần này có kích </w:t>
      </w:r>
      <w:r w:rsidR="00B833E1" w:rsidRPr="00C307BC">
        <w:rPr>
          <w:rFonts w:eastAsia="Times New Roman"/>
          <w:sz w:val="26"/>
          <w:szCs w:val="26"/>
        </w:rPr>
        <w:t>thước nhỏ và hoạt động đơn giản</w:t>
      </w:r>
      <w:r w:rsidR="00372B3E" w:rsidRPr="00C307BC">
        <w:rPr>
          <w:rFonts w:eastAsia="Times New Roman"/>
          <w:sz w:val="26"/>
          <w:szCs w:val="26"/>
        </w:rPr>
        <w:t>.</w:t>
      </w:r>
      <w:r w:rsidR="009A55AA" w:rsidRPr="00C307BC">
        <w:rPr>
          <w:rFonts w:eastAsia="Times New Roman"/>
          <w:sz w:val="26"/>
          <w:szCs w:val="26"/>
        </w:rPr>
        <w:t xml:space="preserve"> Do đó, k</w:t>
      </w:r>
      <w:r w:rsidR="00B833E1" w:rsidRPr="00C307BC">
        <w:rPr>
          <w:rFonts w:eastAsia="Times New Roman"/>
          <w:sz w:val="26"/>
          <w:szCs w:val="26"/>
        </w:rPr>
        <w:t xml:space="preserve">iểm thử đơn vị </w:t>
      </w:r>
      <w:r w:rsidR="001C4BEC" w:rsidRPr="00C307BC">
        <w:rPr>
          <w:rFonts w:eastAsia="Times New Roman"/>
          <w:sz w:val="26"/>
          <w:szCs w:val="26"/>
        </w:rPr>
        <w:t>không có gì phức tạp, kết quả lỗi xảy ra dễ dàng khắc phục được</w:t>
      </w:r>
      <w:r w:rsidR="00F606B8" w:rsidRPr="00C307BC">
        <w:rPr>
          <w:rFonts w:eastAsia="Times New Roman"/>
          <w:sz w:val="26"/>
          <w:szCs w:val="26"/>
        </w:rPr>
        <w:t>.</w:t>
      </w:r>
    </w:p>
    <w:p w14:paraId="562DF0C2" w14:textId="294CCB48" w:rsidR="00E41E87" w:rsidRDefault="000C71AA" w:rsidP="00966627">
      <w:pPr>
        <w:spacing w:after="120"/>
        <w:ind w:firstLine="567"/>
        <w:jc w:val="both"/>
        <w:rPr>
          <w:ins w:id="1369" w:author="TOANNM" w:date="2018-05-19T09:14:00Z"/>
          <w:rFonts w:eastAsia="Times New Roman"/>
          <w:sz w:val="26"/>
          <w:szCs w:val="26"/>
        </w:rPr>
      </w:pPr>
      <w:r w:rsidRPr="00C307BC">
        <w:rPr>
          <w:rFonts w:eastAsia="Times New Roman"/>
          <w:sz w:val="26"/>
          <w:szCs w:val="26"/>
        </w:rPr>
        <w:t xml:space="preserve">Kiểm thử đơn vị thường do lập trình viên </w:t>
      </w:r>
      <w:r w:rsidR="00D00F81" w:rsidRPr="00C307BC">
        <w:rPr>
          <w:rFonts w:eastAsia="Times New Roman"/>
          <w:sz w:val="26"/>
          <w:szCs w:val="26"/>
        </w:rPr>
        <w:t>thực hiện. Công đoạn này làm càng sớm càng tốt trong quá trình viết mã nguồn và xuyên suốt trong quá trình phát triển phần mềm.</w:t>
      </w:r>
      <w:r w:rsidR="00AE2934" w:rsidRPr="00C307BC">
        <w:rPr>
          <w:rFonts w:eastAsia="Times New Roman"/>
          <w:sz w:val="26"/>
          <w:szCs w:val="26"/>
        </w:rPr>
        <w:t xml:space="preserve"> Thông thường, kiểm thử đơn vị thường yêu cầu </w:t>
      </w:r>
      <w:r w:rsidR="00700835" w:rsidRPr="00C307BC">
        <w:rPr>
          <w:rFonts w:eastAsia="Times New Roman"/>
          <w:sz w:val="26"/>
          <w:szCs w:val="26"/>
        </w:rPr>
        <w:t>kiểm thử viên có kiến thức về thiết kế và mã nguồn của chương trình.</w:t>
      </w:r>
      <w:r w:rsidR="00B163FA" w:rsidRPr="00C307BC">
        <w:rPr>
          <w:rFonts w:eastAsia="Times New Roman"/>
          <w:sz w:val="26"/>
          <w:szCs w:val="26"/>
        </w:rPr>
        <w:t xml:space="preserve"> Mục đích của kiểm thử đơn vị là đảm bảo thông tin được xử </w:t>
      </w:r>
      <w:r w:rsidR="00B163FA" w:rsidRPr="00C307BC">
        <w:rPr>
          <w:rFonts w:eastAsia="Times New Roman"/>
          <w:sz w:val="26"/>
          <w:szCs w:val="26"/>
        </w:rPr>
        <w:lastRenderedPageBreak/>
        <w:t>lý và trả về từ thành phần con là chính xác, trong mối tương quan với dữ li</w:t>
      </w:r>
      <w:r w:rsidR="0043588A" w:rsidRPr="00C307BC">
        <w:rPr>
          <w:rFonts w:eastAsia="Times New Roman"/>
          <w:sz w:val="26"/>
          <w:szCs w:val="26"/>
        </w:rPr>
        <w:t>ệu nhập và chức năng của đơn vị đó.</w:t>
      </w:r>
    </w:p>
    <w:p w14:paraId="0C04EE48" w14:textId="5344328F" w:rsidR="009B29A6" w:rsidRPr="00C307BC" w:rsidRDefault="009B29A6" w:rsidP="009B29A6">
      <w:pPr>
        <w:spacing w:line="288" w:lineRule="auto"/>
        <w:ind w:firstLine="567"/>
        <w:jc w:val="both"/>
        <w:rPr>
          <w:ins w:id="1370" w:author="TOANNM" w:date="2018-05-19T09:14:00Z"/>
          <w:rFonts w:eastAsia="Times New Roman"/>
          <w:sz w:val="26"/>
          <w:szCs w:val="26"/>
        </w:rPr>
      </w:pPr>
      <w:ins w:id="1371" w:author="TOANNM" w:date="2018-05-19T09:14:00Z">
        <w:r w:rsidRPr="00C307BC">
          <w:rPr>
            <w:rFonts w:eastAsia="Times New Roman"/>
            <w:sz w:val="26"/>
            <w:szCs w:val="26"/>
          </w:rPr>
          <w:t xml:space="preserve">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t>
        </w:r>
        <w:r w:rsidRPr="00C307BC">
          <w:rPr>
            <w:rFonts w:eastAsia="Times New Roman"/>
            <w:sz w:val="26"/>
            <w:szCs w:val="26"/>
          </w:rPr>
          <w:fldChar w:fldCharType="begin"/>
        </w:r>
        <w:r w:rsidRPr="00C307BC">
          <w:rPr>
            <w:rFonts w:eastAsia="Times New Roman"/>
            <w:sz w:val="26"/>
            <w:szCs w:val="26"/>
          </w:rPr>
          <w:instrText xml:space="preserve"> REF _Ref513152321 \h  \* MERGEFORMAT </w:instrText>
        </w:r>
        <w:r w:rsidRPr="00C307BC">
          <w:rPr>
            <w:rFonts w:eastAsia="Times New Roman"/>
            <w:sz w:val="26"/>
            <w:szCs w:val="26"/>
          </w:rPr>
        </w:r>
        <w:r w:rsidRPr="00C307BC">
          <w:rPr>
            <w:rFonts w:eastAsia="Times New Roman"/>
            <w:sz w:val="26"/>
            <w:szCs w:val="26"/>
          </w:rPr>
          <w:fldChar w:fldCharType="separate"/>
        </w:r>
        <w:r w:rsidRPr="009B0FD5">
          <w:rPr>
            <w:sz w:val="26"/>
            <w:szCs w:val="26"/>
          </w:rPr>
          <w:t xml:space="preserve">Hình </w:t>
        </w:r>
        <w:r>
          <w:rPr>
            <w:i/>
            <w:noProof/>
            <w:sz w:val="26"/>
            <w:szCs w:val="26"/>
          </w:rPr>
          <w:t>3</w:t>
        </w:r>
        <w:r w:rsidRPr="00C307BC">
          <w:rPr>
            <w:i/>
            <w:noProof/>
            <w:sz w:val="26"/>
            <w:szCs w:val="26"/>
          </w:rPr>
          <w:t>.</w:t>
        </w:r>
        <w:r>
          <w:rPr>
            <w:i/>
            <w:noProof/>
            <w:sz w:val="26"/>
            <w:szCs w:val="26"/>
          </w:rPr>
          <w:t>1</w:t>
        </w:r>
        <w:r w:rsidRPr="00C307BC">
          <w:rPr>
            <w:rFonts w:eastAsia="Times New Roman"/>
            <w:sz w:val="26"/>
            <w:szCs w:val="26"/>
          </w:rPr>
          <w:fldChar w:fldCharType="end"/>
        </w:r>
        <w:r w:rsidRPr="00C307BC">
          <w:rPr>
            <w:rFonts w:eastAsia="Times New Roman"/>
            <w:sz w:val="26"/>
            <w:szCs w:val="26"/>
          </w:rPr>
          <w:t>, thành phần A). Đối với các thành phần ở lớp cao hơn, ta cần giả lập các thành phần phụ thuộc (thành phần B,C). Điểm thuận lợi của chiến thuật này đó là</w:t>
        </w:r>
        <w:r>
          <w:rPr>
            <w:rFonts w:eastAsia="Times New Roman"/>
            <w:sz w:val="26"/>
            <w:szCs w:val="26"/>
          </w:rPr>
          <w:t xml:space="preserve"> việc</w:t>
        </w:r>
      </w:ins>
      <w:ins w:id="1372" w:author="TOANNM" w:date="2018-05-19T09:16:00Z">
        <w:r w:rsidR="00BD58A8">
          <w:rPr>
            <w:rFonts w:eastAsia="Times New Roman"/>
            <w:sz w:val="26"/>
            <w:szCs w:val="26"/>
          </w:rPr>
          <w:t xml:space="preserve"> kiểm</w:t>
        </w:r>
      </w:ins>
      <w:ins w:id="1373" w:author="TOANNM" w:date="2018-05-19T09:14:00Z">
        <w:r w:rsidRPr="00C307BC">
          <w:rPr>
            <w:rFonts w:eastAsia="Times New Roman"/>
            <w:sz w:val="26"/>
            <w:szCs w:val="26"/>
          </w:rPr>
          <w:t xml:space="preserve">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ins>
    </w:p>
    <w:p w14:paraId="3435EAB7" w14:textId="77777777" w:rsidR="009B29A6" w:rsidRPr="00C307BC" w:rsidRDefault="009B29A6" w:rsidP="009B29A6">
      <w:pPr>
        <w:spacing w:line="288" w:lineRule="auto"/>
        <w:rPr>
          <w:ins w:id="1374" w:author="TOANNM" w:date="2018-05-19T09:14:00Z"/>
          <w:rFonts w:eastAsia="Times New Roman"/>
          <w:sz w:val="26"/>
          <w:szCs w:val="26"/>
        </w:rPr>
      </w:pPr>
    </w:p>
    <w:p w14:paraId="137A4EEB" w14:textId="77777777" w:rsidR="009B29A6" w:rsidRPr="00C307BC" w:rsidRDefault="009B29A6" w:rsidP="009B29A6">
      <w:pPr>
        <w:keepNext/>
        <w:spacing w:line="288" w:lineRule="auto"/>
        <w:jc w:val="center"/>
        <w:rPr>
          <w:ins w:id="1375" w:author="TOANNM" w:date="2018-05-19T09:14:00Z"/>
          <w:sz w:val="26"/>
          <w:szCs w:val="26"/>
        </w:rPr>
      </w:pPr>
      <w:ins w:id="1376" w:author="TOANNM" w:date="2018-05-19T09:14:00Z">
        <w:r w:rsidRPr="00C307BC">
          <w:rPr>
            <w:rFonts w:eastAsia="Times New Roman"/>
            <w:noProof/>
            <w:sz w:val="26"/>
            <w:szCs w:val="26"/>
          </w:rPr>
          <w:drawing>
            <wp:inline distT="0" distB="0" distL="0" distR="0" wp14:anchorId="5F9E45A2" wp14:editId="55E2470B">
              <wp:extent cx="4657725" cy="1400175"/>
              <wp:effectExtent l="0" t="0" r="9525" b="9525"/>
              <wp:docPr id="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ins>
    </w:p>
    <w:p w14:paraId="56323814" w14:textId="77777777" w:rsidR="009B29A6" w:rsidRPr="00C307BC" w:rsidRDefault="009B29A6" w:rsidP="009B29A6">
      <w:pPr>
        <w:pStyle w:val="Caption"/>
        <w:spacing w:line="288" w:lineRule="auto"/>
        <w:jc w:val="center"/>
        <w:rPr>
          <w:ins w:id="1377" w:author="TOANNM" w:date="2018-05-19T09:14:00Z"/>
          <w:rFonts w:ascii="Times New Roman" w:hAnsi="Times New Roman" w:cs="Times New Roman"/>
          <w:i w:val="0"/>
          <w:color w:val="auto"/>
          <w:sz w:val="26"/>
          <w:szCs w:val="26"/>
        </w:rPr>
      </w:pPr>
      <w:ins w:id="1378" w:author="TOANNM" w:date="2018-05-19T09:14:00Z">
        <w:r w:rsidRPr="00C307BC">
          <w:rPr>
            <w:rFonts w:ascii="Times New Roman" w:hAnsi="Times New Roman" w:cs="Times New Roman"/>
            <w:i w:val="0"/>
            <w:color w:val="auto"/>
            <w:sz w:val="26"/>
            <w:szCs w:val="26"/>
          </w:rPr>
          <w:t xml:space="preserve">Hình </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rPr>
          <w:t>1</w:t>
        </w:r>
        <w:r>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Kiểm thử đơn vị theo lớp</w:t>
        </w:r>
      </w:ins>
      <w:customXmlInsRangeStart w:id="1379" w:author="TOANNM" w:date="2018-05-19T09:14:00Z"/>
      <w:sdt>
        <w:sdtPr>
          <w:rPr>
            <w:rFonts w:ascii="Times New Roman" w:hAnsi="Times New Roman" w:cs="Times New Roman"/>
            <w:i w:val="0"/>
            <w:color w:val="auto"/>
            <w:sz w:val="26"/>
            <w:szCs w:val="26"/>
          </w:rPr>
          <w:id w:val="876436409"/>
          <w:citation/>
        </w:sdtPr>
        <w:sdtContent>
          <w:customXmlInsRangeEnd w:id="1379"/>
          <w:ins w:id="1380" w:author="TOANNM" w:date="2018-05-19T09:14:00Z">
            <w:r w:rsidRPr="00C307BC">
              <w:rPr>
                <w:rFonts w:ascii="Times New Roman" w:hAnsi="Times New Roman" w:cs="Times New Roman"/>
                <w:i w:val="0"/>
                <w:color w:val="auto"/>
                <w:sz w:val="26"/>
                <w:szCs w:val="26"/>
              </w:rPr>
              <w:fldChar w:fldCharType="begin"/>
            </w:r>
            <w:r w:rsidRPr="00C307BC">
              <w:rPr>
                <w:rFonts w:ascii="Times New Roman" w:hAnsi="Times New Roman" w:cs="Times New Roman"/>
                <w:i w:val="0"/>
                <w:color w:val="auto"/>
                <w:sz w:val="26"/>
                <w:szCs w:val="26"/>
                <w:lang w:val="en-US"/>
              </w:rPr>
              <w:instrText xml:space="preserve"> CITATION Gre02 \l 1033 </w:instrText>
            </w:r>
            <w:r w:rsidRPr="00C307BC">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sidRPr="00C307BC">
              <w:rPr>
                <w:rFonts w:ascii="Times New Roman" w:hAnsi="Times New Roman" w:cs="Times New Roman"/>
                <w:i w:val="0"/>
                <w:color w:val="auto"/>
                <w:sz w:val="26"/>
                <w:szCs w:val="26"/>
              </w:rPr>
              <w:fldChar w:fldCharType="end"/>
            </w:r>
          </w:ins>
          <w:customXmlInsRangeStart w:id="1381" w:author="TOANNM" w:date="2018-05-19T09:14:00Z"/>
        </w:sdtContent>
      </w:sdt>
      <w:customXmlInsRangeEnd w:id="1381"/>
    </w:p>
    <w:p w14:paraId="021F5211" w14:textId="64CC601D" w:rsidR="002A298C" w:rsidRPr="004D5D1A" w:rsidDel="009B29A6" w:rsidRDefault="002A298C" w:rsidP="004D5D1A">
      <w:pPr>
        <w:rPr>
          <w:del w:id="1382" w:author="TOANNM" w:date="2018-05-19T09:14:00Z"/>
          <w:rFonts w:eastAsia="Times New Roman"/>
          <w:sz w:val="26"/>
          <w:szCs w:val="26"/>
          <w:rPrChange w:id="1383" w:author="TOANNM" w:date="2018-05-19T14:05:00Z">
            <w:rPr>
              <w:del w:id="1384" w:author="TOANNM" w:date="2018-05-19T09:14:00Z"/>
            </w:rPr>
          </w:rPrChange>
        </w:rPr>
        <w:pPrChange w:id="1385" w:author="TOANNM" w:date="2018-05-19T14:05:00Z">
          <w:pPr>
            <w:spacing w:after="120"/>
            <w:ind w:firstLine="567"/>
            <w:jc w:val="both"/>
          </w:pPr>
        </w:pPrChange>
      </w:pPr>
    </w:p>
    <w:p w14:paraId="10CC584E" w14:textId="28DD6E93" w:rsidR="00E950C7" w:rsidRPr="00C307BC" w:rsidRDefault="00E950C7" w:rsidP="004D5D1A">
      <w:pPr>
        <w:rPr>
          <w:b/>
        </w:rPr>
        <w:pPrChange w:id="1386" w:author="TOANNM" w:date="2018-05-19T14:05:00Z">
          <w:pPr>
            <w:pStyle w:val="ListParagraph"/>
            <w:numPr>
              <w:ilvl w:val="4"/>
              <w:numId w:val="12"/>
            </w:numPr>
            <w:spacing w:before="240" w:after="120"/>
            <w:ind w:left="1134" w:hanging="1134"/>
            <w:contextualSpacing w:val="0"/>
            <w:outlineLvl w:val="3"/>
          </w:pPr>
        </w:pPrChange>
      </w:pPr>
      <w:r w:rsidRPr="00C307BC">
        <w:rPr>
          <w:b/>
        </w:rPr>
        <w:t>Kiểm thử tích hợp</w:t>
      </w:r>
    </w:p>
    <w:p w14:paraId="07AC9EB2" w14:textId="27F3DA17" w:rsidR="00CE213A" w:rsidRPr="00C307BC" w:rsidRDefault="00B17D12" w:rsidP="00966627">
      <w:pPr>
        <w:spacing w:after="120"/>
        <w:ind w:firstLine="567"/>
        <w:jc w:val="both"/>
        <w:rPr>
          <w:rFonts w:eastAsia="Times New Roman"/>
          <w:sz w:val="26"/>
          <w:szCs w:val="26"/>
        </w:rPr>
      </w:pPr>
      <w:r w:rsidRPr="00C307BC">
        <w:rPr>
          <w:rFonts w:eastAsia="Times New Roman"/>
          <w:sz w:val="26"/>
          <w:szCs w:val="26"/>
        </w:rPr>
        <w:t>Kiểm t</w:t>
      </w:r>
      <w:r w:rsidR="0093650A" w:rsidRPr="00C307BC">
        <w:rPr>
          <w:rFonts w:eastAsia="Times New Roman"/>
          <w:sz w:val="26"/>
          <w:szCs w:val="26"/>
        </w:rPr>
        <w:t>hử tích hợp- Intergration Test kết hợp các thành phần của một ứng dụng và kiểm thử</w:t>
      </w:r>
      <w:r w:rsidR="00B45909" w:rsidRPr="00C307BC">
        <w:rPr>
          <w:rFonts w:eastAsia="Times New Roman"/>
          <w:sz w:val="26"/>
          <w:szCs w:val="26"/>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Pr="00C307BC" w:rsidRDefault="00CE213A" w:rsidP="00966627">
      <w:pPr>
        <w:spacing w:after="120"/>
        <w:ind w:firstLine="567"/>
        <w:jc w:val="both"/>
        <w:rPr>
          <w:rFonts w:eastAsia="Times New Roman"/>
          <w:sz w:val="26"/>
          <w:szCs w:val="26"/>
        </w:rPr>
      </w:pPr>
      <w:r w:rsidRPr="00C307BC">
        <w:rPr>
          <w:rFonts w:eastAsia="Times New Roman"/>
          <w:sz w:val="26"/>
          <w:szCs w:val="26"/>
        </w:rPr>
        <w:t xml:space="preserve">Mục tiêu chính của kiểm thử tích hợp là phát hiện lõi giao tiếp xảy </w:t>
      </w:r>
      <w:r w:rsidR="00F200F9" w:rsidRPr="00C307BC">
        <w:rPr>
          <w:rFonts w:eastAsia="Times New Roman"/>
          <w:sz w:val="26"/>
          <w:szCs w:val="26"/>
        </w:rPr>
        <w:t xml:space="preserve">ra </w:t>
      </w:r>
      <w:r w:rsidR="00E62F98" w:rsidRPr="00C307BC">
        <w:rPr>
          <w:rFonts w:eastAsia="Times New Roman"/>
          <w:sz w:val="26"/>
          <w:szCs w:val="26"/>
        </w:rPr>
        <w:t>giữa các thành phần, đơn vị. Hơn nữa</w:t>
      </w:r>
      <w:r w:rsidR="00F200F9" w:rsidRPr="00C307BC">
        <w:rPr>
          <w:rFonts w:eastAsia="Times New Roman"/>
          <w:sz w:val="26"/>
          <w:szCs w:val="26"/>
        </w:rPr>
        <w:t xml:space="preserve">, kiểm thử tích hợp thực hiện </w:t>
      </w:r>
      <w:r w:rsidR="000D5050" w:rsidRPr="00C307BC">
        <w:rPr>
          <w:rFonts w:eastAsia="Times New Roman"/>
          <w:sz w:val="26"/>
          <w:szCs w:val="26"/>
        </w:rPr>
        <w:t xml:space="preserve">tích hợp các đơn vị đơn </w:t>
      </w:r>
      <w:r w:rsidR="00F200F9" w:rsidRPr="00C307BC">
        <w:rPr>
          <w:rFonts w:eastAsia="Times New Roman"/>
          <w:sz w:val="26"/>
          <w:szCs w:val="26"/>
        </w:rPr>
        <w:t xml:space="preserve">lẻ thành các hệ thống nhỏ và cuối cùng </w:t>
      </w:r>
      <w:r w:rsidR="00E62F98" w:rsidRPr="00C307BC">
        <w:rPr>
          <w:rFonts w:eastAsia="Times New Roman"/>
          <w:sz w:val="26"/>
          <w:szCs w:val="26"/>
        </w:rPr>
        <w:t>là nguyên hệ thống hoàn chỉnh cho việc kiểm thử ở mức hệ thống.</w:t>
      </w:r>
    </w:p>
    <w:p w14:paraId="0432E118" w14:textId="5FA5FE04" w:rsidR="00BF1078" w:rsidRPr="00C307BC" w:rsidRDefault="00BF1078" w:rsidP="00966627">
      <w:pPr>
        <w:spacing w:after="120"/>
        <w:ind w:firstLine="567"/>
        <w:jc w:val="both"/>
        <w:rPr>
          <w:rFonts w:eastAsia="Times New Roman"/>
          <w:sz w:val="26"/>
          <w:szCs w:val="26"/>
        </w:rPr>
      </w:pPr>
      <w:r w:rsidRPr="00C307BC">
        <w:rPr>
          <w:rFonts w:eastAsia="Times New Roman"/>
          <w:sz w:val="26"/>
          <w:szCs w:val="26"/>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sidRPr="00C307BC">
        <w:rPr>
          <w:rFonts w:eastAsia="Times New Roman"/>
          <w:sz w:val="26"/>
          <w:szCs w:val="26"/>
        </w:rPr>
        <w:t xml:space="preserve">m tra đầy đủ khi thực hiện liên kết </w:t>
      </w:r>
      <w:r w:rsidRPr="00C307BC">
        <w:rPr>
          <w:rFonts w:eastAsia="Times New Roman"/>
          <w:sz w:val="26"/>
          <w:szCs w:val="26"/>
        </w:rPr>
        <w:t>vào với nhau</w:t>
      </w:r>
      <w:r w:rsidR="00467152" w:rsidRPr="00C307BC">
        <w:rPr>
          <w:rFonts w:eastAsia="Times New Roman"/>
          <w:sz w:val="26"/>
          <w:szCs w:val="26"/>
        </w:rPr>
        <w:t xml:space="preserve"> trong quá trình kiểm thử tích hợp</w:t>
      </w:r>
      <w:r w:rsidR="00BA70A6" w:rsidRPr="00C307BC">
        <w:rPr>
          <w:rFonts w:eastAsia="Times New Roman"/>
          <w:sz w:val="26"/>
          <w:szCs w:val="26"/>
        </w:rPr>
        <w:t>.</w:t>
      </w:r>
    </w:p>
    <w:p w14:paraId="1DCCC0C8" w14:textId="31227566" w:rsidR="003A59BE" w:rsidRDefault="003A59BE" w:rsidP="00966627">
      <w:pPr>
        <w:spacing w:after="120"/>
        <w:ind w:firstLine="567"/>
        <w:jc w:val="both"/>
        <w:rPr>
          <w:ins w:id="1387" w:author="TOANNM" w:date="2018-05-19T09:17:00Z"/>
          <w:rFonts w:eastAsia="Times New Roman"/>
          <w:sz w:val="26"/>
          <w:szCs w:val="26"/>
        </w:rPr>
      </w:pPr>
      <w:r w:rsidRPr="00C307BC">
        <w:rPr>
          <w:rFonts w:eastAsia="Times New Roman"/>
          <w:sz w:val="26"/>
          <w:szCs w:val="26"/>
        </w:rPr>
        <w:t>Thông thường, kiểm thử tích hợp được thực hiện trên các đơn vị đã được kiểm tra qua kiểm thử đơn vị.</w:t>
      </w:r>
      <w:r w:rsidR="00CE7339" w:rsidRPr="00C307BC">
        <w:rPr>
          <w:rFonts w:eastAsia="Times New Roman"/>
          <w:sz w:val="26"/>
          <w:szCs w:val="26"/>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sidRPr="00C307BC">
        <w:rPr>
          <w:rFonts w:eastAsia="Times New Roman"/>
          <w:sz w:val="26"/>
          <w:szCs w:val="26"/>
        </w:rPr>
        <w:t>nên tích hợp dần từng phần.</w:t>
      </w:r>
      <w:r w:rsidR="00320B29" w:rsidRPr="00C307BC">
        <w:rPr>
          <w:rFonts w:eastAsia="Times New Roman"/>
          <w:sz w:val="26"/>
          <w:szCs w:val="26"/>
        </w:rPr>
        <w:t xml:space="preserve"> Lúc này, ta cần kiểm thử giao tiếp của các </w:t>
      </w:r>
      <w:r w:rsidR="00320B29" w:rsidRPr="00C307BC">
        <w:rPr>
          <w:rFonts w:eastAsia="Times New Roman"/>
          <w:sz w:val="26"/>
          <w:szCs w:val="26"/>
        </w:rPr>
        <w:lastRenderedPageBreak/>
        <w:t>đơn vị mới thêm vào hệ thống có các đơn vị đã tích hợp trước đó, điều này sẽ làm giảm số lượng các ca kiểm thử cần làm, giảm được sai sót trong quá trình kiểm thử.</w:t>
      </w:r>
    </w:p>
    <w:p w14:paraId="4077A42E" w14:textId="77777777" w:rsidR="007B4FA9" w:rsidRPr="00C307BC" w:rsidRDefault="007B4FA9" w:rsidP="007B4FA9">
      <w:pPr>
        <w:spacing w:line="288" w:lineRule="auto"/>
        <w:ind w:firstLine="567"/>
        <w:jc w:val="both"/>
        <w:rPr>
          <w:ins w:id="1388" w:author="TOANNM" w:date="2018-05-19T09:17:00Z"/>
          <w:rFonts w:eastAsia="Times New Roman"/>
          <w:sz w:val="26"/>
          <w:szCs w:val="26"/>
        </w:rPr>
      </w:pPr>
      <w:ins w:id="1389" w:author="TOANNM" w:date="2018-05-19T09:17:00Z">
        <w:r w:rsidRPr="00C307BC">
          <w:rPr>
            <w:rFonts w:eastAsia="Times New Roman"/>
            <w:sz w:val="26"/>
            <w:szCs w:val="26"/>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sidRPr="00C307BC">
          <w:rPr>
            <w:rFonts w:eastAsia="Times New Roman"/>
            <w:sz w:val="26"/>
            <w:szCs w:val="26"/>
            <w:lang w:val="vi-VN"/>
          </w:rPr>
          <w:t>ậ</w:t>
        </w:r>
        <w:r w:rsidRPr="00C307BC">
          <w:rPr>
            <w:rFonts w:eastAsia="Times New Roman"/>
            <w:sz w:val="26"/>
            <w:szCs w:val="26"/>
          </w:rPr>
          <w:t>y, ta có thể khoanh vùng lỗi ở các thành phần mới hoặc tương tác giữa thành phần mới và các thành phần đã được kiểm thử. Chiến thuật này cũng có thể được gọi là kiểm thử từ dưới lên.</w:t>
        </w:r>
      </w:ins>
    </w:p>
    <w:p w14:paraId="48E260DC" w14:textId="77777777" w:rsidR="007B4FA9" w:rsidRPr="00C307BC" w:rsidRDefault="007B4FA9" w:rsidP="007B4FA9">
      <w:pPr>
        <w:keepNext/>
        <w:spacing w:line="288" w:lineRule="auto"/>
        <w:jc w:val="center"/>
        <w:rPr>
          <w:ins w:id="1390" w:author="TOANNM" w:date="2018-05-19T09:17:00Z"/>
          <w:sz w:val="26"/>
          <w:szCs w:val="26"/>
        </w:rPr>
      </w:pPr>
      <w:ins w:id="1391" w:author="TOANNM" w:date="2018-05-19T09:17:00Z">
        <w:r w:rsidRPr="00C307BC">
          <w:rPr>
            <w:rFonts w:eastAsia="Times New Roman"/>
            <w:noProof/>
            <w:sz w:val="26"/>
            <w:szCs w:val="26"/>
          </w:rPr>
          <w:drawing>
            <wp:inline distT="0" distB="0" distL="0" distR="0" wp14:anchorId="453577B3" wp14:editId="2F3DD715">
              <wp:extent cx="4752975" cy="1543050"/>
              <wp:effectExtent l="0" t="0" r="9525" b="0"/>
              <wp:docPr id="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ins>
    </w:p>
    <w:p w14:paraId="2FAAC432" w14:textId="77777777" w:rsidR="007B4FA9" w:rsidRPr="00C307BC" w:rsidRDefault="007B4FA9" w:rsidP="007B4FA9">
      <w:pPr>
        <w:pStyle w:val="Caption"/>
        <w:spacing w:line="288" w:lineRule="auto"/>
        <w:jc w:val="center"/>
        <w:rPr>
          <w:ins w:id="1392" w:author="TOANNM" w:date="2018-05-19T09:17:00Z"/>
          <w:rFonts w:ascii="Times New Roman" w:hAnsi="Times New Roman" w:cs="Times New Roman"/>
          <w:i w:val="0"/>
          <w:color w:val="auto"/>
          <w:sz w:val="26"/>
          <w:szCs w:val="26"/>
        </w:rPr>
      </w:pPr>
      <w:ins w:id="1393" w:author="TOANNM" w:date="2018-05-19T09:17:00Z">
        <w:r w:rsidRPr="00C307BC">
          <w:rPr>
            <w:rFonts w:ascii="Times New Roman" w:hAnsi="Times New Roman" w:cs="Times New Roman"/>
            <w:i w:val="0"/>
            <w:color w:val="auto"/>
            <w:sz w:val="26"/>
            <w:szCs w:val="26"/>
          </w:rPr>
          <w:t xml:space="preserve">Hình </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STYLEREF 1 \s </w:instrText>
        </w:r>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rPr>
          <w:t>3</w:t>
        </w:r>
        <w:r>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w:t>
        </w:r>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rPr>
          <w:instrText xml:space="preserve"> SEQ Hình \* ARABIC \s 1 </w:instrText>
        </w:r>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rPr>
          <w:t>2</w:t>
        </w:r>
        <w:r>
          <w:rPr>
            <w:rFonts w:ascii="Times New Roman" w:hAnsi="Times New Roman" w:cs="Times New Roman"/>
            <w:i w:val="0"/>
            <w:color w:val="auto"/>
            <w:sz w:val="26"/>
            <w:szCs w:val="26"/>
          </w:rPr>
          <w:fldChar w:fldCharType="end"/>
        </w:r>
        <w:r w:rsidRPr="00C307BC">
          <w:rPr>
            <w:rFonts w:ascii="Times New Roman" w:hAnsi="Times New Roman" w:cs="Times New Roman"/>
            <w:i w:val="0"/>
            <w:color w:val="auto"/>
            <w:sz w:val="26"/>
            <w:szCs w:val="26"/>
          </w:rPr>
          <w:t>: Kiểm thử tích hợp</w:t>
        </w:r>
      </w:ins>
      <w:customXmlInsRangeStart w:id="1394" w:author="TOANNM" w:date="2018-05-19T09:17:00Z"/>
      <w:sdt>
        <w:sdtPr>
          <w:rPr>
            <w:rFonts w:ascii="Times New Roman" w:hAnsi="Times New Roman" w:cs="Times New Roman"/>
            <w:i w:val="0"/>
            <w:color w:val="auto"/>
            <w:sz w:val="26"/>
            <w:szCs w:val="26"/>
          </w:rPr>
          <w:id w:val="-512917253"/>
          <w:citation/>
        </w:sdtPr>
        <w:sdtContent>
          <w:customXmlInsRangeEnd w:id="1394"/>
          <w:ins w:id="1395" w:author="TOANNM" w:date="2018-05-19T09:17:00Z">
            <w:r>
              <w:rPr>
                <w:rFonts w:ascii="Times New Roman" w:hAnsi="Times New Roman" w:cs="Times New Roman"/>
                <w:i w:val="0"/>
                <w:color w:val="auto"/>
                <w:sz w:val="26"/>
                <w:szCs w:val="26"/>
              </w:rPr>
              <w:fldChar w:fldCharType="begin"/>
            </w:r>
            <w:r>
              <w:rPr>
                <w:rFonts w:ascii="Times New Roman" w:hAnsi="Times New Roman" w:cs="Times New Roman"/>
                <w:i w:val="0"/>
                <w:color w:val="auto"/>
                <w:sz w:val="26"/>
                <w:szCs w:val="26"/>
                <w:lang w:val="en-US"/>
              </w:rPr>
              <w:instrText xml:space="preserve"> CITATION Gre02 \l 1033 </w:instrText>
            </w:r>
            <w:r>
              <w:rPr>
                <w:rFonts w:ascii="Times New Roman" w:hAnsi="Times New Roman" w:cs="Times New Roman"/>
                <w:i w:val="0"/>
                <w:color w:val="auto"/>
                <w:sz w:val="26"/>
                <w:szCs w:val="26"/>
              </w:rPr>
              <w:fldChar w:fldCharType="separate"/>
            </w:r>
            <w:r>
              <w:rPr>
                <w:rFonts w:ascii="Times New Roman" w:hAnsi="Times New Roman" w:cs="Times New Roman"/>
                <w:i w:val="0"/>
                <w:noProof/>
                <w:color w:val="auto"/>
                <w:sz w:val="26"/>
                <w:szCs w:val="26"/>
                <w:lang w:val="en-US"/>
              </w:rPr>
              <w:t xml:space="preserve"> </w:t>
            </w:r>
            <w:r w:rsidRPr="003137DA">
              <w:rPr>
                <w:rFonts w:ascii="Times New Roman" w:hAnsi="Times New Roman" w:cs="Times New Roman"/>
                <w:noProof/>
                <w:color w:val="auto"/>
                <w:sz w:val="26"/>
                <w:szCs w:val="26"/>
                <w:lang w:val="en-US"/>
              </w:rPr>
              <w:t>[14]</w:t>
            </w:r>
            <w:r>
              <w:rPr>
                <w:rFonts w:ascii="Times New Roman" w:hAnsi="Times New Roman" w:cs="Times New Roman"/>
                <w:i w:val="0"/>
                <w:color w:val="auto"/>
                <w:sz w:val="26"/>
                <w:szCs w:val="26"/>
              </w:rPr>
              <w:fldChar w:fldCharType="end"/>
            </w:r>
          </w:ins>
          <w:customXmlInsRangeStart w:id="1396" w:author="TOANNM" w:date="2018-05-19T09:17:00Z"/>
        </w:sdtContent>
      </w:sdt>
      <w:customXmlInsRangeEnd w:id="1396"/>
    </w:p>
    <w:p w14:paraId="11FEA2C6" w14:textId="74F821D8" w:rsidR="007B4FA9" w:rsidRPr="00C307BC" w:rsidDel="00DF1078" w:rsidRDefault="007B4FA9" w:rsidP="00966627">
      <w:pPr>
        <w:spacing w:after="120"/>
        <w:ind w:firstLine="567"/>
        <w:jc w:val="both"/>
        <w:rPr>
          <w:del w:id="1397" w:author="TOANNM" w:date="2018-05-19T09:17:00Z"/>
          <w:rFonts w:eastAsia="Times New Roman"/>
          <w:sz w:val="26"/>
          <w:szCs w:val="26"/>
        </w:rPr>
      </w:pPr>
    </w:p>
    <w:p w14:paraId="5476CD74" w14:textId="2241F2F7" w:rsidR="00320B29" w:rsidRPr="00C307BC" w:rsidRDefault="00320B29">
      <w:pPr>
        <w:spacing w:after="120"/>
        <w:ind w:firstLine="567"/>
        <w:jc w:val="both"/>
        <w:rPr>
          <w:rFonts w:eastAsia="Times New Roman"/>
          <w:sz w:val="26"/>
          <w:szCs w:val="26"/>
        </w:rPr>
      </w:pPr>
      <w:r w:rsidRPr="00C307BC">
        <w:rPr>
          <w:rFonts w:eastAsia="Times New Roman"/>
          <w:sz w:val="26"/>
          <w:szCs w:val="26"/>
        </w:rPr>
        <w:t>Có 4 loại trong kiểm thử tích hợp</w:t>
      </w:r>
      <w:r w:rsidR="00190D36" w:rsidRPr="00C307BC">
        <w:rPr>
          <w:rFonts w:eastAsia="Times New Roman"/>
          <w:sz w:val="26"/>
          <w:szCs w:val="26"/>
        </w:rPr>
        <w:t>. Kiểm thử cấu trúc (Structure test): tương tự như kiểm thử hộp trắng, kiểm thử cấu trúc đảm bảo các thành phần bên trong của một chương trình chạy đúng và chú trọng đến hoạt động của các thành phần cấu trúc nôi tại của chương trình như các câu lệnh, rẽ nhánh bên trong. Kiểm thử chức năng (Functional Test): tương tự như kiểm thử hộp đen, kiểm thử chức năng chỉ chú trọng đến chức năng của chương trình, mà không quan tâm đến hoạt động bên trong của ứng dụng, nó chỉ khảo sát chức năng của chương trình theo yêu cầu kỹ thuật. Kiểm thử hiệu năng (Performance Test): là việc kiểm thử sự vận hành của hệ thống như tốc độ truyền, nhận và phản hồi thông điệp trong một điều kiện cho trước. Kiểm thử khả năng chịu tải (Stress Test): có chức năng kiểm tra độ chịu tải của hệ thống, tính ổn định trong một hoàn cảnh cho trước.</w:t>
      </w:r>
    </w:p>
    <w:p w14:paraId="4D5FE30C" w14:textId="7B986668" w:rsidR="009B6A56" w:rsidRPr="00697FF7" w:rsidRDefault="009B6A56" w:rsidP="001C690C">
      <w:pPr>
        <w:rPr>
          <w:ins w:id="1398" w:author="TOANNM" w:date="2018-05-19T09:18:00Z"/>
          <w:b/>
          <w:sz w:val="26"/>
          <w:szCs w:val="26"/>
          <w:rPrChange w:id="1399" w:author="TOANNM" w:date="2018-05-19T14:05:00Z">
            <w:rPr>
              <w:ins w:id="1400" w:author="TOANNM" w:date="2018-05-19T09:18:00Z"/>
            </w:rPr>
          </w:rPrChange>
        </w:rPr>
        <w:pPrChange w:id="1401" w:author="TOANNM" w:date="2018-05-19T14:06:00Z">
          <w:pPr>
            <w:pStyle w:val="ListParagraph"/>
            <w:numPr>
              <w:ilvl w:val="4"/>
              <w:numId w:val="12"/>
            </w:numPr>
            <w:spacing w:before="240" w:after="120"/>
            <w:ind w:left="1134" w:hanging="1134"/>
            <w:contextualSpacing w:val="0"/>
            <w:outlineLvl w:val="3"/>
          </w:pPr>
        </w:pPrChange>
      </w:pPr>
      <w:bookmarkStart w:id="1402" w:name="_GoBack"/>
      <w:bookmarkEnd w:id="1402"/>
      <w:ins w:id="1403" w:author="TOANNM" w:date="2018-05-19T09:18:00Z">
        <w:r w:rsidRPr="00697FF7">
          <w:rPr>
            <w:b/>
            <w:sz w:val="26"/>
            <w:szCs w:val="26"/>
            <w:rPrChange w:id="1404" w:author="TOANNM" w:date="2018-05-19T14:05:00Z">
              <w:rPr/>
            </w:rPrChange>
          </w:rPr>
          <w:t>Kiểm thử hồi quy</w:t>
        </w:r>
      </w:ins>
    </w:p>
    <w:p w14:paraId="2C2B18EE" w14:textId="77777777" w:rsidR="009B6A56" w:rsidRPr="00C307BC" w:rsidRDefault="009B6A56" w:rsidP="006331DD">
      <w:pPr>
        <w:spacing w:line="288" w:lineRule="auto"/>
        <w:ind w:firstLine="567"/>
        <w:jc w:val="both"/>
        <w:rPr>
          <w:ins w:id="1405" w:author="TOANNM" w:date="2018-05-19T09:18:00Z"/>
          <w:rFonts w:eastAsia="Times New Roman"/>
          <w:sz w:val="26"/>
          <w:szCs w:val="26"/>
        </w:rPr>
      </w:pPr>
      <w:ins w:id="1406" w:author="TOANNM" w:date="2018-05-19T09:18:00Z">
        <w:r w:rsidRPr="00C307BC">
          <w:rPr>
            <w:rFonts w:eastAsia="Times New Roman"/>
            <w:sz w:val="26"/>
            <w:szCs w:val="26"/>
          </w:rPr>
          <w:t>Kiểm thử hồi quy là việc kiểm thử lại một lần nữa chức năng do việc thay đổi chức năng khác có hoặc không có liên quan đến chức năng được kiểm thử.</w:t>
        </w:r>
      </w:ins>
    </w:p>
    <w:p w14:paraId="209DAC14" w14:textId="24CBA7E3" w:rsidR="009B6A56" w:rsidRPr="00396807" w:rsidRDefault="009B6A56" w:rsidP="00396807">
      <w:pPr>
        <w:spacing w:line="288" w:lineRule="auto"/>
        <w:ind w:firstLine="567"/>
        <w:jc w:val="both"/>
        <w:rPr>
          <w:ins w:id="1407" w:author="TOANNM" w:date="2018-05-19T09:18:00Z"/>
          <w:rFonts w:eastAsia="Times New Roman"/>
          <w:sz w:val="26"/>
          <w:szCs w:val="26"/>
          <w:rPrChange w:id="1408" w:author="TOANNM" w:date="2018-05-19T09:18:00Z">
            <w:rPr>
              <w:ins w:id="1409" w:author="TOANNM" w:date="2018-05-19T09:18:00Z"/>
            </w:rPr>
          </w:rPrChange>
        </w:rPr>
        <w:pPrChange w:id="1410" w:author="TOANNM" w:date="2018-05-19T09:18:00Z">
          <w:pPr>
            <w:pStyle w:val="ListParagraph"/>
            <w:numPr>
              <w:ilvl w:val="4"/>
              <w:numId w:val="12"/>
            </w:numPr>
            <w:spacing w:before="240" w:after="120"/>
            <w:ind w:left="1134" w:hanging="1134"/>
            <w:contextualSpacing w:val="0"/>
            <w:outlineLvl w:val="3"/>
          </w:pPr>
        </w:pPrChange>
      </w:pPr>
      <w:ins w:id="1411" w:author="TOANNM" w:date="2018-05-19T09:18:00Z">
        <w:r w:rsidRPr="00C307BC">
          <w:rPr>
            <w:rFonts w:eastAsia="Times New Roman"/>
            <w:sz w:val="26"/>
            <w:szCs w:val="26"/>
          </w:rPr>
          <w: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t>
        </w:r>
      </w:ins>
    </w:p>
    <w:p w14:paraId="455A00CC" w14:textId="097AF6EF" w:rsidR="00E950C7" w:rsidRPr="00D20422" w:rsidRDefault="00E950C7" w:rsidP="006331DD">
      <w:pPr>
        <w:rPr>
          <w:b/>
          <w:sz w:val="26"/>
          <w:szCs w:val="26"/>
          <w:rPrChange w:id="1412" w:author="TOANNM" w:date="2018-05-19T14:05:00Z">
            <w:rPr/>
          </w:rPrChange>
        </w:rPr>
        <w:pPrChange w:id="1413" w:author="TOANNM" w:date="2018-05-19T14:06:00Z">
          <w:pPr>
            <w:pStyle w:val="ListParagraph"/>
            <w:numPr>
              <w:ilvl w:val="4"/>
              <w:numId w:val="12"/>
            </w:numPr>
            <w:spacing w:before="240" w:after="120"/>
            <w:ind w:left="1134" w:hanging="1134"/>
            <w:contextualSpacing w:val="0"/>
            <w:outlineLvl w:val="3"/>
          </w:pPr>
        </w:pPrChange>
      </w:pPr>
      <w:r w:rsidRPr="00D20422">
        <w:rPr>
          <w:b/>
          <w:sz w:val="26"/>
          <w:szCs w:val="26"/>
          <w:rPrChange w:id="1414" w:author="TOANNM" w:date="2018-05-19T14:05:00Z">
            <w:rPr/>
          </w:rPrChange>
        </w:rPr>
        <w:t>Kiểm thử hệ thống</w:t>
      </w:r>
    </w:p>
    <w:p w14:paraId="5B568ECB" w14:textId="60F5302D" w:rsidR="00062D91" w:rsidRPr="00C307BC" w:rsidRDefault="00062D91" w:rsidP="00966627">
      <w:pPr>
        <w:spacing w:after="120"/>
        <w:ind w:firstLine="567"/>
        <w:jc w:val="both"/>
        <w:rPr>
          <w:rFonts w:eastAsia="Times New Roman"/>
          <w:sz w:val="26"/>
          <w:szCs w:val="26"/>
        </w:rPr>
      </w:pPr>
      <w:r w:rsidRPr="00C307BC">
        <w:rPr>
          <w:rFonts w:eastAsia="Times New Roman"/>
          <w:sz w:val="26"/>
          <w:szCs w:val="26"/>
        </w:rPr>
        <w:t xml:space="preserve">Kiểm thử hệ thống – System Test </w:t>
      </w:r>
      <w:r w:rsidR="00905FD0" w:rsidRPr="00C307BC">
        <w:rPr>
          <w:rFonts w:eastAsia="Times New Roman"/>
          <w:sz w:val="26"/>
          <w:szCs w:val="26"/>
        </w:rPr>
        <w:t>là kiể</w:t>
      </w:r>
      <w:r w:rsidRPr="00C307BC">
        <w:rPr>
          <w:rFonts w:eastAsia="Times New Roman"/>
          <w:sz w:val="26"/>
          <w:szCs w:val="26"/>
        </w:rPr>
        <w:t>m thử thiết kế và toàn bộ hệ thống sau khi tích hợp có thỏa mãn yêu cầu người dùng đặt ra hay khong.</w:t>
      </w:r>
    </w:p>
    <w:p w14:paraId="790D41D9" w14:textId="602B6AE6" w:rsidR="00062D91" w:rsidRPr="00C307BC" w:rsidRDefault="00A16ACB" w:rsidP="00966627">
      <w:pPr>
        <w:spacing w:after="120"/>
        <w:ind w:firstLine="567"/>
        <w:jc w:val="both"/>
        <w:rPr>
          <w:rFonts w:eastAsia="Times New Roman"/>
          <w:sz w:val="26"/>
          <w:szCs w:val="26"/>
        </w:rPr>
      </w:pPr>
      <w:r w:rsidRPr="00C307BC">
        <w:rPr>
          <w:rFonts w:eastAsia="Times New Roman"/>
          <w:sz w:val="26"/>
          <w:szCs w:val="26"/>
        </w:rPr>
        <w:lastRenderedPageBreak/>
        <w:t>Kiểm thử</w:t>
      </w:r>
      <w:r w:rsidR="00062D91" w:rsidRPr="00C307BC">
        <w:rPr>
          <w:rFonts w:eastAsia="Times New Roman"/>
          <w:sz w:val="26"/>
          <w:szCs w:val="26"/>
        </w:rPr>
        <w:t xml:space="preserve"> hệ thống bắt đầu sau khi đã tích hợp thành công các thành phần của hệ thống với nhau.</w:t>
      </w:r>
      <w:r w:rsidR="00AA61E5" w:rsidRPr="00C307BC">
        <w:rPr>
          <w:rFonts w:eastAsia="Times New Roman"/>
          <w:sz w:val="26"/>
          <w:szCs w:val="26"/>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502AEB80" w14:textId="3A656ADC" w:rsidR="006A553A" w:rsidRPr="00C307BC" w:rsidRDefault="00A16ACB" w:rsidP="00E7321A">
      <w:pPr>
        <w:spacing w:after="120"/>
        <w:ind w:firstLine="567"/>
        <w:jc w:val="both"/>
        <w:rPr>
          <w:rFonts w:eastAsia="Times New Roman"/>
          <w:sz w:val="26"/>
          <w:szCs w:val="26"/>
        </w:rPr>
      </w:pPr>
      <w:r w:rsidRPr="00C307BC">
        <w:rPr>
          <w:rFonts w:eastAsia="Times New Roman"/>
          <w:sz w:val="26"/>
          <w:szCs w:val="26"/>
        </w:rPr>
        <w:t>Với kiểm thử tích hợp chú trọng sự giao tiếp giữa các đơn vị, thành phần, còn kiểm thử hệ thống chú trọng các hành vi và lỗi trên toàn hệ thống.</w:t>
      </w:r>
      <w:r w:rsidR="00E237FB" w:rsidRPr="00C307BC">
        <w:rPr>
          <w:rFonts w:eastAsia="Times New Roman"/>
          <w:sz w:val="26"/>
          <w:szCs w:val="26"/>
        </w:rPr>
        <w:t xml:space="preserve"> Mức kiểm thử này thích hợp cho việc phát hiện lõi giao tiếp với các hệ thống hoặc ứng dụng của bên ngoài.</w:t>
      </w:r>
      <w:r w:rsidR="00314B57" w:rsidRPr="00C307BC">
        <w:rPr>
          <w:rFonts w:eastAsia="Times New Roman"/>
          <w:sz w:val="26"/>
          <w:szCs w:val="26"/>
        </w:rPr>
        <w:t xml:space="preserve"> </w:t>
      </w:r>
      <w:r w:rsidR="006A553A" w:rsidRPr="00C307BC">
        <w:rPr>
          <w:rFonts w:eastAsia="Times New Roman"/>
          <w:sz w:val="26"/>
          <w:szCs w:val="26"/>
        </w:rPr>
        <w:t>Việc kiểm thử hệ thống đòi hỏi nhiều thời gian, công sức, tính chính xác v</w:t>
      </w:r>
      <w:r w:rsidR="00E4534E" w:rsidRPr="00C307BC">
        <w:rPr>
          <w:rFonts w:eastAsia="Times New Roman"/>
          <w:sz w:val="26"/>
          <w:szCs w:val="26"/>
        </w:rPr>
        <w:t>à khách quan của người kiểm thử.</w:t>
      </w:r>
    </w:p>
    <w:p w14:paraId="358D8457" w14:textId="5FC15E06" w:rsidR="00E4534E" w:rsidRPr="00C307BC" w:rsidRDefault="00E4534E">
      <w:pPr>
        <w:spacing w:after="120"/>
        <w:ind w:firstLine="567"/>
        <w:jc w:val="both"/>
        <w:rPr>
          <w:rFonts w:eastAsia="Times New Roman"/>
          <w:sz w:val="26"/>
          <w:szCs w:val="26"/>
        </w:rPr>
      </w:pPr>
      <w:r w:rsidRPr="00C307BC">
        <w:rPr>
          <w:rFonts w:eastAsia="Times New Roman"/>
          <w:sz w:val="26"/>
          <w:szCs w:val="26"/>
        </w:rPr>
        <w:t>Kiểm thử hệ thống bao gồm</w:t>
      </w:r>
      <w:r w:rsidR="0082774C" w:rsidRPr="00C307BC">
        <w:rPr>
          <w:rFonts w:eastAsia="Times New Roman"/>
          <w:sz w:val="26"/>
          <w:szCs w:val="26"/>
        </w:rPr>
        <w:t xml:space="preserve"> sáu loại. Kiểm </w:t>
      </w:r>
      <w:r w:rsidR="003C381C" w:rsidRPr="00C307BC">
        <w:rPr>
          <w:rFonts w:eastAsia="Times New Roman"/>
          <w:sz w:val="26"/>
          <w:szCs w:val="26"/>
        </w:rPr>
        <w:t>thử chức năng (Functional Test)</w:t>
      </w:r>
      <w:r w:rsidR="0082774C" w:rsidRPr="00C307BC">
        <w:rPr>
          <w:rFonts w:eastAsia="Times New Roman"/>
          <w:sz w:val="26"/>
          <w:szCs w:val="26"/>
        </w:rPr>
        <w:t xml:space="preserve"> đảm bảo các hành vi của hệ thống thỏa mãn đúng yêu cầu thiết kế. Kiểm t</w:t>
      </w:r>
      <w:r w:rsidR="001A7739" w:rsidRPr="00C307BC">
        <w:rPr>
          <w:rFonts w:eastAsia="Times New Roman"/>
          <w:sz w:val="26"/>
          <w:szCs w:val="26"/>
        </w:rPr>
        <w:t>hử hiệu năng (Performance Test)</w:t>
      </w:r>
      <w:r w:rsidR="0082774C" w:rsidRPr="00C307BC">
        <w:rPr>
          <w:rFonts w:eastAsia="Times New Roman"/>
          <w:sz w:val="26"/>
          <w:szCs w:val="26"/>
        </w:rPr>
        <w:t xml:space="preserve"> đảm bảo tối ưu việc phân bổ tài nguyên hệ thống nhằm đạt được các chỉ tiêu như thời gian xử lý, phản hồi,..</w:t>
      </w:r>
      <w:r w:rsidR="0082774C" w:rsidRPr="00C307BC">
        <w:rPr>
          <w:sz w:val="26"/>
          <w:szCs w:val="26"/>
        </w:rPr>
        <w:t xml:space="preserve"> </w:t>
      </w:r>
      <w:r w:rsidR="0082774C" w:rsidRPr="00C307BC">
        <w:rPr>
          <w:rFonts w:eastAsia="Times New Roman"/>
          <w:sz w:val="26"/>
          <w:szCs w:val="26"/>
        </w:rPr>
        <w:t>Kiểm thử tải (Stress Test hoặc Load T</w:t>
      </w:r>
      <w:r w:rsidR="00D046C7" w:rsidRPr="00C307BC">
        <w:rPr>
          <w:rFonts w:eastAsia="Times New Roman"/>
          <w:sz w:val="26"/>
          <w:szCs w:val="26"/>
        </w:rPr>
        <w:t>est)</w:t>
      </w:r>
      <w:r w:rsidR="0082774C" w:rsidRPr="00C307BC">
        <w:rPr>
          <w:rFonts w:eastAsia="Times New Roman"/>
          <w:sz w:val="26"/>
          <w:szCs w:val="26"/>
        </w:rPr>
        <w:t xml:space="preserve"> đảm bảo hệ thống vận hành được trong điều kiện khắc nghiệt như lượng truy cập tăng cao, đường truyền kém…</w:t>
      </w:r>
      <w:r w:rsidR="00294A61" w:rsidRPr="00C307BC">
        <w:rPr>
          <w:rFonts w:eastAsia="Times New Roman"/>
          <w:sz w:val="26"/>
          <w:szCs w:val="26"/>
        </w:rPr>
        <w:t xml:space="preserve"> </w:t>
      </w:r>
      <w:r w:rsidR="0082774C" w:rsidRPr="00C307BC">
        <w:rPr>
          <w:rFonts w:eastAsia="Times New Roman"/>
          <w:sz w:val="26"/>
          <w:szCs w:val="26"/>
        </w:rPr>
        <w:t>Kiểm thử cấu hình (Configuraion Test)</w:t>
      </w:r>
      <w:r w:rsidR="00E02555" w:rsidRPr="00C307BC">
        <w:rPr>
          <w:rFonts w:eastAsia="Times New Roman"/>
          <w:sz w:val="26"/>
          <w:szCs w:val="26"/>
        </w:rPr>
        <w:t xml:space="preserve"> kiểm thử </w:t>
      </w:r>
      <w:r w:rsidR="003B13DF" w:rsidRPr="00C307BC">
        <w:rPr>
          <w:rFonts w:eastAsia="Times New Roman"/>
          <w:sz w:val="26"/>
          <w:szCs w:val="26"/>
        </w:rPr>
        <w:t xml:space="preserve">hệ thống với các </w:t>
      </w:r>
      <w:r w:rsidR="00E02555" w:rsidRPr="00C307BC">
        <w:rPr>
          <w:rFonts w:eastAsia="Times New Roman"/>
          <w:sz w:val="26"/>
          <w:szCs w:val="26"/>
        </w:rPr>
        <w:t xml:space="preserve">cấu hình </w:t>
      </w:r>
      <w:r w:rsidR="003B13DF" w:rsidRPr="00C307BC">
        <w:rPr>
          <w:rFonts w:eastAsia="Times New Roman"/>
          <w:sz w:val="26"/>
          <w:szCs w:val="26"/>
        </w:rPr>
        <w:t>ở các môi trường, thiết bị khác nhau</w:t>
      </w:r>
      <w:r w:rsidR="0082774C" w:rsidRPr="00C307BC">
        <w:rPr>
          <w:rFonts w:eastAsia="Times New Roman"/>
          <w:sz w:val="26"/>
          <w:szCs w:val="26"/>
        </w:rPr>
        <w:t>. Kiểm thử bảo mật (Security Test) đảm bảo tính toàn vẹn, bảo mật của dữ liệu và của hệ thống. Kiểm thử khả năng phục hồi (Recovery Test) đảm bảo hệ thống có thể khôi phục lại trạng thái ổn định trước khi xảy ra mất mát tài nguyên, điều này đặc biệt quan trọng đối với các hệ thống tài chính – ngân hàng.</w:t>
      </w:r>
    </w:p>
    <w:p w14:paraId="71A075A3" w14:textId="480D79DA" w:rsidR="003376E5" w:rsidRPr="00130074" w:rsidRDefault="003E5F16" w:rsidP="006331DD">
      <w:pPr>
        <w:rPr>
          <w:rFonts w:eastAsia="Times New Roman"/>
          <w:b/>
          <w:sz w:val="26"/>
          <w:szCs w:val="26"/>
          <w:rPrChange w:id="1415" w:author="TOANNM" w:date="2018-05-19T14:05:00Z">
            <w:rPr/>
          </w:rPrChange>
        </w:rPr>
        <w:pPrChange w:id="1416" w:author="TOANNM" w:date="2018-05-19T14:06:00Z">
          <w:pPr>
            <w:pStyle w:val="ListParagraph"/>
            <w:numPr>
              <w:ilvl w:val="4"/>
              <w:numId w:val="12"/>
            </w:numPr>
            <w:spacing w:before="240" w:after="120"/>
            <w:ind w:left="1134" w:hanging="1134"/>
            <w:contextualSpacing w:val="0"/>
            <w:outlineLvl w:val="3"/>
          </w:pPr>
        </w:pPrChange>
      </w:pPr>
      <w:r w:rsidRPr="00130074">
        <w:rPr>
          <w:rFonts w:eastAsia="Times New Roman"/>
          <w:b/>
          <w:sz w:val="26"/>
          <w:szCs w:val="26"/>
          <w:rPrChange w:id="1417" w:author="TOANNM" w:date="2018-05-19T14:05:00Z">
            <w:rPr/>
          </w:rPrChange>
        </w:rPr>
        <w:t xml:space="preserve">Kiểm thử </w:t>
      </w:r>
      <w:r w:rsidRPr="00130074">
        <w:rPr>
          <w:b/>
          <w:sz w:val="26"/>
          <w:szCs w:val="26"/>
          <w:rPrChange w:id="1418" w:author="TOANNM" w:date="2018-05-19T14:05:00Z">
            <w:rPr/>
          </w:rPrChange>
        </w:rPr>
        <w:t>chấp</w:t>
      </w:r>
      <w:r w:rsidRPr="00130074">
        <w:rPr>
          <w:rFonts w:eastAsia="Times New Roman"/>
          <w:b/>
          <w:sz w:val="26"/>
          <w:szCs w:val="26"/>
          <w:rPrChange w:id="1419" w:author="TOANNM" w:date="2018-05-19T14:05:00Z">
            <w:rPr/>
          </w:rPrChange>
        </w:rPr>
        <w:t xml:space="preserve"> nhận</w:t>
      </w:r>
    </w:p>
    <w:p w14:paraId="1AF50D3E" w14:textId="2831E48C" w:rsidR="00F87065" w:rsidRPr="00C307BC" w:rsidRDefault="009406F5" w:rsidP="00966627">
      <w:pPr>
        <w:spacing w:after="120"/>
        <w:ind w:firstLine="567"/>
        <w:jc w:val="both"/>
        <w:rPr>
          <w:rFonts w:eastAsia="Times New Roman"/>
          <w:sz w:val="26"/>
          <w:szCs w:val="26"/>
        </w:rPr>
      </w:pPr>
      <w:r w:rsidRPr="00C307BC">
        <w:rPr>
          <w:rFonts w:eastAsia="Times New Roman"/>
          <w:sz w:val="26"/>
          <w:szCs w:val="26"/>
        </w:rPr>
        <w:t>Thông thường, sau giai đoạn kiểm thử hệ thống sẽ là kiểm thử chấp nhận (Acceptance Test)</w:t>
      </w:r>
      <w:r w:rsidR="0094176A" w:rsidRPr="00C307BC">
        <w:rPr>
          <w:rFonts w:eastAsia="Times New Roman"/>
          <w:sz w:val="26"/>
          <w:szCs w:val="26"/>
        </w:rPr>
        <w:t>. Bước này do khách hàng đưa ra yêu cầu thực hiện</w:t>
      </w:r>
      <w:r w:rsidR="00B66BF5" w:rsidRPr="00C307BC">
        <w:rPr>
          <w:rFonts w:eastAsia="Times New Roman"/>
          <w:sz w:val="26"/>
          <w:szCs w:val="26"/>
        </w:rPr>
        <w:t>.</w:t>
      </w:r>
      <w:r w:rsidR="009036A3" w:rsidRPr="00C307BC">
        <w:rPr>
          <w:rFonts w:eastAsia="Times New Roman"/>
          <w:sz w:val="26"/>
          <w:szCs w:val="26"/>
        </w:rPr>
        <w:t xml:space="preserve"> Quá trình kiể</w:t>
      </w:r>
      <w:r w:rsidR="00730AC2" w:rsidRPr="00C307BC">
        <w:rPr>
          <w:rFonts w:eastAsia="Times New Roman"/>
          <w:sz w:val="26"/>
          <w:szCs w:val="26"/>
        </w:rPr>
        <w:t>m thử này có ý nghĩa quan trọng trong việc xác định xem chương trình có đáp ứng được như mong đợi của khách hàng hay không.</w:t>
      </w:r>
      <w:r w:rsidR="002D0B46" w:rsidRPr="00C307BC">
        <w:rPr>
          <w:rFonts w:eastAsia="Times New Roman"/>
          <w:sz w:val="26"/>
          <w:szCs w:val="26"/>
        </w:rPr>
        <w:t xml:space="preserve"> </w:t>
      </w:r>
    </w:p>
    <w:p w14:paraId="38382F47" w14:textId="7AC36636" w:rsidR="00D42FB1" w:rsidRPr="00C307BC" w:rsidRDefault="00D42FB1" w:rsidP="00966627">
      <w:pPr>
        <w:spacing w:after="120"/>
        <w:ind w:firstLine="567"/>
        <w:jc w:val="both"/>
        <w:rPr>
          <w:rFonts w:eastAsia="Times New Roman"/>
          <w:sz w:val="26"/>
          <w:szCs w:val="26"/>
        </w:rPr>
      </w:pPr>
      <w:r w:rsidRPr="00C307BC">
        <w:rPr>
          <w:rFonts w:eastAsia="Times New Roman"/>
          <w:sz w:val="26"/>
          <w:szCs w:val="26"/>
        </w:rPr>
        <w:t xml:space="preserve">Ngoài các cấp độ trên, còn có một số cấp độ kiểm thử khác như </w:t>
      </w:r>
      <w:r w:rsidR="004404AB" w:rsidRPr="00C307BC">
        <w:rPr>
          <w:rFonts w:eastAsia="Times New Roman"/>
          <w:sz w:val="26"/>
          <w:szCs w:val="26"/>
        </w:rPr>
        <w:t>kiểm thử hồi quy và kiểm thử tính đúng.</w:t>
      </w:r>
    </w:p>
    <w:p w14:paraId="33E91E4F" w14:textId="69CBC5FC" w:rsidR="0094316F" w:rsidRPr="00C307BC" w:rsidRDefault="00C43FF3">
      <w:pPr>
        <w:spacing w:after="120"/>
        <w:ind w:firstLine="567"/>
        <w:jc w:val="both"/>
        <w:rPr>
          <w:rFonts w:eastAsia="Times New Roman"/>
          <w:sz w:val="26"/>
          <w:szCs w:val="26"/>
        </w:rPr>
      </w:pPr>
      <w:r w:rsidRPr="00C307BC">
        <w:rPr>
          <w:rFonts w:eastAsia="Times New Roman"/>
          <w:sz w:val="26"/>
          <w:szCs w:val="26"/>
        </w:rPr>
        <w:t xml:space="preserve">Kiểm thử hồi quy là “sự kiểm tra lại có lựa chọn của một hệ thống hay thành phần để xác minh là những sự thay đổi không gây  ra những hậu quả không mong muốn” </w:t>
      </w:r>
      <w:r w:rsidR="00B35BAA" w:rsidRPr="00C307BC">
        <w:rPr>
          <w:rFonts w:eastAsia="Times New Roman"/>
          <w:sz w:val="26"/>
          <w:szCs w:val="26"/>
        </w:rPr>
        <w:t>(Theo chuẩn IEEE610-90)</w:t>
      </w:r>
      <w:r w:rsidR="0094316F" w:rsidRPr="00C307BC">
        <w:rPr>
          <w:rFonts w:eastAsia="Times New Roman"/>
          <w:sz w:val="26"/>
          <w:szCs w:val="26"/>
        </w:rPr>
        <w:t>.</w:t>
      </w:r>
      <w:r w:rsidR="004404AB" w:rsidRPr="00C307BC">
        <w:rPr>
          <w:rFonts w:eastAsia="Times New Roman"/>
          <w:sz w:val="26"/>
          <w:szCs w:val="26"/>
        </w:rPr>
        <w:t xml:space="preserve"> </w:t>
      </w:r>
      <w:r w:rsidR="0094316F" w:rsidRPr="00C307BC">
        <w:rPr>
          <w:rFonts w:eastAsia="Times New Roman"/>
          <w:sz w:val="26"/>
          <w:szCs w:val="26"/>
        </w:rPr>
        <w:t>Trên thực tế, phần mềm đã trải qua các bước kiểm tra trước đó vẫn</w:t>
      </w:r>
      <w:r w:rsidR="00B65E21" w:rsidRPr="00C307BC">
        <w:rPr>
          <w:rFonts w:eastAsia="Times New Roman"/>
          <w:sz w:val="26"/>
          <w:szCs w:val="26"/>
        </w:rPr>
        <w:t xml:space="preserve"> có thể thực hiện kiểm tra lại.</w:t>
      </w:r>
      <w:r w:rsidR="00C73E9B" w:rsidRPr="00C307BC">
        <w:rPr>
          <w:rFonts w:eastAsia="Times New Roman"/>
          <w:sz w:val="26"/>
          <w:szCs w:val="26"/>
        </w:rPr>
        <w:t xml:space="preserve"> Đây là sự lặp lại các bước kiểm thử để chỉ ra rằng hệ thống phần mềm không bị thay đổi, ngoại trừ tới mức như yêu cầu</w:t>
      </w:r>
    </w:p>
    <w:p w14:paraId="4F0B3E70" w14:textId="77777777" w:rsidR="004750C3" w:rsidRDefault="00BB325A" w:rsidP="00966627">
      <w:pPr>
        <w:spacing w:after="120"/>
        <w:ind w:firstLine="567"/>
        <w:jc w:val="both"/>
        <w:rPr>
          <w:ins w:id="1420" w:author="Nguyen Toan" w:date="2018-05-18T22:12:00Z"/>
          <w:rFonts w:eastAsia="Times New Roman"/>
          <w:sz w:val="26"/>
          <w:szCs w:val="26"/>
        </w:rPr>
      </w:pPr>
      <w:commentRangeStart w:id="1421"/>
      <w:r w:rsidRPr="00C307BC">
        <w:rPr>
          <w:rFonts w:eastAsia="Times New Roman"/>
          <w:sz w:val="26"/>
          <w:szCs w:val="26"/>
        </w:rPr>
        <w:t xml:space="preserve">Tính đúng đắn là yêu cầu tối thiểu của phần mềm, là mục đích chủ yếu của kiểm thử. </w:t>
      </w:r>
      <w:r w:rsidR="00F61DD6" w:rsidRPr="00C307BC">
        <w:rPr>
          <w:rFonts w:eastAsia="Times New Roman"/>
          <w:sz w:val="26"/>
          <w:szCs w:val="26"/>
        </w:rPr>
        <w:t>Kiểm thử tính đúng đắn –</w:t>
      </w:r>
      <w:r w:rsidR="00A94E20" w:rsidRPr="00C307BC">
        <w:rPr>
          <w:rFonts w:eastAsia="Times New Roman"/>
          <w:sz w:val="26"/>
          <w:szCs w:val="26"/>
        </w:rPr>
        <w:t xml:space="preserve"> Correctness Testing, kiểm thử viên có thể </w:t>
      </w:r>
      <w:r w:rsidR="00060272" w:rsidRPr="00C307BC">
        <w:rPr>
          <w:rFonts w:eastAsia="Times New Roman"/>
          <w:sz w:val="26"/>
          <w:szCs w:val="26"/>
        </w:rPr>
        <w:t xml:space="preserve">biết hay </w:t>
      </w:r>
      <w:r w:rsidR="00A94E20" w:rsidRPr="00C307BC">
        <w:rPr>
          <w:rFonts w:eastAsia="Times New Roman"/>
          <w:sz w:val="26"/>
          <w:szCs w:val="26"/>
        </w:rPr>
        <w:t>không biết chi tiết bên trong của các th</w:t>
      </w:r>
      <w:r w:rsidR="00413495" w:rsidRPr="00C307BC">
        <w:rPr>
          <w:rFonts w:eastAsia="Times New Roman"/>
          <w:sz w:val="26"/>
          <w:szCs w:val="26"/>
        </w:rPr>
        <w:t>ành phần phần mềm được kiểm thử như luồng điều khiển, dòng dữ liệu,…</w:t>
      </w:r>
      <w:commentRangeEnd w:id="1421"/>
      <w:r w:rsidR="002B6271" w:rsidRPr="00C307BC">
        <w:rPr>
          <w:rStyle w:val="CommentReference"/>
          <w:sz w:val="26"/>
          <w:szCs w:val="26"/>
        </w:rPr>
        <w:commentReference w:id="1421"/>
      </w:r>
    </w:p>
    <w:p w14:paraId="1E298DB5" w14:textId="77777777" w:rsidR="0076185F" w:rsidRPr="00C307BC" w:rsidRDefault="0076185F" w:rsidP="00966627">
      <w:pPr>
        <w:spacing w:after="120"/>
        <w:ind w:firstLine="567"/>
        <w:jc w:val="both"/>
        <w:rPr>
          <w:rFonts w:eastAsia="Times New Roman"/>
          <w:sz w:val="26"/>
          <w:szCs w:val="26"/>
        </w:rPr>
      </w:pPr>
    </w:p>
    <w:p w14:paraId="7E7EAECE" w14:textId="7D673FDD" w:rsidR="00133D8E" w:rsidRPr="00C307BC" w:rsidRDefault="009B5C87" w:rsidP="00966627">
      <w:pPr>
        <w:spacing w:after="120"/>
        <w:ind w:firstLine="567"/>
        <w:jc w:val="both"/>
        <w:rPr>
          <w:rFonts w:eastAsia="Times New Roman"/>
          <w:sz w:val="26"/>
          <w:szCs w:val="26"/>
        </w:rPr>
      </w:pPr>
      <w:r w:rsidRPr="00C307BC">
        <w:rPr>
          <w:rFonts w:eastAsia="Times New Roman"/>
          <w:sz w:val="26"/>
          <w:szCs w:val="26"/>
        </w:rPr>
        <w:br w:type="page"/>
      </w:r>
    </w:p>
    <w:p w14:paraId="763B51DB" w14:textId="49A80CC2" w:rsidR="006F117B" w:rsidRPr="00C307BC" w:rsidRDefault="007730D8" w:rsidP="00966627">
      <w:pPr>
        <w:pStyle w:val="Heading1"/>
        <w:numPr>
          <w:ilvl w:val="0"/>
          <w:numId w:val="12"/>
        </w:numPr>
        <w:spacing w:after="600" w:line="240" w:lineRule="auto"/>
        <w:ind w:left="0" w:firstLine="0"/>
        <w:jc w:val="center"/>
        <w:rPr>
          <w:rFonts w:ascii="Times New Roman" w:eastAsia="Times New Roman" w:hAnsi="Times New Roman" w:cs="Times New Roman"/>
          <w:b/>
          <w:sz w:val="26"/>
          <w:szCs w:val="26"/>
        </w:rPr>
      </w:pPr>
      <w:bookmarkStart w:id="1422" w:name="_9xmhgkqivhy" w:colFirst="0" w:colLast="0"/>
      <w:bookmarkStart w:id="1423" w:name="_Toc514450062"/>
      <w:bookmarkEnd w:id="1422"/>
      <w:r w:rsidRPr="00C307BC">
        <w:rPr>
          <w:rFonts w:ascii="Times New Roman" w:eastAsia="Times New Roman" w:hAnsi="Times New Roman" w:cs="Times New Roman"/>
          <w:b/>
          <w:sz w:val="26"/>
          <w:szCs w:val="26"/>
        </w:rPr>
        <w:lastRenderedPageBreak/>
        <w:t>KHÓ KHĂN</w:t>
      </w:r>
      <w:r w:rsidR="000A02C1" w:rsidRPr="00C307BC">
        <w:rPr>
          <w:rFonts w:ascii="Times New Roman" w:eastAsia="Times New Roman" w:hAnsi="Times New Roman" w:cs="Times New Roman"/>
          <w:b/>
          <w:sz w:val="26"/>
          <w:szCs w:val="26"/>
        </w:rPr>
        <w:t xml:space="preserve"> VÀ CÁC VẤN ĐỀ CẦN GIẢI QUYẾT</w:t>
      </w:r>
      <w:bookmarkEnd w:id="1423"/>
    </w:p>
    <w:p w14:paraId="59EF3F2E" w14:textId="08928362" w:rsidR="00F725CD" w:rsidRPr="00071A6D" w:rsidRDefault="003925EB" w:rsidP="00071A6D">
      <w:pPr>
        <w:spacing w:line="288" w:lineRule="auto"/>
        <w:ind w:firstLine="567"/>
        <w:jc w:val="both"/>
        <w:rPr>
          <w:sz w:val="26"/>
          <w:szCs w:val="26"/>
        </w:rPr>
      </w:pPr>
      <w:r w:rsidRPr="00C307BC">
        <w:rPr>
          <w:rFonts w:eastAsia="Times New Roman"/>
          <w:sz w:val="26"/>
          <w:szCs w:val="26"/>
        </w:rPr>
        <w:t xml:space="preserve">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đáng có trong quá trình phát triển, triển khai sản phẩm. </w:t>
      </w:r>
      <w:r w:rsidR="00167B79" w:rsidRPr="00C307BC">
        <w:rPr>
          <w:rFonts w:eastAsia="Times New Roman"/>
          <w:sz w:val="26"/>
          <w:szCs w:val="26"/>
        </w:rPr>
        <w:t>C</w:t>
      </w:r>
      <w:r w:rsidRPr="00C307BC">
        <w:rPr>
          <w:rFonts w:eastAsia="Times New Roman"/>
          <w:sz w:val="26"/>
          <w:szCs w:val="26"/>
        </w:rPr>
        <w:t>ác giải pháp tích hợp hiện nay thường được kiểm thử rất ít hoặc bỏ qua kiểm thử, hoặc nếu có thì được làm thủ công và không mang tính thường xuyên. Nguyên nhân dẫn đến tình trạng này xuất phát từ nhiều nguyên nhân. Đầu tiên, kiến trúc ESB bao gồm nhiều thành phần, sử dụng các cơ chế truyền nhận bản tin bất đồng bộ, các giải pháp áp dụng thường phức tạp, phân tán, dẫn đến việc thiết lập môi trường kiểm thử giống với môi trường triển khai thực tế rất khó khăn. Ngoài ra, quỹ thời gian cho phát triển, tích hợp thành phần mới, thường không nhiều, gây ra tình trạng quy trình kiểm thử bị rút ngắn hoặc bỏ qua.</w:t>
      </w:r>
      <w:r w:rsidRPr="00C307BC" w:rsidDel="00EA6F70">
        <w:rPr>
          <w:rFonts w:eastAsia="Times New Roman"/>
          <w:sz w:val="26"/>
          <w:szCs w:val="26"/>
        </w:rPr>
        <w:t xml:space="preserve"> </w:t>
      </w:r>
      <w:r w:rsidRPr="00C307BC">
        <w:rPr>
          <w:rFonts w:eastAsia="Times New Roman"/>
          <w:sz w:val="26"/>
          <w:szCs w:val="26"/>
        </w:rPr>
        <w:t>Mặt khác hiện tại, có rất ít công cụ hỗ trợ kiểm thử các API, việc kiểm thử đều phải sử dụng qua các  công cụ riêng lẻ hoặc kiểm tra</w:t>
      </w:r>
      <w:r w:rsidR="0039412B" w:rsidRPr="00C307BC">
        <w:rPr>
          <w:rFonts w:eastAsia="Times New Roman"/>
          <w:sz w:val="26"/>
          <w:szCs w:val="26"/>
        </w:rPr>
        <w:t xml:space="preserve"> từ lớp ngoài, giao diện người </w:t>
      </w:r>
      <w:r w:rsidRPr="00C307BC">
        <w:rPr>
          <w:rFonts w:eastAsia="Times New Roman"/>
          <w:sz w:val="26"/>
          <w:szCs w:val="26"/>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sidRPr="00C307BC">
        <w:rPr>
          <w:rFonts w:eastAsia="Times New Roman"/>
          <w:sz w:val="26"/>
          <w:szCs w:val="26"/>
        </w:rPr>
        <w:t xml:space="preserve"> </w:t>
      </w:r>
      <w:r w:rsidR="0061337A" w:rsidRPr="00C307BC">
        <w:rPr>
          <w:rFonts w:eastAsia="Times New Roman"/>
          <w:sz w:val="26"/>
          <w:szCs w:val="26"/>
        </w:rPr>
        <w:t>Chương này sẽ giới thiệu và phân tích những khó khăn đang gặp phải và đưa ra các vấn đề cần tập trung giải quyết cho các khó khăn đó.</w:t>
      </w:r>
    </w:p>
    <w:p w14:paraId="5CC02DFA" w14:textId="0E423C26" w:rsidR="007A129C" w:rsidRPr="00C307BC" w:rsidRDefault="00DB6561" w:rsidP="00966627">
      <w:pPr>
        <w:pStyle w:val="Heading2"/>
        <w:numPr>
          <w:ilvl w:val="1"/>
          <w:numId w:val="13"/>
        </w:numPr>
        <w:spacing w:before="240"/>
        <w:ind w:left="357" w:hanging="357"/>
        <w:rPr>
          <w:rFonts w:ascii="Times New Roman" w:eastAsia="Times New Roman" w:hAnsi="Times New Roman" w:cs="Times New Roman"/>
          <w:b/>
          <w:sz w:val="26"/>
          <w:szCs w:val="26"/>
        </w:rPr>
      </w:pPr>
      <w:bookmarkStart w:id="1424" w:name="_Toc513150986"/>
      <w:bookmarkStart w:id="1425" w:name="_Toc513150987"/>
      <w:bookmarkStart w:id="1426" w:name="_Toc513150988"/>
      <w:bookmarkStart w:id="1427" w:name="_Toc513150989"/>
      <w:bookmarkStart w:id="1428" w:name="_jo7scs9gr2dv" w:colFirst="0" w:colLast="0"/>
      <w:bookmarkStart w:id="1429" w:name="_Toc514450063"/>
      <w:bookmarkEnd w:id="1424"/>
      <w:bookmarkEnd w:id="1425"/>
      <w:bookmarkEnd w:id="1426"/>
      <w:bookmarkEnd w:id="1427"/>
      <w:bookmarkEnd w:id="1428"/>
      <w:r w:rsidRPr="00C307BC">
        <w:rPr>
          <w:rFonts w:ascii="Times New Roman" w:hAnsi="Times New Roman" w:cs="Times New Roman"/>
          <w:b/>
          <w:sz w:val="26"/>
          <w:szCs w:val="26"/>
        </w:rPr>
        <w:t>Môi</w:t>
      </w:r>
      <w:r w:rsidR="00BC182A" w:rsidRPr="00C307BC">
        <w:rPr>
          <w:rFonts w:ascii="Times New Roman" w:hAnsi="Times New Roman" w:cs="Times New Roman"/>
          <w:b/>
          <w:sz w:val="26"/>
          <w:szCs w:val="26"/>
        </w:rPr>
        <w:t xml:space="preserve"> trường kiểm thử</w:t>
      </w:r>
      <w:bookmarkEnd w:id="1429"/>
      <w:r w:rsidR="00FE045A" w:rsidRPr="00C307BC">
        <w:rPr>
          <w:rFonts w:ascii="Times New Roman" w:eastAsia="Times New Roman" w:hAnsi="Times New Roman" w:cs="Times New Roman"/>
          <w:b/>
          <w:sz w:val="26"/>
          <w:szCs w:val="26"/>
        </w:rPr>
        <w:t xml:space="preserve"> </w:t>
      </w:r>
    </w:p>
    <w:p w14:paraId="69AA2FEC" w14:textId="7ADF78E3" w:rsidR="009111ED" w:rsidRPr="008860E0" w:rsidRDefault="0035532E" w:rsidP="00071A6D">
      <w:pPr>
        <w:ind w:firstLine="567"/>
        <w:jc w:val="both"/>
        <w:rPr>
          <w:rFonts w:eastAsia="Times New Roman"/>
          <w:sz w:val="26"/>
          <w:szCs w:val="26"/>
          <w:rPrChange w:id="1430" w:author="TOANNM" w:date="2018-05-19T13:46:00Z">
            <w:rPr>
              <w:sz w:val="26"/>
              <w:szCs w:val="26"/>
            </w:rPr>
          </w:rPrChange>
        </w:rPr>
      </w:pPr>
      <w:r w:rsidRPr="00C307BC">
        <w:rPr>
          <w:rFonts w:eastAsia="Times New Roman"/>
          <w:sz w:val="26"/>
          <w:szCs w:val="26"/>
        </w:rPr>
        <w:t xml:space="preserve">Kiến trúc ESB cung cấp kết nối giữa các thành phần khác biệt nhau trong một hệ thống hoặc giữa các hệ thống khác nhau thông qua một hạ tầng thông tin chung. Kiến trúc này bao gồm số lượng lớn các thành phần và </w:t>
      </w:r>
      <w:r w:rsidR="003A0B26" w:rsidRPr="00C307BC">
        <w:rPr>
          <w:rFonts w:eastAsia="Times New Roman"/>
          <w:sz w:val="26"/>
          <w:szCs w:val="26"/>
        </w:rPr>
        <w:t xml:space="preserve">các tính năng. Để có thể kiểm thử hiệu quả hệ thống sử dụng kiến trúc ESB, tất cả các thành phần và tính năng của hệ thống đều phải được </w:t>
      </w:r>
      <w:r w:rsidR="00065507" w:rsidRPr="00C307BC">
        <w:rPr>
          <w:rFonts w:eastAsia="Times New Roman"/>
          <w:sz w:val="26"/>
          <w:szCs w:val="26"/>
        </w:rPr>
        <w:t xml:space="preserve">bao quát đến. </w:t>
      </w:r>
      <w:r w:rsidR="006B6C15" w:rsidRPr="00C307BC">
        <w:rPr>
          <w:rFonts w:eastAsia="Times New Roman"/>
          <w:sz w:val="26"/>
          <w:szCs w:val="26"/>
        </w:rPr>
        <w:t xml:space="preserve">Tuy nhiên các thành phần </w:t>
      </w:r>
      <w:r w:rsidR="00E2473B" w:rsidRPr="00C307BC">
        <w:rPr>
          <w:rFonts w:eastAsia="Times New Roman"/>
          <w:sz w:val="26"/>
          <w:szCs w:val="26"/>
        </w:rPr>
        <w:t>trong hệ thống lại được xây dựng từ các ngôn ngữ khác nhau, thậm chí nằm trên các hạ tầng của các công ty khác nhau.</w:t>
      </w:r>
      <w:r w:rsidR="00E018F8" w:rsidRPr="00C307BC">
        <w:rPr>
          <w:rFonts w:eastAsia="Times New Roman"/>
          <w:sz w:val="26"/>
          <w:szCs w:val="26"/>
        </w:rPr>
        <w:t xml:space="preserve"> </w:t>
      </w:r>
      <w:r w:rsidR="00CD0B26" w:rsidRPr="00C307BC">
        <w:rPr>
          <w:rFonts w:eastAsia="Times New Roman"/>
          <w:sz w:val="26"/>
          <w:szCs w:val="26"/>
        </w:rPr>
        <w:t>Chính vì vậy, trong nhiều trường hợp việc giả lập môi trường kiểm thử giống với môi trường triển khai thực tế là rất khó khăn. Lấy ví dụ khi hệ thống ngân hàng tích hợp thêm một cổng thanh toán</w:t>
      </w:r>
      <w:r w:rsidR="00EA398C" w:rsidRPr="00C307BC">
        <w:rPr>
          <w:rFonts w:eastAsia="Times New Roman"/>
          <w:sz w:val="26"/>
          <w:szCs w:val="26"/>
        </w:rPr>
        <w:t>, bằng cách nào để ta xác định được việc kết nối và thanh toán đến cổng thanh toán đó thành công khi mà lập trình viên không có được môi trường chạy thực tế trên môi trường phát triển.</w:t>
      </w:r>
      <w:r w:rsidR="00903FC3" w:rsidRPr="00C307BC">
        <w:rPr>
          <w:rFonts w:eastAsia="Times New Roman"/>
          <w:sz w:val="26"/>
          <w:szCs w:val="26"/>
        </w:rPr>
        <w:t xml:space="preserve"> Ngoài ra, các hệ thống truyền tin còn có cơ chế gửi bản tin bất đồng bộ, hoặc gặp phải các vấn đề về tính toán song song, những vấn đề này cũng rất khó có thể kiểm thử và phát hiện. Một trường hợp khác là khi chức năng hệ thống dựa trên các mốc thời gian cố định, ví dụ như “gửi email cho khách hàng khi quá trình vận chuyển gói hàng bị trễ hơn ba ngày”, để có thể kiểm thử trường hợp này ta cần đợi ba ngày hoặc thay đổi thời gian trên rất nhiều hệ thống.</w:t>
      </w:r>
      <w:bookmarkStart w:id="1431" w:name="_Toc513150991"/>
      <w:bookmarkStart w:id="1432" w:name="_Toc513150992"/>
      <w:bookmarkEnd w:id="1431"/>
      <w:bookmarkEnd w:id="1432"/>
    </w:p>
    <w:p w14:paraId="1225E927" w14:textId="6863776E" w:rsidR="00E73597" w:rsidRPr="00C307BC" w:rsidRDefault="009111ED" w:rsidP="00071A6D">
      <w:pPr>
        <w:pStyle w:val="Heading2"/>
        <w:numPr>
          <w:ilvl w:val="1"/>
          <w:numId w:val="13"/>
        </w:numPr>
        <w:spacing w:before="240"/>
        <w:ind w:left="357" w:hanging="357"/>
        <w:rPr>
          <w:rFonts w:ascii="Times New Roman" w:hAnsi="Times New Roman" w:cs="Times New Roman"/>
          <w:b/>
          <w:sz w:val="26"/>
          <w:szCs w:val="26"/>
        </w:rPr>
      </w:pPr>
      <w:bookmarkStart w:id="1433" w:name="_Toc514450064"/>
      <w:r w:rsidRPr="00071A6D">
        <w:rPr>
          <w:rFonts w:ascii="Times New Roman" w:hAnsi="Times New Roman" w:cs="Times New Roman"/>
          <w:b/>
          <w:sz w:val="26"/>
          <w:szCs w:val="26"/>
        </w:rPr>
        <w:lastRenderedPageBreak/>
        <w:t>Công cụ hỗ trợ kiểm thử</w:t>
      </w:r>
      <w:bookmarkEnd w:id="1433"/>
      <w:del w:id="1434" w:author="Nguyen Toan" w:date="2018-05-18T20:59:00Z">
        <w:r w:rsidRPr="00071A6D" w:rsidDel="003E3F06">
          <w:rPr>
            <w:rFonts w:ascii="Times New Roman" w:hAnsi="Times New Roman" w:cs="Times New Roman"/>
            <w:b/>
            <w:sz w:val="26"/>
            <w:szCs w:val="26"/>
          </w:rPr>
          <w:delText xml:space="preserve"> </w:delText>
        </w:r>
      </w:del>
    </w:p>
    <w:p w14:paraId="0897FC13" w14:textId="04F67061" w:rsidR="00EE0860" w:rsidRPr="00C307BC" w:rsidRDefault="00E14B5F" w:rsidP="00071A6D">
      <w:pPr>
        <w:pStyle w:val="NoSpacing"/>
        <w:spacing w:before="120" w:after="120" w:line="276" w:lineRule="auto"/>
        <w:ind w:firstLine="567"/>
        <w:jc w:val="both"/>
        <w:rPr>
          <w:rFonts w:ascii="Times New Roman" w:hAnsi="Times New Roman" w:cs="Times New Roman"/>
          <w:sz w:val="26"/>
          <w:szCs w:val="26"/>
        </w:rPr>
      </w:pPr>
      <w:r w:rsidRPr="00071A6D">
        <w:rPr>
          <w:rFonts w:ascii="Times New Roman" w:hAnsi="Times New Roman" w:cs="Times New Roman"/>
          <w:sz w:val="26"/>
          <w:szCs w:val="26"/>
        </w:rPr>
        <w:t xml:space="preserve">Quá trình kiểm thử hệ thống sử dụng kiến trúc ESB </w:t>
      </w:r>
      <w:r w:rsidR="002F0D2E" w:rsidRPr="00071A6D">
        <w:rPr>
          <w:rFonts w:ascii="Times New Roman" w:hAnsi="Times New Roman" w:cs="Times New Roman"/>
          <w:sz w:val="26"/>
          <w:szCs w:val="26"/>
        </w:rPr>
        <w:t xml:space="preserve">chủ yếu tập trung vào giao tiếp giữa các thành phần trong </w:t>
      </w:r>
      <w:r w:rsidR="002F0D2E" w:rsidRPr="00071A6D">
        <w:rPr>
          <w:rFonts w:ascii="Times New Roman" w:eastAsia="Times New Roman" w:hAnsi="Times New Roman" w:cs="Times New Roman"/>
          <w:sz w:val="26"/>
          <w:szCs w:val="26"/>
        </w:rPr>
        <w:t>h</w:t>
      </w:r>
      <w:del w:id="1435" w:author="Nguyen Toan" w:date="2018-05-18T20:57:00Z">
        <w:r w:rsidR="002F0D2E" w:rsidRPr="00071A6D" w:rsidDel="005B17AE">
          <w:rPr>
            <w:rFonts w:ascii="Times New Roman" w:eastAsia="Times New Roman" w:hAnsi="Times New Roman" w:cs="Times New Roman"/>
            <w:sz w:val="26"/>
            <w:szCs w:val="26"/>
          </w:rPr>
          <w:delText>h</w:delText>
        </w:r>
      </w:del>
      <w:ins w:id="1436" w:author="Nguyen Toan" w:date="2018-05-18T20:57:00Z">
        <w:r w:rsidR="005B17AE">
          <w:rPr>
            <w:rFonts w:ascii="Times New Roman" w:eastAsia="Times New Roman" w:hAnsi="Times New Roman" w:cs="Times New Roman"/>
            <w:sz w:val="26"/>
            <w:szCs w:val="26"/>
          </w:rPr>
          <w:t>ệ</w:t>
        </w:r>
      </w:ins>
      <w:r w:rsidR="002F0D2E" w:rsidRPr="00071A6D">
        <w:rPr>
          <w:rFonts w:ascii="Times New Roman" w:hAnsi="Times New Roman" w:cs="Times New Roman"/>
          <w:sz w:val="26"/>
          <w:szCs w:val="26"/>
        </w:rPr>
        <w:t xml:space="preserve"> thống. Vì vậy, </w:t>
      </w:r>
      <w:r w:rsidR="002F0D2E" w:rsidRPr="00071A6D">
        <w:rPr>
          <w:rFonts w:ascii="Times New Roman" w:hAnsi="Times New Roman" w:cs="Times New Roman"/>
          <w:sz w:val="26"/>
          <w:szCs w:val="26"/>
          <w:lang w:val="vi-VN"/>
        </w:rPr>
        <w:t>quy</w:t>
      </w:r>
      <w:r w:rsidR="002F0D2E" w:rsidRPr="00071A6D">
        <w:rPr>
          <w:rFonts w:ascii="Times New Roman" w:hAnsi="Times New Roman" w:cs="Times New Roman"/>
          <w:sz w:val="26"/>
          <w:szCs w:val="26"/>
        </w:rPr>
        <w:t xml:space="preserve"> trình kiểm thử không chú trọng vào phần kiểm thử giao diện người dùng mà tập trung vào các API của các thành phần hệ thống.</w:t>
      </w:r>
      <w:r w:rsidR="00C01630" w:rsidRPr="00071A6D">
        <w:rPr>
          <w:rFonts w:ascii="Times New Roman" w:hAnsi="Times New Roman" w:cs="Times New Roman"/>
          <w:sz w:val="26"/>
          <w:szCs w:val="26"/>
        </w:rPr>
        <w:t xml:space="preserve"> Hiện nay, công cụ hỗ trợ kiểm thử API </w:t>
      </w:r>
      <w:r w:rsidR="005720F3" w:rsidRPr="00071A6D">
        <w:rPr>
          <w:rFonts w:ascii="Times New Roman" w:hAnsi="Times New Roman" w:cs="Times New Roman"/>
          <w:sz w:val="26"/>
          <w:szCs w:val="26"/>
        </w:rPr>
        <w:t>đang phổ biến là SoapUI và Postman.</w:t>
      </w:r>
      <w:ins w:id="1437" w:author="Nguyen Toan" w:date="2018-05-18T21:51:00Z">
        <w:r w:rsidR="002954C7">
          <w:rPr>
            <w:rFonts w:ascii="Times New Roman" w:hAnsi="Times New Roman" w:cs="Times New Roman"/>
            <w:sz w:val="26"/>
            <w:szCs w:val="26"/>
          </w:rPr>
          <w:t xml:space="preserve"> </w:t>
        </w:r>
        <w:commentRangeStart w:id="1438"/>
        <w:r w:rsidR="002954C7">
          <w:rPr>
            <w:rFonts w:ascii="Times New Roman" w:hAnsi="Times New Roman" w:cs="Times New Roman"/>
            <w:sz w:val="26"/>
            <w:szCs w:val="26"/>
          </w:rPr>
          <w:t>Ngoài ra, đối với việc kiểm thử ứng dụng thông thường, lập trình viên thường sử dụng JUnit để hỗ trợ quá trình kiểm thử</w:t>
        </w:r>
        <w:r w:rsidR="002B35BB">
          <w:rPr>
            <w:rFonts w:ascii="Times New Roman" w:hAnsi="Times New Roman" w:cs="Times New Roman"/>
            <w:sz w:val="26"/>
            <w:szCs w:val="26"/>
          </w:rPr>
          <w:t>. Đối với ứng dụng xây dựng trên Mule framework, Mulesoft có hỗ trợ bộ thư viện kiểm thử M</w:t>
        </w:r>
        <w:r w:rsidR="00F034F0">
          <w:rPr>
            <w:rFonts w:ascii="Times New Roman" w:hAnsi="Times New Roman" w:cs="Times New Roman"/>
            <w:sz w:val="26"/>
            <w:szCs w:val="26"/>
          </w:rPr>
          <w:t>Unit</w:t>
        </w:r>
      </w:ins>
      <w:commentRangeEnd w:id="1438"/>
      <w:ins w:id="1439" w:author="Nguyen Toan" w:date="2018-05-18T21:52:00Z">
        <w:r w:rsidR="008C3C75">
          <w:rPr>
            <w:rStyle w:val="CommentReference"/>
          </w:rPr>
          <w:commentReference w:id="1438"/>
        </w:r>
      </w:ins>
    </w:p>
    <w:p w14:paraId="604751BE" w14:textId="41535AD2" w:rsidR="007F081B" w:rsidRPr="00A93AE9" w:rsidRDefault="00B76734">
      <w:pPr>
        <w:pStyle w:val="NoSpacing"/>
        <w:spacing w:before="120" w:after="120" w:line="276" w:lineRule="auto"/>
        <w:rPr>
          <w:ins w:id="1440" w:author="Nguyen Toan" w:date="2018-05-18T21:48:00Z"/>
          <w:rFonts w:ascii="Times New Roman" w:hAnsi="Times New Roman" w:cs="Times New Roman"/>
          <w:b/>
          <w:sz w:val="26"/>
          <w:szCs w:val="26"/>
          <w:rPrChange w:id="1441" w:author="Nguyen Toan" w:date="2018-05-18T21:50:00Z">
            <w:rPr>
              <w:ins w:id="1442" w:author="Nguyen Toan" w:date="2018-05-18T21:48:00Z"/>
              <w:rFonts w:ascii="Times New Roman" w:hAnsi="Times New Roman" w:cs="Times New Roman"/>
              <w:sz w:val="26"/>
              <w:szCs w:val="26"/>
            </w:rPr>
          </w:rPrChange>
        </w:rPr>
        <w:pPrChange w:id="1443" w:author="Nguyen Toan" w:date="2018-05-18T21:59:00Z">
          <w:pPr>
            <w:pStyle w:val="NoSpacing"/>
            <w:spacing w:before="120" w:after="120" w:line="276" w:lineRule="auto"/>
            <w:ind w:firstLine="567"/>
            <w:jc w:val="both"/>
          </w:pPr>
        </w:pPrChange>
      </w:pPr>
      <w:ins w:id="1444" w:author="Nguyen Toan" w:date="2018-05-18T21:48:00Z">
        <w:r w:rsidRPr="00A93AE9">
          <w:rPr>
            <w:rFonts w:ascii="Times New Roman" w:hAnsi="Times New Roman" w:cs="Times New Roman"/>
            <w:b/>
            <w:sz w:val="26"/>
            <w:szCs w:val="26"/>
            <w:rPrChange w:id="1445" w:author="Nguyen Toan" w:date="2018-05-18T21:50:00Z">
              <w:rPr>
                <w:rFonts w:ascii="Times New Roman" w:hAnsi="Times New Roman" w:cs="Times New Roman"/>
                <w:sz w:val="26"/>
                <w:szCs w:val="26"/>
              </w:rPr>
            </w:rPrChange>
          </w:rPr>
          <w:t>Postman</w:t>
        </w:r>
      </w:ins>
    </w:p>
    <w:p w14:paraId="3719B616" w14:textId="0577004E" w:rsidR="00D43216" w:rsidRPr="00C307BC" w:rsidRDefault="00B76734" w:rsidP="00071A6D">
      <w:pPr>
        <w:pStyle w:val="NoSpacing"/>
        <w:spacing w:before="120" w:after="120" w:line="276" w:lineRule="auto"/>
        <w:ind w:firstLine="567"/>
        <w:jc w:val="both"/>
        <w:rPr>
          <w:rFonts w:ascii="Times New Roman" w:hAnsi="Times New Roman" w:cs="Times New Roman"/>
          <w:sz w:val="26"/>
          <w:szCs w:val="26"/>
        </w:rPr>
      </w:pPr>
      <w:ins w:id="1446" w:author="Nguyen Toan" w:date="2018-05-18T21:48:00Z">
        <w:r w:rsidRPr="00C307BC">
          <w:rPr>
            <w:rFonts w:ascii="Times New Roman" w:hAnsi="Times New Roman" w:cs="Times New Roman"/>
            <w:sz w:val="26"/>
            <w:szCs w:val="26"/>
          </w:rPr>
          <w:t xml:space="preserve">Postman </w:t>
        </w:r>
      </w:ins>
      <w:del w:id="1447" w:author="Nguyen Toan" w:date="2018-05-18T21:48:00Z">
        <w:r w:rsidR="00EE0860" w:rsidRPr="00C307BC" w:rsidDel="00B76734">
          <w:rPr>
            <w:rFonts w:ascii="Times New Roman" w:hAnsi="Times New Roman" w:cs="Times New Roman"/>
            <w:sz w:val="26"/>
            <w:szCs w:val="26"/>
          </w:rPr>
          <w:delText xml:space="preserve">Postman </w:delText>
        </w:r>
      </w:del>
      <w:r w:rsidR="007E69BC" w:rsidRPr="00C307BC">
        <w:rPr>
          <w:rFonts w:ascii="Times New Roman" w:hAnsi="Times New Roman" w:cs="Times New Roman"/>
          <w:sz w:val="26"/>
          <w:szCs w:val="26"/>
        </w:rPr>
        <w:t>là công cụ cho phép kết nối với các API, đặc biệt là các ứng dụng viết theo giao thức R</w:t>
      </w:r>
      <w:r w:rsidR="00AC4FAB" w:rsidRPr="00C307BC">
        <w:rPr>
          <w:rFonts w:ascii="Times New Roman" w:hAnsi="Times New Roman" w:cs="Times New Roman"/>
          <w:sz w:val="26"/>
          <w:szCs w:val="26"/>
        </w:rPr>
        <w:t>ESTful</w:t>
      </w:r>
      <w:r w:rsidR="00453A20" w:rsidRPr="00C307BC">
        <w:rPr>
          <w:rFonts w:ascii="Times New Roman" w:hAnsi="Times New Roman" w:cs="Times New Roman"/>
          <w:sz w:val="26"/>
          <w:szCs w:val="26"/>
        </w:rPr>
        <w:t xml:space="preserve">. Người dùng có thể gọi vào các API mà không cần thiết viết mã </w:t>
      </w:r>
      <w:r w:rsidR="00D644C2" w:rsidRPr="00C307BC">
        <w:rPr>
          <w:rFonts w:ascii="Times New Roman" w:hAnsi="Times New Roman" w:cs="Times New Roman"/>
          <w:sz w:val="26"/>
          <w:szCs w:val="26"/>
        </w:rPr>
        <w:t xml:space="preserve">nguồn. Lập trình viên có thể </w:t>
      </w:r>
      <w:r w:rsidR="00D644C2" w:rsidRPr="00071A6D">
        <w:rPr>
          <w:rFonts w:ascii="Times New Roman" w:hAnsi="Times New Roman" w:cs="Times New Roman"/>
          <w:sz w:val="26"/>
          <w:szCs w:val="26"/>
          <w:lang w:val="vi-VN"/>
        </w:rPr>
        <w:t>thực</w:t>
      </w:r>
      <w:r w:rsidR="00D644C2" w:rsidRPr="00C307BC">
        <w:rPr>
          <w:rFonts w:ascii="Times New Roman" w:hAnsi="Times New Roman" w:cs="Times New Roman"/>
          <w:sz w:val="26"/>
          <w:szCs w:val="26"/>
        </w:rPr>
        <w:t xml:space="preserve"> hiện truyền trực tiếp các tham số dưới dạng text, json, xml, html,…</w:t>
      </w:r>
      <w:r w:rsidR="001B0944" w:rsidRPr="00C307BC">
        <w:rPr>
          <w:rFonts w:ascii="Times New Roman" w:hAnsi="Times New Roman" w:cs="Times New Roman"/>
          <w:sz w:val="26"/>
          <w:szCs w:val="26"/>
        </w:rPr>
        <w:t xml:space="preserve">(xem </w:t>
      </w:r>
      <w:r w:rsidR="001B0944" w:rsidRPr="00C307BC">
        <w:rPr>
          <w:rFonts w:ascii="Times New Roman" w:hAnsi="Times New Roman" w:cs="Times New Roman"/>
          <w:sz w:val="26"/>
          <w:szCs w:val="26"/>
        </w:rPr>
        <w:fldChar w:fldCharType="begin"/>
      </w:r>
      <w:r w:rsidR="001B0944" w:rsidRPr="00C307BC">
        <w:rPr>
          <w:rFonts w:ascii="Times New Roman" w:hAnsi="Times New Roman" w:cs="Times New Roman"/>
          <w:sz w:val="26"/>
          <w:szCs w:val="26"/>
        </w:rPr>
        <w:instrText xml:space="preserve"> REF _Ref513613301 \h </w:instrText>
      </w:r>
      <w:r w:rsidR="00C307BC" w:rsidRPr="00C307BC">
        <w:rPr>
          <w:rFonts w:ascii="Times New Roman" w:hAnsi="Times New Roman" w:cs="Times New Roman"/>
          <w:sz w:val="26"/>
          <w:szCs w:val="26"/>
        </w:rPr>
        <w:instrText xml:space="preserve"> \* MERGEFORMAT </w:instrText>
      </w:r>
      <w:r w:rsidR="001B0944" w:rsidRPr="00C307BC">
        <w:rPr>
          <w:rFonts w:ascii="Times New Roman" w:hAnsi="Times New Roman" w:cs="Times New Roman"/>
          <w:sz w:val="26"/>
          <w:szCs w:val="26"/>
        </w:rPr>
      </w:r>
      <w:r w:rsidR="001B0944" w:rsidRPr="00C307BC">
        <w:rPr>
          <w:rFonts w:ascii="Times New Roman" w:hAnsi="Times New Roman" w:cs="Times New Roman"/>
          <w:sz w:val="26"/>
          <w:szCs w:val="26"/>
        </w:rPr>
        <w:fldChar w:fldCharType="separate"/>
      </w:r>
      <w:ins w:id="1448" w:author="Nguyen Toan" w:date="2018-05-18T22:39:00Z">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1</w:t>
        </w:r>
      </w:ins>
      <w:del w:id="1449"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1</w:delText>
        </w:r>
      </w:del>
      <w:r w:rsidR="001B0944" w:rsidRPr="00C307BC">
        <w:rPr>
          <w:rFonts w:ascii="Times New Roman" w:hAnsi="Times New Roman" w:cs="Times New Roman"/>
          <w:sz w:val="26"/>
          <w:szCs w:val="26"/>
        </w:rPr>
        <w:fldChar w:fldCharType="end"/>
      </w:r>
      <w:r w:rsidR="001B0944" w:rsidRPr="00C307BC">
        <w:rPr>
          <w:rFonts w:ascii="Times New Roman" w:hAnsi="Times New Roman" w:cs="Times New Roman"/>
          <w:sz w:val="26"/>
          <w:szCs w:val="26"/>
        </w:rPr>
        <w:t>)</w:t>
      </w:r>
    </w:p>
    <w:p w14:paraId="35C418BD" w14:textId="77777777" w:rsidR="006B2266" w:rsidRPr="00C307BC" w:rsidRDefault="00D43216" w:rsidP="00071A6D">
      <w:pPr>
        <w:pStyle w:val="NoSpacing"/>
        <w:keepNext/>
        <w:spacing w:after="120" w:line="276" w:lineRule="auto"/>
        <w:ind w:firstLine="56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35">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p>
    <w:p w14:paraId="61D827CD" w14:textId="3BCA355E" w:rsidR="00E14B5F" w:rsidRPr="00071A6D" w:rsidRDefault="006B2266" w:rsidP="00071A6D">
      <w:pPr>
        <w:pStyle w:val="Caption"/>
        <w:jc w:val="center"/>
        <w:rPr>
          <w:rFonts w:ascii="Times New Roman" w:hAnsi="Times New Roman" w:cs="Times New Roman"/>
          <w:color w:val="auto"/>
          <w:sz w:val="26"/>
          <w:szCs w:val="26"/>
        </w:rPr>
      </w:pPr>
      <w:bookmarkStart w:id="1450" w:name="_Ref513613301"/>
      <w:bookmarkStart w:id="1451" w:name="_Toc514445868"/>
      <w:r w:rsidRPr="00071A6D">
        <w:rPr>
          <w:rFonts w:ascii="Times New Roman" w:hAnsi="Times New Roman" w:cs="Times New Roman"/>
          <w:i w:val="0"/>
          <w:color w:val="auto"/>
          <w:sz w:val="26"/>
          <w:szCs w:val="26"/>
        </w:rPr>
        <w:t xml:space="preserve">Hình </w:t>
      </w:r>
      <w:ins w:id="145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45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54"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145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1450"/>
      <w:r w:rsidRPr="00071A6D">
        <w:rPr>
          <w:rFonts w:ascii="Times New Roman" w:hAnsi="Times New Roman" w:cs="Times New Roman"/>
          <w:i w:val="0"/>
          <w:color w:val="auto"/>
          <w:sz w:val="26"/>
          <w:szCs w:val="26"/>
        </w:rPr>
        <w:t>: Tham số trên Postman</w:t>
      </w:r>
      <w:bookmarkEnd w:id="1451"/>
    </w:p>
    <w:p w14:paraId="34D474E5" w14:textId="37CFB5FD" w:rsidR="001F3376" w:rsidRPr="00C307BC" w:rsidRDefault="001F3376" w:rsidP="00071A6D">
      <w:pPr>
        <w:pStyle w:val="NoSpacing"/>
        <w:spacing w:before="120" w:after="120" w:line="276" w:lineRule="auto"/>
        <w:ind w:firstLine="567"/>
        <w:rPr>
          <w:rFonts w:ascii="Times New Roman" w:hAnsi="Times New Roman" w:cs="Times New Roman"/>
          <w:sz w:val="26"/>
          <w:szCs w:val="26"/>
        </w:rPr>
      </w:pPr>
      <w:r w:rsidRPr="00071A6D">
        <w:rPr>
          <w:rFonts w:ascii="Times New Roman" w:hAnsi="Times New Roman" w:cs="Times New Roman"/>
          <w:sz w:val="26"/>
          <w:szCs w:val="26"/>
        </w:rPr>
        <w:t>Thay v</w:t>
      </w:r>
      <w:r w:rsidRPr="00C307BC">
        <w:rPr>
          <w:rFonts w:ascii="Times New Roman" w:hAnsi="Times New Roman" w:cs="Times New Roman"/>
          <w:sz w:val="26"/>
          <w:szCs w:val="26"/>
        </w:rPr>
        <w:t xml:space="preserve">ì việc phải viết </w:t>
      </w:r>
      <w:r w:rsidRPr="00071A6D">
        <w:rPr>
          <w:rFonts w:ascii="Times New Roman" w:hAnsi="Times New Roman" w:cs="Times New Roman"/>
          <w:sz w:val="26"/>
          <w:szCs w:val="26"/>
          <w:lang w:val="vi-VN"/>
        </w:rPr>
        <w:t>đoạn</w:t>
      </w:r>
      <w:r w:rsidRPr="00C307BC">
        <w:rPr>
          <w:rFonts w:ascii="Times New Roman" w:hAnsi="Times New Roman" w:cs="Times New Roman"/>
          <w:sz w:val="26"/>
          <w:szCs w:val="26"/>
        </w:rPr>
        <w:t xml:space="preserve"> mã nguồn như</w:t>
      </w:r>
      <w:r w:rsidR="0034729B" w:rsidRPr="00C307BC">
        <w:rPr>
          <w:rFonts w:ascii="Times New Roman" w:hAnsi="Times New Roman" w:cs="Times New Roman"/>
          <w:sz w:val="26"/>
          <w:szCs w:val="26"/>
        </w:rPr>
        <w:t xml:space="preserve"> </w:t>
      </w:r>
      <w:r w:rsidR="0034729B" w:rsidRPr="00C307BC">
        <w:rPr>
          <w:rFonts w:ascii="Times New Roman" w:hAnsi="Times New Roman" w:cs="Times New Roman"/>
          <w:sz w:val="26"/>
          <w:szCs w:val="26"/>
        </w:rPr>
        <w:fldChar w:fldCharType="begin"/>
      </w:r>
      <w:r w:rsidR="0034729B" w:rsidRPr="00C307BC">
        <w:rPr>
          <w:rFonts w:ascii="Times New Roman" w:hAnsi="Times New Roman" w:cs="Times New Roman"/>
          <w:sz w:val="26"/>
          <w:szCs w:val="26"/>
        </w:rPr>
        <w:instrText xml:space="preserve"> REF _Ref513613338 \h </w:instrText>
      </w:r>
      <w:r w:rsidR="00C307BC" w:rsidRPr="00C307BC">
        <w:rPr>
          <w:rFonts w:ascii="Times New Roman" w:hAnsi="Times New Roman" w:cs="Times New Roman"/>
          <w:sz w:val="26"/>
          <w:szCs w:val="26"/>
        </w:rPr>
        <w:instrText xml:space="preserve"> \* MERGEFORMAT </w:instrText>
      </w:r>
      <w:r w:rsidR="0034729B" w:rsidRPr="00C307BC">
        <w:rPr>
          <w:rFonts w:ascii="Times New Roman" w:hAnsi="Times New Roman" w:cs="Times New Roman"/>
          <w:sz w:val="26"/>
          <w:szCs w:val="26"/>
        </w:rPr>
      </w:r>
      <w:r w:rsidR="0034729B" w:rsidRPr="00C307BC">
        <w:rPr>
          <w:rFonts w:ascii="Times New Roman" w:hAnsi="Times New Roman" w:cs="Times New Roman"/>
          <w:sz w:val="26"/>
          <w:szCs w:val="26"/>
        </w:rPr>
        <w:fldChar w:fldCharType="separate"/>
      </w:r>
      <w:ins w:id="1456" w:author="Nguyen Toan" w:date="2018-05-18T22:39:00Z">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2</w:t>
        </w:r>
      </w:ins>
      <w:del w:id="1457"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2</w:delText>
        </w:r>
      </w:del>
      <w:r w:rsidR="0034729B" w:rsidRPr="00C307BC">
        <w:rPr>
          <w:rFonts w:ascii="Times New Roman" w:hAnsi="Times New Roman" w:cs="Times New Roman"/>
          <w:sz w:val="26"/>
          <w:szCs w:val="26"/>
        </w:rPr>
        <w:fldChar w:fldCharType="end"/>
      </w:r>
      <w:r w:rsidRPr="00C307BC">
        <w:rPr>
          <w:rFonts w:ascii="Times New Roman" w:hAnsi="Times New Roman" w:cs="Times New Roman"/>
          <w:sz w:val="26"/>
          <w:szCs w:val="26"/>
        </w:rPr>
        <w:t>:</w:t>
      </w:r>
    </w:p>
    <w:p w14:paraId="31E1F5A4" w14:textId="77777777" w:rsidR="0034729B" w:rsidRPr="00C307BC" w:rsidRDefault="00F56C9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36">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p>
    <w:p w14:paraId="59134DBB" w14:textId="747B6B08" w:rsidR="001F3376" w:rsidRPr="00071A6D" w:rsidRDefault="0034729B" w:rsidP="00071A6D">
      <w:pPr>
        <w:pStyle w:val="Caption"/>
        <w:jc w:val="center"/>
        <w:rPr>
          <w:rFonts w:ascii="Times New Roman" w:hAnsi="Times New Roman" w:cs="Times New Roman"/>
          <w:color w:val="auto"/>
          <w:sz w:val="26"/>
          <w:szCs w:val="26"/>
        </w:rPr>
      </w:pPr>
      <w:bookmarkStart w:id="1458" w:name="_Ref513613338"/>
      <w:bookmarkStart w:id="1459" w:name="_Toc514445869"/>
      <w:r w:rsidRPr="00071A6D">
        <w:rPr>
          <w:rFonts w:ascii="Times New Roman" w:hAnsi="Times New Roman" w:cs="Times New Roman"/>
          <w:i w:val="0"/>
          <w:color w:val="auto"/>
          <w:sz w:val="26"/>
          <w:szCs w:val="26"/>
        </w:rPr>
        <w:t xml:space="preserve">Hình </w:t>
      </w:r>
      <w:ins w:id="1460"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461"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62"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1463"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del>
      <w:bookmarkEnd w:id="1458"/>
      <w:r w:rsidRPr="00071A6D">
        <w:rPr>
          <w:rFonts w:ascii="Times New Roman" w:hAnsi="Times New Roman" w:cs="Times New Roman"/>
          <w:i w:val="0"/>
          <w:color w:val="auto"/>
          <w:sz w:val="26"/>
          <w:szCs w:val="26"/>
        </w:rPr>
        <w:t>: Mã nguồn gọi API</w:t>
      </w:r>
      <w:bookmarkEnd w:id="1459"/>
    </w:p>
    <w:p w14:paraId="7FEFE961" w14:textId="36C22590" w:rsidR="005B37FF" w:rsidRPr="00C307BC" w:rsidRDefault="008836BE"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hAnsi="Times New Roman" w:cs="Times New Roman"/>
          <w:sz w:val="26"/>
          <w:szCs w:val="26"/>
        </w:rPr>
        <w:t xml:space="preserve">Postman </w:t>
      </w:r>
      <w:r w:rsidRPr="00C307BC">
        <w:rPr>
          <w:rFonts w:ascii="Times New Roman" w:hAnsi="Times New Roman" w:cs="Times New Roman"/>
          <w:sz w:val="26"/>
          <w:szCs w:val="26"/>
          <w:lang w:val="vi-VN"/>
        </w:rPr>
        <w:t>hỗ trợ tất cả các phương thức của HTTP như GET, POST, PUT, PATCH, DELETE,…</w:t>
      </w:r>
      <w:r w:rsidR="00206805" w:rsidRPr="00C307BC">
        <w:rPr>
          <w:rFonts w:ascii="Times New Roman" w:hAnsi="Times New Roman" w:cs="Times New Roman"/>
          <w:sz w:val="26"/>
          <w:szCs w:val="26"/>
          <w:lang w:val="vi-VN"/>
        </w:rPr>
        <w:t xml:space="preserve">và còn cho </w:t>
      </w:r>
      <w:r w:rsidR="00206805" w:rsidRPr="00071A6D">
        <w:rPr>
          <w:rFonts w:ascii="Times New Roman" w:hAnsi="Times New Roman" w:cs="Times New Roman"/>
          <w:sz w:val="26"/>
          <w:szCs w:val="26"/>
        </w:rPr>
        <w:t>phép</w:t>
      </w:r>
      <w:r w:rsidR="00206805" w:rsidRPr="00C307BC">
        <w:rPr>
          <w:rFonts w:ascii="Times New Roman" w:hAnsi="Times New Roman" w:cs="Times New Roman"/>
          <w:sz w:val="26"/>
          <w:szCs w:val="26"/>
          <w:lang w:val="vi-VN"/>
        </w:rPr>
        <w:t xml:space="preserve"> lưu lại lịch sử các lần gọi</w:t>
      </w:r>
      <w:r w:rsidR="006E5CFC" w:rsidRPr="00C307BC">
        <w:rPr>
          <w:rFonts w:ascii="Times New Roman" w:hAnsi="Times New Roman" w:cs="Times New Roman"/>
          <w:sz w:val="26"/>
          <w:szCs w:val="26"/>
          <w:lang w:val="vi-VN"/>
        </w:rPr>
        <w:t>, đồng bộ các lời gọi theo tài khoản đã đăng ký.</w:t>
      </w:r>
      <w:r w:rsidR="005B37FF" w:rsidRPr="00C307BC">
        <w:rPr>
          <w:rFonts w:ascii="Times New Roman" w:hAnsi="Times New Roman" w:cs="Times New Roman"/>
          <w:sz w:val="26"/>
          <w:szCs w:val="26"/>
          <w:lang w:val="vi-VN"/>
        </w:rPr>
        <w:t xml:space="preserve"> Ngoài ra postman có hỗ trợ các phương thức xác thực như OAuth1.0, OAuth2.</w:t>
      </w:r>
      <w:r w:rsidR="002919A4" w:rsidRPr="00C307BC">
        <w:rPr>
          <w:rFonts w:ascii="Times New Roman" w:hAnsi="Times New Roman" w:cs="Times New Roman"/>
          <w:sz w:val="26"/>
          <w:szCs w:val="26"/>
          <w:lang w:val="vi-VN"/>
        </w:rPr>
        <w:t>0,… Postman cho phép thay đổi header của các lời gọi</w:t>
      </w:r>
      <w:r w:rsidR="00A138CC" w:rsidRPr="00071A6D">
        <w:rPr>
          <w:rFonts w:ascii="Times New Roman" w:eastAsia="Times New Roman" w:hAnsi="Times New Roman" w:cs="Times New Roman"/>
          <w:sz w:val="26"/>
          <w:szCs w:val="26"/>
        </w:rPr>
        <w:t xml:space="preserve"> tuỳ theo phương thức xác thực.</w:t>
      </w:r>
    </w:p>
    <w:p w14:paraId="35957A22" w14:textId="1B3C0591" w:rsidR="00AA47E1" w:rsidRPr="00071A6D" w:rsidRDefault="00AA47E1" w:rsidP="00071A6D">
      <w:pPr>
        <w:pStyle w:val="NoSpacing"/>
        <w:spacing w:before="120" w:after="120" w:line="276" w:lineRule="auto"/>
        <w:ind w:firstLine="567"/>
        <w:jc w:val="both"/>
        <w:rPr>
          <w:rFonts w:ascii="Times New Roman" w:eastAsia="Times New Roman" w:hAnsi="Times New Roman" w:cs="Times New Roman"/>
          <w:sz w:val="26"/>
          <w:szCs w:val="26"/>
        </w:rPr>
      </w:pPr>
      <w:r w:rsidRPr="00C307BC">
        <w:rPr>
          <w:rFonts w:ascii="Times New Roman" w:eastAsia="Times New Roman" w:hAnsi="Times New Roman" w:cs="Times New Roman"/>
          <w:sz w:val="26"/>
          <w:szCs w:val="26"/>
        </w:rPr>
        <w:t>Postman đưa ra cho người dùng các lựa chọn phiên bản miễn phí và phiên bản thương mại mất phí. Phiên bản miễn phí cung cấp các chức năng cơ bản</w:t>
      </w:r>
      <w:r w:rsidR="00925752" w:rsidRPr="00C307BC">
        <w:rPr>
          <w:rFonts w:ascii="Times New Roman" w:eastAsia="Times New Roman" w:hAnsi="Times New Roman" w:cs="Times New Roman"/>
          <w:sz w:val="26"/>
          <w:szCs w:val="26"/>
        </w:rPr>
        <w:t xml:space="preserve"> như tạo nhóm lời gọi, tự động chạy lời gọi theo </w:t>
      </w:r>
      <w:r w:rsidR="00925752" w:rsidRPr="00071A6D">
        <w:rPr>
          <w:rFonts w:ascii="Times New Roman" w:hAnsi="Times New Roman" w:cs="Times New Roman"/>
          <w:sz w:val="26"/>
          <w:szCs w:val="26"/>
        </w:rPr>
        <w:t>nhóm</w:t>
      </w:r>
      <w:r w:rsidR="00925752" w:rsidRPr="00C307BC">
        <w:rPr>
          <w:rFonts w:ascii="Times New Roman" w:eastAsia="Times New Roman" w:hAnsi="Times New Roman" w:cs="Times New Roman"/>
          <w:sz w:val="26"/>
          <w:szCs w:val="26"/>
        </w:rPr>
        <w:t>, giám sát các API dựa trên các lời g</w:t>
      </w:r>
      <w:r w:rsidR="00CE3A52" w:rsidRPr="00C307BC">
        <w:rPr>
          <w:rFonts w:ascii="Times New Roman" w:eastAsia="Times New Roman" w:hAnsi="Times New Roman" w:cs="Times New Roman"/>
          <w:sz w:val="26"/>
          <w:szCs w:val="26"/>
        </w:rPr>
        <w:t>ọi (</w:t>
      </w:r>
      <w:r w:rsidR="00CE3A52" w:rsidRPr="00C307BC">
        <w:rPr>
          <w:rFonts w:ascii="Times New Roman" w:eastAsia="Times New Roman" w:hAnsi="Times New Roman" w:cs="Times New Roman"/>
          <w:sz w:val="26"/>
          <w:szCs w:val="26"/>
        </w:rPr>
        <w:fldChar w:fldCharType="begin"/>
      </w:r>
      <w:r w:rsidR="00CE3A52" w:rsidRPr="00C307BC">
        <w:rPr>
          <w:rFonts w:ascii="Times New Roman" w:eastAsia="Times New Roman" w:hAnsi="Times New Roman" w:cs="Times New Roman"/>
          <w:sz w:val="26"/>
          <w:szCs w:val="26"/>
        </w:rPr>
        <w:instrText xml:space="preserve"> REF _Ref513613388 \h </w:instrText>
      </w:r>
      <w:r w:rsidR="00C307BC" w:rsidRPr="00C307BC">
        <w:rPr>
          <w:rFonts w:ascii="Times New Roman" w:eastAsia="Times New Roman" w:hAnsi="Times New Roman" w:cs="Times New Roman"/>
          <w:sz w:val="26"/>
          <w:szCs w:val="26"/>
        </w:rPr>
        <w:instrText xml:space="preserve"> \* MERGEFORMAT </w:instrText>
      </w:r>
      <w:r w:rsidR="00CE3A52" w:rsidRPr="00C307BC">
        <w:rPr>
          <w:rFonts w:ascii="Times New Roman" w:eastAsia="Times New Roman" w:hAnsi="Times New Roman" w:cs="Times New Roman"/>
          <w:sz w:val="26"/>
          <w:szCs w:val="26"/>
        </w:rPr>
      </w:r>
      <w:r w:rsidR="00CE3A52" w:rsidRPr="00C307BC">
        <w:rPr>
          <w:rFonts w:ascii="Times New Roman" w:eastAsia="Times New Roman" w:hAnsi="Times New Roman" w:cs="Times New Roman"/>
          <w:sz w:val="26"/>
          <w:szCs w:val="26"/>
        </w:rPr>
        <w:fldChar w:fldCharType="separate"/>
      </w:r>
      <w:ins w:id="1464" w:author="Nguyen Toan" w:date="2018-05-18T22:39:00Z">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3</w:t>
        </w:r>
      </w:ins>
      <w:del w:id="1465"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3</w:delText>
        </w:r>
      </w:del>
      <w:r w:rsidR="00CE3A52" w:rsidRPr="00C307BC">
        <w:rPr>
          <w:rFonts w:ascii="Times New Roman" w:eastAsia="Times New Roman" w:hAnsi="Times New Roman" w:cs="Times New Roman"/>
          <w:sz w:val="26"/>
          <w:szCs w:val="26"/>
        </w:rPr>
        <w:fldChar w:fldCharType="end"/>
      </w:r>
      <w:r w:rsidR="00CE3A52" w:rsidRPr="00C307BC">
        <w:rPr>
          <w:rFonts w:ascii="Times New Roman" w:eastAsia="Times New Roman" w:hAnsi="Times New Roman" w:cs="Times New Roman"/>
          <w:sz w:val="26"/>
          <w:szCs w:val="26"/>
        </w:rPr>
        <w:t xml:space="preserve">). </w:t>
      </w:r>
      <w:r w:rsidR="00925752" w:rsidRPr="00C307BC">
        <w:rPr>
          <w:rFonts w:ascii="Times New Roman" w:eastAsia="Times New Roman" w:hAnsi="Times New Roman" w:cs="Times New Roman"/>
          <w:sz w:val="26"/>
          <w:szCs w:val="26"/>
        </w:rPr>
        <w:lastRenderedPageBreak/>
        <w:t>Trong khi đó, phiên bản mất phí cung cấp thêm các chức năng nâng cao hơn như làm việc theo nhóm, tạo tài liệu API, giám sát chặt chẽ hơn…</w:t>
      </w:r>
      <w:r w:rsidR="00E05B49" w:rsidRPr="00C307BC">
        <w:rPr>
          <w:rFonts w:ascii="Times New Roman" w:eastAsia="Times New Roman" w:hAnsi="Times New Roman" w:cs="Times New Roman"/>
          <w:sz w:val="26"/>
          <w:szCs w:val="26"/>
        </w:rPr>
        <w:t xml:space="preserve"> </w:t>
      </w:r>
    </w:p>
    <w:p w14:paraId="73B2BA98" w14:textId="77777777" w:rsidR="00F72BA9" w:rsidRPr="00C307BC" w:rsidRDefault="0033126A" w:rsidP="00071A6D">
      <w:pPr>
        <w:pStyle w:val="NoSpacing"/>
        <w:keepNext/>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15DD3E77" wp14:editId="64220885">
            <wp:extent cx="2429155" cy="28479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37">
                      <a:extLst>
                        <a:ext uri="{28A0092B-C50C-407E-A947-70E740481C1C}">
                          <a14:useLocalDpi xmlns:a14="http://schemas.microsoft.com/office/drawing/2010/main" val="0"/>
                        </a:ext>
                      </a:extLst>
                    </a:blip>
                    <a:stretch>
                      <a:fillRect/>
                    </a:stretch>
                  </pic:blipFill>
                  <pic:spPr>
                    <a:xfrm>
                      <a:off x="0" y="0"/>
                      <a:ext cx="2437249" cy="2857464"/>
                    </a:xfrm>
                    <a:prstGeom prst="rect">
                      <a:avLst/>
                    </a:prstGeom>
                  </pic:spPr>
                </pic:pic>
              </a:graphicData>
            </a:graphic>
          </wp:inline>
        </w:drawing>
      </w:r>
    </w:p>
    <w:p w14:paraId="305DF6DA" w14:textId="08ADB029" w:rsidR="0033126A" w:rsidRPr="00071A6D" w:rsidRDefault="00F72BA9" w:rsidP="00071A6D">
      <w:pPr>
        <w:pStyle w:val="Caption"/>
        <w:jc w:val="center"/>
        <w:rPr>
          <w:rFonts w:ascii="Times New Roman" w:hAnsi="Times New Roman" w:cs="Times New Roman"/>
          <w:color w:val="auto"/>
          <w:sz w:val="26"/>
          <w:szCs w:val="26"/>
          <w:lang w:val="vi-VN"/>
        </w:rPr>
      </w:pPr>
      <w:bookmarkStart w:id="1466" w:name="_Ref513613388"/>
      <w:bookmarkStart w:id="1467" w:name="_Toc514445870"/>
      <w:r w:rsidRPr="00071A6D">
        <w:rPr>
          <w:rFonts w:ascii="Times New Roman" w:hAnsi="Times New Roman" w:cs="Times New Roman"/>
          <w:i w:val="0"/>
          <w:color w:val="auto"/>
          <w:sz w:val="26"/>
          <w:szCs w:val="26"/>
        </w:rPr>
        <w:t xml:space="preserve">Hình </w:t>
      </w:r>
      <w:ins w:id="146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46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70" w:author="Nguyen Toan" w:date="2018-05-18T22:41:00Z">
        <w:r w:rsidR="00871F8A">
          <w:rPr>
            <w:rFonts w:ascii="Times New Roman" w:hAnsi="Times New Roman" w:cs="Times New Roman"/>
            <w:i w:val="0"/>
            <w:noProof/>
            <w:color w:val="auto"/>
            <w:sz w:val="26"/>
            <w:szCs w:val="26"/>
          </w:rPr>
          <w:t>3</w:t>
        </w:r>
        <w:r w:rsidR="00871F8A">
          <w:rPr>
            <w:rFonts w:ascii="Times New Roman" w:hAnsi="Times New Roman" w:cs="Times New Roman"/>
            <w:i w:val="0"/>
            <w:color w:val="auto"/>
            <w:sz w:val="26"/>
            <w:szCs w:val="26"/>
          </w:rPr>
          <w:fldChar w:fldCharType="end"/>
        </w:r>
      </w:ins>
      <w:del w:id="147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del>
      <w:bookmarkEnd w:id="1466"/>
      <w:r w:rsidRPr="00071A6D">
        <w:rPr>
          <w:rFonts w:ascii="Times New Roman" w:hAnsi="Times New Roman" w:cs="Times New Roman"/>
          <w:i w:val="0"/>
          <w:color w:val="auto"/>
          <w:sz w:val="26"/>
          <w:szCs w:val="26"/>
        </w:rPr>
        <w:t>: Quản lý các lời gọi API</w:t>
      </w:r>
      <w:bookmarkEnd w:id="1467"/>
      <w:ins w:id="1472" w:author="Nguyen Toan" w:date="2018-05-18T22:43:00Z">
        <w:r w:rsidR="009F5F18">
          <w:rPr>
            <w:rFonts w:ascii="Times New Roman" w:hAnsi="Times New Roman" w:cs="Times New Roman"/>
            <w:i w:val="0"/>
            <w:color w:val="auto"/>
            <w:sz w:val="26"/>
            <w:szCs w:val="26"/>
          </w:rPr>
          <w:t xml:space="preserve"> theo nhóm</w:t>
        </w:r>
      </w:ins>
    </w:p>
    <w:p w14:paraId="6336DA50" w14:textId="4A621E1B" w:rsidR="00FA77FD" w:rsidRPr="00352725" w:rsidRDefault="00FA77FD">
      <w:pPr>
        <w:pStyle w:val="NoSpacing"/>
        <w:spacing w:before="120" w:after="120" w:line="276" w:lineRule="auto"/>
        <w:rPr>
          <w:ins w:id="1473" w:author="Nguyen Toan" w:date="2018-05-18T21:49:00Z"/>
          <w:rFonts w:ascii="Times New Roman" w:hAnsi="Times New Roman" w:cs="Times New Roman"/>
          <w:b/>
          <w:sz w:val="26"/>
          <w:szCs w:val="26"/>
          <w:rPrChange w:id="1474" w:author="Nguyen Toan" w:date="2018-05-18T21:50:00Z">
            <w:rPr>
              <w:ins w:id="1475" w:author="Nguyen Toan" w:date="2018-05-18T21:49:00Z"/>
              <w:rFonts w:ascii="Times New Roman" w:hAnsi="Times New Roman" w:cs="Times New Roman"/>
              <w:sz w:val="26"/>
              <w:szCs w:val="26"/>
              <w:lang w:val="vi-VN"/>
            </w:rPr>
          </w:rPrChange>
        </w:rPr>
        <w:pPrChange w:id="1476" w:author="Nguyen Toan" w:date="2018-05-18T22:00:00Z">
          <w:pPr>
            <w:pStyle w:val="NoSpacing"/>
            <w:spacing w:before="120" w:after="120" w:line="276" w:lineRule="auto"/>
            <w:ind w:firstLine="567"/>
            <w:jc w:val="both"/>
          </w:pPr>
        </w:pPrChange>
      </w:pPr>
      <w:ins w:id="1477" w:author="Nguyen Toan" w:date="2018-05-18T21:49:00Z">
        <w:r w:rsidRPr="00352725">
          <w:rPr>
            <w:rFonts w:ascii="Times New Roman" w:hAnsi="Times New Roman" w:cs="Times New Roman"/>
            <w:b/>
            <w:sz w:val="26"/>
            <w:szCs w:val="26"/>
            <w:rPrChange w:id="1478" w:author="Nguyen Toan" w:date="2018-05-18T21:50:00Z">
              <w:rPr>
                <w:rFonts w:ascii="Times New Roman" w:hAnsi="Times New Roman" w:cs="Times New Roman"/>
                <w:sz w:val="26"/>
                <w:szCs w:val="26"/>
                <w:lang w:val="vi-VN"/>
              </w:rPr>
            </w:rPrChange>
          </w:rPr>
          <w:t>SOAPUI</w:t>
        </w:r>
      </w:ins>
    </w:p>
    <w:p w14:paraId="0589DC98" w14:textId="36E845BD" w:rsidR="006E6A6C" w:rsidRPr="00C307BC" w:rsidRDefault="005A58A4" w:rsidP="00071A6D">
      <w:pPr>
        <w:pStyle w:val="NoSpacing"/>
        <w:spacing w:before="120" w:after="120" w:line="276" w:lineRule="auto"/>
        <w:ind w:firstLine="567"/>
        <w:jc w:val="both"/>
        <w:rPr>
          <w:rFonts w:ascii="Times New Roman" w:hAnsi="Times New Roman" w:cs="Times New Roman"/>
          <w:sz w:val="26"/>
          <w:szCs w:val="26"/>
          <w:lang w:val="vi-VN"/>
        </w:rPr>
      </w:pPr>
      <w:r w:rsidRPr="00C307BC">
        <w:rPr>
          <w:rFonts w:ascii="Times New Roman" w:hAnsi="Times New Roman" w:cs="Times New Roman"/>
          <w:sz w:val="26"/>
          <w:szCs w:val="26"/>
          <w:lang w:val="vi-VN"/>
        </w:rPr>
        <w:t xml:space="preserve">Ngoài Postman, </w:t>
      </w:r>
      <w:r w:rsidR="00900055" w:rsidRPr="00C307BC">
        <w:rPr>
          <w:rFonts w:ascii="Times New Roman" w:hAnsi="Times New Roman" w:cs="Times New Roman"/>
          <w:sz w:val="26"/>
          <w:szCs w:val="26"/>
          <w:lang w:val="vi-VN"/>
        </w:rPr>
        <w:t>SOAPUI</w:t>
      </w:r>
      <w:r w:rsidR="00270D16" w:rsidRPr="00C307B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0462440"/>
          <w:citation/>
        </w:sdtPr>
        <w:sdtContent>
          <w:r w:rsidR="00270D16" w:rsidRPr="00C307BC">
            <w:rPr>
              <w:rFonts w:ascii="Times New Roman" w:hAnsi="Times New Roman" w:cs="Times New Roman"/>
              <w:sz w:val="26"/>
              <w:szCs w:val="26"/>
              <w:lang w:val="vi-VN"/>
            </w:rPr>
            <w:fldChar w:fldCharType="begin"/>
          </w:r>
          <w:r w:rsidR="00270D16" w:rsidRPr="00C307BC">
            <w:rPr>
              <w:rFonts w:ascii="Times New Roman" w:hAnsi="Times New Roman" w:cs="Times New Roman"/>
              <w:sz w:val="26"/>
              <w:szCs w:val="26"/>
              <w:lang w:val="vi-VN"/>
            </w:rPr>
            <w:instrText xml:space="preserve"> CITATION Soa \l 1066 </w:instrText>
          </w:r>
          <w:r w:rsidR="00270D16" w:rsidRPr="00C307BC">
            <w:rPr>
              <w:rFonts w:ascii="Times New Roman" w:hAnsi="Times New Roman" w:cs="Times New Roman"/>
              <w:sz w:val="26"/>
              <w:szCs w:val="26"/>
              <w:lang w:val="vi-VN"/>
            </w:rPr>
            <w:fldChar w:fldCharType="separate"/>
          </w:r>
          <w:r w:rsidR="003137DA" w:rsidRPr="003137DA">
            <w:rPr>
              <w:rFonts w:ascii="Times New Roman" w:hAnsi="Times New Roman" w:cs="Times New Roman"/>
              <w:noProof/>
              <w:sz w:val="26"/>
              <w:szCs w:val="26"/>
              <w:lang w:val="vi-VN"/>
            </w:rPr>
            <w:t>[13]</w:t>
          </w:r>
          <w:r w:rsidR="00270D16" w:rsidRPr="00C307BC">
            <w:rPr>
              <w:rFonts w:ascii="Times New Roman" w:hAnsi="Times New Roman" w:cs="Times New Roman"/>
              <w:sz w:val="26"/>
              <w:szCs w:val="26"/>
              <w:lang w:val="vi-VN"/>
            </w:rPr>
            <w:fldChar w:fldCharType="end"/>
          </w:r>
        </w:sdtContent>
      </w:sdt>
      <w:r w:rsidR="00900055" w:rsidRPr="00C307BC">
        <w:rPr>
          <w:rFonts w:ascii="Times New Roman" w:hAnsi="Times New Roman" w:cs="Times New Roman"/>
          <w:sz w:val="26"/>
          <w:szCs w:val="26"/>
          <w:lang w:val="vi-VN"/>
        </w:rPr>
        <w:t xml:space="preserve"> cũng là công cụ hỗ trợ kiểm thử API được sử dụng phổ biến hiện nay. </w:t>
      </w:r>
      <w:r w:rsidR="00FF4AEE" w:rsidRPr="00C307BC">
        <w:rPr>
          <w:rFonts w:ascii="Times New Roman" w:hAnsi="Times New Roman" w:cs="Times New Roman"/>
          <w:sz w:val="26"/>
          <w:szCs w:val="26"/>
          <w:lang w:val="vi-VN"/>
        </w:rPr>
        <w:t>Đây là công cụ kiểm thử có nền tảng mã nguồn mở hàng đầu</w:t>
      </w:r>
      <w:r w:rsidR="00DF7559" w:rsidRPr="00C307BC">
        <w:rPr>
          <w:rFonts w:ascii="Times New Roman" w:hAnsi="Times New Roman" w:cs="Times New Roman"/>
          <w:sz w:val="26"/>
          <w:szCs w:val="26"/>
          <w:lang w:val="vi-VN"/>
        </w:rPr>
        <w:t xml:space="preserve"> cho phép kiểm thử viên thực hiện các loại kiểm thử như: kiểm thử chức năng, hồi quy, thử tải một cách tự động trên các Web API khác nhau.</w:t>
      </w:r>
      <w:r w:rsidR="0044091E" w:rsidRPr="00C307BC">
        <w:rPr>
          <w:rFonts w:ascii="Times New Roman" w:hAnsi="Times New Roman" w:cs="Times New Roman"/>
          <w:sz w:val="26"/>
          <w:szCs w:val="26"/>
          <w:lang w:val="vi-VN"/>
        </w:rPr>
        <w:t xml:space="preserve"> Hỗ trợ tất cả các giao thức chuẩn và công nghệ để kiểm </w:t>
      </w:r>
      <w:r w:rsidR="0044091E" w:rsidRPr="00071A6D">
        <w:rPr>
          <w:rFonts w:ascii="Times New Roman" w:hAnsi="Times New Roman" w:cs="Times New Roman"/>
          <w:sz w:val="26"/>
          <w:szCs w:val="26"/>
        </w:rPr>
        <w:t>thử</w:t>
      </w:r>
      <w:r w:rsidR="0044091E" w:rsidRPr="00C307BC">
        <w:rPr>
          <w:rFonts w:ascii="Times New Roman" w:hAnsi="Times New Roman" w:cs="Times New Roman"/>
          <w:sz w:val="26"/>
          <w:szCs w:val="26"/>
          <w:lang w:val="vi-VN"/>
        </w:rPr>
        <w:t xml:space="preserve"> các loại API</w:t>
      </w:r>
      <w:r w:rsidR="006041AD" w:rsidRPr="00C307BC">
        <w:rPr>
          <w:rFonts w:ascii="Times New Roman" w:hAnsi="Times New Roman" w:cs="Times New Roman"/>
          <w:sz w:val="26"/>
          <w:szCs w:val="26"/>
          <w:lang w:val="vi-VN"/>
        </w:rPr>
        <w:t xml:space="preserve">. Ngoài ra, </w:t>
      </w:r>
      <w:r w:rsidR="00B25FBC" w:rsidRPr="00C307BC">
        <w:rPr>
          <w:rFonts w:ascii="Times New Roman" w:hAnsi="Times New Roman" w:cs="Times New Roman"/>
          <w:sz w:val="26"/>
          <w:szCs w:val="26"/>
          <w:lang w:val="vi-VN"/>
        </w:rPr>
        <w:t xml:space="preserve">SOAPUI cung cấp giao diện đồ hoạ để người dùng không </w:t>
      </w:r>
      <w:r w:rsidR="00DA2013" w:rsidRPr="00C307BC">
        <w:rPr>
          <w:rFonts w:ascii="Times New Roman" w:hAnsi="Times New Roman" w:cs="Times New Roman"/>
          <w:sz w:val="26"/>
          <w:szCs w:val="26"/>
          <w:lang w:val="vi-VN"/>
        </w:rPr>
        <w:t>chuyên</w:t>
      </w:r>
      <w:r w:rsidR="00B25FBC" w:rsidRPr="00C307BC">
        <w:rPr>
          <w:rFonts w:ascii="Times New Roman" w:hAnsi="Times New Roman" w:cs="Times New Roman"/>
          <w:sz w:val="26"/>
          <w:szCs w:val="26"/>
          <w:lang w:val="vi-VN"/>
        </w:rPr>
        <w:t xml:space="preserve"> dễ dàng tương tác</w:t>
      </w:r>
      <w:r w:rsidR="008B2252" w:rsidRPr="00C307BC">
        <w:rPr>
          <w:rFonts w:ascii="Times New Roman" w:hAnsi="Times New Roman" w:cs="Times New Roman"/>
          <w:sz w:val="26"/>
          <w:szCs w:val="26"/>
          <w:lang w:val="en-US"/>
        </w:rPr>
        <w:t xml:space="preserve"> (</w:t>
      </w:r>
      <w:r w:rsidR="008B2252" w:rsidRPr="00C307BC">
        <w:rPr>
          <w:rFonts w:ascii="Times New Roman" w:hAnsi="Times New Roman" w:cs="Times New Roman"/>
          <w:sz w:val="26"/>
          <w:szCs w:val="26"/>
          <w:lang w:val="en-US"/>
        </w:rPr>
        <w:fldChar w:fldCharType="begin"/>
      </w:r>
      <w:r w:rsidR="008B2252" w:rsidRPr="00C307BC">
        <w:rPr>
          <w:rFonts w:ascii="Times New Roman" w:hAnsi="Times New Roman" w:cs="Times New Roman"/>
          <w:sz w:val="26"/>
          <w:szCs w:val="26"/>
          <w:lang w:val="en-US"/>
        </w:rPr>
        <w:instrText xml:space="preserve"> REF _Ref513613454 \h </w:instrText>
      </w:r>
      <w:r w:rsidR="00C307BC" w:rsidRPr="00C307BC">
        <w:rPr>
          <w:rFonts w:ascii="Times New Roman" w:hAnsi="Times New Roman" w:cs="Times New Roman"/>
          <w:sz w:val="26"/>
          <w:szCs w:val="26"/>
          <w:lang w:val="en-US"/>
        </w:rPr>
        <w:instrText xml:space="preserve"> \* MERGEFORMAT </w:instrText>
      </w:r>
      <w:r w:rsidR="008B2252" w:rsidRPr="00C307BC">
        <w:rPr>
          <w:rFonts w:ascii="Times New Roman" w:hAnsi="Times New Roman" w:cs="Times New Roman"/>
          <w:sz w:val="26"/>
          <w:szCs w:val="26"/>
          <w:lang w:val="en-US"/>
        </w:rPr>
      </w:r>
      <w:r w:rsidR="008B2252" w:rsidRPr="00C307BC">
        <w:rPr>
          <w:rFonts w:ascii="Times New Roman" w:hAnsi="Times New Roman" w:cs="Times New Roman"/>
          <w:sz w:val="26"/>
          <w:szCs w:val="26"/>
          <w:lang w:val="en-US"/>
        </w:rPr>
        <w:fldChar w:fldCharType="separate"/>
      </w:r>
      <w:ins w:id="1479" w:author="Nguyen Toan" w:date="2018-05-18T22:39:00Z">
        <w:r w:rsidR="00896230" w:rsidRPr="00180F1D">
          <w:rPr>
            <w:rFonts w:ascii="Times New Roman" w:hAnsi="Times New Roman" w:cs="Times New Roman"/>
            <w:i/>
            <w:iCs/>
            <w:color w:val="auto"/>
            <w:sz w:val="26"/>
            <w:szCs w:val="26"/>
          </w:rPr>
          <w:t xml:space="preserve">Hình </w:t>
        </w:r>
        <w:r w:rsidR="00896230">
          <w:rPr>
            <w:rFonts w:ascii="Times New Roman" w:hAnsi="Times New Roman" w:cs="Times New Roman"/>
            <w:i/>
            <w:noProof/>
            <w:color w:val="auto"/>
            <w:sz w:val="26"/>
            <w:szCs w:val="26"/>
          </w:rPr>
          <w:t>2</w:t>
        </w:r>
        <w:r w:rsidR="00896230" w:rsidRPr="00C307BC">
          <w:rPr>
            <w:rFonts w:ascii="Times New Roman" w:hAnsi="Times New Roman" w:cs="Times New Roman"/>
            <w:i/>
            <w:noProof/>
            <w:color w:val="auto"/>
            <w:sz w:val="26"/>
            <w:szCs w:val="26"/>
          </w:rPr>
          <w:t>.</w:t>
        </w:r>
        <w:r w:rsidR="00896230">
          <w:rPr>
            <w:rFonts w:ascii="Times New Roman" w:hAnsi="Times New Roman" w:cs="Times New Roman"/>
            <w:i/>
            <w:noProof/>
            <w:color w:val="auto"/>
            <w:sz w:val="26"/>
            <w:szCs w:val="26"/>
          </w:rPr>
          <w:t>4</w:t>
        </w:r>
      </w:ins>
      <w:del w:id="1480" w:author="Nguyen Toan" w:date="2018-05-18T21:03:00Z">
        <w:r w:rsidR="009C452F" w:rsidRPr="00071A6D" w:rsidDel="0019161E">
          <w:rPr>
            <w:rFonts w:ascii="Times New Roman" w:hAnsi="Times New Roman" w:cs="Times New Roman"/>
            <w:i/>
            <w:iCs/>
            <w:color w:val="auto"/>
            <w:sz w:val="26"/>
            <w:szCs w:val="26"/>
          </w:rPr>
          <w:delText xml:space="preserve">Hình </w:delText>
        </w:r>
        <w:r w:rsidR="009C452F" w:rsidDel="0019161E">
          <w:rPr>
            <w:rFonts w:ascii="Times New Roman" w:hAnsi="Times New Roman" w:cs="Times New Roman"/>
            <w:i/>
            <w:noProof/>
            <w:color w:val="auto"/>
            <w:sz w:val="26"/>
            <w:szCs w:val="26"/>
          </w:rPr>
          <w:delText>2</w:delText>
        </w:r>
        <w:r w:rsidR="009C452F" w:rsidRPr="00C307BC" w:rsidDel="0019161E">
          <w:rPr>
            <w:rFonts w:ascii="Times New Roman" w:hAnsi="Times New Roman" w:cs="Times New Roman"/>
            <w:i/>
            <w:noProof/>
            <w:color w:val="auto"/>
            <w:sz w:val="26"/>
            <w:szCs w:val="26"/>
          </w:rPr>
          <w:delText>.</w:delText>
        </w:r>
        <w:r w:rsidR="009C452F" w:rsidDel="0019161E">
          <w:rPr>
            <w:rFonts w:ascii="Times New Roman" w:hAnsi="Times New Roman" w:cs="Times New Roman"/>
            <w:i/>
            <w:noProof/>
            <w:color w:val="auto"/>
            <w:sz w:val="26"/>
            <w:szCs w:val="26"/>
          </w:rPr>
          <w:delText>4</w:delText>
        </w:r>
      </w:del>
      <w:r w:rsidR="008B2252" w:rsidRPr="00C307BC">
        <w:rPr>
          <w:rFonts w:ascii="Times New Roman" w:hAnsi="Times New Roman" w:cs="Times New Roman"/>
          <w:sz w:val="26"/>
          <w:szCs w:val="26"/>
          <w:lang w:val="en-US"/>
        </w:rPr>
        <w:fldChar w:fldCharType="end"/>
      </w:r>
      <w:r w:rsidR="008B2252" w:rsidRPr="00C307BC">
        <w:rPr>
          <w:rFonts w:ascii="Times New Roman" w:hAnsi="Times New Roman" w:cs="Times New Roman"/>
          <w:sz w:val="26"/>
          <w:szCs w:val="26"/>
          <w:lang w:val="en-US"/>
        </w:rPr>
        <w:t>)</w:t>
      </w:r>
      <w:r w:rsidR="00EB18CD" w:rsidRPr="00C307BC">
        <w:rPr>
          <w:rFonts w:ascii="Times New Roman" w:hAnsi="Times New Roman" w:cs="Times New Roman"/>
          <w:sz w:val="26"/>
          <w:szCs w:val="26"/>
          <w:lang w:val="vi-VN"/>
        </w:rPr>
        <w:t>.</w:t>
      </w:r>
      <w:r w:rsidR="00EB5376" w:rsidRPr="00C307BC">
        <w:rPr>
          <w:rFonts w:ascii="Times New Roman" w:hAnsi="Times New Roman" w:cs="Times New Roman"/>
          <w:sz w:val="26"/>
          <w:szCs w:val="26"/>
          <w:lang w:val="vi-VN"/>
        </w:rPr>
        <w:t xml:space="preserve"> </w:t>
      </w:r>
    </w:p>
    <w:p w14:paraId="35146170" w14:textId="77777777" w:rsidR="00E97E8C" w:rsidRPr="00C307BC" w:rsidRDefault="00C05232" w:rsidP="00071A6D">
      <w:pPr>
        <w:pStyle w:val="NoSpacing"/>
        <w:keepNext/>
        <w:ind w:firstLine="357"/>
        <w:jc w:val="center"/>
        <w:rPr>
          <w:rFonts w:ascii="Times New Roman" w:hAnsi="Times New Roman" w:cs="Times New Roman"/>
          <w:sz w:val="26"/>
          <w:szCs w:val="26"/>
        </w:rPr>
      </w:pPr>
      <w:r w:rsidRPr="00071A6D">
        <w:rPr>
          <w:rFonts w:ascii="Times New Roman" w:hAnsi="Times New Roman" w:cs="Times New Roman"/>
          <w:noProof/>
          <w:sz w:val="26"/>
          <w:szCs w:val="26"/>
          <w:lang w:val="en-US"/>
        </w:rPr>
        <w:drawing>
          <wp:inline distT="0" distB="0" distL="0" distR="0" wp14:anchorId="65C5C41E" wp14:editId="208A7361">
            <wp:extent cx="5128428" cy="1678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38">
                      <a:extLst>
                        <a:ext uri="{28A0092B-C50C-407E-A947-70E740481C1C}">
                          <a14:useLocalDpi xmlns:a14="http://schemas.microsoft.com/office/drawing/2010/main" val="0"/>
                        </a:ext>
                      </a:extLst>
                    </a:blip>
                    <a:stretch>
                      <a:fillRect/>
                    </a:stretch>
                  </pic:blipFill>
                  <pic:spPr>
                    <a:xfrm>
                      <a:off x="0" y="0"/>
                      <a:ext cx="5130361" cy="1679573"/>
                    </a:xfrm>
                    <a:prstGeom prst="rect">
                      <a:avLst/>
                    </a:prstGeom>
                  </pic:spPr>
                </pic:pic>
              </a:graphicData>
            </a:graphic>
          </wp:inline>
        </w:drawing>
      </w:r>
    </w:p>
    <w:p w14:paraId="7EA825B5" w14:textId="7707F900" w:rsidR="00C05232" w:rsidRPr="00071A6D" w:rsidRDefault="00E97E8C" w:rsidP="00071A6D">
      <w:pPr>
        <w:pStyle w:val="Caption"/>
        <w:jc w:val="center"/>
        <w:rPr>
          <w:rFonts w:ascii="Times New Roman" w:hAnsi="Times New Roman" w:cs="Times New Roman"/>
          <w:color w:val="auto"/>
          <w:sz w:val="26"/>
          <w:szCs w:val="26"/>
          <w:lang w:val="vi-VN"/>
        </w:rPr>
      </w:pPr>
      <w:bookmarkStart w:id="1481" w:name="_Ref513613454"/>
      <w:bookmarkStart w:id="1482" w:name="_Toc514445871"/>
      <w:r w:rsidRPr="00071A6D">
        <w:rPr>
          <w:rFonts w:ascii="Times New Roman" w:hAnsi="Times New Roman" w:cs="Times New Roman"/>
          <w:i w:val="0"/>
          <w:color w:val="auto"/>
          <w:sz w:val="26"/>
          <w:szCs w:val="26"/>
        </w:rPr>
        <w:t xml:space="preserve">Hình </w:t>
      </w:r>
      <w:ins w:id="1483"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484"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485" w:author="Nguyen Toan" w:date="2018-05-18T22:41:00Z">
        <w:r w:rsidR="00871F8A">
          <w:rPr>
            <w:rFonts w:ascii="Times New Roman" w:hAnsi="Times New Roman" w:cs="Times New Roman"/>
            <w:i w:val="0"/>
            <w:noProof/>
            <w:color w:val="auto"/>
            <w:sz w:val="26"/>
            <w:szCs w:val="26"/>
          </w:rPr>
          <w:t>4</w:t>
        </w:r>
        <w:r w:rsidR="00871F8A">
          <w:rPr>
            <w:rFonts w:ascii="Times New Roman" w:hAnsi="Times New Roman" w:cs="Times New Roman"/>
            <w:i w:val="0"/>
            <w:color w:val="auto"/>
            <w:sz w:val="26"/>
            <w:szCs w:val="26"/>
          </w:rPr>
          <w:fldChar w:fldCharType="end"/>
        </w:r>
      </w:ins>
      <w:del w:id="1486"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del>
      <w:bookmarkEnd w:id="1481"/>
      <w:r w:rsidRPr="00071A6D">
        <w:rPr>
          <w:rFonts w:ascii="Times New Roman" w:hAnsi="Times New Roman" w:cs="Times New Roman"/>
          <w:i w:val="0"/>
          <w:color w:val="auto"/>
          <w:sz w:val="26"/>
          <w:szCs w:val="26"/>
        </w:rPr>
        <w:t>: Lời gọi API trên SOAPUI</w:t>
      </w:r>
      <w:bookmarkEnd w:id="1482"/>
    </w:p>
    <w:p w14:paraId="414C02AD" w14:textId="7F5254E5" w:rsidR="00D71FC2" w:rsidRPr="00071A6D" w:rsidRDefault="00D71FC2" w:rsidP="00071A6D">
      <w:pPr>
        <w:pStyle w:val="NoSpacing"/>
        <w:spacing w:before="120" w:after="120" w:line="276" w:lineRule="auto"/>
        <w:ind w:firstLine="567"/>
        <w:jc w:val="both"/>
        <w:rPr>
          <w:rFonts w:ascii="Times New Roman" w:hAnsi="Times New Roman" w:cs="Times New Roman"/>
          <w:sz w:val="26"/>
          <w:szCs w:val="26"/>
        </w:rPr>
      </w:pPr>
      <w:r w:rsidRPr="00C307BC">
        <w:rPr>
          <w:rFonts w:ascii="Times New Roman" w:hAnsi="Times New Roman" w:cs="Times New Roman"/>
          <w:sz w:val="26"/>
          <w:szCs w:val="26"/>
          <w:lang w:val="vi-VN"/>
        </w:rPr>
        <w:t>SOAPUI có thể tích hợp được với nhiều công cụ phổ biến như Apache Maven, HUDSON, JUnit, Apache Ant</w:t>
      </w:r>
      <w:r w:rsidR="00D23625" w:rsidRPr="00C307BC">
        <w:rPr>
          <w:rFonts w:ascii="Times New Roman" w:hAnsi="Times New Roman" w:cs="Times New Roman"/>
          <w:sz w:val="26"/>
          <w:szCs w:val="26"/>
          <w:lang w:val="vi-VN"/>
        </w:rPr>
        <w:t xml:space="preserve">… SOAPUI cung cấp hai phiên bản, một phiên bản miễn phí và một phiên bản trả phí. Phiên bản miễn phí đáp ứng hầu hết các yêu cầu </w:t>
      </w:r>
      <w:r w:rsidR="00E10F00" w:rsidRPr="00C307BC">
        <w:rPr>
          <w:rFonts w:ascii="Times New Roman" w:hAnsi="Times New Roman" w:cs="Times New Roman"/>
          <w:sz w:val="26"/>
          <w:szCs w:val="26"/>
          <w:lang w:val="vi-VN"/>
        </w:rPr>
        <w:t xml:space="preserve">của lập trình </w:t>
      </w:r>
      <w:r w:rsidR="00E10F00" w:rsidRPr="00071A6D">
        <w:rPr>
          <w:rFonts w:ascii="Times New Roman" w:hAnsi="Times New Roman" w:cs="Times New Roman"/>
          <w:sz w:val="26"/>
          <w:szCs w:val="26"/>
        </w:rPr>
        <w:t xml:space="preserve">viên về </w:t>
      </w:r>
      <w:r w:rsidR="00734924" w:rsidRPr="00071A6D">
        <w:rPr>
          <w:rFonts w:ascii="Times New Roman" w:hAnsi="Times New Roman" w:cs="Times New Roman"/>
          <w:sz w:val="26"/>
          <w:szCs w:val="26"/>
        </w:rPr>
        <w:t>các giao thức kết nối, việc</w:t>
      </w:r>
      <w:r w:rsidR="00E10F00" w:rsidRPr="00071A6D">
        <w:rPr>
          <w:rFonts w:ascii="Times New Roman" w:hAnsi="Times New Roman" w:cs="Times New Roman"/>
          <w:sz w:val="26"/>
          <w:szCs w:val="26"/>
        </w:rPr>
        <w:t xml:space="preserve"> chạy tự động và quản lý các ca kiểm thử.</w:t>
      </w:r>
      <w:r w:rsidR="00A33005" w:rsidRPr="00071A6D">
        <w:rPr>
          <w:rFonts w:ascii="Times New Roman" w:hAnsi="Times New Roman" w:cs="Times New Roman"/>
          <w:sz w:val="26"/>
          <w:szCs w:val="26"/>
        </w:rPr>
        <w:t xml:space="preserve"> Phiên bản mất phí cung cấp thêm chức năng tạo báo cáo cho các ca kiểm thử đã chạy. </w:t>
      </w:r>
    </w:p>
    <w:p w14:paraId="4CEF4222" w14:textId="1413F922" w:rsidR="004372AB" w:rsidRPr="004D3814" w:rsidRDefault="00A33005">
      <w:pPr>
        <w:pStyle w:val="NoSpacing"/>
        <w:spacing w:before="120" w:after="120" w:line="276" w:lineRule="auto"/>
        <w:ind w:firstLine="567"/>
        <w:jc w:val="both"/>
        <w:rPr>
          <w:ins w:id="1487" w:author="Nguyen Toan" w:date="2018-05-18T20:27:00Z"/>
          <w:rFonts w:ascii="Times New Roman" w:eastAsia="Times New Roman" w:hAnsi="Times New Roman" w:cs="Times New Roman"/>
          <w:b/>
          <w:sz w:val="26"/>
          <w:szCs w:val="26"/>
          <w:lang w:val="en-US"/>
          <w:rPrChange w:id="1488" w:author="Nguyen Toan" w:date="2018-05-18T21:49:00Z">
            <w:rPr>
              <w:ins w:id="1489" w:author="Nguyen Toan" w:date="2018-05-18T20:27:00Z"/>
              <w:rFonts w:ascii="Times New Roman" w:eastAsia="Times New Roman" w:hAnsi="Times New Roman" w:cs="Times New Roman"/>
              <w:b/>
              <w:sz w:val="26"/>
              <w:szCs w:val="26"/>
            </w:rPr>
          </w:rPrChange>
        </w:rPr>
        <w:pPrChange w:id="1490" w:author="Nguyen Toan" w:date="2018-05-18T21:49:00Z">
          <w:pPr>
            <w:pStyle w:val="ListParagraph"/>
            <w:numPr>
              <w:ilvl w:val="1"/>
              <w:numId w:val="5"/>
            </w:numPr>
            <w:spacing w:before="240" w:after="120" w:line="288" w:lineRule="auto"/>
            <w:ind w:left="1080" w:hanging="720"/>
            <w:contextualSpacing w:val="0"/>
            <w:outlineLvl w:val="1"/>
          </w:pPr>
        </w:pPrChange>
      </w:pPr>
      <w:r w:rsidRPr="00071A6D">
        <w:rPr>
          <w:rFonts w:ascii="Times New Roman" w:hAnsi="Times New Roman" w:cs="Times New Roman"/>
          <w:sz w:val="26"/>
          <w:szCs w:val="26"/>
        </w:rPr>
        <w:lastRenderedPageBreak/>
        <w:t xml:space="preserve">Như vậy, có thể thấy, trong khi Postman thuần tuý chỉ là cung cấp khả năng thực hiện các lời gọi đến các API của ứng dung, thì SoapUI là công cụ nâng cao hơn tập trung vào </w:t>
      </w:r>
      <w:r w:rsidR="00BF6451" w:rsidRPr="00071A6D">
        <w:rPr>
          <w:rFonts w:ascii="Times New Roman" w:hAnsi="Times New Roman" w:cs="Times New Roman"/>
          <w:sz w:val="26"/>
          <w:szCs w:val="26"/>
        </w:rPr>
        <w:t>tạo các ca kiểm thử</w:t>
      </w:r>
      <w:r w:rsidR="00BF6451" w:rsidRPr="00C307BC">
        <w:rPr>
          <w:rFonts w:ascii="Times New Roman" w:hAnsi="Times New Roman" w:cs="Times New Roman"/>
          <w:sz w:val="26"/>
          <w:szCs w:val="26"/>
          <w:lang w:val="vi-VN"/>
        </w:rPr>
        <w:t>, tích hợp với các công cụ hỗ trợ khác</w:t>
      </w:r>
      <w:r w:rsidR="00F715B4" w:rsidRPr="00C307BC">
        <w:rPr>
          <w:rFonts w:ascii="Times New Roman" w:hAnsi="Times New Roman" w:cs="Times New Roman"/>
          <w:sz w:val="26"/>
          <w:szCs w:val="26"/>
          <w:lang w:val="vi-VN"/>
        </w:rPr>
        <w:t>. Tuy nhiên tính năng xuất báo cáo các ca kiểm thử đã chạy lại ở phiên bản mất phí và công cụ này chưa có khả năng tự sinh ca kiểm thử.</w:t>
      </w:r>
      <w:ins w:id="1491" w:author="Nguyen Toan" w:date="2018-05-18T21:49:00Z">
        <w:r w:rsidR="004D3814">
          <w:rPr>
            <w:rFonts w:ascii="Times New Roman" w:hAnsi="Times New Roman" w:cs="Times New Roman"/>
            <w:sz w:val="26"/>
            <w:szCs w:val="26"/>
            <w:lang w:val="en-US"/>
          </w:rPr>
          <w:t xml:space="preserve"> </w:t>
        </w:r>
      </w:ins>
    </w:p>
    <w:p w14:paraId="11C8FD0D" w14:textId="77777777" w:rsidR="004372AB" w:rsidRPr="005D0D85" w:rsidRDefault="004372AB">
      <w:pPr>
        <w:pStyle w:val="NoSpacing"/>
        <w:spacing w:before="120" w:after="120" w:line="276" w:lineRule="auto"/>
        <w:rPr>
          <w:ins w:id="1492" w:author="Nguyen Toan" w:date="2018-05-18T20:27:00Z"/>
          <w:rFonts w:ascii="Times New Roman" w:eastAsia="Times New Roman" w:hAnsi="Times New Roman" w:cs="Times New Roman"/>
          <w:b/>
          <w:sz w:val="26"/>
          <w:szCs w:val="26"/>
        </w:rPr>
        <w:pPrChange w:id="1493" w:author="Nguyen Toan" w:date="2018-05-18T22:00:00Z">
          <w:pPr>
            <w:pStyle w:val="ListParagraph"/>
            <w:numPr>
              <w:ilvl w:val="2"/>
              <w:numId w:val="5"/>
            </w:numPr>
            <w:spacing w:before="240" w:after="120" w:line="288" w:lineRule="auto"/>
            <w:ind w:left="1440" w:hanging="720"/>
            <w:contextualSpacing w:val="0"/>
            <w:outlineLvl w:val="2"/>
          </w:pPr>
        </w:pPrChange>
      </w:pPr>
      <w:ins w:id="1494" w:author="Nguyen Toan" w:date="2018-05-18T20:27:00Z">
        <w:r w:rsidRPr="005D0D85">
          <w:rPr>
            <w:rFonts w:ascii="Times New Roman" w:hAnsi="Times New Roman" w:cs="Times New Roman"/>
            <w:b/>
            <w:sz w:val="26"/>
            <w:szCs w:val="26"/>
            <w:rPrChange w:id="1495" w:author="Nguyen Toan" w:date="2018-05-18T21:50:00Z">
              <w:rPr>
                <w:rFonts w:ascii="Times New Roman" w:eastAsia="Times New Roman" w:hAnsi="Times New Roman" w:cs="Times New Roman"/>
                <w:b/>
                <w:sz w:val="26"/>
                <w:szCs w:val="26"/>
              </w:rPr>
            </w:rPrChange>
          </w:rPr>
          <w:t>JUnit</w:t>
        </w:r>
      </w:ins>
    </w:p>
    <w:p w14:paraId="66A0A85F" w14:textId="7A51B14F" w:rsidR="004372AB" w:rsidRPr="00C307BC" w:rsidRDefault="004372AB" w:rsidP="004372AB">
      <w:pPr>
        <w:spacing w:after="120" w:line="288" w:lineRule="auto"/>
        <w:ind w:firstLine="567"/>
        <w:jc w:val="both"/>
        <w:rPr>
          <w:ins w:id="1496" w:author="Nguyen Toan" w:date="2018-05-18T20:27:00Z"/>
          <w:rFonts w:eastAsia="Times New Roman"/>
          <w:sz w:val="26"/>
          <w:szCs w:val="26"/>
        </w:rPr>
      </w:pPr>
      <w:ins w:id="1497" w:author="Nguyen Toan" w:date="2018-05-18T20:27:00Z">
        <w:r w:rsidRPr="00C307BC">
          <w:rPr>
            <w:sz w:val="26"/>
            <w:szCs w:val="26"/>
          </w:rPr>
          <w:t>JUnit</w:t>
        </w:r>
        <w:r w:rsidRPr="00C307BC">
          <w:rPr>
            <w:rFonts w:eastAsia="Times New Roman"/>
            <w:sz w:val="26"/>
            <w:szCs w:val="26"/>
          </w:rPr>
          <w:t xml:space="preserve"> là một bộ thư viện mã nguồn mở được sinh ra nhằm hỗ trợ việc viết và chạy các mã nguồn kiểm thử trên ngôn ngữ Java. Được phát triển đầu tiên bởi Erich Gamma và Kent Beck, JUnit là một bước tiến hóa quan trọng của phát triển hướng kiểm thử (Test Driven Development). JUnit cung cấp cả giao diện đồ họa và giao diện dòng lệnh giúp việc viết mã nguồn kiểm thử dễ dàng hơn. Lập trình viên có thể dùng JUnit để xây dựng tích lũy các bộ kiểm thử để đo lường tiến độ và phát hiện các ảnh hưởng không mong muốn. Các bộ kiểm thử có thể chạy được liên tục và cung cấp kết quả luôn tại màn hình. </w:t>
        </w:r>
        <w:r w:rsidRPr="00C307BC">
          <w:rPr>
            <w:rFonts w:eastAsia="Times New Roman"/>
            <w:sz w:val="26"/>
            <w:szCs w:val="26"/>
          </w:rPr>
          <w:fldChar w:fldCharType="begin"/>
        </w:r>
        <w:r w:rsidRPr="00C307BC">
          <w:rPr>
            <w:rFonts w:eastAsia="Times New Roman"/>
            <w:sz w:val="26"/>
            <w:szCs w:val="26"/>
          </w:rPr>
          <w:instrText xml:space="preserve"> REF _Ref514155949 \h  \* MERGEFORMAT </w:instrText>
        </w:r>
      </w:ins>
      <w:r w:rsidRPr="00C307BC">
        <w:rPr>
          <w:rFonts w:eastAsia="Times New Roman"/>
          <w:sz w:val="26"/>
          <w:szCs w:val="26"/>
        </w:rPr>
      </w:r>
      <w:ins w:id="1498" w:author="Nguyen Toan" w:date="2018-05-18T20:27:00Z">
        <w:r w:rsidRPr="00C307BC">
          <w:rPr>
            <w:rFonts w:eastAsia="Times New Roman"/>
            <w:sz w:val="26"/>
            <w:szCs w:val="26"/>
          </w:rPr>
          <w:fldChar w:fldCharType="end"/>
        </w:r>
        <w:r w:rsidR="003037B8">
          <w:rPr>
            <w:rFonts w:eastAsia="Times New Roman"/>
            <w:sz w:val="26"/>
            <w:szCs w:val="26"/>
          </w:rPr>
          <w:t xml:space="preserve"> mô tả kiến trúc của JUnit.</w:t>
        </w:r>
      </w:ins>
    </w:p>
    <w:p w14:paraId="3C683DBF" w14:textId="4C796C54" w:rsidR="004372AB" w:rsidRPr="00C307BC" w:rsidRDefault="004372AB" w:rsidP="004372AB">
      <w:pPr>
        <w:spacing w:after="120" w:line="288" w:lineRule="auto"/>
        <w:ind w:firstLine="567"/>
        <w:jc w:val="both"/>
        <w:rPr>
          <w:ins w:id="1499" w:author="Nguyen Toan" w:date="2018-05-18T20:27:00Z"/>
          <w:rFonts w:eastAsia="Times New Roman"/>
          <w:sz w:val="26"/>
          <w:szCs w:val="26"/>
        </w:rPr>
      </w:pPr>
      <w:ins w:id="1500" w:author="Nguyen Toan" w:date="2018-05-18T20:27:00Z">
        <w:r w:rsidRPr="00C307BC">
          <w:rPr>
            <w:rFonts w:eastAsia="Times New Roman"/>
            <w:sz w:val="26"/>
            <w:szCs w:val="26"/>
          </w:rPr>
          <w:t xml:space="preserve">JUnit cung cấp các chú thích hỗ trợ việc </w:t>
        </w:r>
        <w:r w:rsidR="00323874">
          <w:rPr>
            <w:rFonts w:eastAsia="Times New Roman"/>
            <w:sz w:val="26"/>
            <w:szCs w:val="26"/>
          </w:rPr>
          <w:t xml:space="preserve">kiểm thử, một số chú thích </w:t>
        </w:r>
        <w:r w:rsidRPr="00C307BC">
          <w:rPr>
            <w:rFonts w:eastAsia="Times New Roman"/>
            <w:sz w:val="26"/>
            <w:szCs w:val="26"/>
          </w:rPr>
          <w:t xml:space="preserve">hay sử dụng bao gồm: Before, After, BeforeClass, AfterClass, Ignore, RunWith, Test. </w:t>
        </w:r>
      </w:ins>
      <w:ins w:id="1501" w:author="Nguyen Toan" w:date="2018-05-18T20:59:00Z">
        <w:r w:rsidR="00423E09">
          <w:rPr>
            <w:rFonts w:eastAsia="Times New Roman"/>
            <w:sz w:val="26"/>
            <w:szCs w:val="26"/>
          </w:rPr>
          <w:t>Ngoài ra,</w:t>
        </w:r>
        <w:r w:rsidR="00FA6A11">
          <w:rPr>
            <w:rFonts w:eastAsia="Times New Roman"/>
            <w:sz w:val="26"/>
            <w:szCs w:val="26"/>
          </w:rPr>
          <w:t xml:space="preserve"> </w:t>
        </w:r>
      </w:ins>
      <w:ins w:id="1502" w:author="Nguyen Toan" w:date="2018-05-18T20:27:00Z">
        <w:r w:rsidRPr="00C307BC">
          <w:rPr>
            <w:rFonts w:eastAsia="Times New Roman"/>
            <w:sz w:val="26"/>
            <w:szCs w:val="26"/>
          </w:rPr>
          <w:t>JUnit cũng cung cấp các lớp hỗ trợ cơ bản như Assert,</w:t>
        </w:r>
        <w:r w:rsidRPr="00C307BC">
          <w:rPr>
            <w:sz w:val="26"/>
            <w:szCs w:val="26"/>
          </w:rPr>
          <w:t xml:space="preserve"> </w:t>
        </w:r>
        <w:r w:rsidRPr="00C307BC">
          <w:rPr>
            <w:rFonts w:eastAsia="Times New Roman"/>
            <w:sz w:val="26"/>
            <w:szCs w:val="26"/>
          </w:rPr>
          <w:t>TestCase, TestResult, TestSuite.</w:t>
        </w:r>
      </w:ins>
    </w:p>
    <w:p w14:paraId="06159E2F" w14:textId="77777777" w:rsidR="004372AB" w:rsidRDefault="004372AB" w:rsidP="004372AB">
      <w:pPr>
        <w:spacing w:after="120" w:line="288" w:lineRule="auto"/>
        <w:ind w:firstLine="567"/>
        <w:jc w:val="both"/>
        <w:rPr>
          <w:ins w:id="1503" w:author="Nguyen Toan" w:date="2018-05-18T20:59:00Z"/>
          <w:rFonts w:eastAsia="Times New Roman"/>
          <w:sz w:val="26"/>
          <w:szCs w:val="26"/>
        </w:rPr>
      </w:pPr>
      <w:ins w:id="1504" w:author="Nguyen Toan" w:date="2018-05-18T20:27:00Z">
        <w:r w:rsidRPr="00C307BC">
          <w:rPr>
            <w:rFonts w:eastAsia="Times New Roman"/>
            <w:sz w:val="26"/>
            <w:szCs w:val="26"/>
          </w:rPr>
          <w: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 so sánh hai mảng dữ liệu.</w:t>
        </w:r>
      </w:ins>
    </w:p>
    <w:p w14:paraId="74071FE5" w14:textId="77777777" w:rsidR="006404B2" w:rsidRPr="00C307BC" w:rsidRDefault="006404B2" w:rsidP="006404B2">
      <w:pPr>
        <w:spacing w:after="120" w:line="288" w:lineRule="auto"/>
        <w:ind w:firstLine="567"/>
        <w:jc w:val="both"/>
        <w:rPr>
          <w:ins w:id="1505" w:author="Nguyen Toan" w:date="2018-05-18T20:59:00Z"/>
          <w:rFonts w:eastAsia="Times New Roman"/>
          <w:sz w:val="26"/>
          <w:szCs w:val="26"/>
        </w:rPr>
      </w:pPr>
      <w:ins w:id="1506" w:author="Nguyen Toan" w:date="2018-05-18T20:59:00Z">
        <w:r w:rsidRPr="00C307BC">
          <w:rPr>
            <w:rFonts w:eastAsia="Times New Roman"/>
            <w:sz w:val="26"/>
            <w:szCs w:val="26"/>
          </w:rPr>
          <w:t>TestCase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t>
        </w:r>
      </w:ins>
    </w:p>
    <w:p w14:paraId="66D0D1A2" w14:textId="40620114" w:rsidR="006404B2" w:rsidRPr="00C307BC" w:rsidRDefault="00F619A7" w:rsidP="0019161E">
      <w:pPr>
        <w:spacing w:after="120" w:line="288" w:lineRule="auto"/>
        <w:ind w:firstLine="567"/>
        <w:jc w:val="both"/>
        <w:rPr>
          <w:ins w:id="1507" w:author="Nguyen Toan" w:date="2018-05-18T20:27:00Z"/>
          <w:rFonts w:eastAsia="Times New Roman"/>
          <w:sz w:val="26"/>
          <w:szCs w:val="26"/>
        </w:rPr>
      </w:pPr>
      <w:ins w:id="1508" w:author="Nguyen Toan" w:date="2018-05-18T20:59:00Z">
        <w:r w:rsidRPr="00C307BC">
          <w:rPr>
            <w:rFonts w:eastAsia="Times New Roman"/>
            <w:sz w:val="26"/>
            <w:szCs w:val="26"/>
          </w:rPr>
          <w:t xml:space="preserve">TestResult thu thập kết quả của việc thực hiện một trường hợp thử nghiệm. Đây là một thể hiện các mẫu tham số.Các khuôn khổ kiểm tra phân biệt giữa thất bại (fail) và sai sót (defect). Một thất bại được dự đoán và kiểm tra với khẳng định. Lỗi là vấn đề không lường trước được như việc truy cập quá số phần tử của mảng. Một số phương pháp quan trọng của lớp TestResult như addError thêm một lỗi vào danh sách các lỗi, addFailure thêm một thất bại đối với danh sách của những thất bại, endTest thông báo kết quả là một thử </w:t>
        </w:r>
        <w:r w:rsidRPr="00C307BC">
          <w:rPr>
            <w:rFonts w:eastAsia="Times New Roman"/>
            <w:sz w:val="26"/>
            <w:szCs w:val="26"/>
          </w:rPr>
          <w:lastRenderedPageBreak/>
          <w:t>nghiệm đã được hoàn thành, errorCount đếm số lỗi được phát hiện, errors trả về một Enumeration cho các lỗi, failureCount đếm các số thất bại được phát hiện, run chạy một ca kiểm thử, runCount đếm số lượng các ca kiểm thử chạy, startTest thông báo kết quả là một thử nghiệm sẽ được bắt đầu, stop đánh dấu việc dừng kiểm thử.</w:t>
        </w:r>
      </w:ins>
    </w:p>
    <w:p w14:paraId="066223BB" w14:textId="77777777" w:rsidR="004372AB" w:rsidRPr="00C307BC" w:rsidRDefault="004372AB" w:rsidP="004372AB">
      <w:pPr>
        <w:pStyle w:val="NoSpacing"/>
        <w:jc w:val="center"/>
        <w:rPr>
          <w:ins w:id="1509" w:author="Nguyen Toan" w:date="2018-05-18T20:27:00Z"/>
          <w:rFonts w:ascii="Times New Roman" w:hAnsi="Times New Roman" w:cs="Times New Roman"/>
          <w:sz w:val="26"/>
          <w:szCs w:val="26"/>
        </w:rPr>
      </w:pPr>
      <w:ins w:id="1510" w:author="Nguyen Toan" w:date="2018-05-18T20:27:00Z">
        <w:r w:rsidRPr="00071A6D">
          <w:rPr>
            <w:rFonts w:ascii="Times New Roman" w:hAnsi="Times New Roman" w:cs="Times New Roman"/>
            <w:noProof/>
            <w:sz w:val="26"/>
            <w:szCs w:val="26"/>
            <w:lang w:val="en-US"/>
            <w:rPrChange w:id="1511" w:author="Unknown">
              <w:rPr>
                <w:noProof/>
                <w:lang w:val="en-US"/>
              </w:rPr>
            </w:rPrChange>
          </w:rPr>
          <w:drawing>
            <wp:inline distT="0" distB="0" distL="0" distR="0" wp14:anchorId="35E2F9E6" wp14:editId="5F99C7AA">
              <wp:extent cx="4481546" cy="27681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ins>
    </w:p>
    <w:p w14:paraId="7E016850" w14:textId="79A7FA22" w:rsidR="004372AB" w:rsidRPr="00C307BC" w:rsidRDefault="004372AB" w:rsidP="004372AB">
      <w:pPr>
        <w:pStyle w:val="Caption"/>
        <w:jc w:val="center"/>
        <w:rPr>
          <w:ins w:id="1512" w:author="Nguyen Toan" w:date="2018-05-18T20:27:00Z"/>
          <w:rFonts w:ascii="Times New Roman" w:hAnsi="Times New Roman" w:cs="Times New Roman"/>
          <w:sz w:val="26"/>
          <w:szCs w:val="26"/>
        </w:rPr>
      </w:pPr>
      <w:bookmarkStart w:id="1513" w:name="_Toc514445872"/>
      <w:ins w:id="1514" w:author="Nguyen Toan" w:date="2018-05-18T20:27:00Z">
        <w:r w:rsidRPr="00C307BC">
          <w:rPr>
            <w:rFonts w:ascii="Times New Roman" w:hAnsi="Times New Roman" w:cs="Times New Roman"/>
            <w:i w:val="0"/>
            <w:color w:val="auto"/>
            <w:sz w:val="26"/>
            <w:szCs w:val="26"/>
          </w:rPr>
          <w:t xml:space="preserve">Hình </w:t>
        </w:r>
      </w:ins>
      <w:ins w:id="1515"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516"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517"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ins w:id="1518" w:author="Nguyen Toan" w:date="2018-05-18T20:27:00Z">
        <w:r w:rsidRPr="00C307BC">
          <w:rPr>
            <w:rFonts w:ascii="Times New Roman" w:hAnsi="Times New Roman" w:cs="Times New Roman"/>
            <w:i w:val="0"/>
            <w:color w:val="auto"/>
            <w:sz w:val="26"/>
            <w:szCs w:val="26"/>
          </w:rPr>
          <w:t>: Kiến trúc JUnit</w:t>
        </w:r>
        <w:bookmarkEnd w:id="1513"/>
      </w:ins>
    </w:p>
    <w:p w14:paraId="1A655F7F" w14:textId="77777777" w:rsidR="004372AB" w:rsidRPr="00C307BC" w:rsidRDefault="004372AB" w:rsidP="004372AB">
      <w:pPr>
        <w:spacing w:after="120" w:line="288" w:lineRule="auto"/>
        <w:ind w:firstLine="567"/>
        <w:jc w:val="both"/>
        <w:rPr>
          <w:ins w:id="1519" w:author="Nguyen Toan" w:date="2018-05-18T20:27:00Z"/>
          <w:rFonts w:eastAsia="Times New Roman"/>
          <w:sz w:val="26"/>
          <w:szCs w:val="26"/>
        </w:rPr>
      </w:pPr>
      <w:ins w:id="1520" w:author="Nguyen Toan" w:date="2018-05-18T20:27:00Z">
        <w:r w:rsidRPr="00C307BC">
          <w:rPr>
            <w:rFonts w:eastAsia="Times New Roman"/>
            <w:sz w:val="26"/>
            <w:szCs w:val="26"/>
          </w:rPr>
          <w:t>Một TestSuite là một hỗn hợp các ca kiểm thử, chạy một tập hợp các trường hợp thử nghiệm theo gói. 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t>
        </w:r>
        <w:r>
          <w:rPr>
            <w:rFonts w:eastAsia="Times New Roman"/>
            <w:sz w:val="26"/>
            <w:szCs w:val="26"/>
          </w:rPr>
          <w:t xml:space="preserve"> kiểm</w:t>
        </w:r>
        <w:r w:rsidRPr="00C307BC">
          <w:rPr>
            <w:rFonts w:eastAsia="Times New Roman"/>
            <w:sz w:val="26"/>
            <w:szCs w:val="26"/>
          </w:rPr>
          <w:t xml:space="preserve"> thử trong gói kiếm thử đang thực hiện, warning trả về một cảnh báo thiếu hay thừa thông tin, ví dụ như: thư viện phụ thuộc... Các gói kiểm thử (Test Suite) cho phép gom và chạy các ca kiểm thử cùng nhau, để chạy các gói này, JUnit cung cấp các chú thích</w:t>
        </w:r>
        <w:r>
          <w:rPr>
            <w:rFonts w:eastAsia="Times New Roman"/>
            <w:sz w:val="26"/>
            <w:szCs w:val="26"/>
          </w:rPr>
          <w:t xml:space="preserve"> </w:t>
        </w:r>
        <w:r w:rsidRPr="00C307BC">
          <w:rPr>
            <w:rFonts w:eastAsia="Times New Roman"/>
            <w:sz w:val="26"/>
            <w:szCs w:val="26"/>
          </w:rPr>
          <w:t xml:space="preserve">để hỗ trợ việc </w:t>
        </w:r>
        <w:r>
          <w:rPr>
            <w:rFonts w:eastAsia="Times New Roman"/>
            <w:sz w:val="26"/>
            <w:szCs w:val="26"/>
          </w:rPr>
          <w:t>quản lý các ca kiểm thử</w:t>
        </w:r>
        <w:r w:rsidRPr="00C307BC">
          <w:rPr>
            <w:rFonts w:eastAsia="Times New Roman"/>
            <w:sz w:val="26"/>
            <w:szCs w:val="26"/>
          </w:rPr>
          <w:t xml:space="preserve"> như:</w:t>
        </w:r>
      </w:ins>
    </w:p>
    <w:p w14:paraId="3E0D4B5A" w14:textId="77777777" w:rsidR="004372AB" w:rsidRPr="00C307BC" w:rsidRDefault="004372AB" w:rsidP="004372AB">
      <w:pPr>
        <w:pStyle w:val="NoSpacing"/>
        <w:ind w:left="1440"/>
        <w:rPr>
          <w:ins w:id="1521" w:author="Nguyen Toan" w:date="2018-05-18T20:27:00Z"/>
          <w:rStyle w:val="SubtleEmphasis"/>
          <w:rFonts w:ascii="Times New Roman" w:hAnsi="Times New Roman" w:cs="Times New Roman"/>
          <w:i w:val="0"/>
          <w:sz w:val="26"/>
          <w:szCs w:val="26"/>
        </w:rPr>
      </w:pPr>
      <w:ins w:id="1522" w:author="Nguyen Toan" w:date="2018-05-18T20:27:00Z">
        <w:r w:rsidRPr="00C307BC">
          <w:rPr>
            <w:rStyle w:val="SubtleEmphasis"/>
            <w:rFonts w:ascii="Times New Roman" w:hAnsi="Times New Roman" w:cs="Times New Roman"/>
            <w:i w:val="0"/>
            <w:sz w:val="26"/>
            <w:szCs w:val="26"/>
          </w:rPr>
          <w:t>@Runwith(Suite.class)</w:t>
        </w:r>
      </w:ins>
    </w:p>
    <w:p w14:paraId="1F1088B9" w14:textId="77777777" w:rsidR="004372AB" w:rsidRDefault="004372AB" w:rsidP="004372AB">
      <w:pPr>
        <w:pStyle w:val="NoSpacing"/>
        <w:ind w:left="1440"/>
        <w:rPr>
          <w:ins w:id="1523" w:author="Nguyen Toan" w:date="2018-05-18T20:27:00Z"/>
          <w:rStyle w:val="SubtleEmphasis"/>
          <w:rFonts w:ascii="Times New Roman" w:eastAsia="Calibri" w:hAnsi="Times New Roman" w:cs="Times New Roman"/>
          <w:i w:val="0"/>
          <w:sz w:val="26"/>
          <w:szCs w:val="26"/>
        </w:rPr>
      </w:pPr>
      <w:ins w:id="1524" w:author="Nguyen Toan" w:date="2018-05-18T20:27:00Z">
        <w:r w:rsidRPr="00C307BC">
          <w:rPr>
            <w:rStyle w:val="SubtleEmphasis"/>
            <w:rFonts w:ascii="Times New Roman" w:hAnsi="Times New Roman" w:cs="Times New Roman"/>
            <w:i w:val="0"/>
            <w:sz w:val="26"/>
            <w:szCs w:val="26"/>
          </w:rPr>
          <w:t>@SuiteClasses(test1.class,test2.class</w:t>
        </w:r>
        <w:r w:rsidRPr="00C307BC">
          <w:rPr>
            <w:rStyle w:val="SubtleEmphasis"/>
            <w:rFonts w:ascii="Times New Roman" w:eastAsia="Calibri" w:hAnsi="Times New Roman" w:cs="Times New Roman"/>
            <w:i w:val="0"/>
            <w:sz w:val="26"/>
            <w:szCs w:val="26"/>
          </w:rPr>
          <w:t>……) o</w:t>
        </w:r>
        <w:r w:rsidRPr="00C307BC">
          <w:rPr>
            <w:rStyle w:val="SubtleEmphasis"/>
            <w:rFonts w:ascii="Times New Roman" w:hAnsi="Times New Roman" w:cs="Times New Roman"/>
            <w:i w:val="0"/>
            <w:sz w:val="26"/>
            <w:szCs w:val="26"/>
          </w:rPr>
          <w:t>r</w:t>
        </w:r>
        <w:r w:rsidRPr="00C307BC">
          <w:rPr>
            <w:rStyle w:val="SubtleEmphasis"/>
            <w:rFonts w:ascii="Times New Roman" w:eastAsia="Calibri" w:hAnsi="Times New Roman" w:cs="Times New Roman"/>
            <w:i w:val="0"/>
            <w:sz w:val="26"/>
            <w:szCs w:val="26"/>
          </w:rPr>
          <w:t xml:space="preserve"> </w:t>
        </w:r>
      </w:ins>
    </w:p>
    <w:p w14:paraId="5859F08E" w14:textId="77777777" w:rsidR="004372AB" w:rsidRPr="00C307BC" w:rsidRDefault="004372AB" w:rsidP="004372AB">
      <w:pPr>
        <w:pStyle w:val="NoSpacing"/>
        <w:ind w:left="1440"/>
        <w:rPr>
          <w:ins w:id="1525" w:author="Nguyen Toan" w:date="2018-05-18T20:27:00Z"/>
          <w:rStyle w:val="SubtleEmphasis"/>
          <w:rFonts w:ascii="Times New Roman" w:hAnsi="Times New Roman" w:cs="Times New Roman"/>
          <w:i w:val="0"/>
          <w:sz w:val="26"/>
          <w:szCs w:val="26"/>
        </w:rPr>
      </w:pPr>
      <w:ins w:id="1526" w:author="Nguyen Toan" w:date="2018-05-18T20:27:00Z">
        <w:r w:rsidRPr="00C307BC">
          <w:rPr>
            <w:rStyle w:val="SubtleEmphasis"/>
            <w:rFonts w:ascii="Times New Roman" w:hAnsi="Times New Roman" w:cs="Times New Roman"/>
            <w:i w:val="0"/>
            <w:sz w:val="26"/>
            <w:szCs w:val="26"/>
          </w:rPr>
          <w:t>@Suite.SuiteClasses ({test1.class, test2.class</w:t>
        </w:r>
        <w:r w:rsidRPr="00C307BC">
          <w:rPr>
            <w:rStyle w:val="SubtleEmphasis"/>
            <w:rFonts w:ascii="Times New Roman" w:eastAsia="Calibri" w:hAnsi="Times New Roman" w:cs="Times New Roman"/>
            <w:i w:val="0"/>
            <w:sz w:val="26"/>
            <w:szCs w:val="26"/>
          </w:rPr>
          <w:t>……})</w:t>
        </w:r>
      </w:ins>
    </w:p>
    <w:p w14:paraId="0D6E5F24" w14:textId="77777777" w:rsidR="004372AB" w:rsidRPr="00AD6B85" w:rsidRDefault="004372AB">
      <w:pPr>
        <w:pStyle w:val="NoSpacing"/>
        <w:spacing w:before="120" w:after="120" w:line="276" w:lineRule="auto"/>
        <w:rPr>
          <w:ins w:id="1527" w:author="Nguyen Toan" w:date="2018-05-18T20:27:00Z"/>
          <w:rFonts w:ascii="Times New Roman" w:eastAsia="Times New Roman" w:hAnsi="Times New Roman" w:cs="Times New Roman"/>
          <w:b/>
          <w:sz w:val="26"/>
          <w:szCs w:val="26"/>
          <w:rPrChange w:id="1528" w:author="Nguyen Toan" w:date="2018-05-18T21:49:00Z">
            <w:rPr>
              <w:ins w:id="1529" w:author="Nguyen Toan" w:date="2018-05-18T20:27:00Z"/>
              <w:rFonts w:ascii="Times New Roman" w:eastAsia="Times New Roman" w:hAnsi="Times New Roman" w:cs="Times New Roman"/>
              <w:sz w:val="26"/>
              <w:szCs w:val="26"/>
            </w:rPr>
          </w:rPrChange>
        </w:rPr>
        <w:pPrChange w:id="1530" w:author="Nguyen Toan" w:date="2018-05-18T22:00:00Z">
          <w:pPr>
            <w:pStyle w:val="ListParagraph"/>
            <w:numPr>
              <w:ilvl w:val="2"/>
              <w:numId w:val="5"/>
            </w:numPr>
            <w:spacing w:before="240" w:after="120" w:line="288" w:lineRule="auto"/>
            <w:ind w:left="1440" w:hanging="720"/>
            <w:contextualSpacing w:val="0"/>
            <w:outlineLvl w:val="2"/>
          </w:pPr>
        </w:pPrChange>
      </w:pPr>
      <w:ins w:id="1531" w:author="Nguyen Toan" w:date="2018-05-18T20:27:00Z">
        <w:r w:rsidRPr="00AD6B85">
          <w:rPr>
            <w:rFonts w:ascii="Times New Roman" w:hAnsi="Times New Roman" w:cs="Times New Roman"/>
            <w:b/>
            <w:sz w:val="26"/>
            <w:szCs w:val="26"/>
            <w:rPrChange w:id="1532" w:author="Nguyen Toan" w:date="2018-05-18T21:49:00Z">
              <w:rPr>
                <w:rFonts w:ascii="Times New Roman" w:eastAsia="Times New Roman" w:hAnsi="Times New Roman" w:cs="Times New Roman"/>
                <w:b/>
                <w:sz w:val="26"/>
                <w:szCs w:val="26"/>
              </w:rPr>
            </w:rPrChange>
          </w:rPr>
          <w:t>MUnit</w:t>
        </w:r>
      </w:ins>
    </w:p>
    <w:p w14:paraId="5E449C9A" w14:textId="77777777" w:rsidR="004372AB" w:rsidRPr="00C307BC" w:rsidRDefault="004372AB" w:rsidP="004372AB">
      <w:pPr>
        <w:spacing w:after="120" w:line="288" w:lineRule="auto"/>
        <w:ind w:firstLine="567"/>
        <w:jc w:val="both"/>
        <w:rPr>
          <w:ins w:id="1533" w:author="Nguyen Toan" w:date="2018-05-18T20:27:00Z"/>
          <w:rFonts w:eastAsia="Times New Roman"/>
          <w:sz w:val="26"/>
          <w:szCs w:val="26"/>
        </w:rPr>
      </w:pPr>
      <w:ins w:id="1534" w:author="Nguyen Toan" w:date="2018-05-18T20:27:00Z">
        <w:r w:rsidRPr="00C307BC">
          <w:rPr>
            <w:rFonts w:eastAsia="Times New Roman"/>
            <w:sz w:val="26"/>
            <w:szCs w:val="26"/>
          </w:rPr>
          <w:t>MUnit là bộ thư viện hỗ trợ kiểm thử trên ứng dụng Mule, cho phép xây dựng các ca kiểm thử tự động để kiểm thử việc tích hợp và API của ứng dụng ESB được phát triển trên nền tảng Mule.</w:t>
        </w:r>
      </w:ins>
    </w:p>
    <w:p w14:paraId="0938A673" w14:textId="77777777" w:rsidR="004372AB" w:rsidRPr="00C307BC" w:rsidRDefault="004372AB" w:rsidP="004372AB">
      <w:pPr>
        <w:spacing w:after="120" w:line="288" w:lineRule="auto"/>
        <w:ind w:firstLine="567"/>
        <w:jc w:val="both"/>
        <w:rPr>
          <w:ins w:id="1535" w:author="Nguyen Toan" w:date="2018-05-18T20:27:00Z"/>
          <w:rFonts w:eastAsia="Times New Roman"/>
          <w:sz w:val="26"/>
          <w:szCs w:val="26"/>
        </w:rPr>
      </w:pPr>
      <w:ins w:id="1536" w:author="Nguyen Toan" w:date="2018-05-18T20:27:00Z">
        <w:r w:rsidRPr="00C307BC">
          <w:rPr>
            <w:rFonts w:eastAsia="Times New Roman"/>
            <w:sz w:val="26"/>
            <w:szCs w:val="26"/>
          </w:rPr>
          <w:t xml:space="preserve">MUnit có thể được kết hợp với Maven và Surefile để tích hợp các thư viện độc lập. MUnit cho phép tạo ca kiểm thử bằng việc sử dụng Mule code hoặc java, vô hiệu hoá các điểm kết nối cuối được gửi đến, vô hiệu hoá các kết nối đầu cuối, mô phỏng các điểm cuối </w:t>
        </w:r>
        <w:r w:rsidRPr="00C307BC">
          <w:rPr>
            <w:rFonts w:eastAsia="Times New Roman"/>
            <w:sz w:val="26"/>
            <w:szCs w:val="26"/>
          </w:rPr>
          <w:lastRenderedPageBreak/>
          <w:t xml:space="preserve">gọi ra, theo dõi các tiến trình xử lý nội dung message, xác minh các mesage gọi xử lý, tạo ra các ca kiểm thử đơn vị bao gồm cả các kiểm thử tích hợp tại môi trường local. MUnit cho phép gọi một máy chủ FPT/SFTP, DB hay mail. </w:t>
        </w:r>
      </w:ins>
    </w:p>
    <w:p w14:paraId="5D564FD5" w14:textId="0A11CC34" w:rsidR="004372AB" w:rsidRPr="00C307BC" w:rsidRDefault="000C5C50" w:rsidP="004372AB">
      <w:pPr>
        <w:spacing w:line="288" w:lineRule="auto"/>
        <w:ind w:firstLine="567"/>
        <w:jc w:val="both"/>
        <w:rPr>
          <w:ins w:id="1537" w:author="Nguyen Toan" w:date="2018-05-18T20:27:00Z"/>
          <w:rFonts w:eastAsia="Times New Roman"/>
          <w:sz w:val="26"/>
          <w:szCs w:val="26"/>
        </w:rPr>
      </w:pPr>
      <w:ins w:id="1538" w:author="Nguyen Toan" w:date="2018-05-18T22:43:00Z">
        <w:r>
          <w:rPr>
            <w:rFonts w:eastAsia="Times New Roman"/>
            <w:sz w:val="26"/>
            <w:szCs w:val="26"/>
          </w:rPr>
          <w:fldChar w:fldCharType="begin"/>
        </w:r>
        <w:r>
          <w:rPr>
            <w:rFonts w:eastAsia="Times New Roman"/>
            <w:sz w:val="26"/>
            <w:szCs w:val="26"/>
          </w:rPr>
          <w:instrText xml:space="preserve"> REF _Ref514446747 \h </w:instrText>
        </w:r>
      </w:ins>
      <w:r>
        <w:rPr>
          <w:rFonts w:eastAsia="Times New Roman"/>
          <w:sz w:val="26"/>
          <w:szCs w:val="26"/>
        </w:rPr>
      </w:r>
      <w:r>
        <w:rPr>
          <w:rFonts w:eastAsia="Times New Roman"/>
          <w:sz w:val="26"/>
          <w:szCs w:val="26"/>
        </w:rPr>
        <w:fldChar w:fldCharType="separate"/>
      </w:r>
      <w:ins w:id="1539" w:author="Nguyen Toan" w:date="2018-05-18T22:43:00Z">
        <w:r w:rsidRPr="00C307BC">
          <w:rPr>
            <w:i/>
            <w:sz w:val="26"/>
            <w:szCs w:val="26"/>
          </w:rPr>
          <w:t xml:space="preserve">Hình </w:t>
        </w:r>
        <w:r>
          <w:rPr>
            <w:i/>
            <w:noProof/>
            <w:sz w:val="26"/>
            <w:szCs w:val="26"/>
          </w:rPr>
          <w:t>2</w:t>
        </w:r>
        <w:r>
          <w:rPr>
            <w:i/>
            <w:sz w:val="26"/>
            <w:szCs w:val="26"/>
          </w:rPr>
          <w:t>.</w:t>
        </w:r>
        <w:r>
          <w:rPr>
            <w:i/>
            <w:noProof/>
            <w:sz w:val="26"/>
            <w:szCs w:val="26"/>
          </w:rPr>
          <w:t>6</w:t>
        </w:r>
        <w:r>
          <w:rPr>
            <w:rFonts w:eastAsia="Times New Roman"/>
            <w:sz w:val="26"/>
            <w:szCs w:val="26"/>
          </w:rPr>
          <w:fldChar w:fldCharType="end"/>
        </w:r>
      </w:ins>
      <w:ins w:id="1540" w:author="Nguyen Toan" w:date="2018-05-18T20:27:00Z">
        <w:r w:rsidR="004372AB" w:rsidRPr="00C307BC">
          <w:rPr>
            <w:rFonts w:eastAsia="Times New Roman"/>
            <w:sz w:val="26"/>
            <w:szCs w:val="26"/>
          </w:rPr>
          <w:fldChar w:fldCharType="begin"/>
        </w:r>
        <w:r w:rsidR="004372AB" w:rsidRPr="00C307BC">
          <w:rPr>
            <w:rFonts w:eastAsia="Times New Roman"/>
            <w:sz w:val="26"/>
            <w:szCs w:val="26"/>
          </w:rPr>
          <w:instrText xml:space="preserve"> REF _Ref513152381 \h  \* MERGEFORMAT </w:instrText>
        </w:r>
      </w:ins>
      <w:r w:rsidR="004372AB" w:rsidRPr="00C307BC">
        <w:rPr>
          <w:rFonts w:eastAsia="Times New Roman"/>
          <w:sz w:val="26"/>
          <w:szCs w:val="26"/>
        </w:rPr>
      </w:r>
      <w:ins w:id="1541" w:author="Nguyen Toan" w:date="2018-05-18T20:27:00Z">
        <w:r w:rsidR="004372AB" w:rsidRPr="00C307BC">
          <w:rPr>
            <w:rFonts w:eastAsia="Times New Roman"/>
            <w:sz w:val="26"/>
            <w:szCs w:val="26"/>
          </w:rPr>
          <w:fldChar w:fldCharType="end"/>
        </w:r>
        <w:r w:rsidR="004372AB" w:rsidRPr="00C307BC">
          <w:rPr>
            <w:rFonts w:eastAsia="Times New Roman"/>
            <w:sz w:val="26"/>
            <w:szCs w:val="26"/>
          </w:rPr>
          <w:t xml:space="preserve"> mô tả việc sử dụng MUnit code để thực hiện kiểm thử một luồng trong MuleESB</w:t>
        </w:r>
      </w:ins>
    </w:p>
    <w:p w14:paraId="53419836" w14:textId="77777777" w:rsidR="004372AB" w:rsidRPr="00C307BC" w:rsidRDefault="004372AB" w:rsidP="004372AB">
      <w:pPr>
        <w:pStyle w:val="Caption"/>
        <w:jc w:val="center"/>
        <w:rPr>
          <w:ins w:id="1542" w:author="Nguyen Toan" w:date="2018-05-18T20:27:00Z"/>
          <w:rFonts w:ascii="Times New Roman" w:hAnsi="Times New Roman" w:cs="Times New Roman"/>
          <w:i w:val="0"/>
          <w:color w:val="auto"/>
          <w:sz w:val="26"/>
          <w:szCs w:val="26"/>
        </w:rPr>
      </w:pPr>
      <w:ins w:id="1543" w:author="Nguyen Toan" w:date="2018-05-18T20:27:00Z">
        <w:r w:rsidRPr="00C307BC">
          <w:rPr>
            <w:rFonts w:ascii="Times New Roman" w:hAnsi="Times New Roman" w:cs="Times New Roman"/>
            <w:i w:val="0"/>
            <w:noProof/>
            <w:color w:val="auto"/>
            <w:sz w:val="26"/>
            <w:szCs w:val="26"/>
            <w:lang w:val="en-US"/>
            <w:rPrChange w:id="1544" w:author="Unknown">
              <w:rPr>
                <w:noProof/>
                <w:lang w:val="en-US"/>
              </w:rPr>
            </w:rPrChange>
          </w:rPr>
          <w:drawing>
            <wp:inline distT="0" distB="0" distL="0" distR="0" wp14:anchorId="298DC02B" wp14:editId="3E11EB51">
              <wp:extent cx="38576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40">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ins>
    </w:p>
    <w:p w14:paraId="167936CC" w14:textId="69E7199E" w:rsidR="004372AB" w:rsidRPr="00C307BC" w:rsidRDefault="004372AB" w:rsidP="004372AB">
      <w:pPr>
        <w:pStyle w:val="Caption"/>
        <w:jc w:val="center"/>
        <w:rPr>
          <w:ins w:id="1545" w:author="Nguyen Toan" w:date="2018-05-18T20:27:00Z"/>
          <w:rFonts w:ascii="Times New Roman" w:hAnsi="Times New Roman" w:cs="Times New Roman"/>
          <w:i w:val="0"/>
          <w:color w:val="auto"/>
          <w:sz w:val="26"/>
          <w:szCs w:val="26"/>
        </w:rPr>
      </w:pPr>
      <w:bookmarkStart w:id="1546" w:name="_Ref514446747"/>
      <w:bookmarkStart w:id="1547" w:name="_Toc514445873"/>
      <w:ins w:id="1548" w:author="Nguyen Toan" w:date="2018-05-18T20:27:00Z">
        <w:r w:rsidRPr="00C307BC">
          <w:rPr>
            <w:rFonts w:ascii="Times New Roman" w:hAnsi="Times New Roman" w:cs="Times New Roman"/>
            <w:i w:val="0"/>
            <w:color w:val="auto"/>
            <w:sz w:val="26"/>
            <w:szCs w:val="26"/>
          </w:rPr>
          <w:t xml:space="preserve">Hình </w:t>
        </w:r>
      </w:ins>
      <w:ins w:id="154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2</w:t>
      </w:r>
      <w:ins w:id="155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551"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bookmarkEnd w:id="1546"/>
      <w:ins w:id="1552" w:author="Nguyen Toan" w:date="2018-05-18T20:27:00Z">
        <w:r w:rsidRPr="00C307BC">
          <w:rPr>
            <w:rFonts w:ascii="Times New Roman" w:hAnsi="Times New Roman" w:cs="Times New Roman"/>
            <w:i w:val="0"/>
            <w:color w:val="auto"/>
            <w:sz w:val="26"/>
            <w:szCs w:val="26"/>
          </w:rPr>
          <w:t>: MUnit Code</w:t>
        </w:r>
        <w:bookmarkEnd w:id="1547"/>
      </w:ins>
    </w:p>
    <w:p w14:paraId="4337E828" w14:textId="731E980C" w:rsidR="004372AB" w:rsidRPr="00C307BC" w:rsidRDefault="000C5C50" w:rsidP="004372AB">
      <w:pPr>
        <w:spacing w:after="120" w:line="288" w:lineRule="auto"/>
        <w:ind w:firstLine="567"/>
        <w:jc w:val="both"/>
        <w:rPr>
          <w:ins w:id="1553" w:author="Nguyen Toan" w:date="2018-05-18T20:27:00Z"/>
          <w:rFonts w:eastAsia="Times New Roman"/>
          <w:sz w:val="26"/>
          <w:szCs w:val="26"/>
        </w:rPr>
      </w:pPr>
      <w:ins w:id="1554" w:author="Nguyen Toan" w:date="2018-05-18T22:43:00Z">
        <w:r>
          <w:rPr>
            <w:rFonts w:eastAsia="Times New Roman"/>
            <w:sz w:val="26"/>
            <w:szCs w:val="26"/>
          </w:rPr>
          <w:fldChar w:fldCharType="begin"/>
        </w:r>
        <w:r>
          <w:rPr>
            <w:rFonts w:eastAsia="Times New Roman"/>
            <w:sz w:val="26"/>
            <w:szCs w:val="26"/>
          </w:rPr>
          <w:instrText xml:space="preserve"> REF _Ref514446763 \h </w:instrText>
        </w:r>
      </w:ins>
      <w:r>
        <w:rPr>
          <w:rFonts w:eastAsia="Times New Roman"/>
          <w:sz w:val="26"/>
          <w:szCs w:val="26"/>
        </w:rPr>
      </w:r>
      <w:r>
        <w:rPr>
          <w:rFonts w:eastAsia="Times New Roman"/>
          <w:sz w:val="26"/>
          <w:szCs w:val="26"/>
        </w:rPr>
        <w:fldChar w:fldCharType="separate"/>
      </w:r>
      <w:ins w:id="1555" w:author="Nguyen Toan" w:date="2018-05-18T22:43:00Z">
        <w:r w:rsidRPr="00C307BC">
          <w:rPr>
            <w:sz w:val="26"/>
            <w:szCs w:val="26"/>
          </w:rPr>
          <w:t xml:space="preserve">Hình </w:t>
        </w:r>
        <w:r>
          <w:rPr>
            <w:noProof/>
            <w:sz w:val="26"/>
            <w:szCs w:val="26"/>
          </w:rPr>
          <w:t>2</w:t>
        </w:r>
        <w:r>
          <w:rPr>
            <w:sz w:val="26"/>
            <w:szCs w:val="26"/>
          </w:rPr>
          <w:t>.</w:t>
        </w:r>
        <w:r>
          <w:rPr>
            <w:noProof/>
            <w:sz w:val="26"/>
            <w:szCs w:val="26"/>
          </w:rPr>
          <w:t>7</w:t>
        </w:r>
        <w:r>
          <w:rPr>
            <w:rFonts w:eastAsia="Times New Roman"/>
            <w:sz w:val="26"/>
            <w:szCs w:val="26"/>
          </w:rPr>
          <w:fldChar w:fldCharType="end"/>
        </w:r>
      </w:ins>
      <w:ins w:id="1556" w:author="Nguyen Toan" w:date="2018-05-18T20:27:00Z">
        <w:r w:rsidR="004372AB" w:rsidRPr="00C307BC">
          <w:rPr>
            <w:rFonts w:eastAsia="Times New Roman"/>
            <w:sz w:val="26"/>
            <w:szCs w:val="26"/>
          </w:rPr>
          <w:fldChar w:fldCharType="begin"/>
        </w:r>
        <w:r w:rsidR="004372AB" w:rsidRPr="00C307BC">
          <w:rPr>
            <w:rFonts w:eastAsia="Times New Roman"/>
            <w:sz w:val="26"/>
            <w:szCs w:val="26"/>
          </w:rPr>
          <w:instrText xml:space="preserve"> REF _Ref513152394 \h  \* MERGEFORMAT </w:instrText>
        </w:r>
      </w:ins>
      <w:r w:rsidR="004372AB" w:rsidRPr="00C307BC">
        <w:rPr>
          <w:rFonts w:eastAsia="Times New Roman"/>
          <w:sz w:val="26"/>
          <w:szCs w:val="26"/>
        </w:rPr>
      </w:r>
      <w:ins w:id="1557" w:author="Nguyen Toan" w:date="2018-05-18T20:27:00Z">
        <w:r w:rsidR="004372AB" w:rsidRPr="00C307BC">
          <w:rPr>
            <w:rFonts w:eastAsia="Times New Roman"/>
            <w:sz w:val="26"/>
            <w:szCs w:val="26"/>
          </w:rPr>
          <w:fldChar w:fldCharType="end"/>
        </w:r>
        <w:r w:rsidR="004372AB" w:rsidRPr="00C307BC">
          <w:rPr>
            <w:rFonts w:eastAsia="Times New Roman"/>
            <w:sz w:val="26"/>
            <w:szCs w:val="26"/>
          </w:rPr>
          <w:t xml:space="preserve"> mô tả việc sử dụng MUnit test trên ngôn ngữ Java</w:t>
        </w:r>
      </w:ins>
    </w:p>
    <w:p w14:paraId="52D21B46" w14:textId="77777777" w:rsidR="004372AB" w:rsidRPr="00C307BC" w:rsidRDefault="004372AB" w:rsidP="004372AB">
      <w:pPr>
        <w:keepNext/>
        <w:ind w:firstLine="720"/>
        <w:rPr>
          <w:ins w:id="1558" w:author="Nguyen Toan" w:date="2018-05-18T20:27:00Z"/>
          <w:sz w:val="26"/>
          <w:szCs w:val="26"/>
        </w:rPr>
      </w:pPr>
      <w:ins w:id="1559" w:author="Nguyen Toan" w:date="2018-05-18T20:27:00Z">
        <w:r w:rsidRPr="00C307BC">
          <w:rPr>
            <w:rFonts w:eastAsia="Times New Roman"/>
            <w:noProof/>
            <w:sz w:val="26"/>
            <w:szCs w:val="26"/>
            <w:rPrChange w:id="1560" w:author="Unknown">
              <w:rPr>
                <w:noProof/>
              </w:rPr>
            </w:rPrChange>
          </w:rPr>
          <w:drawing>
            <wp:inline distT="0" distB="0" distL="0" distR="0" wp14:anchorId="507D5705" wp14:editId="7380376D">
              <wp:extent cx="5972175" cy="1744345"/>
              <wp:effectExtent l="0" t="0" r="952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41">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ins>
    </w:p>
    <w:p w14:paraId="616D36FA" w14:textId="101005EA" w:rsidR="004372AB" w:rsidRPr="00071A6D" w:rsidRDefault="004372AB" w:rsidP="004372AB">
      <w:pPr>
        <w:spacing w:after="120" w:line="288" w:lineRule="auto"/>
        <w:ind w:firstLine="567"/>
        <w:jc w:val="center"/>
        <w:rPr>
          <w:ins w:id="1561" w:author="Nguyen Toan" w:date="2018-05-18T20:27:00Z"/>
          <w:rFonts w:eastAsia="Times New Roman"/>
          <w:b/>
          <w:sz w:val="26"/>
          <w:szCs w:val="26"/>
        </w:rPr>
      </w:pPr>
      <w:bookmarkStart w:id="1562" w:name="_Ref514446763"/>
      <w:bookmarkStart w:id="1563" w:name="_Toc514445874"/>
      <w:ins w:id="1564" w:author="Nguyen Toan" w:date="2018-05-18T20:27:00Z">
        <w:r w:rsidRPr="00C307BC">
          <w:rPr>
            <w:sz w:val="26"/>
            <w:szCs w:val="26"/>
          </w:rPr>
          <w:t xml:space="preserve">Hình </w:t>
        </w:r>
      </w:ins>
      <w:ins w:id="1565" w:author="Nguyen Toan" w:date="2018-05-18T22:41:00Z">
        <w:r w:rsidR="00871F8A">
          <w:rPr>
            <w:sz w:val="26"/>
            <w:szCs w:val="26"/>
          </w:rPr>
          <w:fldChar w:fldCharType="begin"/>
        </w:r>
        <w:r w:rsidR="00871F8A">
          <w:rPr>
            <w:sz w:val="26"/>
            <w:szCs w:val="26"/>
          </w:rPr>
          <w:instrText xml:space="preserve"> STYLEREF 1 \s </w:instrText>
        </w:r>
      </w:ins>
      <w:r w:rsidR="00871F8A">
        <w:rPr>
          <w:sz w:val="26"/>
          <w:szCs w:val="26"/>
        </w:rPr>
        <w:fldChar w:fldCharType="separate"/>
      </w:r>
      <w:r w:rsidR="00871F8A">
        <w:rPr>
          <w:noProof/>
          <w:sz w:val="26"/>
          <w:szCs w:val="26"/>
        </w:rPr>
        <w:t>2</w:t>
      </w:r>
      <w:ins w:id="1566" w:author="Nguyen Toan" w:date="2018-05-18T22:41:00Z">
        <w:r w:rsidR="00871F8A">
          <w:rPr>
            <w:sz w:val="26"/>
            <w:szCs w:val="26"/>
          </w:rPr>
          <w:fldChar w:fldCharType="end"/>
        </w:r>
        <w:r w:rsidR="00871F8A">
          <w:rPr>
            <w:sz w:val="26"/>
            <w:szCs w:val="26"/>
          </w:rPr>
          <w:t>.</w:t>
        </w:r>
        <w:r w:rsidR="00871F8A">
          <w:rPr>
            <w:sz w:val="26"/>
            <w:szCs w:val="26"/>
          </w:rPr>
          <w:fldChar w:fldCharType="begin"/>
        </w:r>
        <w:r w:rsidR="00871F8A">
          <w:rPr>
            <w:sz w:val="26"/>
            <w:szCs w:val="26"/>
          </w:rPr>
          <w:instrText xml:space="preserve"> SEQ Hình \* ARABIC \s 1 </w:instrText>
        </w:r>
      </w:ins>
      <w:r w:rsidR="00871F8A">
        <w:rPr>
          <w:sz w:val="26"/>
          <w:szCs w:val="26"/>
        </w:rPr>
        <w:fldChar w:fldCharType="separate"/>
      </w:r>
      <w:ins w:id="1567" w:author="Nguyen Toan" w:date="2018-05-18T22:41:00Z">
        <w:r w:rsidR="00871F8A">
          <w:rPr>
            <w:noProof/>
            <w:sz w:val="26"/>
            <w:szCs w:val="26"/>
          </w:rPr>
          <w:t>7</w:t>
        </w:r>
        <w:r w:rsidR="00871F8A">
          <w:rPr>
            <w:sz w:val="26"/>
            <w:szCs w:val="26"/>
          </w:rPr>
          <w:fldChar w:fldCharType="end"/>
        </w:r>
      </w:ins>
      <w:bookmarkEnd w:id="1562"/>
      <w:ins w:id="1568" w:author="Nguyen Toan" w:date="2018-05-18T20:27:00Z">
        <w:r w:rsidRPr="00C307BC">
          <w:rPr>
            <w:sz w:val="26"/>
            <w:szCs w:val="26"/>
          </w:rPr>
          <w:t>: MUnit viết trên Java</w:t>
        </w:r>
        <w:bookmarkEnd w:id="1563"/>
      </w:ins>
    </w:p>
    <w:p w14:paraId="58126827" w14:textId="77777777" w:rsidR="004372AB" w:rsidRPr="00071A6D" w:rsidRDefault="004372AB" w:rsidP="00071A6D">
      <w:pPr>
        <w:pStyle w:val="NoSpacing"/>
        <w:spacing w:before="120" w:after="120" w:line="276" w:lineRule="auto"/>
        <w:ind w:firstLine="567"/>
        <w:jc w:val="both"/>
        <w:rPr>
          <w:rFonts w:ascii="Times New Roman" w:hAnsi="Times New Roman" w:cs="Times New Roman"/>
          <w:sz w:val="26"/>
          <w:szCs w:val="26"/>
          <w:lang w:val="vi-VN"/>
        </w:rPr>
      </w:pPr>
    </w:p>
    <w:p w14:paraId="46B7B07D" w14:textId="19D701E0" w:rsidR="005A58A4" w:rsidRPr="00C307BC" w:rsidRDefault="001152C3" w:rsidP="00071A6D">
      <w:pPr>
        <w:pStyle w:val="NoSpacing"/>
        <w:rPr>
          <w:rFonts w:ascii="Times New Roman" w:hAnsi="Times New Roman" w:cs="Times New Roman"/>
          <w:sz w:val="26"/>
          <w:szCs w:val="26"/>
        </w:rPr>
      </w:pPr>
      <w:r w:rsidRPr="00C307BC">
        <w:rPr>
          <w:rFonts w:ascii="Times New Roman" w:hAnsi="Times New Roman" w:cs="Times New Roman"/>
          <w:sz w:val="26"/>
          <w:szCs w:val="26"/>
        </w:rPr>
        <w:br w:type="page"/>
      </w:r>
    </w:p>
    <w:p w14:paraId="6C06B9D0" w14:textId="77777777" w:rsidR="001F3376" w:rsidRPr="00C307BC" w:rsidRDefault="001F3376" w:rsidP="00071A6D">
      <w:pPr>
        <w:pStyle w:val="NoSpacing"/>
        <w:rPr>
          <w:rFonts w:ascii="Times New Roman" w:hAnsi="Times New Roman" w:cs="Times New Roman"/>
          <w:sz w:val="26"/>
          <w:szCs w:val="26"/>
        </w:rPr>
      </w:pPr>
    </w:p>
    <w:p w14:paraId="25742408" w14:textId="686FA239" w:rsidR="006F117B" w:rsidRPr="00C307BC" w:rsidRDefault="00F241CD" w:rsidP="00966627">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1569" w:name="_Toc514450065"/>
      <w:r w:rsidRPr="00C307BC">
        <w:rPr>
          <w:rFonts w:ascii="Times New Roman" w:eastAsia="Times New Roman" w:hAnsi="Times New Roman" w:cs="Times New Roman"/>
          <w:b/>
          <w:sz w:val="26"/>
          <w:szCs w:val="26"/>
        </w:rPr>
        <w:t>QUY TRÌNH KIỂM THỬ CHO ỨNG DỤNG ESB</w:t>
      </w:r>
      <w:bookmarkEnd w:id="1569"/>
    </w:p>
    <w:p w14:paraId="0864C993" w14:textId="0EA27E45" w:rsidR="002E5EB4" w:rsidRPr="00071A6D" w:rsidRDefault="004B4E8E" w:rsidP="00071A6D">
      <w:pPr>
        <w:ind w:firstLine="567"/>
        <w:jc w:val="both"/>
        <w:rPr>
          <w:sz w:val="26"/>
          <w:szCs w:val="26"/>
        </w:rPr>
      </w:pPr>
      <w:r w:rsidRPr="00071A6D">
        <w:rPr>
          <w:sz w:val="26"/>
          <w:szCs w:val="26"/>
        </w:rPr>
        <w:t>Hiện nay, có nhiều nghiên cứu tập trung vào việc kiểm thử ứng dụng ESB, Các chiến lược này bao gồm ba chiến thuật chính</w:t>
      </w:r>
      <w:r w:rsidR="002E5EB4" w:rsidRPr="00C307BC">
        <w:rPr>
          <w:sz w:val="26"/>
          <w:szCs w:val="26"/>
        </w:rPr>
        <w:t>:</w:t>
      </w:r>
      <w:r w:rsidR="000D5A37" w:rsidRPr="00C307BC">
        <w:rPr>
          <w:sz w:val="26"/>
          <w:szCs w:val="26"/>
        </w:rPr>
        <w:t xml:space="preserve"> k</w:t>
      </w:r>
      <w:r w:rsidR="002E5EB4" w:rsidRPr="00071A6D">
        <w:rPr>
          <w:sz w:val="26"/>
          <w:szCs w:val="26"/>
        </w:rPr>
        <w:t>iểm thử đơn vị</w:t>
      </w:r>
      <w:r w:rsidR="000D5A37" w:rsidRPr="00C307BC">
        <w:rPr>
          <w:sz w:val="26"/>
          <w:szCs w:val="26"/>
        </w:rPr>
        <w:t>, k</w:t>
      </w:r>
      <w:r w:rsidR="002E5EB4" w:rsidRPr="00071A6D">
        <w:rPr>
          <w:sz w:val="26"/>
          <w:szCs w:val="26"/>
        </w:rPr>
        <w:t>iểm thử tích hợp</w:t>
      </w:r>
      <w:r w:rsidR="000D5A37" w:rsidRPr="00C307BC">
        <w:rPr>
          <w:sz w:val="26"/>
          <w:szCs w:val="26"/>
        </w:rPr>
        <w:t xml:space="preserve"> và k</w:t>
      </w:r>
      <w:r w:rsidR="002E5EB4" w:rsidRPr="00071A6D">
        <w:rPr>
          <w:sz w:val="26"/>
          <w:szCs w:val="26"/>
        </w:rPr>
        <w:t>iểm thử hồi quy</w:t>
      </w:r>
      <w:r w:rsidR="000D5A37" w:rsidRPr="00C307BC">
        <w:rPr>
          <w:sz w:val="26"/>
          <w:szCs w:val="26"/>
        </w:rPr>
        <w:t>.</w:t>
      </w:r>
    </w:p>
    <w:p w14:paraId="693543E4" w14:textId="3A8FB15D" w:rsidR="000C5C3A" w:rsidRPr="00C307BC" w:rsidRDefault="000C5C3A" w:rsidP="000C5C3A">
      <w:pPr>
        <w:spacing w:line="288" w:lineRule="auto"/>
        <w:ind w:firstLine="567"/>
        <w:jc w:val="both"/>
        <w:rPr>
          <w:sz w:val="26"/>
          <w:szCs w:val="26"/>
        </w:rPr>
      </w:pPr>
      <w:r w:rsidRPr="00C307BC">
        <w:rPr>
          <w:sz w:val="26"/>
          <w:szCs w:val="26"/>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C307BC">
        <w:rPr>
          <w:sz w:val="26"/>
          <w:szCs w:val="26"/>
        </w:rPr>
        <w:t xml:space="preserve"> (kiểm thử đơn vị)</w:t>
      </w:r>
      <w:r w:rsidRPr="00C307BC">
        <w:rPr>
          <w:sz w:val="26"/>
          <w:szCs w:val="26"/>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61CAAD64" w14:textId="0501CAC9" w:rsidR="000C5C3A" w:rsidRPr="00C307BC" w:rsidDel="00DD261C" w:rsidRDefault="000C5C3A">
      <w:pPr>
        <w:spacing w:line="288" w:lineRule="auto"/>
        <w:ind w:firstLine="567"/>
        <w:jc w:val="both"/>
        <w:rPr>
          <w:del w:id="1570" w:author="TOANNM" w:date="2018-05-19T09:18:00Z"/>
          <w:rFonts w:eastAsia="Times New Roman"/>
          <w:sz w:val="26"/>
          <w:szCs w:val="26"/>
        </w:rPr>
      </w:pPr>
      <w:r w:rsidRPr="00C307BC">
        <w:rPr>
          <w:sz w:val="26"/>
          <w:szCs w:val="26"/>
        </w:rPr>
        <w:t>Sau khi đã đảm bảo các chức năng hoạt động riêng biệt của từng thành phần hoạt động đúng, ta sẽ tiến hành kiểm thử tích hợp giữa các thành phần. Quá trình này sẽ được lặp lại mỗi khi có sự thay đổi ở bất cứ thành phần nào</w:t>
      </w:r>
      <w:r w:rsidR="00947ED3" w:rsidRPr="00C307BC">
        <w:rPr>
          <w:sz w:val="26"/>
          <w:szCs w:val="26"/>
        </w:rPr>
        <w:t xml:space="preserve"> (kiểm thử hồi quy)</w:t>
      </w:r>
      <w:r w:rsidRPr="00C307BC">
        <w:rPr>
          <w:sz w:val="26"/>
          <w:szCs w:val="26"/>
        </w:rPr>
        <w:t xml:space="preserve">. </w:t>
      </w:r>
      <w:r w:rsidR="00F10C45" w:rsidRPr="00C307BC">
        <w:rPr>
          <w:sz w:val="26"/>
          <w:szCs w:val="26"/>
        </w:rPr>
        <w:t>Trong chương này, luận văn sẽ đề xuất</w:t>
      </w:r>
      <w:r w:rsidR="00D40309" w:rsidRPr="00C307BC">
        <w:rPr>
          <w:sz w:val="26"/>
          <w:szCs w:val="26"/>
        </w:rPr>
        <w:t xml:space="preserve"> </w:t>
      </w:r>
      <w:del w:id="1571" w:author="TOANNM" w:date="2018-05-19T13:51:00Z">
        <w:r w:rsidR="00D40309" w:rsidRPr="00C307BC" w:rsidDel="00264E46">
          <w:rPr>
            <w:sz w:val="26"/>
            <w:szCs w:val="26"/>
          </w:rPr>
          <w:delText>chiến thuật</w:delText>
        </w:r>
      </w:del>
      <w:ins w:id="1572" w:author="TOANNM" w:date="2018-05-19T13:51:00Z">
        <w:r w:rsidR="00264E46">
          <w:rPr>
            <w:sz w:val="26"/>
            <w:szCs w:val="26"/>
          </w:rPr>
          <w:t>quy trình</w:t>
        </w:r>
      </w:ins>
      <w:r w:rsidR="00D40309" w:rsidRPr="00C307BC">
        <w:rPr>
          <w:sz w:val="26"/>
          <w:szCs w:val="26"/>
        </w:rPr>
        <w:t xml:space="preserve"> kiểm thử và</w:t>
      </w:r>
      <w:r w:rsidR="00F10C45" w:rsidRPr="00C307BC">
        <w:rPr>
          <w:sz w:val="26"/>
          <w:szCs w:val="26"/>
        </w:rPr>
        <w:t xml:space="preserve"> xây dựng công cụ sinh mã kiểm thử tự động cho ứng dụng ESB, đồng thời xây dựng luồng triển khai liên tục cơ bản cho một ứng dụng ESB.</w:t>
      </w:r>
    </w:p>
    <w:p w14:paraId="5C8A9520" w14:textId="19BBCA07" w:rsidR="006B6C15" w:rsidRPr="00071A6D" w:rsidDel="00DD261C" w:rsidRDefault="006B6C15" w:rsidP="00DD261C">
      <w:pPr>
        <w:pStyle w:val="ListParagraph"/>
        <w:numPr>
          <w:ilvl w:val="1"/>
          <w:numId w:val="5"/>
        </w:numPr>
        <w:spacing w:before="240" w:after="120" w:line="288" w:lineRule="auto"/>
        <w:ind w:left="0" w:firstLine="0"/>
        <w:contextualSpacing w:val="0"/>
        <w:outlineLvl w:val="1"/>
        <w:rPr>
          <w:del w:id="1573" w:author="TOANNM" w:date="2018-05-19T09:18:00Z"/>
          <w:rFonts w:ascii="Times New Roman" w:eastAsia="Times New Roman" w:hAnsi="Times New Roman" w:cs="Times New Roman"/>
          <w:b/>
          <w:sz w:val="26"/>
          <w:szCs w:val="26"/>
        </w:rPr>
        <w:pPrChange w:id="1574" w:author="TOANNM" w:date="2018-05-19T09:18:00Z">
          <w:pPr>
            <w:pStyle w:val="ListParagraph"/>
            <w:numPr>
              <w:ilvl w:val="1"/>
              <w:numId w:val="5"/>
            </w:numPr>
            <w:spacing w:before="240" w:after="120" w:line="288" w:lineRule="auto"/>
            <w:ind w:hanging="720"/>
            <w:contextualSpacing w:val="0"/>
            <w:outlineLvl w:val="1"/>
          </w:pPr>
        </w:pPrChange>
      </w:pPr>
      <w:del w:id="1575" w:author="TOANNM" w:date="2018-05-19T09:18:00Z">
        <w:r w:rsidRPr="00071A6D" w:rsidDel="00DD261C">
          <w:rPr>
            <w:rFonts w:ascii="Times New Roman" w:eastAsia="Times New Roman" w:hAnsi="Times New Roman" w:cs="Times New Roman"/>
            <w:b/>
            <w:sz w:val="26"/>
            <w:szCs w:val="26"/>
          </w:rPr>
          <w:delText>Các chiến thuật kiểm thử</w:delText>
        </w:r>
      </w:del>
      <w:bookmarkStart w:id="1576" w:name="_Toc514450066"/>
      <w:ins w:id="1577" w:author="Nguyen Toan" w:date="2018-05-18T20:23:00Z">
        <w:del w:id="1578" w:author="TOANNM" w:date="2018-05-19T09:18:00Z">
          <w:r w:rsidR="00E63040" w:rsidDel="00DD261C">
            <w:rPr>
              <w:rFonts w:ascii="Times New Roman" w:eastAsia="Times New Roman" w:hAnsi="Times New Roman" w:cs="Times New Roman"/>
              <w:b/>
              <w:sz w:val="26"/>
              <w:szCs w:val="26"/>
            </w:rPr>
            <w:delText>Hướng tiếp cận</w:delText>
          </w:r>
        </w:del>
      </w:ins>
      <w:bookmarkEnd w:id="1576"/>
    </w:p>
    <w:p w14:paraId="376AD0BC" w14:textId="4E549375" w:rsidR="000C5C3A" w:rsidRPr="00C307BC" w:rsidDel="00DD261C" w:rsidRDefault="00A03560" w:rsidP="00DD261C">
      <w:pPr>
        <w:pStyle w:val="ListParagraph"/>
        <w:numPr>
          <w:ilvl w:val="2"/>
          <w:numId w:val="5"/>
        </w:numPr>
        <w:spacing w:before="240" w:after="120" w:line="288" w:lineRule="auto"/>
        <w:ind w:left="0" w:firstLine="0"/>
        <w:contextualSpacing w:val="0"/>
        <w:outlineLvl w:val="2"/>
        <w:rPr>
          <w:del w:id="1579" w:author="TOANNM" w:date="2018-05-19T09:18:00Z"/>
          <w:rFonts w:ascii="Times New Roman" w:eastAsia="Times New Roman" w:hAnsi="Times New Roman" w:cs="Times New Roman"/>
          <w:b/>
          <w:sz w:val="26"/>
          <w:szCs w:val="26"/>
        </w:rPr>
        <w:pPrChange w:id="1580" w:author="TOANNM" w:date="2018-05-19T09:18:00Z">
          <w:pPr>
            <w:pStyle w:val="ListParagraph"/>
            <w:numPr>
              <w:ilvl w:val="2"/>
              <w:numId w:val="5"/>
            </w:numPr>
            <w:spacing w:before="240" w:after="120" w:line="288" w:lineRule="auto"/>
            <w:ind w:hanging="720"/>
            <w:contextualSpacing w:val="0"/>
            <w:outlineLvl w:val="2"/>
          </w:pPr>
        </w:pPrChange>
      </w:pPr>
      <w:bookmarkStart w:id="1581" w:name="_Toc514450067"/>
      <w:del w:id="1582" w:author="TOANNM" w:date="2018-05-19T09:18:00Z">
        <w:r w:rsidRPr="00C307BC" w:rsidDel="00DD261C">
          <w:rPr>
            <w:rFonts w:ascii="Times New Roman" w:eastAsia="Times New Roman" w:hAnsi="Times New Roman" w:cs="Times New Roman"/>
            <w:b/>
            <w:sz w:val="26"/>
            <w:szCs w:val="26"/>
          </w:rPr>
          <w:delText>Kiểm thử đơn vị</w:delText>
        </w:r>
        <w:bookmarkEnd w:id="1581"/>
      </w:del>
    </w:p>
    <w:p w14:paraId="17D69C5C" w14:textId="7BC54D4B" w:rsidR="000C5C3A" w:rsidRPr="00C307BC" w:rsidDel="00DD261C" w:rsidRDefault="000C5C3A" w:rsidP="00DD261C">
      <w:pPr>
        <w:spacing w:line="288" w:lineRule="auto"/>
        <w:jc w:val="both"/>
        <w:rPr>
          <w:del w:id="1583" w:author="TOANNM" w:date="2018-05-19T09:18:00Z"/>
          <w:rFonts w:eastAsia="Times New Roman"/>
          <w:sz w:val="26"/>
          <w:szCs w:val="26"/>
        </w:rPr>
        <w:pPrChange w:id="1584" w:author="TOANNM" w:date="2018-05-19T09:18:00Z">
          <w:pPr>
            <w:spacing w:line="288" w:lineRule="auto"/>
            <w:ind w:firstLine="567"/>
            <w:jc w:val="both"/>
          </w:pPr>
        </w:pPrChange>
      </w:pPr>
      <w:del w:id="1585" w:author="TOANNM" w:date="2018-05-19T09:18:00Z">
        <w:r w:rsidRPr="00C307BC" w:rsidDel="00DD261C">
          <w:rPr>
            <w:rFonts w:eastAsia="Times New Roman"/>
            <w:sz w:val="26"/>
            <w:szCs w:val="26"/>
          </w:rPr>
          <w:delText xml:space="preserve">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 để đưa ra kết quả (xem </w:delText>
        </w:r>
        <w:r w:rsidR="00121071" w:rsidRPr="00C307BC" w:rsidDel="00DD261C">
          <w:rPr>
            <w:rFonts w:eastAsia="Times New Roman"/>
            <w:sz w:val="26"/>
            <w:szCs w:val="26"/>
          </w:rPr>
          <w:fldChar w:fldCharType="begin"/>
        </w:r>
        <w:r w:rsidR="00121071" w:rsidRPr="00C307BC" w:rsidDel="00DD261C">
          <w:rPr>
            <w:rFonts w:eastAsia="Times New Roman"/>
            <w:sz w:val="26"/>
            <w:szCs w:val="26"/>
          </w:rPr>
          <w:delInstrText xml:space="preserve"> REF _Ref513152321 \h </w:delInstrText>
        </w:r>
        <w:r w:rsidR="00C307BC" w:rsidRPr="00C307BC" w:rsidDel="00DD261C">
          <w:rPr>
            <w:rFonts w:eastAsia="Times New Roman"/>
            <w:sz w:val="26"/>
            <w:szCs w:val="26"/>
          </w:rPr>
          <w:delInstrText xml:space="preserve"> \* MERGEFORMAT </w:delInstrText>
        </w:r>
        <w:r w:rsidR="00121071" w:rsidRPr="00C307BC" w:rsidDel="00DD261C">
          <w:rPr>
            <w:rFonts w:eastAsia="Times New Roman"/>
            <w:sz w:val="26"/>
            <w:szCs w:val="26"/>
          </w:rPr>
        </w:r>
        <w:r w:rsidR="00121071" w:rsidRPr="00C307BC" w:rsidDel="00DD261C">
          <w:rPr>
            <w:rFonts w:eastAsia="Times New Roman"/>
            <w:sz w:val="26"/>
            <w:szCs w:val="26"/>
          </w:rPr>
          <w:fldChar w:fldCharType="separate"/>
        </w:r>
      </w:del>
      <w:ins w:id="1586" w:author="Nguyen Toan" w:date="2018-05-18T22:39:00Z">
        <w:del w:id="1587" w:author="TOANNM" w:date="2018-05-19T09:18:00Z">
          <w:r w:rsidR="00896230" w:rsidRPr="00896230" w:rsidDel="00DD261C">
            <w:rPr>
              <w:sz w:val="26"/>
              <w:szCs w:val="26"/>
              <w:rPrChange w:id="1588" w:author="Nguyen Toan" w:date="2018-05-18T22:39:00Z">
                <w:rPr>
                  <w:i/>
                  <w:sz w:val="26"/>
                  <w:szCs w:val="26"/>
                </w:rPr>
              </w:rPrChange>
            </w:rPr>
            <w:delText xml:space="preserve">Hình </w:delText>
          </w:r>
          <w:r w:rsidR="00896230" w:rsidDel="00DD261C">
            <w:rPr>
              <w:i/>
              <w:noProof/>
              <w:sz w:val="26"/>
              <w:szCs w:val="26"/>
            </w:rPr>
            <w:delText>3</w:delText>
          </w:r>
          <w:r w:rsidR="00896230" w:rsidRPr="00C307BC" w:rsidDel="00DD261C">
            <w:rPr>
              <w:i/>
              <w:noProof/>
              <w:sz w:val="26"/>
              <w:szCs w:val="26"/>
            </w:rPr>
            <w:delText>.</w:delText>
          </w:r>
          <w:r w:rsidR="00896230" w:rsidDel="00DD261C">
            <w:rPr>
              <w:i/>
              <w:noProof/>
              <w:sz w:val="26"/>
              <w:szCs w:val="26"/>
            </w:rPr>
            <w:delText>1</w:delText>
          </w:r>
        </w:del>
      </w:ins>
      <w:del w:id="1589" w:author="TOANNM" w:date="2018-05-19T09:18:00Z">
        <w:r w:rsidR="009C452F" w:rsidRPr="009C452F" w:rsidDel="00DD261C">
          <w:rPr>
            <w:sz w:val="26"/>
            <w:szCs w:val="26"/>
          </w:rPr>
          <w:delText xml:space="preserve">Hình </w:delText>
        </w:r>
        <w:r w:rsidR="009C452F" w:rsidDel="00DD261C">
          <w:rPr>
            <w:i/>
            <w:noProof/>
            <w:sz w:val="26"/>
            <w:szCs w:val="26"/>
          </w:rPr>
          <w:delText>3</w:delText>
        </w:r>
        <w:r w:rsidR="009C452F" w:rsidRPr="00C307BC" w:rsidDel="00DD261C">
          <w:rPr>
            <w:i/>
            <w:noProof/>
            <w:sz w:val="26"/>
            <w:szCs w:val="26"/>
          </w:rPr>
          <w:delText>.</w:delText>
        </w:r>
        <w:r w:rsidR="009C452F" w:rsidDel="00DD261C">
          <w:rPr>
            <w:i/>
            <w:noProof/>
            <w:sz w:val="26"/>
            <w:szCs w:val="26"/>
          </w:rPr>
          <w:delText>1</w:delText>
        </w:r>
        <w:r w:rsidR="00121071" w:rsidRPr="00C307BC" w:rsidDel="00DD261C">
          <w:rPr>
            <w:rFonts w:eastAsia="Times New Roman"/>
            <w:sz w:val="26"/>
            <w:szCs w:val="26"/>
          </w:rPr>
          <w:fldChar w:fldCharType="end"/>
        </w:r>
        <w:r w:rsidR="005378E9" w:rsidRPr="00C307BC" w:rsidDel="00DD261C">
          <w:rPr>
            <w:rFonts w:eastAsia="Times New Roman"/>
            <w:sz w:val="26"/>
            <w:szCs w:val="26"/>
          </w:rPr>
          <w:delText>,</w:delText>
        </w:r>
        <w:r w:rsidRPr="00C307BC" w:rsidDel="00DD261C">
          <w:rPr>
            <w:rFonts w:eastAsia="Times New Roman"/>
            <w:sz w:val="26"/>
            <w:szCs w:val="26"/>
          </w:rPr>
          <w:delText xml:space="preserve"> thành phần A). Đối với các thành phần ở lớp cao hơn, ta cần giả lập các thành phần phụ thuộc (thành phần B,C). Điểm thuận lợi của chiến thuật này đó là</w:delText>
        </w:r>
      </w:del>
      <w:ins w:id="1590" w:author="Nguyen Toan" w:date="2018-05-18T22:44:00Z">
        <w:del w:id="1591" w:author="TOANNM" w:date="2018-05-19T09:18:00Z">
          <w:r w:rsidR="00F77557" w:rsidDel="00DD261C">
            <w:rPr>
              <w:rFonts w:eastAsia="Times New Roman"/>
              <w:sz w:val="26"/>
              <w:szCs w:val="26"/>
            </w:rPr>
            <w:delText xml:space="preserve"> </w:delText>
          </w:r>
        </w:del>
      </w:ins>
      <w:del w:id="1592" w:author="TOANNM" w:date="2018-05-19T09:18:00Z">
        <w:r w:rsidRPr="00C307BC" w:rsidDel="00DD261C">
          <w:rPr>
            <w:rFonts w:eastAsia="Times New Roman"/>
            <w:sz w:val="26"/>
            <w:szCs w:val="26"/>
          </w:rPr>
          <w:delText xml:space="preserve"> ta có thể kiểm</w:delText>
        </w:r>
      </w:del>
      <w:ins w:id="1593" w:author="Nguyen Toan" w:date="2018-05-18T22:44:00Z">
        <w:del w:id="1594" w:author="TOANNM" w:date="2018-05-19T09:18:00Z">
          <w:r w:rsidR="00F77557" w:rsidDel="00DD261C">
            <w:rPr>
              <w:rFonts w:eastAsia="Times New Roman"/>
              <w:sz w:val="26"/>
              <w:szCs w:val="26"/>
            </w:rPr>
            <w:delText>việc</w:delText>
          </w:r>
        </w:del>
      </w:ins>
      <w:del w:id="1595" w:author="TOANNM" w:date="2018-05-19T09:18:00Z">
        <w:r w:rsidRPr="00C307BC" w:rsidDel="00DD261C">
          <w:rPr>
            <w:rFonts w:eastAsia="Times New Roman"/>
            <w:sz w:val="26"/>
            <w:szCs w:val="26"/>
          </w:rPr>
          <w:delText xml:space="preserve">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delText>
        </w:r>
      </w:del>
    </w:p>
    <w:p w14:paraId="1F3923A8" w14:textId="5B33231E" w:rsidR="000C5C3A" w:rsidRPr="00C307BC" w:rsidDel="00DD261C" w:rsidRDefault="000C5C3A" w:rsidP="006331DD">
      <w:pPr>
        <w:spacing w:line="288" w:lineRule="auto"/>
        <w:rPr>
          <w:del w:id="1596" w:author="TOANNM" w:date="2018-05-19T09:18:00Z"/>
          <w:rFonts w:eastAsia="Times New Roman"/>
          <w:sz w:val="26"/>
          <w:szCs w:val="26"/>
        </w:rPr>
      </w:pPr>
    </w:p>
    <w:p w14:paraId="6E199A47" w14:textId="4992D9E3" w:rsidR="000C5C3A" w:rsidRPr="00C307BC" w:rsidDel="00DD261C" w:rsidRDefault="000C5C3A" w:rsidP="00DD261C">
      <w:pPr>
        <w:keepNext/>
        <w:spacing w:line="288" w:lineRule="auto"/>
        <w:jc w:val="center"/>
        <w:rPr>
          <w:del w:id="1597" w:author="TOANNM" w:date="2018-05-19T09:18:00Z"/>
          <w:sz w:val="26"/>
          <w:szCs w:val="26"/>
        </w:rPr>
        <w:pPrChange w:id="1598" w:author="TOANNM" w:date="2018-05-19T09:18:00Z">
          <w:pPr>
            <w:keepNext/>
            <w:spacing w:line="288" w:lineRule="auto"/>
          </w:pPr>
        </w:pPrChange>
      </w:pPr>
      <w:del w:id="1599" w:author="TOANNM" w:date="2018-05-19T09:18:00Z">
        <w:r w:rsidRPr="00C307BC" w:rsidDel="00DD261C">
          <w:rPr>
            <w:rFonts w:eastAsia="Times New Roman"/>
            <w:noProof/>
            <w:sz w:val="26"/>
            <w:szCs w:val="26"/>
          </w:rPr>
          <w:lastRenderedPageBreak/>
          <w:drawing>
            <wp:inline distT="0" distB="0" distL="0" distR="0" wp14:anchorId="0534654D" wp14:editId="352C410D">
              <wp:extent cx="4657725" cy="1400175"/>
              <wp:effectExtent l="0" t="0" r="9525" b="9525"/>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4657725" cy="1400175"/>
                      </a:xfrm>
                      <a:prstGeom prst="rect">
                        <a:avLst/>
                      </a:prstGeom>
                      <a:ln/>
                    </pic:spPr>
                  </pic:pic>
                </a:graphicData>
              </a:graphic>
            </wp:inline>
          </w:drawing>
        </w:r>
      </w:del>
    </w:p>
    <w:p w14:paraId="6740831C" w14:textId="51DB7119" w:rsidR="000C5C3A" w:rsidRPr="00C307BC" w:rsidDel="00DD261C" w:rsidRDefault="000C5C3A" w:rsidP="006331DD">
      <w:pPr>
        <w:pStyle w:val="Caption"/>
        <w:spacing w:line="288" w:lineRule="auto"/>
        <w:jc w:val="center"/>
        <w:rPr>
          <w:del w:id="1600" w:author="TOANNM" w:date="2018-05-19T09:18:00Z"/>
          <w:rFonts w:ascii="Times New Roman" w:hAnsi="Times New Roman" w:cs="Times New Roman"/>
          <w:i w:val="0"/>
          <w:color w:val="auto"/>
          <w:sz w:val="26"/>
          <w:szCs w:val="26"/>
        </w:rPr>
      </w:pPr>
      <w:bookmarkStart w:id="1601" w:name="_Ref513152321"/>
      <w:bookmarkStart w:id="1602" w:name="_Toc514445875"/>
      <w:del w:id="1603" w:author="TOANNM" w:date="2018-05-19T09:18:00Z">
        <w:r w:rsidRPr="00C307BC" w:rsidDel="00DD261C">
          <w:rPr>
            <w:rFonts w:ascii="Times New Roman" w:hAnsi="Times New Roman" w:cs="Times New Roman"/>
            <w:i w:val="0"/>
            <w:color w:val="auto"/>
            <w:sz w:val="26"/>
            <w:szCs w:val="26"/>
          </w:rPr>
          <w:delText xml:space="preserve">Hình </w:delText>
        </w:r>
      </w:del>
      <w:ins w:id="1604" w:author="Nguyen Toan" w:date="2018-05-18T22:41:00Z">
        <w:del w:id="1605" w:author="TOANNM" w:date="2018-05-19T09:18:00Z">
          <w:r w:rsidR="00871F8A" w:rsidDel="00DD261C">
            <w:rPr>
              <w:rFonts w:ascii="Times New Roman" w:hAnsi="Times New Roman" w:cs="Times New Roman"/>
              <w:i w:val="0"/>
              <w:color w:val="auto"/>
              <w:sz w:val="26"/>
              <w:szCs w:val="26"/>
            </w:rPr>
            <w:fldChar w:fldCharType="begin"/>
          </w:r>
          <w:r w:rsidR="00871F8A" w:rsidDel="00DD261C">
            <w:rPr>
              <w:rFonts w:ascii="Times New Roman" w:hAnsi="Times New Roman" w:cs="Times New Roman"/>
              <w:i w:val="0"/>
              <w:color w:val="auto"/>
              <w:sz w:val="26"/>
              <w:szCs w:val="26"/>
            </w:rPr>
            <w:delInstrText xml:space="preserve"> STYLEREF 1 \s </w:delInstrText>
          </w:r>
        </w:del>
      </w:ins>
      <w:del w:id="1606" w:author="TOANNM" w:date="2018-05-19T09:18:00Z">
        <w:r w:rsidR="00871F8A" w:rsidDel="00DD261C">
          <w:rPr>
            <w:rFonts w:ascii="Times New Roman" w:hAnsi="Times New Roman" w:cs="Times New Roman"/>
            <w:i w:val="0"/>
            <w:color w:val="auto"/>
            <w:sz w:val="26"/>
            <w:szCs w:val="26"/>
          </w:rPr>
          <w:fldChar w:fldCharType="separate"/>
        </w:r>
        <w:r w:rsidR="00871F8A" w:rsidDel="00DD261C">
          <w:rPr>
            <w:rFonts w:ascii="Times New Roman" w:hAnsi="Times New Roman" w:cs="Times New Roman"/>
            <w:i w:val="0"/>
            <w:noProof/>
            <w:color w:val="auto"/>
            <w:sz w:val="26"/>
            <w:szCs w:val="26"/>
          </w:rPr>
          <w:delText>3</w:delText>
        </w:r>
      </w:del>
      <w:ins w:id="1607" w:author="Nguyen Toan" w:date="2018-05-18T22:41:00Z">
        <w:del w:id="1608" w:author="TOANNM" w:date="2018-05-19T09:18:00Z">
          <w:r w:rsidR="00871F8A" w:rsidDel="00DD261C">
            <w:rPr>
              <w:rFonts w:ascii="Times New Roman" w:hAnsi="Times New Roman" w:cs="Times New Roman"/>
              <w:i w:val="0"/>
              <w:color w:val="auto"/>
              <w:sz w:val="26"/>
              <w:szCs w:val="26"/>
            </w:rPr>
            <w:fldChar w:fldCharType="end"/>
          </w:r>
          <w:r w:rsidR="00871F8A" w:rsidDel="00DD261C">
            <w:rPr>
              <w:rFonts w:ascii="Times New Roman" w:hAnsi="Times New Roman" w:cs="Times New Roman"/>
              <w:i w:val="0"/>
              <w:color w:val="auto"/>
              <w:sz w:val="26"/>
              <w:szCs w:val="26"/>
            </w:rPr>
            <w:delText>.</w:delText>
          </w:r>
          <w:r w:rsidR="00871F8A" w:rsidDel="00DD261C">
            <w:rPr>
              <w:rFonts w:ascii="Times New Roman" w:hAnsi="Times New Roman" w:cs="Times New Roman"/>
              <w:i w:val="0"/>
              <w:color w:val="auto"/>
              <w:sz w:val="26"/>
              <w:szCs w:val="26"/>
            </w:rPr>
            <w:fldChar w:fldCharType="begin"/>
          </w:r>
          <w:r w:rsidR="00871F8A" w:rsidDel="00DD261C">
            <w:rPr>
              <w:rFonts w:ascii="Times New Roman" w:hAnsi="Times New Roman" w:cs="Times New Roman"/>
              <w:i w:val="0"/>
              <w:color w:val="auto"/>
              <w:sz w:val="26"/>
              <w:szCs w:val="26"/>
            </w:rPr>
            <w:delInstrText xml:space="preserve"> SEQ Hình \* ARABIC \s 1 </w:delInstrText>
          </w:r>
        </w:del>
      </w:ins>
      <w:del w:id="1609" w:author="TOANNM" w:date="2018-05-19T09:18:00Z">
        <w:r w:rsidR="00871F8A" w:rsidDel="00DD261C">
          <w:rPr>
            <w:rFonts w:ascii="Times New Roman" w:hAnsi="Times New Roman" w:cs="Times New Roman"/>
            <w:i w:val="0"/>
            <w:color w:val="auto"/>
            <w:sz w:val="26"/>
            <w:szCs w:val="26"/>
          </w:rPr>
          <w:fldChar w:fldCharType="separate"/>
        </w:r>
      </w:del>
      <w:ins w:id="1610" w:author="Nguyen Toan" w:date="2018-05-18T22:41:00Z">
        <w:del w:id="1611" w:author="TOANNM" w:date="2018-05-19T09:18:00Z">
          <w:r w:rsidR="00871F8A" w:rsidDel="00DD261C">
            <w:rPr>
              <w:rFonts w:ascii="Times New Roman" w:hAnsi="Times New Roman" w:cs="Times New Roman"/>
              <w:i w:val="0"/>
              <w:noProof/>
              <w:color w:val="auto"/>
              <w:sz w:val="26"/>
              <w:szCs w:val="26"/>
            </w:rPr>
            <w:delText>1</w:delText>
          </w:r>
          <w:r w:rsidR="00871F8A" w:rsidDel="00DD261C">
            <w:rPr>
              <w:rFonts w:ascii="Times New Roman" w:hAnsi="Times New Roman" w:cs="Times New Roman"/>
              <w:i w:val="0"/>
              <w:color w:val="auto"/>
              <w:sz w:val="26"/>
              <w:szCs w:val="26"/>
            </w:rPr>
            <w:fldChar w:fldCharType="end"/>
          </w:r>
        </w:del>
      </w:ins>
      <w:del w:id="1612" w:author="TOANNM" w:date="2018-05-19T09:18:00Z">
        <w:r w:rsidR="007B1CDB" w:rsidRPr="00C307BC" w:rsidDel="00DD261C">
          <w:rPr>
            <w:rFonts w:ascii="Times New Roman" w:hAnsi="Times New Roman" w:cs="Times New Roman"/>
            <w:i w:val="0"/>
            <w:color w:val="auto"/>
            <w:sz w:val="26"/>
            <w:szCs w:val="26"/>
          </w:rPr>
          <w:fldChar w:fldCharType="begin"/>
        </w:r>
        <w:r w:rsidR="007B1CDB" w:rsidRPr="00C307BC" w:rsidDel="00DD261C">
          <w:rPr>
            <w:rFonts w:ascii="Times New Roman" w:hAnsi="Times New Roman" w:cs="Times New Roman"/>
            <w:i w:val="0"/>
            <w:color w:val="auto"/>
            <w:sz w:val="26"/>
            <w:szCs w:val="26"/>
          </w:rPr>
          <w:delInstrText xml:space="preserve"> STYLEREF 1 \s </w:delInstrText>
        </w:r>
        <w:r w:rsidR="007B1CDB" w:rsidRPr="00C307BC" w:rsidDel="00DD261C">
          <w:rPr>
            <w:rFonts w:ascii="Times New Roman" w:hAnsi="Times New Roman" w:cs="Times New Roman"/>
            <w:i w:val="0"/>
            <w:color w:val="auto"/>
            <w:sz w:val="26"/>
            <w:szCs w:val="26"/>
          </w:rPr>
          <w:fldChar w:fldCharType="separate"/>
        </w:r>
        <w:r w:rsidR="00896230" w:rsidDel="00DD261C">
          <w:rPr>
            <w:rFonts w:ascii="Times New Roman" w:hAnsi="Times New Roman" w:cs="Times New Roman"/>
            <w:i w:val="0"/>
            <w:noProof/>
            <w:color w:val="auto"/>
            <w:sz w:val="26"/>
            <w:szCs w:val="26"/>
          </w:rPr>
          <w:delText>3</w:delText>
        </w:r>
        <w:r w:rsidR="007B1CDB" w:rsidRPr="00C307BC" w:rsidDel="00DD261C">
          <w:rPr>
            <w:rFonts w:ascii="Times New Roman" w:hAnsi="Times New Roman" w:cs="Times New Roman"/>
            <w:i w:val="0"/>
            <w:color w:val="auto"/>
            <w:sz w:val="26"/>
            <w:szCs w:val="26"/>
          </w:rPr>
          <w:fldChar w:fldCharType="end"/>
        </w:r>
        <w:r w:rsidR="007B1CDB" w:rsidRPr="00C307BC" w:rsidDel="00DD261C">
          <w:rPr>
            <w:rFonts w:ascii="Times New Roman" w:hAnsi="Times New Roman" w:cs="Times New Roman"/>
            <w:i w:val="0"/>
            <w:color w:val="auto"/>
            <w:sz w:val="26"/>
            <w:szCs w:val="26"/>
          </w:rPr>
          <w:delText>.</w:delText>
        </w:r>
        <w:r w:rsidR="007B1CDB" w:rsidRPr="00C307BC" w:rsidDel="00DD261C">
          <w:rPr>
            <w:rFonts w:ascii="Times New Roman" w:hAnsi="Times New Roman" w:cs="Times New Roman"/>
            <w:i w:val="0"/>
            <w:color w:val="auto"/>
            <w:sz w:val="26"/>
            <w:szCs w:val="26"/>
          </w:rPr>
          <w:fldChar w:fldCharType="begin"/>
        </w:r>
        <w:r w:rsidR="007B1CDB" w:rsidRPr="00C307BC" w:rsidDel="00DD261C">
          <w:rPr>
            <w:rFonts w:ascii="Times New Roman" w:hAnsi="Times New Roman" w:cs="Times New Roman"/>
            <w:i w:val="0"/>
            <w:color w:val="auto"/>
            <w:sz w:val="26"/>
            <w:szCs w:val="26"/>
          </w:rPr>
          <w:delInstrText xml:space="preserve"> SEQ Hình \* ARABIC \s 1 </w:delInstrText>
        </w:r>
        <w:r w:rsidR="007B1CDB" w:rsidRPr="00C307BC" w:rsidDel="00DD261C">
          <w:rPr>
            <w:rFonts w:ascii="Times New Roman" w:hAnsi="Times New Roman" w:cs="Times New Roman"/>
            <w:i w:val="0"/>
            <w:color w:val="auto"/>
            <w:sz w:val="26"/>
            <w:szCs w:val="26"/>
          </w:rPr>
          <w:fldChar w:fldCharType="separate"/>
        </w:r>
        <w:r w:rsidR="00896230" w:rsidDel="00DD261C">
          <w:rPr>
            <w:rFonts w:ascii="Times New Roman" w:hAnsi="Times New Roman" w:cs="Times New Roman"/>
            <w:i w:val="0"/>
            <w:noProof/>
            <w:color w:val="auto"/>
            <w:sz w:val="26"/>
            <w:szCs w:val="26"/>
          </w:rPr>
          <w:delText>1</w:delText>
        </w:r>
        <w:r w:rsidR="007B1CDB" w:rsidRPr="00C307BC" w:rsidDel="00DD261C">
          <w:rPr>
            <w:rFonts w:ascii="Times New Roman" w:hAnsi="Times New Roman" w:cs="Times New Roman"/>
            <w:i w:val="0"/>
            <w:color w:val="auto"/>
            <w:sz w:val="26"/>
            <w:szCs w:val="26"/>
          </w:rPr>
          <w:fldChar w:fldCharType="end"/>
        </w:r>
        <w:bookmarkEnd w:id="1601"/>
        <w:r w:rsidR="00551ABB" w:rsidRPr="00C307BC" w:rsidDel="00DD261C">
          <w:rPr>
            <w:rFonts w:ascii="Times New Roman" w:hAnsi="Times New Roman" w:cs="Times New Roman"/>
            <w:i w:val="0"/>
            <w:color w:val="auto"/>
            <w:sz w:val="26"/>
            <w:szCs w:val="26"/>
          </w:rPr>
          <w:delText>:</w:delText>
        </w:r>
        <w:r w:rsidRPr="00C307BC" w:rsidDel="00DD261C">
          <w:rPr>
            <w:rFonts w:ascii="Times New Roman" w:hAnsi="Times New Roman" w:cs="Times New Roman"/>
            <w:i w:val="0"/>
            <w:color w:val="auto"/>
            <w:sz w:val="26"/>
            <w:szCs w:val="26"/>
          </w:rPr>
          <w:delText xml:space="preserve"> Kiểm thử đơn vị theo lớp</w:delText>
        </w:r>
      </w:del>
      <w:customXmlDelRangeStart w:id="1613" w:author="TOANNM" w:date="2018-05-19T09:18:00Z"/>
      <w:sdt>
        <w:sdtPr>
          <w:rPr>
            <w:rFonts w:ascii="Times New Roman" w:hAnsi="Times New Roman" w:cs="Times New Roman"/>
            <w:i w:val="0"/>
            <w:color w:val="auto"/>
            <w:sz w:val="26"/>
            <w:szCs w:val="26"/>
          </w:rPr>
          <w:id w:val="-983775330"/>
          <w:citation/>
        </w:sdtPr>
        <w:sdtContent>
          <w:customXmlDelRangeEnd w:id="1613"/>
          <w:del w:id="1614" w:author="TOANNM" w:date="2018-05-19T09:18:00Z">
            <w:r w:rsidR="00516186" w:rsidRPr="00C307BC" w:rsidDel="00DD261C">
              <w:rPr>
                <w:rFonts w:ascii="Times New Roman" w:hAnsi="Times New Roman" w:cs="Times New Roman"/>
                <w:i w:val="0"/>
                <w:color w:val="auto"/>
                <w:sz w:val="26"/>
                <w:szCs w:val="26"/>
              </w:rPr>
              <w:fldChar w:fldCharType="begin"/>
            </w:r>
            <w:r w:rsidR="00516186" w:rsidRPr="00C307BC" w:rsidDel="00DD261C">
              <w:rPr>
                <w:rFonts w:ascii="Times New Roman" w:hAnsi="Times New Roman" w:cs="Times New Roman"/>
                <w:i w:val="0"/>
                <w:color w:val="auto"/>
                <w:sz w:val="26"/>
                <w:szCs w:val="26"/>
                <w:lang w:val="en-US"/>
              </w:rPr>
              <w:delInstrText xml:space="preserve"> CITATION Gre02 \l 1033 </w:delInstrText>
            </w:r>
            <w:r w:rsidR="00516186" w:rsidRPr="00C307BC" w:rsidDel="00DD261C">
              <w:rPr>
                <w:rFonts w:ascii="Times New Roman" w:hAnsi="Times New Roman" w:cs="Times New Roman"/>
                <w:i w:val="0"/>
                <w:color w:val="auto"/>
                <w:sz w:val="26"/>
                <w:szCs w:val="26"/>
              </w:rPr>
              <w:fldChar w:fldCharType="separate"/>
            </w:r>
            <w:r w:rsidR="003137DA" w:rsidDel="00DD261C">
              <w:rPr>
                <w:rFonts w:ascii="Times New Roman" w:hAnsi="Times New Roman" w:cs="Times New Roman"/>
                <w:i w:val="0"/>
                <w:noProof/>
                <w:color w:val="auto"/>
                <w:sz w:val="26"/>
                <w:szCs w:val="26"/>
                <w:lang w:val="en-US"/>
              </w:rPr>
              <w:delText xml:space="preserve"> </w:delText>
            </w:r>
            <w:r w:rsidR="003137DA" w:rsidRPr="003137DA" w:rsidDel="00DD261C">
              <w:rPr>
                <w:rFonts w:ascii="Times New Roman" w:hAnsi="Times New Roman" w:cs="Times New Roman"/>
                <w:noProof/>
                <w:color w:val="auto"/>
                <w:sz w:val="26"/>
                <w:szCs w:val="26"/>
                <w:lang w:val="en-US"/>
              </w:rPr>
              <w:delText>[14]</w:delText>
            </w:r>
            <w:r w:rsidR="00516186" w:rsidRPr="00C307BC" w:rsidDel="00DD261C">
              <w:rPr>
                <w:rFonts w:ascii="Times New Roman" w:hAnsi="Times New Roman" w:cs="Times New Roman"/>
                <w:i w:val="0"/>
                <w:color w:val="auto"/>
                <w:sz w:val="26"/>
                <w:szCs w:val="26"/>
              </w:rPr>
              <w:fldChar w:fldCharType="end"/>
            </w:r>
          </w:del>
          <w:customXmlDelRangeStart w:id="1615" w:author="TOANNM" w:date="2018-05-19T09:18:00Z"/>
        </w:sdtContent>
      </w:sdt>
      <w:customXmlDelRangeEnd w:id="1615"/>
      <w:bookmarkEnd w:id="1602"/>
    </w:p>
    <w:p w14:paraId="30F2C9FA" w14:textId="52302B2E" w:rsidR="000C5C3A" w:rsidRPr="00C307BC" w:rsidDel="00DD261C" w:rsidRDefault="000C5C3A" w:rsidP="00DD261C">
      <w:pPr>
        <w:pStyle w:val="ListParagraph"/>
        <w:numPr>
          <w:ilvl w:val="2"/>
          <w:numId w:val="5"/>
        </w:numPr>
        <w:spacing w:before="240" w:after="120" w:line="288" w:lineRule="auto"/>
        <w:ind w:left="0" w:firstLine="0"/>
        <w:contextualSpacing w:val="0"/>
        <w:outlineLvl w:val="2"/>
        <w:rPr>
          <w:del w:id="1616" w:author="TOANNM" w:date="2018-05-19T09:18:00Z"/>
          <w:rFonts w:ascii="Times New Roman" w:eastAsia="Times New Roman" w:hAnsi="Times New Roman" w:cs="Times New Roman"/>
          <w:b/>
          <w:sz w:val="26"/>
          <w:szCs w:val="26"/>
        </w:rPr>
        <w:pPrChange w:id="1617" w:author="TOANNM" w:date="2018-05-19T09:18:00Z">
          <w:pPr>
            <w:pStyle w:val="ListParagraph"/>
            <w:numPr>
              <w:ilvl w:val="2"/>
              <w:numId w:val="5"/>
            </w:numPr>
            <w:spacing w:before="240" w:after="120" w:line="288" w:lineRule="auto"/>
            <w:ind w:hanging="720"/>
            <w:contextualSpacing w:val="0"/>
            <w:outlineLvl w:val="2"/>
          </w:pPr>
        </w:pPrChange>
      </w:pPr>
      <w:bookmarkStart w:id="1618" w:name="_Toc514450068"/>
      <w:del w:id="1619" w:author="TOANNM" w:date="2018-05-19T09:18:00Z">
        <w:r w:rsidRPr="00C307BC" w:rsidDel="00DD261C">
          <w:rPr>
            <w:rFonts w:ascii="Times New Roman" w:eastAsia="Times New Roman" w:hAnsi="Times New Roman" w:cs="Times New Roman"/>
            <w:b/>
            <w:sz w:val="26"/>
            <w:szCs w:val="26"/>
          </w:rPr>
          <w:delText xml:space="preserve">Kiểm </w:delText>
        </w:r>
        <w:r w:rsidR="002244B4" w:rsidRPr="00C307BC" w:rsidDel="00DD261C">
          <w:rPr>
            <w:rFonts w:ascii="Times New Roman" w:eastAsia="Times New Roman" w:hAnsi="Times New Roman" w:cs="Times New Roman"/>
            <w:b/>
            <w:sz w:val="26"/>
            <w:szCs w:val="26"/>
          </w:rPr>
          <w:delText>th</w:delText>
        </w:r>
        <w:r w:rsidR="00CD00C8" w:rsidRPr="00C307BC" w:rsidDel="00DD261C">
          <w:rPr>
            <w:rFonts w:ascii="Times New Roman" w:eastAsia="Times New Roman" w:hAnsi="Times New Roman" w:cs="Times New Roman"/>
            <w:b/>
            <w:sz w:val="26"/>
            <w:szCs w:val="26"/>
          </w:rPr>
          <w:delText xml:space="preserve">ử </w:delText>
        </w:r>
        <w:r w:rsidR="008F241A" w:rsidRPr="00C307BC" w:rsidDel="00DD261C">
          <w:rPr>
            <w:rFonts w:ascii="Times New Roman" w:eastAsia="Times New Roman" w:hAnsi="Times New Roman" w:cs="Times New Roman"/>
            <w:b/>
            <w:sz w:val="26"/>
            <w:szCs w:val="26"/>
          </w:rPr>
          <w:delText>tích hợp</w:delText>
        </w:r>
        <w:bookmarkEnd w:id="1618"/>
      </w:del>
    </w:p>
    <w:p w14:paraId="6D3B3883" w14:textId="39E28BED" w:rsidR="000C5C3A" w:rsidRPr="00C307BC" w:rsidDel="00DD261C" w:rsidRDefault="000C5C3A" w:rsidP="00DD261C">
      <w:pPr>
        <w:spacing w:line="288" w:lineRule="auto"/>
        <w:jc w:val="both"/>
        <w:rPr>
          <w:del w:id="1620" w:author="TOANNM" w:date="2018-05-19T09:18:00Z"/>
          <w:rFonts w:eastAsia="Times New Roman"/>
          <w:sz w:val="26"/>
          <w:szCs w:val="26"/>
        </w:rPr>
        <w:pPrChange w:id="1621" w:author="TOANNM" w:date="2018-05-19T09:18:00Z">
          <w:pPr>
            <w:spacing w:line="288" w:lineRule="auto"/>
            <w:ind w:firstLine="567"/>
            <w:jc w:val="both"/>
          </w:pPr>
        </w:pPrChange>
      </w:pPr>
      <w:del w:id="1622" w:author="TOANNM" w:date="2018-05-19T09:18:00Z">
        <w:r w:rsidRPr="00C307BC" w:rsidDel="00DD261C">
          <w:rPr>
            <w:rFonts w:eastAsia="Times New Roman"/>
            <w:sz w:val="26"/>
            <w:szCs w:val="26"/>
          </w:rPr>
          <w:delTex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delText>
        </w:r>
        <w:r w:rsidRPr="00C307BC" w:rsidDel="00DD261C">
          <w:rPr>
            <w:rFonts w:eastAsia="Times New Roman"/>
            <w:sz w:val="26"/>
            <w:szCs w:val="26"/>
            <w:lang w:val="vi-VN"/>
          </w:rPr>
          <w:delText>ậ</w:delText>
        </w:r>
        <w:r w:rsidRPr="00C307BC" w:rsidDel="00DD261C">
          <w:rPr>
            <w:rFonts w:eastAsia="Times New Roman"/>
            <w:sz w:val="26"/>
            <w:szCs w:val="26"/>
          </w:rPr>
          <w:delText>y, ta có thể khoanh vùng lỗi ở các thành phần mới hoặc tương tác giữa thành phần mới và các thành phần đã được kiểm thử. Chiến thuật này cũng có thể được gọi là kiểm thử từ dưới lên.</w:delText>
        </w:r>
      </w:del>
    </w:p>
    <w:p w14:paraId="13F3D861" w14:textId="411A938A" w:rsidR="000C5C3A" w:rsidRPr="00C307BC" w:rsidDel="00DD261C" w:rsidRDefault="000C5C3A" w:rsidP="00DD261C">
      <w:pPr>
        <w:keepNext/>
        <w:spacing w:line="288" w:lineRule="auto"/>
        <w:jc w:val="center"/>
        <w:rPr>
          <w:del w:id="1623" w:author="TOANNM" w:date="2018-05-19T09:18:00Z"/>
          <w:sz w:val="26"/>
          <w:szCs w:val="26"/>
        </w:rPr>
        <w:pPrChange w:id="1624" w:author="TOANNM" w:date="2018-05-19T09:18:00Z">
          <w:pPr>
            <w:keepNext/>
            <w:spacing w:line="288" w:lineRule="auto"/>
          </w:pPr>
        </w:pPrChange>
      </w:pPr>
      <w:del w:id="1625" w:author="TOANNM" w:date="2018-05-19T09:18:00Z">
        <w:r w:rsidRPr="00C307BC" w:rsidDel="00DD261C">
          <w:rPr>
            <w:rFonts w:eastAsia="Times New Roman"/>
            <w:noProof/>
            <w:sz w:val="26"/>
            <w:szCs w:val="26"/>
          </w:rPr>
          <w:drawing>
            <wp:inline distT="0" distB="0" distL="0" distR="0" wp14:anchorId="0A9427EA" wp14:editId="2FCF3082">
              <wp:extent cx="4752975" cy="1543050"/>
              <wp:effectExtent l="0" t="0" r="9525" b="0"/>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752975" cy="1543050"/>
                      </a:xfrm>
                      <a:prstGeom prst="rect">
                        <a:avLst/>
                      </a:prstGeom>
                      <a:ln/>
                    </pic:spPr>
                  </pic:pic>
                </a:graphicData>
              </a:graphic>
            </wp:inline>
          </w:drawing>
        </w:r>
      </w:del>
    </w:p>
    <w:p w14:paraId="0CC0AC2D" w14:textId="426298D9" w:rsidR="000C5C3A" w:rsidRPr="00C307BC" w:rsidDel="00DD261C" w:rsidRDefault="000C5C3A" w:rsidP="006331DD">
      <w:pPr>
        <w:pStyle w:val="Caption"/>
        <w:spacing w:line="288" w:lineRule="auto"/>
        <w:jc w:val="center"/>
        <w:rPr>
          <w:del w:id="1626" w:author="TOANNM" w:date="2018-05-19T09:18:00Z"/>
          <w:rFonts w:ascii="Times New Roman" w:hAnsi="Times New Roman" w:cs="Times New Roman"/>
          <w:i w:val="0"/>
          <w:color w:val="auto"/>
          <w:sz w:val="26"/>
          <w:szCs w:val="26"/>
        </w:rPr>
      </w:pPr>
      <w:bookmarkStart w:id="1627" w:name="_Toc514445876"/>
      <w:del w:id="1628" w:author="TOANNM" w:date="2018-05-19T09:18:00Z">
        <w:r w:rsidRPr="00C307BC" w:rsidDel="00DD261C">
          <w:rPr>
            <w:rFonts w:ascii="Times New Roman" w:hAnsi="Times New Roman" w:cs="Times New Roman"/>
            <w:i w:val="0"/>
            <w:color w:val="auto"/>
            <w:sz w:val="26"/>
            <w:szCs w:val="26"/>
          </w:rPr>
          <w:delText xml:space="preserve">Hình </w:delText>
        </w:r>
      </w:del>
      <w:ins w:id="1629" w:author="Nguyen Toan" w:date="2018-05-18T22:41:00Z">
        <w:del w:id="1630" w:author="TOANNM" w:date="2018-05-19T09:18:00Z">
          <w:r w:rsidR="00871F8A" w:rsidDel="00DD261C">
            <w:rPr>
              <w:rFonts w:ascii="Times New Roman" w:hAnsi="Times New Roman" w:cs="Times New Roman"/>
              <w:i w:val="0"/>
              <w:color w:val="auto"/>
              <w:sz w:val="26"/>
              <w:szCs w:val="26"/>
            </w:rPr>
            <w:fldChar w:fldCharType="begin"/>
          </w:r>
          <w:r w:rsidR="00871F8A" w:rsidDel="00DD261C">
            <w:rPr>
              <w:rFonts w:ascii="Times New Roman" w:hAnsi="Times New Roman" w:cs="Times New Roman"/>
              <w:i w:val="0"/>
              <w:color w:val="auto"/>
              <w:sz w:val="26"/>
              <w:szCs w:val="26"/>
            </w:rPr>
            <w:delInstrText xml:space="preserve"> STYLEREF 1 \s </w:delInstrText>
          </w:r>
        </w:del>
      </w:ins>
      <w:del w:id="1631" w:author="TOANNM" w:date="2018-05-19T09:18:00Z">
        <w:r w:rsidR="00871F8A" w:rsidDel="00DD261C">
          <w:rPr>
            <w:rFonts w:ascii="Times New Roman" w:hAnsi="Times New Roman" w:cs="Times New Roman"/>
            <w:i w:val="0"/>
            <w:color w:val="auto"/>
            <w:sz w:val="26"/>
            <w:szCs w:val="26"/>
          </w:rPr>
          <w:fldChar w:fldCharType="separate"/>
        </w:r>
        <w:r w:rsidR="00871F8A" w:rsidDel="00DD261C">
          <w:rPr>
            <w:rFonts w:ascii="Times New Roman" w:hAnsi="Times New Roman" w:cs="Times New Roman"/>
            <w:i w:val="0"/>
            <w:noProof/>
            <w:color w:val="auto"/>
            <w:sz w:val="26"/>
            <w:szCs w:val="26"/>
          </w:rPr>
          <w:delText>3</w:delText>
        </w:r>
      </w:del>
      <w:ins w:id="1632" w:author="Nguyen Toan" w:date="2018-05-18T22:41:00Z">
        <w:del w:id="1633" w:author="TOANNM" w:date="2018-05-19T09:18:00Z">
          <w:r w:rsidR="00871F8A" w:rsidDel="00DD261C">
            <w:rPr>
              <w:rFonts w:ascii="Times New Roman" w:hAnsi="Times New Roman" w:cs="Times New Roman"/>
              <w:i w:val="0"/>
              <w:color w:val="auto"/>
              <w:sz w:val="26"/>
              <w:szCs w:val="26"/>
            </w:rPr>
            <w:fldChar w:fldCharType="end"/>
          </w:r>
          <w:r w:rsidR="00871F8A" w:rsidDel="00DD261C">
            <w:rPr>
              <w:rFonts w:ascii="Times New Roman" w:hAnsi="Times New Roman" w:cs="Times New Roman"/>
              <w:i w:val="0"/>
              <w:color w:val="auto"/>
              <w:sz w:val="26"/>
              <w:szCs w:val="26"/>
            </w:rPr>
            <w:delText>.</w:delText>
          </w:r>
          <w:r w:rsidR="00871F8A" w:rsidDel="00DD261C">
            <w:rPr>
              <w:rFonts w:ascii="Times New Roman" w:hAnsi="Times New Roman" w:cs="Times New Roman"/>
              <w:i w:val="0"/>
              <w:color w:val="auto"/>
              <w:sz w:val="26"/>
              <w:szCs w:val="26"/>
            </w:rPr>
            <w:fldChar w:fldCharType="begin"/>
          </w:r>
          <w:r w:rsidR="00871F8A" w:rsidDel="00DD261C">
            <w:rPr>
              <w:rFonts w:ascii="Times New Roman" w:hAnsi="Times New Roman" w:cs="Times New Roman"/>
              <w:i w:val="0"/>
              <w:color w:val="auto"/>
              <w:sz w:val="26"/>
              <w:szCs w:val="26"/>
            </w:rPr>
            <w:delInstrText xml:space="preserve"> SEQ Hình \* ARABIC \s 1 </w:delInstrText>
          </w:r>
        </w:del>
      </w:ins>
      <w:del w:id="1634" w:author="TOANNM" w:date="2018-05-19T09:18:00Z">
        <w:r w:rsidR="00871F8A" w:rsidDel="00DD261C">
          <w:rPr>
            <w:rFonts w:ascii="Times New Roman" w:hAnsi="Times New Roman" w:cs="Times New Roman"/>
            <w:i w:val="0"/>
            <w:color w:val="auto"/>
            <w:sz w:val="26"/>
            <w:szCs w:val="26"/>
          </w:rPr>
          <w:fldChar w:fldCharType="separate"/>
        </w:r>
      </w:del>
      <w:ins w:id="1635" w:author="Nguyen Toan" w:date="2018-05-18T22:41:00Z">
        <w:del w:id="1636" w:author="TOANNM" w:date="2018-05-19T09:18:00Z">
          <w:r w:rsidR="00871F8A" w:rsidDel="00DD261C">
            <w:rPr>
              <w:rFonts w:ascii="Times New Roman" w:hAnsi="Times New Roman" w:cs="Times New Roman"/>
              <w:i w:val="0"/>
              <w:noProof/>
              <w:color w:val="auto"/>
              <w:sz w:val="26"/>
              <w:szCs w:val="26"/>
            </w:rPr>
            <w:delText>2</w:delText>
          </w:r>
          <w:r w:rsidR="00871F8A" w:rsidDel="00DD261C">
            <w:rPr>
              <w:rFonts w:ascii="Times New Roman" w:hAnsi="Times New Roman" w:cs="Times New Roman"/>
              <w:i w:val="0"/>
              <w:color w:val="auto"/>
              <w:sz w:val="26"/>
              <w:szCs w:val="26"/>
            </w:rPr>
            <w:fldChar w:fldCharType="end"/>
          </w:r>
        </w:del>
      </w:ins>
      <w:del w:id="1637" w:author="TOANNM" w:date="2018-05-19T09:18:00Z">
        <w:r w:rsidR="007B1CDB" w:rsidRPr="00C307BC" w:rsidDel="00DD261C">
          <w:rPr>
            <w:rFonts w:ascii="Times New Roman" w:hAnsi="Times New Roman" w:cs="Times New Roman"/>
            <w:i w:val="0"/>
            <w:color w:val="auto"/>
            <w:sz w:val="26"/>
            <w:szCs w:val="26"/>
          </w:rPr>
          <w:fldChar w:fldCharType="begin"/>
        </w:r>
        <w:r w:rsidR="007B1CDB" w:rsidRPr="00C307BC" w:rsidDel="00DD261C">
          <w:rPr>
            <w:rFonts w:ascii="Times New Roman" w:hAnsi="Times New Roman" w:cs="Times New Roman"/>
            <w:i w:val="0"/>
            <w:color w:val="auto"/>
            <w:sz w:val="26"/>
            <w:szCs w:val="26"/>
          </w:rPr>
          <w:delInstrText xml:space="preserve"> STYLEREF 1 \s </w:delInstrText>
        </w:r>
        <w:r w:rsidR="007B1CDB" w:rsidRPr="00C307BC" w:rsidDel="00DD261C">
          <w:rPr>
            <w:rFonts w:ascii="Times New Roman" w:hAnsi="Times New Roman" w:cs="Times New Roman"/>
            <w:i w:val="0"/>
            <w:color w:val="auto"/>
            <w:sz w:val="26"/>
            <w:szCs w:val="26"/>
          </w:rPr>
          <w:fldChar w:fldCharType="separate"/>
        </w:r>
        <w:r w:rsidR="00896230" w:rsidDel="00DD261C">
          <w:rPr>
            <w:rFonts w:ascii="Times New Roman" w:hAnsi="Times New Roman" w:cs="Times New Roman"/>
            <w:i w:val="0"/>
            <w:noProof/>
            <w:color w:val="auto"/>
            <w:sz w:val="26"/>
            <w:szCs w:val="26"/>
          </w:rPr>
          <w:delText>3</w:delText>
        </w:r>
        <w:r w:rsidR="007B1CDB" w:rsidRPr="00C307BC" w:rsidDel="00DD261C">
          <w:rPr>
            <w:rFonts w:ascii="Times New Roman" w:hAnsi="Times New Roman" w:cs="Times New Roman"/>
            <w:i w:val="0"/>
            <w:color w:val="auto"/>
            <w:sz w:val="26"/>
            <w:szCs w:val="26"/>
          </w:rPr>
          <w:fldChar w:fldCharType="end"/>
        </w:r>
        <w:r w:rsidR="007B1CDB" w:rsidRPr="00C307BC" w:rsidDel="00DD261C">
          <w:rPr>
            <w:rFonts w:ascii="Times New Roman" w:hAnsi="Times New Roman" w:cs="Times New Roman"/>
            <w:i w:val="0"/>
            <w:color w:val="auto"/>
            <w:sz w:val="26"/>
            <w:szCs w:val="26"/>
          </w:rPr>
          <w:delText>.</w:delText>
        </w:r>
        <w:r w:rsidR="007B1CDB" w:rsidRPr="00C307BC" w:rsidDel="00DD261C">
          <w:rPr>
            <w:rFonts w:ascii="Times New Roman" w:hAnsi="Times New Roman" w:cs="Times New Roman"/>
            <w:i w:val="0"/>
            <w:color w:val="auto"/>
            <w:sz w:val="26"/>
            <w:szCs w:val="26"/>
          </w:rPr>
          <w:fldChar w:fldCharType="begin"/>
        </w:r>
        <w:r w:rsidR="007B1CDB" w:rsidRPr="00C307BC" w:rsidDel="00DD261C">
          <w:rPr>
            <w:rFonts w:ascii="Times New Roman" w:hAnsi="Times New Roman" w:cs="Times New Roman"/>
            <w:i w:val="0"/>
            <w:color w:val="auto"/>
            <w:sz w:val="26"/>
            <w:szCs w:val="26"/>
          </w:rPr>
          <w:delInstrText xml:space="preserve"> SEQ Hình \* ARABIC \s 1 </w:delInstrText>
        </w:r>
        <w:r w:rsidR="007B1CDB" w:rsidRPr="00C307BC" w:rsidDel="00DD261C">
          <w:rPr>
            <w:rFonts w:ascii="Times New Roman" w:hAnsi="Times New Roman" w:cs="Times New Roman"/>
            <w:i w:val="0"/>
            <w:color w:val="auto"/>
            <w:sz w:val="26"/>
            <w:szCs w:val="26"/>
          </w:rPr>
          <w:fldChar w:fldCharType="separate"/>
        </w:r>
        <w:r w:rsidR="00896230" w:rsidDel="00DD261C">
          <w:rPr>
            <w:rFonts w:ascii="Times New Roman" w:hAnsi="Times New Roman" w:cs="Times New Roman"/>
            <w:i w:val="0"/>
            <w:noProof/>
            <w:color w:val="auto"/>
            <w:sz w:val="26"/>
            <w:szCs w:val="26"/>
          </w:rPr>
          <w:delText>2</w:delText>
        </w:r>
        <w:r w:rsidR="007B1CDB" w:rsidRPr="00C307BC" w:rsidDel="00DD261C">
          <w:rPr>
            <w:rFonts w:ascii="Times New Roman" w:hAnsi="Times New Roman" w:cs="Times New Roman"/>
            <w:i w:val="0"/>
            <w:color w:val="auto"/>
            <w:sz w:val="26"/>
            <w:szCs w:val="26"/>
          </w:rPr>
          <w:fldChar w:fldCharType="end"/>
        </w:r>
        <w:r w:rsidR="002C4301" w:rsidRPr="00C307BC" w:rsidDel="00DD261C">
          <w:rPr>
            <w:rFonts w:ascii="Times New Roman" w:hAnsi="Times New Roman" w:cs="Times New Roman"/>
            <w:i w:val="0"/>
            <w:color w:val="auto"/>
            <w:sz w:val="26"/>
            <w:szCs w:val="26"/>
          </w:rPr>
          <w:delText>:</w:delText>
        </w:r>
        <w:r w:rsidRPr="00C307BC" w:rsidDel="00DD261C">
          <w:rPr>
            <w:rFonts w:ascii="Times New Roman" w:hAnsi="Times New Roman" w:cs="Times New Roman"/>
            <w:i w:val="0"/>
            <w:color w:val="auto"/>
            <w:sz w:val="26"/>
            <w:szCs w:val="26"/>
          </w:rPr>
          <w:delText xml:space="preserve"> Kiểm thử tích hợp</w:delText>
        </w:r>
      </w:del>
      <w:customXmlInsRangeStart w:id="1638" w:author="Nguyen Toan" w:date="2018-05-18T22:03:00Z"/>
      <w:customXmlDelRangeStart w:id="1639" w:author="TOANNM" w:date="2018-05-19T09:18:00Z"/>
      <w:sdt>
        <w:sdtPr>
          <w:rPr>
            <w:rFonts w:ascii="Times New Roman" w:hAnsi="Times New Roman" w:cs="Times New Roman"/>
            <w:i w:val="0"/>
            <w:color w:val="auto"/>
            <w:sz w:val="26"/>
            <w:szCs w:val="26"/>
          </w:rPr>
          <w:id w:val="97227360"/>
          <w:citation/>
        </w:sdtPr>
        <w:sdtContent>
          <w:customXmlInsRangeEnd w:id="1638"/>
          <w:customXmlDelRangeEnd w:id="1639"/>
          <w:ins w:id="1640" w:author="Nguyen Toan" w:date="2018-05-18T22:03:00Z">
            <w:del w:id="1641" w:author="TOANNM" w:date="2018-05-19T09:18:00Z">
              <w:r w:rsidR="006D0F93" w:rsidDel="00DD261C">
                <w:rPr>
                  <w:rFonts w:ascii="Times New Roman" w:hAnsi="Times New Roman" w:cs="Times New Roman"/>
                  <w:i w:val="0"/>
                  <w:color w:val="auto"/>
                  <w:sz w:val="26"/>
                  <w:szCs w:val="26"/>
                </w:rPr>
                <w:fldChar w:fldCharType="begin"/>
              </w:r>
              <w:r w:rsidR="006D0F93" w:rsidDel="00DD261C">
                <w:rPr>
                  <w:rFonts w:ascii="Times New Roman" w:hAnsi="Times New Roman" w:cs="Times New Roman"/>
                  <w:i w:val="0"/>
                  <w:color w:val="auto"/>
                  <w:sz w:val="26"/>
                  <w:szCs w:val="26"/>
                  <w:lang w:val="en-US"/>
                </w:rPr>
                <w:delInstrText xml:space="preserve"> CITATION Gre02 \l 1033 </w:delInstrText>
              </w:r>
            </w:del>
          </w:ins>
          <w:del w:id="1642" w:author="TOANNM" w:date="2018-05-19T09:18:00Z">
            <w:r w:rsidR="006D0F93" w:rsidDel="00DD261C">
              <w:rPr>
                <w:rFonts w:ascii="Times New Roman" w:hAnsi="Times New Roman" w:cs="Times New Roman"/>
                <w:i w:val="0"/>
                <w:color w:val="auto"/>
                <w:sz w:val="26"/>
                <w:szCs w:val="26"/>
              </w:rPr>
              <w:fldChar w:fldCharType="separate"/>
            </w:r>
            <w:r w:rsidR="003137DA" w:rsidDel="00DD261C">
              <w:rPr>
                <w:rFonts w:ascii="Times New Roman" w:hAnsi="Times New Roman" w:cs="Times New Roman"/>
                <w:i w:val="0"/>
                <w:noProof/>
                <w:color w:val="auto"/>
                <w:sz w:val="26"/>
                <w:szCs w:val="26"/>
                <w:lang w:val="en-US"/>
              </w:rPr>
              <w:delText xml:space="preserve"> </w:delText>
            </w:r>
            <w:r w:rsidR="003137DA" w:rsidRPr="003137DA" w:rsidDel="00DD261C">
              <w:rPr>
                <w:rFonts w:ascii="Times New Roman" w:hAnsi="Times New Roman" w:cs="Times New Roman"/>
                <w:noProof/>
                <w:color w:val="auto"/>
                <w:sz w:val="26"/>
                <w:szCs w:val="26"/>
                <w:lang w:val="en-US"/>
              </w:rPr>
              <w:delText>[14]</w:delText>
            </w:r>
          </w:del>
          <w:ins w:id="1643" w:author="Nguyen Toan" w:date="2018-05-18T22:03:00Z">
            <w:del w:id="1644" w:author="TOANNM" w:date="2018-05-19T09:18:00Z">
              <w:r w:rsidR="006D0F93" w:rsidDel="00DD261C">
                <w:rPr>
                  <w:rFonts w:ascii="Times New Roman" w:hAnsi="Times New Roman" w:cs="Times New Roman"/>
                  <w:i w:val="0"/>
                  <w:color w:val="auto"/>
                  <w:sz w:val="26"/>
                  <w:szCs w:val="26"/>
                </w:rPr>
                <w:fldChar w:fldCharType="end"/>
              </w:r>
            </w:del>
          </w:ins>
          <w:customXmlInsRangeStart w:id="1645" w:author="Nguyen Toan" w:date="2018-05-18T22:03:00Z"/>
          <w:customXmlDelRangeStart w:id="1646" w:author="TOANNM" w:date="2018-05-19T09:18:00Z"/>
        </w:sdtContent>
      </w:sdt>
      <w:customXmlInsRangeEnd w:id="1645"/>
      <w:customXmlDelRangeEnd w:id="1646"/>
      <w:bookmarkEnd w:id="1627"/>
    </w:p>
    <w:p w14:paraId="5699F0E5" w14:textId="0DF8EE21" w:rsidR="000C5C3A" w:rsidRPr="00C307BC" w:rsidDel="00DD261C" w:rsidRDefault="000C5C3A" w:rsidP="00DD261C">
      <w:pPr>
        <w:pStyle w:val="ListParagraph"/>
        <w:numPr>
          <w:ilvl w:val="2"/>
          <w:numId w:val="5"/>
        </w:numPr>
        <w:spacing w:before="240" w:after="120" w:line="288" w:lineRule="auto"/>
        <w:ind w:left="0" w:firstLine="0"/>
        <w:contextualSpacing w:val="0"/>
        <w:outlineLvl w:val="2"/>
        <w:rPr>
          <w:del w:id="1647" w:author="TOANNM" w:date="2018-05-19T09:18:00Z"/>
          <w:rFonts w:ascii="Times New Roman" w:eastAsia="Times New Roman" w:hAnsi="Times New Roman" w:cs="Times New Roman"/>
          <w:b/>
          <w:sz w:val="26"/>
          <w:szCs w:val="26"/>
        </w:rPr>
        <w:pPrChange w:id="1648" w:author="TOANNM" w:date="2018-05-19T09:18:00Z">
          <w:pPr>
            <w:pStyle w:val="ListParagraph"/>
            <w:numPr>
              <w:ilvl w:val="2"/>
              <w:numId w:val="5"/>
            </w:numPr>
            <w:spacing w:before="240" w:after="120" w:line="288" w:lineRule="auto"/>
            <w:ind w:hanging="720"/>
            <w:contextualSpacing w:val="0"/>
            <w:outlineLvl w:val="2"/>
          </w:pPr>
        </w:pPrChange>
      </w:pPr>
      <w:bookmarkStart w:id="1649" w:name="_Toc514450069"/>
      <w:del w:id="1650" w:author="TOANNM" w:date="2018-05-19T09:18:00Z">
        <w:r w:rsidRPr="00C307BC" w:rsidDel="00DD261C">
          <w:rPr>
            <w:rFonts w:ascii="Times New Roman" w:eastAsia="Times New Roman" w:hAnsi="Times New Roman" w:cs="Times New Roman"/>
            <w:b/>
            <w:sz w:val="26"/>
            <w:szCs w:val="26"/>
          </w:rPr>
          <w:delText>Kiểm thử hồi quy</w:delText>
        </w:r>
        <w:bookmarkEnd w:id="1649"/>
      </w:del>
    </w:p>
    <w:p w14:paraId="6ABB6405" w14:textId="213653E1" w:rsidR="000C5C3A" w:rsidRPr="00C307BC" w:rsidDel="00DD261C" w:rsidRDefault="000C5C3A" w:rsidP="00DD261C">
      <w:pPr>
        <w:spacing w:line="288" w:lineRule="auto"/>
        <w:jc w:val="both"/>
        <w:rPr>
          <w:del w:id="1651" w:author="TOANNM" w:date="2018-05-19T09:18:00Z"/>
          <w:rFonts w:eastAsia="Times New Roman"/>
          <w:sz w:val="26"/>
          <w:szCs w:val="26"/>
        </w:rPr>
        <w:pPrChange w:id="1652" w:author="TOANNM" w:date="2018-05-19T09:18:00Z">
          <w:pPr>
            <w:spacing w:line="288" w:lineRule="auto"/>
            <w:ind w:firstLine="567"/>
            <w:jc w:val="both"/>
          </w:pPr>
        </w:pPrChange>
      </w:pPr>
      <w:del w:id="1653" w:author="TOANNM" w:date="2018-05-19T09:18:00Z">
        <w:r w:rsidRPr="00C307BC" w:rsidDel="00DD261C">
          <w:rPr>
            <w:rFonts w:eastAsia="Times New Roman"/>
            <w:sz w:val="26"/>
            <w:szCs w:val="26"/>
          </w:rPr>
          <w:delText>Kiểm thử hồi quy [1] là việc kiểm thử lại một lần nữa chức năng do việc thay đổi chức năng khác có hoặc không có liên quan đến chức năng được kiểm thử.</w:delText>
        </w:r>
      </w:del>
    </w:p>
    <w:p w14:paraId="1271BAC3" w14:textId="7A913BD9" w:rsidR="000C5C3A" w:rsidRPr="00C307BC" w:rsidRDefault="000C5C3A" w:rsidP="006331DD">
      <w:pPr>
        <w:spacing w:line="288" w:lineRule="auto"/>
        <w:ind w:firstLine="567"/>
        <w:jc w:val="both"/>
        <w:rPr>
          <w:rFonts w:eastAsia="Times New Roman"/>
          <w:sz w:val="26"/>
          <w:szCs w:val="26"/>
        </w:rPr>
      </w:pPr>
      <w:del w:id="1654" w:author="TOANNM" w:date="2018-05-19T09:18:00Z">
        <w:r w:rsidRPr="00C307BC" w:rsidDel="00DD261C">
          <w:rPr>
            <w:rFonts w:eastAsia="Times New Roman"/>
            <w:sz w:val="26"/>
            <w:szCs w:val="26"/>
          </w:rPr>
          <w:delText>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những hệ thống mà việc thay đổi các ứng dụng khác nó có liên quan đến dễ gây ảnh hưởng tiềm ẩn.</w:delText>
        </w:r>
      </w:del>
    </w:p>
    <w:p w14:paraId="73970D90" w14:textId="53C177F6" w:rsidR="00E14157" w:rsidRPr="00C307BC"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6"/>
          <w:szCs w:val="26"/>
        </w:rPr>
      </w:pPr>
      <w:del w:id="1655" w:author="Nguyen Toan" w:date="2018-05-18T22:12:00Z">
        <w:r w:rsidRPr="00C307BC" w:rsidDel="00CE4637">
          <w:rPr>
            <w:rFonts w:ascii="Times New Roman" w:eastAsia="Times New Roman" w:hAnsi="Times New Roman" w:cs="Times New Roman"/>
            <w:b/>
            <w:sz w:val="26"/>
            <w:szCs w:val="26"/>
          </w:rPr>
          <w:delText>Đề xuất quy</w:delText>
        </w:r>
      </w:del>
      <w:bookmarkStart w:id="1656" w:name="_Toc514450070"/>
      <w:ins w:id="1657" w:author="Nguyen Toan" w:date="2018-05-18T22:12:00Z">
        <w:r w:rsidR="00CE4637">
          <w:rPr>
            <w:rFonts w:ascii="Times New Roman" w:eastAsia="Times New Roman" w:hAnsi="Times New Roman" w:cs="Times New Roman"/>
            <w:b/>
            <w:sz w:val="26"/>
            <w:szCs w:val="26"/>
          </w:rPr>
          <w:t>Quy</w:t>
        </w:r>
      </w:ins>
      <w:r w:rsidRPr="00C307BC">
        <w:rPr>
          <w:rFonts w:ascii="Times New Roman" w:eastAsia="Times New Roman" w:hAnsi="Times New Roman" w:cs="Times New Roman"/>
          <w:b/>
          <w:sz w:val="26"/>
          <w:szCs w:val="26"/>
        </w:rPr>
        <w:t xml:space="preserve"> </w:t>
      </w:r>
      <w:r w:rsidR="003274D7" w:rsidRPr="00C307BC">
        <w:rPr>
          <w:rFonts w:ascii="Times New Roman" w:eastAsia="Times New Roman" w:hAnsi="Times New Roman" w:cs="Times New Roman"/>
          <w:b/>
          <w:sz w:val="26"/>
          <w:szCs w:val="26"/>
        </w:rPr>
        <w:t>trình</w:t>
      </w:r>
      <w:r w:rsidR="00E14157" w:rsidRPr="00C307BC">
        <w:rPr>
          <w:rFonts w:ascii="Times New Roman" w:eastAsia="Times New Roman" w:hAnsi="Times New Roman" w:cs="Times New Roman"/>
          <w:b/>
          <w:sz w:val="26"/>
          <w:szCs w:val="26"/>
        </w:rPr>
        <w:t xml:space="preserve"> kiểm thử </w:t>
      </w:r>
      <w:ins w:id="1658" w:author="Nguyen Toan" w:date="2018-05-18T22:12:00Z">
        <w:r w:rsidR="00CE4637">
          <w:rPr>
            <w:rFonts w:ascii="Times New Roman" w:eastAsia="Times New Roman" w:hAnsi="Times New Roman" w:cs="Times New Roman"/>
            <w:b/>
            <w:sz w:val="26"/>
            <w:szCs w:val="26"/>
          </w:rPr>
          <w:t>ứng dụng ESB</w:t>
        </w:r>
      </w:ins>
      <w:bookmarkEnd w:id="1656"/>
      <w:del w:id="1659" w:author="Nguyen Toan" w:date="2018-05-18T22:12:00Z">
        <w:r w:rsidR="00E14157" w:rsidRPr="00C307BC" w:rsidDel="00CE4637">
          <w:rPr>
            <w:rFonts w:ascii="Times New Roman" w:eastAsia="Times New Roman" w:hAnsi="Times New Roman" w:cs="Times New Roman"/>
            <w:b/>
            <w:sz w:val="26"/>
            <w:szCs w:val="26"/>
          </w:rPr>
          <w:delText xml:space="preserve">hệ thống </w:delText>
        </w:r>
      </w:del>
    </w:p>
    <w:p w14:paraId="43B39083" w14:textId="061FA691" w:rsidR="00FF3170" w:rsidRPr="00C307BC" w:rsidRDefault="009F6491" w:rsidP="00D2583D">
      <w:pPr>
        <w:ind w:firstLine="360"/>
        <w:jc w:val="both"/>
        <w:rPr>
          <w:sz w:val="26"/>
          <w:szCs w:val="26"/>
        </w:rPr>
      </w:pPr>
      <w:r w:rsidRPr="00C307BC">
        <w:rPr>
          <w:sz w:val="26"/>
          <w:szCs w:val="26"/>
        </w:rPr>
        <w:fldChar w:fldCharType="begin"/>
      </w:r>
      <w:r w:rsidRPr="00C307BC">
        <w:rPr>
          <w:sz w:val="26"/>
          <w:szCs w:val="26"/>
        </w:rPr>
        <w:instrText xml:space="preserve"> REF _Ref511971256 \h </w:instrText>
      </w:r>
      <w:r w:rsidR="004A17D3" w:rsidRPr="00C307BC">
        <w:rPr>
          <w:sz w:val="26"/>
          <w:szCs w:val="26"/>
        </w:rPr>
        <w:instrText xml:space="preserve"> \* MERGEFORMAT </w:instrText>
      </w:r>
      <w:r w:rsidRPr="00C307BC">
        <w:rPr>
          <w:sz w:val="26"/>
          <w:szCs w:val="26"/>
        </w:rPr>
      </w:r>
      <w:r w:rsidRPr="00C307BC">
        <w:rPr>
          <w:sz w:val="26"/>
          <w:szCs w:val="26"/>
        </w:rPr>
        <w:fldChar w:fldCharType="separate"/>
      </w:r>
      <w:ins w:id="1660" w:author="Nguyen Toan" w:date="2018-05-18T22:39:00Z">
        <w:r w:rsidR="00896230" w:rsidRPr="00896230">
          <w:rPr>
            <w:sz w:val="26"/>
            <w:szCs w:val="26"/>
            <w:rPrChange w:id="1661" w:author="Nguyen Toan" w:date="2018-05-18T22:39:00Z">
              <w:rPr>
                <w:i/>
                <w:sz w:val="26"/>
                <w:szCs w:val="26"/>
              </w:rPr>
            </w:rPrChange>
          </w:rPr>
          <w:t xml:space="preserve">Hình </w:t>
        </w:r>
        <w:r w:rsidR="00896230" w:rsidRPr="00896230">
          <w:rPr>
            <w:noProof/>
            <w:sz w:val="26"/>
            <w:szCs w:val="26"/>
            <w:rPrChange w:id="1662" w:author="Nguyen Toan" w:date="2018-05-18T22:39:00Z">
              <w:rPr>
                <w:i/>
                <w:noProof/>
                <w:sz w:val="26"/>
                <w:szCs w:val="26"/>
              </w:rPr>
            </w:rPrChange>
          </w:rPr>
          <w:t>3.3</w:t>
        </w:r>
      </w:ins>
      <w:del w:id="1663" w:author="Nguyen Toan" w:date="2018-05-18T21:03:00Z">
        <w:r w:rsidR="009C452F" w:rsidRPr="009C452F" w:rsidDel="0019161E">
          <w:rPr>
            <w:sz w:val="26"/>
            <w:szCs w:val="26"/>
          </w:rPr>
          <w:delText xml:space="preserve">Hình </w:delText>
        </w:r>
        <w:r w:rsidR="009C452F" w:rsidRPr="009C452F" w:rsidDel="0019161E">
          <w:rPr>
            <w:noProof/>
            <w:sz w:val="26"/>
            <w:szCs w:val="26"/>
          </w:rPr>
          <w:delText>3.3</w:delText>
        </w:r>
      </w:del>
      <w:r w:rsidRPr="00C307BC">
        <w:rPr>
          <w:sz w:val="26"/>
          <w:szCs w:val="26"/>
        </w:rPr>
        <w:fldChar w:fldCharType="end"/>
      </w:r>
      <w:r w:rsidRPr="00C307BC">
        <w:rPr>
          <w:sz w:val="26"/>
          <w:szCs w:val="26"/>
        </w:rPr>
        <w:t xml:space="preserve"> </w:t>
      </w:r>
      <w:r w:rsidR="00FF3170" w:rsidRPr="00C307BC">
        <w:rPr>
          <w:sz w:val="26"/>
          <w:szCs w:val="26"/>
        </w:rPr>
        <w:t xml:space="preserve">thể hiện </w:t>
      </w:r>
      <w:r w:rsidR="00C754E6" w:rsidRPr="00C307BC">
        <w:rPr>
          <w:sz w:val="26"/>
          <w:szCs w:val="26"/>
        </w:rPr>
        <w:t>quy trình</w:t>
      </w:r>
      <w:r w:rsidR="00EF3A9B" w:rsidRPr="00C307BC">
        <w:rPr>
          <w:sz w:val="26"/>
          <w:szCs w:val="26"/>
        </w:rPr>
        <w:t xml:space="preserve"> đề xuất</w:t>
      </w:r>
      <w:r w:rsidR="00FF3170" w:rsidRPr="00C307BC">
        <w:rPr>
          <w:sz w:val="26"/>
          <w:szCs w:val="26"/>
        </w:rPr>
        <w:t xml:space="preserve"> kiểm thử tự động cho hệ thống ESB.</w:t>
      </w:r>
    </w:p>
    <w:p w14:paraId="5ABBBACB" w14:textId="77777777" w:rsidR="001306B4" w:rsidRPr="00C307BC" w:rsidRDefault="003946FD" w:rsidP="00966627">
      <w:pPr>
        <w:keepNext/>
        <w:spacing w:line="288" w:lineRule="auto"/>
        <w:jc w:val="center"/>
        <w:rPr>
          <w:sz w:val="26"/>
          <w:szCs w:val="26"/>
        </w:rPr>
      </w:pPr>
      <w:r w:rsidRPr="00C307BC">
        <w:rPr>
          <w:rFonts w:eastAsia="Times New Roman"/>
          <w:noProof/>
          <w:sz w:val="26"/>
          <w:szCs w:val="26"/>
        </w:rPr>
        <w:lastRenderedPageBreak/>
        <w:drawing>
          <wp:inline distT="0" distB="0" distL="0" distR="0" wp14:anchorId="4179ECCB" wp14:editId="293A2AB0">
            <wp:extent cx="4928506" cy="2545730"/>
            <wp:effectExtent l="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28506" cy="2545730"/>
                    </a:xfrm>
                    <a:prstGeom prst="rect">
                      <a:avLst/>
                    </a:prstGeom>
                  </pic:spPr>
                </pic:pic>
              </a:graphicData>
            </a:graphic>
          </wp:inline>
        </w:drawing>
      </w:r>
    </w:p>
    <w:p w14:paraId="6EF9E957" w14:textId="4E09BB4D" w:rsidR="00003EB5" w:rsidRPr="00C307BC" w:rsidRDefault="001306B4" w:rsidP="00A54A30">
      <w:pPr>
        <w:pStyle w:val="Caption"/>
        <w:spacing w:line="288" w:lineRule="auto"/>
        <w:jc w:val="center"/>
        <w:rPr>
          <w:rFonts w:ascii="Times New Roman" w:hAnsi="Times New Roman" w:cs="Times New Roman"/>
          <w:i w:val="0"/>
          <w:color w:val="auto"/>
          <w:sz w:val="26"/>
          <w:szCs w:val="26"/>
        </w:rPr>
      </w:pPr>
      <w:bookmarkStart w:id="1664" w:name="_Ref511971256"/>
      <w:bookmarkStart w:id="1665" w:name="_Toc511320660"/>
      <w:bookmarkStart w:id="1666" w:name="_Toc511326641"/>
      <w:bookmarkStart w:id="1667" w:name="_Toc511991199"/>
      <w:bookmarkStart w:id="1668" w:name="_Toc514445877"/>
      <w:r w:rsidRPr="00C307BC">
        <w:rPr>
          <w:rFonts w:ascii="Times New Roman" w:hAnsi="Times New Roman" w:cs="Times New Roman"/>
          <w:i w:val="0"/>
          <w:color w:val="auto"/>
          <w:sz w:val="26"/>
          <w:szCs w:val="26"/>
        </w:rPr>
        <w:t xml:space="preserve">Hình </w:t>
      </w:r>
      <w:ins w:id="166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67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671" w:author="Nguyen Toan" w:date="2018-05-18T22:41:00Z">
        <w:r w:rsidR="00871F8A">
          <w:rPr>
            <w:rFonts w:ascii="Times New Roman" w:hAnsi="Times New Roman" w:cs="Times New Roman"/>
            <w:i w:val="0"/>
            <w:noProof/>
            <w:color w:val="auto"/>
            <w:sz w:val="26"/>
            <w:szCs w:val="26"/>
          </w:rPr>
          <w:t>3</w:t>
        </w:r>
        <w:r w:rsidR="00871F8A">
          <w:rPr>
            <w:rFonts w:ascii="Times New Roman" w:hAnsi="Times New Roman" w:cs="Times New Roman"/>
            <w:i w:val="0"/>
            <w:color w:val="auto"/>
            <w:sz w:val="26"/>
            <w:szCs w:val="26"/>
          </w:rPr>
          <w:fldChar w:fldCharType="end"/>
        </w:r>
      </w:ins>
      <w:del w:id="1672"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del>
      <w:bookmarkEnd w:id="1664"/>
      <w:r w:rsidR="00362752" w:rsidRPr="00C307BC">
        <w:rPr>
          <w:rFonts w:ascii="Times New Roman" w:hAnsi="Times New Roman" w:cs="Times New Roman"/>
          <w:i w:val="0"/>
          <w:color w:val="auto"/>
          <w:sz w:val="26"/>
          <w:szCs w:val="26"/>
        </w:rPr>
        <w:t>.</w:t>
      </w:r>
      <w:r w:rsidR="008F4528" w:rsidRPr="00C307BC">
        <w:rPr>
          <w:rFonts w:ascii="Times New Roman" w:hAnsi="Times New Roman" w:cs="Times New Roman"/>
          <w:i w:val="0"/>
          <w:color w:val="auto"/>
          <w:sz w:val="26"/>
          <w:szCs w:val="26"/>
        </w:rPr>
        <w:t xml:space="preserve"> Quy trình kiểm thử hệ thống ESB</w:t>
      </w:r>
      <w:bookmarkEnd w:id="1665"/>
      <w:bookmarkEnd w:id="1666"/>
      <w:bookmarkEnd w:id="1667"/>
      <w:bookmarkEnd w:id="1668"/>
    </w:p>
    <w:p w14:paraId="0BC69AB8" w14:textId="2C86CAD1" w:rsidR="001C57BB" w:rsidRDefault="00D71BA7" w:rsidP="00071A6D">
      <w:pPr>
        <w:pStyle w:val="Caption"/>
        <w:spacing w:before="120" w:line="276" w:lineRule="auto"/>
        <w:ind w:firstLine="567"/>
        <w:jc w:val="both"/>
        <w:rPr>
          <w:rFonts w:ascii="Times New Roman" w:eastAsia="Times New Roman" w:hAnsi="Times New Roman" w:cs="Times New Roman"/>
          <w:color w:val="auto"/>
          <w:sz w:val="26"/>
          <w:szCs w:val="26"/>
        </w:rPr>
      </w:pPr>
      <w:r w:rsidRPr="00C307BC">
        <w:rPr>
          <w:rFonts w:ascii="Times New Roman" w:eastAsia="Times New Roman" w:hAnsi="Times New Roman" w:cs="Times New Roman"/>
          <w:i w:val="0"/>
          <w:iCs w:val="0"/>
          <w:color w:val="000000"/>
          <w:sz w:val="26"/>
          <w:szCs w:val="26"/>
        </w:rPr>
        <w:t>Để kích hoạt quy trình, trên công cụ Jenkins, sử dụng một kích (trigger) có chức năng kích hoạt quá trình chạy tự động mỗi khi có thay đổi trên kho mã nguồn SVN hoặc git. Khi có sự thay đổi mã nguồn, Jenkins thực hiện lấy mã nguồn về máy ch</w:t>
      </w:r>
      <w:r w:rsidR="00EC4E12">
        <w:rPr>
          <w:rFonts w:ascii="Times New Roman" w:eastAsia="Times New Roman" w:hAnsi="Times New Roman" w:cs="Times New Roman"/>
          <w:i w:val="0"/>
          <w:iCs w:val="0"/>
          <w:color w:val="000000"/>
          <w:sz w:val="26"/>
          <w:szCs w:val="26"/>
        </w:rPr>
        <w:t>ủ</w:t>
      </w:r>
      <w:r w:rsidR="0048521E">
        <w:rPr>
          <w:rFonts w:ascii="Times New Roman" w:eastAsia="Times New Roman" w:hAnsi="Times New Roman" w:cs="Times New Roman"/>
          <w:i w:val="0"/>
          <w:iCs w:val="0"/>
          <w:color w:val="000000"/>
          <w:sz w:val="26"/>
          <w:szCs w:val="26"/>
        </w:rPr>
        <w:t xml:space="preserve"> và</w:t>
      </w:r>
      <w:r w:rsidRPr="00C307BC">
        <w:rPr>
          <w:rFonts w:ascii="Times New Roman" w:eastAsia="Times New Roman" w:hAnsi="Times New Roman" w:cs="Times New Roman"/>
          <w:i w:val="0"/>
          <w:iCs w:val="0"/>
          <w:color w:val="000000"/>
          <w:sz w:val="26"/>
          <w:szCs w:val="26"/>
        </w:rPr>
        <w:t xml:space="preserve"> gọi quá trình sinh mã kiểm thử tự động bằng công cụ. </w:t>
      </w:r>
      <w:r w:rsidR="001C57BB" w:rsidRPr="00C307BC">
        <w:rPr>
          <w:rFonts w:ascii="Times New Roman" w:eastAsia="Times New Roman" w:hAnsi="Times New Roman" w:cs="Times New Roman"/>
          <w:i w:val="0"/>
          <w:iCs w:val="0"/>
          <w:color w:val="auto"/>
          <w:sz w:val="26"/>
          <w:szCs w:val="26"/>
        </w:rPr>
        <w:t xml:space="preserve">Sau khi sinh mã nguồn kiểm thử thành công, Jenkins tự động gọi quá trình biên dịch, </w:t>
      </w:r>
      <w:r w:rsidR="0048521E">
        <w:rPr>
          <w:rFonts w:ascii="Times New Roman" w:eastAsia="Times New Roman" w:hAnsi="Times New Roman" w:cs="Times New Roman"/>
          <w:i w:val="0"/>
          <w:iCs w:val="0"/>
          <w:color w:val="auto"/>
          <w:sz w:val="26"/>
          <w:szCs w:val="26"/>
        </w:rPr>
        <w:t xml:space="preserve">chạy các ca kiểm thử, </w:t>
      </w:r>
      <w:r w:rsidR="001C57BB" w:rsidRPr="00C307BC">
        <w:rPr>
          <w:rFonts w:ascii="Times New Roman" w:eastAsia="Times New Roman" w:hAnsi="Times New Roman" w:cs="Times New Roman"/>
          <w:i w:val="0"/>
          <w:iCs w:val="0"/>
          <w:color w:val="auto"/>
          <w:sz w:val="26"/>
          <w:szCs w:val="26"/>
        </w:rPr>
        <w:t xml:space="preserve">đóng gói và triển khai ứng dụng. Quá trình </w:t>
      </w:r>
      <w:r w:rsidR="001C57BB">
        <w:rPr>
          <w:rFonts w:ascii="Times New Roman" w:eastAsia="Times New Roman" w:hAnsi="Times New Roman" w:cs="Times New Roman"/>
          <w:i w:val="0"/>
          <w:iCs w:val="0"/>
          <w:color w:val="auto"/>
          <w:sz w:val="26"/>
          <w:szCs w:val="26"/>
        </w:rPr>
        <w:t xml:space="preserve">biên dịch và </w:t>
      </w:r>
      <w:r w:rsidR="001C57BB" w:rsidRPr="00C307BC">
        <w:rPr>
          <w:rFonts w:ascii="Times New Roman" w:eastAsia="Times New Roman" w:hAnsi="Times New Roman" w:cs="Times New Roman"/>
          <w:i w:val="0"/>
          <w:iCs w:val="0"/>
          <w:color w:val="auto"/>
          <w:sz w:val="26"/>
          <w:szCs w:val="26"/>
        </w:rPr>
        <w:t xml:space="preserve">đóng gói ứng dụng được thực hiện bởi bộ thư viện Maven, đây là một thư viện mã nguồn mở để quản lý </w:t>
      </w:r>
      <w:r w:rsidR="001C57BB">
        <w:rPr>
          <w:rFonts w:ascii="Times New Roman" w:eastAsia="Times New Roman" w:hAnsi="Times New Roman" w:cs="Times New Roman"/>
          <w:i w:val="0"/>
          <w:iCs w:val="0"/>
          <w:color w:val="auto"/>
          <w:sz w:val="26"/>
          <w:szCs w:val="26"/>
        </w:rPr>
        <w:t>các thư viện phụ thuộc của phần mềm, cung cấp khả năng build và đóng gói phần mềm</w:t>
      </w:r>
      <w:r w:rsidR="001C57BB" w:rsidRPr="00C307BC">
        <w:rPr>
          <w:rFonts w:ascii="Times New Roman" w:eastAsia="Times New Roman" w:hAnsi="Times New Roman" w:cs="Times New Roman"/>
          <w:i w:val="0"/>
          <w:iCs w:val="0"/>
          <w:color w:val="auto"/>
          <w:sz w:val="26"/>
          <w:szCs w:val="26"/>
        </w:rPr>
        <w:t xml:space="preserve">. </w:t>
      </w:r>
      <w:r w:rsidR="001C57BB" w:rsidRPr="00071A6D">
        <w:rPr>
          <w:rFonts w:ascii="Times New Roman" w:eastAsia="Times New Roman" w:hAnsi="Times New Roman" w:cs="Times New Roman"/>
          <w:i w:val="0"/>
          <w:iCs w:val="0"/>
          <w:color w:val="000000"/>
          <w:sz w:val="26"/>
          <w:szCs w:val="26"/>
        </w:rPr>
        <w:t>Maven</w:t>
      </w:r>
      <w:r w:rsidR="001C57BB" w:rsidRPr="00C307BC">
        <w:rPr>
          <w:rFonts w:ascii="Times New Roman" w:eastAsia="Times New Roman" w:hAnsi="Times New Roman" w:cs="Times New Roman"/>
          <w:i w:val="0"/>
          <w:iCs w:val="0"/>
          <w:color w:val="auto"/>
          <w:sz w:val="26"/>
          <w:szCs w:val="26"/>
        </w:rPr>
        <w:t xml:space="preserve"> kích hoạt quá trình biên dịch mã nguồn, kiểm thử chức năng và kiểm thử đơn vị cho ứng dụng. Nếu quá trình kiểm thử thành công, Maven tự động </w:t>
      </w:r>
      <w:r w:rsidR="001C57BB">
        <w:rPr>
          <w:rFonts w:ascii="Times New Roman" w:eastAsia="Times New Roman" w:hAnsi="Times New Roman" w:cs="Times New Roman"/>
          <w:i w:val="0"/>
          <w:iCs w:val="0"/>
          <w:color w:val="auto"/>
          <w:sz w:val="26"/>
          <w:szCs w:val="26"/>
        </w:rPr>
        <w:t>đóng gói</w:t>
      </w:r>
      <w:r w:rsidR="001C57BB" w:rsidRPr="00C307BC">
        <w:rPr>
          <w:rFonts w:ascii="Times New Roman" w:eastAsia="Times New Roman" w:hAnsi="Times New Roman" w:cs="Times New Roman"/>
          <w:i w:val="0"/>
          <w:iCs w:val="0"/>
          <w:color w:val="auto"/>
          <w:sz w:val="26"/>
          <w:szCs w:val="26"/>
        </w:rPr>
        <w:t xml:space="preserve"> ứng dụng lên thư mục cài đặt sẵn. Từ đó, công cụ Jenkins sẽ triển khai ứng dụng lên máy chủ.</w:t>
      </w:r>
    </w:p>
    <w:p w14:paraId="17721B82" w14:textId="77777777" w:rsidR="001E2D86" w:rsidRDefault="00D71BA7">
      <w:pPr>
        <w:pStyle w:val="Caption"/>
        <w:spacing w:before="120" w:line="276" w:lineRule="auto"/>
        <w:ind w:firstLine="567"/>
        <w:jc w:val="both"/>
        <w:rPr>
          <w:ins w:id="1673" w:author="Nguyen Toan" w:date="2018-05-18T22:36:00Z"/>
          <w:rFonts w:ascii="Times New Roman" w:eastAsia="Times New Roman" w:hAnsi="Times New Roman" w:cs="Times New Roman"/>
          <w:sz w:val="26"/>
          <w:szCs w:val="26"/>
        </w:rPr>
        <w:pPrChange w:id="1674" w:author="Nguyen Toan" w:date="2018-05-18T22:36:00Z">
          <w:pPr>
            <w:pStyle w:val="ListParagraph"/>
            <w:numPr>
              <w:ilvl w:val="2"/>
              <w:numId w:val="5"/>
            </w:numPr>
            <w:spacing w:before="240" w:after="120" w:line="288" w:lineRule="auto"/>
            <w:ind w:left="1440" w:hanging="720"/>
            <w:contextualSpacing w:val="0"/>
            <w:outlineLvl w:val="2"/>
          </w:pPr>
        </w:pPrChange>
      </w:pPr>
      <w:r w:rsidRPr="00C307BC">
        <w:rPr>
          <w:rFonts w:ascii="Times New Roman" w:eastAsia="Times New Roman" w:hAnsi="Times New Roman" w:cs="Times New Roman"/>
          <w:i w:val="0"/>
          <w:iCs w:val="0"/>
          <w:color w:val="000000"/>
          <w:sz w:val="26"/>
          <w:szCs w:val="26"/>
        </w:rPr>
        <w:t>Do hệ thống</w:t>
      </w:r>
      <w:r w:rsidR="006A400E">
        <w:rPr>
          <w:rFonts w:ascii="Times New Roman" w:eastAsia="Times New Roman" w:hAnsi="Times New Roman" w:cs="Times New Roman"/>
          <w:i w:val="0"/>
          <w:iCs w:val="0"/>
          <w:color w:val="000000"/>
          <w:sz w:val="26"/>
          <w:szCs w:val="26"/>
        </w:rPr>
        <w:t xml:space="preserve"> dựa trên kiến trúc</w:t>
      </w:r>
      <w:r w:rsidRPr="00C307BC">
        <w:rPr>
          <w:rFonts w:ascii="Times New Roman" w:eastAsia="Times New Roman" w:hAnsi="Times New Roman" w:cs="Times New Roman"/>
          <w:i w:val="0"/>
          <w:iCs w:val="0"/>
          <w:color w:val="000000"/>
          <w:sz w:val="26"/>
          <w:szCs w:val="26"/>
        </w:rPr>
        <w:t xml:space="preserve"> </w:t>
      </w:r>
      <w:r w:rsidR="007A6ED0">
        <w:rPr>
          <w:rFonts w:ascii="Times New Roman" w:eastAsia="Times New Roman" w:hAnsi="Times New Roman" w:cs="Times New Roman"/>
          <w:i w:val="0"/>
          <w:iCs w:val="0"/>
          <w:color w:val="000000"/>
          <w:sz w:val="26"/>
          <w:szCs w:val="26"/>
        </w:rPr>
        <w:t>trục tích hợp</w:t>
      </w:r>
      <w:r w:rsidRPr="00C307BC">
        <w:rPr>
          <w:rFonts w:ascii="Times New Roman" w:eastAsia="Times New Roman" w:hAnsi="Times New Roman" w:cs="Times New Roman"/>
          <w:i w:val="0"/>
          <w:iCs w:val="0"/>
          <w:color w:val="000000"/>
          <w:sz w:val="26"/>
          <w:szCs w:val="26"/>
        </w:rPr>
        <w:t xml:space="preserve"> chứa nhiều luồng xử lý và nhiều kết nối, nên việc viết các mã nguồn kiểm thử </w:t>
      </w:r>
      <w:r w:rsidR="003302C3">
        <w:rPr>
          <w:rFonts w:ascii="Times New Roman" w:eastAsia="Times New Roman" w:hAnsi="Times New Roman" w:cs="Times New Roman"/>
          <w:i w:val="0"/>
          <w:iCs w:val="0"/>
          <w:color w:val="000000"/>
          <w:sz w:val="26"/>
          <w:szCs w:val="26"/>
        </w:rPr>
        <w:t xml:space="preserve">bằng tay </w:t>
      </w:r>
      <w:r w:rsidRPr="00C307BC">
        <w:rPr>
          <w:rFonts w:ascii="Times New Roman" w:eastAsia="Times New Roman" w:hAnsi="Times New Roman" w:cs="Times New Roman"/>
          <w:i w:val="0"/>
          <w:iCs w:val="0"/>
          <w:color w:val="000000"/>
          <w:sz w:val="26"/>
          <w:szCs w:val="26"/>
        </w:rPr>
        <w:t>gây tốn kém thời gian và dễ dẫn đến thiếu sót. Vì vậy,</w:t>
      </w:r>
      <w:r w:rsidR="001C57BB">
        <w:rPr>
          <w:rFonts w:ascii="Times New Roman" w:eastAsia="Times New Roman" w:hAnsi="Times New Roman" w:cs="Times New Roman"/>
          <w:i w:val="0"/>
          <w:iCs w:val="0"/>
          <w:color w:val="000000"/>
          <w:sz w:val="26"/>
          <w:szCs w:val="26"/>
        </w:rPr>
        <w:t xml:space="preserve"> để đảm bảo quy trình diễn ra tự động</w:t>
      </w:r>
      <w:r w:rsidRPr="00C307BC">
        <w:rPr>
          <w:rFonts w:ascii="Times New Roman" w:eastAsia="Times New Roman" w:hAnsi="Times New Roman" w:cs="Times New Roman"/>
          <w:i w:val="0"/>
          <w:iCs w:val="0"/>
          <w:color w:val="000000"/>
          <w:sz w:val="26"/>
          <w:szCs w:val="26"/>
        </w:rPr>
        <w:t xml:space="preserve"> luận văn này đề xuất thêm việc xây dựng công cụ thực hiện sinh mã nguồn kiểm thử chức năng cho ứng dụng</w:t>
      </w:r>
      <w:r w:rsidR="005E575E">
        <w:rPr>
          <w:rFonts w:ascii="Times New Roman" w:eastAsia="Times New Roman" w:hAnsi="Times New Roman" w:cs="Times New Roman"/>
          <w:i w:val="0"/>
          <w:iCs w:val="0"/>
          <w:color w:val="000000"/>
          <w:sz w:val="26"/>
          <w:szCs w:val="26"/>
        </w:rPr>
        <w:t xml:space="preserve"> xây dựng dựa trên nền tảng</w:t>
      </w:r>
      <w:r w:rsidRPr="00C307BC">
        <w:rPr>
          <w:rFonts w:ascii="Times New Roman" w:eastAsia="Times New Roman" w:hAnsi="Times New Roman" w:cs="Times New Roman"/>
          <w:i w:val="0"/>
          <w:iCs w:val="0"/>
          <w:color w:val="000000"/>
          <w:sz w:val="26"/>
          <w:szCs w:val="26"/>
        </w:rPr>
        <w:t xml:space="preserve"> </w:t>
      </w:r>
      <w:r w:rsidR="005E575E">
        <w:rPr>
          <w:rFonts w:ascii="Times New Roman" w:eastAsia="Times New Roman" w:hAnsi="Times New Roman" w:cs="Times New Roman"/>
          <w:i w:val="0"/>
          <w:iCs w:val="0"/>
          <w:color w:val="000000"/>
          <w:sz w:val="26"/>
          <w:szCs w:val="26"/>
        </w:rPr>
        <w:t>Mule</w:t>
      </w:r>
      <w:r w:rsidRPr="00C307BC">
        <w:rPr>
          <w:rFonts w:ascii="Times New Roman" w:eastAsia="Times New Roman" w:hAnsi="Times New Roman" w:cs="Times New Roman"/>
          <w:i w:val="0"/>
          <w:iCs w:val="0"/>
          <w:color w:val="000000"/>
          <w:sz w:val="26"/>
          <w:szCs w:val="26"/>
        </w:rPr>
        <w:t>ESB, công cụ này có tên là AsenAPIDriver. AsenAPIDriver xây dựng trên nền tảng Java, có chức năng quét mã nguồn và danh sách các ca kiểm thử, từ đó sinh ra bộ mã nguồn kiểm thử tự động cho ứng dụng</w:t>
      </w:r>
      <w:ins w:id="1675" w:author="Nguyen Toan" w:date="2018-05-18T22:36:00Z">
        <w:r w:rsidR="001E2D86">
          <w:rPr>
            <w:rFonts w:ascii="Times New Roman" w:eastAsia="Times New Roman" w:hAnsi="Times New Roman" w:cs="Times New Roman"/>
            <w:i w:val="0"/>
            <w:iCs w:val="0"/>
            <w:color w:val="000000"/>
            <w:sz w:val="26"/>
            <w:szCs w:val="26"/>
          </w:rPr>
          <w:t>.</w:t>
        </w:r>
      </w:ins>
    </w:p>
    <w:p w14:paraId="32C1D760" w14:textId="0F960C64" w:rsidR="00FF79E2" w:rsidRPr="00341901" w:rsidDel="001E2D86" w:rsidRDefault="00D71BA7" w:rsidP="001C57BB">
      <w:pPr>
        <w:pStyle w:val="Caption"/>
        <w:spacing w:before="120" w:line="276" w:lineRule="auto"/>
        <w:ind w:firstLine="567"/>
        <w:jc w:val="both"/>
        <w:rPr>
          <w:del w:id="1676" w:author="Nguyen Toan" w:date="2018-05-18T22:36:00Z"/>
          <w:rFonts w:ascii="Times New Roman" w:eastAsia="Times New Roman" w:hAnsi="Times New Roman" w:cs="Times New Roman"/>
          <w:i w:val="0"/>
          <w:iCs w:val="0"/>
          <w:color w:val="000000"/>
          <w:sz w:val="26"/>
          <w:szCs w:val="26"/>
          <w:rPrChange w:id="1677" w:author="TOANNM" w:date="2018-05-19T09:19:00Z">
            <w:rPr>
              <w:del w:id="1678" w:author="Nguyen Toan" w:date="2018-05-18T22:36:00Z"/>
              <w:rFonts w:ascii="Times New Roman" w:eastAsia="Times New Roman" w:hAnsi="Times New Roman" w:cs="Times New Roman"/>
              <w:sz w:val="26"/>
              <w:szCs w:val="26"/>
            </w:rPr>
          </w:rPrChange>
        </w:rPr>
      </w:pPr>
      <w:del w:id="1679" w:author="Nguyen Toan" w:date="2018-05-18T22:36:00Z">
        <w:r w:rsidRPr="00C307BC" w:rsidDel="001E2D86">
          <w:rPr>
            <w:rFonts w:ascii="Times New Roman" w:eastAsia="Times New Roman" w:hAnsi="Times New Roman" w:cs="Times New Roman"/>
            <w:i w:val="0"/>
            <w:iCs w:val="0"/>
            <w:color w:val="000000"/>
            <w:sz w:val="26"/>
            <w:szCs w:val="26"/>
          </w:rPr>
          <w:delText>.</w:delText>
        </w:r>
      </w:del>
    </w:p>
    <w:p w14:paraId="1325EA49" w14:textId="377C2B27" w:rsidR="009C594F" w:rsidRPr="00C307BC" w:rsidDel="00BB66CD" w:rsidRDefault="0005595E" w:rsidP="00463BB5">
      <w:pPr>
        <w:pStyle w:val="Caption"/>
        <w:spacing w:before="120" w:line="276" w:lineRule="auto"/>
        <w:ind w:firstLine="567"/>
        <w:jc w:val="both"/>
        <w:rPr>
          <w:del w:id="1680" w:author="Nguyen Toan" w:date="2018-05-18T22:05:00Z"/>
          <w:rFonts w:ascii="Times New Roman" w:hAnsi="Times New Roman" w:cs="Times New Roman"/>
          <w:sz w:val="26"/>
          <w:szCs w:val="26"/>
        </w:rPr>
      </w:pPr>
      <w:r w:rsidRPr="00341901">
        <w:rPr>
          <w:rFonts w:ascii="Times New Roman" w:eastAsia="Times New Roman" w:hAnsi="Times New Roman" w:cs="Times New Roman"/>
          <w:i w:val="0"/>
          <w:iCs w:val="0"/>
          <w:color w:val="000000"/>
          <w:sz w:val="26"/>
          <w:szCs w:val="26"/>
          <w:rPrChange w:id="1681" w:author="TOANNM" w:date="2018-05-19T09:19:00Z">
            <w:rPr>
              <w:rFonts w:eastAsia="Times New Roman"/>
              <w:i w:val="0"/>
              <w:iCs w:val="0"/>
              <w:sz w:val="26"/>
              <w:szCs w:val="26"/>
            </w:rPr>
          </w:rPrChange>
        </w:rPr>
        <w:t>Như</w:t>
      </w:r>
      <w:r w:rsidRPr="00341901">
        <w:rPr>
          <w:rFonts w:ascii="Times New Roman" w:eastAsia="Times New Roman" w:hAnsi="Times New Roman" w:cs="Times New Roman"/>
          <w:i w:val="0"/>
          <w:iCs w:val="0"/>
          <w:color w:val="000000"/>
          <w:sz w:val="26"/>
          <w:szCs w:val="26"/>
          <w:rPrChange w:id="1682" w:author="TOANNM" w:date="2018-05-19T09:19:00Z">
            <w:rPr>
              <w:rFonts w:ascii="Times New Roman" w:eastAsia="Times New Roman" w:hAnsi="Times New Roman" w:cs="Times New Roman"/>
              <w:i w:val="0"/>
              <w:iCs w:val="0"/>
              <w:color w:val="auto"/>
              <w:sz w:val="26"/>
              <w:szCs w:val="26"/>
            </w:rPr>
          </w:rPrChange>
        </w:rPr>
        <w:t xml:space="preserve"> vậy, t</w:t>
      </w:r>
      <w:r w:rsidR="0032406D" w:rsidRPr="00341901">
        <w:rPr>
          <w:rFonts w:ascii="Times New Roman" w:eastAsia="Times New Roman" w:hAnsi="Times New Roman" w:cs="Times New Roman"/>
          <w:i w:val="0"/>
          <w:iCs w:val="0"/>
          <w:color w:val="000000"/>
          <w:sz w:val="26"/>
          <w:szCs w:val="26"/>
          <w:rPrChange w:id="1683" w:author="TOANNM" w:date="2018-05-19T09:19:00Z">
            <w:rPr>
              <w:rFonts w:ascii="Times New Roman" w:eastAsia="Times New Roman" w:hAnsi="Times New Roman" w:cs="Times New Roman"/>
              <w:i w:val="0"/>
              <w:iCs w:val="0"/>
              <w:color w:val="auto"/>
              <w:sz w:val="26"/>
              <w:szCs w:val="26"/>
            </w:rPr>
          </w:rPrChange>
        </w:rPr>
        <w:t xml:space="preserve">oàn bộ quá trình </w:t>
      </w:r>
      <w:r w:rsidR="0032406D" w:rsidRPr="00341901">
        <w:rPr>
          <w:rFonts w:ascii="Times New Roman" w:eastAsia="Times New Roman" w:hAnsi="Times New Roman" w:cs="Times New Roman"/>
          <w:i w:val="0"/>
          <w:iCs w:val="0"/>
          <w:color w:val="000000"/>
          <w:sz w:val="26"/>
          <w:szCs w:val="26"/>
          <w:rPrChange w:id="1684" w:author="TOANNM" w:date="2018-05-19T09:19:00Z">
            <w:rPr>
              <w:rFonts w:eastAsia="Times New Roman"/>
              <w:sz w:val="26"/>
              <w:szCs w:val="26"/>
            </w:rPr>
          </w:rPrChange>
        </w:rPr>
        <w:t>kiểm</w:t>
      </w:r>
      <w:r w:rsidR="0032406D" w:rsidRPr="00341901">
        <w:rPr>
          <w:rFonts w:ascii="Times New Roman" w:eastAsia="Times New Roman" w:hAnsi="Times New Roman" w:cs="Times New Roman"/>
          <w:i w:val="0"/>
          <w:iCs w:val="0"/>
          <w:color w:val="000000"/>
          <w:sz w:val="26"/>
          <w:szCs w:val="26"/>
          <w:rPrChange w:id="1685" w:author="TOANNM" w:date="2018-05-19T09:19:00Z">
            <w:rPr>
              <w:rFonts w:ascii="Times New Roman" w:eastAsia="Times New Roman" w:hAnsi="Times New Roman" w:cs="Times New Roman"/>
              <w:i w:val="0"/>
              <w:iCs w:val="0"/>
              <w:color w:val="auto"/>
              <w:sz w:val="26"/>
              <w:szCs w:val="26"/>
            </w:rPr>
          </w:rPrChange>
        </w:rPr>
        <w:t xml:space="preserve"> thử và triển khai </w:t>
      </w:r>
      <w:r w:rsidR="00ED70A7" w:rsidRPr="00341901">
        <w:rPr>
          <w:rFonts w:ascii="Times New Roman" w:eastAsia="Times New Roman" w:hAnsi="Times New Roman" w:cs="Times New Roman"/>
          <w:i w:val="0"/>
          <w:iCs w:val="0"/>
          <w:color w:val="000000"/>
          <w:sz w:val="26"/>
          <w:szCs w:val="26"/>
          <w:rPrChange w:id="1686" w:author="TOANNM" w:date="2018-05-19T09:19:00Z">
            <w:rPr>
              <w:rFonts w:ascii="Times New Roman" w:eastAsia="Times New Roman" w:hAnsi="Times New Roman" w:cs="Times New Roman"/>
              <w:i w:val="0"/>
              <w:iCs w:val="0"/>
              <w:color w:val="auto"/>
              <w:sz w:val="26"/>
              <w:szCs w:val="26"/>
            </w:rPr>
          </w:rPrChange>
        </w:rPr>
        <w:t xml:space="preserve">này được thực hiện tự động bằng </w:t>
      </w:r>
      <w:r w:rsidR="0032406D" w:rsidRPr="00341901">
        <w:rPr>
          <w:rFonts w:ascii="Times New Roman" w:eastAsia="Times New Roman" w:hAnsi="Times New Roman" w:cs="Times New Roman"/>
          <w:i w:val="0"/>
          <w:iCs w:val="0"/>
          <w:color w:val="000000"/>
          <w:sz w:val="26"/>
          <w:szCs w:val="26"/>
          <w:rPrChange w:id="1687" w:author="TOANNM" w:date="2018-05-19T09:19:00Z">
            <w:rPr>
              <w:rFonts w:ascii="Times New Roman" w:eastAsia="Times New Roman" w:hAnsi="Times New Roman" w:cs="Times New Roman"/>
              <w:i w:val="0"/>
              <w:iCs w:val="0"/>
              <w:color w:val="auto"/>
              <w:sz w:val="26"/>
              <w:szCs w:val="26"/>
            </w:rPr>
          </w:rPrChange>
        </w:rPr>
        <w:t>việc</w:t>
      </w:r>
      <w:r w:rsidR="00ED70A7" w:rsidRPr="00341901">
        <w:rPr>
          <w:rFonts w:ascii="Times New Roman" w:eastAsia="Times New Roman" w:hAnsi="Times New Roman" w:cs="Times New Roman"/>
          <w:i w:val="0"/>
          <w:iCs w:val="0"/>
          <w:color w:val="000000"/>
          <w:sz w:val="26"/>
          <w:szCs w:val="26"/>
          <w:rPrChange w:id="1688" w:author="TOANNM" w:date="2018-05-19T09:19:00Z">
            <w:rPr>
              <w:rFonts w:ascii="Times New Roman" w:eastAsia="Times New Roman" w:hAnsi="Times New Roman" w:cs="Times New Roman"/>
              <w:i w:val="0"/>
              <w:iCs w:val="0"/>
              <w:color w:val="auto"/>
              <w:sz w:val="26"/>
              <w:szCs w:val="26"/>
            </w:rPr>
          </w:rPrChange>
        </w:rPr>
        <w:t xml:space="preserve"> </w:t>
      </w:r>
      <w:r w:rsidR="0032406D" w:rsidRPr="00341901">
        <w:rPr>
          <w:rFonts w:ascii="Times New Roman" w:eastAsia="Times New Roman" w:hAnsi="Times New Roman" w:cs="Times New Roman"/>
          <w:i w:val="0"/>
          <w:iCs w:val="0"/>
          <w:color w:val="000000"/>
          <w:sz w:val="26"/>
          <w:szCs w:val="26"/>
          <w:rPrChange w:id="1689" w:author="TOANNM" w:date="2018-05-19T09:19:00Z">
            <w:rPr>
              <w:rFonts w:ascii="Times New Roman" w:eastAsia="Times New Roman" w:hAnsi="Times New Roman" w:cs="Times New Roman"/>
              <w:i w:val="0"/>
              <w:iCs w:val="0"/>
              <w:color w:val="auto"/>
              <w:sz w:val="26"/>
              <w:szCs w:val="26"/>
            </w:rPr>
          </w:rPrChange>
        </w:rPr>
        <w:t>tích hợ</w:t>
      </w:r>
      <w:r w:rsidR="00ED70A7" w:rsidRPr="00341901">
        <w:rPr>
          <w:rFonts w:ascii="Times New Roman" w:eastAsia="Times New Roman" w:hAnsi="Times New Roman" w:cs="Times New Roman"/>
          <w:i w:val="0"/>
          <w:iCs w:val="0"/>
          <w:color w:val="000000"/>
          <w:sz w:val="26"/>
          <w:szCs w:val="26"/>
          <w:rPrChange w:id="1690" w:author="TOANNM" w:date="2018-05-19T09:19:00Z">
            <w:rPr>
              <w:rFonts w:ascii="Times New Roman" w:eastAsia="Times New Roman" w:hAnsi="Times New Roman" w:cs="Times New Roman"/>
              <w:i w:val="0"/>
              <w:iCs w:val="0"/>
              <w:color w:val="auto"/>
              <w:sz w:val="26"/>
              <w:szCs w:val="26"/>
            </w:rPr>
          </w:rPrChange>
        </w:rPr>
        <w:t>p các công cụ mã nguồn mở</w:t>
      </w:r>
      <w:r w:rsidR="00ED70A7" w:rsidRPr="00C307BC">
        <w:rPr>
          <w:rFonts w:ascii="Times New Roman" w:eastAsia="Times New Roman" w:hAnsi="Times New Roman" w:cs="Times New Roman"/>
          <w:i w:val="0"/>
          <w:iCs w:val="0"/>
          <w:color w:val="auto"/>
          <w:sz w:val="26"/>
          <w:szCs w:val="26"/>
        </w:rPr>
        <w:t xml:space="preserve">: </w:t>
      </w:r>
      <w:r w:rsidR="0032406D" w:rsidRPr="00C307BC">
        <w:rPr>
          <w:rFonts w:ascii="Times New Roman" w:eastAsia="Times New Roman" w:hAnsi="Times New Roman" w:cs="Times New Roman"/>
          <w:i w:val="0"/>
          <w:iCs w:val="0"/>
          <w:color w:val="auto"/>
          <w:sz w:val="26"/>
          <w:szCs w:val="26"/>
        </w:rPr>
        <w:t>Jenkins, Maven, JUnit, M</w:t>
      </w:r>
      <w:r w:rsidR="00915743" w:rsidRPr="00C307BC">
        <w:rPr>
          <w:rFonts w:ascii="Times New Roman" w:eastAsia="Times New Roman" w:hAnsi="Times New Roman" w:cs="Times New Roman"/>
          <w:i w:val="0"/>
          <w:iCs w:val="0"/>
          <w:color w:val="auto"/>
          <w:sz w:val="26"/>
          <w:szCs w:val="26"/>
        </w:rPr>
        <w:t>U</w:t>
      </w:r>
      <w:r w:rsidR="0032406D" w:rsidRPr="00C307BC">
        <w:rPr>
          <w:rFonts w:ascii="Times New Roman" w:eastAsia="Times New Roman" w:hAnsi="Times New Roman" w:cs="Times New Roman"/>
          <w:i w:val="0"/>
          <w:iCs w:val="0"/>
          <w:color w:val="auto"/>
          <w:sz w:val="26"/>
          <w:szCs w:val="26"/>
        </w:rPr>
        <w:t>nit</w:t>
      </w:r>
      <w:r w:rsidR="00915743" w:rsidRPr="00C307BC">
        <w:rPr>
          <w:rFonts w:ascii="Times New Roman" w:eastAsia="Times New Roman" w:hAnsi="Times New Roman" w:cs="Times New Roman"/>
          <w:i w:val="0"/>
          <w:iCs w:val="0"/>
          <w:color w:val="auto"/>
          <w:sz w:val="26"/>
          <w:szCs w:val="26"/>
        </w:rPr>
        <w:t>, Subversion</w:t>
      </w:r>
      <w:r w:rsidR="003F16DB">
        <w:rPr>
          <w:rFonts w:ascii="Times New Roman" w:eastAsia="Times New Roman" w:hAnsi="Times New Roman" w:cs="Times New Roman"/>
          <w:i w:val="0"/>
          <w:iCs w:val="0"/>
          <w:color w:val="auto"/>
          <w:sz w:val="26"/>
          <w:szCs w:val="26"/>
        </w:rPr>
        <w:t xml:space="preserve"> và công cụ sinh mã </w:t>
      </w:r>
      <w:r w:rsidR="00143A1E">
        <w:rPr>
          <w:rFonts w:ascii="Times New Roman" w:eastAsia="Times New Roman" w:hAnsi="Times New Roman" w:cs="Times New Roman"/>
          <w:i w:val="0"/>
          <w:iCs w:val="0"/>
          <w:color w:val="auto"/>
          <w:sz w:val="26"/>
          <w:szCs w:val="26"/>
        </w:rPr>
        <w:t xml:space="preserve">kiểm thử </w:t>
      </w:r>
      <w:r w:rsidR="003F16DB">
        <w:rPr>
          <w:rFonts w:ascii="Times New Roman" w:eastAsia="Times New Roman" w:hAnsi="Times New Roman" w:cs="Times New Roman"/>
          <w:i w:val="0"/>
          <w:iCs w:val="0"/>
          <w:color w:val="auto"/>
          <w:sz w:val="26"/>
          <w:szCs w:val="26"/>
        </w:rPr>
        <w:t>tự động AsenAPIDriver</w:t>
      </w:r>
      <w:r w:rsidR="003D267B" w:rsidRPr="00C307BC">
        <w:rPr>
          <w:rFonts w:ascii="Times New Roman" w:hAnsi="Times New Roman" w:cs="Times New Roman"/>
          <w:sz w:val="26"/>
          <w:szCs w:val="26"/>
        </w:rPr>
        <w:t>.</w:t>
      </w:r>
    </w:p>
    <w:p w14:paraId="310E22BF" w14:textId="69006993" w:rsidR="00E07F86" w:rsidRPr="00C307BC" w:rsidDel="004372AB" w:rsidRDefault="00E07F86">
      <w:pPr>
        <w:pStyle w:val="ListParagraph"/>
        <w:spacing w:before="240" w:after="120" w:line="288" w:lineRule="auto"/>
        <w:ind w:left="0"/>
        <w:contextualSpacing w:val="0"/>
        <w:outlineLvl w:val="1"/>
        <w:rPr>
          <w:del w:id="1691" w:author="Nguyen Toan" w:date="2018-05-18T20:27:00Z"/>
          <w:rFonts w:ascii="Times New Roman" w:eastAsia="Times New Roman" w:hAnsi="Times New Roman" w:cs="Times New Roman"/>
          <w:b/>
          <w:sz w:val="26"/>
          <w:szCs w:val="26"/>
        </w:rPr>
        <w:pPrChange w:id="1692" w:author="Nguyen Toan" w:date="2018-05-18T22:35:00Z">
          <w:pPr>
            <w:pStyle w:val="ListParagraph"/>
            <w:numPr>
              <w:ilvl w:val="1"/>
              <w:numId w:val="5"/>
            </w:numPr>
            <w:spacing w:before="240" w:after="120" w:line="288" w:lineRule="auto"/>
            <w:ind w:left="1080" w:hanging="720"/>
            <w:contextualSpacing w:val="0"/>
            <w:outlineLvl w:val="1"/>
          </w:pPr>
        </w:pPrChange>
      </w:pPr>
      <w:bookmarkStart w:id="1693" w:name="_cavy32t40hgt" w:colFirst="0" w:colLast="0"/>
      <w:bookmarkEnd w:id="1693"/>
      <w:del w:id="1694" w:author="Nguyen Toan" w:date="2018-05-18T20:27:00Z">
        <w:r w:rsidRPr="00C307BC" w:rsidDel="004372AB">
          <w:rPr>
            <w:rFonts w:ascii="Times New Roman" w:eastAsia="Times New Roman" w:hAnsi="Times New Roman" w:cs="Times New Roman"/>
            <w:b/>
            <w:sz w:val="26"/>
            <w:szCs w:val="26"/>
          </w:rPr>
          <w:delText>Công cụ hỗ trợ</w:delText>
        </w:r>
        <w:r w:rsidR="00CB5DFA" w:rsidRPr="00C307BC" w:rsidDel="004372AB">
          <w:rPr>
            <w:rFonts w:ascii="Times New Roman" w:eastAsia="Times New Roman" w:hAnsi="Times New Roman" w:cs="Times New Roman"/>
            <w:b/>
            <w:sz w:val="26"/>
            <w:szCs w:val="26"/>
          </w:rPr>
          <w:delText xml:space="preserve"> có sẵn</w:delText>
        </w:r>
      </w:del>
    </w:p>
    <w:p w14:paraId="6A7DDDC0" w14:textId="69B198A8" w:rsidR="00FE7702" w:rsidRPr="00C307BC" w:rsidDel="004372AB" w:rsidRDefault="002C316C">
      <w:pPr>
        <w:pStyle w:val="ListParagraph"/>
        <w:spacing w:before="240" w:after="120" w:line="288" w:lineRule="auto"/>
        <w:ind w:left="0"/>
        <w:contextualSpacing w:val="0"/>
        <w:outlineLvl w:val="2"/>
        <w:rPr>
          <w:del w:id="1695" w:author="Nguyen Toan" w:date="2018-05-18T20:27:00Z"/>
          <w:rFonts w:ascii="Times New Roman" w:eastAsia="Times New Roman" w:hAnsi="Times New Roman" w:cs="Times New Roman"/>
          <w:b/>
          <w:sz w:val="26"/>
          <w:szCs w:val="26"/>
        </w:rPr>
        <w:pPrChange w:id="1696" w:author="Nguyen Toan" w:date="2018-05-18T22:35:00Z">
          <w:pPr>
            <w:pStyle w:val="ListParagraph"/>
            <w:numPr>
              <w:ilvl w:val="2"/>
              <w:numId w:val="5"/>
            </w:numPr>
            <w:spacing w:before="240" w:after="120" w:line="288" w:lineRule="auto"/>
            <w:ind w:left="1440" w:hanging="720"/>
            <w:contextualSpacing w:val="0"/>
            <w:outlineLvl w:val="2"/>
          </w:pPr>
        </w:pPrChange>
      </w:pPr>
      <w:moveFromRangeStart w:id="1697" w:author="Nguyen Toan" w:date="2018-05-18T20:22:00Z" w:name="move514438306"/>
      <w:moveFrom w:id="1698" w:author="Nguyen Toan" w:date="2018-05-18T20:22:00Z">
        <w:del w:id="1699" w:author="Nguyen Toan" w:date="2018-05-18T20:27:00Z">
          <w:r w:rsidRPr="00C307BC" w:rsidDel="004372AB">
            <w:rPr>
              <w:rFonts w:ascii="Times New Roman" w:eastAsia="Times New Roman" w:hAnsi="Times New Roman" w:cs="Times New Roman"/>
              <w:b/>
              <w:sz w:val="26"/>
              <w:szCs w:val="26"/>
            </w:rPr>
            <w:lastRenderedPageBreak/>
            <w:delText>Github</w:delText>
          </w:r>
        </w:del>
      </w:moveFrom>
    </w:p>
    <w:p w14:paraId="796E0667" w14:textId="7349BD9B" w:rsidR="00A56622" w:rsidRPr="00C307BC" w:rsidDel="004372AB" w:rsidRDefault="00210BA9">
      <w:pPr>
        <w:spacing w:before="120" w:after="200"/>
        <w:jc w:val="both"/>
        <w:rPr>
          <w:del w:id="1700" w:author="Nguyen Toan" w:date="2018-05-18T20:27:00Z"/>
          <w:rFonts w:eastAsia="Times New Roman"/>
          <w:sz w:val="26"/>
          <w:szCs w:val="26"/>
        </w:rPr>
        <w:pPrChange w:id="1701" w:author="Nguyen Toan" w:date="2018-05-18T22:35:00Z">
          <w:pPr>
            <w:spacing w:before="120" w:after="200"/>
            <w:ind w:firstLine="567"/>
            <w:jc w:val="both"/>
          </w:pPr>
        </w:pPrChange>
      </w:pPr>
      <w:moveFrom w:id="1702" w:author="Nguyen Toan" w:date="2018-05-18T20:22:00Z">
        <w:del w:id="1703" w:author="Nguyen Toan" w:date="2018-05-18T20:27:00Z">
          <w:r w:rsidRPr="00071A6D" w:rsidDel="004372AB">
            <w:rPr>
              <w:rFonts w:eastAsia="Times New Roman"/>
              <w:sz w:val="26"/>
              <w:szCs w:val="26"/>
            </w:rPr>
            <w:delText xml:space="preserve">Việc quản lý mã nguồn của ứng dụng ESB được sử dụng trong luận </w:delText>
          </w:r>
          <w:r w:rsidR="00285A74" w:rsidRPr="00071A6D" w:rsidDel="004372AB">
            <w:rPr>
              <w:rFonts w:eastAsia="Times New Roman"/>
              <w:sz w:val="26"/>
              <w:szCs w:val="26"/>
            </w:rPr>
            <w:delText xml:space="preserve">văn </w:delText>
          </w:r>
          <w:r w:rsidR="00026D8F" w:rsidRPr="00071A6D" w:rsidDel="004372AB">
            <w:rPr>
              <w:rFonts w:eastAsia="Times New Roman"/>
              <w:sz w:val="26"/>
              <w:szCs w:val="26"/>
            </w:rPr>
            <w:delText xml:space="preserve">áp dụng công cụ </w:delText>
          </w:r>
          <w:r w:rsidR="002C316C" w:rsidRPr="00C307BC" w:rsidDel="004372AB">
            <w:rPr>
              <w:rFonts w:eastAsia="Times New Roman"/>
              <w:sz w:val="26"/>
              <w:szCs w:val="26"/>
            </w:rPr>
            <w:delText>git</w:delText>
          </w:r>
          <w:r w:rsidR="00DD3689" w:rsidRPr="00C307BC" w:rsidDel="004372AB">
            <w:rPr>
              <w:rFonts w:eastAsia="Times New Roman"/>
              <w:sz w:val="26"/>
              <w:szCs w:val="26"/>
            </w:rPr>
            <w:delText>hub</w:delText>
          </w:r>
          <w:r w:rsidR="00DE4022" w:rsidRPr="00C307BC" w:rsidDel="004372AB">
            <w:rPr>
              <w:rFonts w:eastAsia="Times New Roman"/>
              <w:sz w:val="26"/>
              <w:szCs w:val="26"/>
            </w:rPr>
            <w:delText xml:space="preserve">. </w:delText>
          </w:r>
          <w:r w:rsidR="00EB68F0" w:rsidRPr="00C307BC" w:rsidDel="004372AB">
            <w:rPr>
              <w:rFonts w:eastAsia="Times New Roman"/>
              <w:sz w:val="26"/>
              <w:szCs w:val="26"/>
            </w:rPr>
            <w:delText>G</w:delText>
          </w:r>
          <w:r w:rsidR="00700A2D" w:rsidRPr="00C307BC" w:rsidDel="004372AB">
            <w:rPr>
              <w:rFonts w:eastAsia="Times New Roman"/>
              <w:sz w:val="26"/>
              <w:szCs w:val="26"/>
            </w:rPr>
            <w:delText>it là</w:delText>
          </w:r>
          <w:r w:rsidR="00EB68F0" w:rsidRPr="00C307BC" w:rsidDel="004372AB">
            <w:rPr>
              <w:rFonts w:eastAsia="Times New Roman"/>
              <w:sz w:val="26"/>
              <w:szCs w:val="26"/>
            </w:rPr>
            <w:delText xml:space="preserve"> một Hệ thống quản lý phiên bản phân tán (Distributed Version Control System</w:delText>
          </w:r>
          <w:r w:rsidR="00DB3A6A" w:rsidRPr="00C307BC" w:rsidDel="004372AB">
            <w:rPr>
              <w:rFonts w:eastAsia="Times New Roman"/>
              <w:sz w:val="26"/>
              <w:szCs w:val="26"/>
            </w:rPr>
            <w:delText>)</w:delText>
          </w:r>
          <w:r w:rsidR="00714EC6" w:rsidRPr="00C307BC" w:rsidDel="004372AB">
            <w:rPr>
              <w:rFonts w:eastAsia="Times New Roman"/>
              <w:sz w:val="26"/>
              <w:szCs w:val="26"/>
            </w:rPr>
            <w:delText xml:space="preserve">. Ngoài Git, còn có một số hệ thống quản lý mã nguồn phân tán như: Mercurial, </w:delText>
          </w:r>
          <w:r w:rsidR="000A460D" w:rsidRPr="00C307BC" w:rsidDel="004372AB">
            <w:rPr>
              <w:rFonts w:eastAsia="Times New Roman"/>
              <w:sz w:val="26"/>
              <w:szCs w:val="26"/>
            </w:rPr>
            <w:delText xml:space="preserve">CVS, </w:delText>
          </w:r>
          <w:r w:rsidR="00CE3996" w:rsidRPr="00C307BC" w:rsidDel="004372AB">
            <w:rPr>
              <w:rFonts w:eastAsia="Times New Roman"/>
              <w:sz w:val="26"/>
              <w:szCs w:val="26"/>
            </w:rPr>
            <w:delText>Subversion</w:delText>
          </w:r>
          <w:r w:rsidR="00714EC6" w:rsidRPr="00C307BC" w:rsidDel="004372AB">
            <w:rPr>
              <w:rFonts w:eastAsia="Times New Roman"/>
              <w:sz w:val="26"/>
              <w:szCs w:val="26"/>
            </w:rPr>
            <w:delText xml:space="preserve">… </w:delText>
          </w:r>
          <w:r w:rsidR="00E45738" w:rsidRPr="00C307BC" w:rsidDel="004372AB">
            <w:rPr>
              <w:rFonts w:eastAsia="Times New Roman"/>
              <w:sz w:val="26"/>
              <w:szCs w:val="26"/>
            </w:rPr>
            <w:delText>T</w:delText>
          </w:r>
          <w:r w:rsidR="00714EC6" w:rsidRPr="00C307BC" w:rsidDel="004372AB">
            <w:rPr>
              <w:rFonts w:eastAsia="Times New Roman"/>
              <w:sz w:val="26"/>
              <w:szCs w:val="26"/>
            </w:rPr>
            <w:delText>rong đó Subversion và Git</w:delText>
          </w:r>
          <w:r w:rsidR="00D61BEE" w:rsidRPr="00C307BC" w:rsidDel="004372AB">
            <w:rPr>
              <w:rFonts w:eastAsia="Times New Roman"/>
              <w:sz w:val="26"/>
              <w:szCs w:val="26"/>
            </w:rPr>
            <w:delText xml:space="preserve"> là một trong số những phiên bản quả</w:delText>
          </w:r>
          <w:r w:rsidR="00A37B80" w:rsidDel="004372AB">
            <w:rPr>
              <w:rFonts w:eastAsia="Times New Roman"/>
              <w:sz w:val="26"/>
              <w:szCs w:val="26"/>
            </w:rPr>
            <w:delText>n</w:delText>
          </w:r>
          <w:r w:rsidR="00D61BEE" w:rsidRPr="00C307BC" w:rsidDel="004372AB">
            <w:rPr>
              <w:rFonts w:eastAsia="Times New Roman"/>
              <w:sz w:val="26"/>
              <w:szCs w:val="26"/>
            </w:rPr>
            <w:delText xml:space="preserve"> lý mã nguồn </w:delText>
          </w:r>
          <w:r w:rsidR="007376AE" w:rsidRPr="00C307BC" w:rsidDel="004372AB">
            <w:rPr>
              <w:rFonts w:eastAsia="Times New Roman"/>
              <w:sz w:val="26"/>
              <w:szCs w:val="26"/>
            </w:rPr>
            <w:delText>phân tán phổ biến nhất hiện nay</w:delText>
          </w:r>
          <w:r w:rsidR="00EB68F0" w:rsidRPr="00C307BC" w:rsidDel="004372AB">
            <w:rPr>
              <w:rFonts w:eastAsia="Times New Roman"/>
              <w:sz w:val="26"/>
              <w:szCs w:val="26"/>
            </w:rPr>
            <w:delText>.</w:delText>
          </w:r>
          <w:r w:rsidR="000D7A63" w:rsidRPr="00C307BC" w:rsidDel="004372AB">
            <w:rPr>
              <w:rFonts w:eastAsia="Times New Roman"/>
              <w:sz w:val="26"/>
              <w:szCs w:val="26"/>
            </w:rPr>
            <w:delText xml:space="preserve"> </w:delText>
          </w:r>
          <w:r w:rsidR="00EB68F0" w:rsidRPr="00C307BC" w:rsidDel="004372AB">
            <w:rPr>
              <w:rFonts w:eastAsia="Times New Roman"/>
              <w:sz w:val="26"/>
              <w:szCs w:val="26"/>
            </w:rPr>
            <w:delText>DVCS</w:delText>
          </w:r>
          <w:r w:rsidR="00DB3A6A" w:rsidRPr="00C307BC" w:rsidDel="004372AB">
            <w:rPr>
              <w:rFonts w:eastAsia="Times New Roman"/>
              <w:sz w:val="26"/>
              <w:szCs w:val="26"/>
            </w:rPr>
            <w:delText xml:space="preserve"> (Distributed Version Control System)</w:delText>
          </w:r>
          <w:r w:rsidR="000D7A63" w:rsidRPr="00C307BC" w:rsidDel="004372AB">
            <w:rPr>
              <w:rFonts w:eastAsia="Times New Roman"/>
              <w:sz w:val="26"/>
              <w:szCs w:val="26"/>
            </w:rPr>
            <w:delText xml:space="preserve"> là khái niệm cơ bản của Git, đây l</w:delText>
          </w:r>
          <w:r w:rsidR="00EB68F0" w:rsidRPr="00C307BC" w:rsidDel="004372AB">
            <w:rPr>
              <w:rFonts w:eastAsia="Times New Roman"/>
              <w:sz w:val="26"/>
              <w:szCs w:val="26"/>
            </w:rPr>
            <w:delTex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delText>
          </w:r>
          <w:r w:rsidR="00E66C57" w:rsidRPr="00C307BC" w:rsidDel="004372AB">
            <w:rPr>
              <w:rFonts w:eastAsia="Times New Roman"/>
              <w:sz w:val="26"/>
              <w:szCs w:val="26"/>
            </w:rPr>
            <w:delText xml:space="preserve"> có quyền truy cập</w:delText>
          </w:r>
          <w:r w:rsidR="00EB68F0" w:rsidRPr="00C307BC" w:rsidDel="004372AB">
            <w:rPr>
              <w:rFonts w:eastAsia="Times New Roman"/>
              <w:sz w:val="26"/>
              <w:szCs w:val="26"/>
            </w:rPr>
            <w:delText xml:space="preserve"> khác</w:delText>
          </w:r>
          <w:r w:rsidR="00E66C57" w:rsidRPr="00C307BC" w:rsidDel="004372AB">
            <w:rPr>
              <w:rFonts w:eastAsia="Times New Roman"/>
              <w:sz w:val="26"/>
              <w:szCs w:val="26"/>
            </w:rPr>
            <w:delText xml:space="preserve"> </w:delText>
          </w:r>
          <w:r w:rsidR="00EB68F0" w:rsidRPr="00C307BC" w:rsidDel="004372AB">
            <w:rPr>
              <w:rFonts w:eastAsia="Times New Roman"/>
              <w:sz w:val="26"/>
              <w:szCs w:val="26"/>
            </w:rPr>
            <w:delText xml:space="preserve">cũng có thể </w:delText>
          </w:r>
          <w:r w:rsidR="000D7834" w:rsidRPr="00C307BC" w:rsidDel="004372AB">
            <w:rPr>
              <w:rFonts w:eastAsia="Times New Roman"/>
              <w:sz w:val="26"/>
              <w:szCs w:val="26"/>
            </w:rPr>
            <w:delText>nhân bản</w:delText>
          </w:r>
          <w:r w:rsidR="00EB68F0" w:rsidRPr="00C307BC" w:rsidDel="004372AB">
            <w:rPr>
              <w:rFonts w:eastAsia="Times New Roman"/>
              <w:sz w:val="26"/>
              <w:szCs w:val="26"/>
            </w:rPr>
            <w:delText xml:space="preserve"> lại mã nguồn từ kho chứa hoặc </w:delText>
          </w:r>
          <w:r w:rsidR="00DE0EF1" w:rsidRPr="00C307BC" w:rsidDel="004372AB">
            <w:rPr>
              <w:rFonts w:eastAsia="Times New Roman"/>
              <w:sz w:val="26"/>
              <w:szCs w:val="26"/>
            </w:rPr>
            <w:delText>nhân bản</w:delText>
          </w:r>
          <w:r w:rsidR="00EB68F0" w:rsidRPr="00C307BC" w:rsidDel="004372AB">
            <w:rPr>
              <w:rFonts w:eastAsia="Times New Roman"/>
              <w:sz w:val="26"/>
              <w:szCs w:val="26"/>
            </w:rPr>
            <w:delText xml:space="preserve"> lại một tập hợp các thay đổi mới nhất trên máy tính kia. Trong Git, thư mục làm việc trên máy tính gọi là Wo</w:delText>
          </w:r>
          <w:r w:rsidR="00E51961" w:rsidRPr="00C307BC" w:rsidDel="004372AB">
            <w:rPr>
              <w:rFonts w:eastAsia="Times New Roman"/>
              <w:sz w:val="26"/>
              <w:szCs w:val="26"/>
            </w:rPr>
            <w:delText>rking Tree.</w:delText>
          </w:r>
          <w:r w:rsidR="005458D1" w:rsidRPr="00C307BC" w:rsidDel="004372AB">
            <w:rPr>
              <w:rFonts w:eastAsia="Times New Roman"/>
              <w:sz w:val="26"/>
              <w:szCs w:val="26"/>
            </w:rPr>
            <w:delText xml:space="preserve"> </w:delText>
          </w:r>
          <w:r w:rsidR="005458D1" w:rsidRPr="00C307BC" w:rsidDel="004372AB">
            <w:rPr>
              <w:rFonts w:eastAsia="Times New Roman"/>
              <w:sz w:val="26"/>
              <w:szCs w:val="26"/>
            </w:rPr>
            <w:fldChar w:fldCharType="begin"/>
          </w:r>
          <w:r w:rsidR="005458D1" w:rsidRPr="00C307BC" w:rsidDel="004372AB">
            <w:rPr>
              <w:rFonts w:eastAsia="Times New Roman"/>
              <w:sz w:val="26"/>
              <w:szCs w:val="26"/>
            </w:rPr>
            <w:delInstrText xml:space="preserve"> REF _Ref514079431 \h </w:delInstrText>
          </w:r>
          <w:r w:rsidR="00C307BC" w:rsidRPr="00C307BC" w:rsidDel="004372AB">
            <w:rPr>
              <w:rFonts w:eastAsia="Times New Roman"/>
              <w:sz w:val="26"/>
              <w:szCs w:val="26"/>
            </w:rPr>
            <w:delInstrText xml:space="preserve"> \* MERGEFORMAT </w:delInstrText>
          </w:r>
        </w:del>
      </w:moveFrom>
      <w:del w:id="1704" w:author="Nguyen Toan" w:date="2018-05-18T20:22:00Z">
        <w:r w:rsidR="005458D1" w:rsidRPr="00C307BC" w:rsidDel="004372AB">
          <w:rPr>
            <w:rFonts w:eastAsia="Times New Roman"/>
            <w:sz w:val="26"/>
            <w:szCs w:val="26"/>
          </w:rPr>
        </w:r>
      </w:del>
      <w:moveFrom w:id="1705" w:author="Nguyen Toan" w:date="2018-05-18T20:22:00Z">
        <w:del w:id="1706" w:author="Nguyen Toan" w:date="2018-05-18T20:27:00Z">
          <w:r w:rsidR="005458D1" w:rsidRPr="00C307BC" w:rsidDel="004372AB">
            <w:rPr>
              <w:rFonts w:eastAsia="Times New Roman"/>
              <w:sz w:val="26"/>
              <w:szCs w:val="26"/>
            </w:rPr>
            <w:fldChar w:fldCharType="separate"/>
          </w:r>
          <w:r w:rsidR="009C452F" w:rsidRPr="00071A6D" w:rsidDel="004372AB">
            <w:rPr>
              <w:i/>
              <w:iCs/>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4</w:delText>
          </w:r>
          <w:r w:rsidR="005458D1" w:rsidRPr="00C307BC" w:rsidDel="004372AB">
            <w:rPr>
              <w:rFonts w:eastAsia="Times New Roman"/>
              <w:sz w:val="26"/>
              <w:szCs w:val="26"/>
            </w:rPr>
            <w:fldChar w:fldCharType="end"/>
          </w:r>
          <w:r w:rsidR="005458D1" w:rsidRPr="00C307BC" w:rsidDel="004372AB">
            <w:rPr>
              <w:rFonts w:eastAsia="Times New Roman"/>
              <w:sz w:val="26"/>
              <w:szCs w:val="26"/>
            </w:rPr>
            <w:delText xml:space="preserve"> mô tả mô hình hoạt động của DVCS</w:delText>
          </w:r>
          <w:r w:rsidR="00113EBB" w:rsidRPr="00C307BC" w:rsidDel="004372AB">
            <w:rPr>
              <w:rFonts w:eastAsia="Times New Roman"/>
              <w:sz w:val="26"/>
              <w:szCs w:val="26"/>
            </w:rPr>
            <w:delText>.</w:delText>
          </w:r>
          <w:r w:rsidR="00957273" w:rsidRPr="00C307BC" w:rsidDel="004372AB">
            <w:rPr>
              <w:rFonts w:eastAsia="Times New Roman"/>
              <w:sz w:val="26"/>
              <w:szCs w:val="26"/>
            </w:rPr>
            <w:delText xml:space="preserve"> </w:delText>
          </w:r>
          <w:r w:rsidR="009F0B30" w:rsidRPr="00C307BC" w:rsidDel="004372AB">
            <w:rPr>
              <w:rFonts w:eastAsia="Times New Roman"/>
              <w:sz w:val="26"/>
              <w:szCs w:val="26"/>
            </w:rPr>
            <w:delText xml:space="preserve">Git mang lại nhiều lợi thế trong lập trình do tính dễ sử dụng, an toàn và nhanh chóng, giúp cho quy trình phát triển phần mềm trong một nhóm hiệu quả và đơn giản hơn bằng cách phân nhánh (xem </w:delText>
          </w:r>
          <w:r w:rsidR="0056505C" w:rsidRPr="00C307BC" w:rsidDel="004372AB">
            <w:rPr>
              <w:rFonts w:eastAsia="Times New Roman"/>
              <w:sz w:val="26"/>
              <w:szCs w:val="26"/>
            </w:rPr>
            <w:fldChar w:fldCharType="begin"/>
          </w:r>
          <w:r w:rsidR="0056505C" w:rsidRPr="00C307BC" w:rsidDel="004372AB">
            <w:rPr>
              <w:rFonts w:eastAsia="Times New Roman"/>
              <w:sz w:val="26"/>
              <w:szCs w:val="26"/>
            </w:rPr>
            <w:delInstrText xml:space="preserve"> REF _Ref514079876 \h </w:delInstrText>
          </w:r>
          <w:r w:rsidR="00C307BC" w:rsidRPr="00C307BC" w:rsidDel="004372AB">
            <w:rPr>
              <w:rFonts w:eastAsia="Times New Roman"/>
              <w:sz w:val="26"/>
              <w:szCs w:val="26"/>
            </w:rPr>
            <w:delInstrText xml:space="preserve"> \* MERGEFORMAT </w:delInstrText>
          </w:r>
        </w:del>
      </w:moveFrom>
      <w:del w:id="1707" w:author="Nguyen Toan" w:date="2018-05-18T20:22:00Z">
        <w:r w:rsidR="0056505C" w:rsidRPr="00C307BC" w:rsidDel="004372AB">
          <w:rPr>
            <w:rFonts w:eastAsia="Times New Roman"/>
            <w:sz w:val="26"/>
            <w:szCs w:val="26"/>
          </w:rPr>
        </w:r>
      </w:del>
      <w:moveFrom w:id="1708" w:author="Nguyen Toan" w:date="2018-05-18T20:22:00Z">
        <w:del w:id="1709" w:author="Nguyen Toan" w:date="2018-05-18T20:27:00Z">
          <w:r w:rsidR="0056505C" w:rsidRPr="00C307BC" w:rsidDel="004372AB">
            <w:rPr>
              <w:rFonts w:eastAsia="Times New Roman"/>
              <w:sz w:val="26"/>
              <w:szCs w:val="26"/>
            </w:rPr>
            <w:fldChar w:fldCharType="separate"/>
          </w:r>
          <w:r w:rsidR="009C452F" w:rsidRPr="00071A6D" w:rsidDel="004372AB">
            <w:rPr>
              <w:i/>
              <w:iCs/>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5</w:delText>
          </w:r>
          <w:r w:rsidR="0056505C" w:rsidRPr="00C307BC" w:rsidDel="004372AB">
            <w:rPr>
              <w:rFonts w:eastAsia="Times New Roman"/>
              <w:sz w:val="26"/>
              <w:szCs w:val="26"/>
            </w:rPr>
            <w:fldChar w:fldCharType="end"/>
          </w:r>
          <w:r w:rsidR="00714EC6" w:rsidRPr="00C307BC" w:rsidDel="004372AB">
            <w:rPr>
              <w:rFonts w:eastAsia="Times New Roman"/>
              <w:sz w:val="26"/>
              <w:szCs w:val="26"/>
            </w:rPr>
            <w:delText xml:space="preserve">). </w:delText>
          </w:r>
        </w:del>
      </w:moveFrom>
    </w:p>
    <w:p w14:paraId="0595A0DB" w14:textId="638F98B8" w:rsidR="00A56622" w:rsidRPr="00C307BC" w:rsidDel="004372AB" w:rsidRDefault="00A56622">
      <w:pPr>
        <w:spacing w:before="120" w:after="240"/>
        <w:jc w:val="both"/>
        <w:rPr>
          <w:del w:id="1710" w:author="Nguyen Toan" w:date="2018-05-18T20:27:00Z"/>
          <w:rFonts w:eastAsia="Times New Roman"/>
          <w:sz w:val="26"/>
          <w:szCs w:val="26"/>
        </w:rPr>
        <w:pPrChange w:id="1711" w:author="Nguyen Toan" w:date="2018-05-18T22:35:00Z">
          <w:pPr>
            <w:spacing w:before="120" w:after="240"/>
            <w:ind w:firstLine="567"/>
            <w:jc w:val="both"/>
          </w:pPr>
        </w:pPrChange>
      </w:pPr>
      <w:moveFrom w:id="1712" w:author="Nguyen Toan" w:date="2018-05-18T20:22:00Z">
        <w:del w:id="1713" w:author="Nguyen Toan" w:date="2018-05-18T20:27:00Z">
          <w:r w:rsidRPr="00C307BC" w:rsidDel="004372AB">
            <w:rPr>
              <w:rFonts w:eastAsia="Times New Roman"/>
              <w:sz w:val="26"/>
              <w:szCs w:val="26"/>
            </w:rPr>
            <w:delText>Github là một dịch vụ máy chủ repository công cộng, mỗi người có thể tạo tài khoản trên đó để tạo ra các kho chứa của riêng mình để có thể làm việc.</w:delText>
          </w:r>
        </w:del>
      </w:moveFrom>
    </w:p>
    <w:p w14:paraId="50847358" w14:textId="1375157A" w:rsidR="00E51961" w:rsidRPr="00C307BC" w:rsidDel="004372AB" w:rsidRDefault="00E51961">
      <w:pPr>
        <w:keepNext/>
        <w:spacing w:after="120" w:line="288" w:lineRule="auto"/>
        <w:jc w:val="center"/>
        <w:rPr>
          <w:del w:id="1714" w:author="Nguyen Toan" w:date="2018-05-18T20:27:00Z"/>
          <w:sz w:val="26"/>
          <w:szCs w:val="26"/>
        </w:rPr>
        <w:pPrChange w:id="1715" w:author="Nguyen Toan" w:date="2018-05-18T22:35:00Z">
          <w:pPr>
            <w:keepNext/>
            <w:spacing w:after="120" w:line="288" w:lineRule="auto"/>
            <w:ind w:firstLine="567"/>
            <w:jc w:val="center"/>
          </w:pPr>
        </w:pPrChange>
      </w:pPr>
      <w:moveFrom w:id="1716" w:author="Nguyen Toan" w:date="2018-05-18T20:22:00Z">
        <w:del w:id="1717" w:author="Nguyen Toan" w:date="2018-05-18T20:27:00Z">
          <w:r w:rsidRPr="00071A6D" w:rsidDel="004372AB">
            <w:rPr>
              <w:noProof/>
              <w:sz w:val="26"/>
              <w:szCs w:val="26"/>
              <w:rPrChange w:id="1718" w:author="Unknown">
                <w:rPr>
                  <w:noProof/>
                </w:rPr>
              </w:rPrChange>
            </w:rPr>
            <w:drawing>
              <wp:inline distT="0" distB="0" distL="0" distR="0" wp14:anchorId="22AD7584" wp14:editId="5DA7BAEF">
                <wp:extent cx="3401695" cy="3830308"/>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127" cy="3837550"/>
                        </a:xfrm>
                        <a:prstGeom prst="rect">
                          <a:avLst/>
                        </a:prstGeom>
                        <a:noFill/>
                        <a:ln>
                          <a:noFill/>
                        </a:ln>
                      </pic:spPr>
                    </pic:pic>
                  </a:graphicData>
                </a:graphic>
              </wp:inline>
            </w:drawing>
          </w:r>
        </w:del>
      </w:moveFrom>
    </w:p>
    <w:p w14:paraId="7DA03F08" w14:textId="5CFDB735" w:rsidR="00E51961" w:rsidRPr="00071A6D" w:rsidDel="004372AB" w:rsidRDefault="00E51961" w:rsidP="0070218E">
      <w:pPr>
        <w:pStyle w:val="Caption"/>
        <w:jc w:val="center"/>
        <w:rPr>
          <w:del w:id="1719" w:author="Nguyen Toan" w:date="2018-05-18T20:27:00Z"/>
          <w:rFonts w:ascii="Times New Roman" w:eastAsia="Times New Roman" w:hAnsi="Times New Roman" w:cs="Times New Roman"/>
          <w:color w:val="auto"/>
          <w:sz w:val="26"/>
          <w:szCs w:val="26"/>
          <w:u w:val="single"/>
        </w:rPr>
      </w:pPr>
      <w:bookmarkStart w:id="1720" w:name="_Ref514079431"/>
      <w:moveFrom w:id="1721" w:author="Nguyen Toan" w:date="2018-05-18T20:22:00Z">
        <w:del w:id="1722"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iCs w:val="0"/>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4</w:delText>
          </w:r>
          <w:r w:rsidR="007B1CDB" w:rsidRPr="00C307BC" w:rsidDel="004372AB">
            <w:rPr>
              <w:iCs w:val="0"/>
              <w:sz w:val="26"/>
              <w:szCs w:val="26"/>
            </w:rPr>
            <w:fldChar w:fldCharType="end"/>
          </w:r>
          <w:bookmarkEnd w:id="1720"/>
          <w:r w:rsidRPr="00071A6D" w:rsidDel="004372AB">
            <w:rPr>
              <w:rFonts w:ascii="Times New Roman" w:hAnsi="Times New Roman" w:cs="Times New Roman"/>
              <w:i w:val="0"/>
              <w:color w:val="auto"/>
              <w:sz w:val="26"/>
              <w:szCs w:val="26"/>
            </w:rPr>
            <w:delText>: Mô hình hoạt động của DVCS</w:delText>
          </w:r>
          <w:r w:rsidR="00113EBB" w:rsidRPr="00C307BC" w:rsidDel="004372AB">
            <w:rPr>
              <w:rFonts w:ascii="Times New Roman" w:hAnsi="Times New Roman" w:cs="Times New Roman"/>
              <w:i w:val="0"/>
              <w:color w:val="auto"/>
              <w:sz w:val="26"/>
              <w:szCs w:val="26"/>
            </w:rPr>
            <w:delText xml:space="preserve"> </w:delText>
          </w:r>
        </w:del>
      </w:moveFrom>
      <w:customXmlDelRangeStart w:id="1723" w:author="Nguyen Toan" w:date="2018-05-18T20:27:00Z"/>
      <w:sdt>
        <w:sdtPr>
          <w:rPr>
            <w:iCs w:val="0"/>
            <w:sz w:val="26"/>
            <w:szCs w:val="26"/>
          </w:rPr>
          <w:id w:val="-842089155"/>
          <w:citation/>
        </w:sdtPr>
        <w:sdtContent>
          <w:customXmlDelRangeEnd w:id="1723"/>
          <w:moveFrom w:id="1724" w:author="Nguyen Toan" w:date="2018-05-18T20:22:00Z">
            <w:del w:id="1725" w:author="Nguyen Toan" w:date="2018-05-18T20:27:00Z">
              <w:r w:rsidR="00113EBB" w:rsidRPr="00C307BC" w:rsidDel="004372AB">
                <w:rPr>
                  <w:iCs w:val="0"/>
                  <w:sz w:val="26"/>
                  <w:szCs w:val="26"/>
                </w:rPr>
                <w:fldChar w:fldCharType="begin"/>
              </w:r>
              <w:r w:rsidR="00B75A63" w:rsidRPr="00C307BC" w:rsidDel="004372AB">
                <w:rPr>
                  <w:rFonts w:ascii="Times New Roman" w:hAnsi="Times New Roman" w:cs="Times New Roman"/>
                  <w:i w:val="0"/>
                  <w:color w:val="auto"/>
                  <w:sz w:val="26"/>
                  <w:szCs w:val="26"/>
                  <w:lang w:val="en-US"/>
                </w:rPr>
                <w:delInstrText xml:space="preserve">CITATION Git1 \l 1033 </w:delInstrText>
              </w:r>
              <w:r w:rsidR="00113EBB" w:rsidRPr="00C307BC" w:rsidDel="004372AB">
                <w:rPr>
                  <w:iCs w:val="0"/>
                  <w:sz w:val="26"/>
                  <w:szCs w:val="26"/>
                </w:rPr>
                <w:fldChar w:fldCharType="separate"/>
              </w:r>
              <w:r w:rsidR="00D65DF8" w:rsidRPr="00C307BC" w:rsidDel="004372AB">
                <w:rPr>
                  <w:rFonts w:ascii="Times New Roman" w:hAnsi="Times New Roman" w:cs="Times New Roman"/>
                  <w:noProof/>
                  <w:color w:val="auto"/>
                  <w:sz w:val="26"/>
                  <w:szCs w:val="26"/>
                  <w:lang w:val="en-US"/>
                </w:rPr>
                <w:delText>[14]</w:delText>
              </w:r>
              <w:r w:rsidR="00113EBB" w:rsidRPr="00C307BC" w:rsidDel="004372AB">
                <w:rPr>
                  <w:iCs w:val="0"/>
                  <w:sz w:val="26"/>
                  <w:szCs w:val="26"/>
                </w:rPr>
                <w:fldChar w:fldCharType="end"/>
              </w:r>
            </w:del>
          </w:moveFrom>
          <w:customXmlDelRangeStart w:id="1726" w:author="Nguyen Toan" w:date="2018-05-18T20:27:00Z"/>
        </w:sdtContent>
      </w:sdt>
      <w:customXmlDelRangeEnd w:id="1726"/>
      <w:moveFrom w:id="1727" w:author="Nguyen Toan" w:date="2018-05-18T20:22:00Z">
        <w:del w:id="1728" w:author="Nguyen Toan" w:date="2018-05-18T20:27:00Z">
          <w:r w:rsidR="00500E7F" w:rsidRPr="00C307BC" w:rsidDel="004372AB">
            <w:rPr>
              <w:rFonts w:ascii="Times New Roman" w:hAnsi="Times New Roman" w:cs="Times New Roman"/>
              <w:i w:val="0"/>
              <w:color w:val="auto"/>
              <w:sz w:val="26"/>
              <w:szCs w:val="26"/>
            </w:rPr>
            <w:delText>.</w:delText>
          </w:r>
        </w:del>
      </w:moveFrom>
    </w:p>
    <w:p w14:paraId="213BC00E" w14:textId="65F2C2A9" w:rsidR="009F0B30" w:rsidRPr="00C307BC" w:rsidDel="004372AB" w:rsidRDefault="002F4E01" w:rsidP="0070218E">
      <w:pPr>
        <w:keepNext/>
        <w:jc w:val="center"/>
        <w:rPr>
          <w:del w:id="1729" w:author="Nguyen Toan" w:date="2018-05-18T20:27:00Z"/>
          <w:sz w:val="26"/>
          <w:szCs w:val="26"/>
        </w:rPr>
      </w:pPr>
      <w:moveFrom w:id="1730" w:author="Nguyen Toan" w:date="2018-05-18T20:22:00Z">
        <w:del w:id="1731" w:author="Nguyen Toan" w:date="2018-05-18T20:27:00Z">
          <w:r w:rsidRPr="00071A6D" w:rsidDel="004372AB">
            <w:rPr>
              <w:rFonts w:eastAsia="Times New Roman"/>
              <w:noProof/>
              <w:sz w:val="26"/>
              <w:szCs w:val="26"/>
              <w:rPrChange w:id="1732" w:author="Unknown">
                <w:rPr>
                  <w:noProof/>
                </w:rPr>
              </w:rPrChange>
            </w:rPr>
            <w:lastRenderedPageBreak/>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del>
      </w:moveFrom>
    </w:p>
    <w:p w14:paraId="63DDE305" w14:textId="1253C3D7" w:rsidR="002F4E01" w:rsidRPr="00071A6D" w:rsidDel="004372AB" w:rsidRDefault="009F0B30" w:rsidP="00463BB5">
      <w:pPr>
        <w:pStyle w:val="Caption"/>
        <w:jc w:val="center"/>
        <w:rPr>
          <w:del w:id="1733" w:author="Nguyen Toan" w:date="2018-05-18T20:27:00Z"/>
          <w:rFonts w:ascii="Times New Roman" w:eastAsia="Times New Roman" w:hAnsi="Times New Roman" w:cs="Times New Roman"/>
          <w:color w:val="auto"/>
          <w:sz w:val="26"/>
          <w:szCs w:val="26"/>
          <w:lang w:val="en-US"/>
        </w:rPr>
      </w:pPr>
      <w:bookmarkStart w:id="1734" w:name="_Ref514079876"/>
      <w:moveFrom w:id="1735" w:author="Nguyen Toan" w:date="2018-05-18T20:22:00Z">
        <w:del w:id="1736"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iCs w:val="0"/>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5</w:delText>
          </w:r>
          <w:r w:rsidR="007B1CDB" w:rsidRPr="00C307BC" w:rsidDel="004372AB">
            <w:rPr>
              <w:iCs w:val="0"/>
              <w:sz w:val="26"/>
              <w:szCs w:val="26"/>
            </w:rPr>
            <w:fldChar w:fldCharType="end"/>
          </w:r>
          <w:bookmarkEnd w:id="1734"/>
          <w:r w:rsidRPr="00071A6D" w:rsidDel="004372AB">
            <w:rPr>
              <w:rFonts w:ascii="Times New Roman" w:hAnsi="Times New Roman" w:cs="Times New Roman"/>
              <w:i w:val="0"/>
              <w:color w:val="auto"/>
              <w:sz w:val="26"/>
              <w:szCs w:val="26"/>
            </w:rPr>
            <w:delText xml:space="preserve">: </w:delText>
          </w:r>
          <w:r w:rsidR="0032247E" w:rsidRPr="00C307BC" w:rsidDel="004372AB">
            <w:rPr>
              <w:rFonts w:ascii="Times New Roman" w:hAnsi="Times New Roman" w:cs="Times New Roman"/>
              <w:i w:val="0"/>
              <w:color w:val="auto"/>
              <w:sz w:val="26"/>
              <w:szCs w:val="26"/>
            </w:rPr>
            <w:delText>Cấu trúc tổ chức kho mã nguồn trên</w:delText>
          </w:r>
          <w:r w:rsidRPr="00071A6D" w:rsidDel="004372AB">
            <w:rPr>
              <w:rFonts w:ascii="Times New Roman" w:hAnsi="Times New Roman" w:cs="Times New Roman"/>
              <w:i w:val="0"/>
              <w:color w:val="auto"/>
              <w:sz w:val="26"/>
              <w:szCs w:val="26"/>
            </w:rPr>
            <w:delText xml:space="preserve"> Git</w:delText>
          </w:r>
        </w:del>
      </w:moveFrom>
    </w:p>
    <w:p w14:paraId="5E0892D9" w14:textId="5E59B4C5" w:rsidR="00C10E36" w:rsidRPr="00C307BC" w:rsidDel="004372AB" w:rsidRDefault="00C10E36">
      <w:pPr>
        <w:spacing w:after="120" w:line="288" w:lineRule="auto"/>
        <w:jc w:val="both"/>
        <w:rPr>
          <w:del w:id="1737" w:author="Nguyen Toan" w:date="2018-05-18T20:27:00Z"/>
          <w:rFonts w:eastAsia="Times New Roman"/>
          <w:sz w:val="26"/>
          <w:szCs w:val="26"/>
        </w:rPr>
        <w:pPrChange w:id="1738" w:author="Nguyen Toan" w:date="2018-05-18T22:35:00Z">
          <w:pPr>
            <w:spacing w:after="120" w:line="288" w:lineRule="auto"/>
            <w:ind w:firstLine="567"/>
            <w:jc w:val="both"/>
          </w:pPr>
        </w:pPrChange>
      </w:pPr>
      <w:moveFrom w:id="1739" w:author="Nguyen Toan" w:date="2018-05-18T20:22:00Z">
        <w:del w:id="1740" w:author="Nguyen Toan" w:date="2018-05-18T20:27:00Z">
          <w:r w:rsidRPr="00C307BC" w:rsidDel="004372AB">
            <w:rPr>
              <w:rFonts w:eastAsia="Times New Roman"/>
              <w:sz w:val="26"/>
              <w:szCs w:val="26"/>
            </w:rPr>
            <w:delText xml:space="preserve">Git cung cấp giao diện dòng lệnh với các lệnh cơ bản như </w:delText>
          </w:r>
          <w:r w:rsidRPr="00C307BC" w:rsidDel="004372AB">
            <w:rPr>
              <w:rFonts w:eastAsia="Times New Roman"/>
              <w:sz w:val="26"/>
              <w:szCs w:val="26"/>
            </w:rPr>
            <w:fldChar w:fldCharType="begin"/>
          </w:r>
          <w:r w:rsidRPr="00C307BC" w:rsidDel="004372AB">
            <w:rPr>
              <w:rFonts w:eastAsia="Times New Roman"/>
              <w:sz w:val="26"/>
              <w:szCs w:val="26"/>
            </w:rPr>
            <w:delInstrText xml:space="preserve"> REF _Ref514080555 \h </w:delInstrText>
          </w:r>
          <w:r w:rsidR="00C307BC" w:rsidRPr="00C307BC" w:rsidDel="004372AB">
            <w:rPr>
              <w:rFonts w:eastAsia="Times New Roman"/>
              <w:sz w:val="26"/>
              <w:szCs w:val="26"/>
            </w:rPr>
            <w:delInstrText xml:space="preserve"> \* MERGEFORMAT </w:delInstrText>
          </w:r>
        </w:del>
      </w:moveFrom>
      <w:del w:id="1741" w:author="Nguyen Toan" w:date="2018-05-18T20:22:00Z">
        <w:r w:rsidRPr="00C307BC" w:rsidDel="004372AB">
          <w:rPr>
            <w:rFonts w:eastAsia="Times New Roman"/>
            <w:sz w:val="26"/>
            <w:szCs w:val="26"/>
          </w:rPr>
        </w:r>
      </w:del>
      <w:moveFrom w:id="1742" w:author="Nguyen Toan" w:date="2018-05-18T20:22:00Z">
        <w:del w:id="1743" w:author="Nguyen Toan" w:date="2018-05-18T20:27:00Z">
          <w:r w:rsidRPr="00C307BC" w:rsidDel="004372AB">
            <w:rPr>
              <w:rFonts w:eastAsia="Times New Roman"/>
              <w:sz w:val="26"/>
              <w:szCs w:val="26"/>
            </w:rPr>
            <w:fldChar w:fldCharType="separate"/>
          </w:r>
          <w:r w:rsidR="009C452F" w:rsidRPr="00071A6D" w:rsidDel="004372AB">
            <w:rPr>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6</w:delText>
          </w:r>
          <w:r w:rsidRPr="00C307BC" w:rsidDel="004372AB">
            <w:rPr>
              <w:rFonts w:eastAsia="Times New Roman"/>
              <w:sz w:val="26"/>
              <w:szCs w:val="26"/>
            </w:rPr>
            <w:fldChar w:fldCharType="end"/>
          </w:r>
          <w:r w:rsidRPr="00C307BC" w:rsidDel="004372AB">
            <w:rPr>
              <w:rFonts w:eastAsia="Times New Roman"/>
              <w:sz w:val="26"/>
              <w:szCs w:val="26"/>
            </w:rPr>
            <w:delText>.</w:delText>
          </w:r>
        </w:del>
      </w:moveFrom>
    </w:p>
    <w:p w14:paraId="47FA677A" w14:textId="626B0AB9" w:rsidR="00C10E36" w:rsidRPr="00C307BC" w:rsidDel="004372AB" w:rsidRDefault="00C10E36">
      <w:pPr>
        <w:keepNext/>
        <w:spacing w:after="120" w:line="288" w:lineRule="auto"/>
        <w:jc w:val="center"/>
        <w:rPr>
          <w:del w:id="1744" w:author="Nguyen Toan" w:date="2018-05-18T20:27:00Z"/>
          <w:sz w:val="26"/>
          <w:szCs w:val="26"/>
        </w:rPr>
        <w:pPrChange w:id="1745" w:author="Nguyen Toan" w:date="2018-05-18T22:35:00Z">
          <w:pPr>
            <w:keepNext/>
            <w:spacing w:after="120" w:line="288" w:lineRule="auto"/>
            <w:ind w:firstLine="567"/>
            <w:jc w:val="center"/>
          </w:pPr>
        </w:pPrChange>
      </w:pPr>
      <w:moveFrom w:id="1746" w:author="Nguyen Toan" w:date="2018-05-18T20:22:00Z">
        <w:del w:id="1747" w:author="Nguyen Toan" w:date="2018-05-18T20:27:00Z">
          <w:r w:rsidRPr="00071A6D" w:rsidDel="004372AB">
            <w:rPr>
              <w:rFonts w:eastAsia="Times New Roman"/>
              <w:noProof/>
              <w:sz w:val="26"/>
              <w:szCs w:val="26"/>
              <w:rPrChange w:id="1748" w:author="Unknown">
                <w:rPr>
                  <w:noProof/>
                </w:rPr>
              </w:rPrChange>
            </w:rPr>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25">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del>
      </w:moveFrom>
    </w:p>
    <w:p w14:paraId="78D129A3" w14:textId="301F95A8" w:rsidR="00C10E36" w:rsidRPr="00071A6D" w:rsidDel="004372AB" w:rsidRDefault="00C10E36" w:rsidP="0070218E">
      <w:pPr>
        <w:pStyle w:val="Caption"/>
        <w:jc w:val="center"/>
        <w:rPr>
          <w:del w:id="1749" w:author="Nguyen Toan" w:date="2018-05-18T20:27:00Z"/>
          <w:rFonts w:ascii="Times New Roman" w:hAnsi="Times New Roman" w:cs="Times New Roman"/>
          <w:i w:val="0"/>
          <w:color w:val="auto"/>
          <w:sz w:val="26"/>
          <w:szCs w:val="26"/>
        </w:rPr>
      </w:pPr>
      <w:bookmarkStart w:id="1750" w:name="_Ref514080555"/>
      <w:moveFrom w:id="1751" w:author="Nguyen Toan" w:date="2018-05-18T20:22:00Z">
        <w:del w:id="1752" w:author="Nguyen Toan" w:date="2018-05-18T20:27:00Z">
          <w:r w:rsidRPr="00071A6D" w:rsidDel="004372AB">
            <w:rPr>
              <w:rFonts w:ascii="Times New Roman" w:hAnsi="Times New Roman" w:cs="Times New Roman"/>
              <w:i w:val="0"/>
              <w:color w:val="auto"/>
              <w:sz w:val="26"/>
              <w:szCs w:val="26"/>
            </w:rPr>
            <w:delText xml:space="preserve">Hình </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iCs w:val="0"/>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6</w:delText>
          </w:r>
          <w:r w:rsidR="007B1CDB" w:rsidRPr="00C307BC" w:rsidDel="004372AB">
            <w:rPr>
              <w:iCs w:val="0"/>
              <w:sz w:val="26"/>
              <w:szCs w:val="26"/>
            </w:rPr>
            <w:fldChar w:fldCharType="end"/>
          </w:r>
          <w:bookmarkEnd w:id="1750"/>
          <w:r w:rsidRPr="00071A6D" w:rsidDel="004372AB">
            <w:rPr>
              <w:rFonts w:ascii="Times New Roman" w:hAnsi="Times New Roman" w:cs="Times New Roman"/>
              <w:i w:val="0"/>
              <w:color w:val="auto"/>
              <w:sz w:val="26"/>
              <w:szCs w:val="26"/>
            </w:rPr>
            <w:delText>: Các dòng lệnh trên Git</w:delText>
          </w:r>
        </w:del>
      </w:moveFrom>
    </w:p>
    <w:p w14:paraId="0499286D" w14:textId="0DE65B1D" w:rsidR="00090B4C" w:rsidRPr="00071A6D" w:rsidDel="004372AB" w:rsidRDefault="005B060F">
      <w:pPr>
        <w:spacing w:after="120" w:line="288" w:lineRule="auto"/>
        <w:jc w:val="both"/>
        <w:rPr>
          <w:del w:id="1753" w:author="Nguyen Toan" w:date="2018-05-18T20:27:00Z"/>
          <w:rFonts w:eastAsia="Times New Roman"/>
          <w:sz w:val="26"/>
          <w:szCs w:val="26"/>
          <w:lang w:val="vi-VN"/>
        </w:rPr>
        <w:pPrChange w:id="1754" w:author="Nguyen Toan" w:date="2018-05-18T22:35:00Z">
          <w:pPr>
            <w:spacing w:after="120" w:line="288" w:lineRule="auto"/>
            <w:ind w:firstLine="567"/>
            <w:jc w:val="both"/>
          </w:pPr>
        </w:pPrChange>
      </w:pPr>
      <w:moveFrom w:id="1755" w:author="Nguyen Toan" w:date="2018-05-18T20:22:00Z">
        <w:del w:id="1756" w:author="Nguyen Toan" w:date="2018-05-18T20:27:00Z">
          <w:r w:rsidRPr="00C307BC" w:rsidDel="004372AB">
            <w:rPr>
              <w:rFonts w:eastAsia="Times New Roman"/>
              <w:sz w:val="26"/>
              <w:szCs w:val="26"/>
            </w:rPr>
            <w:delText>Ngoài ra, các IDE như Eclipse còn cung cấp các plugins hỗ trợ giao diện đồ họa cho việc làm việc trên Git.</w:delText>
          </w:r>
        </w:del>
      </w:moveFrom>
    </w:p>
    <w:moveFromRangeEnd w:id="1697"/>
    <w:p w14:paraId="369BB9A9" w14:textId="5AAB15E3" w:rsidR="0010098F" w:rsidRPr="00C307BC" w:rsidDel="004372AB" w:rsidRDefault="0010098F">
      <w:pPr>
        <w:pStyle w:val="ListParagraph"/>
        <w:spacing w:before="240" w:after="120" w:line="288" w:lineRule="auto"/>
        <w:ind w:left="0"/>
        <w:contextualSpacing w:val="0"/>
        <w:outlineLvl w:val="2"/>
        <w:rPr>
          <w:del w:id="1757" w:author="Nguyen Toan" w:date="2018-05-18T20:27:00Z"/>
          <w:rFonts w:ascii="Times New Roman" w:eastAsia="Times New Roman" w:hAnsi="Times New Roman" w:cs="Times New Roman"/>
          <w:b/>
          <w:sz w:val="26"/>
          <w:szCs w:val="26"/>
        </w:rPr>
        <w:pPrChange w:id="1758" w:author="Nguyen Toan" w:date="2018-05-18T22:35:00Z">
          <w:pPr>
            <w:pStyle w:val="ListParagraph"/>
            <w:numPr>
              <w:ilvl w:val="2"/>
              <w:numId w:val="5"/>
            </w:numPr>
            <w:spacing w:before="240" w:after="120" w:line="288" w:lineRule="auto"/>
            <w:ind w:left="1440" w:hanging="720"/>
            <w:contextualSpacing w:val="0"/>
            <w:outlineLvl w:val="2"/>
          </w:pPr>
        </w:pPrChange>
      </w:pPr>
      <w:del w:id="1759" w:author="Nguyen Toan" w:date="2018-05-18T20:27:00Z">
        <w:r w:rsidRPr="00C307BC" w:rsidDel="004372AB">
          <w:rPr>
            <w:rFonts w:ascii="Times New Roman" w:eastAsia="Times New Roman" w:hAnsi="Times New Roman" w:cs="Times New Roman"/>
            <w:b/>
            <w:sz w:val="26"/>
            <w:szCs w:val="26"/>
          </w:rPr>
          <w:delText>JUnit</w:delText>
        </w:r>
      </w:del>
    </w:p>
    <w:p w14:paraId="420A0383" w14:textId="6E954426" w:rsidR="00D836F3" w:rsidRPr="00C307BC" w:rsidDel="004372AB" w:rsidRDefault="00C73B3D">
      <w:pPr>
        <w:spacing w:after="120" w:line="288" w:lineRule="auto"/>
        <w:jc w:val="both"/>
        <w:rPr>
          <w:del w:id="1760" w:author="Nguyen Toan" w:date="2018-05-18T20:27:00Z"/>
          <w:rFonts w:eastAsia="Times New Roman"/>
          <w:sz w:val="26"/>
          <w:szCs w:val="26"/>
        </w:rPr>
        <w:pPrChange w:id="1761" w:author="Nguyen Toan" w:date="2018-05-18T22:35:00Z">
          <w:pPr>
            <w:spacing w:after="120" w:line="288" w:lineRule="auto"/>
            <w:ind w:firstLine="567"/>
            <w:jc w:val="both"/>
          </w:pPr>
        </w:pPrChange>
      </w:pPr>
      <w:del w:id="1762" w:author="Nguyen Toan" w:date="2018-05-18T20:27:00Z">
        <w:r w:rsidRPr="00C307BC" w:rsidDel="004372AB">
          <w:rPr>
            <w:sz w:val="26"/>
            <w:szCs w:val="26"/>
          </w:rPr>
          <w:delText>JUnit</w:delText>
        </w:r>
        <w:r w:rsidRPr="00C307BC" w:rsidDel="004372AB">
          <w:rPr>
            <w:rFonts w:eastAsia="Times New Roman"/>
            <w:sz w:val="26"/>
            <w:szCs w:val="26"/>
          </w:rPr>
          <w:delText xml:space="preserve"> là một bộ thư viện mã nguồn</w:delText>
        </w:r>
        <w:r w:rsidR="007C4731" w:rsidRPr="00C307BC" w:rsidDel="004372AB">
          <w:rPr>
            <w:rFonts w:eastAsia="Times New Roman"/>
            <w:sz w:val="26"/>
            <w:szCs w:val="26"/>
          </w:rPr>
          <w:delText xml:space="preserve"> mở được sinh ra nhằm hỗ </w:delText>
        </w:r>
        <w:r w:rsidR="00622658" w:rsidRPr="00C307BC" w:rsidDel="004372AB">
          <w:rPr>
            <w:rFonts w:eastAsia="Times New Roman"/>
            <w:sz w:val="26"/>
            <w:szCs w:val="26"/>
          </w:rPr>
          <w:delText>t</w:delText>
        </w:r>
        <w:r w:rsidR="007C4731" w:rsidRPr="00C307BC" w:rsidDel="004372AB">
          <w:rPr>
            <w:rFonts w:eastAsia="Times New Roman"/>
            <w:sz w:val="26"/>
            <w:szCs w:val="26"/>
          </w:rPr>
          <w:delText xml:space="preserve">rợ việc viết và chạy các mã nguồn kiểm thử trên ngôn ngữ Java. </w:delText>
        </w:r>
        <w:r w:rsidR="004F308B" w:rsidRPr="00C307BC" w:rsidDel="004372AB">
          <w:rPr>
            <w:rFonts w:eastAsia="Times New Roman"/>
            <w:sz w:val="26"/>
            <w:szCs w:val="26"/>
          </w:rPr>
          <w:delText>Đ</w:delText>
        </w:r>
        <w:r w:rsidR="007C4731" w:rsidRPr="00C307BC" w:rsidDel="004372AB">
          <w:rPr>
            <w:rFonts w:eastAsia="Times New Roman"/>
            <w:sz w:val="26"/>
            <w:szCs w:val="26"/>
          </w:rPr>
          <w:delText xml:space="preserve">ược phát triển đầu tiên bởi Erich Gamma và Kent Beck, </w:delText>
        </w:r>
        <w:r w:rsidR="004B25AE" w:rsidRPr="00C307BC" w:rsidDel="004372AB">
          <w:rPr>
            <w:rFonts w:eastAsia="Times New Roman"/>
            <w:sz w:val="26"/>
            <w:szCs w:val="26"/>
          </w:rPr>
          <w:delText>JUnit</w:delText>
        </w:r>
        <w:r w:rsidR="007C4731" w:rsidRPr="00C307BC" w:rsidDel="004372AB">
          <w:rPr>
            <w:rFonts w:eastAsia="Times New Roman"/>
            <w:sz w:val="26"/>
            <w:szCs w:val="26"/>
          </w:rPr>
          <w:delText xml:space="preserve"> là một bước tiến hóa quan trọng của</w:delText>
        </w:r>
        <w:r w:rsidR="005522AD" w:rsidRPr="00C307BC" w:rsidDel="004372AB">
          <w:rPr>
            <w:rFonts w:eastAsia="Times New Roman"/>
            <w:sz w:val="26"/>
            <w:szCs w:val="26"/>
          </w:rPr>
          <w:delText xml:space="preserve"> phát triển hướng kiểm thử (Test Driven D</w:delText>
        </w:r>
        <w:r w:rsidR="007C4731" w:rsidRPr="00C307BC" w:rsidDel="004372AB">
          <w:rPr>
            <w:rFonts w:eastAsia="Times New Roman"/>
            <w:sz w:val="26"/>
            <w:szCs w:val="26"/>
          </w:rPr>
          <w:delText>evelopment</w:delText>
        </w:r>
        <w:r w:rsidR="005522AD" w:rsidRPr="00C307BC" w:rsidDel="004372AB">
          <w:rPr>
            <w:rFonts w:eastAsia="Times New Roman"/>
            <w:sz w:val="26"/>
            <w:szCs w:val="26"/>
          </w:rPr>
          <w:delText>)</w:delText>
        </w:r>
        <w:r w:rsidRPr="00C307BC" w:rsidDel="004372AB">
          <w:rPr>
            <w:rFonts w:eastAsia="Times New Roman"/>
            <w:sz w:val="26"/>
            <w:szCs w:val="26"/>
          </w:rPr>
          <w:delText>.</w:delText>
        </w:r>
        <w:r w:rsidR="00C60FE3" w:rsidRPr="00C307BC" w:rsidDel="004372AB">
          <w:rPr>
            <w:rFonts w:eastAsia="Times New Roman"/>
            <w:sz w:val="26"/>
            <w:szCs w:val="26"/>
          </w:rPr>
          <w:delText xml:space="preserve"> </w:delText>
        </w:r>
        <w:r w:rsidR="00262337" w:rsidRPr="00C307BC" w:rsidDel="004372AB">
          <w:rPr>
            <w:rFonts w:eastAsia="Times New Roman"/>
            <w:sz w:val="26"/>
            <w:szCs w:val="26"/>
          </w:rPr>
          <w:delText>JUnit cung cấp</w:delText>
        </w:r>
        <w:r w:rsidR="00862562" w:rsidRPr="00C307BC" w:rsidDel="004372AB">
          <w:rPr>
            <w:rFonts w:eastAsia="Times New Roman"/>
            <w:sz w:val="26"/>
            <w:szCs w:val="26"/>
          </w:rPr>
          <w:delText xml:space="preserve"> cả</w:delText>
        </w:r>
        <w:r w:rsidR="00262337" w:rsidRPr="00C307BC" w:rsidDel="004372AB">
          <w:rPr>
            <w:rFonts w:eastAsia="Times New Roman"/>
            <w:sz w:val="26"/>
            <w:szCs w:val="26"/>
          </w:rPr>
          <w:delText xml:space="preserve"> giao diện đồ họa</w:delText>
        </w:r>
        <w:r w:rsidR="00862562" w:rsidRPr="00C307BC" w:rsidDel="004372AB">
          <w:rPr>
            <w:rFonts w:eastAsia="Times New Roman"/>
            <w:sz w:val="26"/>
            <w:szCs w:val="26"/>
          </w:rPr>
          <w:delText xml:space="preserve"> và giao diện dòng lệnh</w:delText>
        </w:r>
        <w:r w:rsidR="00262337" w:rsidRPr="00C307BC" w:rsidDel="004372AB">
          <w:rPr>
            <w:rFonts w:eastAsia="Times New Roman"/>
            <w:sz w:val="26"/>
            <w:szCs w:val="26"/>
          </w:rPr>
          <w:delText xml:space="preserve"> giúp việc viết </w:delText>
        </w:r>
        <w:r w:rsidR="00262337" w:rsidRPr="00C307BC" w:rsidDel="004372AB">
          <w:rPr>
            <w:rFonts w:eastAsia="Times New Roman"/>
            <w:sz w:val="26"/>
            <w:szCs w:val="26"/>
          </w:rPr>
          <w:lastRenderedPageBreak/>
          <w:delText>mã nguồn kiểm thử dễ dàng hơn.</w:delText>
        </w:r>
        <w:r w:rsidR="00455EFB" w:rsidRPr="00C307BC" w:rsidDel="004372AB">
          <w:rPr>
            <w:rFonts w:eastAsia="Times New Roman"/>
            <w:sz w:val="26"/>
            <w:szCs w:val="26"/>
          </w:rPr>
          <w:delText xml:space="preserve"> </w:delText>
        </w:r>
        <w:r w:rsidR="0079129A" w:rsidRPr="00C307BC" w:rsidDel="004372AB">
          <w:rPr>
            <w:rFonts w:eastAsia="Times New Roman"/>
            <w:sz w:val="26"/>
            <w:szCs w:val="26"/>
          </w:rPr>
          <w:delText>L</w:delText>
        </w:r>
        <w:r w:rsidR="00B06213" w:rsidRPr="00C307BC" w:rsidDel="004372AB">
          <w:rPr>
            <w:rFonts w:eastAsia="Times New Roman"/>
            <w:sz w:val="26"/>
            <w:szCs w:val="26"/>
          </w:rPr>
          <w:delText xml:space="preserve">ập trình viên </w:delText>
        </w:r>
        <w:r w:rsidR="00520B37" w:rsidRPr="00C307BC" w:rsidDel="004372AB">
          <w:rPr>
            <w:rFonts w:eastAsia="Times New Roman"/>
            <w:sz w:val="26"/>
            <w:szCs w:val="26"/>
          </w:rPr>
          <w:delText xml:space="preserve">có thể dùng JUnit để </w:delText>
        </w:r>
        <w:r w:rsidR="00B06213" w:rsidRPr="00C307BC" w:rsidDel="004372AB">
          <w:rPr>
            <w:rFonts w:eastAsia="Times New Roman"/>
            <w:sz w:val="26"/>
            <w:szCs w:val="26"/>
          </w:rPr>
          <w:delText xml:space="preserve">xây dựng tích lũy các bộ kiểm thử để đo lường tiến độ và phát hiện các ảnh hưởng không mong muốn. Các bộ kiểm thử </w:delText>
        </w:r>
        <w:r w:rsidR="00301E05" w:rsidRPr="00C307BC" w:rsidDel="004372AB">
          <w:rPr>
            <w:rFonts w:eastAsia="Times New Roman"/>
            <w:sz w:val="26"/>
            <w:szCs w:val="26"/>
          </w:rPr>
          <w:delText>có thể chạy được liên tục và cung cấp kết quả luôn tại màn hình.</w:delText>
        </w:r>
        <w:r w:rsidR="00B43AE5" w:rsidRPr="00C307BC" w:rsidDel="004372AB">
          <w:rPr>
            <w:rFonts w:eastAsia="Times New Roman"/>
            <w:sz w:val="26"/>
            <w:szCs w:val="26"/>
          </w:rPr>
          <w:delText xml:space="preserve"> </w:delText>
        </w:r>
        <w:r w:rsidR="00DF7545" w:rsidRPr="00C307BC" w:rsidDel="004372AB">
          <w:rPr>
            <w:rFonts w:eastAsia="Times New Roman"/>
            <w:sz w:val="26"/>
            <w:szCs w:val="26"/>
          </w:rPr>
          <w:fldChar w:fldCharType="begin"/>
        </w:r>
        <w:r w:rsidR="00DF7545" w:rsidRPr="00C307BC" w:rsidDel="004372AB">
          <w:rPr>
            <w:rFonts w:eastAsia="Times New Roman"/>
            <w:sz w:val="26"/>
            <w:szCs w:val="26"/>
          </w:rPr>
          <w:delInstrText xml:space="preserve"> REF _Ref514155949 \h </w:delInstrText>
        </w:r>
        <w:r w:rsidR="00C307BC" w:rsidRPr="00C307BC" w:rsidDel="004372AB">
          <w:rPr>
            <w:rFonts w:eastAsia="Times New Roman"/>
            <w:sz w:val="26"/>
            <w:szCs w:val="26"/>
          </w:rPr>
          <w:delInstrText xml:space="preserve"> \* MERGEFORMAT </w:delInstrText>
        </w:r>
        <w:r w:rsidR="00DF7545" w:rsidRPr="00C307BC" w:rsidDel="004372AB">
          <w:rPr>
            <w:rFonts w:eastAsia="Times New Roman"/>
            <w:sz w:val="26"/>
            <w:szCs w:val="26"/>
          </w:rPr>
        </w:r>
        <w:r w:rsidR="00DF7545" w:rsidRPr="00C307BC" w:rsidDel="004372AB">
          <w:rPr>
            <w:rFonts w:eastAsia="Times New Roman"/>
            <w:sz w:val="26"/>
            <w:szCs w:val="26"/>
          </w:rPr>
          <w:fldChar w:fldCharType="separate"/>
        </w:r>
        <w:r w:rsidR="009C452F" w:rsidRPr="009C452F" w:rsidDel="004372AB">
          <w:rPr>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7</w:delText>
        </w:r>
        <w:r w:rsidR="00DF7545" w:rsidRPr="00C307BC" w:rsidDel="004372AB">
          <w:rPr>
            <w:rFonts w:eastAsia="Times New Roman"/>
            <w:sz w:val="26"/>
            <w:szCs w:val="26"/>
          </w:rPr>
          <w:fldChar w:fldCharType="end"/>
        </w:r>
        <w:r w:rsidR="00B43AE5" w:rsidRPr="00C307BC" w:rsidDel="004372AB">
          <w:rPr>
            <w:rFonts w:eastAsia="Times New Roman"/>
            <w:sz w:val="26"/>
            <w:szCs w:val="26"/>
          </w:rPr>
          <w:delText xml:space="preserve"> mô tả kiến trúc của JUnit. </w:delText>
        </w:r>
      </w:del>
    </w:p>
    <w:p w14:paraId="4CC04507" w14:textId="0B077B08" w:rsidR="00947885" w:rsidRPr="00C307BC" w:rsidDel="004372AB" w:rsidRDefault="00D836F3">
      <w:pPr>
        <w:spacing w:after="120" w:line="288" w:lineRule="auto"/>
        <w:jc w:val="both"/>
        <w:rPr>
          <w:del w:id="1763" w:author="Nguyen Toan" w:date="2018-05-18T20:27:00Z"/>
          <w:rFonts w:eastAsia="Times New Roman"/>
          <w:sz w:val="26"/>
          <w:szCs w:val="26"/>
        </w:rPr>
        <w:pPrChange w:id="1764" w:author="Nguyen Toan" w:date="2018-05-18T22:35:00Z">
          <w:pPr>
            <w:spacing w:after="120" w:line="288" w:lineRule="auto"/>
            <w:ind w:firstLine="567"/>
            <w:jc w:val="both"/>
          </w:pPr>
        </w:pPrChange>
      </w:pPr>
      <w:del w:id="1765" w:author="Nguyen Toan" w:date="2018-05-18T20:27:00Z">
        <w:r w:rsidRPr="00C307BC" w:rsidDel="004372AB">
          <w:rPr>
            <w:rFonts w:eastAsia="Times New Roman"/>
            <w:sz w:val="26"/>
            <w:szCs w:val="26"/>
          </w:rPr>
          <w:delText>JUnit cung cấp các chú thích hỗ trợ việc kiểm thử, một số chú thích quen thuộc hay sử dụng bao gồm: Before, After, BeforeClass, AfterClass, Ignore, RunWith, Test. JUnit cũng cung cấp các lớp hỗ trợ cơ bản như Assert,</w:delText>
        </w:r>
        <w:r w:rsidRPr="00C307BC" w:rsidDel="004372AB">
          <w:rPr>
            <w:sz w:val="26"/>
            <w:szCs w:val="26"/>
          </w:rPr>
          <w:delText xml:space="preserve"> </w:delText>
        </w:r>
        <w:r w:rsidRPr="00C307BC" w:rsidDel="004372AB">
          <w:rPr>
            <w:rFonts w:eastAsia="Times New Roman"/>
            <w:sz w:val="26"/>
            <w:szCs w:val="26"/>
          </w:rPr>
          <w:delText>TestCase, TestResult, TestSuite</w:delText>
        </w:r>
        <w:r w:rsidR="00B95819" w:rsidRPr="00C307BC" w:rsidDel="004372AB">
          <w:rPr>
            <w:rFonts w:eastAsia="Times New Roman"/>
            <w:sz w:val="26"/>
            <w:szCs w:val="26"/>
          </w:rPr>
          <w:delText>.</w:delText>
        </w:r>
      </w:del>
    </w:p>
    <w:p w14:paraId="017C9364" w14:textId="33A99896" w:rsidR="009E2266" w:rsidRPr="00C307BC" w:rsidDel="004372AB" w:rsidRDefault="00947885">
      <w:pPr>
        <w:spacing w:after="120" w:line="288" w:lineRule="auto"/>
        <w:jc w:val="both"/>
        <w:rPr>
          <w:del w:id="1766" w:author="Nguyen Toan" w:date="2018-05-18T20:27:00Z"/>
          <w:rFonts w:eastAsia="Times New Roman"/>
          <w:sz w:val="26"/>
          <w:szCs w:val="26"/>
        </w:rPr>
        <w:pPrChange w:id="1767" w:author="Nguyen Toan" w:date="2018-05-18T22:35:00Z">
          <w:pPr>
            <w:spacing w:after="120" w:line="288" w:lineRule="auto"/>
            <w:ind w:firstLine="567"/>
            <w:jc w:val="both"/>
          </w:pPr>
        </w:pPrChange>
      </w:pPr>
      <w:del w:id="1768" w:author="Nguyen Toan" w:date="2018-05-18T20:27:00Z">
        <w:r w:rsidRPr="00C307BC" w:rsidDel="004372AB">
          <w:rPr>
            <w:rFonts w:eastAsia="Times New Roman"/>
            <w:sz w:val="26"/>
            <w:szCs w:val="26"/>
          </w:rPr>
          <w:delText>Assert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 loại đối tượng, kiểm tra xem một điều kiện là đúng, sai, bị rỗng, hay hai đối tượng có cùng trỏ tới một địa chỉ trùng nhau. Ngoài ra lớp này còn cung cấp phương thức</w:delText>
        </w:r>
        <w:r w:rsidR="00FC13BA" w:rsidRPr="00C307BC" w:rsidDel="004372AB">
          <w:rPr>
            <w:rFonts w:eastAsia="Times New Roman"/>
            <w:sz w:val="26"/>
            <w:szCs w:val="26"/>
          </w:rPr>
          <w:delText xml:space="preserve"> so sánh hai mảng dữ liệu</w:delText>
        </w:r>
        <w:r w:rsidRPr="00C307BC" w:rsidDel="004372AB">
          <w:rPr>
            <w:rFonts w:eastAsia="Times New Roman"/>
            <w:sz w:val="26"/>
            <w:szCs w:val="26"/>
          </w:rPr>
          <w:delText>.</w:delText>
        </w:r>
      </w:del>
    </w:p>
    <w:p w14:paraId="232F1EE6" w14:textId="6206D337" w:rsidR="009E2266" w:rsidRPr="00C307BC" w:rsidDel="004372AB" w:rsidRDefault="009E2266" w:rsidP="0070218E">
      <w:pPr>
        <w:pStyle w:val="NoSpacing"/>
        <w:jc w:val="center"/>
        <w:rPr>
          <w:del w:id="1769" w:author="Nguyen Toan" w:date="2018-05-18T20:27:00Z"/>
          <w:rFonts w:ascii="Times New Roman" w:hAnsi="Times New Roman" w:cs="Times New Roman"/>
          <w:sz w:val="26"/>
          <w:szCs w:val="26"/>
        </w:rPr>
      </w:pPr>
      <w:del w:id="1770" w:author="Nguyen Toan" w:date="2018-05-18T20:27:00Z">
        <w:r w:rsidRPr="00071A6D" w:rsidDel="004372AB">
          <w:rPr>
            <w:rFonts w:ascii="Times New Roman" w:hAnsi="Times New Roman" w:cs="Times New Roman"/>
            <w:noProof/>
            <w:sz w:val="26"/>
            <w:szCs w:val="26"/>
            <w:rPrChange w:id="1771" w:author="Unknown">
              <w:rPr>
                <w:noProof/>
              </w:rPr>
            </w:rPrChange>
          </w:rPr>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del>
    </w:p>
    <w:p w14:paraId="0180A0BA" w14:textId="50F0B30A" w:rsidR="009E2266" w:rsidRPr="00C307BC" w:rsidDel="004372AB" w:rsidRDefault="009E2266" w:rsidP="00463BB5">
      <w:pPr>
        <w:pStyle w:val="Caption"/>
        <w:jc w:val="center"/>
        <w:rPr>
          <w:del w:id="1772" w:author="Nguyen Toan" w:date="2018-05-18T20:27:00Z"/>
          <w:rFonts w:ascii="Times New Roman" w:hAnsi="Times New Roman" w:cs="Times New Roman"/>
          <w:sz w:val="26"/>
          <w:szCs w:val="26"/>
        </w:rPr>
      </w:pPr>
      <w:bookmarkStart w:id="1773" w:name="_Ref514155949"/>
      <w:del w:id="1774"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iCs w:val="0"/>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7</w:delText>
        </w:r>
        <w:r w:rsidR="007B1CDB" w:rsidRPr="00C307BC" w:rsidDel="004372AB">
          <w:rPr>
            <w:iCs w:val="0"/>
            <w:sz w:val="26"/>
            <w:szCs w:val="26"/>
          </w:rPr>
          <w:fldChar w:fldCharType="end"/>
        </w:r>
        <w:bookmarkEnd w:id="1773"/>
        <w:r w:rsidRPr="00C307BC" w:rsidDel="004372AB">
          <w:rPr>
            <w:rFonts w:ascii="Times New Roman" w:hAnsi="Times New Roman" w:cs="Times New Roman"/>
            <w:i w:val="0"/>
            <w:color w:val="auto"/>
            <w:sz w:val="26"/>
            <w:szCs w:val="26"/>
          </w:rPr>
          <w:delText>: Kiến trúc JUnit</w:delText>
        </w:r>
      </w:del>
    </w:p>
    <w:p w14:paraId="58FC481D" w14:textId="2D16881B" w:rsidR="00C60FE3" w:rsidRPr="00C307BC" w:rsidDel="004372AB" w:rsidRDefault="005F2F0F">
      <w:pPr>
        <w:spacing w:after="120" w:line="288" w:lineRule="auto"/>
        <w:jc w:val="both"/>
        <w:rPr>
          <w:del w:id="1775" w:author="Nguyen Toan" w:date="2018-05-18T20:27:00Z"/>
          <w:rFonts w:eastAsia="Times New Roman"/>
          <w:sz w:val="26"/>
          <w:szCs w:val="26"/>
        </w:rPr>
        <w:pPrChange w:id="1776" w:author="Nguyen Toan" w:date="2018-05-18T22:35:00Z">
          <w:pPr>
            <w:spacing w:after="120" w:line="288" w:lineRule="auto"/>
            <w:ind w:firstLine="567"/>
            <w:jc w:val="both"/>
          </w:pPr>
        </w:pPrChange>
      </w:pPr>
      <w:del w:id="1777" w:author="Nguyen Toan" w:date="2018-05-18T20:27:00Z">
        <w:r w:rsidRPr="00C307BC" w:rsidDel="004372AB">
          <w:rPr>
            <w:rFonts w:eastAsia="Times New Roman"/>
            <w:sz w:val="26"/>
            <w:szCs w:val="26"/>
          </w:rPr>
          <w:delText>TestCase</w:delText>
        </w:r>
        <w:r w:rsidR="001D2592" w:rsidRPr="00C307BC" w:rsidDel="004372AB">
          <w:rPr>
            <w:rFonts w:eastAsia="Times New Roman"/>
            <w:sz w:val="26"/>
            <w:szCs w:val="26"/>
          </w:rPr>
          <w:delTex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delText>
        </w:r>
        <w:r w:rsidR="00760256" w:rsidRPr="00C307BC" w:rsidDel="004372AB">
          <w:rPr>
            <w:rFonts w:eastAsia="Times New Roman"/>
            <w:sz w:val="26"/>
            <w:szCs w:val="26"/>
          </w:rPr>
          <w:delText xml:space="preserve"> Run là một phương thức chạy kiểm thử, thu thập kết quả với một đối tượng TestResult, setName cấu hình tên của một TestCase, setUp thiết lập các cấu hình ví dụ: mở kết nối…, tearDown khắc phục như: đóng kết nối…, toString trả về TestCase dưới dạng xâu.</w:delText>
        </w:r>
      </w:del>
    </w:p>
    <w:p w14:paraId="017F1CAE" w14:textId="6B5FE38E" w:rsidR="000F1AE0" w:rsidRPr="00C307BC" w:rsidDel="004372AB" w:rsidRDefault="00C60FE3">
      <w:pPr>
        <w:spacing w:after="120" w:line="288" w:lineRule="auto"/>
        <w:jc w:val="both"/>
        <w:rPr>
          <w:del w:id="1778" w:author="Nguyen Toan" w:date="2018-05-18T20:27:00Z"/>
          <w:rFonts w:eastAsia="Times New Roman"/>
          <w:sz w:val="26"/>
          <w:szCs w:val="26"/>
        </w:rPr>
        <w:pPrChange w:id="1779" w:author="Nguyen Toan" w:date="2018-05-18T22:35:00Z">
          <w:pPr>
            <w:spacing w:after="120" w:line="288" w:lineRule="auto"/>
            <w:ind w:firstLine="567"/>
            <w:jc w:val="both"/>
          </w:pPr>
        </w:pPrChange>
      </w:pPr>
      <w:del w:id="1780" w:author="Nguyen Toan" w:date="2018-05-18T20:27:00Z">
        <w:r w:rsidRPr="00C307BC" w:rsidDel="004372AB">
          <w:rPr>
            <w:rFonts w:eastAsia="Times New Roman"/>
            <w:sz w:val="26"/>
            <w:szCs w:val="26"/>
          </w:rPr>
          <w:delText>TestResult thu thập kết quả của việc thực hiện một trường hợp thử nghiệm. Đây là một thể hiện các mẫu tham số.Các khuôn khổ kiểm tra phân biệt giữa thất bại</w:delText>
        </w:r>
        <w:r w:rsidR="00BD2C97" w:rsidRPr="00C307BC" w:rsidDel="004372AB">
          <w:rPr>
            <w:rFonts w:eastAsia="Times New Roman"/>
            <w:sz w:val="26"/>
            <w:szCs w:val="26"/>
          </w:rPr>
          <w:delText xml:space="preserve"> (fail)</w:delText>
        </w:r>
        <w:r w:rsidRPr="00C307BC" w:rsidDel="004372AB">
          <w:rPr>
            <w:rFonts w:eastAsia="Times New Roman"/>
            <w:sz w:val="26"/>
            <w:szCs w:val="26"/>
          </w:rPr>
          <w:delText xml:space="preserve"> và sai sót</w:delText>
        </w:r>
        <w:r w:rsidR="00BD2C97" w:rsidRPr="00C307BC" w:rsidDel="004372AB">
          <w:rPr>
            <w:rFonts w:eastAsia="Times New Roman"/>
            <w:sz w:val="26"/>
            <w:szCs w:val="26"/>
          </w:rPr>
          <w:delText xml:space="preserve"> (defect)</w:delText>
        </w:r>
        <w:r w:rsidRPr="00C307BC" w:rsidDel="004372AB">
          <w:rPr>
            <w:rFonts w:eastAsia="Times New Roman"/>
            <w:sz w:val="26"/>
            <w:szCs w:val="26"/>
          </w:rPr>
          <w:delText>. Một thất bại được dự đoán và kiểm tra với khẳng định. Lỗi là vấn đề không lườn</w:delText>
        </w:r>
        <w:r w:rsidR="003B7B56" w:rsidRPr="00C307BC" w:rsidDel="004372AB">
          <w:rPr>
            <w:rFonts w:eastAsia="Times New Roman"/>
            <w:sz w:val="26"/>
            <w:szCs w:val="26"/>
          </w:rPr>
          <w:delText xml:space="preserve">g </w:delText>
        </w:r>
        <w:r w:rsidR="003B7B56" w:rsidRPr="00C307BC" w:rsidDel="004372AB">
          <w:rPr>
            <w:rFonts w:eastAsia="Times New Roman"/>
            <w:sz w:val="26"/>
            <w:szCs w:val="26"/>
          </w:rPr>
          <w:lastRenderedPageBreak/>
          <w:delText>trước được như việc truy cập quá số phần tử của mảng</w:delText>
        </w:r>
        <w:r w:rsidRPr="00C307BC" w:rsidDel="004372AB">
          <w:rPr>
            <w:rFonts w:eastAsia="Times New Roman"/>
            <w:sz w:val="26"/>
            <w:szCs w:val="26"/>
          </w:rPr>
          <w:delText>. Một số phương pháp quan trọng của lớp TestResult như addError</w:delText>
        </w:r>
        <w:r w:rsidR="003B7B56" w:rsidRPr="00C307BC" w:rsidDel="004372AB">
          <w:rPr>
            <w:rFonts w:eastAsia="Times New Roman"/>
            <w:sz w:val="26"/>
            <w:szCs w:val="26"/>
          </w:rPr>
          <w:delText xml:space="preserve"> t</w:delText>
        </w:r>
        <w:r w:rsidRPr="00C307BC" w:rsidDel="004372AB">
          <w:rPr>
            <w:rFonts w:eastAsia="Times New Roman"/>
            <w:sz w:val="26"/>
            <w:szCs w:val="26"/>
          </w:rPr>
          <w:delText>hê</w:delText>
        </w:r>
        <w:r w:rsidR="003B7B56" w:rsidRPr="00C307BC" w:rsidDel="004372AB">
          <w:rPr>
            <w:rFonts w:eastAsia="Times New Roman"/>
            <w:sz w:val="26"/>
            <w:szCs w:val="26"/>
          </w:rPr>
          <w:delText>m một lỗi vào danh sách các lỗi,</w:delText>
        </w:r>
        <w:r w:rsidRPr="00C307BC" w:rsidDel="004372AB">
          <w:rPr>
            <w:rFonts w:eastAsia="Times New Roman"/>
            <w:sz w:val="26"/>
            <w:szCs w:val="26"/>
          </w:rPr>
          <w:delText xml:space="preserve"> addFailure</w:delText>
        </w:r>
        <w:r w:rsidR="003B7B56" w:rsidRPr="00C307BC" w:rsidDel="004372AB">
          <w:rPr>
            <w:rFonts w:eastAsia="Times New Roman"/>
            <w:sz w:val="26"/>
            <w:szCs w:val="26"/>
          </w:rPr>
          <w:delText xml:space="preserve"> t</w:delText>
        </w:r>
        <w:r w:rsidRPr="00C307BC" w:rsidDel="004372AB">
          <w:rPr>
            <w:rFonts w:eastAsia="Times New Roman"/>
            <w:sz w:val="26"/>
            <w:szCs w:val="26"/>
          </w:rPr>
          <w:delText>hêm một thất bại đối v</w:delText>
        </w:r>
        <w:r w:rsidR="003B7B56" w:rsidRPr="00C307BC" w:rsidDel="004372AB">
          <w:rPr>
            <w:rFonts w:eastAsia="Times New Roman"/>
            <w:sz w:val="26"/>
            <w:szCs w:val="26"/>
          </w:rPr>
          <w:delText xml:space="preserve">ới danh sách của những thất bại, endTest thông </w:delText>
        </w:r>
        <w:r w:rsidRPr="00C307BC" w:rsidDel="004372AB">
          <w:rPr>
            <w:rFonts w:eastAsia="Times New Roman"/>
            <w:sz w:val="26"/>
            <w:szCs w:val="26"/>
          </w:rPr>
          <w:delText>báo kết quả là mộ</w:delText>
        </w:r>
        <w:r w:rsidR="003B7B56" w:rsidRPr="00C307BC" w:rsidDel="004372AB">
          <w:rPr>
            <w:rFonts w:eastAsia="Times New Roman"/>
            <w:sz w:val="26"/>
            <w:szCs w:val="26"/>
          </w:rPr>
          <w:delText>t thử nghiệm đã được hoàn thành,</w:delText>
        </w:r>
        <w:r w:rsidRPr="00C307BC" w:rsidDel="004372AB">
          <w:rPr>
            <w:rFonts w:eastAsia="Times New Roman"/>
            <w:sz w:val="26"/>
            <w:szCs w:val="26"/>
          </w:rPr>
          <w:delText xml:space="preserve"> errorCount</w:delText>
        </w:r>
        <w:r w:rsidR="003B7B56" w:rsidRPr="00C307BC" w:rsidDel="004372AB">
          <w:rPr>
            <w:rFonts w:eastAsia="Times New Roman"/>
            <w:sz w:val="26"/>
            <w:szCs w:val="26"/>
          </w:rPr>
          <w:delText xml:space="preserve"> đếm số lỗi được phát hiện, </w:delText>
        </w:r>
        <w:r w:rsidRPr="00C307BC" w:rsidDel="004372AB">
          <w:rPr>
            <w:rFonts w:eastAsia="Times New Roman"/>
            <w:sz w:val="26"/>
            <w:szCs w:val="26"/>
          </w:rPr>
          <w:delText>errors</w:delText>
        </w:r>
        <w:r w:rsidR="003B7B56" w:rsidRPr="00C307BC" w:rsidDel="004372AB">
          <w:rPr>
            <w:rFonts w:eastAsia="Times New Roman"/>
            <w:sz w:val="26"/>
            <w:szCs w:val="26"/>
          </w:rPr>
          <w:delText xml:space="preserve"> t</w:delText>
        </w:r>
        <w:r w:rsidRPr="00C307BC" w:rsidDel="004372AB">
          <w:rPr>
            <w:rFonts w:eastAsia="Times New Roman"/>
            <w:sz w:val="26"/>
            <w:szCs w:val="26"/>
          </w:rPr>
          <w:delText>rả về một Enumeration cho các lỗ</w:delText>
        </w:r>
        <w:r w:rsidR="003B7B56" w:rsidRPr="00C307BC" w:rsidDel="004372AB">
          <w:rPr>
            <w:rFonts w:eastAsia="Times New Roman"/>
            <w:sz w:val="26"/>
            <w:szCs w:val="26"/>
          </w:rPr>
          <w:delText>i,</w:delText>
        </w:r>
        <w:r w:rsidRPr="00C307BC" w:rsidDel="004372AB">
          <w:rPr>
            <w:rFonts w:eastAsia="Times New Roman"/>
            <w:sz w:val="26"/>
            <w:szCs w:val="26"/>
          </w:rPr>
          <w:delText xml:space="preserve"> failureCount</w:delText>
        </w:r>
        <w:r w:rsidR="003B7B56" w:rsidRPr="00C307BC" w:rsidDel="004372AB">
          <w:rPr>
            <w:rFonts w:eastAsia="Times New Roman"/>
            <w:sz w:val="26"/>
            <w:szCs w:val="26"/>
          </w:rPr>
          <w:delText xml:space="preserve"> đếm các số thất bại được phát hiện, </w:delText>
        </w:r>
        <w:r w:rsidRPr="00C307BC" w:rsidDel="004372AB">
          <w:rPr>
            <w:rFonts w:eastAsia="Times New Roman"/>
            <w:sz w:val="26"/>
            <w:szCs w:val="26"/>
          </w:rPr>
          <w:delText>run</w:delText>
        </w:r>
        <w:r w:rsidR="003B7B56" w:rsidRPr="00C307BC" w:rsidDel="004372AB">
          <w:rPr>
            <w:rFonts w:eastAsia="Times New Roman"/>
            <w:sz w:val="26"/>
            <w:szCs w:val="26"/>
          </w:rPr>
          <w:delText xml:space="preserve"> c</w:delText>
        </w:r>
        <w:r w:rsidRPr="00C307BC" w:rsidDel="004372AB">
          <w:rPr>
            <w:rFonts w:eastAsia="Times New Roman"/>
            <w:sz w:val="26"/>
            <w:szCs w:val="26"/>
          </w:rPr>
          <w:delText xml:space="preserve">hạy một </w:delText>
        </w:r>
        <w:r w:rsidR="003B7B56" w:rsidRPr="00C307BC" w:rsidDel="004372AB">
          <w:rPr>
            <w:rFonts w:eastAsia="Times New Roman"/>
            <w:sz w:val="26"/>
            <w:szCs w:val="26"/>
          </w:rPr>
          <w:delText>ca kiểm thử,</w:delText>
        </w:r>
        <w:r w:rsidRPr="00C307BC" w:rsidDel="004372AB">
          <w:rPr>
            <w:rFonts w:eastAsia="Times New Roman"/>
            <w:sz w:val="26"/>
            <w:szCs w:val="26"/>
          </w:rPr>
          <w:delText xml:space="preserve"> runCount</w:delText>
        </w:r>
        <w:r w:rsidR="003B7B56" w:rsidRPr="00C307BC" w:rsidDel="004372AB">
          <w:rPr>
            <w:rFonts w:eastAsia="Times New Roman"/>
            <w:sz w:val="26"/>
            <w:szCs w:val="26"/>
          </w:rPr>
          <w:delText xml:space="preserve"> đếm</w:delText>
        </w:r>
        <w:r w:rsidRPr="00C307BC" w:rsidDel="004372AB">
          <w:rPr>
            <w:rFonts w:eastAsia="Times New Roman"/>
            <w:sz w:val="26"/>
            <w:szCs w:val="26"/>
          </w:rPr>
          <w:delText xml:space="preserve"> số lượng các </w:delText>
        </w:r>
        <w:r w:rsidR="003B7B56" w:rsidRPr="00C307BC" w:rsidDel="004372AB">
          <w:rPr>
            <w:rFonts w:eastAsia="Times New Roman"/>
            <w:sz w:val="26"/>
            <w:szCs w:val="26"/>
          </w:rPr>
          <w:delText>ca kiểm thử</w:delText>
        </w:r>
        <w:r w:rsidRPr="00C307BC" w:rsidDel="004372AB">
          <w:rPr>
            <w:rFonts w:eastAsia="Times New Roman"/>
            <w:sz w:val="26"/>
            <w:szCs w:val="26"/>
          </w:rPr>
          <w:delText xml:space="preserve"> chạy</w:delText>
        </w:r>
        <w:r w:rsidR="003B7B56" w:rsidRPr="00C307BC" w:rsidDel="004372AB">
          <w:rPr>
            <w:rFonts w:eastAsia="Times New Roman"/>
            <w:sz w:val="26"/>
            <w:szCs w:val="26"/>
          </w:rPr>
          <w:delText>,</w:delText>
        </w:r>
        <w:r w:rsidRPr="00C307BC" w:rsidDel="004372AB">
          <w:rPr>
            <w:rFonts w:eastAsia="Times New Roman"/>
            <w:sz w:val="26"/>
            <w:szCs w:val="26"/>
          </w:rPr>
          <w:delText xml:space="preserve"> startTest</w:delText>
        </w:r>
        <w:r w:rsidR="003B7B56" w:rsidRPr="00C307BC" w:rsidDel="004372AB">
          <w:rPr>
            <w:rFonts w:eastAsia="Times New Roman"/>
            <w:sz w:val="26"/>
            <w:szCs w:val="26"/>
          </w:rPr>
          <w:delText xml:space="preserve"> th</w:delText>
        </w:r>
        <w:r w:rsidRPr="00C307BC" w:rsidDel="004372AB">
          <w:rPr>
            <w:rFonts w:eastAsia="Times New Roman"/>
            <w:sz w:val="26"/>
            <w:szCs w:val="26"/>
          </w:rPr>
          <w:delText>ông báo kết quả là</w:delText>
        </w:r>
        <w:r w:rsidR="003B7B56" w:rsidRPr="00C307BC" w:rsidDel="004372AB">
          <w:rPr>
            <w:rFonts w:eastAsia="Times New Roman"/>
            <w:sz w:val="26"/>
            <w:szCs w:val="26"/>
          </w:rPr>
          <w:delText xml:space="preserve"> một thử nghiệm sẽ được bắt đầu, </w:delText>
        </w:r>
        <w:r w:rsidRPr="00C307BC" w:rsidDel="004372AB">
          <w:rPr>
            <w:rFonts w:eastAsia="Times New Roman"/>
            <w:sz w:val="26"/>
            <w:szCs w:val="26"/>
          </w:rPr>
          <w:delText>s</w:delText>
        </w:r>
        <w:r w:rsidR="003B7B56" w:rsidRPr="00C307BC" w:rsidDel="004372AB">
          <w:rPr>
            <w:rFonts w:eastAsia="Times New Roman"/>
            <w:sz w:val="26"/>
            <w:szCs w:val="26"/>
          </w:rPr>
          <w:delText>top đ</w:delText>
        </w:r>
        <w:r w:rsidR="00653780" w:rsidRPr="00C307BC" w:rsidDel="004372AB">
          <w:rPr>
            <w:rFonts w:eastAsia="Times New Roman"/>
            <w:sz w:val="26"/>
            <w:szCs w:val="26"/>
          </w:rPr>
          <w:delText xml:space="preserve">ánh dấu việc </w:delText>
        </w:r>
        <w:r w:rsidRPr="00C307BC" w:rsidDel="004372AB">
          <w:rPr>
            <w:rFonts w:eastAsia="Times New Roman"/>
            <w:sz w:val="26"/>
            <w:szCs w:val="26"/>
          </w:rPr>
          <w:delText xml:space="preserve">dừng </w:delText>
        </w:r>
        <w:r w:rsidR="00653780" w:rsidRPr="00C307BC" w:rsidDel="004372AB">
          <w:rPr>
            <w:rFonts w:eastAsia="Times New Roman"/>
            <w:sz w:val="26"/>
            <w:szCs w:val="26"/>
          </w:rPr>
          <w:delText>kiểm thử</w:delText>
        </w:r>
        <w:r w:rsidR="00DE5BF8" w:rsidRPr="00C307BC" w:rsidDel="004372AB">
          <w:rPr>
            <w:rFonts w:eastAsia="Times New Roman"/>
            <w:sz w:val="26"/>
            <w:szCs w:val="26"/>
          </w:rPr>
          <w:delText>.</w:delText>
        </w:r>
      </w:del>
    </w:p>
    <w:p w14:paraId="2A8D430D" w14:textId="4AF7F0D0" w:rsidR="00A752DD" w:rsidRPr="00C307BC" w:rsidDel="004372AB" w:rsidRDefault="000F1AE0">
      <w:pPr>
        <w:spacing w:after="120" w:line="288" w:lineRule="auto"/>
        <w:jc w:val="both"/>
        <w:rPr>
          <w:del w:id="1781" w:author="Nguyen Toan" w:date="2018-05-18T20:27:00Z"/>
          <w:rFonts w:eastAsia="Times New Roman"/>
          <w:sz w:val="26"/>
          <w:szCs w:val="26"/>
        </w:rPr>
        <w:pPrChange w:id="1782" w:author="Nguyen Toan" w:date="2018-05-18T22:35:00Z">
          <w:pPr>
            <w:spacing w:after="120" w:line="288" w:lineRule="auto"/>
            <w:ind w:firstLine="567"/>
            <w:jc w:val="both"/>
          </w:pPr>
        </w:pPrChange>
      </w:pPr>
      <w:del w:id="1783" w:author="Nguyen Toan" w:date="2018-05-18T20:27:00Z">
        <w:r w:rsidRPr="00C307BC" w:rsidDel="004372AB">
          <w:rPr>
            <w:rFonts w:eastAsia="Times New Roman"/>
            <w:sz w:val="26"/>
            <w:szCs w:val="26"/>
          </w:rPr>
          <w:delText>Một TestSuite là một hỗn hợp các ca kiểm thử,</w:delText>
        </w:r>
        <w:r w:rsidR="005170A8" w:rsidRPr="00C307BC" w:rsidDel="004372AB">
          <w:rPr>
            <w:rFonts w:eastAsia="Times New Roman"/>
            <w:sz w:val="26"/>
            <w:szCs w:val="26"/>
          </w:rPr>
          <w:delText xml:space="preserve"> chạy một tập hợp các trường hợp thử nghiệm theo gói. </w:delText>
        </w:r>
        <w:r w:rsidR="008402FA" w:rsidRPr="00C307BC" w:rsidDel="004372AB">
          <w:rPr>
            <w:rFonts w:eastAsia="Times New Roman"/>
            <w:sz w:val="26"/>
            <w:szCs w:val="26"/>
          </w:rPr>
          <w:delText>TestSuite cung cấp các phương thức quan trọng như: addTest thêm một bộ thử nghiệm, addTestResult thêm các TestCase, countTestCase đếm số lượng trường hợp thử nghiệm, run chạy các ca kiểm thử và thu thập kết quả của chúng trong cùng một TestSuite, setName thiết lập tên cho phần mềm cần kiểm tra, testAt trả về kết quả kiểm tra ở một vị trí nhất định, testCount đếm số ca</w:delText>
        </w:r>
        <w:r w:rsidR="00635E8B" w:rsidDel="004372AB">
          <w:rPr>
            <w:rFonts w:eastAsia="Times New Roman"/>
            <w:sz w:val="26"/>
            <w:szCs w:val="26"/>
          </w:rPr>
          <w:delText xml:space="preserve"> kiểm</w:delText>
        </w:r>
        <w:r w:rsidR="008402FA" w:rsidRPr="00C307BC" w:rsidDel="004372AB">
          <w:rPr>
            <w:rFonts w:eastAsia="Times New Roman"/>
            <w:sz w:val="26"/>
            <w:szCs w:val="26"/>
          </w:rPr>
          <w:delText xml:space="preserve"> thử trong gói kiếm thử đang thực hiện, warning trả về một cảnh báo thiếu hay thừa thông tin, ví dụ như: thư viện phụ thuộc</w:delText>
        </w:r>
        <w:r w:rsidR="00992E5B" w:rsidRPr="00C307BC" w:rsidDel="004372AB">
          <w:rPr>
            <w:rFonts w:eastAsia="Times New Roman"/>
            <w:sz w:val="26"/>
            <w:szCs w:val="26"/>
          </w:rPr>
          <w:delText>..</w:delText>
        </w:r>
        <w:r w:rsidR="003963E2" w:rsidRPr="00C307BC" w:rsidDel="004372AB">
          <w:rPr>
            <w:rFonts w:eastAsia="Times New Roman"/>
            <w:sz w:val="26"/>
            <w:szCs w:val="26"/>
          </w:rPr>
          <w:delText>.</w:delText>
        </w:r>
        <w:r w:rsidR="009C60DE" w:rsidRPr="00C307BC" w:rsidDel="004372AB">
          <w:rPr>
            <w:rFonts w:eastAsia="Times New Roman"/>
            <w:sz w:val="26"/>
            <w:szCs w:val="26"/>
          </w:rPr>
          <w:delText xml:space="preserve"> </w:delText>
        </w:r>
        <w:r w:rsidR="00A752DD" w:rsidRPr="00C307BC" w:rsidDel="004372AB">
          <w:rPr>
            <w:rFonts w:eastAsia="Times New Roman"/>
            <w:sz w:val="26"/>
            <w:szCs w:val="26"/>
          </w:rPr>
          <w:delText>Các gói kiểm thử (Test Suite) cho phép gom và chạy các ca kiểm thử cùng nhau, để chạy các gói này, JUnit cung cấp các chú thích</w:delText>
        </w:r>
        <w:r w:rsidR="001F779C" w:rsidDel="004372AB">
          <w:rPr>
            <w:rFonts w:eastAsia="Times New Roman"/>
            <w:sz w:val="26"/>
            <w:szCs w:val="26"/>
          </w:rPr>
          <w:delText xml:space="preserve"> </w:delText>
        </w:r>
        <w:r w:rsidR="001F779C" w:rsidRPr="00C307BC" w:rsidDel="004372AB">
          <w:rPr>
            <w:rFonts w:eastAsia="Times New Roman"/>
            <w:sz w:val="26"/>
            <w:szCs w:val="26"/>
          </w:rPr>
          <w:delText xml:space="preserve">để hỗ trợ việc </w:delText>
        </w:r>
        <w:r w:rsidR="001F779C" w:rsidDel="004372AB">
          <w:rPr>
            <w:rFonts w:eastAsia="Times New Roman"/>
            <w:sz w:val="26"/>
            <w:szCs w:val="26"/>
          </w:rPr>
          <w:delText>quản lý các ca kiểm thử</w:delText>
        </w:r>
        <w:r w:rsidR="00A752DD" w:rsidRPr="00C307BC" w:rsidDel="004372AB">
          <w:rPr>
            <w:rFonts w:eastAsia="Times New Roman"/>
            <w:sz w:val="26"/>
            <w:szCs w:val="26"/>
          </w:rPr>
          <w:delText xml:space="preserve"> như:</w:delText>
        </w:r>
      </w:del>
    </w:p>
    <w:p w14:paraId="085204D8" w14:textId="79B6B8FA" w:rsidR="00A752DD" w:rsidRPr="00C307BC" w:rsidDel="004372AB" w:rsidRDefault="00A752DD">
      <w:pPr>
        <w:pStyle w:val="NoSpacing"/>
        <w:rPr>
          <w:del w:id="1784" w:author="Nguyen Toan" w:date="2018-05-18T20:27:00Z"/>
          <w:rStyle w:val="SubtleEmphasis"/>
          <w:rFonts w:ascii="Times New Roman" w:hAnsi="Times New Roman" w:cs="Times New Roman"/>
          <w:i w:val="0"/>
          <w:sz w:val="26"/>
          <w:szCs w:val="26"/>
          <w:lang w:val="en-US"/>
        </w:rPr>
        <w:pPrChange w:id="1785" w:author="Nguyen Toan" w:date="2018-05-18T22:35:00Z">
          <w:pPr>
            <w:pStyle w:val="NoSpacing"/>
            <w:ind w:left="1440"/>
          </w:pPr>
        </w:pPrChange>
      </w:pPr>
      <w:del w:id="1786" w:author="Nguyen Toan" w:date="2018-05-18T20:27:00Z">
        <w:r w:rsidRPr="00C307BC" w:rsidDel="004372AB">
          <w:rPr>
            <w:rStyle w:val="SubtleEmphasis"/>
            <w:rFonts w:ascii="Times New Roman" w:hAnsi="Times New Roman" w:cs="Times New Roman"/>
            <w:i w:val="0"/>
            <w:sz w:val="26"/>
            <w:szCs w:val="26"/>
          </w:rPr>
          <w:delText>@Runwith(Suite.class)</w:delText>
        </w:r>
      </w:del>
    </w:p>
    <w:p w14:paraId="6331B246" w14:textId="636E72BA" w:rsidR="002A5475" w:rsidRPr="00C307BC" w:rsidDel="004372AB" w:rsidRDefault="00A752DD">
      <w:pPr>
        <w:pStyle w:val="NoSpacing"/>
        <w:rPr>
          <w:del w:id="1787" w:author="Nguyen Toan" w:date="2018-05-18T20:27:00Z"/>
          <w:rStyle w:val="SubtleEmphasis"/>
          <w:rFonts w:ascii="Times New Roman" w:hAnsi="Times New Roman" w:cs="Times New Roman"/>
          <w:i w:val="0"/>
          <w:sz w:val="26"/>
          <w:szCs w:val="26"/>
          <w:lang w:val="en-US"/>
        </w:rPr>
        <w:pPrChange w:id="1788" w:author="Nguyen Toan" w:date="2018-05-18T22:35:00Z">
          <w:pPr>
            <w:pStyle w:val="NoSpacing"/>
            <w:ind w:left="1440"/>
          </w:pPr>
        </w:pPrChange>
      </w:pPr>
      <w:del w:id="1789" w:author="Nguyen Toan" w:date="2018-05-18T20:27:00Z">
        <w:r w:rsidRPr="00C307BC" w:rsidDel="004372AB">
          <w:rPr>
            <w:rStyle w:val="SubtleEmphasis"/>
            <w:rFonts w:ascii="Times New Roman" w:hAnsi="Times New Roman" w:cs="Times New Roman"/>
            <w:i w:val="0"/>
            <w:sz w:val="26"/>
            <w:szCs w:val="26"/>
          </w:rPr>
          <w:delText>@SuiteClasses(test1.class,test2.class</w:delText>
        </w:r>
        <w:r w:rsidRPr="00C307BC" w:rsidDel="004372AB">
          <w:rPr>
            <w:rStyle w:val="SubtleEmphasis"/>
            <w:rFonts w:ascii="Times New Roman" w:eastAsia="Calibri" w:hAnsi="Times New Roman" w:cs="Times New Roman"/>
            <w:i w:val="0"/>
            <w:sz w:val="26"/>
            <w:szCs w:val="26"/>
          </w:rPr>
          <w:delText>……) o</w:delText>
        </w:r>
        <w:r w:rsidRPr="00C307BC" w:rsidDel="004372AB">
          <w:rPr>
            <w:rStyle w:val="SubtleEmphasis"/>
            <w:rFonts w:ascii="Times New Roman" w:hAnsi="Times New Roman" w:cs="Times New Roman"/>
            <w:i w:val="0"/>
            <w:sz w:val="26"/>
            <w:szCs w:val="26"/>
          </w:rPr>
          <w:delText>r</w:delText>
        </w:r>
        <w:r w:rsidRPr="00C307BC" w:rsidDel="004372AB">
          <w:rPr>
            <w:rStyle w:val="SubtleEmphasis"/>
            <w:rFonts w:ascii="Times New Roman" w:eastAsia="Calibri" w:hAnsi="Times New Roman" w:cs="Times New Roman"/>
            <w:i w:val="0"/>
            <w:sz w:val="26"/>
            <w:szCs w:val="26"/>
          </w:rPr>
          <w:delText xml:space="preserve"> </w:delText>
        </w:r>
      </w:del>
    </w:p>
    <w:p w14:paraId="3C638920" w14:textId="7627AF02" w:rsidR="00912A0F" w:rsidRPr="00C307BC" w:rsidDel="004372AB" w:rsidRDefault="00A752DD">
      <w:pPr>
        <w:pStyle w:val="ListParagraph"/>
        <w:spacing w:before="240" w:after="120" w:line="288" w:lineRule="auto"/>
        <w:ind w:left="0"/>
        <w:contextualSpacing w:val="0"/>
        <w:outlineLvl w:val="2"/>
        <w:rPr>
          <w:del w:id="1790" w:author="Nguyen Toan" w:date="2018-05-18T20:27:00Z"/>
          <w:rFonts w:ascii="Times New Roman" w:eastAsia="Times New Roman" w:hAnsi="Times New Roman" w:cs="Times New Roman"/>
          <w:sz w:val="26"/>
          <w:szCs w:val="26"/>
        </w:rPr>
        <w:pPrChange w:id="1791" w:author="Nguyen Toan" w:date="2018-05-18T22:35:00Z">
          <w:pPr>
            <w:pStyle w:val="ListParagraph"/>
            <w:numPr>
              <w:ilvl w:val="2"/>
              <w:numId w:val="5"/>
            </w:numPr>
            <w:spacing w:before="240" w:after="120" w:line="288" w:lineRule="auto"/>
            <w:ind w:left="1440" w:hanging="720"/>
            <w:contextualSpacing w:val="0"/>
            <w:outlineLvl w:val="2"/>
          </w:pPr>
        </w:pPrChange>
      </w:pPr>
      <w:del w:id="1792" w:author="Nguyen Toan" w:date="2018-05-18T20:22:00Z">
        <w:r w:rsidRPr="00C307BC" w:rsidDel="002A5475">
          <w:rPr>
            <w:rStyle w:val="SubtleEmphasis"/>
            <w:rFonts w:ascii="Times New Roman" w:hAnsi="Times New Roman" w:cs="Times New Roman"/>
            <w:i w:val="0"/>
            <w:sz w:val="26"/>
            <w:szCs w:val="26"/>
          </w:rPr>
          <w:delText>@Suite.SuiteClasses ({test1.class, test2.class</w:delText>
        </w:r>
        <w:r w:rsidRPr="00C307BC" w:rsidDel="002A5475">
          <w:rPr>
            <w:rStyle w:val="SubtleEmphasis"/>
            <w:rFonts w:ascii="Times New Roman" w:eastAsia="Calibri" w:hAnsi="Times New Roman" w:cs="Times New Roman"/>
            <w:i w:val="0"/>
            <w:sz w:val="26"/>
            <w:szCs w:val="26"/>
          </w:rPr>
          <w:delText xml:space="preserve">……}) </w:delText>
        </w:r>
      </w:del>
      <w:bookmarkStart w:id="1793" w:name="_Toc513584098"/>
      <w:bookmarkStart w:id="1794" w:name="_Toc513613722"/>
      <w:bookmarkStart w:id="1795" w:name="_Toc514156404"/>
      <w:bookmarkStart w:id="1796" w:name="_Toc514156462"/>
      <w:bookmarkStart w:id="1797" w:name="_Toc514157649"/>
      <w:bookmarkStart w:id="1798" w:name="_Toc514277640"/>
      <w:bookmarkStart w:id="1799" w:name="_Toc514278038"/>
      <w:bookmarkEnd w:id="1793"/>
      <w:bookmarkEnd w:id="1794"/>
      <w:bookmarkEnd w:id="1795"/>
      <w:bookmarkEnd w:id="1796"/>
      <w:bookmarkEnd w:id="1797"/>
      <w:bookmarkEnd w:id="1798"/>
      <w:bookmarkEnd w:id="1799"/>
      <w:del w:id="1800" w:author="Nguyen Toan" w:date="2018-05-18T20:27:00Z">
        <w:r w:rsidR="00912A0F" w:rsidRPr="00C307BC" w:rsidDel="004372AB">
          <w:rPr>
            <w:rFonts w:ascii="Times New Roman" w:eastAsia="Times New Roman" w:hAnsi="Times New Roman" w:cs="Times New Roman"/>
            <w:b/>
            <w:sz w:val="26"/>
            <w:szCs w:val="26"/>
          </w:rPr>
          <w:delText>M</w:delText>
        </w:r>
        <w:r w:rsidR="00F952A8" w:rsidRPr="00C307BC" w:rsidDel="004372AB">
          <w:rPr>
            <w:rFonts w:ascii="Times New Roman" w:eastAsia="Times New Roman" w:hAnsi="Times New Roman" w:cs="Times New Roman"/>
            <w:b/>
            <w:sz w:val="26"/>
            <w:szCs w:val="26"/>
          </w:rPr>
          <w:delText>U</w:delText>
        </w:r>
        <w:r w:rsidR="00912A0F" w:rsidRPr="00C307BC" w:rsidDel="004372AB">
          <w:rPr>
            <w:rFonts w:ascii="Times New Roman" w:eastAsia="Times New Roman" w:hAnsi="Times New Roman" w:cs="Times New Roman"/>
            <w:b/>
            <w:sz w:val="26"/>
            <w:szCs w:val="26"/>
          </w:rPr>
          <w:delText>nit</w:delText>
        </w:r>
      </w:del>
    </w:p>
    <w:p w14:paraId="59BF203F" w14:textId="3B739405" w:rsidR="002F15FB" w:rsidRPr="00C307BC" w:rsidDel="004372AB" w:rsidRDefault="000B28B0">
      <w:pPr>
        <w:spacing w:after="120" w:line="288" w:lineRule="auto"/>
        <w:jc w:val="both"/>
        <w:rPr>
          <w:del w:id="1801" w:author="Nguyen Toan" w:date="2018-05-18T20:27:00Z"/>
          <w:rFonts w:eastAsia="Times New Roman"/>
          <w:sz w:val="26"/>
          <w:szCs w:val="26"/>
        </w:rPr>
        <w:pPrChange w:id="1802" w:author="Nguyen Toan" w:date="2018-05-18T22:35:00Z">
          <w:pPr>
            <w:spacing w:after="120" w:line="288" w:lineRule="auto"/>
            <w:ind w:firstLine="567"/>
            <w:jc w:val="both"/>
          </w:pPr>
        </w:pPrChange>
      </w:pPr>
      <w:del w:id="1803" w:author="Nguyen Toan" w:date="2018-05-18T20:27:00Z">
        <w:r w:rsidRPr="00C307BC" w:rsidDel="004372AB">
          <w:rPr>
            <w:rFonts w:eastAsia="Times New Roman"/>
            <w:sz w:val="26"/>
            <w:szCs w:val="26"/>
          </w:rPr>
          <w:delText>MUnit l</w:delText>
        </w:r>
        <w:r w:rsidR="002F15FB" w:rsidRPr="00C307BC" w:rsidDel="004372AB">
          <w:rPr>
            <w:rFonts w:eastAsia="Times New Roman"/>
            <w:sz w:val="26"/>
            <w:szCs w:val="26"/>
          </w:rPr>
          <w:delText xml:space="preserve">à </w:delText>
        </w:r>
        <w:r w:rsidR="00002712" w:rsidRPr="00C307BC" w:rsidDel="004372AB">
          <w:rPr>
            <w:rFonts w:eastAsia="Times New Roman"/>
            <w:sz w:val="26"/>
            <w:szCs w:val="26"/>
          </w:rPr>
          <w:delText>bộ thư viện</w:delText>
        </w:r>
        <w:r w:rsidR="002F15FB" w:rsidRPr="00C307BC" w:rsidDel="004372AB">
          <w:rPr>
            <w:rFonts w:eastAsia="Times New Roman"/>
            <w:sz w:val="26"/>
            <w:szCs w:val="26"/>
          </w:rPr>
          <w:delText xml:space="preserve"> hỗ trợ kiểm thử trên ứng dụng Mule</w:delText>
        </w:r>
        <w:r w:rsidR="001C3020" w:rsidRPr="00C307BC" w:rsidDel="004372AB">
          <w:rPr>
            <w:rFonts w:eastAsia="Times New Roman"/>
            <w:sz w:val="26"/>
            <w:szCs w:val="26"/>
          </w:rPr>
          <w:delText xml:space="preserve">, </w:delText>
        </w:r>
        <w:r w:rsidR="002F15FB" w:rsidRPr="00C307BC" w:rsidDel="004372AB">
          <w:rPr>
            <w:rFonts w:eastAsia="Times New Roman"/>
            <w:sz w:val="26"/>
            <w:szCs w:val="26"/>
          </w:rPr>
          <w:delText xml:space="preserve">cho phép xây dựng các </w:delText>
        </w:r>
        <w:r w:rsidR="00744A31" w:rsidRPr="00C307BC" w:rsidDel="004372AB">
          <w:rPr>
            <w:rFonts w:eastAsia="Times New Roman"/>
            <w:sz w:val="26"/>
            <w:szCs w:val="26"/>
          </w:rPr>
          <w:delText>ca kiểm thử</w:delText>
        </w:r>
        <w:r w:rsidR="002F15FB" w:rsidRPr="00C307BC" w:rsidDel="004372AB">
          <w:rPr>
            <w:rFonts w:eastAsia="Times New Roman"/>
            <w:sz w:val="26"/>
            <w:szCs w:val="26"/>
          </w:rPr>
          <w:delText xml:space="preserve"> tự động để kiểm thử việc tích hợp và API của ứng dụng ESB được phát triển trên nền tảng Mule.</w:delText>
        </w:r>
      </w:del>
    </w:p>
    <w:p w14:paraId="4527C7D3" w14:textId="0A1BB3E6" w:rsidR="00993FF9" w:rsidRPr="00C307BC" w:rsidDel="004372AB" w:rsidRDefault="002F15FB">
      <w:pPr>
        <w:spacing w:after="120" w:line="288" w:lineRule="auto"/>
        <w:jc w:val="both"/>
        <w:rPr>
          <w:del w:id="1804" w:author="Nguyen Toan" w:date="2018-05-18T20:27:00Z"/>
          <w:rFonts w:eastAsia="Times New Roman"/>
          <w:sz w:val="26"/>
          <w:szCs w:val="26"/>
        </w:rPr>
        <w:pPrChange w:id="1805" w:author="Nguyen Toan" w:date="2018-05-18T22:35:00Z">
          <w:pPr>
            <w:spacing w:after="120" w:line="288" w:lineRule="auto"/>
            <w:ind w:firstLine="567"/>
            <w:jc w:val="both"/>
          </w:pPr>
        </w:pPrChange>
      </w:pPr>
      <w:del w:id="1806" w:author="Nguyen Toan" w:date="2018-05-18T20:27:00Z">
        <w:r w:rsidRPr="00C307BC" w:rsidDel="004372AB">
          <w:rPr>
            <w:rFonts w:eastAsia="Times New Roman"/>
            <w:sz w:val="26"/>
            <w:szCs w:val="26"/>
          </w:rPr>
          <w:delText>M</w:delText>
        </w:r>
        <w:r w:rsidR="003D59E0" w:rsidRPr="00C307BC" w:rsidDel="004372AB">
          <w:rPr>
            <w:rFonts w:eastAsia="Times New Roman"/>
            <w:sz w:val="26"/>
            <w:szCs w:val="26"/>
          </w:rPr>
          <w:delText>U</w:delText>
        </w:r>
        <w:r w:rsidRPr="00C307BC" w:rsidDel="004372AB">
          <w:rPr>
            <w:rFonts w:eastAsia="Times New Roman"/>
            <w:sz w:val="26"/>
            <w:szCs w:val="26"/>
          </w:rPr>
          <w:delText>nit có thể được kết hợp với Maven và Surefile để tích hợp các thư viện độc lập.</w:delText>
        </w:r>
        <w:r w:rsidR="00C225F3" w:rsidRPr="00C307BC" w:rsidDel="004372AB">
          <w:rPr>
            <w:rFonts w:eastAsia="Times New Roman"/>
            <w:sz w:val="26"/>
            <w:szCs w:val="26"/>
          </w:rPr>
          <w:delText xml:space="preserve"> MUnit cho phép t</w:delText>
        </w:r>
        <w:r w:rsidRPr="00C307BC" w:rsidDel="004372AB">
          <w:rPr>
            <w:rFonts w:eastAsia="Times New Roman"/>
            <w:sz w:val="26"/>
            <w:szCs w:val="26"/>
          </w:rPr>
          <w:delText>ạo ca kiểm</w:delText>
        </w:r>
        <w:r w:rsidR="00C225F3" w:rsidRPr="00C307BC" w:rsidDel="004372AB">
          <w:rPr>
            <w:rFonts w:eastAsia="Times New Roman"/>
            <w:sz w:val="26"/>
            <w:szCs w:val="26"/>
          </w:rPr>
          <w:delText xml:space="preserve"> thử bằng việc sử dụng Mule code hoặc java, vô </w:delText>
        </w:r>
        <w:r w:rsidRPr="00C307BC" w:rsidDel="004372AB">
          <w:rPr>
            <w:rFonts w:eastAsia="Times New Roman"/>
            <w:sz w:val="26"/>
            <w:szCs w:val="26"/>
          </w:rPr>
          <w:delText>hiệu hoá các điểm kết nối cuối được gửi đến</w:delText>
        </w:r>
        <w:r w:rsidR="00216BEA" w:rsidRPr="00C307BC" w:rsidDel="004372AB">
          <w:rPr>
            <w:rFonts w:eastAsia="Times New Roman"/>
            <w:sz w:val="26"/>
            <w:szCs w:val="26"/>
          </w:rPr>
          <w:delText>, v</w:delText>
        </w:r>
        <w:r w:rsidRPr="00C307BC" w:rsidDel="004372AB">
          <w:rPr>
            <w:rFonts w:eastAsia="Times New Roman"/>
            <w:sz w:val="26"/>
            <w:szCs w:val="26"/>
          </w:rPr>
          <w:delText>ô hiệu hoá các kết nối</w:delText>
        </w:r>
        <w:r w:rsidR="00A77CE3" w:rsidRPr="00C307BC" w:rsidDel="004372AB">
          <w:rPr>
            <w:rFonts w:eastAsia="Times New Roman"/>
            <w:sz w:val="26"/>
            <w:szCs w:val="26"/>
          </w:rPr>
          <w:delText xml:space="preserve"> đầu</w:delText>
        </w:r>
        <w:r w:rsidRPr="00C307BC" w:rsidDel="004372AB">
          <w:rPr>
            <w:rFonts w:eastAsia="Times New Roman"/>
            <w:sz w:val="26"/>
            <w:szCs w:val="26"/>
          </w:rPr>
          <w:delText xml:space="preserve"> cuối</w:delText>
        </w:r>
        <w:r w:rsidR="00280C71" w:rsidRPr="00C307BC" w:rsidDel="004372AB">
          <w:rPr>
            <w:rFonts w:eastAsia="Times New Roman"/>
            <w:sz w:val="26"/>
            <w:szCs w:val="26"/>
          </w:rPr>
          <w:delText>, m</w:delText>
        </w:r>
        <w:r w:rsidRPr="00C307BC" w:rsidDel="004372AB">
          <w:rPr>
            <w:rFonts w:eastAsia="Times New Roman"/>
            <w:sz w:val="26"/>
            <w:szCs w:val="26"/>
          </w:rPr>
          <w:delText>ô phỏng các điểm cuối gọi ra</w:delText>
        </w:r>
        <w:r w:rsidR="00D00B57" w:rsidRPr="00C307BC" w:rsidDel="004372AB">
          <w:rPr>
            <w:rFonts w:eastAsia="Times New Roman"/>
            <w:sz w:val="26"/>
            <w:szCs w:val="26"/>
          </w:rPr>
          <w:delText xml:space="preserve">, </w:delText>
        </w:r>
        <w:r w:rsidR="00524C1C" w:rsidRPr="00C307BC" w:rsidDel="004372AB">
          <w:rPr>
            <w:rFonts w:eastAsia="Times New Roman"/>
            <w:sz w:val="26"/>
            <w:szCs w:val="26"/>
          </w:rPr>
          <w:delText>theo dõi</w:delText>
        </w:r>
        <w:r w:rsidRPr="00C307BC" w:rsidDel="004372AB">
          <w:rPr>
            <w:rFonts w:eastAsia="Times New Roman"/>
            <w:sz w:val="26"/>
            <w:szCs w:val="26"/>
          </w:rPr>
          <w:delText xml:space="preserve"> các tiến trình xử lý nội dung message</w:delText>
        </w:r>
        <w:r w:rsidR="00C81CCD" w:rsidRPr="00C307BC" w:rsidDel="004372AB">
          <w:rPr>
            <w:rFonts w:eastAsia="Times New Roman"/>
            <w:sz w:val="26"/>
            <w:szCs w:val="26"/>
          </w:rPr>
          <w:delText>, x</w:delText>
        </w:r>
        <w:r w:rsidR="0067161A" w:rsidRPr="00C307BC" w:rsidDel="004372AB">
          <w:rPr>
            <w:rFonts w:eastAsia="Times New Roman"/>
            <w:sz w:val="26"/>
            <w:szCs w:val="26"/>
          </w:rPr>
          <w:delText>ác minh các mesage gọi xử lý</w:delText>
        </w:r>
        <w:r w:rsidR="004A0782" w:rsidRPr="00C307BC" w:rsidDel="004372AB">
          <w:rPr>
            <w:rFonts w:eastAsia="Times New Roman"/>
            <w:sz w:val="26"/>
            <w:szCs w:val="26"/>
          </w:rPr>
          <w:delText xml:space="preserve">, </w:delText>
        </w:r>
        <w:r w:rsidR="00796E0E" w:rsidRPr="00C307BC" w:rsidDel="004372AB">
          <w:rPr>
            <w:rFonts w:eastAsia="Times New Roman"/>
            <w:sz w:val="26"/>
            <w:szCs w:val="26"/>
          </w:rPr>
          <w:delText>t</w:delText>
        </w:r>
        <w:r w:rsidR="003340D6" w:rsidRPr="00C307BC" w:rsidDel="004372AB">
          <w:rPr>
            <w:rFonts w:eastAsia="Times New Roman"/>
            <w:sz w:val="26"/>
            <w:szCs w:val="26"/>
          </w:rPr>
          <w:delText>ạo</w:delText>
        </w:r>
        <w:r w:rsidRPr="00C307BC" w:rsidDel="004372AB">
          <w:rPr>
            <w:rFonts w:eastAsia="Times New Roman"/>
            <w:sz w:val="26"/>
            <w:szCs w:val="26"/>
          </w:rPr>
          <w:delText xml:space="preserve"> ra các </w:delText>
        </w:r>
        <w:r w:rsidR="00C025F1" w:rsidRPr="00C307BC" w:rsidDel="004372AB">
          <w:rPr>
            <w:rFonts w:eastAsia="Times New Roman"/>
            <w:sz w:val="26"/>
            <w:szCs w:val="26"/>
          </w:rPr>
          <w:delText>ca kiểm thử đơn vị</w:delText>
        </w:r>
        <w:r w:rsidRPr="00C307BC" w:rsidDel="004372AB">
          <w:rPr>
            <w:rFonts w:eastAsia="Times New Roman"/>
            <w:sz w:val="26"/>
            <w:szCs w:val="26"/>
          </w:rPr>
          <w:delText xml:space="preserve"> bao gồm cả các kiểm thử tích hợp tại môi trường</w:delText>
        </w:r>
        <w:r w:rsidR="00964D99" w:rsidRPr="00C307BC" w:rsidDel="004372AB">
          <w:rPr>
            <w:rFonts w:eastAsia="Times New Roman"/>
            <w:sz w:val="26"/>
            <w:szCs w:val="26"/>
          </w:rPr>
          <w:delText xml:space="preserve"> local</w:delText>
        </w:r>
        <w:r w:rsidR="003E5506" w:rsidRPr="00C307BC" w:rsidDel="004372AB">
          <w:rPr>
            <w:rFonts w:eastAsia="Times New Roman"/>
            <w:sz w:val="26"/>
            <w:szCs w:val="26"/>
          </w:rPr>
          <w:delText>.</w:delText>
        </w:r>
        <w:r w:rsidRPr="00C307BC" w:rsidDel="004372AB">
          <w:rPr>
            <w:rFonts w:eastAsia="Times New Roman"/>
            <w:sz w:val="26"/>
            <w:szCs w:val="26"/>
          </w:rPr>
          <w:delText xml:space="preserve"> M</w:delText>
        </w:r>
        <w:r w:rsidR="003E5506" w:rsidRPr="00C307BC" w:rsidDel="004372AB">
          <w:rPr>
            <w:rFonts w:eastAsia="Times New Roman"/>
            <w:sz w:val="26"/>
            <w:szCs w:val="26"/>
          </w:rPr>
          <w:delText>U</w:delText>
        </w:r>
        <w:r w:rsidRPr="00C307BC" w:rsidDel="004372AB">
          <w:rPr>
            <w:rFonts w:eastAsia="Times New Roman"/>
            <w:sz w:val="26"/>
            <w:szCs w:val="26"/>
          </w:rPr>
          <w:delText xml:space="preserve">nit cho phép gọi một </w:delText>
        </w:r>
        <w:r w:rsidR="00855204" w:rsidRPr="00C307BC" w:rsidDel="004372AB">
          <w:rPr>
            <w:rFonts w:eastAsia="Times New Roman"/>
            <w:sz w:val="26"/>
            <w:szCs w:val="26"/>
          </w:rPr>
          <w:delText>máy chủ</w:delText>
        </w:r>
        <w:r w:rsidRPr="00C307BC" w:rsidDel="004372AB">
          <w:rPr>
            <w:rFonts w:eastAsia="Times New Roman"/>
            <w:sz w:val="26"/>
            <w:szCs w:val="26"/>
          </w:rPr>
          <w:delText xml:space="preserve"> FPT/SFTP, DB hay </w:delText>
        </w:r>
        <w:r w:rsidR="00672EAF" w:rsidRPr="00C307BC" w:rsidDel="004372AB">
          <w:rPr>
            <w:rFonts w:eastAsia="Times New Roman"/>
            <w:sz w:val="26"/>
            <w:szCs w:val="26"/>
          </w:rPr>
          <w:delText>mail.</w:delText>
        </w:r>
        <w:r w:rsidRPr="00C307BC" w:rsidDel="004372AB">
          <w:rPr>
            <w:rFonts w:eastAsia="Times New Roman"/>
            <w:sz w:val="26"/>
            <w:szCs w:val="26"/>
          </w:rPr>
          <w:delText xml:space="preserve"> </w:delText>
        </w:r>
      </w:del>
    </w:p>
    <w:p w14:paraId="561689E0" w14:textId="4A820FF6" w:rsidR="00B214EF" w:rsidRPr="00C307BC" w:rsidDel="004372AB" w:rsidRDefault="00455AF2">
      <w:pPr>
        <w:spacing w:line="288" w:lineRule="auto"/>
        <w:jc w:val="both"/>
        <w:rPr>
          <w:del w:id="1807" w:author="Nguyen Toan" w:date="2018-05-18T20:27:00Z"/>
          <w:rFonts w:eastAsia="Times New Roman"/>
          <w:sz w:val="26"/>
          <w:szCs w:val="26"/>
        </w:rPr>
        <w:pPrChange w:id="1808" w:author="Nguyen Toan" w:date="2018-05-18T22:35:00Z">
          <w:pPr>
            <w:spacing w:line="288" w:lineRule="auto"/>
            <w:ind w:firstLine="567"/>
            <w:jc w:val="both"/>
          </w:pPr>
        </w:pPrChange>
      </w:pPr>
      <w:del w:id="1809" w:author="Nguyen Toan" w:date="2018-05-18T20:27:00Z">
        <w:r w:rsidRPr="00C307BC" w:rsidDel="004372AB">
          <w:rPr>
            <w:rFonts w:eastAsia="Times New Roman"/>
            <w:sz w:val="26"/>
            <w:szCs w:val="26"/>
          </w:rPr>
          <w:fldChar w:fldCharType="begin"/>
        </w:r>
        <w:r w:rsidRPr="00C307BC" w:rsidDel="004372AB">
          <w:rPr>
            <w:rFonts w:eastAsia="Times New Roman"/>
            <w:sz w:val="26"/>
            <w:szCs w:val="26"/>
          </w:rPr>
          <w:delInstrText xml:space="preserve"> REF _Ref513152381 \h </w:delInstrText>
        </w:r>
        <w:r w:rsidR="00C307BC" w:rsidRPr="00C307BC" w:rsidDel="004372AB">
          <w:rPr>
            <w:rFonts w:eastAsia="Times New Roman"/>
            <w:sz w:val="26"/>
            <w:szCs w:val="26"/>
          </w:rPr>
          <w:delInstrText xml:space="preserve"> \* MERGEFORMAT </w:delInstrText>
        </w:r>
        <w:r w:rsidRPr="00C307BC" w:rsidDel="004372AB">
          <w:rPr>
            <w:rFonts w:eastAsia="Times New Roman"/>
            <w:sz w:val="26"/>
            <w:szCs w:val="26"/>
          </w:rPr>
        </w:r>
        <w:r w:rsidRPr="00C307BC" w:rsidDel="004372AB">
          <w:rPr>
            <w:rFonts w:eastAsia="Times New Roman"/>
            <w:sz w:val="26"/>
            <w:szCs w:val="26"/>
          </w:rPr>
          <w:fldChar w:fldCharType="separate"/>
        </w:r>
        <w:r w:rsidR="009C452F" w:rsidRPr="009C452F" w:rsidDel="004372AB">
          <w:rPr>
            <w:sz w:val="26"/>
            <w:szCs w:val="26"/>
          </w:rPr>
          <w:delText xml:space="preserve">Hình </w:delText>
        </w:r>
        <w:r w:rsidR="009C452F" w:rsidDel="004372AB">
          <w:rPr>
            <w:i/>
            <w:noProof/>
            <w:sz w:val="26"/>
            <w:szCs w:val="26"/>
          </w:rPr>
          <w:delText>3</w:delText>
        </w:r>
        <w:r w:rsidR="009C452F" w:rsidRPr="00C307BC" w:rsidDel="004372AB">
          <w:rPr>
            <w:i/>
            <w:noProof/>
            <w:sz w:val="26"/>
            <w:szCs w:val="26"/>
          </w:rPr>
          <w:delText>.</w:delText>
        </w:r>
        <w:r w:rsidR="009C452F" w:rsidDel="004372AB">
          <w:rPr>
            <w:i/>
            <w:noProof/>
            <w:sz w:val="26"/>
            <w:szCs w:val="26"/>
          </w:rPr>
          <w:delText>8</w:delText>
        </w:r>
        <w:r w:rsidRPr="00C307BC" w:rsidDel="004372AB">
          <w:rPr>
            <w:rFonts w:eastAsia="Times New Roman"/>
            <w:sz w:val="26"/>
            <w:szCs w:val="26"/>
          </w:rPr>
          <w:fldChar w:fldCharType="end"/>
        </w:r>
        <w:r w:rsidRPr="00C307BC" w:rsidDel="004372AB">
          <w:rPr>
            <w:rFonts w:eastAsia="Times New Roman"/>
            <w:sz w:val="26"/>
            <w:szCs w:val="26"/>
          </w:rPr>
          <w:delText xml:space="preserve"> </w:delText>
        </w:r>
        <w:r w:rsidR="00911C34" w:rsidRPr="00C307BC" w:rsidDel="004372AB">
          <w:rPr>
            <w:rFonts w:eastAsia="Times New Roman"/>
            <w:sz w:val="26"/>
            <w:szCs w:val="26"/>
          </w:rPr>
          <w:delText>mô tả việc sử dụng MUnit code để thực hiện kiểm thử một luồng trong MuleESB</w:delText>
        </w:r>
      </w:del>
    </w:p>
    <w:p w14:paraId="43B0B9CA" w14:textId="126B2859" w:rsidR="006675FA" w:rsidRPr="00C307BC" w:rsidDel="004372AB" w:rsidRDefault="00911C34" w:rsidP="0070218E">
      <w:pPr>
        <w:pStyle w:val="Caption"/>
        <w:jc w:val="center"/>
        <w:rPr>
          <w:del w:id="1810" w:author="Nguyen Toan" w:date="2018-05-18T20:27:00Z"/>
          <w:rFonts w:ascii="Times New Roman" w:hAnsi="Times New Roman" w:cs="Times New Roman"/>
          <w:i w:val="0"/>
          <w:color w:val="auto"/>
          <w:sz w:val="26"/>
          <w:szCs w:val="26"/>
        </w:rPr>
      </w:pPr>
      <w:del w:id="1811" w:author="Nguyen Toan" w:date="2018-05-18T20:27:00Z">
        <w:r w:rsidRPr="00C307BC" w:rsidDel="004372AB">
          <w:rPr>
            <w:rFonts w:ascii="Times New Roman" w:hAnsi="Times New Roman" w:cs="Times New Roman"/>
            <w:i w:val="0"/>
            <w:iCs w:val="0"/>
            <w:noProof/>
            <w:color w:val="auto"/>
            <w:sz w:val="26"/>
            <w:szCs w:val="26"/>
            <w:rPrChange w:id="1812" w:author="Unknown">
              <w:rPr>
                <w:i w:val="0"/>
                <w:iCs w:val="0"/>
                <w:noProof/>
              </w:rPr>
            </w:rPrChange>
          </w:rPr>
          <w:lastRenderedPageBreak/>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40">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del>
    </w:p>
    <w:p w14:paraId="4C0431B2" w14:textId="6AA3EE67" w:rsidR="006675FA" w:rsidRPr="00C307BC" w:rsidDel="004372AB" w:rsidRDefault="006675FA" w:rsidP="00463BB5">
      <w:pPr>
        <w:pStyle w:val="Caption"/>
        <w:jc w:val="center"/>
        <w:rPr>
          <w:del w:id="1813" w:author="Nguyen Toan" w:date="2018-05-18T20:27:00Z"/>
          <w:rFonts w:ascii="Times New Roman" w:hAnsi="Times New Roman" w:cs="Times New Roman"/>
          <w:i w:val="0"/>
          <w:color w:val="auto"/>
          <w:sz w:val="26"/>
          <w:szCs w:val="26"/>
        </w:rPr>
      </w:pPr>
      <w:bookmarkStart w:id="1814" w:name="_Ref513152381"/>
      <w:del w:id="1815" w:author="Nguyen Toan" w:date="2018-05-18T20:27:00Z">
        <w:r w:rsidRPr="00C307BC" w:rsidDel="004372AB">
          <w:rPr>
            <w:rFonts w:ascii="Times New Roman" w:hAnsi="Times New Roman" w:cs="Times New Roman"/>
            <w:i w:val="0"/>
            <w:color w:val="auto"/>
            <w:sz w:val="26"/>
            <w:szCs w:val="26"/>
          </w:rPr>
          <w:delText xml:space="preserve">Hình </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STYLEREF 1 \s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3</w:delText>
        </w:r>
        <w:r w:rsidR="007B1CDB" w:rsidRPr="00C307BC" w:rsidDel="004372AB">
          <w:rPr>
            <w:iCs w:val="0"/>
            <w:sz w:val="26"/>
            <w:szCs w:val="26"/>
          </w:rPr>
          <w:fldChar w:fldCharType="end"/>
        </w:r>
        <w:r w:rsidR="007B1CDB" w:rsidRPr="00C307BC" w:rsidDel="004372AB">
          <w:rPr>
            <w:rFonts w:ascii="Times New Roman" w:hAnsi="Times New Roman" w:cs="Times New Roman"/>
            <w:i w:val="0"/>
            <w:color w:val="auto"/>
            <w:sz w:val="26"/>
            <w:szCs w:val="26"/>
          </w:rPr>
          <w:delText>.</w:delText>
        </w:r>
        <w:r w:rsidR="007B1CDB" w:rsidRPr="00C307BC" w:rsidDel="004372AB">
          <w:rPr>
            <w:iCs w:val="0"/>
            <w:sz w:val="26"/>
            <w:szCs w:val="26"/>
          </w:rPr>
          <w:fldChar w:fldCharType="begin"/>
        </w:r>
        <w:r w:rsidR="007B1CDB" w:rsidRPr="00C307BC" w:rsidDel="004372AB">
          <w:rPr>
            <w:rFonts w:ascii="Times New Roman" w:hAnsi="Times New Roman" w:cs="Times New Roman"/>
            <w:i w:val="0"/>
            <w:color w:val="auto"/>
            <w:sz w:val="26"/>
            <w:szCs w:val="26"/>
          </w:rPr>
          <w:delInstrText xml:space="preserve"> SEQ Hình \* ARABIC \s 1 </w:delInstrText>
        </w:r>
        <w:r w:rsidR="007B1CDB" w:rsidRPr="00C307BC" w:rsidDel="004372AB">
          <w:rPr>
            <w:iCs w:val="0"/>
            <w:sz w:val="26"/>
            <w:szCs w:val="26"/>
          </w:rPr>
          <w:fldChar w:fldCharType="separate"/>
        </w:r>
        <w:r w:rsidR="009C452F" w:rsidDel="004372AB">
          <w:rPr>
            <w:rFonts w:ascii="Times New Roman" w:hAnsi="Times New Roman" w:cs="Times New Roman"/>
            <w:i w:val="0"/>
            <w:noProof/>
            <w:color w:val="auto"/>
            <w:sz w:val="26"/>
            <w:szCs w:val="26"/>
          </w:rPr>
          <w:delText>8</w:delText>
        </w:r>
        <w:r w:rsidR="007B1CDB" w:rsidRPr="00C307BC" w:rsidDel="004372AB">
          <w:rPr>
            <w:iCs w:val="0"/>
            <w:sz w:val="26"/>
            <w:szCs w:val="26"/>
          </w:rPr>
          <w:fldChar w:fldCharType="end"/>
        </w:r>
        <w:bookmarkEnd w:id="1814"/>
        <w:r w:rsidRPr="00C307BC" w:rsidDel="004372AB">
          <w:rPr>
            <w:rFonts w:ascii="Times New Roman" w:hAnsi="Times New Roman" w:cs="Times New Roman"/>
            <w:i w:val="0"/>
            <w:color w:val="auto"/>
            <w:sz w:val="26"/>
            <w:szCs w:val="26"/>
          </w:rPr>
          <w:delText>: MUnit Code</w:delText>
        </w:r>
      </w:del>
    </w:p>
    <w:p w14:paraId="3B1D8F01" w14:textId="55EBD901" w:rsidR="002F15FB" w:rsidRPr="00C307BC" w:rsidDel="004372AB" w:rsidRDefault="00455AF2">
      <w:pPr>
        <w:spacing w:after="120" w:line="288" w:lineRule="auto"/>
        <w:jc w:val="both"/>
        <w:rPr>
          <w:del w:id="1816" w:author="Nguyen Toan" w:date="2018-05-18T20:27:00Z"/>
          <w:rFonts w:eastAsia="Times New Roman"/>
          <w:sz w:val="26"/>
          <w:szCs w:val="26"/>
        </w:rPr>
        <w:pPrChange w:id="1817" w:author="Nguyen Toan" w:date="2018-05-18T22:35:00Z">
          <w:pPr>
            <w:spacing w:after="120" w:line="288" w:lineRule="auto"/>
            <w:ind w:firstLine="567"/>
            <w:jc w:val="both"/>
          </w:pPr>
        </w:pPrChange>
      </w:pPr>
      <w:del w:id="1818" w:author="Nguyen Toan" w:date="2018-05-18T20:27:00Z">
        <w:r w:rsidRPr="00C307BC" w:rsidDel="004372AB">
          <w:rPr>
            <w:rFonts w:eastAsia="Times New Roman"/>
            <w:sz w:val="26"/>
            <w:szCs w:val="26"/>
          </w:rPr>
          <w:fldChar w:fldCharType="begin"/>
        </w:r>
        <w:r w:rsidRPr="00C307BC" w:rsidDel="004372AB">
          <w:rPr>
            <w:rFonts w:eastAsia="Times New Roman"/>
            <w:sz w:val="26"/>
            <w:szCs w:val="26"/>
          </w:rPr>
          <w:delInstrText xml:space="preserve"> REF _Ref513152394 \h </w:delInstrText>
        </w:r>
        <w:r w:rsidR="00C307BC" w:rsidRPr="00C307BC" w:rsidDel="004372AB">
          <w:rPr>
            <w:rFonts w:eastAsia="Times New Roman"/>
            <w:sz w:val="26"/>
            <w:szCs w:val="26"/>
          </w:rPr>
          <w:delInstrText xml:space="preserve"> \* MERGEFORMAT </w:delInstrText>
        </w:r>
        <w:r w:rsidRPr="00C307BC" w:rsidDel="004372AB">
          <w:rPr>
            <w:rFonts w:eastAsia="Times New Roman"/>
            <w:sz w:val="26"/>
            <w:szCs w:val="26"/>
          </w:rPr>
        </w:r>
        <w:r w:rsidRPr="00C307BC" w:rsidDel="004372AB">
          <w:rPr>
            <w:rFonts w:eastAsia="Times New Roman"/>
            <w:sz w:val="26"/>
            <w:szCs w:val="26"/>
          </w:rPr>
          <w:fldChar w:fldCharType="separate"/>
        </w:r>
        <w:r w:rsidR="009C452F" w:rsidRPr="00C307BC" w:rsidDel="004372AB">
          <w:rPr>
            <w:sz w:val="26"/>
            <w:szCs w:val="26"/>
          </w:rPr>
          <w:delText xml:space="preserve">Hình </w:delText>
        </w:r>
        <w:r w:rsidR="009C452F" w:rsidDel="004372AB">
          <w:rPr>
            <w:noProof/>
            <w:sz w:val="26"/>
            <w:szCs w:val="26"/>
          </w:rPr>
          <w:delText>3</w:delText>
        </w:r>
        <w:r w:rsidR="009C452F" w:rsidRPr="00C307BC" w:rsidDel="004372AB">
          <w:rPr>
            <w:noProof/>
            <w:sz w:val="26"/>
            <w:szCs w:val="26"/>
          </w:rPr>
          <w:delText>.</w:delText>
        </w:r>
        <w:r w:rsidR="009C452F" w:rsidDel="004372AB">
          <w:rPr>
            <w:noProof/>
            <w:sz w:val="26"/>
            <w:szCs w:val="26"/>
          </w:rPr>
          <w:delText>9</w:delText>
        </w:r>
        <w:r w:rsidRPr="00C307BC" w:rsidDel="004372AB">
          <w:rPr>
            <w:rFonts w:eastAsia="Times New Roman"/>
            <w:sz w:val="26"/>
            <w:szCs w:val="26"/>
          </w:rPr>
          <w:fldChar w:fldCharType="end"/>
        </w:r>
        <w:r w:rsidRPr="00C307BC" w:rsidDel="004372AB">
          <w:rPr>
            <w:rFonts w:eastAsia="Times New Roman"/>
            <w:sz w:val="26"/>
            <w:szCs w:val="26"/>
          </w:rPr>
          <w:delText xml:space="preserve"> </w:delText>
        </w:r>
        <w:r w:rsidR="004378A7" w:rsidRPr="00C307BC" w:rsidDel="004372AB">
          <w:rPr>
            <w:rFonts w:eastAsia="Times New Roman"/>
            <w:sz w:val="26"/>
            <w:szCs w:val="26"/>
          </w:rPr>
          <w:delText>m</w:delText>
        </w:r>
        <w:r w:rsidR="006E0112" w:rsidRPr="00C307BC" w:rsidDel="004372AB">
          <w:rPr>
            <w:rFonts w:eastAsia="Times New Roman"/>
            <w:sz w:val="26"/>
            <w:szCs w:val="26"/>
          </w:rPr>
          <w:delText>ô tả việc sử dụng MUnit test trên ngôn ngữ Java</w:delText>
        </w:r>
      </w:del>
    </w:p>
    <w:p w14:paraId="2783E67E" w14:textId="5BAE20DA" w:rsidR="00FF22D0" w:rsidRPr="00C307BC" w:rsidDel="004372AB" w:rsidRDefault="004378A7">
      <w:pPr>
        <w:keepNext/>
        <w:rPr>
          <w:del w:id="1819" w:author="Nguyen Toan" w:date="2018-05-18T20:27:00Z"/>
          <w:sz w:val="26"/>
          <w:szCs w:val="26"/>
        </w:rPr>
        <w:pPrChange w:id="1820" w:author="Nguyen Toan" w:date="2018-05-18T22:35:00Z">
          <w:pPr>
            <w:keepNext/>
            <w:ind w:firstLine="720"/>
          </w:pPr>
        </w:pPrChange>
      </w:pPr>
      <w:del w:id="1821" w:author="Nguyen Toan" w:date="2018-05-18T20:27:00Z">
        <w:r w:rsidRPr="00C307BC" w:rsidDel="004372AB">
          <w:rPr>
            <w:rFonts w:eastAsia="Times New Roman"/>
            <w:noProof/>
            <w:sz w:val="26"/>
            <w:szCs w:val="26"/>
            <w:rPrChange w:id="1822" w:author="Unknown">
              <w:rPr>
                <w:noProof/>
              </w:rPr>
            </w:rPrChange>
          </w:rPr>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41">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del>
    </w:p>
    <w:p w14:paraId="0DA6C2B8" w14:textId="04896231" w:rsidR="005F4D4B" w:rsidRPr="00071A6D" w:rsidDel="004372AB" w:rsidRDefault="00FF22D0">
      <w:pPr>
        <w:spacing w:after="120" w:line="288" w:lineRule="auto"/>
        <w:jc w:val="center"/>
        <w:rPr>
          <w:del w:id="1823" w:author="Nguyen Toan" w:date="2018-05-18T20:27:00Z"/>
          <w:rFonts w:eastAsia="Times New Roman"/>
          <w:b/>
          <w:sz w:val="26"/>
          <w:szCs w:val="26"/>
        </w:rPr>
        <w:pPrChange w:id="1824" w:author="Nguyen Toan" w:date="2018-05-18T22:35:00Z">
          <w:pPr>
            <w:spacing w:after="120" w:line="288" w:lineRule="auto"/>
            <w:ind w:firstLine="567"/>
            <w:jc w:val="center"/>
          </w:pPr>
        </w:pPrChange>
      </w:pPr>
      <w:bookmarkStart w:id="1825" w:name="_Ref513152394"/>
      <w:del w:id="1826" w:author="Nguyen Toan" w:date="2018-05-18T20:27:00Z">
        <w:r w:rsidRPr="00C307BC" w:rsidDel="004372AB">
          <w:rPr>
            <w:sz w:val="26"/>
            <w:szCs w:val="26"/>
          </w:rPr>
          <w:delText xml:space="preserve">Hình </w:delText>
        </w:r>
        <w:r w:rsidR="007B1CDB" w:rsidRPr="00C307BC" w:rsidDel="004372AB">
          <w:rPr>
            <w:sz w:val="26"/>
            <w:szCs w:val="26"/>
          </w:rPr>
          <w:fldChar w:fldCharType="begin"/>
        </w:r>
        <w:r w:rsidR="007B1CDB" w:rsidRPr="00C307BC" w:rsidDel="004372AB">
          <w:rPr>
            <w:sz w:val="26"/>
            <w:szCs w:val="26"/>
          </w:rPr>
          <w:delInstrText xml:space="preserve"> STYLEREF 1 \s </w:delInstrText>
        </w:r>
        <w:r w:rsidR="007B1CDB" w:rsidRPr="00C307BC" w:rsidDel="004372AB">
          <w:rPr>
            <w:sz w:val="26"/>
            <w:szCs w:val="26"/>
          </w:rPr>
          <w:fldChar w:fldCharType="separate"/>
        </w:r>
        <w:r w:rsidR="009C452F" w:rsidDel="004372AB">
          <w:rPr>
            <w:noProof/>
            <w:sz w:val="26"/>
            <w:szCs w:val="26"/>
          </w:rPr>
          <w:delText>3</w:delText>
        </w:r>
        <w:r w:rsidR="007B1CDB" w:rsidRPr="00C307BC" w:rsidDel="004372AB">
          <w:rPr>
            <w:sz w:val="26"/>
            <w:szCs w:val="26"/>
          </w:rPr>
          <w:fldChar w:fldCharType="end"/>
        </w:r>
        <w:r w:rsidR="007B1CDB" w:rsidRPr="00C307BC" w:rsidDel="004372AB">
          <w:rPr>
            <w:sz w:val="26"/>
            <w:szCs w:val="26"/>
          </w:rPr>
          <w:delText>.</w:delText>
        </w:r>
        <w:r w:rsidR="007B1CDB" w:rsidRPr="00C307BC" w:rsidDel="004372AB">
          <w:rPr>
            <w:sz w:val="26"/>
            <w:szCs w:val="26"/>
          </w:rPr>
          <w:fldChar w:fldCharType="begin"/>
        </w:r>
        <w:r w:rsidR="007B1CDB" w:rsidRPr="00C307BC" w:rsidDel="004372AB">
          <w:rPr>
            <w:sz w:val="26"/>
            <w:szCs w:val="26"/>
          </w:rPr>
          <w:delInstrText xml:space="preserve"> SEQ Hình \* ARABIC \s 1 </w:delInstrText>
        </w:r>
        <w:r w:rsidR="007B1CDB" w:rsidRPr="00C307BC" w:rsidDel="004372AB">
          <w:rPr>
            <w:sz w:val="26"/>
            <w:szCs w:val="26"/>
          </w:rPr>
          <w:fldChar w:fldCharType="separate"/>
        </w:r>
        <w:r w:rsidR="009C452F" w:rsidDel="004372AB">
          <w:rPr>
            <w:noProof/>
            <w:sz w:val="26"/>
            <w:szCs w:val="26"/>
          </w:rPr>
          <w:delText>9</w:delText>
        </w:r>
        <w:r w:rsidR="007B1CDB" w:rsidRPr="00C307BC" w:rsidDel="004372AB">
          <w:rPr>
            <w:sz w:val="26"/>
            <w:szCs w:val="26"/>
          </w:rPr>
          <w:fldChar w:fldCharType="end"/>
        </w:r>
        <w:bookmarkEnd w:id="1825"/>
        <w:r w:rsidRPr="00C307BC" w:rsidDel="004372AB">
          <w:rPr>
            <w:sz w:val="26"/>
            <w:szCs w:val="26"/>
          </w:rPr>
          <w:delText>: MUnit viết trên Java</w:delText>
        </w:r>
      </w:del>
    </w:p>
    <w:p w14:paraId="31484BA7" w14:textId="7B5065F8" w:rsidR="00912A0F" w:rsidRPr="00C307BC" w:rsidDel="00621F95" w:rsidRDefault="00912A0F">
      <w:pPr>
        <w:pStyle w:val="Caption"/>
        <w:spacing w:before="120" w:line="276" w:lineRule="auto"/>
        <w:ind w:firstLine="567"/>
        <w:jc w:val="both"/>
        <w:rPr>
          <w:del w:id="1827" w:author="TOANNM" w:date="2018-05-19T09:19:00Z"/>
        </w:rPr>
        <w:pPrChange w:id="1828" w:author="Nguyen Toan" w:date="2018-05-18T22:36:00Z">
          <w:pPr>
            <w:pStyle w:val="ListParagraph"/>
            <w:numPr>
              <w:ilvl w:val="2"/>
              <w:numId w:val="5"/>
            </w:numPr>
            <w:spacing w:before="240" w:after="120" w:line="288" w:lineRule="auto"/>
            <w:ind w:left="1440" w:hanging="720"/>
            <w:contextualSpacing w:val="0"/>
            <w:outlineLvl w:val="2"/>
          </w:pPr>
        </w:pPrChange>
      </w:pPr>
      <w:moveFromRangeStart w:id="1829" w:author="Nguyen Toan" w:date="2018-05-18T20:23:00Z" w:name="move514438351"/>
      <w:moveFrom w:id="1830" w:author="Nguyen Toan" w:date="2018-05-18T20:23:00Z">
        <w:r w:rsidRPr="00C307BC" w:rsidDel="00F90D5E">
          <w:t>Maven</w:t>
        </w:r>
      </w:moveFrom>
    </w:p>
    <w:p w14:paraId="6C819C43" w14:textId="1CB1209B" w:rsidR="001B70F4" w:rsidDel="00621F95" w:rsidRDefault="009F0F0B">
      <w:pPr>
        <w:pStyle w:val="NoSpacing"/>
        <w:rPr>
          <w:del w:id="1831" w:author="TOANNM" w:date="2018-05-19T09:19:00Z"/>
        </w:rPr>
        <w:pPrChange w:id="1832" w:author="Nguyen Toan" w:date="2018-05-18T22:36:00Z">
          <w:pPr>
            <w:spacing w:after="120" w:line="288" w:lineRule="auto"/>
            <w:ind w:firstLine="567"/>
            <w:jc w:val="both"/>
          </w:pPr>
        </w:pPrChange>
      </w:pPr>
      <w:moveFrom w:id="1833" w:author="Nguyen Toan" w:date="2018-05-18T20:23:00Z">
        <w:del w:id="1834" w:author="TOANNM" w:date="2018-05-19T09:19:00Z">
          <w:r w:rsidRPr="00C307BC" w:rsidDel="00621F95">
            <w:delText>Maven là công cụ quản lý mã nguồn và thư v</w:delText>
          </w:r>
          <w:r w:rsidR="007400D9" w:rsidRPr="00C307BC" w:rsidDel="00621F95">
            <w:delText>iện phụ thuộc một cách tự động,</w:delText>
          </w:r>
          <w:r w:rsidRPr="00C307BC" w:rsidDel="00621F95">
            <w:delText xml:space="preserve"> được sử dụng cho các ứng dụng trên nền tảng Java, ngoài ra còn có các nền tảng khác như C#, Ruby, Scala… </w:delText>
          </w:r>
          <w:r w:rsidR="00FC56BC" w:rsidDel="00621F95">
            <w:delText>Đ</w:delText>
          </w:r>
          <w:r w:rsidRPr="00C307BC" w:rsidDel="00621F95">
            <w:delText>ược phát triển với m</w:delText>
          </w:r>
          <w:r w:rsidR="001940EF" w:rsidRPr="00C307BC" w:rsidDel="00621F95">
            <w:delText>ục đích tương tự như Apache Ant nhưng có k</w:delText>
          </w:r>
          <w:r w:rsidR="0027312E" w:rsidDel="00621F95">
            <w:delText>hái niệm và cách hoạt động khác,</w:delText>
          </w:r>
          <w:r w:rsidR="007244AE" w:rsidDel="00621F95">
            <w:delText xml:space="preserve"> </w:delText>
          </w:r>
          <w:r w:rsidRPr="00C307BC" w:rsidDel="00621F95">
            <w:delText>Maven hỗ trợ việc tự động hóa quá trình quản lý dự án phần mềm như: khởi tạo, biên dịch, kiểm thử, đóng gói và triển khai sản phẩm.</w:delText>
          </w:r>
          <w:r w:rsidR="0027312E" w:rsidDel="00621F95">
            <w:delText xml:space="preserve"> </w:delText>
          </w:r>
          <w:r w:rsidRPr="00C307BC" w:rsidDel="00621F95">
            <w:delText xml:space="preserve">Maven được phát triển bằng ngôn ngữ Java và chạy trên được nhiều nển tảng khác nhau như </w:delText>
          </w:r>
          <w:r w:rsidR="002638E1" w:rsidRPr="00C307BC" w:rsidDel="00621F95">
            <w:delText>Windows, Linux, Mac OS…</w:delText>
          </w:r>
          <w:r w:rsidR="002638E1" w:rsidRPr="00C307BC" w:rsidDel="00621F95">
            <w:fldChar w:fldCharType="begin"/>
          </w:r>
          <w:r w:rsidR="002638E1" w:rsidRPr="00C307BC" w:rsidDel="00621F95">
            <w:delInstrText xml:space="preserve"> REF _Ref512167235 \h </w:delInstrText>
          </w:r>
          <w:r w:rsidR="00017C7A" w:rsidRPr="00C307BC" w:rsidDel="00621F95">
            <w:delInstrText xml:space="preserve"> \* MERGEFORMAT </w:delInstrText>
          </w:r>
        </w:del>
      </w:moveFrom>
      <w:del w:id="1835" w:author="TOANNM" w:date="2018-05-19T09:19:00Z"/>
      <w:moveFrom w:id="1836" w:author="Nguyen Toan" w:date="2018-05-18T20:23:00Z">
        <w:del w:id="1837" w:author="TOANNM" w:date="2018-05-19T09:19:00Z">
          <w:r w:rsidR="002638E1" w:rsidRPr="00C307BC" w:rsidDel="00621F95">
            <w:fldChar w:fldCharType="separate"/>
          </w:r>
          <w:r w:rsidR="009C452F" w:rsidRPr="00C307BC" w:rsidDel="00621F95">
            <w:delText xml:space="preserve">Hình </w:delText>
          </w:r>
          <w:r w:rsidR="009C452F" w:rsidDel="00621F95">
            <w:delText>3</w:delText>
          </w:r>
          <w:r w:rsidR="009C452F" w:rsidRPr="00C307BC" w:rsidDel="00621F95">
            <w:delText>.</w:delText>
          </w:r>
          <w:r w:rsidR="009C452F" w:rsidDel="00621F95">
            <w:delText>10</w:delText>
          </w:r>
          <w:r w:rsidR="002638E1" w:rsidRPr="00C307BC" w:rsidDel="00621F95">
            <w:fldChar w:fldCharType="end"/>
          </w:r>
          <w:r w:rsidR="002638E1" w:rsidRPr="00C307BC" w:rsidDel="00621F95">
            <w:delText xml:space="preserve"> </w:delText>
          </w:r>
          <w:r w:rsidRPr="00C307BC" w:rsidDel="00621F95">
            <w:delText>thể hiện cấu hình Maven để quản lý dự án phần mềm.</w:delText>
          </w:r>
        </w:del>
      </w:moveFrom>
    </w:p>
    <w:p w14:paraId="2509BB39" w14:textId="1868E9EE" w:rsidR="00E56815" w:rsidRPr="00C307BC" w:rsidDel="00621F95" w:rsidRDefault="00A5145A">
      <w:pPr>
        <w:spacing w:after="120" w:line="288" w:lineRule="auto"/>
        <w:jc w:val="both"/>
        <w:rPr>
          <w:del w:id="1838" w:author="TOANNM" w:date="2018-05-19T09:19:00Z"/>
          <w:rFonts w:eastAsia="Times New Roman"/>
          <w:sz w:val="26"/>
          <w:szCs w:val="26"/>
        </w:rPr>
        <w:pPrChange w:id="1839" w:author="Nguyen Toan" w:date="2018-05-18T22:05:00Z">
          <w:pPr>
            <w:spacing w:after="120" w:line="288" w:lineRule="auto"/>
            <w:ind w:firstLine="567"/>
            <w:jc w:val="both"/>
          </w:pPr>
        </w:pPrChange>
      </w:pPr>
      <w:moveFrom w:id="1840" w:author="Nguyen Toan" w:date="2018-05-18T20:23:00Z">
        <w:del w:id="1841" w:author="TOANNM" w:date="2018-05-19T09:19:00Z">
          <w:r w:rsidDel="00621F95">
            <w:rPr>
              <w:rFonts w:eastAsia="Times New Roman"/>
              <w:sz w:val="26"/>
              <w:szCs w:val="26"/>
            </w:rPr>
            <w:delText>Khái</w:delText>
          </w:r>
          <w:r w:rsidR="00E56815" w:rsidRPr="00C307BC" w:rsidDel="00621F95">
            <w:rPr>
              <w:rFonts w:eastAsia="Times New Roman"/>
              <w:sz w:val="26"/>
              <w:szCs w:val="26"/>
            </w:rPr>
            <w:delText xml:space="preserve"> niệm POM (Project Object Model)</w:delText>
          </w:r>
          <w:r w:rsidDel="00621F95">
            <w:rPr>
              <w:rFonts w:eastAsia="Times New Roman"/>
              <w:sz w:val="26"/>
              <w:szCs w:val="26"/>
            </w:rPr>
            <w:delText xml:space="preserve"> trong Maven</w:delText>
          </w:r>
          <w:r w:rsidR="00E56815" w:rsidRPr="00C307BC" w:rsidDel="00621F95">
            <w:rPr>
              <w:rFonts w:eastAsia="Times New Roman"/>
              <w:sz w:val="26"/>
              <w:szCs w:val="26"/>
            </w:rPr>
            <w:delText xml:space="preserve"> để quản lý các thư viện phụ thuộc, quá trình biên dịch, đóng gói và cài đặt lên kho. Trong tập tin POM còn chứa các tác vụ định phục vụ quá trình chạy các hàm kiểm thử, biên dịch.</w:delText>
          </w:r>
        </w:del>
      </w:moveFrom>
    </w:p>
    <w:p w14:paraId="51697293" w14:textId="50801B3A" w:rsidR="00936FC8" w:rsidRPr="00C307BC" w:rsidDel="00621F95" w:rsidRDefault="00936FC8">
      <w:pPr>
        <w:keepNext/>
        <w:rPr>
          <w:del w:id="1842" w:author="TOANNM" w:date="2018-05-19T09:19:00Z"/>
          <w:sz w:val="26"/>
          <w:szCs w:val="26"/>
        </w:rPr>
        <w:pPrChange w:id="1843" w:author="Nguyen Toan" w:date="2018-05-18T22:35:00Z">
          <w:pPr>
            <w:keepNext/>
            <w:ind w:firstLine="720"/>
          </w:pPr>
        </w:pPrChange>
      </w:pPr>
      <w:moveFrom w:id="1844" w:author="Nguyen Toan" w:date="2018-05-18T20:23:00Z">
        <w:del w:id="1845" w:author="TOANNM" w:date="2018-05-19T09:19:00Z">
          <w:r w:rsidRPr="00C307BC" w:rsidDel="00621F95">
            <w:rPr>
              <w:noProof/>
              <w:sz w:val="26"/>
              <w:szCs w:val="26"/>
              <w:rPrChange w:id="1846" w:author="Unknown">
                <w:rPr>
                  <w:noProof/>
                </w:rPr>
              </w:rPrChange>
            </w:rPr>
            <w:lastRenderedPageBreak/>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del>
      </w:moveFrom>
    </w:p>
    <w:p w14:paraId="1D6AB7F1" w14:textId="1C9029AA" w:rsidR="00936FC8" w:rsidRPr="00C307BC" w:rsidDel="00621F95" w:rsidRDefault="00936FC8">
      <w:pPr>
        <w:keepNext/>
        <w:rPr>
          <w:del w:id="1847" w:author="TOANNM" w:date="2018-05-19T09:19:00Z"/>
          <w:rFonts w:eastAsia="Times New Roman"/>
          <w:sz w:val="26"/>
          <w:szCs w:val="26"/>
        </w:rPr>
        <w:pPrChange w:id="1848" w:author="Nguyen Toan" w:date="2018-05-18T22:35:00Z">
          <w:pPr>
            <w:ind w:firstLine="720"/>
            <w:jc w:val="center"/>
          </w:pPr>
        </w:pPrChange>
      </w:pPr>
      <w:bookmarkStart w:id="1849" w:name="_Ref512167235"/>
      <w:moveFrom w:id="1850" w:author="Nguyen Toan" w:date="2018-05-18T20:23:00Z">
        <w:del w:id="1851" w:author="TOANNM" w:date="2018-05-19T09:19:00Z">
          <w:r w:rsidRPr="00C307BC" w:rsidDel="00621F95">
            <w:rPr>
              <w:rFonts w:eastAsia="Times New Roman"/>
              <w:sz w:val="26"/>
              <w:szCs w:val="26"/>
            </w:rPr>
            <w:delText xml:space="preserve">Hình </w:delText>
          </w:r>
          <w:r w:rsidR="007B1CDB" w:rsidRPr="00C307BC" w:rsidDel="00621F95">
            <w:rPr>
              <w:rFonts w:eastAsia="Times New Roman"/>
              <w:sz w:val="26"/>
              <w:szCs w:val="26"/>
            </w:rPr>
            <w:fldChar w:fldCharType="begin"/>
          </w:r>
          <w:r w:rsidR="007B1CDB" w:rsidRPr="00C307BC" w:rsidDel="00621F95">
            <w:rPr>
              <w:rFonts w:eastAsia="Times New Roman"/>
              <w:sz w:val="26"/>
              <w:szCs w:val="26"/>
            </w:rPr>
            <w:delInstrText xml:space="preserve"> STYLEREF 1 \s </w:delInstrText>
          </w:r>
          <w:r w:rsidR="007B1CDB" w:rsidRPr="00C307BC" w:rsidDel="00621F95">
            <w:rPr>
              <w:rFonts w:eastAsia="Times New Roman"/>
              <w:sz w:val="26"/>
              <w:szCs w:val="26"/>
            </w:rPr>
            <w:fldChar w:fldCharType="separate"/>
          </w:r>
          <w:r w:rsidR="009C452F" w:rsidDel="00621F95">
            <w:rPr>
              <w:rFonts w:eastAsia="Times New Roman"/>
              <w:noProof/>
              <w:sz w:val="26"/>
              <w:szCs w:val="26"/>
            </w:rPr>
            <w:delText>3</w:delText>
          </w:r>
          <w:r w:rsidR="007B1CDB" w:rsidRPr="00C307BC" w:rsidDel="00621F95">
            <w:rPr>
              <w:rFonts w:eastAsia="Times New Roman"/>
              <w:sz w:val="26"/>
              <w:szCs w:val="26"/>
            </w:rPr>
            <w:fldChar w:fldCharType="end"/>
          </w:r>
          <w:r w:rsidR="007B1CDB" w:rsidRPr="00C307BC" w:rsidDel="00621F95">
            <w:rPr>
              <w:rFonts w:eastAsia="Times New Roman"/>
              <w:sz w:val="26"/>
              <w:szCs w:val="26"/>
            </w:rPr>
            <w:delText>.</w:delText>
          </w:r>
          <w:r w:rsidR="007B1CDB" w:rsidRPr="00C307BC" w:rsidDel="00621F95">
            <w:rPr>
              <w:rFonts w:eastAsia="Times New Roman"/>
              <w:sz w:val="26"/>
              <w:szCs w:val="26"/>
            </w:rPr>
            <w:fldChar w:fldCharType="begin"/>
          </w:r>
          <w:r w:rsidR="007B1CDB" w:rsidRPr="00C307BC" w:rsidDel="00621F95">
            <w:rPr>
              <w:rFonts w:eastAsia="Times New Roman"/>
              <w:sz w:val="26"/>
              <w:szCs w:val="26"/>
            </w:rPr>
            <w:delInstrText xml:space="preserve"> SEQ Hình \* ARABIC \s 1 </w:delInstrText>
          </w:r>
          <w:r w:rsidR="007B1CDB" w:rsidRPr="00C307BC" w:rsidDel="00621F95">
            <w:rPr>
              <w:rFonts w:eastAsia="Times New Roman"/>
              <w:sz w:val="26"/>
              <w:szCs w:val="26"/>
            </w:rPr>
            <w:fldChar w:fldCharType="separate"/>
          </w:r>
          <w:r w:rsidR="009C452F" w:rsidDel="00621F95">
            <w:rPr>
              <w:rFonts w:eastAsia="Times New Roman"/>
              <w:noProof/>
              <w:sz w:val="26"/>
              <w:szCs w:val="26"/>
            </w:rPr>
            <w:delText>10</w:delText>
          </w:r>
          <w:r w:rsidR="007B1CDB" w:rsidRPr="00C307BC" w:rsidDel="00621F95">
            <w:rPr>
              <w:rFonts w:eastAsia="Times New Roman"/>
              <w:sz w:val="26"/>
              <w:szCs w:val="26"/>
            </w:rPr>
            <w:fldChar w:fldCharType="end"/>
          </w:r>
          <w:bookmarkEnd w:id="1849"/>
          <w:r w:rsidRPr="00C307BC" w:rsidDel="00621F95">
            <w:rPr>
              <w:rFonts w:eastAsia="Times New Roman"/>
              <w:sz w:val="26"/>
              <w:szCs w:val="26"/>
            </w:rPr>
            <w:delText>: Quản lý mã nguồn sử dụng Maven</w:delText>
          </w:r>
        </w:del>
      </w:moveFrom>
    </w:p>
    <w:p w14:paraId="1D6E58D8" w14:textId="159FF77F" w:rsidR="00850547" w:rsidRPr="00C307BC" w:rsidDel="00621F95" w:rsidRDefault="00D21169">
      <w:pPr>
        <w:keepNext/>
        <w:spacing w:line="276" w:lineRule="auto"/>
        <w:rPr>
          <w:del w:id="1852" w:author="TOANNM" w:date="2018-05-19T09:19:00Z"/>
          <w:rFonts w:eastAsia="Times New Roman"/>
          <w:sz w:val="26"/>
          <w:szCs w:val="26"/>
        </w:rPr>
        <w:pPrChange w:id="1853" w:author="Nguyen Toan" w:date="2018-05-18T22:35:00Z">
          <w:pPr>
            <w:spacing w:after="120" w:line="288" w:lineRule="auto"/>
            <w:ind w:firstLine="567"/>
            <w:jc w:val="both"/>
          </w:pPr>
        </w:pPrChange>
      </w:pPr>
      <w:moveFrom w:id="1854" w:author="Nguyen Toan" w:date="2018-05-18T20:23:00Z">
        <w:del w:id="1855" w:author="TOANNM" w:date="2018-05-19T09:19:00Z">
          <w:r w:rsidRPr="00C307BC" w:rsidDel="00621F95">
            <w:rPr>
              <w:rFonts w:eastAsia="Times New Roman"/>
              <w:sz w:val="26"/>
              <w:szCs w:val="26"/>
            </w:rPr>
            <w:delText>Các thư viện phụ thuộc trong dự án được cấu hình theo phiên bản chuẩn để các lập trình viên trong một nhóm có thể tuân theo.</w:delText>
          </w:r>
          <w:r w:rsidR="003D597F" w:rsidRPr="00C307BC" w:rsidDel="00621F95">
            <w:rPr>
              <w:rFonts w:eastAsia="Times New Roman"/>
              <w:sz w:val="26"/>
              <w:szCs w:val="26"/>
            </w:rPr>
            <w:delText xml:space="preserve"> </w:delText>
          </w:r>
          <w:r w:rsidR="00F417C2" w:rsidRPr="00C307BC" w:rsidDel="00621F95">
            <w:rPr>
              <w:rFonts w:eastAsia="Times New Roman"/>
              <w:sz w:val="26"/>
              <w:szCs w:val="26"/>
            </w:rPr>
            <w:delText xml:space="preserve">Các </w:delText>
          </w:r>
          <w:r w:rsidR="003D597F" w:rsidRPr="00C307BC" w:rsidDel="00621F95">
            <w:rPr>
              <w:rFonts w:eastAsia="Times New Roman"/>
              <w:sz w:val="26"/>
              <w:szCs w:val="26"/>
            </w:rPr>
            <w:delText xml:space="preserve">hệ thống lớn, </w:delText>
          </w:r>
          <w:r w:rsidR="00F417C2" w:rsidRPr="00C307BC" w:rsidDel="00621F95">
            <w:rPr>
              <w:rFonts w:eastAsia="Times New Roman"/>
              <w:sz w:val="26"/>
              <w:szCs w:val="26"/>
            </w:rPr>
            <w:delText>phức tạp thường đòi hỏi việc đóng gói và triển khai liên tục, quản lý, nâng cấp và bảo trì mất nhiều thời gian. Maven sinh ra để giải quyết được vấn đề này.</w:delText>
          </w:r>
        </w:del>
      </w:moveFrom>
    </w:p>
    <w:p w14:paraId="25A5C075" w14:textId="2A3D86D2" w:rsidR="00073AB1" w:rsidRPr="00C307BC" w:rsidDel="00621F95" w:rsidRDefault="00D80A76">
      <w:pPr>
        <w:keepNext/>
        <w:spacing w:line="276" w:lineRule="auto"/>
        <w:rPr>
          <w:del w:id="1856" w:author="TOANNM" w:date="2018-05-19T09:19:00Z"/>
          <w:rFonts w:eastAsia="Times New Roman"/>
          <w:sz w:val="26"/>
          <w:szCs w:val="26"/>
        </w:rPr>
        <w:pPrChange w:id="1857" w:author="Nguyen Toan" w:date="2018-05-18T22:35:00Z">
          <w:pPr>
            <w:spacing w:after="120" w:line="288" w:lineRule="auto"/>
            <w:ind w:firstLine="567"/>
            <w:jc w:val="both"/>
          </w:pPr>
        </w:pPrChange>
      </w:pPr>
      <w:moveFrom w:id="1858" w:author="Nguyen Toan" w:date="2018-05-18T20:23:00Z">
        <w:del w:id="1859" w:author="TOANNM" w:date="2018-05-19T09:19:00Z">
          <w:r w:rsidDel="00621F95">
            <w:rPr>
              <w:rFonts w:eastAsia="Times New Roman"/>
              <w:sz w:val="26"/>
              <w:szCs w:val="26"/>
            </w:rPr>
            <w:delText>Ngoài việc</w:delText>
          </w:r>
          <w:r w:rsidR="003A791D" w:rsidRPr="00C307BC" w:rsidDel="00621F95">
            <w:rPr>
              <w:rFonts w:eastAsia="Times New Roman"/>
              <w:sz w:val="26"/>
              <w:szCs w:val="26"/>
            </w:rPr>
            <w:delText xml:space="preserve"> có thể được tích hợp như một plugin trong các </w:delText>
          </w:r>
          <w:r w:rsidDel="00621F95">
            <w:rPr>
              <w:rFonts w:eastAsia="Times New Roman"/>
              <w:sz w:val="26"/>
              <w:szCs w:val="26"/>
            </w:rPr>
            <w:delText>môi trường phát triển, maven còn cung cấp giao diện quản lý bằng</w:delText>
          </w:r>
          <w:r w:rsidR="002D06EA" w:rsidRPr="00C307BC" w:rsidDel="00621F95">
            <w:rPr>
              <w:rFonts w:eastAsia="Times New Roman"/>
              <w:sz w:val="26"/>
              <w:szCs w:val="26"/>
            </w:rPr>
            <w:delText xml:space="preserve"> dòng lệnh (command line)</w:delText>
          </w:r>
          <w:r w:rsidR="007B4D17" w:rsidDel="00621F95">
            <w:rPr>
              <w:rFonts w:eastAsia="Times New Roman"/>
              <w:sz w:val="26"/>
              <w:szCs w:val="26"/>
            </w:rPr>
            <w:delText xml:space="preserve">. </w:delText>
          </w:r>
          <w:r w:rsidR="009247A9" w:rsidDel="00621F95">
            <w:rPr>
              <w:rFonts w:eastAsia="Times New Roman"/>
              <w:sz w:val="26"/>
              <w:szCs w:val="26"/>
            </w:rPr>
            <w:delText>C</w:delText>
          </w:r>
          <w:r w:rsidR="00073AB1" w:rsidRPr="00C307BC" w:rsidDel="00621F95">
            <w:rPr>
              <w:rFonts w:eastAsia="Times New Roman"/>
              <w:sz w:val="26"/>
              <w:szCs w:val="26"/>
            </w:rPr>
            <w:delText>ác câu lệnh cơ bản phục vụ quá trình phát triển bao gồm:  dọn dẹp (clean), biên dịch (build), kiểm thử (test), đóng gói (packag) và triển khai (deploy). Ngoài ra còn có các thuộc tính bổ xung phục vụ cho việc đóng gói ứng dụng.</w:delText>
          </w:r>
        </w:del>
      </w:moveFrom>
    </w:p>
    <w:p w14:paraId="1D7B2D72" w14:textId="19528030" w:rsidR="00912A0F" w:rsidRPr="00C307BC" w:rsidDel="00621F95" w:rsidRDefault="00912A0F">
      <w:pPr>
        <w:keepNext/>
        <w:rPr>
          <w:del w:id="1860" w:author="TOANNM" w:date="2018-05-19T09:19:00Z"/>
          <w:rFonts w:eastAsia="Times New Roman"/>
          <w:b/>
          <w:sz w:val="26"/>
          <w:szCs w:val="26"/>
        </w:rPr>
        <w:pPrChange w:id="1861" w:author="Nguyen Toan" w:date="2018-05-18T22:35:00Z">
          <w:pPr>
            <w:pStyle w:val="ListParagraph"/>
            <w:numPr>
              <w:ilvl w:val="2"/>
              <w:numId w:val="5"/>
            </w:numPr>
            <w:spacing w:before="240" w:after="120" w:line="288" w:lineRule="auto"/>
            <w:ind w:left="1440" w:hanging="720"/>
            <w:contextualSpacing w:val="0"/>
            <w:outlineLvl w:val="2"/>
          </w:pPr>
        </w:pPrChange>
      </w:pPr>
      <w:moveFrom w:id="1862" w:author="Nguyen Toan" w:date="2018-05-18T20:23:00Z">
        <w:del w:id="1863" w:author="TOANNM" w:date="2018-05-19T09:19:00Z">
          <w:r w:rsidRPr="00C307BC" w:rsidDel="00621F95">
            <w:rPr>
              <w:rFonts w:eastAsia="Times New Roman"/>
              <w:b/>
              <w:sz w:val="26"/>
              <w:szCs w:val="26"/>
            </w:rPr>
            <w:delText>Jenkins</w:delText>
          </w:r>
        </w:del>
      </w:moveFrom>
    </w:p>
    <w:p w14:paraId="083D7670" w14:textId="33A57395" w:rsidR="00CF0092" w:rsidRPr="00C307BC" w:rsidDel="00621F95" w:rsidRDefault="00042C70">
      <w:pPr>
        <w:keepNext/>
        <w:rPr>
          <w:del w:id="1864" w:author="TOANNM" w:date="2018-05-19T09:19:00Z"/>
          <w:rFonts w:eastAsia="Times New Roman"/>
          <w:sz w:val="26"/>
          <w:szCs w:val="26"/>
        </w:rPr>
        <w:pPrChange w:id="1865" w:author="Nguyen Toan" w:date="2018-05-18T22:35:00Z">
          <w:pPr>
            <w:spacing w:after="120"/>
            <w:ind w:firstLine="567"/>
            <w:jc w:val="both"/>
          </w:pPr>
        </w:pPrChange>
      </w:pPr>
      <w:moveFrom w:id="1866" w:author="Nguyen Toan" w:date="2018-05-18T20:23:00Z">
        <w:del w:id="1867" w:author="TOANNM" w:date="2018-05-19T09:19:00Z">
          <w:r w:rsidRPr="00C307BC" w:rsidDel="00621F95">
            <w:rPr>
              <w:rFonts w:eastAsia="Times New Roman"/>
              <w:sz w:val="26"/>
              <w:szCs w:val="26"/>
            </w:rPr>
            <w:delText xml:space="preserve">Để hạn chế tối đa các lỗi xảy ra trong quá trình phát triển, ta nên sử dụng Jenkins </w:delText>
          </w:r>
          <w:r w:rsidR="000C2EA9" w:rsidRPr="00C307BC" w:rsidDel="00621F95">
            <w:rPr>
              <w:rFonts w:eastAsia="Times New Roman"/>
              <w:sz w:val="26"/>
              <w:szCs w:val="26"/>
            </w:rPr>
            <w:delText xml:space="preserve">để đặt lịch kiểm thử hồi quy </w:delText>
          </w:r>
          <w:r w:rsidR="00E80254" w:rsidRPr="00C307BC" w:rsidDel="00621F95">
            <w:rPr>
              <w:rFonts w:eastAsia="Times New Roman"/>
              <w:sz w:val="26"/>
              <w:szCs w:val="26"/>
            </w:rPr>
            <w:delText>cho bộ mã nguồn phát triển.</w:delText>
          </w:r>
          <w:r w:rsidR="00310996" w:rsidRPr="00C307BC" w:rsidDel="00621F95">
            <w:rPr>
              <w:rFonts w:eastAsia="Times New Roman"/>
              <w:sz w:val="26"/>
              <w:szCs w:val="26"/>
            </w:rPr>
            <w:delText xml:space="preserve"> </w:delText>
          </w:r>
          <w:r w:rsidR="00320D08" w:rsidRPr="00C307BC" w:rsidDel="00621F95">
            <w:rPr>
              <w:rFonts w:eastAsia="Times New Roman"/>
              <w:sz w:val="26"/>
              <w:szCs w:val="26"/>
            </w:rPr>
            <w:delText>Quá trình chạy các ca kiểm thử mất nhiều thời gian vì vậy việc tự động hoá giúp tiết kiệm được chi phí phát triển ứng dụng.</w:delText>
          </w:r>
          <w:r w:rsidR="008915BF" w:rsidRPr="00C307BC" w:rsidDel="00621F95">
            <w:rPr>
              <w:rFonts w:eastAsia="Times New Roman"/>
              <w:sz w:val="26"/>
              <w:szCs w:val="26"/>
            </w:rPr>
            <w:delText xml:space="preserve"> Jenkins cung cấp lịch sử biên dịch và chạy thử để giúp quá trình tìm lỗi</w:delText>
          </w:r>
          <w:r w:rsidR="00363B60" w:rsidRPr="00C307BC" w:rsidDel="00621F95">
            <w:rPr>
              <w:rFonts w:eastAsia="Times New Roman"/>
              <w:sz w:val="26"/>
              <w:szCs w:val="26"/>
            </w:rPr>
            <w:delText xml:space="preserve"> diễn ra dễ dàng hơn.</w:delText>
          </w:r>
          <w:r w:rsidR="00276DBB" w:rsidRPr="00C307BC" w:rsidDel="00621F95">
            <w:rPr>
              <w:rFonts w:eastAsia="Times New Roman"/>
              <w:sz w:val="26"/>
              <w:szCs w:val="26"/>
            </w:rPr>
            <w:delText xml:space="preserve"> Lập trình viên được cung cấp các thông tin cần thiết để khoanh vùng lỗi.</w:delText>
          </w:r>
        </w:del>
      </w:moveFrom>
    </w:p>
    <w:p w14:paraId="25B30A57" w14:textId="2CBDFF10" w:rsidR="004C20BD" w:rsidRPr="00C307BC" w:rsidDel="00621F95" w:rsidRDefault="004C20BD">
      <w:pPr>
        <w:keepNext/>
        <w:rPr>
          <w:del w:id="1868" w:author="TOANNM" w:date="2018-05-19T09:19:00Z"/>
          <w:rFonts w:eastAsia="Times New Roman"/>
          <w:b/>
          <w:sz w:val="26"/>
          <w:szCs w:val="26"/>
        </w:rPr>
        <w:pPrChange w:id="1869" w:author="Nguyen Toan" w:date="2018-05-18T22:35:00Z">
          <w:pPr>
            <w:pStyle w:val="ListParagraph"/>
            <w:numPr>
              <w:ilvl w:val="3"/>
              <w:numId w:val="5"/>
            </w:numPr>
            <w:spacing w:before="240" w:after="120" w:line="288" w:lineRule="auto"/>
            <w:ind w:left="1077" w:hanging="1077"/>
            <w:contextualSpacing w:val="0"/>
            <w:outlineLvl w:val="3"/>
          </w:pPr>
        </w:pPrChange>
      </w:pPr>
      <w:moveFrom w:id="1870" w:author="Nguyen Toan" w:date="2018-05-18T20:23:00Z">
        <w:del w:id="1871" w:author="TOANNM" w:date="2018-05-19T09:19:00Z">
          <w:r w:rsidRPr="00C307BC" w:rsidDel="00621F95">
            <w:rPr>
              <w:rFonts w:eastAsia="Times New Roman"/>
              <w:b/>
              <w:sz w:val="26"/>
              <w:szCs w:val="26"/>
            </w:rPr>
            <w:delText>Khái niệm</w:delText>
          </w:r>
        </w:del>
      </w:moveFrom>
    </w:p>
    <w:p w14:paraId="3C7964B5" w14:textId="6CE465A9" w:rsidR="00F174EC" w:rsidRPr="00C307BC" w:rsidDel="00621F95" w:rsidRDefault="00F174EC">
      <w:pPr>
        <w:keepNext/>
        <w:rPr>
          <w:del w:id="1872" w:author="TOANNM" w:date="2018-05-19T09:19:00Z"/>
          <w:rFonts w:eastAsia="Times New Roman"/>
          <w:sz w:val="26"/>
          <w:szCs w:val="26"/>
        </w:rPr>
        <w:pPrChange w:id="1873" w:author="Nguyen Toan" w:date="2018-05-18T22:35:00Z">
          <w:pPr>
            <w:spacing w:after="120"/>
            <w:ind w:firstLine="567"/>
            <w:jc w:val="both"/>
          </w:pPr>
        </w:pPrChange>
      </w:pPr>
      <w:moveFrom w:id="1874" w:author="Nguyen Toan" w:date="2018-05-18T20:23:00Z">
        <w:del w:id="1875" w:author="TOANNM" w:date="2018-05-19T09:19:00Z">
          <w:r w:rsidRPr="00C307BC" w:rsidDel="00621F95">
            <w:rPr>
              <w:rFonts w:eastAsia="Times New Roman"/>
              <w:sz w:val="26"/>
              <w:szCs w:val="26"/>
            </w:rPr>
            <w:delText xml:space="preserve">Jenkins là thư viện mã nguồn mở cho phép quản lý </w:delText>
          </w:r>
          <w:r w:rsidR="00DC647C" w:rsidRPr="00C307BC" w:rsidDel="00621F95">
            <w:rPr>
              <w:rFonts w:eastAsia="Times New Roman"/>
              <w:sz w:val="26"/>
              <w:szCs w:val="26"/>
            </w:rPr>
            <w:delText>mã nguồn</w:delText>
          </w:r>
          <w:r w:rsidRPr="00C307BC" w:rsidDel="00621F95">
            <w:rPr>
              <w:rFonts w:eastAsia="Times New Roman"/>
              <w:sz w:val="26"/>
              <w:szCs w:val="26"/>
            </w:rPr>
            <w:delText xml:space="preserve"> và </w:delText>
          </w:r>
          <w:r w:rsidR="006651C3" w:rsidRPr="00C307BC" w:rsidDel="00621F95">
            <w:rPr>
              <w:rFonts w:eastAsia="Times New Roman"/>
              <w:sz w:val="26"/>
              <w:szCs w:val="26"/>
            </w:rPr>
            <w:delText>triển khai</w:delText>
          </w:r>
          <w:r w:rsidRPr="00C307BC" w:rsidDel="00621F95">
            <w:rPr>
              <w:rFonts w:eastAsia="Times New Roman"/>
              <w:sz w:val="26"/>
              <w:szCs w:val="26"/>
            </w:rPr>
            <w:delText xml:space="preserve"> một cách tự động, cả khi </w:delText>
          </w:r>
          <w:r w:rsidR="003611AA" w:rsidRPr="00C307BC" w:rsidDel="00621F95">
            <w:rPr>
              <w:rFonts w:eastAsia="Times New Roman"/>
              <w:sz w:val="26"/>
              <w:szCs w:val="26"/>
            </w:rPr>
            <w:delText>dự án</w:delText>
          </w:r>
          <w:r w:rsidRPr="00C307BC" w:rsidDel="00621F95">
            <w:rPr>
              <w:rFonts w:eastAsia="Times New Roman"/>
              <w:sz w:val="26"/>
              <w:szCs w:val="26"/>
            </w:rPr>
            <w:delText xml:space="preserve"> đang </w:delText>
          </w:r>
          <w:r w:rsidR="005140D6" w:rsidRPr="00C307BC" w:rsidDel="00621F95">
            <w:rPr>
              <w:rFonts w:eastAsia="Times New Roman"/>
              <w:sz w:val="26"/>
              <w:szCs w:val="26"/>
            </w:rPr>
            <w:delText>trong giai đoạn</w:delText>
          </w:r>
          <w:r w:rsidRPr="00C307BC" w:rsidDel="00621F95">
            <w:rPr>
              <w:rFonts w:eastAsia="Times New Roman"/>
              <w:sz w:val="26"/>
              <w:szCs w:val="26"/>
            </w:rPr>
            <w:delText xml:space="preserve"> phát triển</w:delText>
          </w:r>
          <w:r w:rsidR="00C8359C" w:rsidRPr="00C307BC" w:rsidDel="00621F95">
            <w:rPr>
              <w:rFonts w:eastAsia="Times New Roman"/>
              <w:sz w:val="26"/>
              <w:szCs w:val="26"/>
            </w:rPr>
            <w:delText>. Nó giúp khép kín quy trình phát triển phần mềm một cách tự động theo mô hình Agile</w:delText>
          </w:r>
          <w:r w:rsidR="00592420" w:rsidRPr="00C307BC" w:rsidDel="00621F95">
            <w:rPr>
              <w:rFonts w:eastAsia="Times New Roman"/>
              <w:sz w:val="26"/>
              <w:szCs w:val="26"/>
            </w:rPr>
            <w:delText xml:space="preserve"> nói chung và việc tích hợp liên tục nói riêng</w:delText>
          </w:r>
          <w:r w:rsidRPr="00C307BC" w:rsidDel="00621F95">
            <w:rPr>
              <w:rFonts w:eastAsia="Times New Roman"/>
              <w:sz w:val="26"/>
              <w:szCs w:val="26"/>
            </w:rPr>
            <w:delText>. Jenkin</w:delText>
          </w:r>
          <w:r w:rsidR="00C56DA3" w:rsidRPr="00C307BC" w:rsidDel="00621F95">
            <w:rPr>
              <w:rFonts w:eastAsia="Times New Roman"/>
              <w:sz w:val="26"/>
              <w:szCs w:val="26"/>
            </w:rPr>
            <w:delText>s</w:delText>
          </w:r>
          <w:r w:rsidR="002B2015" w:rsidRPr="00C307BC" w:rsidDel="00621F95">
            <w:rPr>
              <w:rFonts w:eastAsia="Times New Roman"/>
              <w:sz w:val="26"/>
              <w:szCs w:val="26"/>
            </w:rPr>
            <w:delText xml:space="preserve"> được phát triển trên nền tảng Java, nó</w:delText>
          </w:r>
          <w:r w:rsidRPr="00C307BC" w:rsidDel="00621F95">
            <w:rPr>
              <w:rFonts w:eastAsia="Times New Roman"/>
              <w:sz w:val="26"/>
              <w:szCs w:val="26"/>
            </w:rPr>
            <w:delText xml:space="preserve"> hỗ trợ nhiều nền tảng khác nhau</w:delText>
          </w:r>
          <w:r w:rsidR="002B2015" w:rsidRPr="00C307BC" w:rsidDel="00621F95">
            <w:rPr>
              <w:rFonts w:eastAsia="Times New Roman"/>
              <w:sz w:val="26"/>
              <w:szCs w:val="26"/>
            </w:rPr>
            <w:delText xml:space="preserve"> và có thể kết hợp được nhiều công cụ khác</w:delText>
          </w:r>
          <w:r w:rsidR="00A5704F" w:rsidRPr="00C307BC" w:rsidDel="00621F95">
            <w:rPr>
              <w:rFonts w:eastAsia="Times New Roman"/>
              <w:sz w:val="26"/>
              <w:szCs w:val="26"/>
            </w:rPr>
            <w:delText>. Hiện tại, Jenkins hỗ trợ tích hợp hơn 400 plugins</w:delText>
          </w:r>
          <w:r w:rsidRPr="00C307BC" w:rsidDel="00621F95">
            <w:rPr>
              <w:rFonts w:eastAsia="Times New Roman"/>
              <w:sz w:val="26"/>
              <w:szCs w:val="26"/>
            </w:rPr>
            <w:delText>. Jenkins</w:delText>
          </w:r>
          <w:r w:rsidR="002D5DC3" w:rsidRPr="00C307BC" w:rsidDel="00621F95">
            <w:rPr>
              <w:rFonts w:eastAsia="Times New Roman"/>
              <w:sz w:val="26"/>
              <w:szCs w:val="26"/>
            </w:rPr>
            <w:delText xml:space="preserve"> có thể</w:delText>
          </w:r>
          <w:r w:rsidRPr="00C307BC" w:rsidDel="00621F95">
            <w:rPr>
              <w:rFonts w:eastAsia="Times New Roman"/>
              <w:sz w:val="26"/>
              <w:szCs w:val="26"/>
            </w:rPr>
            <w:delText xml:space="preserve"> chạy trên các hệ điều hành  Windows, Linux, Mac OS và Solaris.</w:delText>
          </w:r>
        </w:del>
      </w:moveFrom>
    </w:p>
    <w:p w14:paraId="181948A7" w14:textId="41502AF8" w:rsidR="00F174EC" w:rsidRPr="00C307BC" w:rsidDel="00621F95" w:rsidRDefault="00F174EC">
      <w:pPr>
        <w:keepNext/>
        <w:rPr>
          <w:del w:id="1876" w:author="TOANNM" w:date="2018-05-19T09:19:00Z"/>
          <w:rFonts w:eastAsia="Times New Roman"/>
          <w:sz w:val="26"/>
          <w:szCs w:val="26"/>
        </w:rPr>
        <w:pPrChange w:id="1877" w:author="Nguyen Toan" w:date="2018-05-18T22:35:00Z">
          <w:pPr>
            <w:spacing w:after="120"/>
            <w:ind w:firstLine="567"/>
            <w:jc w:val="both"/>
          </w:pPr>
        </w:pPrChange>
      </w:pPr>
      <w:moveFrom w:id="1878" w:author="Nguyen Toan" w:date="2018-05-18T20:23:00Z">
        <w:del w:id="1879" w:author="TOANNM" w:date="2018-05-19T09:19:00Z">
          <w:r w:rsidRPr="00C307BC" w:rsidDel="00621F95">
            <w:rPr>
              <w:rFonts w:eastAsia="Times New Roman"/>
              <w:sz w:val="26"/>
              <w:szCs w:val="26"/>
            </w:rPr>
            <w:delText>Chức năng nổi bật của Jenkins bao gồm: Quản lý, giám sát các tác vụ trong quá trình phát triển ứng dụng, lấy mã nguồn từ SVN/git, kiểm tra, dịch và triển khai ứng dụng thông qua việc gọi các thư viện hỗ trợ như Maven</w:delText>
          </w:r>
          <w:r w:rsidR="00F44748" w:rsidRPr="00C307BC" w:rsidDel="00621F95">
            <w:rPr>
              <w:rFonts w:eastAsia="Times New Roman"/>
              <w:sz w:val="26"/>
              <w:szCs w:val="26"/>
            </w:rPr>
            <w:delText>, Apache Ant..</w:delText>
          </w:r>
          <w:r w:rsidRPr="00C307BC" w:rsidDel="00621F95">
            <w:rPr>
              <w:rFonts w:eastAsia="Times New Roman"/>
              <w:sz w:val="26"/>
              <w:szCs w:val="26"/>
            </w:rPr>
            <w:delText>.</w:delText>
          </w:r>
        </w:del>
      </w:moveFrom>
    </w:p>
    <w:p w14:paraId="307DFD97" w14:textId="3E69C593" w:rsidR="00C62187" w:rsidRPr="00C307BC" w:rsidDel="00621F95" w:rsidRDefault="008F1501">
      <w:pPr>
        <w:keepNext/>
        <w:rPr>
          <w:del w:id="1880" w:author="TOANNM" w:date="2018-05-19T09:19:00Z"/>
          <w:rFonts w:eastAsia="Times New Roman"/>
          <w:sz w:val="26"/>
          <w:szCs w:val="26"/>
        </w:rPr>
        <w:pPrChange w:id="1881" w:author="Nguyen Toan" w:date="2018-05-18T22:35:00Z">
          <w:pPr>
            <w:spacing w:after="120"/>
            <w:ind w:firstLine="567"/>
            <w:jc w:val="both"/>
          </w:pPr>
        </w:pPrChange>
      </w:pPr>
      <w:moveFrom w:id="1882" w:author="Nguyen Toan" w:date="2018-05-18T20:23:00Z">
        <w:del w:id="1883" w:author="TOANNM" w:date="2018-05-19T09:19:00Z">
          <w:r w:rsidRPr="00C307BC" w:rsidDel="00621F95">
            <w:rPr>
              <w:rFonts w:eastAsia="Times New Roman"/>
              <w:sz w:val="26"/>
              <w:szCs w:val="26"/>
            </w:rPr>
            <w:delText>Jenkins là một phần mềm cho phép tích hợp liên tục. Jenkins sẽ được cài đặt trên một máy chủ nơi diễn ra</w:delText>
          </w:r>
          <w:r w:rsidR="00127A94" w:rsidRPr="00C307BC" w:rsidDel="00621F95">
            <w:rPr>
              <w:rFonts w:eastAsia="Times New Roman"/>
              <w:sz w:val="26"/>
              <w:szCs w:val="26"/>
            </w:rPr>
            <w:delText xml:space="preserve"> quá trình biên dịch</w:delText>
          </w:r>
          <w:r w:rsidRPr="00C307BC" w:rsidDel="00621F95">
            <w:rPr>
              <w:rFonts w:eastAsia="Times New Roman"/>
              <w:sz w:val="26"/>
              <w:szCs w:val="26"/>
            </w:rPr>
            <w:delText xml:space="preserve">. </w:delText>
          </w:r>
          <w:r w:rsidR="00C62187" w:rsidRPr="00C307BC" w:rsidDel="00621F95">
            <w:rPr>
              <w:rFonts w:eastAsia="Times New Roman"/>
              <w:sz w:val="26"/>
              <w:szCs w:val="26"/>
            </w:rPr>
            <w:delText>M</w:delText>
          </w:r>
          <w:r w:rsidRPr="00C307BC" w:rsidDel="00621F95">
            <w:rPr>
              <w:rFonts w:eastAsia="Times New Roman"/>
              <w:sz w:val="26"/>
              <w:szCs w:val="26"/>
            </w:rPr>
            <w:delText>ột quy trình làm việc rất đơn giản về cách thức hoạt động của Jenkins</w:delText>
          </w:r>
          <w:r w:rsidR="00C62187" w:rsidRPr="00C307BC" w:rsidDel="00621F95">
            <w:rPr>
              <w:rFonts w:eastAsia="Times New Roman"/>
              <w:sz w:val="26"/>
              <w:szCs w:val="26"/>
            </w:rPr>
            <w:delText xml:space="preserve"> bao gồm:</w:delText>
          </w:r>
          <w:r w:rsidR="001D61A8" w:rsidRPr="00C307BC" w:rsidDel="00621F95">
            <w:rPr>
              <w:rFonts w:eastAsia="Times New Roman"/>
              <w:sz w:val="26"/>
              <w:szCs w:val="26"/>
            </w:rPr>
            <w:delText xml:space="preserve"> kiểm tra sự thay đổi của mã nguồn, nếu có thay đổi sẽ chuyển sang bước 2, nếu không, hệ thống không đi tiếp; cập nhật mã nguồn, biên dịch và </w:delText>
          </w:r>
          <w:r w:rsidR="001D61A8" w:rsidRPr="00C307BC" w:rsidDel="00621F95">
            <w:rPr>
              <w:rFonts w:eastAsia="Times New Roman"/>
              <w:sz w:val="26"/>
              <w:szCs w:val="26"/>
            </w:rPr>
            <w:lastRenderedPageBreak/>
            <w:delText>chạy các ca kiểm thử (nếu có cấu hình yêu cầu kiểm thử); kết quả dịch và chạy được xuất trên màn hình quản lý của Jenkins (Dashboard)</w:delText>
          </w:r>
        </w:del>
      </w:moveFrom>
    </w:p>
    <w:p w14:paraId="226095C4" w14:textId="58CB7E3B" w:rsidR="00523446" w:rsidRPr="00C307BC" w:rsidDel="00621F95" w:rsidRDefault="00523446">
      <w:pPr>
        <w:keepNext/>
        <w:rPr>
          <w:del w:id="1884" w:author="TOANNM" w:date="2018-05-19T09:19:00Z"/>
          <w:rFonts w:eastAsia="Times New Roman"/>
          <w:b/>
          <w:sz w:val="26"/>
          <w:szCs w:val="26"/>
        </w:rPr>
        <w:pPrChange w:id="1885" w:author="Nguyen Toan" w:date="2018-05-18T22:35:00Z">
          <w:pPr>
            <w:pStyle w:val="ListParagraph"/>
            <w:numPr>
              <w:ilvl w:val="3"/>
              <w:numId w:val="5"/>
            </w:numPr>
            <w:spacing w:before="240" w:after="120" w:line="288" w:lineRule="auto"/>
            <w:ind w:left="1077" w:hanging="1077"/>
            <w:contextualSpacing w:val="0"/>
            <w:outlineLvl w:val="3"/>
          </w:pPr>
        </w:pPrChange>
      </w:pPr>
      <w:moveFrom w:id="1886" w:author="Nguyen Toan" w:date="2018-05-18T20:23:00Z">
        <w:del w:id="1887" w:author="TOANNM" w:date="2018-05-19T09:19:00Z">
          <w:r w:rsidRPr="00C307BC" w:rsidDel="00621F95">
            <w:rPr>
              <w:rFonts w:eastAsia="Times New Roman"/>
              <w:b/>
              <w:sz w:val="26"/>
              <w:szCs w:val="26"/>
            </w:rPr>
            <w:delText>C</w:delText>
          </w:r>
          <w:r w:rsidR="00275FAA" w:rsidRPr="00C307BC" w:rsidDel="00621F95">
            <w:rPr>
              <w:rFonts w:eastAsia="Times New Roman"/>
              <w:b/>
              <w:sz w:val="26"/>
              <w:szCs w:val="26"/>
            </w:rPr>
            <w:delText>ác c</w:delText>
          </w:r>
          <w:r w:rsidRPr="00C307BC" w:rsidDel="00621F95">
            <w:rPr>
              <w:rFonts w:eastAsia="Times New Roman"/>
              <w:b/>
              <w:sz w:val="26"/>
              <w:szCs w:val="26"/>
            </w:rPr>
            <w:delText>ấu hình</w:delText>
          </w:r>
          <w:r w:rsidR="00275FAA" w:rsidRPr="00C307BC" w:rsidDel="00621F95">
            <w:rPr>
              <w:rFonts w:eastAsia="Times New Roman"/>
              <w:b/>
              <w:sz w:val="26"/>
              <w:szCs w:val="26"/>
            </w:rPr>
            <w:delText xml:space="preserve"> cơ bản</w:delText>
          </w:r>
        </w:del>
      </w:moveFrom>
    </w:p>
    <w:p w14:paraId="13803B6D" w14:textId="213F90EF" w:rsidR="00DD37E3" w:rsidRPr="00C307BC" w:rsidDel="00621F95" w:rsidRDefault="00DD37E3">
      <w:pPr>
        <w:keepNext/>
        <w:rPr>
          <w:del w:id="1888" w:author="TOANNM" w:date="2018-05-19T09:19:00Z"/>
          <w:rFonts w:eastAsia="Times New Roman"/>
          <w:sz w:val="26"/>
          <w:szCs w:val="26"/>
        </w:rPr>
        <w:pPrChange w:id="1889" w:author="Nguyen Toan" w:date="2018-05-18T22:35:00Z">
          <w:pPr>
            <w:spacing w:after="120"/>
            <w:ind w:firstLine="567"/>
            <w:jc w:val="both"/>
          </w:pPr>
        </w:pPrChange>
      </w:pPr>
      <w:moveFrom w:id="1890" w:author="Nguyen Toan" w:date="2018-05-18T20:23:00Z">
        <w:del w:id="1891" w:author="TOANNM" w:date="2018-05-19T09:19:00Z">
          <w:r w:rsidRPr="00C307BC" w:rsidDel="00621F95">
            <w:rPr>
              <w:rFonts w:eastAsia="Times New Roman"/>
              <w:sz w:val="26"/>
              <w:szCs w:val="26"/>
            </w:rPr>
            <w:delText>Jenkins cung cấp menu quản lý các cấu hình và tác vụ</w:delText>
          </w:r>
          <w:r w:rsidR="00592A0F" w:rsidRPr="00C307BC" w:rsidDel="00621F95">
            <w:rPr>
              <w:rFonts w:eastAsia="Times New Roman"/>
              <w:sz w:val="26"/>
              <w:szCs w:val="26"/>
            </w:rPr>
            <w:delText xml:space="preserve"> tại đường dẫn “Manage Jenkins” (xem</w:delText>
          </w:r>
          <w:r w:rsidR="00D21556" w:rsidRPr="00C307BC" w:rsidDel="00621F95">
            <w:rPr>
              <w:rFonts w:eastAsia="Times New Roman"/>
              <w:sz w:val="26"/>
              <w:szCs w:val="26"/>
            </w:rPr>
            <w:delText xml:space="preserve"> </w:delText>
          </w:r>
          <w:r w:rsidR="00D21556" w:rsidRPr="00C307BC" w:rsidDel="00621F95">
            <w:rPr>
              <w:rFonts w:eastAsia="Times New Roman"/>
              <w:sz w:val="26"/>
              <w:szCs w:val="26"/>
            </w:rPr>
            <w:fldChar w:fldCharType="begin"/>
          </w:r>
          <w:r w:rsidR="00D21556" w:rsidRPr="00C307BC" w:rsidDel="00621F95">
            <w:rPr>
              <w:rFonts w:eastAsia="Times New Roman"/>
              <w:sz w:val="26"/>
              <w:szCs w:val="26"/>
            </w:rPr>
            <w:delInstrText xml:space="preserve"> REF _Ref512174225 \h </w:delInstrText>
          </w:r>
          <w:r w:rsidR="00C307BC" w:rsidRPr="00C307BC" w:rsidDel="00621F95">
            <w:rPr>
              <w:rFonts w:eastAsia="Times New Roman"/>
              <w:sz w:val="26"/>
              <w:szCs w:val="26"/>
            </w:rPr>
            <w:delInstrText xml:space="preserve"> \* MERGEFORMAT </w:delInstrText>
          </w:r>
        </w:del>
      </w:moveFrom>
      <w:del w:id="1892" w:author="TOANNM" w:date="2018-05-19T09:19:00Z">
        <w:r w:rsidR="00D21556" w:rsidRPr="00C307BC" w:rsidDel="00621F95">
          <w:rPr>
            <w:rFonts w:eastAsia="Times New Roman"/>
            <w:sz w:val="26"/>
            <w:szCs w:val="26"/>
          </w:rPr>
        </w:r>
      </w:del>
      <w:moveFrom w:id="1893" w:author="Nguyen Toan" w:date="2018-05-18T20:23:00Z">
        <w:del w:id="1894" w:author="TOANNM" w:date="2018-05-19T09:19:00Z">
          <w:r w:rsidR="00D21556" w:rsidRPr="00C307BC" w:rsidDel="00621F95">
            <w:rPr>
              <w:rFonts w:eastAsia="Times New Roman"/>
              <w:sz w:val="26"/>
              <w:szCs w:val="26"/>
            </w:rPr>
            <w:fldChar w:fldCharType="separate"/>
          </w:r>
          <w:r w:rsidR="009C452F" w:rsidRPr="00C307BC" w:rsidDel="00621F95">
            <w:rPr>
              <w:rFonts w:eastAsia="Times New Roman"/>
              <w:sz w:val="26"/>
              <w:szCs w:val="26"/>
            </w:rPr>
            <w:delText xml:space="preserve">Hình </w:delText>
          </w:r>
          <w:r w:rsidR="009C452F" w:rsidDel="00621F95">
            <w:rPr>
              <w:rFonts w:eastAsia="Times New Roman"/>
              <w:noProof/>
              <w:sz w:val="26"/>
              <w:szCs w:val="26"/>
            </w:rPr>
            <w:delText>3</w:delText>
          </w:r>
          <w:r w:rsidR="009C452F" w:rsidRPr="00C307BC" w:rsidDel="00621F95">
            <w:rPr>
              <w:rFonts w:eastAsia="Times New Roman"/>
              <w:noProof/>
              <w:sz w:val="26"/>
              <w:szCs w:val="26"/>
            </w:rPr>
            <w:delText>.</w:delText>
          </w:r>
          <w:r w:rsidR="009C452F" w:rsidDel="00621F95">
            <w:rPr>
              <w:rFonts w:eastAsia="Times New Roman"/>
              <w:noProof/>
              <w:sz w:val="26"/>
              <w:szCs w:val="26"/>
            </w:rPr>
            <w:delText>11</w:delText>
          </w:r>
          <w:r w:rsidR="00D21556" w:rsidRPr="00C307BC" w:rsidDel="00621F95">
            <w:rPr>
              <w:rFonts w:eastAsia="Times New Roman"/>
              <w:sz w:val="26"/>
              <w:szCs w:val="26"/>
            </w:rPr>
            <w:fldChar w:fldCharType="end"/>
          </w:r>
          <w:r w:rsidR="00592A0F" w:rsidRPr="00C307BC" w:rsidDel="00621F95">
            <w:rPr>
              <w:rFonts w:eastAsia="Times New Roman"/>
              <w:sz w:val="26"/>
              <w:szCs w:val="26"/>
            </w:rPr>
            <w:delText>)</w:delText>
          </w:r>
          <w:r w:rsidR="00D21556" w:rsidRPr="00C307BC" w:rsidDel="00621F95">
            <w:rPr>
              <w:rFonts w:eastAsia="Times New Roman"/>
              <w:sz w:val="26"/>
              <w:szCs w:val="26"/>
            </w:rPr>
            <w:delText>.</w:delText>
          </w:r>
        </w:del>
      </w:moveFrom>
    </w:p>
    <w:p w14:paraId="1857D848" w14:textId="4D1D94B8" w:rsidR="00592A0F" w:rsidRPr="00C307BC" w:rsidDel="00621F95" w:rsidRDefault="00B349AB">
      <w:pPr>
        <w:keepNext/>
        <w:rPr>
          <w:del w:id="1895" w:author="TOANNM" w:date="2018-05-19T09:19:00Z"/>
          <w:rFonts w:eastAsia="Times New Roman"/>
          <w:sz w:val="26"/>
          <w:szCs w:val="26"/>
        </w:rPr>
        <w:pPrChange w:id="1896" w:author="Nguyen Toan" w:date="2018-05-18T22:35:00Z">
          <w:pPr>
            <w:ind w:firstLine="720"/>
            <w:jc w:val="center"/>
          </w:pPr>
        </w:pPrChange>
      </w:pPr>
      <w:moveFrom w:id="1897" w:author="Nguyen Toan" w:date="2018-05-18T20:23:00Z">
        <w:del w:id="1898" w:author="TOANNM" w:date="2018-05-19T09:19:00Z">
          <w:r w:rsidRPr="00C307BC" w:rsidDel="00621F95">
            <w:rPr>
              <w:rFonts w:eastAsia="Times New Roman"/>
              <w:noProof/>
              <w:sz w:val="26"/>
              <w:szCs w:val="26"/>
              <w:rPrChange w:id="1899" w:author="Unknown">
                <w:rPr>
                  <w:noProof/>
                </w:rPr>
              </w:rPrChange>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del>
      </w:moveFrom>
    </w:p>
    <w:p w14:paraId="4577E485" w14:textId="55311AF3" w:rsidR="00A925FD" w:rsidRPr="00C307BC" w:rsidDel="00621F95" w:rsidRDefault="00592A0F">
      <w:pPr>
        <w:keepNext/>
        <w:rPr>
          <w:del w:id="1900" w:author="TOANNM" w:date="2018-05-19T09:19:00Z"/>
          <w:rFonts w:eastAsia="Times New Roman"/>
          <w:sz w:val="26"/>
          <w:szCs w:val="26"/>
        </w:rPr>
        <w:pPrChange w:id="1901" w:author="Nguyen Toan" w:date="2018-05-18T22:35:00Z">
          <w:pPr>
            <w:ind w:firstLine="720"/>
            <w:jc w:val="center"/>
          </w:pPr>
        </w:pPrChange>
      </w:pPr>
      <w:bookmarkStart w:id="1902" w:name="_Ref512174225"/>
      <w:moveFrom w:id="1903" w:author="Nguyen Toan" w:date="2018-05-18T20:23:00Z">
        <w:del w:id="1904" w:author="TOANNM" w:date="2018-05-19T09:19:00Z">
          <w:r w:rsidRPr="00C307BC" w:rsidDel="00621F95">
            <w:rPr>
              <w:rFonts w:eastAsia="Times New Roman"/>
              <w:sz w:val="26"/>
              <w:szCs w:val="26"/>
            </w:rPr>
            <w:delText xml:space="preserve">Hình </w:delText>
          </w:r>
          <w:r w:rsidR="007B1CDB" w:rsidRPr="00C307BC" w:rsidDel="00621F95">
            <w:rPr>
              <w:rFonts w:eastAsia="Times New Roman"/>
              <w:sz w:val="26"/>
              <w:szCs w:val="26"/>
            </w:rPr>
            <w:fldChar w:fldCharType="begin"/>
          </w:r>
          <w:r w:rsidR="007B1CDB" w:rsidRPr="00C307BC" w:rsidDel="00621F95">
            <w:rPr>
              <w:rFonts w:eastAsia="Times New Roman"/>
              <w:sz w:val="26"/>
              <w:szCs w:val="26"/>
            </w:rPr>
            <w:delInstrText xml:space="preserve"> STYLEREF 1 \s </w:delInstrText>
          </w:r>
          <w:r w:rsidR="007B1CDB" w:rsidRPr="00C307BC" w:rsidDel="00621F95">
            <w:rPr>
              <w:rFonts w:eastAsia="Times New Roman"/>
              <w:sz w:val="26"/>
              <w:szCs w:val="26"/>
            </w:rPr>
            <w:fldChar w:fldCharType="separate"/>
          </w:r>
          <w:r w:rsidR="009C452F" w:rsidDel="00621F95">
            <w:rPr>
              <w:rFonts w:eastAsia="Times New Roman"/>
              <w:noProof/>
              <w:sz w:val="26"/>
              <w:szCs w:val="26"/>
            </w:rPr>
            <w:delText>3</w:delText>
          </w:r>
          <w:r w:rsidR="007B1CDB" w:rsidRPr="00C307BC" w:rsidDel="00621F95">
            <w:rPr>
              <w:rFonts w:eastAsia="Times New Roman"/>
              <w:sz w:val="26"/>
              <w:szCs w:val="26"/>
            </w:rPr>
            <w:fldChar w:fldCharType="end"/>
          </w:r>
          <w:r w:rsidR="007B1CDB" w:rsidRPr="00C307BC" w:rsidDel="00621F95">
            <w:rPr>
              <w:rFonts w:eastAsia="Times New Roman"/>
              <w:sz w:val="26"/>
              <w:szCs w:val="26"/>
            </w:rPr>
            <w:delText>.</w:delText>
          </w:r>
          <w:r w:rsidR="007B1CDB" w:rsidRPr="00C307BC" w:rsidDel="00621F95">
            <w:rPr>
              <w:rFonts w:eastAsia="Times New Roman"/>
              <w:sz w:val="26"/>
              <w:szCs w:val="26"/>
            </w:rPr>
            <w:fldChar w:fldCharType="begin"/>
          </w:r>
          <w:r w:rsidR="007B1CDB" w:rsidRPr="00C307BC" w:rsidDel="00621F95">
            <w:rPr>
              <w:rFonts w:eastAsia="Times New Roman"/>
              <w:sz w:val="26"/>
              <w:szCs w:val="26"/>
            </w:rPr>
            <w:delInstrText xml:space="preserve"> SEQ Hình \* ARABIC \s 1 </w:delInstrText>
          </w:r>
          <w:r w:rsidR="007B1CDB" w:rsidRPr="00C307BC" w:rsidDel="00621F95">
            <w:rPr>
              <w:rFonts w:eastAsia="Times New Roman"/>
              <w:sz w:val="26"/>
              <w:szCs w:val="26"/>
            </w:rPr>
            <w:fldChar w:fldCharType="separate"/>
          </w:r>
          <w:r w:rsidR="009C452F" w:rsidDel="00621F95">
            <w:rPr>
              <w:rFonts w:eastAsia="Times New Roman"/>
              <w:noProof/>
              <w:sz w:val="26"/>
              <w:szCs w:val="26"/>
            </w:rPr>
            <w:delText>11</w:delText>
          </w:r>
          <w:r w:rsidR="007B1CDB" w:rsidRPr="00C307BC" w:rsidDel="00621F95">
            <w:rPr>
              <w:rFonts w:eastAsia="Times New Roman"/>
              <w:sz w:val="26"/>
              <w:szCs w:val="26"/>
            </w:rPr>
            <w:fldChar w:fldCharType="end"/>
          </w:r>
          <w:bookmarkEnd w:id="1902"/>
          <w:r w:rsidRPr="00C307BC" w:rsidDel="00621F95">
            <w:rPr>
              <w:rFonts w:eastAsia="Times New Roman"/>
              <w:sz w:val="26"/>
              <w:szCs w:val="26"/>
            </w:rPr>
            <w:delText>: Màn hình chính Jenkins</w:delText>
          </w:r>
        </w:del>
      </w:moveFrom>
    </w:p>
    <w:p w14:paraId="6DA67364" w14:textId="2813F4B4" w:rsidR="004F01D8" w:rsidDel="00621F95" w:rsidRDefault="005C6D6A">
      <w:pPr>
        <w:keepNext/>
        <w:rPr>
          <w:del w:id="1905" w:author="TOANNM" w:date="2018-05-19T09:19:00Z"/>
          <w:rFonts w:eastAsia="Times New Roman"/>
          <w:sz w:val="26"/>
          <w:szCs w:val="26"/>
        </w:rPr>
        <w:pPrChange w:id="1906" w:author="Nguyen Toan" w:date="2018-05-18T22:35:00Z">
          <w:pPr>
            <w:spacing w:after="120"/>
            <w:ind w:firstLine="567"/>
            <w:jc w:val="both"/>
          </w:pPr>
        </w:pPrChange>
      </w:pPr>
      <w:moveFrom w:id="1907" w:author="Nguyen Toan" w:date="2018-05-18T20:23:00Z">
        <w:del w:id="1908" w:author="TOANNM" w:date="2018-05-19T09:19:00Z">
          <w:r w:rsidRPr="00C307BC" w:rsidDel="00621F95">
            <w:rPr>
              <w:rFonts w:eastAsia="Times New Roman"/>
              <w:sz w:val="26"/>
              <w:szCs w:val="26"/>
            </w:rPr>
            <w:delText>Jenkins cung cấp các màn hình cấu hình cho ứng dụng</w:delText>
          </w:r>
          <w:r w:rsidR="00864886" w:rsidRPr="00C307BC" w:rsidDel="00621F95">
            <w:rPr>
              <w:rFonts w:eastAsia="Times New Roman"/>
              <w:sz w:val="26"/>
              <w:szCs w:val="26"/>
            </w:rPr>
            <w:delText xml:space="preserve"> (</w:delText>
          </w:r>
          <w:r w:rsidR="00265548" w:rsidRPr="00C307BC" w:rsidDel="00621F95">
            <w:rPr>
              <w:rFonts w:eastAsia="Times New Roman"/>
              <w:sz w:val="26"/>
              <w:szCs w:val="26"/>
            </w:rPr>
            <w:delText>xem</w:delText>
          </w:r>
          <w:r w:rsidR="00AC6A84" w:rsidRPr="00C307BC" w:rsidDel="00621F95">
            <w:rPr>
              <w:rFonts w:eastAsia="Times New Roman"/>
              <w:sz w:val="26"/>
              <w:szCs w:val="26"/>
            </w:rPr>
            <w:delText xml:space="preserve"> </w:delText>
          </w:r>
          <w:r w:rsidR="00AC6A84" w:rsidRPr="00C307BC" w:rsidDel="00621F95">
            <w:rPr>
              <w:rFonts w:eastAsia="Times New Roman"/>
              <w:sz w:val="26"/>
              <w:szCs w:val="26"/>
            </w:rPr>
            <w:fldChar w:fldCharType="begin"/>
          </w:r>
          <w:r w:rsidR="00AC6A84" w:rsidRPr="00C307BC" w:rsidDel="00621F95">
            <w:rPr>
              <w:rFonts w:eastAsia="Times New Roman"/>
              <w:sz w:val="26"/>
              <w:szCs w:val="26"/>
            </w:rPr>
            <w:delInstrText xml:space="preserve"> REF _Ref513152419 \h </w:delInstrText>
          </w:r>
          <w:r w:rsidR="00C307BC" w:rsidRPr="00C307BC" w:rsidDel="00621F95">
            <w:rPr>
              <w:rFonts w:eastAsia="Times New Roman"/>
              <w:sz w:val="26"/>
              <w:szCs w:val="26"/>
            </w:rPr>
            <w:delInstrText xml:space="preserve"> \* MERGEFORMAT </w:delInstrText>
          </w:r>
        </w:del>
      </w:moveFrom>
      <w:del w:id="1909" w:author="TOANNM" w:date="2018-05-19T09:19:00Z">
        <w:r w:rsidR="00AC6A84" w:rsidRPr="00C307BC" w:rsidDel="00621F95">
          <w:rPr>
            <w:rFonts w:eastAsia="Times New Roman"/>
            <w:sz w:val="26"/>
            <w:szCs w:val="26"/>
          </w:rPr>
        </w:r>
      </w:del>
      <w:moveFrom w:id="1910" w:author="Nguyen Toan" w:date="2018-05-18T20:23:00Z">
        <w:del w:id="1911" w:author="TOANNM" w:date="2018-05-19T09:19:00Z">
          <w:r w:rsidR="00AC6A84" w:rsidRPr="00C307BC" w:rsidDel="00621F95">
            <w:rPr>
              <w:rFonts w:eastAsia="Times New Roman"/>
              <w:sz w:val="26"/>
              <w:szCs w:val="26"/>
            </w:rPr>
            <w:fldChar w:fldCharType="separate"/>
          </w:r>
          <w:r w:rsidR="009C452F" w:rsidRPr="00C307BC" w:rsidDel="00621F95">
            <w:rPr>
              <w:rFonts w:eastAsia="Times New Roman"/>
              <w:sz w:val="26"/>
              <w:szCs w:val="26"/>
            </w:rPr>
            <w:delText xml:space="preserve">Hình </w:delText>
          </w:r>
          <w:r w:rsidR="009C452F" w:rsidDel="00621F95">
            <w:rPr>
              <w:rFonts w:eastAsia="Times New Roman"/>
              <w:noProof/>
              <w:sz w:val="26"/>
              <w:szCs w:val="26"/>
            </w:rPr>
            <w:delText>3</w:delText>
          </w:r>
          <w:r w:rsidR="009C452F" w:rsidRPr="00C307BC" w:rsidDel="00621F95">
            <w:rPr>
              <w:rFonts w:eastAsia="Times New Roman"/>
              <w:noProof/>
              <w:sz w:val="26"/>
              <w:szCs w:val="26"/>
            </w:rPr>
            <w:delText>.</w:delText>
          </w:r>
          <w:r w:rsidR="009C452F" w:rsidDel="00621F95">
            <w:rPr>
              <w:rFonts w:eastAsia="Times New Roman"/>
              <w:noProof/>
              <w:sz w:val="26"/>
              <w:szCs w:val="26"/>
            </w:rPr>
            <w:delText>12</w:delText>
          </w:r>
          <w:r w:rsidR="00AC6A84" w:rsidRPr="00C307BC" w:rsidDel="00621F95">
            <w:rPr>
              <w:rFonts w:eastAsia="Times New Roman"/>
              <w:sz w:val="26"/>
              <w:szCs w:val="26"/>
            </w:rPr>
            <w:fldChar w:fldCharType="end"/>
          </w:r>
          <w:r w:rsidR="00265548" w:rsidRPr="00C307BC" w:rsidDel="00621F95">
            <w:rPr>
              <w:rFonts w:eastAsia="Times New Roman"/>
              <w:sz w:val="26"/>
              <w:szCs w:val="26"/>
            </w:rPr>
            <w:delText>)</w:delText>
          </w:r>
        </w:del>
      </w:moveFrom>
    </w:p>
    <w:p w14:paraId="14E87368" w14:textId="6525D68B" w:rsidR="003D3FE7" w:rsidRPr="00C307BC" w:rsidDel="00621F95" w:rsidRDefault="003D3FE7">
      <w:pPr>
        <w:keepNext/>
        <w:rPr>
          <w:del w:id="1912" w:author="TOANNM" w:date="2018-05-19T09:19:00Z"/>
          <w:rFonts w:eastAsia="Times New Roman"/>
          <w:sz w:val="26"/>
          <w:szCs w:val="26"/>
        </w:rPr>
        <w:pPrChange w:id="1913" w:author="Nguyen Toan" w:date="2018-05-18T22:35:00Z">
          <w:pPr>
            <w:spacing w:after="120"/>
            <w:ind w:firstLine="567"/>
            <w:jc w:val="both"/>
          </w:pPr>
        </w:pPrChange>
      </w:pPr>
      <w:moveFrom w:id="1914" w:author="Nguyen Toan" w:date="2018-05-18T20:23:00Z">
        <w:del w:id="1915" w:author="TOANNM" w:date="2018-05-19T09:19:00Z">
          <w:r w:rsidRPr="00C307BC" w:rsidDel="00621F95">
            <w:rPr>
              <w:rFonts w:eastAsia="Times New Roman"/>
              <w:b/>
              <w:sz w:val="26"/>
              <w:szCs w:val="26"/>
            </w:rPr>
            <w:delText xml:space="preserve">Cấu hình hệ thống </w:delText>
          </w:r>
          <w:r w:rsidRPr="00071A6D" w:rsidDel="00621F95">
            <w:rPr>
              <w:rFonts w:eastAsia="Times New Roman"/>
              <w:sz w:val="26"/>
              <w:szCs w:val="26"/>
            </w:rPr>
            <w:delText>(Configure System</w:delText>
          </w:r>
          <w:r w:rsidRPr="00C307BC" w:rsidDel="00621F95">
            <w:rPr>
              <w:rFonts w:eastAsia="Times New Roman"/>
              <w:sz w:val="26"/>
              <w:szCs w:val="26"/>
            </w:rPr>
            <w:delText>)</w:delText>
          </w:r>
          <w:r w:rsidRPr="00071A6D" w:rsidDel="00621F95">
            <w:rPr>
              <w:rFonts w:eastAsia="Times New Roman"/>
              <w:sz w:val="26"/>
              <w:szCs w:val="26"/>
            </w:rPr>
            <w:delText>:</w:delText>
          </w:r>
          <w:r w:rsidRPr="00C307BC" w:rsidDel="00621F95">
            <w:rPr>
              <w:rFonts w:eastAsia="Times New Roman"/>
              <w:b/>
              <w:sz w:val="26"/>
              <w:szCs w:val="26"/>
            </w:rPr>
            <w:delText xml:space="preserve"> </w:delText>
          </w:r>
          <w:r w:rsidRPr="00C307BC" w:rsidDel="00621F95">
            <w:rPr>
              <w:rFonts w:eastAsia="Times New Roman"/>
              <w:sz w:val="26"/>
              <w:szCs w:val="26"/>
            </w:rPr>
            <w:delText>Đây là có thể quản lý các đường dẫn đến các công cụ khác nhau để sử dụng trong các bản dịch, chẳng hạn như các JDK, các phiên bản của Ant và Maven, cũng như các tùy chọn bảo mật, máy chủ email và các chi tiết cấu hình trên toàn hệ thống khác. Khi plugin được cài đặt, Jenkins sẽ tự động thêm các trường cấu hình bắt buộc sau khi các plugin được cài đặt.</w:delText>
          </w:r>
        </w:del>
      </w:moveFrom>
    </w:p>
    <w:p w14:paraId="05973567" w14:textId="4BB79532" w:rsidR="003D3FE7" w:rsidRPr="00C307BC" w:rsidDel="00621F95" w:rsidRDefault="003D3FE7">
      <w:pPr>
        <w:keepNext/>
        <w:rPr>
          <w:del w:id="1916" w:author="TOANNM" w:date="2018-05-19T09:19:00Z"/>
          <w:rFonts w:eastAsia="Times New Roman"/>
          <w:sz w:val="26"/>
          <w:szCs w:val="26"/>
        </w:rPr>
        <w:pPrChange w:id="1917" w:author="Nguyen Toan" w:date="2018-05-18T22:35:00Z">
          <w:pPr>
            <w:spacing w:after="120"/>
            <w:ind w:firstLine="567"/>
            <w:jc w:val="both"/>
          </w:pPr>
        </w:pPrChange>
      </w:pPr>
      <w:moveFrom w:id="1918" w:author="Nguyen Toan" w:date="2018-05-18T20:23:00Z">
        <w:del w:id="1919" w:author="TOANNM" w:date="2018-05-19T09:19:00Z">
          <w:r w:rsidRPr="00C307BC" w:rsidDel="00621F95">
            <w:rPr>
              <w:rFonts w:eastAsia="Times New Roman"/>
              <w:b/>
              <w:sz w:val="26"/>
              <w:szCs w:val="26"/>
            </w:rPr>
            <w:delText xml:space="preserve">Tải lại cấu hình từ ổ đĩa </w:delText>
          </w:r>
          <w:r w:rsidRPr="00071A6D" w:rsidDel="00621F95">
            <w:rPr>
              <w:rFonts w:eastAsia="Times New Roman"/>
              <w:sz w:val="26"/>
              <w:szCs w:val="26"/>
            </w:rPr>
            <w:delText>(Reload Configuration from Disk):</w:delText>
          </w:r>
          <w:r w:rsidRPr="00C307BC" w:rsidDel="00621F95">
            <w:rPr>
              <w:rFonts w:eastAsia="Times New Roman"/>
              <w:b/>
              <w:sz w:val="26"/>
              <w:szCs w:val="26"/>
            </w:rPr>
            <w:delText xml:space="preserve"> </w:delText>
          </w:r>
          <w:r w:rsidRPr="00C307BC" w:rsidDel="00621F95">
            <w:rPr>
              <w:rFonts w:eastAsia="Times New Roman"/>
              <w:sz w:val="26"/>
              <w:szCs w:val="26"/>
            </w:rPr>
            <w:delText xml:space="preserve">Jenkins lưu trữ tất cả các hệ thống của nó và xây dựng các chi tiết cấu hình công việc dưới dạng các tệp XML được lưu trữ trong thư mục home của Jenkins. Ở đây cũng có tất cả lịch sử biên dịch được lưu trữ. Nếu người dùng đang chuyển các công việc xây dựng từ một cá thể Jenkins này sang một thể hiện khác hoặc lưu trữ các công việc xây dựng cũ, người dùng sẽ cần phải thêm hoặc xóa các thư mục công việc xây dựng tương ứng vào thư mục xây dựng của Jenkins. Người dùng không cần phải sử dụng Jenkins ngoại tuyến để làm điều này, mà có thể chỉ </w:delText>
          </w:r>
          <w:r w:rsidRPr="00C307BC" w:rsidDel="00621F95">
            <w:rPr>
              <w:rFonts w:eastAsia="Times New Roman"/>
              <w:sz w:val="26"/>
              <w:szCs w:val="26"/>
            </w:rPr>
            <w:lastRenderedPageBreak/>
            <w:delText>cần sử dụng tùy chọn “Tải lại cấu hình từ đĩa” để tải lại hệ thống Jenkins và tạo cấu hình công việc trực tiếp.</w:delText>
          </w:r>
        </w:del>
      </w:moveFrom>
    </w:p>
    <w:p w14:paraId="57EC43F2" w14:textId="1BCB88E5" w:rsidR="0080298D" w:rsidRPr="00C307BC" w:rsidDel="00621F95" w:rsidRDefault="0080298D">
      <w:pPr>
        <w:keepNext/>
        <w:spacing w:line="276" w:lineRule="auto"/>
        <w:rPr>
          <w:del w:id="1920" w:author="TOANNM" w:date="2018-05-19T09:19:00Z"/>
          <w:sz w:val="26"/>
          <w:szCs w:val="26"/>
        </w:rPr>
        <w:pPrChange w:id="1921" w:author="Nguyen Toan" w:date="2018-05-18T22:35:00Z">
          <w:pPr>
            <w:keepNext/>
            <w:spacing w:before="120" w:line="288" w:lineRule="auto"/>
            <w:ind w:right="80" w:firstLine="567"/>
            <w:jc w:val="center"/>
          </w:pPr>
        </w:pPrChange>
      </w:pPr>
      <w:moveFrom w:id="1922" w:author="Nguyen Toan" w:date="2018-05-18T20:23:00Z">
        <w:del w:id="1923" w:author="TOANNM" w:date="2018-05-19T09:19:00Z">
          <w:r w:rsidRPr="00C307BC" w:rsidDel="00621F95">
            <w:rPr>
              <w:rFonts w:eastAsia="Times New Roman"/>
              <w:noProof/>
              <w:sz w:val="26"/>
              <w:szCs w:val="26"/>
              <w:rPrChange w:id="1924" w:author="Unknown">
                <w:rPr>
                  <w:noProof/>
                </w:rPr>
              </w:rPrChange>
            </w:rPr>
            <w:drawing>
              <wp:inline distT="0" distB="0" distL="0" distR="0" wp14:anchorId="455EB342" wp14:editId="4ABF3887">
                <wp:extent cx="3900451" cy="3226944"/>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1619" cy="3244457"/>
                        </a:xfrm>
                        <a:prstGeom prst="rect">
                          <a:avLst/>
                        </a:prstGeom>
                      </pic:spPr>
                    </pic:pic>
                  </a:graphicData>
                </a:graphic>
              </wp:inline>
            </w:drawing>
          </w:r>
        </w:del>
      </w:moveFrom>
    </w:p>
    <w:p w14:paraId="0223396D" w14:textId="2AD7D97C" w:rsidR="00864886" w:rsidRPr="00C307BC" w:rsidDel="00621F95" w:rsidRDefault="0080298D">
      <w:pPr>
        <w:keepNext/>
        <w:rPr>
          <w:del w:id="1925" w:author="TOANNM" w:date="2018-05-19T09:19:00Z"/>
          <w:rFonts w:eastAsia="Times New Roman"/>
          <w:sz w:val="26"/>
          <w:szCs w:val="26"/>
        </w:rPr>
        <w:pPrChange w:id="1926" w:author="Nguyen Toan" w:date="2018-05-18T22:35:00Z">
          <w:pPr>
            <w:ind w:firstLine="720"/>
            <w:jc w:val="center"/>
          </w:pPr>
        </w:pPrChange>
      </w:pPr>
      <w:bookmarkStart w:id="1927" w:name="_Ref513152419"/>
      <w:moveFrom w:id="1928" w:author="Nguyen Toan" w:date="2018-05-18T20:23:00Z">
        <w:del w:id="1929" w:author="TOANNM" w:date="2018-05-19T09:19:00Z">
          <w:r w:rsidRPr="00C307BC" w:rsidDel="00621F95">
            <w:rPr>
              <w:rFonts w:eastAsia="Times New Roman"/>
              <w:sz w:val="26"/>
              <w:szCs w:val="26"/>
            </w:rPr>
            <w:delText xml:space="preserve">Hình </w:delText>
          </w:r>
          <w:r w:rsidR="007B1CDB" w:rsidRPr="00C307BC" w:rsidDel="00621F95">
            <w:rPr>
              <w:rFonts w:eastAsia="Times New Roman"/>
              <w:sz w:val="26"/>
              <w:szCs w:val="26"/>
            </w:rPr>
            <w:fldChar w:fldCharType="begin"/>
          </w:r>
          <w:r w:rsidR="007B1CDB" w:rsidRPr="00C307BC" w:rsidDel="00621F95">
            <w:rPr>
              <w:rFonts w:eastAsia="Times New Roman"/>
              <w:sz w:val="26"/>
              <w:szCs w:val="26"/>
            </w:rPr>
            <w:delInstrText xml:space="preserve"> STYLEREF 1 \s </w:delInstrText>
          </w:r>
          <w:r w:rsidR="007B1CDB" w:rsidRPr="00C307BC" w:rsidDel="00621F95">
            <w:rPr>
              <w:rFonts w:eastAsia="Times New Roman"/>
              <w:sz w:val="26"/>
              <w:szCs w:val="26"/>
            </w:rPr>
            <w:fldChar w:fldCharType="separate"/>
          </w:r>
          <w:r w:rsidR="009C452F" w:rsidDel="00621F95">
            <w:rPr>
              <w:rFonts w:eastAsia="Times New Roman"/>
              <w:noProof/>
              <w:sz w:val="26"/>
              <w:szCs w:val="26"/>
            </w:rPr>
            <w:delText>3</w:delText>
          </w:r>
          <w:r w:rsidR="007B1CDB" w:rsidRPr="00C307BC" w:rsidDel="00621F95">
            <w:rPr>
              <w:rFonts w:eastAsia="Times New Roman"/>
              <w:sz w:val="26"/>
              <w:szCs w:val="26"/>
            </w:rPr>
            <w:fldChar w:fldCharType="end"/>
          </w:r>
          <w:r w:rsidR="007B1CDB" w:rsidRPr="00C307BC" w:rsidDel="00621F95">
            <w:rPr>
              <w:rFonts w:eastAsia="Times New Roman"/>
              <w:sz w:val="26"/>
              <w:szCs w:val="26"/>
            </w:rPr>
            <w:delText>.</w:delText>
          </w:r>
          <w:r w:rsidR="007B1CDB" w:rsidRPr="00C307BC" w:rsidDel="00621F95">
            <w:rPr>
              <w:rFonts w:eastAsia="Times New Roman"/>
              <w:sz w:val="26"/>
              <w:szCs w:val="26"/>
            </w:rPr>
            <w:fldChar w:fldCharType="begin"/>
          </w:r>
          <w:r w:rsidR="007B1CDB" w:rsidRPr="00C307BC" w:rsidDel="00621F95">
            <w:rPr>
              <w:rFonts w:eastAsia="Times New Roman"/>
              <w:sz w:val="26"/>
              <w:szCs w:val="26"/>
            </w:rPr>
            <w:delInstrText xml:space="preserve"> SEQ Hình \* ARABIC \s 1 </w:delInstrText>
          </w:r>
          <w:r w:rsidR="007B1CDB" w:rsidRPr="00C307BC" w:rsidDel="00621F95">
            <w:rPr>
              <w:rFonts w:eastAsia="Times New Roman"/>
              <w:sz w:val="26"/>
              <w:szCs w:val="26"/>
            </w:rPr>
            <w:fldChar w:fldCharType="separate"/>
          </w:r>
          <w:r w:rsidR="009C452F" w:rsidDel="00621F95">
            <w:rPr>
              <w:rFonts w:eastAsia="Times New Roman"/>
              <w:noProof/>
              <w:sz w:val="26"/>
              <w:szCs w:val="26"/>
            </w:rPr>
            <w:delText>12</w:delText>
          </w:r>
          <w:r w:rsidR="007B1CDB" w:rsidRPr="00C307BC" w:rsidDel="00621F95">
            <w:rPr>
              <w:rFonts w:eastAsia="Times New Roman"/>
              <w:sz w:val="26"/>
              <w:szCs w:val="26"/>
            </w:rPr>
            <w:fldChar w:fldCharType="end"/>
          </w:r>
          <w:bookmarkEnd w:id="1927"/>
          <w:r w:rsidRPr="00C307BC" w:rsidDel="00621F95">
            <w:rPr>
              <w:rFonts w:eastAsia="Times New Roman"/>
              <w:sz w:val="26"/>
              <w:szCs w:val="26"/>
            </w:rPr>
            <w:delText>: Cấu hình tùy chỉnh của Jenkins</w:delText>
          </w:r>
        </w:del>
      </w:moveFrom>
    </w:p>
    <w:p w14:paraId="37E7F35D" w14:textId="06FE8FAD" w:rsidR="00EE2135" w:rsidRPr="00C307BC" w:rsidDel="00621F95" w:rsidRDefault="0038425F">
      <w:pPr>
        <w:keepNext/>
        <w:spacing w:line="276" w:lineRule="auto"/>
        <w:rPr>
          <w:del w:id="1930" w:author="TOANNM" w:date="2018-05-19T09:19:00Z"/>
          <w:sz w:val="26"/>
          <w:szCs w:val="26"/>
        </w:rPr>
        <w:pPrChange w:id="1931" w:author="Nguyen Toan" w:date="2018-05-18T22:35:00Z">
          <w:pPr>
            <w:keepNext/>
            <w:spacing w:before="120" w:line="288" w:lineRule="auto"/>
            <w:ind w:right="80" w:firstLine="567"/>
            <w:jc w:val="center"/>
          </w:pPr>
        </w:pPrChange>
      </w:pPr>
      <w:moveFrom w:id="1932" w:author="Nguyen Toan" w:date="2018-05-18T20:23:00Z">
        <w:del w:id="1933" w:author="TOANNM" w:date="2018-05-19T09:19:00Z">
          <w:r w:rsidRPr="00C307BC" w:rsidDel="00621F95">
            <w:rPr>
              <w:rFonts w:eastAsia="Times New Roman"/>
              <w:noProof/>
              <w:sz w:val="26"/>
              <w:szCs w:val="26"/>
              <w:rPrChange w:id="1934" w:author="Unknown">
                <w:rPr>
                  <w:noProof/>
                </w:rPr>
              </w:rPrChange>
            </w:rPr>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29">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del>
      </w:moveFrom>
    </w:p>
    <w:p w14:paraId="62BE8FBA" w14:textId="4186B127" w:rsidR="00251DDD" w:rsidRPr="00C307BC" w:rsidDel="00621F95" w:rsidRDefault="00EE2135">
      <w:pPr>
        <w:keepNext/>
        <w:rPr>
          <w:del w:id="1935" w:author="TOANNM" w:date="2018-05-19T09:19:00Z"/>
          <w:rFonts w:eastAsia="Times New Roman"/>
          <w:sz w:val="26"/>
          <w:szCs w:val="26"/>
        </w:rPr>
        <w:pPrChange w:id="1936" w:author="Nguyen Toan" w:date="2018-05-18T22:35:00Z">
          <w:pPr>
            <w:pStyle w:val="Caption"/>
            <w:jc w:val="center"/>
          </w:pPr>
        </w:pPrChange>
      </w:pPr>
      <w:bookmarkStart w:id="1937" w:name="_Ref513152455"/>
      <w:moveFrom w:id="1938" w:author="Nguyen Toan" w:date="2018-05-18T20:23:00Z">
        <w:del w:id="1939" w:author="TOANNM" w:date="2018-05-19T09:19:00Z">
          <w:r w:rsidRPr="00C307BC" w:rsidDel="00621F95">
            <w:rPr>
              <w:sz w:val="26"/>
              <w:szCs w:val="26"/>
            </w:rPr>
            <w:delText xml:space="preserve">Hình </w:delText>
          </w:r>
          <w:r w:rsidR="007B1CDB" w:rsidRPr="00C307BC" w:rsidDel="00621F95">
            <w:rPr>
              <w:i/>
              <w:sz w:val="26"/>
              <w:szCs w:val="26"/>
            </w:rPr>
            <w:fldChar w:fldCharType="begin"/>
          </w:r>
          <w:r w:rsidR="007B1CDB" w:rsidRPr="00C307BC" w:rsidDel="00621F95">
            <w:rPr>
              <w:sz w:val="26"/>
              <w:szCs w:val="26"/>
            </w:rPr>
            <w:delInstrText xml:space="preserve"> STYLEREF 1 \s </w:delInstrText>
          </w:r>
          <w:r w:rsidR="007B1CDB" w:rsidRPr="00C307BC" w:rsidDel="00621F95">
            <w:rPr>
              <w:i/>
              <w:sz w:val="26"/>
              <w:szCs w:val="26"/>
            </w:rPr>
            <w:fldChar w:fldCharType="separate"/>
          </w:r>
          <w:r w:rsidR="009C452F" w:rsidDel="00621F95">
            <w:rPr>
              <w:noProof/>
              <w:sz w:val="26"/>
              <w:szCs w:val="26"/>
            </w:rPr>
            <w:delText>3</w:delText>
          </w:r>
          <w:r w:rsidR="007B1CDB" w:rsidRPr="00C307BC" w:rsidDel="00621F95">
            <w:rPr>
              <w:i/>
              <w:sz w:val="26"/>
              <w:szCs w:val="26"/>
            </w:rPr>
            <w:fldChar w:fldCharType="end"/>
          </w:r>
          <w:r w:rsidR="007B1CDB" w:rsidRPr="00C307BC" w:rsidDel="00621F95">
            <w:rPr>
              <w:sz w:val="26"/>
              <w:szCs w:val="26"/>
            </w:rPr>
            <w:delText>.</w:delText>
          </w:r>
          <w:r w:rsidR="007B1CDB" w:rsidRPr="00C307BC" w:rsidDel="00621F95">
            <w:rPr>
              <w:i/>
              <w:sz w:val="26"/>
              <w:szCs w:val="26"/>
            </w:rPr>
            <w:fldChar w:fldCharType="begin"/>
          </w:r>
          <w:r w:rsidR="007B1CDB" w:rsidRPr="00C307BC" w:rsidDel="00621F95">
            <w:rPr>
              <w:sz w:val="26"/>
              <w:szCs w:val="26"/>
            </w:rPr>
            <w:delInstrText xml:space="preserve"> SEQ Hình \* ARABIC \s 1 </w:delInstrText>
          </w:r>
          <w:r w:rsidR="007B1CDB" w:rsidRPr="00C307BC" w:rsidDel="00621F95">
            <w:rPr>
              <w:i/>
              <w:sz w:val="26"/>
              <w:szCs w:val="26"/>
            </w:rPr>
            <w:fldChar w:fldCharType="separate"/>
          </w:r>
          <w:r w:rsidR="009C452F" w:rsidDel="00621F95">
            <w:rPr>
              <w:noProof/>
              <w:sz w:val="26"/>
              <w:szCs w:val="26"/>
            </w:rPr>
            <w:delText>13</w:delText>
          </w:r>
          <w:r w:rsidR="007B1CDB" w:rsidRPr="00C307BC" w:rsidDel="00621F95">
            <w:rPr>
              <w:i/>
              <w:sz w:val="26"/>
              <w:szCs w:val="26"/>
            </w:rPr>
            <w:fldChar w:fldCharType="end"/>
          </w:r>
          <w:bookmarkEnd w:id="1937"/>
          <w:r w:rsidRPr="00C307BC" w:rsidDel="00621F95">
            <w:rPr>
              <w:sz w:val="26"/>
              <w:szCs w:val="26"/>
            </w:rPr>
            <w:delText>:</w:delText>
          </w:r>
          <w:r w:rsidR="00A748BE" w:rsidRPr="00C307BC" w:rsidDel="00621F95">
            <w:rPr>
              <w:sz w:val="26"/>
              <w:szCs w:val="26"/>
            </w:rPr>
            <w:delText xml:space="preserve"> </w:delText>
          </w:r>
          <w:r w:rsidRPr="00C307BC" w:rsidDel="00621F95">
            <w:rPr>
              <w:sz w:val="26"/>
              <w:szCs w:val="26"/>
            </w:rPr>
            <w:delText>Quản lý plugins</w:delText>
          </w:r>
        </w:del>
      </w:moveFrom>
    </w:p>
    <w:p w14:paraId="67BF1716" w14:textId="4D5ACB6F" w:rsidR="00684695" w:rsidRPr="00C307BC" w:rsidDel="00621F95" w:rsidRDefault="00684695">
      <w:pPr>
        <w:keepNext/>
        <w:rPr>
          <w:del w:id="1940" w:author="TOANNM" w:date="2018-05-19T09:19:00Z"/>
          <w:rFonts w:eastAsia="Times New Roman"/>
          <w:sz w:val="26"/>
          <w:szCs w:val="26"/>
        </w:rPr>
        <w:pPrChange w:id="1941" w:author="Nguyen Toan" w:date="2018-05-18T22:35:00Z">
          <w:pPr>
            <w:spacing w:after="120"/>
            <w:ind w:firstLine="567"/>
            <w:jc w:val="both"/>
          </w:pPr>
        </w:pPrChange>
      </w:pPr>
      <w:moveFrom w:id="1942" w:author="Nguyen Toan" w:date="2018-05-18T20:23:00Z">
        <w:del w:id="1943" w:author="TOANNM" w:date="2018-05-19T09:19:00Z">
          <w:r w:rsidRPr="00C307BC" w:rsidDel="00621F95">
            <w:rPr>
              <w:rFonts w:eastAsia="Times New Roman"/>
              <w:b/>
              <w:sz w:val="26"/>
              <w:szCs w:val="26"/>
            </w:rPr>
            <w:delText>Quản lý Plugin</w:delText>
          </w:r>
          <w:r w:rsidRPr="00071A6D" w:rsidDel="00621F95">
            <w:rPr>
              <w:rFonts w:eastAsia="Times New Roman"/>
              <w:sz w:val="26"/>
              <w:szCs w:val="26"/>
            </w:rPr>
            <w:delText xml:space="preserve"> (Manage Plugin):</w:delText>
          </w:r>
          <w:r w:rsidRPr="00C307BC" w:rsidDel="00621F95">
            <w:rPr>
              <w:rFonts w:eastAsia="Times New Roman"/>
              <w:b/>
              <w:sz w:val="26"/>
              <w:szCs w:val="26"/>
            </w:rPr>
            <w:delText xml:space="preserve"> </w:delText>
          </w:r>
          <w:r w:rsidRPr="00C307BC" w:rsidDel="00621F95">
            <w:rPr>
              <w:rFonts w:eastAsia="Times New Roman"/>
              <w:sz w:val="26"/>
              <w:szCs w:val="26"/>
            </w:rPr>
            <w:delText xml:space="preserve">Màn hình hỗ trợ cài đặt một loạt các plugin của bên thứ ba ngay từ các công cụ quản lý mã nguồn khác nhau như Git, Mercurial hoặc </w:delText>
          </w:r>
          <w:r w:rsidRPr="00C307BC" w:rsidDel="00621F95">
            <w:rPr>
              <w:rFonts w:eastAsia="Times New Roman"/>
              <w:sz w:val="26"/>
              <w:szCs w:val="26"/>
            </w:rPr>
            <w:lastRenderedPageBreak/>
            <w:delText>ClearCase, để mã hóa báo cáo số liệu về mức độ bảo hiểm và chất lượng mã. Plugins có thể được cài đặt, cập nhật và loại bỏ thông qua màn hình này</w:delText>
          </w:r>
          <w:r w:rsidRPr="00C307BC" w:rsidDel="00621F95">
            <w:rPr>
              <w:rFonts w:eastAsia="Times New Roman"/>
              <w:b/>
              <w:sz w:val="26"/>
              <w:szCs w:val="26"/>
            </w:rPr>
            <w:delText xml:space="preserve"> </w:delText>
          </w:r>
          <w:r w:rsidRPr="00C307BC" w:rsidDel="00621F95">
            <w:rPr>
              <w:rFonts w:eastAsia="Times New Roman"/>
              <w:sz w:val="26"/>
              <w:szCs w:val="26"/>
            </w:rPr>
            <w:delText xml:space="preserve">(xem </w:delText>
          </w:r>
          <w:r w:rsidRPr="00C307BC" w:rsidDel="00621F95">
            <w:rPr>
              <w:rFonts w:eastAsia="Times New Roman"/>
              <w:sz w:val="26"/>
              <w:szCs w:val="26"/>
            </w:rPr>
            <w:fldChar w:fldCharType="begin"/>
          </w:r>
          <w:r w:rsidRPr="00C307BC" w:rsidDel="00621F95">
            <w:rPr>
              <w:rFonts w:eastAsia="Times New Roman"/>
              <w:sz w:val="26"/>
              <w:szCs w:val="26"/>
            </w:rPr>
            <w:delInstrText xml:space="preserve"> REF _Ref513152455 \h  \* MERGEFORMAT </w:delInstrText>
          </w:r>
        </w:del>
      </w:moveFrom>
      <w:del w:id="1944" w:author="TOANNM" w:date="2018-05-19T09:19:00Z">
        <w:r w:rsidRPr="00C307BC" w:rsidDel="00621F95">
          <w:rPr>
            <w:rFonts w:eastAsia="Times New Roman"/>
            <w:sz w:val="26"/>
            <w:szCs w:val="26"/>
          </w:rPr>
        </w:r>
      </w:del>
      <w:moveFrom w:id="1945" w:author="Nguyen Toan" w:date="2018-05-18T20:23:00Z">
        <w:del w:id="1946" w:author="TOANNM" w:date="2018-05-19T09:19:00Z">
          <w:r w:rsidRPr="00C307BC" w:rsidDel="00621F95">
            <w:rPr>
              <w:rFonts w:eastAsia="Times New Roman"/>
              <w:sz w:val="26"/>
              <w:szCs w:val="26"/>
            </w:rPr>
            <w:fldChar w:fldCharType="separate"/>
          </w:r>
          <w:r w:rsidR="009C452F" w:rsidRPr="009C452F" w:rsidDel="00621F95">
            <w:rPr>
              <w:sz w:val="26"/>
              <w:szCs w:val="26"/>
            </w:rPr>
            <w:delText xml:space="preserve">Hình </w:delText>
          </w:r>
          <w:r w:rsidR="009C452F" w:rsidRPr="009C452F" w:rsidDel="00621F95">
            <w:rPr>
              <w:noProof/>
              <w:sz w:val="26"/>
              <w:szCs w:val="26"/>
            </w:rPr>
            <w:delText>3.13</w:delText>
          </w:r>
          <w:r w:rsidRPr="00C307BC" w:rsidDel="00621F95">
            <w:rPr>
              <w:rFonts w:eastAsia="Times New Roman"/>
              <w:sz w:val="26"/>
              <w:szCs w:val="26"/>
            </w:rPr>
            <w:fldChar w:fldCharType="end"/>
          </w:r>
          <w:r w:rsidRPr="00C307BC" w:rsidDel="00621F95">
            <w:rPr>
              <w:rFonts w:eastAsia="Times New Roman"/>
              <w:sz w:val="26"/>
              <w:szCs w:val="26"/>
            </w:rPr>
            <w:delText>).</w:delText>
          </w:r>
        </w:del>
      </w:moveFrom>
    </w:p>
    <w:p w14:paraId="36756AC4" w14:textId="0A7DF115" w:rsidR="00685A8E" w:rsidRPr="00C307BC" w:rsidDel="00621F95" w:rsidRDefault="001C47D0">
      <w:pPr>
        <w:keepNext/>
        <w:rPr>
          <w:del w:id="1947" w:author="TOANNM" w:date="2018-05-19T09:19:00Z"/>
          <w:sz w:val="26"/>
          <w:szCs w:val="26"/>
        </w:rPr>
        <w:pPrChange w:id="1948" w:author="Nguyen Toan" w:date="2018-05-18T22:35:00Z">
          <w:pPr>
            <w:spacing w:after="120"/>
            <w:ind w:firstLine="567"/>
            <w:jc w:val="both"/>
          </w:pPr>
        </w:pPrChange>
      </w:pPr>
      <w:moveFrom w:id="1949" w:author="Nguyen Toan" w:date="2018-05-18T20:23:00Z">
        <w:del w:id="1950" w:author="TOANNM" w:date="2018-05-19T09:19:00Z">
          <w:r w:rsidRPr="00C307BC" w:rsidDel="00621F95">
            <w:rPr>
              <w:b/>
              <w:sz w:val="26"/>
              <w:szCs w:val="26"/>
            </w:rPr>
            <w:delText xml:space="preserve">Thông tin hệ thống </w:delText>
          </w:r>
          <w:r w:rsidRPr="00071A6D" w:rsidDel="00621F95">
            <w:rPr>
              <w:sz w:val="26"/>
              <w:szCs w:val="26"/>
            </w:rPr>
            <w:delText>(</w:delText>
          </w:r>
          <w:r w:rsidR="00193894" w:rsidRPr="00071A6D" w:rsidDel="00621F95">
            <w:rPr>
              <w:sz w:val="26"/>
              <w:szCs w:val="26"/>
            </w:rPr>
            <w:delText>System Information</w:delText>
          </w:r>
          <w:r w:rsidRPr="00C307BC" w:rsidDel="00621F95">
            <w:rPr>
              <w:sz w:val="26"/>
              <w:szCs w:val="26"/>
            </w:rPr>
            <w:delText>)</w:delText>
          </w:r>
          <w:r w:rsidR="00193894" w:rsidRPr="00071A6D" w:rsidDel="00621F95">
            <w:rPr>
              <w:sz w:val="26"/>
              <w:szCs w:val="26"/>
            </w:rPr>
            <w:delText>:</w:delText>
          </w:r>
          <w:r w:rsidR="00193894" w:rsidRPr="00C307BC" w:rsidDel="00621F95">
            <w:rPr>
              <w:sz w:val="26"/>
              <w:szCs w:val="26"/>
            </w:rPr>
            <w:delText xml:space="preserve"> Màn hình này hiển thị danh sách tất cả các thuộc tính hệ thống Java và biến môi trường hệ </w:delText>
          </w:r>
          <w:r w:rsidR="002F47C7" w:rsidDel="00621F95">
            <w:rPr>
              <w:rFonts w:eastAsia="Times New Roman"/>
              <w:sz w:val="26"/>
              <w:szCs w:val="26"/>
            </w:rPr>
            <w:delText>thống</w:delText>
          </w:r>
          <w:r w:rsidR="00193894" w:rsidRPr="00C307BC" w:rsidDel="00621F95">
            <w:rPr>
              <w:sz w:val="26"/>
              <w:szCs w:val="26"/>
            </w:rPr>
            <w:delText xml:space="preserve"> hiện tại. Ở đây người ta có thể kiểm tra chính xác phiên bản Java Jenkins đang chạy, người dùng nào đang chạy tác vụ.</w:delText>
          </w:r>
          <w:r w:rsidR="00A12E82" w:rsidRPr="00C307BC" w:rsidDel="00621F95">
            <w:rPr>
              <w:sz w:val="26"/>
              <w:szCs w:val="26"/>
            </w:rPr>
            <w:delText xml:space="preserve"> </w:delText>
          </w:r>
          <w:r w:rsidR="003F5EA6" w:rsidRPr="00C307BC" w:rsidDel="00621F95">
            <w:rPr>
              <w:sz w:val="26"/>
              <w:szCs w:val="26"/>
            </w:rPr>
            <w:fldChar w:fldCharType="begin"/>
          </w:r>
          <w:r w:rsidR="003F5EA6" w:rsidRPr="00C307BC" w:rsidDel="00621F95">
            <w:rPr>
              <w:sz w:val="26"/>
              <w:szCs w:val="26"/>
            </w:rPr>
            <w:delInstrText xml:space="preserve"> REF _Ref513152574 \h  \* MERGEFORMAT </w:delInstrText>
          </w:r>
        </w:del>
      </w:moveFrom>
      <w:del w:id="1951" w:author="TOANNM" w:date="2018-05-19T09:19:00Z">
        <w:r w:rsidR="003F5EA6" w:rsidRPr="00C307BC" w:rsidDel="00621F95">
          <w:rPr>
            <w:sz w:val="26"/>
            <w:szCs w:val="26"/>
          </w:rPr>
        </w:r>
      </w:del>
      <w:moveFrom w:id="1952" w:author="Nguyen Toan" w:date="2018-05-18T20:23:00Z">
        <w:del w:id="1953" w:author="TOANNM" w:date="2018-05-19T09:19:00Z">
          <w:r w:rsidR="003F5EA6" w:rsidRPr="00C307BC" w:rsidDel="00621F95">
            <w:rPr>
              <w:sz w:val="26"/>
              <w:szCs w:val="26"/>
            </w:rPr>
            <w:fldChar w:fldCharType="separate"/>
          </w:r>
          <w:r w:rsidR="009C452F" w:rsidRPr="009C452F" w:rsidDel="00621F95">
            <w:rPr>
              <w:sz w:val="26"/>
              <w:szCs w:val="26"/>
            </w:rPr>
            <w:delText xml:space="preserve">Hình </w:delText>
          </w:r>
          <w:r w:rsidR="009C452F" w:rsidRPr="009C452F" w:rsidDel="00621F95">
            <w:rPr>
              <w:noProof/>
              <w:sz w:val="26"/>
              <w:szCs w:val="26"/>
            </w:rPr>
            <w:delText>3.14</w:delText>
          </w:r>
          <w:r w:rsidR="003F5EA6" w:rsidRPr="00C307BC" w:rsidDel="00621F95">
            <w:rPr>
              <w:sz w:val="26"/>
              <w:szCs w:val="26"/>
            </w:rPr>
            <w:fldChar w:fldCharType="end"/>
          </w:r>
          <w:r w:rsidR="00283CD9" w:rsidRPr="00C307BC" w:rsidDel="00621F95">
            <w:rPr>
              <w:sz w:val="26"/>
              <w:szCs w:val="26"/>
            </w:rPr>
            <w:delText xml:space="preserve"> </w:delText>
          </w:r>
          <w:r w:rsidR="00193894" w:rsidRPr="00C307BC" w:rsidDel="00621F95">
            <w:rPr>
              <w:sz w:val="26"/>
              <w:szCs w:val="26"/>
            </w:rPr>
            <w:delText>cho thấy một số thông tin về giá trị tên có sẵn trong phần này.</w:delText>
          </w:r>
        </w:del>
      </w:moveFrom>
    </w:p>
    <w:p w14:paraId="76FFCDC7" w14:textId="6F31380C" w:rsidR="005D375F" w:rsidRPr="00C307BC" w:rsidDel="00621F95" w:rsidRDefault="00A12E82">
      <w:pPr>
        <w:keepNext/>
        <w:spacing w:line="276" w:lineRule="auto"/>
        <w:rPr>
          <w:del w:id="1954" w:author="TOANNM" w:date="2018-05-19T09:19:00Z"/>
          <w:sz w:val="26"/>
          <w:szCs w:val="26"/>
        </w:rPr>
        <w:pPrChange w:id="1955" w:author="Nguyen Toan" w:date="2018-05-18T22:35:00Z">
          <w:pPr>
            <w:keepNext/>
            <w:spacing w:line="288" w:lineRule="auto"/>
            <w:ind w:firstLine="567"/>
            <w:jc w:val="center"/>
          </w:pPr>
        </w:pPrChange>
      </w:pPr>
      <w:moveFrom w:id="1956" w:author="Nguyen Toan" w:date="2018-05-18T20:23:00Z">
        <w:del w:id="1957" w:author="TOANNM" w:date="2018-05-19T09:19:00Z">
          <w:r w:rsidRPr="00C307BC" w:rsidDel="00621F95">
            <w:rPr>
              <w:noProof/>
              <w:sz w:val="26"/>
              <w:szCs w:val="26"/>
              <w:rPrChange w:id="1958" w:author="Unknown">
                <w:rPr>
                  <w:noProof/>
                </w:rPr>
              </w:rPrChange>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30">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del>
      </w:moveFrom>
    </w:p>
    <w:p w14:paraId="259F4D2F" w14:textId="6A51CABB" w:rsidR="004E212E" w:rsidRPr="00C307BC" w:rsidDel="00621F95" w:rsidRDefault="005D375F">
      <w:pPr>
        <w:keepNext/>
        <w:rPr>
          <w:del w:id="1959" w:author="TOANNM" w:date="2018-05-19T09:19:00Z"/>
          <w:sz w:val="26"/>
          <w:szCs w:val="26"/>
        </w:rPr>
        <w:pPrChange w:id="1960" w:author="Nguyen Toan" w:date="2018-05-18T22:35:00Z">
          <w:pPr>
            <w:pStyle w:val="Caption"/>
            <w:jc w:val="center"/>
          </w:pPr>
        </w:pPrChange>
      </w:pPr>
      <w:bookmarkStart w:id="1961" w:name="_Ref513152574"/>
      <w:moveFrom w:id="1962" w:author="Nguyen Toan" w:date="2018-05-18T20:23:00Z">
        <w:del w:id="1963" w:author="TOANNM" w:date="2018-05-19T09:19:00Z">
          <w:r w:rsidRPr="00C307BC" w:rsidDel="00621F95">
            <w:rPr>
              <w:sz w:val="26"/>
              <w:szCs w:val="26"/>
            </w:rPr>
            <w:delText xml:space="preserve">Hình </w:delText>
          </w:r>
          <w:r w:rsidR="007B1CDB" w:rsidRPr="00C307BC" w:rsidDel="00621F95">
            <w:rPr>
              <w:i/>
              <w:sz w:val="26"/>
              <w:szCs w:val="26"/>
            </w:rPr>
            <w:fldChar w:fldCharType="begin"/>
          </w:r>
          <w:r w:rsidR="007B1CDB" w:rsidRPr="00C307BC" w:rsidDel="00621F95">
            <w:rPr>
              <w:sz w:val="26"/>
              <w:szCs w:val="26"/>
            </w:rPr>
            <w:delInstrText xml:space="preserve"> STYLEREF 1 \s </w:delInstrText>
          </w:r>
          <w:r w:rsidR="007B1CDB" w:rsidRPr="00C307BC" w:rsidDel="00621F95">
            <w:rPr>
              <w:i/>
              <w:sz w:val="26"/>
              <w:szCs w:val="26"/>
            </w:rPr>
            <w:fldChar w:fldCharType="separate"/>
          </w:r>
          <w:r w:rsidR="009C452F" w:rsidDel="00621F95">
            <w:rPr>
              <w:noProof/>
              <w:sz w:val="26"/>
              <w:szCs w:val="26"/>
            </w:rPr>
            <w:delText>3</w:delText>
          </w:r>
          <w:r w:rsidR="007B1CDB" w:rsidRPr="00C307BC" w:rsidDel="00621F95">
            <w:rPr>
              <w:i/>
              <w:sz w:val="26"/>
              <w:szCs w:val="26"/>
            </w:rPr>
            <w:fldChar w:fldCharType="end"/>
          </w:r>
          <w:r w:rsidR="007B1CDB" w:rsidRPr="00C307BC" w:rsidDel="00621F95">
            <w:rPr>
              <w:sz w:val="26"/>
              <w:szCs w:val="26"/>
            </w:rPr>
            <w:delText>.</w:delText>
          </w:r>
          <w:r w:rsidR="007B1CDB" w:rsidRPr="00C307BC" w:rsidDel="00621F95">
            <w:rPr>
              <w:i/>
              <w:sz w:val="26"/>
              <w:szCs w:val="26"/>
            </w:rPr>
            <w:fldChar w:fldCharType="begin"/>
          </w:r>
          <w:r w:rsidR="007B1CDB" w:rsidRPr="00C307BC" w:rsidDel="00621F95">
            <w:rPr>
              <w:sz w:val="26"/>
              <w:szCs w:val="26"/>
            </w:rPr>
            <w:delInstrText xml:space="preserve"> SEQ Hình \* ARABIC \s 1 </w:delInstrText>
          </w:r>
          <w:r w:rsidR="007B1CDB" w:rsidRPr="00C307BC" w:rsidDel="00621F95">
            <w:rPr>
              <w:i/>
              <w:sz w:val="26"/>
              <w:szCs w:val="26"/>
            </w:rPr>
            <w:fldChar w:fldCharType="separate"/>
          </w:r>
          <w:r w:rsidR="009C452F" w:rsidDel="00621F95">
            <w:rPr>
              <w:noProof/>
              <w:sz w:val="26"/>
              <w:szCs w:val="26"/>
            </w:rPr>
            <w:delText>14</w:delText>
          </w:r>
          <w:r w:rsidR="007B1CDB" w:rsidRPr="00C307BC" w:rsidDel="00621F95">
            <w:rPr>
              <w:i/>
              <w:sz w:val="26"/>
              <w:szCs w:val="26"/>
            </w:rPr>
            <w:fldChar w:fldCharType="end"/>
          </w:r>
          <w:bookmarkEnd w:id="1961"/>
          <w:r w:rsidRPr="00C307BC" w:rsidDel="00621F95">
            <w:rPr>
              <w:sz w:val="26"/>
              <w:szCs w:val="26"/>
            </w:rPr>
            <w:delText>: Thông tin hệ thống của Jenkins</w:delText>
          </w:r>
        </w:del>
      </w:moveFrom>
    </w:p>
    <w:p w14:paraId="5287EF5F" w14:textId="261C3D4A" w:rsidR="00FA046C" w:rsidRPr="00C307BC" w:rsidDel="00621F95" w:rsidRDefault="004A1882">
      <w:pPr>
        <w:keepNext/>
        <w:rPr>
          <w:del w:id="1964" w:author="TOANNM" w:date="2018-05-19T09:19:00Z"/>
          <w:rFonts w:eastAsia="Times New Roman"/>
          <w:sz w:val="26"/>
          <w:szCs w:val="26"/>
        </w:rPr>
        <w:pPrChange w:id="1965" w:author="Nguyen Toan" w:date="2018-05-18T22:35:00Z">
          <w:pPr>
            <w:spacing w:after="120"/>
            <w:ind w:firstLine="567"/>
            <w:jc w:val="both"/>
          </w:pPr>
        </w:pPrChange>
      </w:pPr>
      <w:moveFrom w:id="1966" w:author="Nguyen Toan" w:date="2018-05-18T20:23:00Z">
        <w:del w:id="1967" w:author="TOANNM" w:date="2018-05-19T09:19:00Z">
          <w:r w:rsidRPr="00C307BC" w:rsidDel="00621F95">
            <w:rPr>
              <w:rFonts w:eastAsia="Times New Roman"/>
              <w:b/>
              <w:sz w:val="26"/>
              <w:szCs w:val="26"/>
            </w:rPr>
            <w:delText>Lịch sử</w:delText>
          </w:r>
          <w:r w:rsidR="00151833" w:rsidRPr="00C307BC" w:rsidDel="00621F95">
            <w:rPr>
              <w:rFonts w:eastAsia="Times New Roman"/>
              <w:b/>
              <w:sz w:val="26"/>
              <w:szCs w:val="26"/>
            </w:rPr>
            <w:delText xml:space="preserve"> hệ thống</w:delText>
          </w:r>
          <w:r w:rsidRPr="00C307BC" w:rsidDel="00621F95">
            <w:rPr>
              <w:rFonts w:eastAsia="Times New Roman"/>
              <w:b/>
              <w:sz w:val="26"/>
              <w:szCs w:val="26"/>
            </w:rPr>
            <w:delText xml:space="preserve"> </w:delText>
          </w:r>
          <w:r w:rsidRPr="00071A6D" w:rsidDel="00621F95">
            <w:rPr>
              <w:rFonts w:eastAsia="Times New Roman"/>
              <w:sz w:val="26"/>
              <w:szCs w:val="26"/>
            </w:rPr>
            <w:delText>(</w:delText>
          </w:r>
          <w:r w:rsidR="00C73FC8" w:rsidRPr="00071A6D" w:rsidDel="00621F95">
            <w:rPr>
              <w:rFonts w:eastAsia="Times New Roman"/>
              <w:sz w:val="26"/>
              <w:szCs w:val="26"/>
            </w:rPr>
            <w:delText>System Log</w:delText>
          </w:r>
          <w:r w:rsidRPr="00071A6D" w:rsidDel="00621F95">
            <w:rPr>
              <w:rFonts w:eastAsia="Times New Roman"/>
              <w:sz w:val="26"/>
              <w:szCs w:val="26"/>
            </w:rPr>
            <w:delText>)</w:delText>
          </w:r>
          <w:r w:rsidR="00C73FC8" w:rsidRPr="00071A6D" w:rsidDel="00621F95">
            <w:rPr>
              <w:rFonts w:eastAsia="Times New Roman"/>
              <w:sz w:val="26"/>
              <w:szCs w:val="26"/>
            </w:rPr>
            <w:delText>:</w:delText>
          </w:r>
          <w:r w:rsidR="00C73FC8" w:rsidRPr="00C307BC" w:rsidDel="00621F95">
            <w:rPr>
              <w:rFonts w:eastAsia="Times New Roman"/>
              <w:sz w:val="26"/>
              <w:szCs w:val="26"/>
            </w:rPr>
            <w:delText xml:space="preserve"> Màn hình </w:delText>
          </w:r>
          <w:r w:rsidR="00120D78" w:rsidRPr="00C307BC" w:rsidDel="00621F95">
            <w:rPr>
              <w:rFonts w:eastAsia="Times New Roman"/>
              <w:sz w:val="26"/>
              <w:szCs w:val="26"/>
            </w:rPr>
            <w:delText xml:space="preserve">System Log </w:delText>
          </w:r>
          <w:r w:rsidR="00C73FC8" w:rsidRPr="00C307BC" w:rsidDel="00621F95">
            <w:rPr>
              <w:rFonts w:eastAsia="Times New Roman"/>
              <w:sz w:val="26"/>
              <w:szCs w:val="26"/>
            </w:rPr>
            <w:delText xml:space="preserve">là cách thuận tiện để xem các </w:delText>
          </w:r>
          <w:r w:rsidR="00851B06" w:rsidRPr="00C307BC" w:rsidDel="00621F95">
            <w:rPr>
              <w:rFonts w:eastAsia="Times New Roman"/>
              <w:sz w:val="26"/>
              <w:szCs w:val="26"/>
            </w:rPr>
            <w:delText xml:space="preserve">tập tin </w:delText>
          </w:r>
          <w:r w:rsidR="003B2690" w:rsidRPr="00C307BC" w:rsidDel="00621F95">
            <w:rPr>
              <w:rFonts w:eastAsia="Times New Roman"/>
              <w:sz w:val="26"/>
              <w:szCs w:val="26"/>
            </w:rPr>
            <w:delText xml:space="preserve">lịch sử </w:delText>
          </w:r>
          <w:r w:rsidR="00C73FC8" w:rsidRPr="00C307BC" w:rsidDel="00621F95">
            <w:rPr>
              <w:rFonts w:eastAsia="Times New Roman"/>
              <w:sz w:val="26"/>
              <w:szCs w:val="26"/>
            </w:rPr>
            <w:delText xml:space="preserve">Jenkins trong thời gian thực. </w:delText>
          </w:r>
          <w:r w:rsidR="002A60F1" w:rsidRPr="00C307BC" w:rsidDel="00621F95">
            <w:rPr>
              <w:rFonts w:eastAsia="Times New Roman"/>
              <w:sz w:val="26"/>
              <w:szCs w:val="26"/>
            </w:rPr>
            <w:delText>V</w:delText>
          </w:r>
          <w:r w:rsidR="00C73FC8" w:rsidRPr="00C307BC" w:rsidDel="00621F95">
            <w:rPr>
              <w:rFonts w:eastAsia="Times New Roman"/>
              <w:sz w:val="26"/>
              <w:szCs w:val="26"/>
            </w:rPr>
            <w:delText xml:space="preserve">iệc sử dụng chính của màn hình này là để </w:delText>
          </w:r>
          <w:r w:rsidR="00465353" w:rsidRPr="00C307BC" w:rsidDel="00621F95">
            <w:rPr>
              <w:rFonts w:eastAsia="Times New Roman"/>
              <w:sz w:val="26"/>
              <w:szCs w:val="26"/>
            </w:rPr>
            <w:delText xml:space="preserve">tìm và </w:delText>
          </w:r>
          <w:r w:rsidR="00C73FC8" w:rsidRPr="00C307BC" w:rsidDel="00621F95">
            <w:rPr>
              <w:rFonts w:eastAsia="Times New Roman"/>
              <w:sz w:val="26"/>
              <w:szCs w:val="26"/>
            </w:rPr>
            <w:delText>khắc phục sự cố.</w:delText>
          </w:r>
        </w:del>
      </w:moveFrom>
    </w:p>
    <w:p w14:paraId="7C1978F0" w14:textId="2A2D12AD" w:rsidR="00C73FC8" w:rsidRPr="00C307BC" w:rsidDel="00621F95" w:rsidRDefault="004A1882">
      <w:pPr>
        <w:keepNext/>
        <w:rPr>
          <w:del w:id="1968" w:author="TOANNM" w:date="2018-05-19T09:19:00Z"/>
          <w:rFonts w:eastAsia="Times New Roman"/>
          <w:sz w:val="26"/>
          <w:szCs w:val="26"/>
        </w:rPr>
        <w:pPrChange w:id="1969" w:author="Nguyen Toan" w:date="2018-05-18T22:35:00Z">
          <w:pPr>
            <w:spacing w:after="120"/>
            <w:ind w:firstLine="567"/>
            <w:jc w:val="both"/>
          </w:pPr>
        </w:pPrChange>
      </w:pPr>
      <w:moveFrom w:id="1970" w:author="Nguyen Toan" w:date="2018-05-18T20:23:00Z">
        <w:del w:id="1971" w:author="TOANNM" w:date="2018-05-19T09:19:00Z">
          <w:r w:rsidRPr="00071A6D" w:rsidDel="00621F95">
            <w:rPr>
              <w:rFonts w:eastAsia="Times New Roman"/>
              <w:b/>
              <w:sz w:val="26"/>
              <w:szCs w:val="26"/>
            </w:rPr>
            <w:delText xml:space="preserve">Thống kê tải </w:delText>
          </w:r>
          <w:r w:rsidRPr="00C307BC" w:rsidDel="00621F95">
            <w:rPr>
              <w:rFonts w:eastAsia="Times New Roman"/>
              <w:sz w:val="26"/>
              <w:szCs w:val="26"/>
            </w:rPr>
            <w:delText>(</w:delText>
          </w:r>
          <w:r w:rsidR="00C73FC8" w:rsidRPr="00071A6D" w:rsidDel="00621F95">
            <w:rPr>
              <w:rFonts w:eastAsia="Times New Roman"/>
              <w:sz w:val="26"/>
              <w:szCs w:val="26"/>
            </w:rPr>
            <w:delText>Load Statistics</w:delText>
          </w:r>
          <w:r w:rsidRPr="00C307BC" w:rsidDel="00621F95">
            <w:rPr>
              <w:rFonts w:eastAsia="Times New Roman"/>
              <w:sz w:val="26"/>
              <w:szCs w:val="26"/>
            </w:rPr>
            <w:delText>)</w:delText>
          </w:r>
          <w:r w:rsidR="00C73FC8" w:rsidRPr="00071A6D" w:rsidDel="00621F95">
            <w:rPr>
              <w:rFonts w:eastAsia="Times New Roman"/>
              <w:sz w:val="26"/>
              <w:szCs w:val="26"/>
            </w:rPr>
            <w:delText>:</w:delText>
          </w:r>
          <w:r w:rsidR="00C73FC8" w:rsidRPr="00C307BC" w:rsidDel="00621F95">
            <w:rPr>
              <w:rFonts w:eastAsia="Times New Roman"/>
              <w:sz w:val="26"/>
              <w:szCs w:val="26"/>
            </w:rPr>
            <w:delText xml:space="preserve"> Các trang này hiển thị dữ liệu đồ họa về mức độ bận của phiên bản Jenkins về số lượng các bản</w:delText>
          </w:r>
          <w:r w:rsidR="00AC71E8" w:rsidRPr="00C307BC" w:rsidDel="00621F95">
            <w:rPr>
              <w:rFonts w:eastAsia="Times New Roman"/>
              <w:sz w:val="26"/>
              <w:szCs w:val="26"/>
            </w:rPr>
            <w:delText xml:space="preserve"> biên dịch </w:delText>
          </w:r>
          <w:r w:rsidR="00C73FC8" w:rsidRPr="00C307BC" w:rsidDel="00621F95">
            <w:rPr>
              <w:rFonts w:eastAsia="Times New Roman"/>
              <w:sz w:val="26"/>
              <w:szCs w:val="26"/>
            </w:rPr>
            <w:delText xml:space="preserve">đồng thời và độ dài của hàng đợi </w:delText>
          </w:r>
          <w:r w:rsidR="00393D3A" w:rsidRPr="00C307BC" w:rsidDel="00621F95">
            <w:rPr>
              <w:rFonts w:eastAsia="Times New Roman"/>
              <w:sz w:val="26"/>
              <w:szCs w:val="26"/>
            </w:rPr>
            <w:delText xml:space="preserve">biên </w:delText>
          </w:r>
          <w:r w:rsidR="00BF52DF" w:rsidRPr="00C307BC" w:rsidDel="00621F95">
            <w:rPr>
              <w:rFonts w:eastAsia="Times New Roman"/>
              <w:sz w:val="26"/>
              <w:szCs w:val="26"/>
            </w:rPr>
            <w:delText xml:space="preserve">dịch </w:delText>
          </w:r>
          <w:r w:rsidR="00C73FC8" w:rsidRPr="00C307BC" w:rsidDel="00621F95">
            <w:rPr>
              <w:rFonts w:eastAsia="Times New Roman"/>
              <w:sz w:val="26"/>
              <w:szCs w:val="26"/>
            </w:rPr>
            <w:delText>cho biết</w:delText>
          </w:r>
          <w:r w:rsidR="00E358F0" w:rsidRPr="00C307BC" w:rsidDel="00621F95">
            <w:rPr>
              <w:rFonts w:eastAsia="Times New Roman"/>
              <w:sz w:val="26"/>
              <w:szCs w:val="26"/>
            </w:rPr>
            <w:delText xml:space="preserve"> một </w:delText>
          </w:r>
          <w:r w:rsidR="00571C73" w:rsidRPr="00C307BC" w:rsidDel="00621F95">
            <w:rPr>
              <w:rFonts w:eastAsia="Times New Roman"/>
              <w:sz w:val="26"/>
              <w:szCs w:val="26"/>
            </w:rPr>
            <w:delText>dự án</w:delText>
          </w:r>
          <w:r w:rsidR="00C73FC8" w:rsidRPr="00C307BC" w:rsidDel="00621F95">
            <w:rPr>
              <w:rFonts w:eastAsia="Times New Roman"/>
              <w:sz w:val="26"/>
              <w:szCs w:val="26"/>
            </w:rPr>
            <w:delText xml:space="preserve"> cần phải đợi bao lâu trước khi được thực thi. Những số liệu thống kê này có thể đưa ra ý tưởng tốt về việc liệu các công suất phụ hay các nút </w:delText>
          </w:r>
          <w:r w:rsidR="004757F8" w:rsidRPr="00C307BC" w:rsidDel="00621F95">
            <w:rPr>
              <w:rFonts w:eastAsia="Times New Roman"/>
              <w:sz w:val="26"/>
              <w:szCs w:val="26"/>
            </w:rPr>
            <w:delText>biên dịch</w:delText>
          </w:r>
          <w:r w:rsidR="00C73FC8" w:rsidRPr="00C307BC" w:rsidDel="00621F95">
            <w:rPr>
              <w:rFonts w:eastAsia="Times New Roman"/>
              <w:sz w:val="26"/>
              <w:szCs w:val="26"/>
            </w:rPr>
            <w:delText xml:space="preserve"> bổ sung có được yêu cầu từ quan điểm cơ sở hạ tầng hay không.</w:delText>
          </w:r>
        </w:del>
      </w:moveFrom>
    </w:p>
    <w:p w14:paraId="0693FC2A" w14:textId="4E694E58" w:rsidR="00C73FC8" w:rsidRPr="00C307BC" w:rsidDel="00621F95" w:rsidRDefault="004A1882">
      <w:pPr>
        <w:spacing w:after="120" w:line="288" w:lineRule="auto"/>
        <w:jc w:val="both"/>
        <w:rPr>
          <w:del w:id="1972" w:author="TOANNM" w:date="2018-05-19T09:19:00Z"/>
          <w:rFonts w:eastAsia="Times New Roman"/>
          <w:sz w:val="26"/>
          <w:szCs w:val="26"/>
        </w:rPr>
        <w:pPrChange w:id="1973" w:author="Nguyen Toan" w:date="2018-05-18T22:35:00Z">
          <w:pPr>
            <w:spacing w:after="120"/>
            <w:ind w:firstLine="567"/>
            <w:jc w:val="both"/>
          </w:pPr>
        </w:pPrChange>
      </w:pPr>
      <w:moveFrom w:id="1974" w:author="Nguyen Toan" w:date="2018-05-18T20:23:00Z">
        <w:del w:id="1975" w:author="TOANNM" w:date="2018-05-19T09:19:00Z">
          <w:r w:rsidRPr="00C307BC" w:rsidDel="00621F95">
            <w:rPr>
              <w:rFonts w:eastAsia="Times New Roman"/>
              <w:b/>
              <w:sz w:val="26"/>
              <w:szCs w:val="26"/>
            </w:rPr>
            <w:delText>Tập lệnh kịch bản (</w:delText>
          </w:r>
          <w:r w:rsidR="00C73FC8" w:rsidRPr="00071A6D" w:rsidDel="00621F95">
            <w:rPr>
              <w:rFonts w:eastAsia="Times New Roman"/>
              <w:sz w:val="26"/>
              <w:szCs w:val="26"/>
            </w:rPr>
            <w:delText>Script Console</w:delText>
          </w:r>
          <w:r w:rsidRPr="00C307BC" w:rsidDel="00621F95">
            <w:rPr>
              <w:rFonts w:eastAsia="Times New Roman"/>
              <w:sz w:val="26"/>
              <w:szCs w:val="26"/>
            </w:rPr>
            <w:delText>)</w:delText>
          </w:r>
          <w:r w:rsidR="00C73FC8" w:rsidRPr="00C307BC" w:rsidDel="00621F95">
            <w:rPr>
              <w:rFonts w:eastAsia="Times New Roman"/>
              <w:b/>
              <w:sz w:val="26"/>
              <w:szCs w:val="26"/>
            </w:rPr>
            <w:delText xml:space="preserve">: </w:delText>
          </w:r>
          <w:r w:rsidR="00C73FC8" w:rsidRPr="00C307BC" w:rsidDel="00621F95">
            <w:rPr>
              <w:rFonts w:eastAsia="Times New Roman"/>
              <w:sz w:val="26"/>
              <w:szCs w:val="26"/>
            </w:rPr>
            <w:delText xml:space="preserve">Màn hình này cho phép chạy các tập lệnh Groovy trên máy chủ. Nó rất hữu ích cho việc xử lý sự cố </w:delText>
          </w:r>
          <w:r w:rsidR="00AF116E" w:rsidRPr="00C307BC" w:rsidDel="00621F95">
            <w:rPr>
              <w:rFonts w:eastAsia="Times New Roman"/>
              <w:sz w:val="26"/>
              <w:szCs w:val="26"/>
            </w:rPr>
            <w:delText xml:space="preserve">xảy ra </w:delText>
          </w:r>
          <w:r w:rsidR="00E22D25" w:rsidRPr="00C307BC" w:rsidDel="00621F95">
            <w:rPr>
              <w:rFonts w:eastAsia="Times New Roman"/>
              <w:sz w:val="26"/>
              <w:szCs w:val="26"/>
            </w:rPr>
            <w:delText>do</w:delText>
          </w:r>
          <w:r w:rsidR="00AF116E" w:rsidRPr="00C307BC" w:rsidDel="00621F95">
            <w:rPr>
              <w:rFonts w:eastAsia="Times New Roman"/>
              <w:sz w:val="26"/>
              <w:szCs w:val="26"/>
            </w:rPr>
            <w:delText xml:space="preserve"> ứng dụng</w:delText>
          </w:r>
          <w:r w:rsidR="00E22D25" w:rsidRPr="00C307BC" w:rsidDel="00621F95">
            <w:rPr>
              <w:rFonts w:eastAsia="Times New Roman"/>
              <w:sz w:val="26"/>
              <w:szCs w:val="26"/>
            </w:rPr>
            <w:delText xml:space="preserve"> </w:delText>
          </w:r>
          <w:r w:rsidR="00865BE5" w:rsidRPr="00C307BC" w:rsidDel="00621F95">
            <w:rPr>
              <w:rFonts w:eastAsia="Times New Roman"/>
              <w:sz w:val="26"/>
              <w:szCs w:val="26"/>
            </w:rPr>
            <w:delText xml:space="preserve">yêu cầu </w:delText>
          </w:r>
          <w:r w:rsidR="00C73FC8" w:rsidRPr="00C307BC" w:rsidDel="00621F95">
            <w:rPr>
              <w:rFonts w:eastAsia="Times New Roman"/>
              <w:sz w:val="26"/>
              <w:szCs w:val="26"/>
            </w:rPr>
            <w:delText xml:space="preserve">một </w:delText>
          </w:r>
          <w:r w:rsidR="00AB39CD" w:rsidRPr="00C307BC" w:rsidDel="00621F95">
            <w:rPr>
              <w:rFonts w:eastAsia="Times New Roman"/>
              <w:sz w:val="26"/>
              <w:szCs w:val="26"/>
            </w:rPr>
            <w:delText>cấu hình</w:delText>
          </w:r>
          <w:r w:rsidR="00C73FC8" w:rsidRPr="00C307BC" w:rsidDel="00621F95">
            <w:rPr>
              <w:rFonts w:eastAsia="Times New Roman"/>
              <w:sz w:val="26"/>
              <w:szCs w:val="26"/>
            </w:rPr>
            <w:delText xml:space="preserve"> mạ</w:delText>
          </w:r>
        </w:del>
        <w:del w:id="1976" w:author="Nguyen Toan" w:date="2018-05-18T22:35:00Z">
          <w:r w:rsidR="00C73FC8" w:rsidRPr="00C307BC" w:rsidDel="0070218E">
            <w:rPr>
              <w:rFonts w:eastAsia="Times New Roman"/>
              <w:sz w:val="26"/>
              <w:szCs w:val="26"/>
            </w:rPr>
            <w:delText>nh.</w:delText>
          </w:r>
        </w:del>
      </w:moveFrom>
    </w:p>
    <w:p w14:paraId="7B578419" w14:textId="0A3AFA75" w:rsidR="00912A0F" w:rsidRPr="00C307BC" w:rsidRDefault="00367B29" w:rsidP="00621F95">
      <w:pPr>
        <w:pStyle w:val="Caption"/>
        <w:spacing w:before="120" w:line="276" w:lineRule="auto"/>
        <w:ind w:firstLine="567"/>
        <w:jc w:val="both"/>
        <w:pPrChange w:id="1977" w:author="TOANNM" w:date="2018-05-19T09:19:00Z">
          <w:pPr>
            <w:spacing w:line="288" w:lineRule="auto"/>
            <w:ind w:firstLine="567"/>
            <w:jc w:val="both"/>
          </w:pPr>
        </w:pPrChange>
      </w:pPr>
      <w:moveFrom w:id="1978" w:author="Nguyen Toan" w:date="2018-05-18T20:23:00Z">
        <w:r w:rsidRPr="00C307BC" w:rsidDel="00F90D5E">
          <w:rPr>
            <w:b/>
          </w:rPr>
          <w:t>Hẹn giờ tắt</w:t>
        </w:r>
        <w:r w:rsidRPr="00071A6D" w:rsidDel="00F90D5E">
          <w:t xml:space="preserve"> (</w:t>
        </w:r>
        <w:r w:rsidR="00C73FC8" w:rsidRPr="00071A6D" w:rsidDel="00F90D5E">
          <w:t>Prepare for Shutdown</w:t>
        </w:r>
        <w:r w:rsidRPr="00071A6D" w:rsidDel="00F90D5E">
          <w:t>)</w:t>
        </w:r>
        <w:r w:rsidR="00C73FC8" w:rsidRPr="00071A6D" w:rsidDel="00F90D5E">
          <w:t>:</w:t>
        </w:r>
        <w:r w:rsidR="00DE23C1" w:rsidRPr="00C307BC" w:rsidDel="00F90D5E">
          <w:rPr>
            <w:b/>
          </w:rPr>
          <w:t xml:space="preserve"> </w:t>
        </w:r>
        <w:r w:rsidR="00C73FC8" w:rsidRPr="00C307BC" w:rsidDel="00F90D5E">
          <w:t xml:space="preserve">Nếu cần phải tắt Jenkins, </w:t>
        </w:r>
        <w:r w:rsidR="00EB3F66" w:rsidRPr="00C307BC" w:rsidDel="00F90D5E">
          <w:t xml:space="preserve">đặc biệt </w:t>
        </w:r>
        <w:r w:rsidR="007D2EEA" w:rsidRPr="00C307BC" w:rsidDel="00F90D5E">
          <w:t xml:space="preserve">khi </w:t>
        </w:r>
        <w:r w:rsidR="00C73FC8" w:rsidRPr="00C307BC" w:rsidDel="00F90D5E">
          <w:t xml:space="preserve">máy chủ Jenkins đang </w:t>
        </w:r>
        <w:r w:rsidR="009932E7" w:rsidRPr="00C307BC" w:rsidDel="00F90D5E">
          <w:t xml:space="preserve">thực thi </w:t>
        </w:r>
        <w:r w:rsidR="00C73FC8" w:rsidRPr="00C307BC" w:rsidDel="00F90D5E">
          <w:t xml:space="preserve">một phiên bản </w:t>
        </w:r>
        <w:r w:rsidR="009932E7" w:rsidRPr="00C307BC" w:rsidDel="00F90D5E">
          <w:t>của dự án</w:t>
        </w:r>
        <w:r w:rsidR="00632E7B" w:rsidRPr="00C307BC" w:rsidDel="00F90D5E">
          <w:t>,</w:t>
        </w:r>
        <w:r w:rsidR="00C73FC8" w:rsidRPr="00C307BC" w:rsidDel="00F90D5E">
          <w:t xml:space="preserve"> có thể sử dụng </w:t>
        </w:r>
        <w:r w:rsidR="00731446" w:rsidRPr="00C307BC" w:rsidDel="00F90D5E">
          <w:t xml:space="preserve">tính năng </w:t>
        </w:r>
        <w:r w:rsidR="00246B2B" w:rsidRPr="00C307BC" w:rsidDel="00F90D5E">
          <w:t>“Prepare for Shutdown</w:t>
        </w:r>
        <w:r w:rsidR="00713F2C" w:rsidRPr="00C307BC" w:rsidDel="00F90D5E">
          <w:t>”</w:t>
        </w:r>
        <w:r w:rsidR="00C73FC8" w:rsidRPr="00C307BC" w:rsidDel="00F90D5E">
          <w:t xml:space="preserve">. Cuối cùng, khi tất cả các bản </w:t>
        </w:r>
        <w:r w:rsidR="00D75C2C" w:rsidRPr="00C307BC" w:rsidDel="00F90D5E">
          <w:t>thực thi</w:t>
        </w:r>
        <w:r w:rsidR="00C73FC8" w:rsidRPr="00C307BC" w:rsidDel="00F90D5E">
          <w:t xml:space="preserve"> hiện tại đã hoàn thành, Jenkins</w:t>
        </w:r>
        <w:r w:rsidR="00D75C2C" w:rsidRPr="00C307BC" w:rsidDel="00F90D5E">
          <w:t xml:space="preserve"> sẽ tự động tắt hệ thốn</w:t>
        </w:r>
        <w:del w:id="1979" w:author="Nguyen Toan" w:date="2018-05-18T20:27:00Z">
          <w:r w:rsidR="00D75C2C" w:rsidRPr="00C307BC" w:rsidDel="004372AB">
            <w:delText>g</w:delText>
          </w:r>
        </w:del>
      </w:moveFrom>
      <w:moveFromRangeEnd w:id="1829"/>
      <w:del w:id="1980" w:author="Nguyen Toan" w:date="2018-05-18T20:27:00Z">
        <w:r w:rsidR="00C73FC8" w:rsidRPr="00C307BC" w:rsidDel="004372AB">
          <w:delText>.</w:delText>
        </w:r>
      </w:del>
    </w:p>
    <w:p w14:paraId="23015B95" w14:textId="77777777" w:rsidR="00F20145" w:rsidRPr="00C307BC"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6"/>
          <w:szCs w:val="26"/>
        </w:rPr>
      </w:pPr>
      <w:bookmarkStart w:id="1981" w:name="_Toc514450071"/>
      <w:r w:rsidRPr="00C307BC">
        <w:rPr>
          <w:rFonts w:ascii="Times New Roman" w:eastAsia="Times New Roman" w:hAnsi="Times New Roman" w:cs="Times New Roman"/>
          <w:b/>
          <w:sz w:val="26"/>
          <w:szCs w:val="26"/>
        </w:rPr>
        <w:t xml:space="preserve">Xây dựng ứng dụng </w:t>
      </w:r>
      <w:r w:rsidR="006C4E17" w:rsidRPr="00C307BC">
        <w:rPr>
          <w:rFonts w:ascii="Times New Roman" w:eastAsia="Times New Roman" w:hAnsi="Times New Roman" w:cs="Times New Roman"/>
          <w:b/>
          <w:sz w:val="26"/>
          <w:szCs w:val="26"/>
        </w:rPr>
        <w:t>AsenAPIDriver</w:t>
      </w:r>
      <w:bookmarkEnd w:id="1981"/>
      <w:r w:rsidR="006C4E17" w:rsidRPr="00C307BC">
        <w:rPr>
          <w:rFonts w:ascii="Times New Roman" w:hAnsi="Times New Roman" w:cs="Times New Roman"/>
          <w:b/>
          <w:sz w:val="26"/>
          <w:szCs w:val="26"/>
          <w:lang w:val="en-US"/>
        </w:rPr>
        <w:t xml:space="preserve"> </w:t>
      </w:r>
    </w:p>
    <w:p w14:paraId="4C9C0BB7" w14:textId="7B3B6EE9" w:rsidR="006C4E17" w:rsidRPr="00C307BC" w:rsidRDefault="004B586F">
      <w:pPr>
        <w:spacing w:after="120" w:line="288" w:lineRule="auto"/>
        <w:ind w:firstLine="567"/>
        <w:jc w:val="both"/>
        <w:rPr>
          <w:rFonts w:eastAsia="Times New Roman"/>
          <w:sz w:val="26"/>
          <w:szCs w:val="26"/>
        </w:rPr>
      </w:pPr>
      <w:r w:rsidRPr="00071A6D">
        <w:rPr>
          <w:rFonts w:eastAsia="Times New Roman"/>
          <w:sz w:val="26"/>
          <w:szCs w:val="26"/>
        </w:rPr>
        <w:t>AsenAPIDriver</w:t>
      </w:r>
      <w:r w:rsidRPr="00C307BC">
        <w:rPr>
          <w:sz w:val="26"/>
          <w:szCs w:val="26"/>
        </w:rPr>
        <w:t xml:space="preserve"> </w:t>
      </w:r>
      <w:r w:rsidRPr="00071A6D">
        <w:rPr>
          <w:rFonts w:eastAsia="Times New Roman"/>
          <w:sz w:val="26"/>
          <w:szCs w:val="26"/>
        </w:rPr>
        <w:t xml:space="preserve">được xây dựng trên nền tảng Java. </w:t>
      </w:r>
      <w:r w:rsidR="00D22917" w:rsidRPr="00C307BC">
        <w:rPr>
          <w:rFonts w:eastAsia="Times New Roman"/>
          <w:sz w:val="26"/>
          <w:szCs w:val="26"/>
        </w:rPr>
        <w:t xml:space="preserve">Mục tiêu của thư viện là </w:t>
      </w:r>
      <w:r w:rsidR="00BB21D8">
        <w:rPr>
          <w:rFonts w:eastAsia="Times New Roman"/>
          <w:sz w:val="26"/>
          <w:szCs w:val="26"/>
        </w:rPr>
        <w:t xml:space="preserve">sinh ra các ca kiểm thử tự động cho các ứng dụng </w:t>
      </w:r>
      <w:r w:rsidR="0065714D">
        <w:rPr>
          <w:rFonts w:eastAsia="Times New Roman"/>
          <w:sz w:val="26"/>
          <w:szCs w:val="26"/>
        </w:rPr>
        <w:t xml:space="preserve">xây dựng </w:t>
      </w:r>
      <w:r w:rsidR="00BB21D8">
        <w:rPr>
          <w:rFonts w:eastAsia="Times New Roman"/>
          <w:sz w:val="26"/>
          <w:szCs w:val="26"/>
        </w:rPr>
        <w:t>dựa</w:t>
      </w:r>
      <w:r w:rsidR="00D22917" w:rsidRPr="00C307BC">
        <w:rPr>
          <w:rFonts w:eastAsia="Times New Roman"/>
          <w:sz w:val="26"/>
          <w:szCs w:val="26"/>
        </w:rPr>
        <w:t xml:space="preserve"> trên nền tảng MuleESB. </w:t>
      </w:r>
    </w:p>
    <w:p w14:paraId="46923897" w14:textId="60DE1852" w:rsidR="006C4E17" w:rsidRPr="00C307BC" w:rsidRDefault="006C4E17" w:rsidP="00966627">
      <w:pPr>
        <w:spacing w:after="120" w:line="288" w:lineRule="auto"/>
        <w:ind w:firstLine="567"/>
        <w:jc w:val="both"/>
        <w:rPr>
          <w:rFonts w:eastAsia="Times New Roman"/>
          <w:sz w:val="26"/>
          <w:szCs w:val="26"/>
        </w:rPr>
      </w:pPr>
      <w:r w:rsidRPr="00C307BC">
        <w:rPr>
          <w:rFonts w:eastAsia="Times New Roman"/>
          <w:sz w:val="26"/>
          <w:szCs w:val="26"/>
        </w:rPr>
        <w:lastRenderedPageBreak/>
        <w:t>Ứng dụng AsenAPIDriver có chức năng đọc các luồng xử lý trong tập tin cấu hình ứng dụng MuleESB, kết hợp với danh sách các ca kiểm thử, thực hiện sinh các mã nguồn kiểm thử.</w:t>
      </w:r>
    </w:p>
    <w:p w14:paraId="7291CF8B" w14:textId="3A5E2A49" w:rsidR="006C4E17" w:rsidRPr="00C307BC" w:rsidRDefault="006C4E17" w:rsidP="00966627">
      <w:pPr>
        <w:spacing w:after="120" w:line="288" w:lineRule="auto"/>
        <w:ind w:firstLine="567"/>
        <w:jc w:val="both"/>
        <w:rPr>
          <w:rFonts w:eastAsia="Times New Roman"/>
          <w:sz w:val="26"/>
          <w:szCs w:val="26"/>
        </w:rPr>
      </w:pPr>
      <w:r w:rsidRPr="00C307BC">
        <w:rPr>
          <w:rFonts w:eastAsia="Times New Roman"/>
          <w:sz w:val="26"/>
          <w:szCs w:val="26"/>
        </w:rPr>
        <w:t>Việc chạy các ca kiểm thử qua AsenAPIDriver được quản lý và thực hiện bằng cách cấu hình qua Maven. Quá trình kiểm thử kết hợp sử dụng JUnit hỗ trợ việc</w:t>
      </w:r>
      <w:r w:rsidR="009A7FAD" w:rsidRPr="00C307BC">
        <w:rPr>
          <w:rFonts w:eastAsia="Times New Roman"/>
          <w:sz w:val="26"/>
          <w:szCs w:val="26"/>
        </w:rPr>
        <w:t xml:space="preserve"> quản lý và</w:t>
      </w:r>
      <w:r w:rsidRPr="00C307BC">
        <w:rPr>
          <w:rFonts w:eastAsia="Times New Roman"/>
          <w:sz w:val="26"/>
          <w:szCs w:val="26"/>
        </w:rPr>
        <w:t xml:space="preserve"> chiết xuất báo cáo kiểm thử.</w:t>
      </w:r>
    </w:p>
    <w:p w14:paraId="5ED40DC4" w14:textId="723F2A40" w:rsidR="006C4E17" w:rsidRPr="00C307BC" w:rsidRDefault="00F15F7B">
      <w:pPr>
        <w:spacing w:after="120" w:line="288" w:lineRule="auto"/>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_Ref513152622 \h  \* MERGEFORMAT </w:instrText>
      </w:r>
      <w:r w:rsidRPr="00C307BC">
        <w:rPr>
          <w:rFonts w:eastAsia="Times New Roman"/>
          <w:sz w:val="26"/>
          <w:szCs w:val="26"/>
        </w:rPr>
      </w:r>
      <w:r w:rsidRPr="00C307BC">
        <w:rPr>
          <w:rFonts w:eastAsia="Times New Roman"/>
          <w:sz w:val="26"/>
          <w:szCs w:val="26"/>
        </w:rPr>
        <w:fldChar w:fldCharType="separate"/>
      </w:r>
      <w:ins w:id="1982" w:author="Nguyen Toan" w:date="2018-05-18T22:39:00Z">
        <w:r w:rsidR="00896230" w:rsidRPr="00896230">
          <w:rPr>
            <w:sz w:val="26"/>
            <w:szCs w:val="26"/>
            <w:rPrChange w:id="1983" w:author="Nguyen Toan" w:date="2018-05-18T22:39:00Z">
              <w:rPr>
                <w:i/>
                <w:sz w:val="26"/>
                <w:szCs w:val="26"/>
              </w:rPr>
            </w:rPrChange>
          </w:rPr>
          <w:t>Hình</w:t>
        </w:r>
        <w:r w:rsidR="00896230" w:rsidRPr="00C307BC">
          <w:rPr>
            <w:i/>
            <w:sz w:val="26"/>
            <w:szCs w:val="26"/>
          </w:rPr>
          <w:t xml:space="preserve"> </w:t>
        </w:r>
        <w:r w:rsidR="00896230">
          <w:rPr>
            <w:i/>
            <w:noProof/>
            <w:sz w:val="26"/>
            <w:szCs w:val="26"/>
          </w:rPr>
          <w:t>3</w:t>
        </w:r>
        <w:r w:rsidR="00896230" w:rsidRPr="00C307BC">
          <w:rPr>
            <w:i/>
            <w:noProof/>
            <w:sz w:val="26"/>
            <w:szCs w:val="26"/>
          </w:rPr>
          <w:t>.</w:t>
        </w:r>
        <w:r w:rsidR="00896230">
          <w:rPr>
            <w:i/>
            <w:noProof/>
            <w:sz w:val="26"/>
            <w:szCs w:val="26"/>
          </w:rPr>
          <w:t>4</w:t>
        </w:r>
      </w:ins>
      <w:del w:id="1984" w:author="Nguyen Toan" w:date="2018-05-18T21:03:00Z">
        <w:r w:rsidR="009C452F" w:rsidRPr="009C452F" w:rsidDel="0019161E">
          <w:rPr>
            <w:sz w:val="26"/>
            <w:szCs w:val="26"/>
          </w:rPr>
          <w:delText>Hình</w:delText>
        </w:r>
        <w:r w:rsidR="009C452F" w:rsidRPr="00C307BC" w:rsidDel="0019161E">
          <w:rPr>
            <w:i/>
            <w:sz w:val="26"/>
            <w:szCs w:val="26"/>
          </w:rPr>
          <w:delText xml:space="preserve"> </w:delText>
        </w:r>
        <w:r w:rsidR="009C452F" w:rsidDel="0019161E">
          <w:rPr>
            <w:i/>
            <w:noProof/>
            <w:sz w:val="26"/>
            <w:szCs w:val="26"/>
          </w:rPr>
          <w:delText>3</w:delText>
        </w:r>
        <w:r w:rsidR="009C452F" w:rsidRPr="00C307BC" w:rsidDel="0019161E">
          <w:rPr>
            <w:i/>
            <w:noProof/>
            <w:sz w:val="26"/>
            <w:szCs w:val="26"/>
          </w:rPr>
          <w:delText>.</w:delText>
        </w:r>
        <w:r w:rsidR="009C452F" w:rsidDel="0019161E">
          <w:rPr>
            <w:i/>
            <w:noProof/>
            <w:sz w:val="26"/>
            <w:szCs w:val="26"/>
          </w:rPr>
          <w:delText>15</w:delText>
        </w:r>
      </w:del>
      <w:r w:rsidRPr="00C307BC">
        <w:rPr>
          <w:rFonts w:eastAsia="Times New Roman"/>
          <w:i/>
          <w:sz w:val="26"/>
          <w:szCs w:val="26"/>
        </w:rPr>
        <w:fldChar w:fldCharType="end"/>
      </w:r>
      <w:r w:rsidR="006C4E17" w:rsidRPr="00C307BC">
        <w:rPr>
          <w:rFonts w:eastAsia="Times New Roman"/>
          <w:sz w:val="26"/>
          <w:szCs w:val="26"/>
        </w:rPr>
        <w:t xml:space="preserve"> mô tả biểu đồ lớp của ứng dụng AsenAPIDriver. AsenAPIDriver bao gồm 2 package chính</w:t>
      </w:r>
      <w:r w:rsidR="004A751D" w:rsidRPr="00C307BC">
        <w:rPr>
          <w:rFonts w:eastAsia="Times New Roman"/>
          <w:sz w:val="26"/>
          <w:szCs w:val="26"/>
        </w:rPr>
        <w:t>. Package model chứa các lớp định nghĩa các đối tượng trong một ứng dụng Mule với các thuộc tính đi kèm. Package business chứa các lớp thực hiện các chức năng chính của ứng dụng</w:t>
      </w:r>
      <w:r w:rsidR="00AF21A9" w:rsidRPr="00C307BC">
        <w:rPr>
          <w:rFonts w:eastAsia="Times New Roman"/>
          <w:sz w:val="26"/>
          <w:szCs w:val="26"/>
        </w:rPr>
        <w:t xml:space="preserve"> là</w:t>
      </w:r>
      <w:r w:rsidR="004A751D" w:rsidRPr="00C307BC">
        <w:rPr>
          <w:rFonts w:eastAsia="Times New Roman"/>
          <w:sz w:val="26"/>
          <w:szCs w:val="26"/>
        </w:rPr>
        <w:t xml:space="preserve"> trích xuất đối tượng từ file XML, đọc thông tin các ca kiểm thử từ file excel và sinh ra các ca kiểm thử.</w:t>
      </w:r>
    </w:p>
    <w:p w14:paraId="0B4BC1CD" w14:textId="77777777" w:rsidR="006C4E17" w:rsidRPr="00C307BC" w:rsidRDefault="006C4E17" w:rsidP="00071A6D">
      <w:pPr>
        <w:keepNext/>
        <w:spacing w:before="120" w:line="288" w:lineRule="auto"/>
        <w:ind w:right="80" w:firstLine="567"/>
        <w:jc w:val="center"/>
        <w:rPr>
          <w:sz w:val="26"/>
          <w:szCs w:val="26"/>
        </w:rPr>
      </w:pPr>
      <w:r w:rsidRPr="00C307BC">
        <w:rPr>
          <w:rFonts w:eastAsia="Times New Roman"/>
          <w:noProof/>
          <w:sz w:val="26"/>
          <w:szCs w:val="26"/>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1E6789EC" w:rsidR="006C4E17" w:rsidRPr="00C307BC" w:rsidRDefault="006C4E17" w:rsidP="006C4E17">
      <w:pPr>
        <w:pStyle w:val="Caption"/>
        <w:jc w:val="center"/>
        <w:rPr>
          <w:rFonts w:ascii="Times New Roman" w:hAnsi="Times New Roman" w:cs="Times New Roman"/>
          <w:i w:val="0"/>
          <w:color w:val="auto"/>
          <w:sz w:val="26"/>
          <w:szCs w:val="26"/>
        </w:rPr>
      </w:pPr>
      <w:bookmarkStart w:id="1985" w:name="_Ref513152622"/>
      <w:bookmarkStart w:id="1986" w:name="_Toc514445878"/>
      <w:r w:rsidRPr="00C307BC">
        <w:rPr>
          <w:rFonts w:ascii="Times New Roman" w:hAnsi="Times New Roman" w:cs="Times New Roman"/>
          <w:i w:val="0"/>
          <w:color w:val="auto"/>
          <w:sz w:val="26"/>
          <w:szCs w:val="26"/>
        </w:rPr>
        <w:t xml:space="preserve">Hình </w:t>
      </w:r>
      <w:ins w:id="1987"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988"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1989" w:author="Nguyen Toan" w:date="2018-05-18T22:41:00Z">
        <w:r w:rsidR="00871F8A">
          <w:rPr>
            <w:rFonts w:ascii="Times New Roman" w:hAnsi="Times New Roman" w:cs="Times New Roman"/>
            <w:i w:val="0"/>
            <w:noProof/>
            <w:color w:val="auto"/>
            <w:sz w:val="26"/>
            <w:szCs w:val="26"/>
          </w:rPr>
          <w:t>4</w:t>
        </w:r>
        <w:r w:rsidR="00871F8A">
          <w:rPr>
            <w:rFonts w:ascii="Times New Roman" w:hAnsi="Times New Roman" w:cs="Times New Roman"/>
            <w:i w:val="0"/>
            <w:color w:val="auto"/>
            <w:sz w:val="26"/>
            <w:szCs w:val="26"/>
          </w:rPr>
          <w:fldChar w:fldCharType="end"/>
        </w:r>
      </w:ins>
      <w:del w:id="1990"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1991" w:author="Nguyen Toan" w:date="2018-05-18T21:03:00Z">
        <w:r w:rsidR="009C452F" w:rsidDel="0019161E">
          <w:rPr>
            <w:rFonts w:ascii="Times New Roman" w:hAnsi="Times New Roman" w:cs="Times New Roman"/>
            <w:i w:val="0"/>
            <w:noProof/>
            <w:color w:val="auto"/>
            <w:sz w:val="26"/>
            <w:szCs w:val="26"/>
          </w:rPr>
          <w:delText>15</w:delText>
        </w:r>
      </w:del>
      <w:del w:id="1992" w:author="Nguyen Toan" w:date="2018-05-18T22:41:00Z">
        <w:r w:rsidR="007B1CDB" w:rsidRPr="00C307BC" w:rsidDel="00871F8A">
          <w:rPr>
            <w:rFonts w:ascii="Times New Roman" w:hAnsi="Times New Roman" w:cs="Times New Roman"/>
            <w:i w:val="0"/>
            <w:color w:val="auto"/>
            <w:sz w:val="26"/>
            <w:szCs w:val="26"/>
          </w:rPr>
          <w:fldChar w:fldCharType="end"/>
        </w:r>
      </w:del>
      <w:bookmarkEnd w:id="1985"/>
      <w:r w:rsidRPr="00C307BC">
        <w:rPr>
          <w:rFonts w:ascii="Times New Roman" w:hAnsi="Times New Roman" w:cs="Times New Roman"/>
          <w:i w:val="0"/>
          <w:color w:val="auto"/>
          <w:sz w:val="26"/>
          <w:szCs w:val="26"/>
        </w:rPr>
        <w:t>. Biểu đồ lớp AsenAPIDriver</w:t>
      </w:r>
      <w:bookmarkEnd w:id="1986"/>
    </w:p>
    <w:p w14:paraId="389F6F21" w14:textId="77777777" w:rsidR="006C4E17" w:rsidRPr="00C307BC" w:rsidRDefault="006C4E17" w:rsidP="00966627">
      <w:pPr>
        <w:spacing w:after="120" w:line="288" w:lineRule="auto"/>
        <w:ind w:firstLine="567"/>
        <w:jc w:val="both"/>
        <w:rPr>
          <w:rFonts w:eastAsia="Times New Roman"/>
          <w:sz w:val="26"/>
          <w:szCs w:val="26"/>
        </w:rPr>
      </w:pPr>
      <w:r w:rsidRPr="00C307BC">
        <w:rPr>
          <w:rFonts w:eastAsia="Times New Roman"/>
          <w:sz w:val="26"/>
          <w:szCs w:val="26"/>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671B0A89" w:rsidR="006C4E17" w:rsidRPr="00C307BC" w:rsidRDefault="00245575" w:rsidP="00966627">
      <w:pPr>
        <w:spacing w:after="120" w:line="288" w:lineRule="auto"/>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_Ref513152646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1993" w:author="Nguyen Toan" w:date="2018-05-18T22:39:00Z">
        <w:r w:rsidR="00896230" w:rsidRPr="00896230">
          <w:rPr>
            <w:sz w:val="26"/>
            <w:szCs w:val="26"/>
            <w:rPrChange w:id="1994" w:author="Nguyen Toan" w:date="2018-05-18T22:39:00Z">
              <w:rPr>
                <w:i/>
                <w:sz w:val="26"/>
                <w:szCs w:val="26"/>
              </w:rPr>
            </w:rPrChange>
          </w:rPr>
          <w:t xml:space="preserve">Hình </w:t>
        </w:r>
        <w:r w:rsidR="00896230">
          <w:rPr>
            <w:i/>
            <w:noProof/>
            <w:sz w:val="26"/>
            <w:szCs w:val="26"/>
          </w:rPr>
          <w:t>3</w:t>
        </w:r>
        <w:r w:rsidR="00896230" w:rsidRPr="00C307BC">
          <w:rPr>
            <w:i/>
            <w:noProof/>
            <w:sz w:val="26"/>
            <w:szCs w:val="26"/>
          </w:rPr>
          <w:t>.</w:t>
        </w:r>
        <w:r w:rsidR="00896230">
          <w:rPr>
            <w:i/>
            <w:noProof/>
            <w:sz w:val="26"/>
            <w:szCs w:val="26"/>
          </w:rPr>
          <w:t>5</w:t>
        </w:r>
      </w:ins>
      <w:del w:id="1995" w:author="Nguyen Toan" w:date="2018-05-18T21:03:00Z">
        <w:r w:rsidR="009C452F" w:rsidRPr="009C452F" w:rsidDel="0019161E">
          <w:rPr>
            <w:sz w:val="26"/>
            <w:szCs w:val="26"/>
          </w:rPr>
          <w:delText xml:space="preserve">Hình </w:delText>
        </w:r>
        <w:r w:rsidR="009C452F" w:rsidDel="0019161E">
          <w:rPr>
            <w:i/>
            <w:noProof/>
            <w:sz w:val="26"/>
            <w:szCs w:val="26"/>
          </w:rPr>
          <w:delText>3</w:delText>
        </w:r>
        <w:r w:rsidR="009C452F" w:rsidRPr="00C307BC" w:rsidDel="0019161E">
          <w:rPr>
            <w:i/>
            <w:noProof/>
            <w:sz w:val="26"/>
            <w:szCs w:val="26"/>
          </w:rPr>
          <w:delText>.</w:delText>
        </w:r>
        <w:r w:rsidR="009C452F" w:rsidDel="0019161E">
          <w:rPr>
            <w:i/>
            <w:noProof/>
            <w:sz w:val="26"/>
            <w:szCs w:val="26"/>
          </w:rPr>
          <w:delText>16</w:delText>
        </w:r>
      </w:del>
      <w:r w:rsidRPr="00C307BC">
        <w:rPr>
          <w:rFonts w:eastAsia="Times New Roman"/>
          <w:sz w:val="26"/>
          <w:szCs w:val="26"/>
        </w:rPr>
        <w:fldChar w:fldCharType="end"/>
      </w:r>
      <w:r w:rsidRPr="00C307BC">
        <w:rPr>
          <w:rFonts w:eastAsia="Times New Roman"/>
          <w:sz w:val="26"/>
          <w:szCs w:val="26"/>
        </w:rPr>
        <w:t xml:space="preserve"> </w:t>
      </w:r>
      <w:r w:rsidR="006C4E17" w:rsidRPr="00C307BC">
        <w:rPr>
          <w:rFonts w:eastAsia="Times New Roman"/>
          <w:sz w:val="26"/>
          <w:szCs w:val="26"/>
        </w:rPr>
        <w:t xml:space="preserve"> mô tả ví dụ tệp xml cấu hình của một ứng dụng MuleESB đơn giản. Ứng dụng này bao gồm một luồng nhận yêu cầu tại cổng 8081, trả về kết quả dạng text với giá trị là “Hello World!”.</w:t>
      </w:r>
    </w:p>
    <w:p w14:paraId="0E2610DE" w14:textId="77777777" w:rsidR="006C4E17" w:rsidRPr="00C307BC" w:rsidRDefault="006C4E17" w:rsidP="006C4E17">
      <w:pPr>
        <w:keepNext/>
        <w:spacing w:before="120" w:line="288" w:lineRule="auto"/>
        <w:ind w:right="80" w:firstLine="567"/>
        <w:rPr>
          <w:sz w:val="26"/>
          <w:szCs w:val="26"/>
        </w:rPr>
      </w:pPr>
      <w:r w:rsidRPr="00C307BC">
        <w:rPr>
          <w:rFonts w:eastAsia="Times New Roman"/>
          <w:noProof/>
          <w:sz w:val="26"/>
          <w:szCs w:val="26"/>
        </w:rPr>
        <w:lastRenderedPageBreak/>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604B183A" w:rsidR="006C4E17" w:rsidRPr="00C307BC" w:rsidRDefault="006C4E17" w:rsidP="006C4E17">
      <w:pPr>
        <w:pStyle w:val="Caption"/>
        <w:jc w:val="center"/>
        <w:rPr>
          <w:rFonts w:ascii="Times New Roman" w:hAnsi="Times New Roman" w:cs="Times New Roman"/>
          <w:i w:val="0"/>
          <w:color w:val="auto"/>
          <w:sz w:val="26"/>
          <w:szCs w:val="26"/>
        </w:rPr>
      </w:pPr>
      <w:bookmarkStart w:id="1996" w:name="_Ref513152646"/>
      <w:bookmarkStart w:id="1997" w:name="_Toc514445879"/>
      <w:r w:rsidRPr="00C307BC">
        <w:rPr>
          <w:rFonts w:ascii="Times New Roman" w:hAnsi="Times New Roman" w:cs="Times New Roman"/>
          <w:i w:val="0"/>
          <w:color w:val="auto"/>
          <w:sz w:val="26"/>
          <w:szCs w:val="26"/>
        </w:rPr>
        <w:t xml:space="preserve">Hình </w:t>
      </w:r>
      <w:ins w:id="199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199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00"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del w:id="200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2002" w:author="Nguyen Toan" w:date="2018-05-18T21:03:00Z">
        <w:r w:rsidR="009C452F" w:rsidDel="0019161E">
          <w:rPr>
            <w:rFonts w:ascii="Times New Roman" w:hAnsi="Times New Roman" w:cs="Times New Roman"/>
            <w:i w:val="0"/>
            <w:noProof/>
            <w:color w:val="auto"/>
            <w:sz w:val="26"/>
            <w:szCs w:val="26"/>
          </w:rPr>
          <w:delText>16</w:delText>
        </w:r>
      </w:del>
      <w:del w:id="2003" w:author="Nguyen Toan" w:date="2018-05-18T22:41:00Z">
        <w:r w:rsidR="007B1CDB" w:rsidRPr="00C307BC" w:rsidDel="00871F8A">
          <w:rPr>
            <w:rFonts w:ascii="Times New Roman" w:hAnsi="Times New Roman" w:cs="Times New Roman"/>
            <w:i w:val="0"/>
            <w:color w:val="auto"/>
            <w:sz w:val="26"/>
            <w:szCs w:val="26"/>
          </w:rPr>
          <w:fldChar w:fldCharType="end"/>
        </w:r>
      </w:del>
      <w:bookmarkEnd w:id="1996"/>
      <w:r w:rsidRPr="00C307BC">
        <w:rPr>
          <w:rFonts w:ascii="Times New Roman" w:hAnsi="Times New Roman" w:cs="Times New Roman"/>
          <w:i w:val="0"/>
          <w:color w:val="auto"/>
          <w:sz w:val="26"/>
          <w:szCs w:val="26"/>
        </w:rPr>
        <w:t>. Ví dụ tệp XML cấu hình ứng dụng MuleESB</w:t>
      </w:r>
      <w:bookmarkEnd w:id="1997"/>
    </w:p>
    <w:p w14:paraId="71D1961B" w14:textId="77F8AA70" w:rsidR="006C4E17" w:rsidRPr="00C307BC" w:rsidRDefault="00245575" w:rsidP="00966627">
      <w:pPr>
        <w:spacing w:after="120" w:line="288" w:lineRule="auto"/>
        <w:ind w:firstLine="567"/>
        <w:jc w:val="both"/>
        <w:rPr>
          <w:rFonts w:eastAsia="Times New Roman"/>
          <w:sz w:val="26"/>
          <w:szCs w:val="26"/>
        </w:rPr>
      </w:pPr>
      <w:r w:rsidRPr="00C307BC">
        <w:rPr>
          <w:rFonts w:eastAsia="Times New Roman"/>
          <w:sz w:val="26"/>
          <w:szCs w:val="26"/>
        </w:rPr>
        <w:fldChar w:fldCharType="begin"/>
      </w:r>
      <w:r w:rsidRPr="00C307BC">
        <w:rPr>
          <w:rFonts w:eastAsia="Times New Roman"/>
          <w:sz w:val="26"/>
          <w:szCs w:val="26"/>
        </w:rPr>
        <w:instrText xml:space="preserve"> REF _Ref513152658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2004" w:author="Nguyen Toan" w:date="2018-05-18T22:39:00Z">
        <w:r w:rsidR="00896230" w:rsidRPr="00896230">
          <w:rPr>
            <w:sz w:val="26"/>
            <w:szCs w:val="26"/>
            <w:rPrChange w:id="2005" w:author="Nguyen Toan" w:date="2018-05-18T22:39:00Z">
              <w:rPr>
                <w:i/>
                <w:sz w:val="26"/>
                <w:szCs w:val="26"/>
              </w:rPr>
            </w:rPrChange>
          </w:rPr>
          <w:t xml:space="preserve">Hình </w:t>
        </w:r>
        <w:r w:rsidR="00896230">
          <w:rPr>
            <w:i/>
            <w:noProof/>
            <w:sz w:val="26"/>
            <w:szCs w:val="26"/>
          </w:rPr>
          <w:t>3</w:t>
        </w:r>
        <w:r w:rsidR="00896230" w:rsidRPr="00C307BC">
          <w:rPr>
            <w:i/>
            <w:noProof/>
            <w:sz w:val="26"/>
            <w:szCs w:val="26"/>
          </w:rPr>
          <w:t>.</w:t>
        </w:r>
        <w:r w:rsidR="00896230">
          <w:rPr>
            <w:i/>
            <w:noProof/>
            <w:sz w:val="26"/>
            <w:szCs w:val="26"/>
          </w:rPr>
          <w:t>6</w:t>
        </w:r>
      </w:ins>
      <w:del w:id="2006" w:author="Nguyen Toan" w:date="2018-05-18T21:03:00Z">
        <w:r w:rsidR="009C452F" w:rsidRPr="009C452F" w:rsidDel="0019161E">
          <w:rPr>
            <w:sz w:val="26"/>
            <w:szCs w:val="26"/>
          </w:rPr>
          <w:delText xml:space="preserve">Hình </w:delText>
        </w:r>
        <w:r w:rsidR="009C452F" w:rsidDel="0019161E">
          <w:rPr>
            <w:i/>
            <w:noProof/>
            <w:sz w:val="26"/>
            <w:szCs w:val="26"/>
          </w:rPr>
          <w:delText>3</w:delText>
        </w:r>
        <w:r w:rsidR="009C452F" w:rsidRPr="00C307BC" w:rsidDel="0019161E">
          <w:rPr>
            <w:i/>
            <w:noProof/>
            <w:sz w:val="26"/>
            <w:szCs w:val="26"/>
          </w:rPr>
          <w:delText>.</w:delText>
        </w:r>
        <w:r w:rsidR="009C452F" w:rsidDel="0019161E">
          <w:rPr>
            <w:i/>
            <w:noProof/>
            <w:sz w:val="26"/>
            <w:szCs w:val="26"/>
          </w:rPr>
          <w:delText>17</w:delText>
        </w:r>
      </w:del>
      <w:r w:rsidRPr="00C307BC">
        <w:rPr>
          <w:rFonts w:eastAsia="Times New Roman"/>
          <w:sz w:val="26"/>
          <w:szCs w:val="26"/>
        </w:rPr>
        <w:fldChar w:fldCharType="end"/>
      </w:r>
      <w:r w:rsidR="006C4E17" w:rsidRPr="00C307BC">
        <w:rPr>
          <w:rFonts w:eastAsia="Times New Roman"/>
          <w:sz w:val="26"/>
          <w:szCs w:val="26"/>
        </w:rPr>
        <w:t xml:space="preserve"> mô tả rõ hơn các nút tương ứng với các thuộc tính của các thẻ trong tệp tin cấu hình xml trên.</w:t>
      </w:r>
    </w:p>
    <w:p w14:paraId="10788837" w14:textId="77777777" w:rsidR="006C4E17" w:rsidRPr="00C307BC" w:rsidRDefault="006C4E17" w:rsidP="006C4E17">
      <w:pPr>
        <w:pStyle w:val="Caption"/>
        <w:keepNext/>
        <w:jc w:val="center"/>
        <w:rPr>
          <w:rFonts w:ascii="Times New Roman" w:hAnsi="Times New Roman" w:cs="Times New Roman"/>
          <w:sz w:val="26"/>
          <w:szCs w:val="26"/>
        </w:rPr>
      </w:pPr>
      <w:r w:rsidRPr="00C307BC">
        <w:rPr>
          <w:rFonts w:ascii="Times New Roman" w:hAnsi="Times New Roman" w:cs="Times New Roman"/>
          <w:noProof/>
          <w:sz w:val="26"/>
          <w:szCs w:val="26"/>
          <w:lang w:val="en-US"/>
        </w:rPr>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5">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0080462D" w:rsidR="006C4E17" w:rsidRPr="00C307BC" w:rsidRDefault="006C4E17" w:rsidP="006C4E17">
      <w:pPr>
        <w:pStyle w:val="Caption"/>
        <w:jc w:val="center"/>
        <w:rPr>
          <w:rFonts w:ascii="Times New Roman" w:hAnsi="Times New Roman" w:cs="Times New Roman"/>
          <w:i w:val="0"/>
          <w:color w:val="auto"/>
          <w:sz w:val="26"/>
          <w:szCs w:val="26"/>
        </w:rPr>
      </w:pPr>
      <w:bookmarkStart w:id="2007" w:name="_Ref513152658"/>
      <w:bookmarkStart w:id="2008" w:name="_Toc514445880"/>
      <w:r w:rsidRPr="00C307BC">
        <w:rPr>
          <w:rFonts w:ascii="Times New Roman" w:hAnsi="Times New Roman" w:cs="Times New Roman"/>
          <w:i w:val="0"/>
          <w:color w:val="auto"/>
          <w:sz w:val="26"/>
          <w:szCs w:val="26"/>
        </w:rPr>
        <w:t xml:space="preserve">Hình </w:t>
      </w:r>
      <w:ins w:id="2009"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3</w:t>
      </w:r>
      <w:ins w:id="2010"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11"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del w:id="2012"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del>
      <w:del w:id="2013" w:author="Nguyen Toan" w:date="2018-05-18T21:03:00Z">
        <w:r w:rsidR="009C452F" w:rsidDel="0019161E">
          <w:rPr>
            <w:rFonts w:ascii="Times New Roman" w:hAnsi="Times New Roman" w:cs="Times New Roman"/>
            <w:i w:val="0"/>
            <w:noProof/>
            <w:color w:val="auto"/>
            <w:sz w:val="26"/>
            <w:szCs w:val="26"/>
          </w:rPr>
          <w:delText>17</w:delText>
        </w:r>
      </w:del>
      <w:del w:id="2014" w:author="Nguyen Toan" w:date="2018-05-18T22:41:00Z">
        <w:r w:rsidR="007B1CDB" w:rsidRPr="00C307BC" w:rsidDel="00871F8A">
          <w:rPr>
            <w:rFonts w:ascii="Times New Roman" w:hAnsi="Times New Roman" w:cs="Times New Roman"/>
            <w:i w:val="0"/>
            <w:color w:val="auto"/>
            <w:sz w:val="26"/>
            <w:szCs w:val="26"/>
          </w:rPr>
          <w:fldChar w:fldCharType="end"/>
        </w:r>
      </w:del>
      <w:bookmarkEnd w:id="2007"/>
      <w:r w:rsidRPr="00C307BC">
        <w:rPr>
          <w:rFonts w:ascii="Times New Roman" w:hAnsi="Times New Roman" w:cs="Times New Roman"/>
          <w:i w:val="0"/>
          <w:color w:val="auto"/>
          <w:sz w:val="26"/>
          <w:szCs w:val="26"/>
        </w:rPr>
        <w:t>. Các nút trong tệp xml</w:t>
      </w:r>
      <w:bookmarkEnd w:id="2008"/>
    </w:p>
    <w:p w14:paraId="730312B9" w14:textId="0681765B" w:rsidR="006C4E17" w:rsidRPr="00C307BC" w:rsidRDefault="006C4E17" w:rsidP="00966627">
      <w:pPr>
        <w:spacing w:after="120" w:line="288" w:lineRule="auto"/>
        <w:ind w:firstLine="567"/>
        <w:jc w:val="both"/>
        <w:rPr>
          <w:sz w:val="26"/>
          <w:szCs w:val="26"/>
          <w:lang w:val="vi-VN"/>
        </w:rPr>
      </w:pPr>
      <w:r w:rsidRPr="00C307BC">
        <w:rPr>
          <w:sz w:val="26"/>
          <w:szCs w:val="26"/>
          <w:lang w:val="vi-VN"/>
        </w:rPr>
        <w:t xml:space="preserve">Các bước thực hiện sinh mã nguồn kiểm thử tự động dùng AsenAPIDriver (xem </w:t>
      </w:r>
      <w:r w:rsidR="00216141" w:rsidRPr="00C307BC">
        <w:rPr>
          <w:sz w:val="26"/>
          <w:szCs w:val="26"/>
          <w:lang w:val="vi-VN"/>
        </w:rPr>
        <w:fldChar w:fldCharType="begin"/>
      </w:r>
      <w:r w:rsidR="00216141" w:rsidRPr="00C307BC">
        <w:rPr>
          <w:sz w:val="26"/>
          <w:szCs w:val="26"/>
          <w:lang w:val="vi-VN"/>
        </w:rPr>
        <w:instrText xml:space="preserve"> REF _Ref513152676 \h </w:instrText>
      </w:r>
      <w:r w:rsidR="00C307BC" w:rsidRPr="00C307BC">
        <w:rPr>
          <w:sz w:val="26"/>
          <w:szCs w:val="26"/>
          <w:lang w:val="vi-VN"/>
        </w:rPr>
        <w:instrText xml:space="preserve"> \* MERGEFORMAT </w:instrText>
      </w:r>
      <w:r w:rsidR="00216141" w:rsidRPr="00C307BC">
        <w:rPr>
          <w:sz w:val="26"/>
          <w:szCs w:val="26"/>
          <w:lang w:val="vi-VN"/>
        </w:rPr>
      </w:r>
      <w:r w:rsidR="00216141" w:rsidRPr="00C307BC">
        <w:rPr>
          <w:sz w:val="26"/>
          <w:szCs w:val="26"/>
          <w:lang w:val="vi-VN"/>
        </w:rPr>
        <w:fldChar w:fldCharType="separate"/>
      </w:r>
      <w:ins w:id="2015" w:author="Nguyen Toan" w:date="2018-05-18T22:39:00Z">
        <w:r w:rsidR="00896230" w:rsidRPr="00896230">
          <w:rPr>
            <w:color w:val="000000" w:themeColor="text1"/>
            <w:sz w:val="26"/>
            <w:szCs w:val="26"/>
            <w:rPrChange w:id="2016" w:author="Nguyen Toan" w:date="2018-05-18T22:39:00Z">
              <w:rPr>
                <w:i/>
                <w:color w:val="000000" w:themeColor="text1"/>
                <w:sz w:val="26"/>
                <w:szCs w:val="26"/>
              </w:rPr>
            </w:rPrChange>
          </w:rPr>
          <w:t xml:space="preserve">Hình </w:t>
        </w:r>
        <w:r w:rsidR="00896230">
          <w:rPr>
            <w:i/>
            <w:noProof/>
            <w:color w:val="000000" w:themeColor="text1"/>
            <w:sz w:val="26"/>
            <w:szCs w:val="26"/>
          </w:rPr>
          <w:t>3</w:t>
        </w:r>
        <w:r w:rsidR="00896230" w:rsidRPr="00C307BC">
          <w:rPr>
            <w:i/>
            <w:noProof/>
            <w:color w:val="000000" w:themeColor="text1"/>
            <w:sz w:val="26"/>
            <w:szCs w:val="26"/>
          </w:rPr>
          <w:t>.</w:t>
        </w:r>
        <w:r w:rsidR="00896230">
          <w:rPr>
            <w:i/>
            <w:noProof/>
            <w:color w:val="000000" w:themeColor="text1"/>
            <w:sz w:val="26"/>
            <w:szCs w:val="26"/>
          </w:rPr>
          <w:t>7</w:t>
        </w:r>
      </w:ins>
      <w:del w:id="2017" w:author="Nguyen Toan" w:date="2018-05-18T21:03:00Z">
        <w:r w:rsidR="009C452F" w:rsidRPr="009C452F" w:rsidDel="0019161E">
          <w:rPr>
            <w:color w:val="000000" w:themeColor="text1"/>
            <w:sz w:val="26"/>
            <w:szCs w:val="26"/>
          </w:rPr>
          <w:delText xml:space="preserve">Hình </w:delText>
        </w:r>
        <w:r w:rsidR="009C452F" w:rsidDel="0019161E">
          <w:rPr>
            <w:i/>
            <w:noProof/>
            <w:color w:val="000000" w:themeColor="text1"/>
            <w:sz w:val="26"/>
            <w:szCs w:val="26"/>
          </w:rPr>
          <w:delText>3</w:delText>
        </w:r>
        <w:r w:rsidR="009C452F" w:rsidRPr="00C307BC" w:rsidDel="0019161E">
          <w:rPr>
            <w:i/>
            <w:noProof/>
            <w:color w:val="000000" w:themeColor="text1"/>
            <w:sz w:val="26"/>
            <w:szCs w:val="26"/>
          </w:rPr>
          <w:delText>.</w:delText>
        </w:r>
        <w:r w:rsidR="009C452F" w:rsidDel="0019161E">
          <w:rPr>
            <w:i/>
            <w:noProof/>
            <w:color w:val="000000" w:themeColor="text1"/>
            <w:sz w:val="26"/>
            <w:szCs w:val="26"/>
          </w:rPr>
          <w:delText>18</w:delText>
        </w:r>
      </w:del>
      <w:r w:rsidR="00216141" w:rsidRPr="00C307BC">
        <w:rPr>
          <w:sz w:val="26"/>
          <w:szCs w:val="26"/>
          <w:lang w:val="vi-VN"/>
        </w:rPr>
        <w:fldChar w:fldCharType="end"/>
      </w:r>
      <w:r w:rsidR="00C8177C" w:rsidRPr="00C307BC">
        <w:rPr>
          <w:sz w:val="26"/>
          <w:szCs w:val="26"/>
          <w:lang w:val="vi-VN"/>
        </w:rPr>
        <w:t>)</w:t>
      </w:r>
    </w:p>
    <w:p w14:paraId="57F22AD5" w14:textId="77777777" w:rsidR="006C4E17" w:rsidRPr="00C307BC" w:rsidRDefault="006C4E17" w:rsidP="00071A6D">
      <w:pPr>
        <w:keepNext/>
        <w:spacing w:line="288" w:lineRule="auto"/>
        <w:ind w:firstLine="426"/>
        <w:rPr>
          <w:sz w:val="26"/>
          <w:szCs w:val="26"/>
        </w:rPr>
      </w:pPr>
      <w:commentRangeStart w:id="2018"/>
      <w:r w:rsidRPr="00C307BC">
        <w:rPr>
          <w:noProof/>
          <w:sz w:val="26"/>
          <w:szCs w:val="26"/>
        </w:rPr>
        <w:drawing>
          <wp:inline distT="0" distB="0" distL="0" distR="0" wp14:anchorId="3A868D55" wp14:editId="3377604E">
            <wp:extent cx="5972175" cy="6029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02960"/>
                    </a:xfrm>
                    <a:prstGeom prst="rect">
                      <a:avLst/>
                    </a:prstGeom>
                  </pic:spPr>
                </pic:pic>
              </a:graphicData>
            </a:graphic>
          </wp:inline>
        </w:drawing>
      </w:r>
      <w:commentRangeEnd w:id="2018"/>
      <w:r w:rsidR="00773FFE">
        <w:rPr>
          <w:rStyle w:val="CommentReference"/>
        </w:rPr>
        <w:commentReference w:id="2018"/>
      </w:r>
    </w:p>
    <w:p w14:paraId="00620F50" w14:textId="22860FDC" w:rsidR="006C4E17" w:rsidRPr="00C307BC" w:rsidRDefault="006C4E17" w:rsidP="006C4E17">
      <w:pPr>
        <w:pStyle w:val="Caption"/>
        <w:jc w:val="center"/>
        <w:rPr>
          <w:rFonts w:ascii="Times New Roman" w:hAnsi="Times New Roman" w:cs="Times New Roman"/>
          <w:i w:val="0"/>
          <w:color w:val="000000" w:themeColor="text1"/>
          <w:sz w:val="26"/>
          <w:szCs w:val="26"/>
          <w:lang w:val="vi-VN"/>
        </w:rPr>
      </w:pPr>
      <w:bookmarkStart w:id="2019" w:name="_Ref513152676"/>
      <w:bookmarkStart w:id="2020" w:name="_Toc514445881"/>
      <w:r w:rsidRPr="00C307BC">
        <w:rPr>
          <w:rFonts w:ascii="Times New Roman" w:hAnsi="Times New Roman" w:cs="Times New Roman"/>
          <w:i w:val="0"/>
          <w:color w:val="000000" w:themeColor="text1"/>
          <w:sz w:val="26"/>
          <w:szCs w:val="26"/>
        </w:rPr>
        <w:t xml:space="preserve">Hình </w:t>
      </w:r>
      <w:ins w:id="2021" w:author="Nguyen Toan" w:date="2018-05-18T22:41:00Z">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STYLEREF 1 \s </w:instrText>
        </w:r>
      </w:ins>
      <w:r w:rsidR="00871F8A">
        <w:rPr>
          <w:rFonts w:ascii="Times New Roman" w:hAnsi="Times New Roman" w:cs="Times New Roman"/>
          <w:i w:val="0"/>
          <w:color w:val="000000" w:themeColor="text1"/>
          <w:sz w:val="26"/>
          <w:szCs w:val="26"/>
        </w:rPr>
        <w:fldChar w:fldCharType="separate"/>
      </w:r>
      <w:r w:rsidR="00871F8A">
        <w:rPr>
          <w:rFonts w:ascii="Times New Roman" w:hAnsi="Times New Roman" w:cs="Times New Roman"/>
          <w:i w:val="0"/>
          <w:noProof/>
          <w:color w:val="000000" w:themeColor="text1"/>
          <w:sz w:val="26"/>
          <w:szCs w:val="26"/>
        </w:rPr>
        <w:t>3</w:t>
      </w:r>
      <w:ins w:id="2022" w:author="Nguyen Toan" w:date="2018-05-18T22:41:00Z">
        <w:r w:rsidR="00871F8A">
          <w:rPr>
            <w:rFonts w:ascii="Times New Roman" w:hAnsi="Times New Roman" w:cs="Times New Roman"/>
            <w:i w:val="0"/>
            <w:color w:val="000000" w:themeColor="text1"/>
            <w:sz w:val="26"/>
            <w:szCs w:val="26"/>
          </w:rPr>
          <w:fldChar w:fldCharType="end"/>
        </w:r>
        <w:r w:rsidR="00871F8A">
          <w:rPr>
            <w:rFonts w:ascii="Times New Roman" w:hAnsi="Times New Roman" w:cs="Times New Roman"/>
            <w:i w:val="0"/>
            <w:color w:val="000000" w:themeColor="text1"/>
            <w:sz w:val="26"/>
            <w:szCs w:val="26"/>
          </w:rPr>
          <w:t>.</w:t>
        </w:r>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SEQ Hình \* ARABIC \s 1 </w:instrText>
        </w:r>
      </w:ins>
      <w:r w:rsidR="00871F8A">
        <w:rPr>
          <w:rFonts w:ascii="Times New Roman" w:hAnsi="Times New Roman" w:cs="Times New Roman"/>
          <w:i w:val="0"/>
          <w:color w:val="000000" w:themeColor="text1"/>
          <w:sz w:val="26"/>
          <w:szCs w:val="26"/>
        </w:rPr>
        <w:fldChar w:fldCharType="separate"/>
      </w:r>
      <w:ins w:id="2023" w:author="Nguyen Toan" w:date="2018-05-18T22:41:00Z">
        <w:r w:rsidR="00871F8A">
          <w:rPr>
            <w:rFonts w:ascii="Times New Roman" w:hAnsi="Times New Roman" w:cs="Times New Roman"/>
            <w:i w:val="0"/>
            <w:noProof/>
            <w:color w:val="000000" w:themeColor="text1"/>
            <w:sz w:val="26"/>
            <w:szCs w:val="26"/>
          </w:rPr>
          <w:t>7</w:t>
        </w:r>
        <w:r w:rsidR="00871F8A">
          <w:rPr>
            <w:rFonts w:ascii="Times New Roman" w:hAnsi="Times New Roman" w:cs="Times New Roman"/>
            <w:i w:val="0"/>
            <w:color w:val="000000" w:themeColor="text1"/>
            <w:sz w:val="26"/>
            <w:szCs w:val="26"/>
          </w:rPr>
          <w:fldChar w:fldCharType="end"/>
        </w:r>
      </w:ins>
      <w:del w:id="2024" w:author="Nguyen Toan" w:date="2018-05-18T22:41:00Z">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STYLEREF 1 \s </w:delInstrText>
        </w:r>
        <w:r w:rsidR="007B1CDB" w:rsidRPr="00C307BC" w:rsidDel="00871F8A">
          <w:rPr>
            <w:rFonts w:ascii="Times New Roman" w:hAnsi="Times New Roman" w:cs="Times New Roman"/>
            <w:i w:val="0"/>
            <w:color w:val="000000" w:themeColor="text1"/>
            <w:sz w:val="26"/>
            <w:szCs w:val="26"/>
          </w:rPr>
          <w:fldChar w:fldCharType="separate"/>
        </w:r>
        <w:r w:rsidR="00896230" w:rsidDel="00871F8A">
          <w:rPr>
            <w:rFonts w:ascii="Times New Roman" w:hAnsi="Times New Roman" w:cs="Times New Roman"/>
            <w:i w:val="0"/>
            <w:noProof/>
            <w:color w:val="000000" w:themeColor="text1"/>
            <w:sz w:val="26"/>
            <w:szCs w:val="26"/>
          </w:rPr>
          <w:delText>3</w:delText>
        </w:r>
        <w:r w:rsidR="007B1CDB" w:rsidRPr="00C307BC" w:rsidDel="00871F8A">
          <w:rPr>
            <w:rFonts w:ascii="Times New Roman" w:hAnsi="Times New Roman" w:cs="Times New Roman"/>
            <w:i w:val="0"/>
            <w:color w:val="000000" w:themeColor="text1"/>
            <w:sz w:val="26"/>
            <w:szCs w:val="26"/>
          </w:rPr>
          <w:fldChar w:fldCharType="end"/>
        </w:r>
        <w:r w:rsidR="007B1CDB" w:rsidRPr="00C307BC" w:rsidDel="00871F8A">
          <w:rPr>
            <w:rFonts w:ascii="Times New Roman" w:hAnsi="Times New Roman" w:cs="Times New Roman"/>
            <w:i w:val="0"/>
            <w:color w:val="000000" w:themeColor="text1"/>
            <w:sz w:val="26"/>
            <w:szCs w:val="26"/>
          </w:rPr>
          <w:delText>.</w:delText>
        </w:r>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SEQ Hình \* ARABIC \s 1 </w:delInstrText>
        </w:r>
        <w:r w:rsidR="007B1CDB" w:rsidRPr="00C307BC" w:rsidDel="00871F8A">
          <w:rPr>
            <w:rFonts w:ascii="Times New Roman" w:hAnsi="Times New Roman" w:cs="Times New Roman"/>
            <w:i w:val="0"/>
            <w:color w:val="000000" w:themeColor="text1"/>
            <w:sz w:val="26"/>
            <w:szCs w:val="26"/>
          </w:rPr>
          <w:fldChar w:fldCharType="separate"/>
        </w:r>
      </w:del>
      <w:del w:id="2025" w:author="Nguyen Toan" w:date="2018-05-18T21:03:00Z">
        <w:r w:rsidR="009C452F" w:rsidDel="0019161E">
          <w:rPr>
            <w:rFonts w:ascii="Times New Roman" w:hAnsi="Times New Roman" w:cs="Times New Roman"/>
            <w:i w:val="0"/>
            <w:noProof/>
            <w:color w:val="000000" w:themeColor="text1"/>
            <w:sz w:val="26"/>
            <w:szCs w:val="26"/>
          </w:rPr>
          <w:delText>18</w:delText>
        </w:r>
      </w:del>
      <w:del w:id="2026" w:author="Nguyen Toan" w:date="2018-05-18T22:41:00Z">
        <w:r w:rsidR="007B1CDB" w:rsidRPr="00C307BC" w:rsidDel="00871F8A">
          <w:rPr>
            <w:rFonts w:ascii="Times New Roman" w:hAnsi="Times New Roman" w:cs="Times New Roman"/>
            <w:i w:val="0"/>
            <w:color w:val="000000" w:themeColor="text1"/>
            <w:sz w:val="26"/>
            <w:szCs w:val="26"/>
          </w:rPr>
          <w:fldChar w:fldCharType="end"/>
        </w:r>
      </w:del>
      <w:bookmarkEnd w:id="2019"/>
      <w:r w:rsidRPr="00C307BC">
        <w:rPr>
          <w:rFonts w:ascii="Times New Roman" w:hAnsi="Times New Roman" w:cs="Times New Roman"/>
          <w:i w:val="0"/>
          <w:color w:val="000000" w:themeColor="text1"/>
          <w:sz w:val="26"/>
          <w:szCs w:val="26"/>
        </w:rPr>
        <w:t xml:space="preserve">: </w:t>
      </w:r>
      <w:r w:rsidRPr="00C307BC">
        <w:rPr>
          <w:rFonts w:ascii="Times New Roman" w:hAnsi="Times New Roman" w:cs="Times New Roman"/>
          <w:i w:val="0"/>
          <w:color w:val="000000" w:themeColor="text1"/>
          <w:sz w:val="26"/>
          <w:szCs w:val="26"/>
          <w:lang w:val="vi-VN"/>
        </w:rPr>
        <w:t>Các bước sinh mã kiểm thử tự động</w:t>
      </w:r>
      <w:bookmarkEnd w:id="2020"/>
    </w:p>
    <w:p w14:paraId="2E8E8F30" w14:textId="69C89250" w:rsidR="004D450C" w:rsidRPr="00C307BC" w:rsidRDefault="006C4E17" w:rsidP="004D450C">
      <w:pPr>
        <w:spacing w:after="120" w:line="288" w:lineRule="auto"/>
        <w:ind w:firstLine="567"/>
        <w:jc w:val="both"/>
        <w:rPr>
          <w:b/>
          <w:sz w:val="26"/>
          <w:szCs w:val="26"/>
        </w:rPr>
      </w:pPr>
      <w:r w:rsidRPr="00C307BC">
        <w:rPr>
          <w:b/>
          <w:sz w:val="26"/>
          <w:szCs w:val="26"/>
        </w:rPr>
        <w:t>Bước 1</w:t>
      </w:r>
      <w:r w:rsidRPr="00C307BC">
        <w:rPr>
          <w:sz w:val="26"/>
          <w:szCs w:val="26"/>
        </w:rPr>
        <w:t xml:space="preserve">: Thư viện thực hiện quét bộ mã nguồn xây dựng trên nền tảng MuleESB, từ tập tin cấu hình chính của ứng dụng, công cụ xác định được đâu là nơi định nghĩa các luồng xử lý của ứng dụng. </w:t>
      </w:r>
      <w:r w:rsidR="00FE4698" w:rsidRPr="00C307BC">
        <w:rPr>
          <w:sz w:val="26"/>
          <w:szCs w:val="26"/>
        </w:rPr>
        <w:fldChar w:fldCharType="begin"/>
      </w:r>
      <w:r w:rsidR="00FE4698" w:rsidRPr="00C307BC">
        <w:rPr>
          <w:sz w:val="26"/>
          <w:szCs w:val="26"/>
        </w:rPr>
        <w:instrText xml:space="preserve"> REF _Ref513406442 \h </w:instrText>
      </w:r>
      <w:r w:rsidR="00C307BC" w:rsidRPr="00C307BC">
        <w:rPr>
          <w:sz w:val="26"/>
          <w:szCs w:val="26"/>
        </w:rPr>
        <w:instrText xml:space="preserve"> \* MERGEFORMAT </w:instrText>
      </w:r>
      <w:r w:rsidR="00FE4698" w:rsidRPr="00C307BC">
        <w:rPr>
          <w:sz w:val="26"/>
          <w:szCs w:val="26"/>
        </w:rPr>
      </w:r>
      <w:r w:rsidR="00FE4698" w:rsidRPr="00C307BC">
        <w:rPr>
          <w:sz w:val="26"/>
          <w:szCs w:val="26"/>
        </w:rPr>
        <w:fldChar w:fldCharType="separate"/>
      </w:r>
      <w:ins w:id="2027" w:author="Nguyen Toan" w:date="2018-05-18T22:39:00Z">
        <w:r w:rsidR="00896230" w:rsidRPr="00896230">
          <w:rPr>
            <w:color w:val="000000" w:themeColor="text1"/>
            <w:sz w:val="26"/>
            <w:szCs w:val="26"/>
            <w:rPrChange w:id="2028" w:author="Nguyen Toan" w:date="2018-05-18T22:39:00Z">
              <w:rPr>
                <w:i/>
                <w:color w:val="000000" w:themeColor="text1"/>
                <w:sz w:val="26"/>
                <w:szCs w:val="26"/>
              </w:rPr>
            </w:rPrChange>
          </w:rPr>
          <w:t xml:space="preserve">Hình </w:t>
        </w:r>
        <w:r w:rsidR="00896230">
          <w:rPr>
            <w:i/>
            <w:noProof/>
            <w:color w:val="000000" w:themeColor="text1"/>
            <w:sz w:val="26"/>
            <w:szCs w:val="26"/>
          </w:rPr>
          <w:t>3</w:t>
        </w:r>
        <w:r w:rsidR="00896230" w:rsidRPr="00C307BC">
          <w:rPr>
            <w:i/>
            <w:noProof/>
            <w:color w:val="000000" w:themeColor="text1"/>
            <w:sz w:val="26"/>
            <w:szCs w:val="26"/>
          </w:rPr>
          <w:t>.</w:t>
        </w:r>
        <w:r w:rsidR="00896230">
          <w:rPr>
            <w:i/>
            <w:noProof/>
            <w:color w:val="000000" w:themeColor="text1"/>
            <w:sz w:val="26"/>
            <w:szCs w:val="26"/>
          </w:rPr>
          <w:t>8</w:t>
        </w:r>
      </w:ins>
      <w:del w:id="2029" w:author="Nguyen Toan" w:date="2018-05-18T21:03:00Z">
        <w:r w:rsidR="009C452F" w:rsidRPr="009C452F" w:rsidDel="0019161E">
          <w:rPr>
            <w:color w:val="000000" w:themeColor="text1"/>
            <w:sz w:val="26"/>
            <w:szCs w:val="26"/>
          </w:rPr>
          <w:delText xml:space="preserve">Hình </w:delText>
        </w:r>
        <w:r w:rsidR="009C452F" w:rsidDel="0019161E">
          <w:rPr>
            <w:i/>
            <w:noProof/>
            <w:color w:val="000000" w:themeColor="text1"/>
            <w:sz w:val="26"/>
            <w:szCs w:val="26"/>
          </w:rPr>
          <w:delText>3</w:delText>
        </w:r>
        <w:r w:rsidR="009C452F" w:rsidRPr="00C307BC" w:rsidDel="0019161E">
          <w:rPr>
            <w:i/>
            <w:noProof/>
            <w:color w:val="000000" w:themeColor="text1"/>
            <w:sz w:val="26"/>
            <w:szCs w:val="26"/>
          </w:rPr>
          <w:delText>.</w:delText>
        </w:r>
        <w:r w:rsidR="009C452F" w:rsidDel="0019161E">
          <w:rPr>
            <w:i/>
            <w:noProof/>
            <w:color w:val="000000" w:themeColor="text1"/>
            <w:sz w:val="26"/>
            <w:szCs w:val="26"/>
          </w:rPr>
          <w:delText>19</w:delText>
        </w:r>
      </w:del>
      <w:r w:rsidR="00FE4698" w:rsidRPr="00C307BC">
        <w:rPr>
          <w:sz w:val="26"/>
          <w:szCs w:val="26"/>
        </w:rPr>
        <w:fldChar w:fldCharType="end"/>
      </w:r>
      <w:r w:rsidR="009C3F22" w:rsidRPr="00C307BC">
        <w:rPr>
          <w:sz w:val="26"/>
          <w:szCs w:val="26"/>
        </w:rPr>
        <w:t xml:space="preserve"> </w:t>
      </w:r>
      <w:r w:rsidRPr="00C307BC">
        <w:rPr>
          <w:sz w:val="26"/>
          <w:szCs w:val="26"/>
        </w:rPr>
        <w:t>hiển thị tập tin cấu hình khởi tạo của ứng dụng MuleESB, tập tin này chỉ ra đâu là nơi chứa các luồng xử lý (ở đây là muleesbbegin.xml).</w:t>
      </w:r>
      <w:r w:rsidR="004D450C" w:rsidRPr="00C307BC">
        <w:rPr>
          <w:b/>
          <w:sz w:val="26"/>
          <w:szCs w:val="26"/>
        </w:rPr>
        <w:t xml:space="preserve"> </w:t>
      </w:r>
    </w:p>
    <w:p w14:paraId="1C5DA8BA" w14:textId="0187551F" w:rsidR="004D450C" w:rsidRPr="00C307BC" w:rsidRDefault="004D450C" w:rsidP="004D450C">
      <w:pPr>
        <w:spacing w:after="120" w:line="288" w:lineRule="auto"/>
        <w:ind w:firstLine="567"/>
        <w:jc w:val="both"/>
        <w:rPr>
          <w:sz w:val="26"/>
          <w:szCs w:val="26"/>
        </w:rPr>
      </w:pPr>
      <w:r w:rsidRPr="00C307BC">
        <w:rPr>
          <w:b/>
          <w:sz w:val="26"/>
          <w:szCs w:val="26"/>
        </w:rPr>
        <w:t>Bước 2</w:t>
      </w:r>
      <w:r w:rsidRPr="00C307BC">
        <w:rPr>
          <w:sz w:val="26"/>
          <w:szCs w:val="26"/>
        </w:rPr>
        <w:t xml:space="preserve">: từ các tập tin định nghĩa các luồng xử lý, công cụ AsenAPIDriver thực hiện đọc và xác định các luồng, tên luồng, đường dẫn gọi vào từng luồng cụ thể. (xem </w:t>
      </w:r>
      <w:r w:rsidRPr="00C307BC">
        <w:rPr>
          <w:sz w:val="26"/>
          <w:szCs w:val="26"/>
        </w:rPr>
        <w:fldChar w:fldCharType="begin"/>
      </w:r>
      <w:r w:rsidRPr="00C307BC">
        <w:rPr>
          <w:sz w:val="26"/>
          <w:szCs w:val="26"/>
        </w:rPr>
        <w:instrText xml:space="preserve"> REF _Ref513152706 \h </w:instrText>
      </w:r>
      <w:r w:rsidR="00C307BC" w:rsidRPr="00C307BC">
        <w:rPr>
          <w:sz w:val="26"/>
          <w:szCs w:val="26"/>
        </w:rPr>
        <w:instrText xml:space="preserve"> \* MERGEFORMAT </w:instrText>
      </w:r>
      <w:r w:rsidRPr="00C307BC">
        <w:rPr>
          <w:sz w:val="26"/>
          <w:szCs w:val="26"/>
        </w:rPr>
      </w:r>
      <w:r w:rsidRPr="00C307BC">
        <w:rPr>
          <w:sz w:val="26"/>
          <w:szCs w:val="26"/>
        </w:rPr>
        <w:fldChar w:fldCharType="separate"/>
      </w:r>
      <w:ins w:id="2030" w:author="Nguyen Toan" w:date="2018-05-18T22:39:00Z">
        <w:r w:rsidR="00896230" w:rsidRPr="00896230">
          <w:rPr>
            <w:color w:val="000000" w:themeColor="text1"/>
            <w:sz w:val="26"/>
            <w:szCs w:val="26"/>
            <w:rPrChange w:id="2031" w:author="Nguyen Toan" w:date="2018-05-18T22:39:00Z">
              <w:rPr>
                <w:i/>
                <w:color w:val="000000" w:themeColor="text1"/>
                <w:sz w:val="26"/>
                <w:szCs w:val="26"/>
              </w:rPr>
            </w:rPrChange>
          </w:rPr>
          <w:t xml:space="preserve">Hình </w:t>
        </w:r>
        <w:r w:rsidR="00896230">
          <w:rPr>
            <w:i/>
            <w:noProof/>
            <w:color w:val="000000" w:themeColor="text1"/>
            <w:sz w:val="26"/>
            <w:szCs w:val="26"/>
          </w:rPr>
          <w:t>3</w:t>
        </w:r>
        <w:r w:rsidR="00896230" w:rsidRPr="00C307BC">
          <w:rPr>
            <w:i/>
            <w:noProof/>
            <w:color w:val="000000" w:themeColor="text1"/>
            <w:sz w:val="26"/>
            <w:szCs w:val="26"/>
          </w:rPr>
          <w:t>.</w:t>
        </w:r>
        <w:r w:rsidR="00896230">
          <w:rPr>
            <w:i/>
            <w:noProof/>
            <w:color w:val="000000" w:themeColor="text1"/>
            <w:sz w:val="26"/>
            <w:szCs w:val="26"/>
          </w:rPr>
          <w:t>8</w:t>
        </w:r>
      </w:ins>
      <w:del w:id="2032" w:author="Nguyen Toan" w:date="2018-05-18T21:03:00Z">
        <w:r w:rsidR="009C452F" w:rsidRPr="009C452F" w:rsidDel="0019161E">
          <w:rPr>
            <w:color w:val="000000" w:themeColor="text1"/>
            <w:sz w:val="26"/>
            <w:szCs w:val="26"/>
          </w:rPr>
          <w:delText xml:space="preserve">Hình </w:delText>
        </w:r>
        <w:r w:rsidR="009C452F" w:rsidDel="0019161E">
          <w:rPr>
            <w:i/>
            <w:noProof/>
            <w:color w:val="000000" w:themeColor="text1"/>
            <w:sz w:val="26"/>
            <w:szCs w:val="26"/>
          </w:rPr>
          <w:delText>3</w:delText>
        </w:r>
        <w:r w:rsidR="009C452F" w:rsidRPr="00C307BC" w:rsidDel="0019161E">
          <w:rPr>
            <w:i/>
            <w:noProof/>
            <w:color w:val="000000" w:themeColor="text1"/>
            <w:sz w:val="26"/>
            <w:szCs w:val="26"/>
          </w:rPr>
          <w:delText>.</w:delText>
        </w:r>
        <w:r w:rsidR="009C452F" w:rsidDel="0019161E">
          <w:rPr>
            <w:i/>
            <w:noProof/>
            <w:color w:val="000000" w:themeColor="text1"/>
            <w:sz w:val="26"/>
            <w:szCs w:val="26"/>
          </w:rPr>
          <w:delText>19</w:delText>
        </w:r>
      </w:del>
      <w:r w:rsidRPr="00C307BC">
        <w:rPr>
          <w:sz w:val="26"/>
          <w:szCs w:val="26"/>
        </w:rPr>
        <w:fldChar w:fldCharType="end"/>
      </w:r>
      <w:r w:rsidRPr="00C307BC">
        <w:rPr>
          <w:sz w:val="26"/>
          <w:szCs w:val="26"/>
        </w:rPr>
        <w:t>).</w:t>
      </w:r>
    </w:p>
    <w:p w14:paraId="501E9B1F" w14:textId="77777777" w:rsidR="004D450C" w:rsidRPr="00C307BC" w:rsidRDefault="004D450C" w:rsidP="004D450C">
      <w:pPr>
        <w:spacing w:after="120" w:line="288" w:lineRule="auto"/>
        <w:ind w:firstLine="567"/>
        <w:jc w:val="both"/>
        <w:rPr>
          <w:sz w:val="26"/>
          <w:szCs w:val="26"/>
        </w:rPr>
      </w:pPr>
      <w:r w:rsidRPr="00C307BC">
        <w:rPr>
          <w:b/>
          <w:sz w:val="26"/>
          <w:szCs w:val="26"/>
        </w:rPr>
        <w:lastRenderedPageBreak/>
        <w:t>Bước 3</w:t>
      </w:r>
      <w:r w:rsidRPr="00C307BC">
        <w:rPr>
          <w:sz w:val="26"/>
          <w:szCs w:val="26"/>
        </w:rPr>
        <w:t>: Với mỗi luồng tương ứng, chương trình xác định và đọc các tập tin excel ca kiểm thử. Các tập tin này được cấu hình sẵn trong thư mục tài nguyên kiểm thử (test/resources) của ứng dụng.</w:t>
      </w:r>
    </w:p>
    <w:p w14:paraId="3AC41327" w14:textId="1B2872B5" w:rsidR="004D450C" w:rsidRPr="00C307BC" w:rsidDel="00085428" w:rsidRDefault="004D450C" w:rsidP="00CE1892">
      <w:pPr>
        <w:spacing w:after="120" w:line="288" w:lineRule="auto"/>
        <w:ind w:firstLine="567"/>
        <w:jc w:val="both"/>
        <w:rPr>
          <w:del w:id="2033" w:author="Nguyen Toan" w:date="2018-05-18T22:47:00Z"/>
          <w:sz w:val="26"/>
          <w:szCs w:val="26"/>
        </w:rPr>
      </w:pPr>
      <w:r w:rsidRPr="00C307BC">
        <w:rPr>
          <w:b/>
          <w:sz w:val="26"/>
          <w:szCs w:val="26"/>
        </w:rPr>
        <w:t>Bước 4</w:t>
      </w:r>
      <w:r w:rsidRPr="00C307BC">
        <w:rPr>
          <w:sz w:val="26"/>
          <w:szCs w:val="26"/>
        </w:rPr>
        <w:t>: Trước khi sinh ra mã nguồn kiểm thử tự động, công cụ thực hiện dọn dẹp thư mục mã nguồn kiểm thử</w:t>
      </w:r>
      <w:ins w:id="2034" w:author="Nguyen Toan" w:date="2018-05-18T22:47:00Z">
        <w:r w:rsidR="00085428">
          <w:rPr>
            <w:sz w:val="26"/>
            <w:szCs w:val="26"/>
          </w:rPr>
          <w:t>.</w:t>
        </w:r>
      </w:ins>
      <w:del w:id="2035" w:author="Nguyen Toan" w:date="2018-05-18T22:47:00Z">
        <w:r w:rsidRPr="00C307BC" w:rsidDel="00085428">
          <w:rPr>
            <w:sz w:val="26"/>
            <w:szCs w:val="26"/>
          </w:rPr>
          <w:delText>.</w:delText>
        </w:r>
      </w:del>
    </w:p>
    <w:p w14:paraId="4CF2330C" w14:textId="4D7F4E08" w:rsidR="006C4E17" w:rsidRPr="00C307BC" w:rsidRDefault="006C4E17">
      <w:pPr>
        <w:spacing w:after="120" w:line="288" w:lineRule="auto"/>
        <w:ind w:firstLine="567"/>
        <w:jc w:val="both"/>
        <w:rPr>
          <w:sz w:val="26"/>
          <w:szCs w:val="26"/>
          <w:lang w:val="vi-VN"/>
        </w:rPr>
      </w:pPr>
    </w:p>
    <w:p w14:paraId="029D3C0A" w14:textId="77777777" w:rsidR="006C4E17" w:rsidRPr="00C307BC" w:rsidRDefault="006C4E17" w:rsidP="00071A6D">
      <w:pPr>
        <w:keepNext/>
        <w:spacing w:line="288" w:lineRule="auto"/>
        <w:ind w:firstLine="720"/>
        <w:jc w:val="center"/>
        <w:rPr>
          <w:sz w:val="26"/>
          <w:szCs w:val="26"/>
        </w:rPr>
      </w:pPr>
      <w:r w:rsidRPr="00C307BC">
        <w:rPr>
          <w:noProof/>
          <w:sz w:val="26"/>
          <w:szCs w:val="26"/>
        </w:rPr>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7">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6594E4A4" w:rsidR="006C4E17" w:rsidRPr="00C307BC" w:rsidRDefault="006C4E17" w:rsidP="006C4E17">
      <w:pPr>
        <w:pStyle w:val="Caption"/>
        <w:jc w:val="center"/>
        <w:rPr>
          <w:rFonts w:ascii="Times New Roman" w:hAnsi="Times New Roman" w:cs="Times New Roman"/>
          <w:i w:val="0"/>
          <w:color w:val="000000" w:themeColor="text1"/>
          <w:sz w:val="26"/>
          <w:szCs w:val="26"/>
          <w:lang w:val="en-US"/>
        </w:rPr>
      </w:pPr>
      <w:bookmarkStart w:id="2036" w:name="_Ref513406442"/>
      <w:bookmarkStart w:id="2037" w:name="_Ref513152706"/>
      <w:bookmarkStart w:id="2038" w:name="_Toc514445882"/>
      <w:r w:rsidRPr="00C307BC">
        <w:rPr>
          <w:rFonts w:ascii="Times New Roman" w:hAnsi="Times New Roman" w:cs="Times New Roman"/>
          <w:i w:val="0"/>
          <w:color w:val="000000" w:themeColor="text1"/>
          <w:sz w:val="26"/>
          <w:szCs w:val="26"/>
        </w:rPr>
        <w:t xml:space="preserve">Hình </w:t>
      </w:r>
      <w:ins w:id="2039" w:author="Nguyen Toan" w:date="2018-05-18T22:41:00Z">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STYLEREF 1 \s </w:instrText>
        </w:r>
      </w:ins>
      <w:r w:rsidR="00871F8A">
        <w:rPr>
          <w:rFonts w:ascii="Times New Roman" w:hAnsi="Times New Roman" w:cs="Times New Roman"/>
          <w:i w:val="0"/>
          <w:color w:val="000000" w:themeColor="text1"/>
          <w:sz w:val="26"/>
          <w:szCs w:val="26"/>
        </w:rPr>
        <w:fldChar w:fldCharType="separate"/>
      </w:r>
      <w:r w:rsidR="00871F8A">
        <w:rPr>
          <w:rFonts w:ascii="Times New Roman" w:hAnsi="Times New Roman" w:cs="Times New Roman"/>
          <w:i w:val="0"/>
          <w:noProof/>
          <w:color w:val="000000" w:themeColor="text1"/>
          <w:sz w:val="26"/>
          <w:szCs w:val="26"/>
        </w:rPr>
        <w:t>3</w:t>
      </w:r>
      <w:ins w:id="2040" w:author="Nguyen Toan" w:date="2018-05-18T22:41:00Z">
        <w:r w:rsidR="00871F8A">
          <w:rPr>
            <w:rFonts w:ascii="Times New Roman" w:hAnsi="Times New Roman" w:cs="Times New Roman"/>
            <w:i w:val="0"/>
            <w:color w:val="000000" w:themeColor="text1"/>
            <w:sz w:val="26"/>
            <w:szCs w:val="26"/>
          </w:rPr>
          <w:fldChar w:fldCharType="end"/>
        </w:r>
        <w:r w:rsidR="00871F8A">
          <w:rPr>
            <w:rFonts w:ascii="Times New Roman" w:hAnsi="Times New Roman" w:cs="Times New Roman"/>
            <w:i w:val="0"/>
            <w:color w:val="000000" w:themeColor="text1"/>
            <w:sz w:val="26"/>
            <w:szCs w:val="26"/>
          </w:rPr>
          <w:t>.</w:t>
        </w:r>
        <w:r w:rsidR="00871F8A">
          <w:rPr>
            <w:rFonts w:ascii="Times New Roman" w:hAnsi="Times New Roman" w:cs="Times New Roman"/>
            <w:i w:val="0"/>
            <w:color w:val="000000" w:themeColor="text1"/>
            <w:sz w:val="26"/>
            <w:szCs w:val="26"/>
          </w:rPr>
          <w:fldChar w:fldCharType="begin"/>
        </w:r>
        <w:r w:rsidR="00871F8A">
          <w:rPr>
            <w:rFonts w:ascii="Times New Roman" w:hAnsi="Times New Roman" w:cs="Times New Roman"/>
            <w:i w:val="0"/>
            <w:color w:val="000000" w:themeColor="text1"/>
            <w:sz w:val="26"/>
            <w:szCs w:val="26"/>
          </w:rPr>
          <w:instrText xml:space="preserve"> SEQ Hình \* ARABIC \s 1 </w:instrText>
        </w:r>
      </w:ins>
      <w:r w:rsidR="00871F8A">
        <w:rPr>
          <w:rFonts w:ascii="Times New Roman" w:hAnsi="Times New Roman" w:cs="Times New Roman"/>
          <w:i w:val="0"/>
          <w:color w:val="000000" w:themeColor="text1"/>
          <w:sz w:val="26"/>
          <w:szCs w:val="26"/>
        </w:rPr>
        <w:fldChar w:fldCharType="separate"/>
      </w:r>
      <w:ins w:id="2041" w:author="Nguyen Toan" w:date="2018-05-18T22:41:00Z">
        <w:r w:rsidR="00871F8A">
          <w:rPr>
            <w:rFonts w:ascii="Times New Roman" w:hAnsi="Times New Roman" w:cs="Times New Roman"/>
            <w:i w:val="0"/>
            <w:noProof/>
            <w:color w:val="000000" w:themeColor="text1"/>
            <w:sz w:val="26"/>
            <w:szCs w:val="26"/>
          </w:rPr>
          <w:t>8</w:t>
        </w:r>
        <w:r w:rsidR="00871F8A">
          <w:rPr>
            <w:rFonts w:ascii="Times New Roman" w:hAnsi="Times New Roman" w:cs="Times New Roman"/>
            <w:i w:val="0"/>
            <w:color w:val="000000" w:themeColor="text1"/>
            <w:sz w:val="26"/>
            <w:szCs w:val="26"/>
          </w:rPr>
          <w:fldChar w:fldCharType="end"/>
        </w:r>
      </w:ins>
      <w:del w:id="2042" w:author="Nguyen Toan" w:date="2018-05-18T22:41:00Z">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STYLEREF 1 \s </w:delInstrText>
        </w:r>
        <w:r w:rsidR="007B1CDB" w:rsidRPr="00C307BC" w:rsidDel="00871F8A">
          <w:rPr>
            <w:rFonts w:ascii="Times New Roman" w:hAnsi="Times New Roman" w:cs="Times New Roman"/>
            <w:i w:val="0"/>
            <w:color w:val="000000" w:themeColor="text1"/>
            <w:sz w:val="26"/>
            <w:szCs w:val="26"/>
          </w:rPr>
          <w:fldChar w:fldCharType="separate"/>
        </w:r>
        <w:r w:rsidR="00896230" w:rsidDel="00871F8A">
          <w:rPr>
            <w:rFonts w:ascii="Times New Roman" w:hAnsi="Times New Roman" w:cs="Times New Roman"/>
            <w:i w:val="0"/>
            <w:noProof/>
            <w:color w:val="000000" w:themeColor="text1"/>
            <w:sz w:val="26"/>
            <w:szCs w:val="26"/>
          </w:rPr>
          <w:delText>3</w:delText>
        </w:r>
        <w:r w:rsidR="007B1CDB" w:rsidRPr="00C307BC" w:rsidDel="00871F8A">
          <w:rPr>
            <w:rFonts w:ascii="Times New Roman" w:hAnsi="Times New Roman" w:cs="Times New Roman"/>
            <w:i w:val="0"/>
            <w:color w:val="000000" w:themeColor="text1"/>
            <w:sz w:val="26"/>
            <w:szCs w:val="26"/>
          </w:rPr>
          <w:fldChar w:fldCharType="end"/>
        </w:r>
        <w:r w:rsidR="007B1CDB" w:rsidRPr="00C307BC" w:rsidDel="00871F8A">
          <w:rPr>
            <w:rFonts w:ascii="Times New Roman" w:hAnsi="Times New Roman" w:cs="Times New Roman"/>
            <w:i w:val="0"/>
            <w:color w:val="000000" w:themeColor="text1"/>
            <w:sz w:val="26"/>
            <w:szCs w:val="26"/>
          </w:rPr>
          <w:delText>.</w:delText>
        </w:r>
        <w:r w:rsidR="007B1CDB" w:rsidRPr="00C307BC" w:rsidDel="00871F8A">
          <w:rPr>
            <w:rFonts w:ascii="Times New Roman" w:hAnsi="Times New Roman" w:cs="Times New Roman"/>
            <w:i w:val="0"/>
            <w:color w:val="000000" w:themeColor="text1"/>
            <w:sz w:val="26"/>
            <w:szCs w:val="26"/>
          </w:rPr>
          <w:fldChar w:fldCharType="begin"/>
        </w:r>
        <w:r w:rsidR="007B1CDB" w:rsidRPr="00C307BC" w:rsidDel="00871F8A">
          <w:rPr>
            <w:rFonts w:ascii="Times New Roman" w:hAnsi="Times New Roman" w:cs="Times New Roman"/>
            <w:i w:val="0"/>
            <w:color w:val="000000" w:themeColor="text1"/>
            <w:sz w:val="26"/>
            <w:szCs w:val="26"/>
          </w:rPr>
          <w:delInstrText xml:space="preserve"> SEQ Hình \* ARABIC \s 1 </w:delInstrText>
        </w:r>
        <w:r w:rsidR="007B1CDB" w:rsidRPr="00C307BC" w:rsidDel="00871F8A">
          <w:rPr>
            <w:rFonts w:ascii="Times New Roman" w:hAnsi="Times New Roman" w:cs="Times New Roman"/>
            <w:i w:val="0"/>
            <w:color w:val="000000" w:themeColor="text1"/>
            <w:sz w:val="26"/>
            <w:szCs w:val="26"/>
          </w:rPr>
          <w:fldChar w:fldCharType="separate"/>
        </w:r>
      </w:del>
      <w:del w:id="2043" w:author="Nguyen Toan" w:date="2018-05-18T21:03:00Z">
        <w:r w:rsidR="009C452F" w:rsidDel="0019161E">
          <w:rPr>
            <w:rFonts w:ascii="Times New Roman" w:hAnsi="Times New Roman" w:cs="Times New Roman"/>
            <w:i w:val="0"/>
            <w:noProof/>
            <w:color w:val="000000" w:themeColor="text1"/>
            <w:sz w:val="26"/>
            <w:szCs w:val="26"/>
          </w:rPr>
          <w:delText>19</w:delText>
        </w:r>
      </w:del>
      <w:del w:id="2044" w:author="Nguyen Toan" w:date="2018-05-18T22:41:00Z">
        <w:r w:rsidR="007B1CDB" w:rsidRPr="00C307BC" w:rsidDel="00871F8A">
          <w:rPr>
            <w:rFonts w:ascii="Times New Roman" w:hAnsi="Times New Roman" w:cs="Times New Roman"/>
            <w:i w:val="0"/>
            <w:color w:val="000000" w:themeColor="text1"/>
            <w:sz w:val="26"/>
            <w:szCs w:val="26"/>
          </w:rPr>
          <w:fldChar w:fldCharType="end"/>
        </w:r>
      </w:del>
      <w:bookmarkEnd w:id="2036"/>
      <w:bookmarkEnd w:id="2037"/>
      <w:r w:rsidRPr="00C307BC">
        <w:rPr>
          <w:rFonts w:ascii="Times New Roman" w:hAnsi="Times New Roman" w:cs="Times New Roman"/>
          <w:i w:val="0"/>
          <w:color w:val="000000" w:themeColor="text1"/>
          <w:sz w:val="26"/>
          <w:szCs w:val="26"/>
        </w:rPr>
        <w:t>: Cấu hình khởi tạo của ứng dụng</w:t>
      </w:r>
      <w:bookmarkEnd w:id="2038"/>
    </w:p>
    <w:p w14:paraId="17E763D9" w14:textId="0CE7898F" w:rsidR="006C4E17" w:rsidRPr="00C307BC" w:rsidRDefault="006C4E17" w:rsidP="00966627">
      <w:pPr>
        <w:spacing w:after="120" w:line="288" w:lineRule="auto"/>
        <w:ind w:firstLine="567"/>
        <w:jc w:val="both"/>
        <w:rPr>
          <w:sz w:val="26"/>
          <w:szCs w:val="26"/>
          <w:lang w:val="vi-VN"/>
        </w:rPr>
      </w:pPr>
      <w:r w:rsidRPr="00C307BC">
        <w:rPr>
          <w:b/>
          <w:sz w:val="26"/>
          <w:szCs w:val="26"/>
        </w:rPr>
        <w:t>Bước 5</w:t>
      </w:r>
      <w:r w:rsidRPr="00C307BC">
        <w:rPr>
          <w:sz w:val="26"/>
          <w:szCs w:val="26"/>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sidRPr="00C307BC">
        <w:rPr>
          <w:sz w:val="26"/>
          <w:szCs w:val="26"/>
        </w:rPr>
        <w:fldChar w:fldCharType="begin"/>
      </w:r>
      <w:r w:rsidR="00FC17A8" w:rsidRPr="00C307BC">
        <w:rPr>
          <w:sz w:val="26"/>
          <w:szCs w:val="26"/>
        </w:rPr>
        <w:instrText xml:space="preserve"> REF _Ref513152722 \h </w:instrText>
      </w:r>
      <w:r w:rsidR="00C307BC" w:rsidRPr="00C307BC">
        <w:rPr>
          <w:sz w:val="26"/>
          <w:szCs w:val="26"/>
        </w:rPr>
        <w:instrText xml:space="preserve"> \* MERGEFORMAT </w:instrText>
      </w:r>
      <w:r w:rsidR="00FC17A8" w:rsidRPr="00C307BC">
        <w:rPr>
          <w:sz w:val="26"/>
          <w:szCs w:val="26"/>
        </w:rPr>
      </w:r>
      <w:r w:rsidR="00FC17A8" w:rsidRPr="00C307BC">
        <w:rPr>
          <w:sz w:val="26"/>
          <w:szCs w:val="26"/>
        </w:rPr>
        <w:fldChar w:fldCharType="separate"/>
      </w:r>
      <w:ins w:id="2045" w:author="Nguyen Toan" w:date="2018-05-18T22:39:00Z">
        <w:r w:rsidR="00896230" w:rsidRPr="00C307BC">
          <w:rPr>
            <w:color w:val="000000" w:themeColor="text1"/>
            <w:sz w:val="26"/>
            <w:szCs w:val="26"/>
          </w:rPr>
          <w:t xml:space="preserve">Hình </w:t>
        </w:r>
        <w:r w:rsidR="00896230">
          <w:rPr>
            <w:noProof/>
            <w:color w:val="000000" w:themeColor="text1"/>
            <w:sz w:val="26"/>
            <w:szCs w:val="26"/>
          </w:rPr>
          <w:t>3</w:t>
        </w:r>
        <w:r w:rsidR="00896230" w:rsidRPr="00C307BC">
          <w:rPr>
            <w:noProof/>
            <w:color w:val="000000" w:themeColor="text1"/>
            <w:sz w:val="26"/>
            <w:szCs w:val="26"/>
          </w:rPr>
          <w:t>.</w:t>
        </w:r>
        <w:r w:rsidR="00896230">
          <w:rPr>
            <w:noProof/>
            <w:color w:val="000000" w:themeColor="text1"/>
            <w:sz w:val="26"/>
            <w:szCs w:val="26"/>
          </w:rPr>
          <w:t>9</w:t>
        </w:r>
      </w:ins>
      <w:del w:id="2046" w:author="Nguyen Toan" w:date="2018-05-18T21:03:00Z">
        <w:r w:rsidR="009C452F" w:rsidRPr="00C307BC" w:rsidDel="0019161E">
          <w:rPr>
            <w:color w:val="000000" w:themeColor="text1"/>
            <w:sz w:val="26"/>
            <w:szCs w:val="26"/>
          </w:rPr>
          <w:delText xml:space="preserve">Hình </w:delText>
        </w:r>
        <w:r w:rsidR="009C452F" w:rsidDel="0019161E">
          <w:rPr>
            <w:noProof/>
            <w:color w:val="000000" w:themeColor="text1"/>
            <w:sz w:val="26"/>
            <w:szCs w:val="26"/>
          </w:rPr>
          <w:delText>3</w:delText>
        </w:r>
        <w:r w:rsidR="009C452F" w:rsidRPr="00C307BC" w:rsidDel="0019161E">
          <w:rPr>
            <w:noProof/>
            <w:color w:val="000000" w:themeColor="text1"/>
            <w:sz w:val="26"/>
            <w:szCs w:val="26"/>
          </w:rPr>
          <w:delText>.</w:delText>
        </w:r>
        <w:r w:rsidR="009C452F" w:rsidDel="0019161E">
          <w:rPr>
            <w:noProof/>
            <w:color w:val="000000" w:themeColor="text1"/>
            <w:sz w:val="26"/>
            <w:szCs w:val="26"/>
          </w:rPr>
          <w:delText>20</w:delText>
        </w:r>
      </w:del>
      <w:r w:rsidR="00FC17A8" w:rsidRPr="00C307BC">
        <w:rPr>
          <w:sz w:val="26"/>
          <w:szCs w:val="26"/>
        </w:rPr>
        <w:fldChar w:fldCharType="end"/>
      </w:r>
      <w:r w:rsidR="00FC17A8" w:rsidRPr="00C307BC">
        <w:rPr>
          <w:sz w:val="26"/>
          <w:szCs w:val="26"/>
        </w:rPr>
        <w:t xml:space="preserve"> </w:t>
      </w:r>
      <w:r w:rsidRPr="00C307BC">
        <w:rPr>
          <w:sz w:val="26"/>
          <w:szCs w:val="26"/>
        </w:rPr>
        <w:t>hiển thị một lớp kiểm thử được sinh tự động từ công cụ AsenAPIDriver.</w:t>
      </w:r>
    </w:p>
    <w:p w14:paraId="22EE46FD" w14:textId="77777777" w:rsidR="006C4E17" w:rsidRPr="00C307BC" w:rsidRDefault="006C4E17" w:rsidP="00071A6D">
      <w:pPr>
        <w:keepNext/>
        <w:spacing w:line="288" w:lineRule="auto"/>
        <w:ind w:firstLine="720"/>
        <w:jc w:val="center"/>
        <w:rPr>
          <w:sz w:val="26"/>
          <w:szCs w:val="26"/>
        </w:rPr>
      </w:pPr>
      <w:r w:rsidRPr="00C307BC">
        <w:rPr>
          <w:noProof/>
          <w:sz w:val="26"/>
          <w:szCs w:val="26"/>
        </w:rPr>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8">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41F132BB" w:rsidR="006C4E17" w:rsidRPr="00C307BC" w:rsidRDefault="006C4E17" w:rsidP="006C4E17">
      <w:pPr>
        <w:jc w:val="center"/>
        <w:rPr>
          <w:color w:val="000000" w:themeColor="text1"/>
          <w:sz w:val="26"/>
          <w:szCs w:val="26"/>
          <w:lang w:val="vi-VN"/>
        </w:rPr>
      </w:pPr>
      <w:bookmarkStart w:id="2047" w:name="_Ref513152722"/>
      <w:bookmarkStart w:id="2048" w:name="_Toc514445883"/>
      <w:r w:rsidRPr="00C307BC">
        <w:rPr>
          <w:color w:val="000000" w:themeColor="text1"/>
          <w:sz w:val="26"/>
          <w:szCs w:val="26"/>
        </w:rPr>
        <w:t xml:space="preserve">Hình </w:t>
      </w:r>
      <w:ins w:id="2049" w:author="Nguyen Toan" w:date="2018-05-18T22:41:00Z">
        <w:r w:rsidR="00871F8A">
          <w:rPr>
            <w:color w:val="000000" w:themeColor="text1"/>
            <w:sz w:val="26"/>
            <w:szCs w:val="26"/>
          </w:rPr>
          <w:fldChar w:fldCharType="begin"/>
        </w:r>
        <w:r w:rsidR="00871F8A">
          <w:rPr>
            <w:color w:val="000000" w:themeColor="text1"/>
            <w:sz w:val="26"/>
            <w:szCs w:val="26"/>
          </w:rPr>
          <w:instrText xml:space="preserve"> STYLEREF 1 \s </w:instrText>
        </w:r>
      </w:ins>
      <w:r w:rsidR="00871F8A">
        <w:rPr>
          <w:color w:val="000000" w:themeColor="text1"/>
          <w:sz w:val="26"/>
          <w:szCs w:val="26"/>
        </w:rPr>
        <w:fldChar w:fldCharType="separate"/>
      </w:r>
      <w:r w:rsidR="00871F8A">
        <w:rPr>
          <w:noProof/>
          <w:color w:val="000000" w:themeColor="text1"/>
          <w:sz w:val="26"/>
          <w:szCs w:val="26"/>
        </w:rPr>
        <w:t>3</w:t>
      </w:r>
      <w:ins w:id="2050" w:author="Nguyen Toan" w:date="2018-05-18T22:41:00Z">
        <w:r w:rsidR="00871F8A">
          <w:rPr>
            <w:color w:val="000000" w:themeColor="text1"/>
            <w:sz w:val="26"/>
            <w:szCs w:val="26"/>
          </w:rPr>
          <w:fldChar w:fldCharType="end"/>
        </w:r>
        <w:r w:rsidR="00871F8A">
          <w:rPr>
            <w:color w:val="000000" w:themeColor="text1"/>
            <w:sz w:val="26"/>
            <w:szCs w:val="26"/>
          </w:rPr>
          <w:t>.</w:t>
        </w:r>
        <w:r w:rsidR="00871F8A">
          <w:rPr>
            <w:color w:val="000000" w:themeColor="text1"/>
            <w:sz w:val="26"/>
            <w:szCs w:val="26"/>
          </w:rPr>
          <w:fldChar w:fldCharType="begin"/>
        </w:r>
        <w:r w:rsidR="00871F8A">
          <w:rPr>
            <w:color w:val="000000" w:themeColor="text1"/>
            <w:sz w:val="26"/>
            <w:szCs w:val="26"/>
          </w:rPr>
          <w:instrText xml:space="preserve"> SEQ Hình \* ARABIC \s 1 </w:instrText>
        </w:r>
      </w:ins>
      <w:r w:rsidR="00871F8A">
        <w:rPr>
          <w:color w:val="000000" w:themeColor="text1"/>
          <w:sz w:val="26"/>
          <w:szCs w:val="26"/>
        </w:rPr>
        <w:fldChar w:fldCharType="separate"/>
      </w:r>
      <w:ins w:id="2051" w:author="Nguyen Toan" w:date="2018-05-18T22:41:00Z">
        <w:r w:rsidR="00871F8A">
          <w:rPr>
            <w:noProof/>
            <w:color w:val="000000" w:themeColor="text1"/>
            <w:sz w:val="26"/>
            <w:szCs w:val="26"/>
          </w:rPr>
          <w:t>9</w:t>
        </w:r>
        <w:r w:rsidR="00871F8A">
          <w:rPr>
            <w:color w:val="000000" w:themeColor="text1"/>
            <w:sz w:val="26"/>
            <w:szCs w:val="26"/>
          </w:rPr>
          <w:fldChar w:fldCharType="end"/>
        </w:r>
      </w:ins>
      <w:del w:id="2052" w:author="Nguyen Toan" w:date="2018-05-18T22:41:00Z">
        <w:r w:rsidR="007B1CDB" w:rsidRPr="00C307BC" w:rsidDel="00871F8A">
          <w:rPr>
            <w:color w:val="000000" w:themeColor="text1"/>
            <w:sz w:val="26"/>
            <w:szCs w:val="26"/>
          </w:rPr>
          <w:fldChar w:fldCharType="begin"/>
        </w:r>
        <w:r w:rsidR="007B1CDB" w:rsidRPr="00C307BC" w:rsidDel="00871F8A">
          <w:rPr>
            <w:color w:val="000000" w:themeColor="text1"/>
            <w:sz w:val="26"/>
            <w:szCs w:val="26"/>
          </w:rPr>
          <w:delInstrText xml:space="preserve"> STYLEREF 1 \s </w:delInstrText>
        </w:r>
        <w:r w:rsidR="007B1CDB" w:rsidRPr="00C307BC" w:rsidDel="00871F8A">
          <w:rPr>
            <w:color w:val="000000" w:themeColor="text1"/>
            <w:sz w:val="26"/>
            <w:szCs w:val="26"/>
          </w:rPr>
          <w:fldChar w:fldCharType="separate"/>
        </w:r>
        <w:r w:rsidR="00896230" w:rsidDel="00871F8A">
          <w:rPr>
            <w:noProof/>
            <w:color w:val="000000" w:themeColor="text1"/>
            <w:sz w:val="26"/>
            <w:szCs w:val="26"/>
          </w:rPr>
          <w:delText>3</w:delText>
        </w:r>
        <w:r w:rsidR="007B1CDB" w:rsidRPr="00C307BC" w:rsidDel="00871F8A">
          <w:rPr>
            <w:color w:val="000000" w:themeColor="text1"/>
            <w:sz w:val="26"/>
            <w:szCs w:val="26"/>
          </w:rPr>
          <w:fldChar w:fldCharType="end"/>
        </w:r>
        <w:r w:rsidR="007B1CDB" w:rsidRPr="00C307BC" w:rsidDel="00871F8A">
          <w:rPr>
            <w:color w:val="000000" w:themeColor="text1"/>
            <w:sz w:val="26"/>
            <w:szCs w:val="26"/>
          </w:rPr>
          <w:delText>.</w:delText>
        </w:r>
        <w:r w:rsidR="007B1CDB" w:rsidRPr="00C307BC" w:rsidDel="00871F8A">
          <w:rPr>
            <w:color w:val="000000" w:themeColor="text1"/>
            <w:sz w:val="26"/>
            <w:szCs w:val="26"/>
          </w:rPr>
          <w:fldChar w:fldCharType="begin"/>
        </w:r>
        <w:r w:rsidR="007B1CDB" w:rsidRPr="00C307BC" w:rsidDel="00871F8A">
          <w:rPr>
            <w:color w:val="000000" w:themeColor="text1"/>
            <w:sz w:val="26"/>
            <w:szCs w:val="26"/>
          </w:rPr>
          <w:delInstrText xml:space="preserve"> SEQ Hình \* ARABIC \s 1 </w:delInstrText>
        </w:r>
        <w:r w:rsidR="007B1CDB" w:rsidRPr="00C307BC" w:rsidDel="00871F8A">
          <w:rPr>
            <w:color w:val="000000" w:themeColor="text1"/>
            <w:sz w:val="26"/>
            <w:szCs w:val="26"/>
          </w:rPr>
          <w:fldChar w:fldCharType="separate"/>
        </w:r>
      </w:del>
      <w:del w:id="2053" w:author="Nguyen Toan" w:date="2018-05-18T21:03:00Z">
        <w:r w:rsidR="009C452F" w:rsidDel="0019161E">
          <w:rPr>
            <w:noProof/>
            <w:color w:val="000000" w:themeColor="text1"/>
            <w:sz w:val="26"/>
            <w:szCs w:val="26"/>
          </w:rPr>
          <w:delText>20</w:delText>
        </w:r>
      </w:del>
      <w:del w:id="2054" w:author="Nguyen Toan" w:date="2018-05-18T22:41:00Z">
        <w:r w:rsidR="007B1CDB" w:rsidRPr="00C307BC" w:rsidDel="00871F8A">
          <w:rPr>
            <w:color w:val="000000" w:themeColor="text1"/>
            <w:sz w:val="26"/>
            <w:szCs w:val="26"/>
          </w:rPr>
          <w:fldChar w:fldCharType="end"/>
        </w:r>
      </w:del>
      <w:bookmarkEnd w:id="2047"/>
      <w:r w:rsidRPr="00C307BC">
        <w:rPr>
          <w:color w:val="000000" w:themeColor="text1"/>
          <w:sz w:val="26"/>
          <w:szCs w:val="26"/>
        </w:rPr>
        <w:t>: M</w:t>
      </w:r>
      <w:r w:rsidRPr="00C307BC">
        <w:rPr>
          <w:color w:val="000000" w:themeColor="text1"/>
          <w:sz w:val="26"/>
          <w:szCs w:val="26"/>
          <w:lang w:val="vi-VN"/>
        </w:rPr>
        <w:t>ã nguồn kiểm thử bằng phương pháp sinh tự động</w:t>
      </w:r>
      <w:bookmarkEnd w:id="2048"/>
    </w:p>
    <w:p w14:paraId="11A0BA5B" w14:textId="62E343D8" w:rsidR="006C4E17" w:rsidRPr="00C307BC" w:rsidRDefault="006C4E17" w:rsidP="00071A6D">
      <w:pPr>
        <w:spacing w:before="120" w:after="120" w:line="288" w:lineRule="auto"/>
        <w:ind w:firstLine="567"/>
        <w:jc w:val="both"/>
        <w:rPr>
          <w:color w:val="000000" w:themeColor="text1"/>
          <w:sz w:val="26"/>
          <w:szCs w:val="26"/>
          <w:lang w:val="vi-VN"/>
        </w:rPr>
      </w:pPr>
      <w:r w:rsidRPr="00C307BC">
        <w:rPr>
          <w:color w:val="000000" w:themeColor="text1"/>
          <w:sz w:val="26"/>
          <w:szCs w:val="26"/>
          <w:lang w:val="vi-VN"/>
        </w:rPr>
        <w:lastRenderedPageBreak/>
        <w:t>Mã nguồn kiểm thử được sinh bởi AsenAPIDriver là mã nguồn sử dụng MUnit để gọi các luồng và truyền vào các tham số cho trước. Kết quả trả ra được so sánh với kết quả đầu ra mong đợi lấy từ</w:t>
      </w:r>
      <w:r w:rsidR="00B1133A" w:rsidRPr="00C307BC">
        <w:rPr>
          <w:color w:val="000000" w:themeColor="text1"/>
          <w:sz w:val="26"/>
          <w:szCs w:val="26"/>
          <w:lang w:val="vi-VN"/>
        </w:rPr>
        <w:t xml:space="preserve"> thư mục</w:t>
      </w:r>
      <w:r w:rsidRPr="00C307BC">
        <w:rPr>
          <w:color w:val="000000" w:themeColor="text1"/>
          <w:sz w:val="26"/>
          <w:szCs w:val="26"/>
          <w:lang w:val="vi-VN"/>
        </w:rPr>
        <w:t xml:space="preserve"> test/resources.</w:t>
      </w:r>
    </w:p>
    <w:p w14:paraId="264F55D1" w14:textId="16320C76" w:rsidR="00940218" w:rsidRPr="00C307BC" w:rsidRDefault="006C4E17" w:rsidP="00071A6D">
      <w:pPr>
        <w:spacing w:before="120" w:after="240"/>
        <w:ind w:firstLine="720"/>
        <w:jc w:val="both"/>
        <w:rPr>
          <w:color w:val="000000" w:themeColor="text1"/>
          <w:sz w:val="26"/>
          <w:szCs w:val="26"/>
          <w:lang w:val="vi-VN"/>
        </w:rPr>
      </w:pPr>
      <w:r w:rsidRPr="00C307BC">
        <w:rPr>
          <w:color w:val="000000" w:themeColor="text1"/>
          <w:sz w:val="26"/>
          <w:szCs w:val="26"/>
          <w:lang w:val="vi-VN"/>
        </w:rPr>
        <w:t>Các đoạn mã nguồn sử dụng MUnit được chú thích bằng các ký pháp của JUnit, quá trình chạy các đoạn mã nguồn kiểm thử cho ra kết quả ngay tại màn hình IDE và được xuất thành báo cáo.</w:t>
      </w:r>
      <w:r w:rsidR="00940218" w:rsidRPr="00C307BC">
        <w:rPr>
          <w:color w:val="000000" w:themeColor="text1"/>
          <w:sz w:val="26"/>
          <w:szCs w:val="26"/>
          <w:lang w:val="vi-VN"/>
        </w:rPr>
        <w:br w:type="page"/>
      </w:r>
    </w:p>
    <w:p w14:paraId="1914BC66" w14:textId="77777777" w:rsidR="006C4E17" w:rsidRPr="00C307BC" w:rsidRDefault="006C4E17" w:rsidP="00966627">
      <w:pPr>
        <w:ind w:firstLine="720"/>
        <w:jc w:val="both"/>
        <w:rPr>
          <w:rFonts w:eastAsia="Times New Roman"/>
          <w:sz w:val="26"/>
          <w:szCs w:val="26"/>
        </w:rPr>
      </w:pPr>
    </w:p>
    <w:p w14:paraId="4AAAD2A9" w14:textId="2EC600E8" w:rsidR="00FA72CD" w:rsidRPr="00C307BC" w:rsidRDefault="00940218" w:rsidP="00071A6D">
      <w:pPr>
        <w:pStyle w:val="Heading1"/>
        <w:numPr>
          <w:ilvl w:val="0"/>
          <w:numId w:val="12"/>
        </w:numPr>
        <w:spacing w:before="360" w:after="360"/>
        <w:ind w:left="357" w:hanging="357"/>
        <w:jc w:val="center"/>
        <w:rPr>
          <w:rFonts w:ascii="Times New Roman" w:eastAsia="Times New Roman" w:hAnsi="Times New Roman" w:cs="Times New Roman"/>
          <w:b/>
          <w:sz w:val="26"/>
          <w:szCs w:val="26"/>
        </w:rPr>
      </w:pPr>
      <w:bookmarkStart w:id="2055" w:name="_Toc514450072"/>
      <w:r w:rsidRPr="00C307BC">
        <w:rPr>
          <w:rFonts w:ascii="Times New Roman" w:eastAsia="Times New Roman" w:hAnsi="Times New Roman" w:cs="Times New Roman"/>
          <w:b/>
          <w:sz w:val="26"/>
          <w:szCs w:val="26"/>
        </w:rPr>
        <w:t>THỰC NGHIỆM</w:t>
      </w:r>
      <w:bookmarkEnd w:id="2055"/>
    </w:p>
    <w:p w14:paraId="166068DA" w14:textId="45E2315D" w:rsidR="00FA72CD" w:rsidRPr="00C307BC" w:rsidRDefault="00E65D8C" w:rsidP="00071A6D">
      <w:pPr>
        <w:spacing w:after="120" w:line="288" w:lineRule="auto"/>
        <w:ind w:firstLine="567"/>
        <w:jc w:val="both"/>
        <w:rPr>
          <w:rFonts w:eastAsia="Times New Roman"/>
          <w:sz w:val="26"/>
          <w:szCs w:val="26"/>
        </w:rPr>
      </w:pPr>
      <w:r w:rsidRPr="00C307BC">
        <w:rPr>
          <w:rFonts w:eastAsia="Times New Roman"/>
          <w:sz w:val="26"/>
          <w:szCs w:val="26"/>
        </w:rPr>
        <w:t xml:space="preserve">Trong </w:t>
      </w:r>
      <w:r w:rsidR="00541C4E" w:rsidRPr="00C307BC">
        <w:rPr>
          <w:rFonts w:eastAsia="Times New Roman"/>
          <w:sz w:val="26"/>
          <w:szCs w:val="26"/>
        </w:rPr>
        <w:t>chương</w:t>
      </w:r>
      <w:r w:rsidRPr="00C307BC">
        <w:rPr>
          <w:rFonts w:eastAsia="Times New Roman"/>
          <w:sz w:val="26"/>
          <w:szCs w:val="26"/>
        </w:rPr>
        <w:t xml:space="preserve"> này, luận văn sẽ xây dựng một hệ thống phần mềm nhỏ dựa vào MuleESB như một ví dụ. Từ ứng dụng đó, dựa vào quy trình thực hiện ở phần trước, luận văn sẽ đưa ra cách thức cài đặt, sinh mã kiểm thử và </w:t>
      </w:r>
      <w:r w:rsidR="00B34028" w:rsidRPr="00C307BC">
        <w:rPr>
          <w:rFonts w:eastAsia="Times New Roman"/>
          <w:sz w:val="26"/>
          <w:szCs w:val="26"/>
        </w:rPr>
        <w:t>tích hợp</w:t>
      </w:r>
      <w:r w:rsidRPr="00C307BC">
        <w:rPr>
          <w:rFonts w:eastAsia="Times New Roman"/>
          <w:sz w:val="26"/>
          <w:szCs w:val="26"/>
        </w:rPr>
        <w:t xml:space="preserve"> liên tục hoàn chỉnh. Thông qua phần cài đặt và triển khai, luận văn sẽ đánh giá những kết quả đạt được và những điểm cần phải bổ </w:t>
      </w:r>
      <w:r w:rsidR="00D8292A" w:rsidRPr="00C307BC">
        <w:rPr>
          <w:rFonts w:eastAsia="Times New Roman"/>
          <w:sz w:val="26"/>
          <w:szCs w:val="26"/>
        </w:rPr>
        <w:t>s</w:t>
      </w:r>
      <w:r w:rsidRPr="00C307BC">
        <w:rPr>
          <w:rFonts w:eastAsia="Times New Roman"/>
          <w:sz w:val="26"/>
          <w:szCs w:val="26"/>
        </w:rPr>
        <w:t>ung.</w:t>
      </w:r>
    </w:p>
    <w:p w14:paraId="51784D7B" w14:textId="402B6502" w:rsidR="00A47E08" w:rsidRPr="00071A6D" w:rsidRDefault="000C1557" w:rsidP="00071A6D">
      <w:pPr>
        <w:pStyle w:val="Heading2"/>
        <w:numPr>
          <w:ilvl w:val="1"/>
          <w:numId w:val="48"/>
        </w:numPr>
        <w:ind w:left="0" w:firstLine="0"/>
        <w:rPr>
          <w:rFonts w:ascii="Times New Roman" w:eastAsia="Times New Roman" w:hAnsi="Times New Roman" w:cs="Times New Roman"/>
          <w:b/>
          <w:sz w:val="26"/>
          <w:szCs w:val="26"/>
        </w:rPr>
      </w:pPr>
      <w:bookmarkStart w:id="2056" w:name="_Toc514450073"/>
      <w:r w:rsidRPr="00071A6D">
        <w:rPr>
          <w:rFonts w:ascii="Times New Roman" w:eastAsia="Times New Roman" w:hAnsi="Times New Roman" w:cs="Times New Roman"/>
          <w:b/>
          <w:sz w:val="26"/>
          <w:szCs w:val="26"/>
        </w:rPr>
        <w:t>Ứng dụng MuleESB</w:t>
      </w:r>
      <w:r w:rsidR="00B135CD" w:rsidRPr="00C307BC">
        <w:rPr>
          <w:rFonts w:ascii="Times New Roman" w:eastAsia="Times New Roman" w:hAnsi="Times New Roman" w:cs="Times New Roman"/>
          <w:b/>
          <w:sz w:val="26"/>
          <w:szCs w:val="26"/>
        </w:rPr>
        <w:t xml:space="preserve"> mẫu</w:t>
      </w:r>
      <w:bookmarkEnd w:id="2056"/>
    </w:p>
    <w:p w14:paraId="79C2BE68" w14:textId="4E59EC4B" w:rsidR="001B2570" w:rsidRPr="00C307BC" w:rsidRDefault="00582529" w:rsidP="00071A6D">
      <w:pPr>
        <w:spacing w:after="120" w:line="288" w:lineRule="auto"/>
        <w:ind w:firstLine="567"/>
        <w:jc w:val="both"/>
        <w:rPr>
          <w:rFonts w:eastAsia="Times New Roman"/>
          <w:sz w:val="26"/>
          <w:szCs w:val="26"/>
        </w:rPr>
      </w:pPr>
      <w:r w:rsidRPr="00C307BC">
        <w:rPr>
          <w:rFonts w:eastAsia="Times New Roman"/>
          <w:sz w:val="26"/>
          <w:szCs w:val="26"/>
        </w:rPr>
        <w:t xml:space="preserve">Để kiểm tra thực nghiệm quy trình kiểm thử ở </w:t>
      </w:r>
      <w:r w:rsidR="00475B95" w:rsidRPr="00C307BC">
        <w:rPr>
          <w:rFonts w:eastAsia="Times New Roman"/>
          <w:sz w:val="26"/>
          <w:szCs w:val="26"/>
        </w:rPr>
        <w:t>chương</w:t>
      </w:r>
      <w:r w:rsidRPr="00C307BC">
        <w:rPr>
          <w:rFonts w:eastAsia="Times New Roman"/>
          <w:sz w:val="26"/>
          <w:szCs w:val="26"/>
        </w:rPr>
        <w:t xml:space="preserve"> trước, luận văn xây dựng một ứng dụng ESB trên nền tảng MuleESB. Ứng dụng có tên </w:t>
      </w:r>
      <w:r w:rsidR="00101A1F" w:rsidRPr="00C307BC">
        <w:rPr>
          <w:rFonts w:eastAsia="Times New Roman"/>
          <w:sz w:val="26"/>
          <w:szCs w:val="26"/>
        </w:rPr>
        <w:t>IB-ESB</w:t>
      </w:r>
      <w:r w:rsidRPr="00C307BC">
        <w:rPr>
          <w:rFonts w:eastAsia="Times New Roman"/>
          <w:sz w:val="26"/>
          <w:szCs w:val="26"/>
        </w:rPr>
        <w:t>,</w:t>
      </w:r>
      <w:r w:rsidR="003F35E6" w:rsidRPr="00C307BC">
        <w:rPr>
          <w:rFonts w:eastAsia="Times New Roman"/>
          <w:sz w:val="26"/>
          <w:szCs w:val="26"/>
        </w:rPr>
        <w:t xml:space="preserve"> là một ứng dụng ngân hàng điện tử</w:t>
      </w:r>
      <w:r w:rsidR="00EC776F" w:rsidRPr="00C307BC">
        <w:rPr>
          <w:rFonts w:eastAsia="Times New Roman"/>
          <w:sz w:val="26"/>
          <w:szCs w:val="26"/>
        </w:rPr>
        <w:t>,</w:t>
      </w:r>
      <w:r w:rsidRPr="00C307BC">
        <w:rPr>
          <w:rFonts w:eastAsia="Times New Roman"/>
          <w:sz w:val="26"/>
          <w:szCs w:val="26"/>
        </w:rPr>
        <w:t xml:space="preserve"> có chức năng cung cấp các đầu </w:t>
      </w:r>
      <w:r w:rsidR="00A27757" w:rsidRPr="00C307BC">
        <w:rPr>
          <w:rFonts w:eastAsia="Times New Roman"/>
          <w:sz w:val="26"/>
          <w:szCs w:val="26"/>
        </w:rPr>
        <w:t>dịch vụ</w:t>
      </w:r>
      <w:r w:rsidRPr="00C307BC">
        <w:rPr>
          <w:rFonts w:eastAsia="Times New Roman"/>
          <w:sz w:val="26"/>
          <w:szCs w:val="26"/>
        </w:rPr>
        <w:t>(end-point) cho các ứng dụng phía ngoài như sau: tra cứu thông tin doanh nghiệp, tra cứu thông tin người dùng, chuyển khoản trong hệ thống, vấn tin tài khoản, vấn tin lịch sử giao dịch.</w:t>
      </w:r>
    </w:p>
    <w:p w14:paraId="720140C6" w14:textId="5FE009E7" w:rsidR="00FE7DB2" w:rsidRPr="00C307BC" w:rsidRDefault="00415577" w:rsidP="00071A6D">
      <w:pPr>
        <w:spacing w:after="120" w:line="288" w:lineRule="auto"/>
        <w:ind w:firstLine="567"/>
        <w:jc w:val="both"/>
        <w:rPr>
          <w:rFonts w:eastAsia="Times New Roman"/>
          <w:sz w:val="26"/>
          <w:szCs w:val="26"/>
        </w:rPr>
      </w:pPr>
      <w:r w:rsidRPr="00C307BC">
        <w:rPr>
          <w:rFonts w:eastAsia="Times New Roman"/>
          <w:sz w:val="26"/>
          <w:szCs w:val="26"/>
        </w:rPr>
        <w:t>Chức năng tra cứu thông tin doanh nghiệp</w:t>
      </w:r>
      <w:r w:rsidR="002E0FCB" w:rsidRPr="00C307BC">
        <w:rPr>
          <w:rFonts w:eastAsia="Times New Roman"/>
          <w:sz w:val="26"/>
          <w:szCs w:val="26"/>
        </w:rPr>
        <w:t xml:space="preserve"> có đầu vào là thông tin định danh của doanh nghiệp trong ngân hàng (cifno), từ thông tin cifno, hệ thống vấn tin vào </w:t>
      </w:r>
      <w:r w:rsidR="005534B3" w:rsidRPr="00C307BC">
        <w:rPr>
          <w:rFonts w:eastAsia="Times New Roman"/>
          <w:sz w:val="26"/>
          <w:szCs w:val="26"/>
        </w:rPr>
        <w:t>hệ thống lõi của ngân hàng (</w:t>
      </w:r>
      <w:r w:rsidR="002E0FCB" w:rsidRPr="00C307BC">
        <w:rPr>
          <w:rFonts w:eastAsia="Times New Roman"/>
          <w:sz w:val="26"/>
          <w:szCs w:val="26"/>
        </w:rPr>
        <w:t>corebank</w:t>
      </w:r>
      <w:r w:rsidR="005534B3" w:rsidRPr="00C307BC">
        <w:rPr>
          <w:rFonts w:eastAsia="Times New Roman"/>
          <w:sz w:val="26"/>
          <w:szCs w:val="26"/>
        </w:rPr>
        <w:t>)</w:t>
      </w:r>
      <w:r w:rsidR="002E0FCB" w:rsidRPr="00C307BC">
        <w:rPr>
          <w:rFonts w:eastAsia="Times New Roman"/>
          <w:sz w:val="26"/>
          <w:szCs w:val="26"/>
        </w:rPr>
        <w:t>, kết hợp với thông tin đăng ký dịch vụ ngân hàng điện tử</w:t>
      </w:r>
      <w:r w:rsidR="00C96E04" w:rsidRPr="00C307BC">
        <w:rPr>
          <w:rFonts w:eastAsia="Times New Roman"/>
          <w:sz w:val="26"/>
          <w:szCs w:val="26"/>
        </w:rPr>
        <w:t xml:space="preserve"> trên cơ sở dữ liệu của hệ thống IB</w:t>
      </w:r>
      <w:r w:rsidR="002E0FCB" w:rsidRPr="00C307BC">
        <w:rPr>
          <w:rFonts w:eastAsia="Times New Roman"/>
          <w:sz w:val="26"/>
          <w:szCs w:val="26"/>
        </w:rPr>
        <w:t xml:space="preserve">, ứng dụng </w:t>
      </w:r>
      <w:r w:rsidR="00101A1F" w:rsidRPr="00C307BC">
        <w:rPr>
          <w:rFonts w:eastAsia="Times New Roman"/>
          <w:sz w:val="26"/>
          <w:szCs w:val="26"/>
        </w:rPr>
        <w:t xml:space="preserve">IB-ESB </w:t>
      </w:r>
      <w:r w:rsidR="002E0FCB" w:rsidRPr="00C307BC">
        <w:rPr>
          <w:rFonts w:eastAsia="Times New Roman"/>
          <w:sz w:val="26"/>
          <w:szCs w:val="26"/>
        </w:rPr>
        <w:t>sẽ trả ra thông tin doanh nghiệp bao gồm:  Số cifno, tên doanh nghiệp, địa chỉ, mã số thuế, ngày đăng ký dịch vụ ngân hàng điện tử, trạng thái đăng ký dịch vụ.</w:t>
      </w:r>
    </w:p>
    <w:p w14:paraId="5C36E92E" w14:textId="7BCB54A3" w:rsidR="00393402" w:rsidRPr="00C307BC" w:rsidRDefault="00B93714" w:rsidP="00071A6D">
      <w:pPr>
        <w:spacing w:after="120" w:line="288" w:lineRule="auto"/>
        <w:ind w:firstLine="567"/>
        <w:jc w:val="both"/>
        <w:rPr>
          <w:rFonts w:eastAsia="Times New Roman"/>
          <w:sz w:val="26"/>
          <w:szCs w:val="26"/>
        </w:rPr>
      </w:pPr>
      <w:r w:rsidRPr="00C307BC">
        <w:rPr>
          <w:rFonts w:eastAsia="Times New Roman"/>
          <w:sz w:val="26"/>
          <w:szCs w:val="26"/>
        </w:rPr>
        <w:t>Chức năng t</w:t>
      </w:r>
      <w:r w:rsidR="00393402" w:rsidRPr="00C307BC">
        <w:rPr>
          <w:rFonts w:eastAsia="Times New Roman"/>
          <w:sz w:val="26"/>
          <w:szCs w:val="26"/>
        </w:rPr>
        <w:t>ra cứu thông tin người dùng yêu cầu thông tin đầu vào là tên đăng nhập của người dùng</w:t>
      </w:r>
      <w:r w:rsidR="00757660" w:rsidRPr="00C307BC">
        <w:rPr>
          <w:rFonts w:eastAsia="Times New Roman"/>
          <w:sz w:val="26"/>
          <w:szCs w:val="26"/>
        </w:rPr>
        <w:t xml:space="preserve">, </w:t>
      </w:r>
      <w:r w:rsidR="00393402" w:rsidRPr="00C307BC">
        <w:rPr>
          <w:rFonts w:eastAsia="Times New Roman"/>
          <w:sz w:val="26"/>
          <w:szCs w:val="26"/>
        </w:rPr>
        <w:t xml:space="preserve">từ đó ứng dụng </w:t>
      </w:r>
      <w:r w:rsidR="003B0838" w:rsidRPr="00C307BC">
        <w:rPr>
          <w:rFonts w:eastAsia="Times New Roman"/>
          <w:sz w:val="26"/>
          <w:szCs w:val="26"/>
        </w:rPr>
        <w:t xml:space="preserve">trả ra thông tin tương ứng cho người dùng bao gồm: tên đăng nhập, họ và tên đầy đủ, ngày sinh, chức vụ, định danh và tên doanh nghiệp, </w:t>
      </w:r>
      <w:r w:rsidR="00DE5D10" w:rsidRPr="00C307BC">
        <w:rPr>
          <w:rFonts w:eastAsia="Times New Roman"/>
          <w:sz w:val="26"/>
          <w:szCs w:val="26"/>
        </w:rPr>
        <w:t xml:space="preserve">số chứng minh nhân dân, </w:t>
      </w:r>
      <w:r w:rsidR="00BA0720" w:rsidRPr="00C307BC">
        <w:rPr>
          <w:rFonts w:eastAsia="Times New Roman"/>
          <w:sz w:val="26"/>
          <w:szCs w:val="26"/>
        </w:rPr>
        <w:t>ngày đăng ký và trạng thái đăng ký ngân hàng điện tử.</w:t>
      </w:r>
    </w:p>
    <w:p w14:paraId="202F34D2" w14:textId="4B1B17D6" w:rsidR="0032402C" w:rsidRPr="00C307BC" w:rsidRDefault="009C3CCA" w:rsidP="00071A6D">
      <w:pPr>
        <w:spacing w:after="120" w:line="288" w:lineRule="auto"/>
        <w:ind w:firstLine="567"/>
        <w:jc w:val="both"/>
        <w:rPr>
          <w:rFonts w:eastAsia="Times New Roman"/>
          <w:sz w:val="26"/>
          <w:szCs w:val="26"/>
        </w:rPr>
      </w:pPr>
      <w:r w:rsidRPr="00C307BC">
        <w:rPr>
          <w:rFonts w:eastAsia="Times New Roman"/>
          <w:sz w:val="26"/>
          <w:szCs w:val="26"/>
        </w:rPr>
        <w:t>Chức năng c</w:t>
      </w:r>
      <w:r w:rsidR="0032402C" w:rsidRPr="00C307BC">
        <w:rPr>
          <w:rFonts w:eastAsia="Times New Roman"/>
          <w:sz w:val="26"/>
          <w:szCs w:val="26"/>
        </w:rPr>
        <w:t>huyển khoản trong hệ thống cho phép khách hàng thực hiện chuyển tiền vào tài khoản mở cùng ngân hàng, đầu vào yêu cầu của dịch vụ bao gồm: tài khoản chuyển, số tiền chuyển, tài khoản nhận, tên tài khoản nhận và nội dung giao dịch. Đầu ra của dịch vụ xác nhận khách hàng chuyển khoản thành công cùng thông tin phí hoặc các thông báo lỗi tương ứng.</w:t>
      </w:r>
    </w:p>
    <w:p w14:paraId="6EF6C43D" w14:textId="277CA1EA" w:rsidR="00ED1B17" w:rsidRPr="00C307BC" w:rsidRDefault="00A93D27" w:rsidP="00071A6D">
      <w:pPr>
        <w:spacing w:after="120" w:line="288" w:lineRule="auto"/>
        <w:ind w:firstLine="567"/>
        <w:jc w:val="both"/>
        <w:rPr>
          <w:rFonts w:eastAsia="Times New Roman"/>
          <w:sz w:val="26"/>
          <w:szCs w:val="26"/>
        </w:rPr>
      </w:pPr>
      <w:r w:rsidRPr="00C307BC">
        <w:rPr>
          <w:rFonts w:eastAsia="Times New Roman"/>
          <w:sz w:val="26"/>
          <w:szCs w:val="26"/>
        </w:rPr>
        <w:t xml:space="preserve">Vấn tin tài khoản trả ra </w:t>
      </w:r>
      <w:r w:rsidR="0058185B" w:rsidRPr="00C307BC">
        <w:rPr>
          <w:rFonts w:eastAsia="Times New Roman"/>
          <w:sz w:val="26"/>
          <w:szCs w:val="26"/>
        </w:rPr>
        <w:t>thông tin số tài khoản, số dư, chi nhánh mở tài khoản, trạng thái tài khoản. Đầu vào yêu cầu của dịch vụ là thông tin số tài khoản.</w:t>
      </w:r>
    </w:p>
    <w:p w14:paraId="046BE926" w14:textId="3ADC131F" w:rsidR="00C553ED" w:rsidRPr="00C307BC" w:rsidRDefault="00C553ED" w:rsidP="00071A6D">
      <w:pPr>
        <w:spacing w:after="120" w:line="288" w:lineRule="auto"/>
        <w:ind w:firstLine="567"/>
        <w:jc w:val="both"/>
        <w:rPr>
          <w:rFonts w:eastAsia="Times New Roman"/>
          <w:sz w:val="26"/>
          <w:szCs w:val="26"/>
        </w:rPr>
      </w:pPr>
      <w:r w:rsidRPr="00C307BC">
        <w:rPr>
          <w:rFonts w:eastAsia="Times New Roman"/>
          <w:sz w:val="26"/>
          <w:szCs w:val="26"/>
        </w:rPr>
        <w:t xml:space="preserve">Lịch sử giao dịch là đầu dịch vụ tra cứu lịch sử giao dịch bao gồm một danh sách các giao dịch ghi có/ghi nợ của tài khoản trong một khoảng thời gian. Đầu vào yêu cầu của dịch </w:t>
      </w:r>
      <w:r w:rsidRPr="00C307BC">
        <w:rPr>
          <w:rFonts w:eastAsia="Times New Roman"/>
          <w:sz w:val="26"/>
          <w:szCs w:val="26"/>
        </w:rPr>
        <w:lastRenderedPageBreak/>
        <w:t>vụ bao gồm số tài khoản, khoảng thời gian lấy lịch sử, khoảng thời gian không quá 31 ngày kể từ ngày hiện tại.</w:t>
      </w:r>
    </w:p>
    <w:p w14:paraId="7DBC90D3" w14:textId="0EC16350" w:rsidR="00A45ECD" w:rsidRPr="00071A6D" w:rsidRDefault="00B51406" w:rsidP="00071A6D">
      <w:pPr>
        <w:spacing w:after="120" w:line="288" w:lineRule="auto"/>
        <w:ind w:firstLine="567"/>
        <w:jc w:val="both"/>
        <w:rPr>
          <w:rFonts w:eastAsia="Times New Roman"/>
          <w:sz w:val="26"/>
          <w:szCs w:val="26"/>
        </w:rPr>
      </w:pPr>
      <w:r w:rsidRPr="00071A6D">
        <w:rPr>
          <w:rFonts w:eastAsia="Times New Roman"/>
          <w:sz w:val="26"/>
          <w:szCs w:val="26"/>
        </w:rPr>
        <w:fldChar w:fldCharType="begin"/>
      </w:r>
      <w:r w:rsidRPr="00071A6D">
        <w:rPr>
          <w:rFonts w:eastAsia="Times New Roman"/>
          <w:sz w:val="26"/>
          <w:szCs w:val="26"/>
        </w:rPr>
        <w:instrText xml:space="preserve"> REF _Ref514070288 \h </w:instrText>
      </w:r>
      <w:r w:rsidR="00722246" w:rsidRPr="00C307BC">
        <w:rPr>
          <w:rFonts w:eastAsia="Times New Roman"/>
          <w:sz w:val="26"/>
          <w:szCs w:val="26"/>
        </w:rPr>
        <w:instrText xml:space="preserve"> \* MERGEFORMAT </w:instrText>
      </w:r>
      <w:r w:rsidRPr="00071A6D">
        <w:rPr>
          <w:rFonts w:eastAsia="Times New Roman"/>
          <w:sz w:val="26"/>
          <w:szCs w:val="26"/>
        </w:rPr>
      </w:r>
      <w:r w:rsidRPr="00071A6D">
        <w:rPr>
          <w:rFonts w:eastAsia="Times New Roman"/>
          <w:sz w:val="26"/>
          <w:szCs w:val="26"/>
        </w:rPr>
        <w:fldChar w:fldCharType="separate"/>
      </w:r>
      <w:ins w:id="2057" w:author="Nguyen Toan" w:date="2018-05-18T22:39:00Z">
        <w:r w:rsidR="00896230" w:rsidRPr="00896230">
          <w:rPr>
            <w:sz w:val="26"/>
            <w:szCs w:val="26"/>
            <w:rPrChange w:id="2058" w:author="Nguyen Toan" w:date="2018-05-18T22:39:00Z">
              <w:rPr>
                <w:i/>
                <w:sz w:val="26"/>
                <w:szCs w:val="26"/>
              </w:rPr>
            </w:rPrChange>
          </w:rPr>
          <w:t xml:space="preserve">Hình </w:t>
        </w:r>
        <w:r w:rsidR="00896230" w:rsidRPr="00896230">
          <w:rPr>
            <w:noProof/>
            <w:sz w:val="26"/>
            <w:szCs w:val="26"/>
            <w:rPrChange w:id="2059" w:author="Nguyen Toan" w:date="2018-05-18T22:39:00Z">
              <w:rPr>
                <w:i/>
                <w:noProof/>
                <w:sz w:val="26"/>
                <w:szCs w:val="26"/>
              </w:rPr>
            </w:rPrChange>
          </w:rPr>
          <w:t>4.1</w:t>
        </w:r>
      </w:ins>
      <w:del w:id="2060" w:author="Nguyen Toan" w:date="2018-05-18T21:03:00Z">
        <w:r w:rsidR="009C452F" w:rsidRPr="00071A6D" w:rsidDel="0019161E">
          <w:rPr>
            <w:sz w:val="26"/>
            <w:szCs w:val="26"/>
          </w:rPr>
          <w:delText xml:space="preserve">Hình </w:delText>
        </w:r>
        <w:r w:rsidR="009C452F" w:rsidRPr="009C452F" w:rsidDel="0019161E">
          <w:rPr>
            <w:noProof/>
            <w:sz w:val="26"/>
            <w:szCs w:val="26"/>
          </w:rPr>
          <w:delText>4.1</w:delText>
        </w:r>
      </w:del>
      <w:r w:rsidRPr="00071A6D">
        <w:rPr>
          <w:rFonts w:eastAsia="Times New Roman"/>
          <w:sz w:val="26"/>
          <w:szCs w:val="26"/>
        </w:rPr>
        <w:fldChar w:fldCharType="end"/>
      </w:r>
      <w:r w:rsidRPr="00071A6D">
        <w:rPr>
          <w:rFonts w:eastAsia="Times New Roman"/>
          <w:sz w:val="26"/>
          <w:szCs w:val="26"/>
        </w:rPr>
        <w:t xml:space="preserve">  mô tả l</w:t>
      </w:r>
      <w:r w:rsidR="00CD5B6E" w:rsidRPr="00C307BC">
        <w:rPr>
          <w:rFonts w:eastAsia="Times New Roman"/>
          <w:sz w:val="26"/>
          <w:szCs w:val="26"/>
        </w:rPr>
        <w:t>uồng xử lý</w:t>
      </w:r>
      <w:r w:rsidRPr="00071A6D">
        <w:rPr>
          <w:rFonts w:eastAsia="Times New Roman"/>
          <w:sz w:val="26"/>
          <w:szCs w:val="26"/>
        </w:rPr>
        <w:t xml:space="preserve"> ứng dụng IB-ESB.</w:t>
      </w:r>
    </w:p>
    <w:p w14:paraId="2807DB4D" w14:textId="77777777" w:rsidR="00B51406" w:rsidRPr="00C307BC" w:rsidRDefault="00B51406" w:rsidP="00071A6D">
      <w:pPr>
        <w:keepNext/>
        <w:spacing w:after="120" w:line="288" w:lineRule="auto"/>
        <w:ind w:firstLine="567"/>
        <w:jc w:val="center"/>
        <w:rPr>
          <w:sz w:val="26"/>
          <w:szCs w:val="26"/>
        </w:rPr>
      </w:pPr>
      <w:r w:rsidRPr="00071A6D">
        <w:rPr>
          <w:rFonts w:eastAsia="Times New Roman"/>
          <w:noProof/>
          <w:sz w:val="26"/>
          <w:szCs w:val="26"/>
        </w:rPr>
        <w:drawing>
          <wp:inline distT="0" distB="0" distL="0" distR="0" wp14:anchorId="393A49C8" wp14:editId="041BE173">
            <wp:extent cx="3227705" cy="29083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rotWithShape="1">
                    <a:blip r:embed="rId49" cstate="print">
                      <a:extLst>
                        <a:ext uri="{28A0092B-C50C-407E-A947-70E740481C1C}">
                          <a14:useLocalDpi xmlns:a14="http://schemas.microsoft.com/office/drawing/2010/main" val="0"/>
                        </a:ext>
                      </a:extLst>
                    </a:blip>
                    <a:srcRect b="13808"/>
                    <a:stretch/>
                  </pic:blipFill>
                  <pic:spPr bwMode="auto">
                    <a:xfrm>
                      <a:off x="0" y="0"/>
                      <a:ext cx="3228282" cy="2908820"/>
                    </a:xfrm>
                    <a:prstGeom prst="rect">
                      <a:avLst/>
                    </a:prstGeom>
                    <a:ln>
                      <a:noFill/>
                    </a:ln>
                    <a:extLst>
                      <a:ext uri="{53640926-AAD7-44D8-BBD7-CCE9431645EC}">
                        <a14:shadowObscured xmlns:a14="http://schemas.microsoft.com/office/drawing/2010/main"/>
                      </a:ext>
                    </a:extLst>
                  </pic:spPr>
                </pic:pic>
              </a:graphicData>
            </a:graphic>
          </wp:inline>
        </w:drawing>
      </w:r>
    </w:p>
    <w:p w14:paraId="7F60D186" w14:textId="7C373366" w:rsidR="005320E1" w:rsidRPr="00C307BC" w:rsidRDefault="00B51406" w:rsidP="00071A6D">
      <w:pPr>
        <w:pStyle w:val="Caption"/>
        <w:jc w:val="center"/>
        <w:rPr>
          <w:rFonts w:ascii="Times New Roman" w:hAnsi="Times New Roman" w:cs="Times New Roman"/>
          <w:color w:val="auto"/>
          <w:sz w:val="26"/>
          <w:szCs w:val="26"/>
        </w:rPr>
      </w:pPr>
      <w:bookmarkStart w:id="2061" w:name="_Ref514070288"/>
      <w:bookmarkStart w:id="2062" w:name="_Ref514070283"/>
      <w:bookmarkStart w:id="2063" w:name="_Toc514445884"/>
      <w:r w:rsidRPr="00071A6D">
        <w:rPr>
          <w:rFonts w:ascii="Times New Roman" w:hAnsi="Times New Roman" w:cs="Times New Roman"/>
          <w:i w:val="0"/>
          <w:color w:val="auto"/>
          <w:sz w:val="26"/>
          <w:szCs w:val="26"/>
        </w:rPr>
        <w:t xml:space="preserve">Hình </w:t>
      </w:r>
      <w:ins w:id="2064"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065"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66" w:author="Nguyen Toan" w:date="2018-05-18T22:41:00Z">
        <w:r w:rsidR="00871F8A">
          <w:rPr>
            <w:rFonts w:ascii="Times New Roman" w:hAnsi="Times New Roman" w:cs="Times New Roman"/>
            <w:i w:val="0"/>
            <w:noProof/>
            <w:color w:val="auto"/>
            <w:sz w:val="26"/>
            <w:szCs w:val="26"/>
          </w:rPr>
          <w:t>1</w:t>
        </w:r>
        <w:r w:rsidR="00871F8A">
          <w:rPr>
            <w:rFonts w:ascii="Times New Roman" w:hAnsi="Times New Roman" w:cs="Times New Roman"/>
            <w:i w:val="0"/>
            <w:color w:val="auto"/>
            <w:sz w:val="26"/>
            <w:szCs w:val="26"/>
          </w:rPr>
          <w:fldChar w:fldCharType="end"/>
        </w:r>
      </w:ins>
      <w:del w:id="2067"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w:delText>
        </w:r>
        <w:r w:rsidR="007B1CDB" w:rsidRPr="00C307BC" w:rsidDel="00871F8A">
          <w:rPr>
            <w:rFonts w:ascii="Times New Roman" w:hAnsi="Times New Roman" w:cs="Times New Roman"/>
            <w:i w:val="0"/>
            <w:color w:val="auto"/>
            <w:sz w:val="26"/>
            <w:szCs w:val="26"/>
          </w:rPr>
          <w:fldChar w:fldCharType="end"/>
        </w:r>
      </w:del>
      <w:bookmarkEnd w:id="2061"/>
      <w:r w:rsidRPr="00071A6D">
        <w:rPr>
          <w:rFonts w:ascii="Times New Roman" w:hAnsi="Times New Roman" w:cs="Times New Roman"/>
          <w:i w:val="0"/>
          <w:color w:val="auto"/>
          <w:sz w:val="26"/>
          <w:szCs w:val="26"/>
        </w:rPr>
        <w:t>: Sơ đồ tuần tự ứng dụng IB-ESB</w:t>
      </w:r>
      <w:bookmarkEnd w:id="2062"/>
      <w:bookmarkEnd w:id="2063"/>
    </w:p>
    <w:p w14:paraId="5921F7A9" w14:textId="0726FD84" w:rsidR="00296BE7" w:rsidRPr="00071A6D" w:rsidRDefault="00296BE7">
      <w:pPr>
        <w:rPr>
          <w:rFonts w:eastAsia="Times New Roman"/>
          <w:b/>
          <w:sz w:val="26"/>
          <w:szCs w:val="26"/>
        </w:rPr>
        <w:pPrChange w:id="2068" w:author="Nguyen Toan" w:date="2018-05-18T22:01:00Z">
          <w:pPr>
            <w:pStyle w:val="Heading2"/>
            <w:numPr>
              <w:ilvl w:val="1"/>
              <w:numId w:val="48"/>
            </w:numPr>
            <w:ind w:left="792" w:hanging="432"/>
          </w:pPr>
        </w:pPrChange>
      </w:pPr>
      <w:r w:rsidRPr="00071A6D">
        <w:rPr>
          <w:rFonts w:eastAsia="Times New Roman"/>
          <w:b/>
          <w:sz w:val="26"/>
          <w:szCs w:val="26"/>
        </w:rPr>
        <w:t>Cách thức tổ chức mã nguồn của ứng dụng mẫu</w:t>
      </w:r>
    </w:p>
    <w:p w14:paraId="6F2F3DD3" w14:textId="2994ED65" w:rsidR="008D4ACA" w:rsidRPr="00C307BC" w:rsidRDefault="00825F62" w:rsidP="00071A6D">
      <w:pPr>
        <w:spacing w:before="120" w:after="120"/>
        <w:ind w:firstLine="567"/>
        <w:rPr>
          <w:sz w:val="26"/>
          <w:szCs w:val="26"/>
        </w:rPr>
      </w:pPr>
      <w:r w:rsidRPr="00C307BC">
        <w:rPr>
          <w:sz w:val="26"/>
          <w:szCs w:val="26"/>
        </w:rPr>
        <w:t>Mã nguồn của ứng dụng mẫu được chia thành các</w:t>
      </w:r>
      <w:r w:rsidR="00552ACF" w:rsidRPr="00C307BC">
        <w:rPr>
          <w:sz w:val="26"/>
          <w:szCs w:val="26"/>
        </w:rPr>
        <w:t xml:space="preserve"> gói (</w:t>
      </w:r>
      <w:r w:rsidRPr="00C307BC">
        <w:rPr>
          <w:sz w:val="26"/>
          <w:szCs w:val="26"/>
        </w:rPr>
        <w:t>package</w:t>
      </w:r>
      <w:r w:rsidR="00552ACF" w:rsidRPr="00C307BC">
        <w:rPr>
          <w:sz w:val="26"/>
          <w:szCs w:val="26"/>
        </w:rPr>
        <w:t>)</w:t>
      </w:r>
      <w:r w:rsidRPr="00C307BC">
        <w:rPr>
          <w:sz w:val="26"/>
          <w:szCs w:val="26"/>
        </w:rPr>
        <w:t xml:space="preserve">, các thư mục tương ứng với mã nguồn mẫu, mã nguồn ca kiểm thử, như trong </w:t>
      </w:r>
      <w:r w:rsidR="002E6B89" w:rsidRPr="00C307BC">
        <w:rPr>
          <w:sz w:val="26"/>
          <w:szCs w:val="26"/>
        </w:rPr>
        <w:fldChar w:fldCharType="begin"/>
      </w:r>
      <w:r w:rsidR="002E6B89" w:rsidRPr="00C307BC">
        <w:rPr>
          <w:sz w:val="26"/>
          <w:szCs w:val="26"/>
        </w:rPr>
        <w:instrText xml:space="preserve"> REF _Ref514181328 \h </w:instrText>
      </w:r>
      <w:r w:rsidR="00C307BC" w:rsidRPr="00C307BC">
        <w:rPr>
          <w:sz w:val="26"/>
          <w:szCs w:val="26"/>
        </w:rPr>
        <w:instrText xml:space="preserve"> \* MERGEFORMAT </w:instrText>
      </w:r>
      <w:r w:rsidR="002E6B89" w:rsidRPr="00C307BC">
        <w:rPr>
          <w:sz w:val="26"/>
          <w:szCs w:val="26"/>
        </w:rPr>
      </w:r>
      <w:r w:rsidR="002E6B89" w:rsidRPr="00C307BC">
        <w:rPr>
          <w:sz w:val="26"/>
          <w:szCs w:val="26"/>
        </w:rPr>
        <w:fldChar w:fldCharType="separate"/>
      </w:r>
      <w:ins w:id="2069" w:author="Nguyen Toan" w:date="2018-05-18T22:39:00Z">
        <w:r w:rsidR="00896230" w:rsidRPr="00C307BC">
          <w:rPr>
            <w:i/>
            <w:sz w:val="26"/>
            <w:szCs w:val="26"/>
          </w:rPr>
          <w:t xml:space="preserve">Hình </w:t>
        </w:r>
        <w:r w:rsidR="00896230">
          <w:rPr>
            <w:i/>
            <w:noProof/>
            <w:sz w:val="26"/>
            <w:szCs w:val="26"/>
          </w:rPr>
          <w:t>4</w:t>
        </w:r>
        <w:r w:rsidR="00896230" w:rsidRPr="00C307BC">
          <w:rPr>
            <w:i/>
            <w:noProof/>
            <w:sz w:val="26"/>
            <w:szCs w:val="26"/>
          </w:rPr>
          <w:t>.</w:t>
        </w:r>
        <w:r w:rsidR="00896230">
          <w:rPr>
            <w:i/>
            <w:noProof/>
            <w:sz w:val="26"/>
            <w:szCs w:val="26"/>
          </w:rPr>
          <w:t>2</w:t>
        </w:r>
      </w:ins>
      <w:del w:id="2070" w:author="Nguyen Toan" w:date="2018-05-18T21:03:00Z">
        <w:r w:rsidR="009C452F" w:rsidRPr="00C307BC" w:rsidDel="0019161E">
          <w:rPr>
            <w:i/>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2</w:delText>
        </w:r>
      </w:del>
      <w:r w:rsidR="002E6B89" w:rsidRPr="00C307BC">
        <w:rPr>
          <w:sz w:val="26"/>
          <w:szCs w:val="26"/>
        </w:rPr>
        <w:fldChar w:fldCharType="end"/>
      </w:r>
    </w:p>
    <w:p w14:paraId="379A1761" w14:textId="77777777" w:rsidR="007B1CDB" w:rsidRPr="00C307BC" w:rsidRDefault="00C41B39" w:rsidP="007B1CDB">
      <w:pPr>
        <w:keepNext/>
        <w:jc w:val="center"/>
        <w:rPr>
          <w:sz w:val="26"/>
          <w:szCs w:val="26"/>
        </w:rPr>
      </w:pPr>
      <w:r w:rsidRPr="00071A6D">
        <w:rPr>
          <w:noProof/>
          <w:sz w:val="26"/>
          <w:szCs w:val="26"/>
        </w:rPr>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50">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p>
    <w:p w14:paraId="671CE598" w14:textId="507ABC49" w:rsidR="00825F62" w:rsidRPr="00C307BC" w:rsidRDefault="007B1CDB" w:rsidP="00071A6D">
      <w:pPr>
        <w:pStyle w:val="Caption"/>
        <w:jc w:val="center"/>
        <w:rPr>
          <w:rFonts w:ascii="Times New Roman" w:hAnsi="Times New Roman" w:cs="Times New Roman"/>
          <w:color w:val="auto"/>
          <w:sz w:val="26"/>
          <w:szCs w:val="26"/>
        </w:rPr>
      </w:pPr>
      <w:bookmarkStart w:id="2071" w:name="_Ref514181328"/>
      <w:bookmarkStart w:id="2072" w:name="_Ref514181322"/>
      <w:bookmarkStart w:id="2073" w:name="_Toc514445885"/>
      <w:r w:rsidRPr="00C307BC">
        <w:rPr>
          <w:rFonts w:ascii="Times New Roman" w:hAnsi="Times New Roman" w:cs="Times New Roman"/>
          <w:i w:val="0"/>
          <w:color w:val="auto"/>
          <w:sz w:val="26"/>
          <w:szCs w:val="26"/>
        </w:rPr>
        <w:t xml:space="preserve">Hình </w:t>
      </w:r>
      <w:ins w:id="2074"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075"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76" w:author="Nguyen Toan" w:date="2018-05-18T22:41:00Z">
        <w:r w:rsidR="00871F8A">
          <w:rPr>
            <w:rFonts w:ascii="Times New Roman" w:hAnsi="Times New Roman" w:cs="Times New Roman"/>
            <w:i w:val="0"/>
            <w:noProof/>
            <w:color w:val="auto"/>
            <w:sz w:val="26"/>
            <w:szCs w:val="26"/>
          </w:rPr>
          <w:t>2</w:t>
        </w:r>
        <w:r w:rsidR="00871F8A">
          <w:rPr>
            <w:rFonts w:ascii="Times New Roman" w:hAnsi="Times New Roman" w:cs="Times New Roman"/>
            <w:i w:val="0"/>
            <w:color w:val="auto"/>
            <w:sz w:val="26"/>
            <w:szCs w:val="26"/>
          </w:rPr>
          <w:fldChar w:fldCharType="end"/>
        </w:r>
      </w:ins>
      <w:del w:id="2077" w:author="Nguyen Toan" w:date="2018-05-18T22:41:00Z">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STYLEREF 1 \s </w:delInstrText>
        </w:r>
        <w:r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Pr="00C307BC" w:rsidDel="00871F8A">
          <w:rPr>
            <w:rFonts w:ascii="Times New Roman" w:hAnsi="Times New Roman" w:cs="Times New Roman"/>
            <w:i w:val="0"/>
            <w:color w:val="auto"/>
            <w:sz w:val="26"/>
            <w:szCs w:val="26"/>
          </w:rPr>
          <w:fldChar w:fldCharType="end"/>
        </w:r>
        <w:r w:rsidRPr="00C307BC" w:rsidDel="00871F8A">
          <w:rPr>
            <w:rFonts w:ascii="Times New Roman" w:hAnsi="Times New Roman" w:cs="Times New Roman"/>
            <w:i w:val="0"/>
            <w:color w:val="auto"/>
            <w:sz w:val="26"/>
            <w:szCs w:val="26"/>
          </w:rPr>
          <w:delText>.</w:delText>
        </w:r>
        <w:r w:rsidRPr="00C307BC" w:rsidDel="00871F8A">
          <w:rPr>
            <w:rFonts w:ascii="Times New Roman" w:hAnsi="Times New Roman" w:cs="Times New Roman"/>
            <w:i w:val="0"/>
            <w:color w:val="auto"/>
            <w:sz w:val="26"/>
            <w:szCs w:val="26"/>
          </w:rPr>
          <w:fldChar w:fldCharType="begin"/>
        </w:r>
        <w:r w:rsidRPr="00C307BC" w:rsidDel="00871F8A">
          <w:rPr>
            <w:rFonts w:ascii="Times New Roman" w:hAnsi="Times New Roman" w:cs="Times New Roman"/>
            <w:i w:val="0"/>
            <w:color w:val="auto"/>
            <w:sz w:val="26"/>
            <w:szCs w:val="26"/>
          </w:rPr>
          <w:delInstrText xml:space="preserve"> SEQ Hình \* ARABIC \s 1 </w:delInstrText>
        </w:r>
        <w:r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2</w:delText>
        </w:r>
        <w:r w:rsidRPr="00C307BC" w:rsidDel="00871F8A">
          <w:rPr>
            <w:rFonts w:ascii="Times New Roman" w:hAnsi="Times New Roman" w:cs="Times New Roman"/>
            <w:i w:val="0"/>
            <w:color w:val="auto"/>
            <w:sz w:val="26"/>
            <w:szCs w:val="26"/>
          </w:rPr>
          <w:fldChar w:fldCharType="end"/>
        </w:r>
      </w:del>
      <w:bookmarkEnd w:id="2071"/>
      <w:r w:rsidRPr="00C307BC">
        <w:rPr>
          <w:rFonts w:ascii="Times New Roman" w:hAnsi="Times New Roman" w:cs="Times New Roman"/>
          <w:i w:val="0"/>
          <w:color w:val="auto"/>
          <w:sz w:val="26"/>
          <w:szCs w:val="26"/>
        </w:rPr>
        <w:t>: Cách phân chia thư mục trên ứng dụng MuleESB</w:t>
      </w:r>
      <w:bookmarkEnd w:id="2072"/>
      <w:bookmarkEnd w:id="2073"/>
    </w:p>
    <w:p w14:paraId="6575F226" w14:textId="434DCF22" w:rsidR="00CD4777" w:rsidRPr="00C307BC" w:rsidRDefault="009D5FB8" w:rsidP="00071A6D">
      <w:pPr>
        <w:spacing w:before="120" w:after="120"/>
        <w:ind w:firstLine="567"/>
        <w:jc w:val="both"/>
        <w:rPr>
          <w:rFonts w:eastAsia="Times New Roman"/>
          <w:sz w:val="26"/>
          <w:szCs w:val="26"/>
        </w:rPr>
      </w:pPr>
      <w:r w:rsidRPr="00C307BC">
        <w:rPr>
          <w:sz w:val="26"/>
          <w:szCs w:val="26"/>
        </w:rPr>
        <w:t xml:space="preserve">Theo đó, mã nguồn của dự án được quản lý trên kho quản lý mã nguồn github tại đường dẫn </w:t>
      </w:r>
      <w:hyperlink r:id="rId51" w:history="1">
        <w:r w:rsidRPr="00C307BC">
          <w:rPr>
            <w:rStyle w:val="Hyperlink"/>
            <w:rFonts w:eastAsia="Times New Roman"/>
            <w:sz w:val="26"/>
            <w:szCs w:val="26"/>
          </w:rPr>
          <w:t>https://github.com/Loandt1/TestMuleESB.git</w:t>
        </w:r>
      </w:hyperlink>
      <w:r w:rsidRPr="00C307BC">
        <w:rPr>
          <w:rFonts w:eastAsia="Times New Roman"/>
          <w:sz w:val="26"/>
          <w:szCs w:val="26"/>
        </w:rPr>
        <w:t>. Các thư viện phụ thuộc của ứng dụng được quản lý bằng maven</w:t>
      </w:r>
      <w:r w:rsidR="00C91103" w:rsidRPr="00C307BC">
        <w:rPr>
          <w:rFonts w:eastAsia="Times New Roman"/>
          <w:sz w:val="26"/>
          <w:szCs w:val="26"/>
        </w:rPr>
        <w:t>.</w:t>
      </w:r>
    </w:p>
    <w:p w14:paraId="3C139A14" w14:textId="3136FB06" w:rsidR="00864FF3" w:rsidRPr="00071A6D" w:rsidRDefault="00A14D75" w:rsidP="00071A6D">
      <w:pPr>
        <w:pStyle w:val="Heading2"/>
        <w:numPr>
          <w:ilvl w:val="1"/>
          <w:numId w:val="48"/>
        </w:numPr>
        <w:ind w:left="0" w:firstLine="0"/>
        <w:rPr>
          <w:rFonts w:ascii="Times New Roman" w:eastAsia="Times New Roman" w:hAnsi="Times New Roman" w:cs="Times New Roman"/>
          <w:b/>
          <w:sz w:val="26"/>
          <w:szCs w:val="26"/>
        </w:rPr>
      </w:pPr>
      <w:del w:id="2078" w:author="Nguyen Toan" w:date="2018-05-18T22:01:00Z">
        <w:r w:rsidRPr="00071A6D" w:rsidDel="00C826F7">
          <w:rPr>
            <w:rFonts w:ascii="Times New Roman" w:eastAsia="Times New Roman" w:hAnsi="Times New Roman" w:cs="Times New Roman"/>
            <w:b/>
            <w:sz w:val="26"/>
            <w:szCs w:val="26"/>
          </w:rPr>
          <w:lastRenderedPageBreak/>
          <w:delText>Cấu hình Jenkins</w:delText>
        </w:r>
      </w:del>
      <w:bookmarkStart w:id="2079" w:name="_Toc514450074"/>
      <w:ins w:id="2080" w:author="Nguyen Toan" w:date="2018-05-18T22:01:00Z">
        <w:r w:rsidR="00C826F7">
          <w:rPr>
            <w:rFonts w:ascii="Times New Roman" w:eastAsia="Times New Roman" w:hAnsi="Times New Roman" w:cs="Times New Roman"/>
            <w:b/>
            <w:sz w:val="26"/>
            <w:szCs w:val="26"/>
          </w:rPr>
          <w:t>Tích hợp quy trình</w:t>
        </w:r>
        <w:r w:rsidR="005F72B1">
          <w:rPr>
            <w:rFonts w:ascii="Times New Roman" w:eastAsia="Times New Roman" w:hAnsi="Times New Roman" w:cs="Times New Roman"/>
            <w:b/>
            <w:sz w:val="26"/>
            <w:szCs w:val="26"/>
          </w:rPr>
          <w:t xml:space="preserve"> kiểm thử</w:t>
        </w:r>
      </w:ins>
      <w:bookmarkEnd w:id="2079"/>
    </w:p>
    <w:p w14:paraId="4A0C6166" w14:textId="27144468" w:rsidR="004328BA" w:rsidRPr="00C307BC" w:rsidRDefault="004328BA" w:rsidP="004328BA">
      <w:pPr>
        <w:spacing w:after="120" w:line="288" w:lineRule="auto"/>
        <w:ind w:firstLine="567"/>
        <w:jc w:val="both"/>
        <w:rPr>
          <w:rFonts w:eastAsia="Times New Roman"/>
          <w:bCs/>
          <w:sz w:val="26"/>
          <w:szCs w:val="26"/>
        </w:rPr>
      </w:pPr>
      <w:r w:rsidRPr="00C307BC">
        <w:rPr>
          <w:rFonts w:eastAsia="Times New Roman"/>
          <w:b/>
          <w:bCs/>
          <w:sz w:val="26"/>
          <w:szCs w:val="26"/>
        </w:rPr>
        <w:t>Bước 1</w:t>
      </w:r>
      <w:r w:rsidRPr="00C307BC">
        <w:rPr>
          <w:rFonts w:eastAsia="Times New Roman"/>
          <w:bCs/>
          <w:sz w:val="26"/>
          <w:szCs w:val="26"/>
        </w:rPr>
        <w:t xml:space="preserve">: </w:t>
      </w:r>
      <w:r w:rsidRPr="00C307BC">
        <w:rPr>
          <w:sz w:val="26"/>
          <w:szCs w:val="26"/>
        </w:rPr>
        <w:t>Tại</w:t>
      </w:r>
      <w:r w:rsidRPr="00C307BC">
        <w:rPr>
          <w:rFonts w:eastAsia="Times New Roman"/>
          <w:bCs/>
          <w:sz w:val="26"/>
          <w:szCs w:val="26"/>
        </w:rPr>
        <w:t xml:space="preserve"> màn hình chính, chọn “New Item”</w:t>
      </w:r>
    </w:p>
    <w:p w14:paraId="58015135" w14:textId="77777777" w:rsidR="004328BA" w:rsidRPr="00C307BC" w:rsidRDefault="004328BA" w:rsidP="004328BA">
      <w:pPr>
        <w:keepNext/>
        <w:tabs>
          <w:tab w:val="num" w:pos="1440"/>
        </w:tabs>
        <w:spacing w:line="288" w:lineRule="auto"/>
        <w:ind w:firstLine="567"/>
        <w:jc w:val="center"/>
        <w:rPr>
          <w:sz w:val="26"/>
          <w:szCs w:val="26"/>
        </w:rPr>
      </w:pPr>
      <w:r w:rsidRPr="00071A6D">
        <w:rPr>
          <w:rFonts w:eastAsia="Times New Roman"/>
          <w:bCs/>
          <w:noProof/>
          <w:sz w:val="26"/>
          <w:szCs w:val="26"/>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p>
    <w:p w14:paraId="45953F36" w14:textId="7CE904AA" w:rsidR="004328BA" w:rsidRPr="00C307BC" w:rsidRDefault="004328BA" w:rsidP="004328BA">
      <w:pPr>
        <w:pStyle w:val="Caption"/>
        <w:jc w:val="center"/>
        <w:rPr>
          <w:rFonts w:ascii="Times New Roman" w:eastAsia="Times New Roman" w:hAnsi="Times New Roman" w:cs="Times New Roman"/>
          <w:bCs/>
          <w:i w:val="0"/>
          <w:color w:val="auto"/>
          <w:sz w:val="26"/>
          <w:szCs w:val="26"/>
          <w:lang w:val="en-US"/>
        </w:rPr>
      </w:pPr>
      <w:bookmarkStart w:id="2081" w:name="_Toc514445886"/>
      <w:r w:rsidRPr="00C307BC">
        <w:rPr>
          <w:rFonts w:ascii="Times New Roman" w:hAnsi="Times New Roman" w:cs="Times New Roman"/>
          <w:i w:val="0"/>
          <w:color w:val="auto"/>
          <w:sz w:val="26"/>
          <w:szCs w:val="26"/>
        </w:rPr>
        <w:t xml:space="preserve">Hình </w:t>
      </w:r>
      <w:ins w:id="208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08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84" w:author="Nguyen Toan" w:date="2018-05-18T22:41:00Z">
        <w:r w:rsidR="00871F8A">
          <w:rPr>
            <w:rFonts w:ascii="Times New Roman" w:hAnsi="Times New Roman" w:cs="Times New Roman"/>
            <w:i w:val="0"/>
            <w:noProof/>
            <w:color w:val="auto"/>
            <w:sz w:val="26"/>
            <w:szCs w:val="26"/>
          </w:rPr>
          <w:t>3</w:t>
        </w:r>
        <w:r w:rsidR="00871F8A">
          <w:rPr>
            <w:rFonts w:ascii="Times New Roman" w:hAnsi="Times New Roman" w:cs="Times New Roman"/>
            <w:i w:val="0"/>
            <w:color w:val="auto"/>
            <w:sz w:val="26"/>
            <w:szCs w:val="26"/>
          </w:rPr>
          <w:fldChar w:fldCharType="end"/>
        </w:r>
      </w:ins>
      <w:del w:id="208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3</w:delText>
        </w:r>
        <w:r w:rsidR="007B1CDB" w:rsidRPr="00C307BC" w:rsidDel="00871F8A">
          <w:rPr>
            <w:rFonts w:ascii="Times New Roman" w:hAnsi="Times New Roman" w:cs="Times New Roman"/>
            <w:i w:val="0"/>
            <w:color w:val="auto"/>
            <w:sz w:val="26"/>
            <w:szCs w:val="26"/>
          </w:rPr>
          <w:fldChar w:fldCharType="end"/>
        </w:r>
      </w:del>
      <w:r w:rsidRPr="00C307BC">
        <w:rPr>
          <w:rFonts w:ascii="Times New Roman" w:hAnsi="Times New Roman" w:cs="Times New Roman"/>
          <w:i w:val="0"/>
          <w:color w:val="auto"/>
          <w:sz w:val="26"/>
          <w:szCs w:val="26"/>
        </w:rPr>
        <w:t>: Màn hình quản lý của Jenkins</w:t>
      </w:r>
      <w:bookmarkEnd w:id="2081"/>
    </w:p>
    <w:p w14:paraId="09A6D61C" w14:textId="05C3694B" w:rsidR="004328BA" w:rsidRPr="00C307BC" w:rsidRDefault="004328BA" w:rsidP="004328BA">
      <w:pPr>
        <w:spacing w:after="120" w:line="288" w:lineRule="auto"/>
        <w:ind w:firstLine="567"/>
        <w:jc w:val="both"/>
        <w:rPr>
          <w:rFonts w:eastAsia="Times New Roman"/>
          <w:bCs/>
          <w:sz w:val="26"/>
          <w:szCs w:val="26"/>
        </w:rPr>
      </w:pPr>
      <w:r w:rsidRPr="00C307BC">
        <w:rPr>
          <w:rFonts w:eastAsia="Times New Roman"/>
          <w:b/>
          <w:bCs/>
          <w:sz w:val="26"/>
          <w:szCs w:val="26"/>
        </w:rPr>
        <w:t>Bước 2</w:t>
      </w:r>
      <w:r w:rsidRPr="00C307BC">
        <w:rPr>
          <w:rFonts w:eastAsia="Times New Roman"/>
          <w:bCs/>
          <w:sz w:val="26"/>
          <w:szCs w:val="26"/>
        </w:rPr>
        <w:t>: tại màn hình tạo mới (</w:t>
      </w:r>
      <w:r w:rsidR="00E33837" w:rsidRPr="00C307BC">
        <w:rPr>
          <w:rFonts w:eastAsia="Times New Roman"/>
          <w:bCs/>
          <w:sz w:val="26"/>
          <w:szCs w:val="26"/>
        </w:rPr>
        <w:fldChar w:fldCharType="begin"/>
      </w:r>
      <w:r w:rsidR="00E33837" w:rsidRPr="00C307BC">
        <w:rPr>
          <w:rFonts w:eastAsia="Times New Roman"/>
          <w:bCs/>
          <w:sz w:val="26"/>
          <w:szCs w:val="26"/>
        </w:rPr>
        <w:instrText xml:space="preserve"> REF _Ref514157144 \h </w:instrText>
      </w:r>
      <w:r w:rsidR="00C307BC" w:rsidRPr="00C307BC">
        <w:rPr>
          <w:rFonts w:eastAsia="Times New Roman"/>
          <w:bCs/>
          <w:sz w:val="26"/>
          <w:szCs w:val="26"/>
        </w:rPr>
        <w:instrText xml:space="preserve"> \* MERGEFORMAT </w:instrText>
      </w:r>
      <w:r w:rsidR="00E33837" w:rsidRPr="00C307BC">
        <w:rPr>
          <w:rFonts w:eastAsia="Times New Roman"/>
          <w:bCs/>
          <w:sz w:val="26"/>
          <w:szCs w:val="26"/>
        </w:rPr>
      </w:r>
      <w:r w:rsidR="00E33837" w:rsidRPr="00C307BC">
        <w:rPr>
          <w:rFonts w:eastAsia="Times New Roman"/>
          <w:bCs/>
          <w:sz w:val="26"/>
          <w:szCs w:val="26"/>
        </w:rPr>
        <w:fldChar w:fldCharType="separate"/>
      </w:r>
      <w:ins w:id="2086" w:author="Nguyen Toan" w:date="2018-05-18T22:39:00Z">
        <w:r w:rsidR="00896230" w:rsidRPr="00896230">
          <w:rPr>
            <w:sz w:val="26"/>
            <w:szCs w:val="26"/>
            <w:rPrChange w:id="2087"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4</w:t>
        </w:r>
      </w:ins>
      <w:del w:id="2088" w:author="Nguyen Toan" w:date="2018-05-18T21:03:00Z">
        <w:r w:rsidR="009C452F" w:rsidRPr="009C452F"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4</w:delText>
        </w:r>
      </w:del>
      <w:r w:rsidR="00E33837" w:rsidRPr="00C307BC">
        <w:rPr>
          <w:rFonts w:eastAsia="Times New Roman"/>
          <w:bCs/>
          <w:sz w:val="26"/>
          <w:szCs w:val="26"/>
        </w:rPr>
        <w:fldChar w:fldCharType="end"/>
      </w:r>
      <w:r w:rsidRPr="00C307BC">
        <w:rPr>
          <w:rFonts w:eastAsia="Times New Roman"/>
          <w:bCs/>
          <w:sz w:val="26"/>
          <w:szCs w:val="26"/>
        </w:rPr>
        <w:fldChar w:fldCharType="begin"/>
      </w:r>
      <w:r w:rsidRPr="00C307BC">
        <w:rPr>
          <w:rFonts w:eastAsia="Times New Roman"/>
          <w:bCs/>
          <w:sz w:val="26"/>
          <w:szCs w:val="26"/>
        </w:rPr>
        <w:instrText xml:space="preserve"> REF _Ref513152768 \h </w:instrText>
      </w:r>
      <w:r w:rsidR="00C307BC" w:rsidRPr="00C307BC">
        <w:rPr>
          <w:rFonts w:eastAsia="Times New Roman"/>
          <w:bCs/>
          <w:sz w:val="26"/>
          <w:szCs w:val="26"/>
        </w:rPr>
        <w:instrText xml:space="preserve"> \* MERGEFORMAT </w:instrText>
      </w:r>
      <w:r w:rsidRPr="00C307BC">
        <w:rPr>
          <w:rFonts w:eastAsia="Times New Roman"/>
          <w:bCs/>
          <w:sz w:val="26"/>
          <w:szCs w:val="26"/>
        </w:rPr>
      </w:r>
      <w:r w:rsidRPr="00C307BC">
        <w:rPr>
          <w:rFonts w:eastAsia="Times New Roman"/>
          <w:bCs/>
          <w:sz w:val="26"/>
          <w:szCs w:val="26"/>
        </w:rPr>
        <w:fldChar w:fldCharType="separate"/>
      </w:r>
      <w:ins w:id="2089" w:author="Nguyen Toan" w:date="2018-05-18T22:39:00Z">
        <w:r w:rsidR="00896230">
          <w:rPr>
            <w:rFonts w:eastAsia="Times New Roman"/>
            <w:b/>
            <w:sz w:val="26"/>
            <w:szCs w:val="26"/>
          </w:rPr>
          <w:t>Error! Reference source not found.</w:t>
        </w:r>
      </w:ins>
      <w:r w:rsidRPr="00C307BC">
        <w:rPr>
          <w:rFonts w:eastAsia="Times New Roman"/>
          <w:bCs/>
          <w:sz w:val="26"/>
          <w:szCs w:val="26"/>
        </w:rPr>
        <w:fldChar w:fldCharType="end"/>
      </w:r>
      <w:r w:rsidRPr="00C307BC">
        <w:rPr>
          <w:rFonts w:eastAsia="Times New Roman"/>
          <w:bCs/>
          <w:sz w:val="26"/>
          <w:szCs w:val="26"/>
        </w:rPr>
        <w:t>), chọn tên ứng dụng và loại ứng dụng, ở đây, ta chọn “Maven Project”.</w:t>
      </w:r>
    </w:p>
    <w:p w14:paraId="60709B54" w14:textId="77777777" w:rsidR="004328BA" w:rsidRPr="00C307BC" w:rsidRDefault="004328BA" w:rsidP="004328BA">
      <w:pPr>
        <w:keepNext/>
        <w:tabs>
          <w:tab w:val="num" w:pos="1440"/>
        </w:tabs>
        <w:spacing w:line="288" w:lineRule="auto"/>
        <w:ind w:firstLine="567"/>
        <w:jc w:val="center"/>
        <w:rPr>
          <w:sz w:val="26"/>
          <w:szCs w:val="26"/>
        </w:rPr>
      </w:pPr>
      <w:r w:rsidRPr="00071A6D">
        <w:rPr>
          <w:noProof/>
          <w:sz w:val="26"/>
          <w:szCs w:val="26"/>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p>
    <w:p w14:paraId="5B03D755" w14:textId="61944683" w:rsidR="004328BA" w:rsidRPr="00C307BC" w:rsidRDefault="004328BA" w:rsidP="004328BA">
      <w:pPr>
        <w:pStyle w:val="Caption"/>
        <w:jc w:val="center"/>
        <w:rPr>
          <w:rFonts w:ascii="Times New Roman" w:hAnsi="Times New Roman" w:cs="Times New Roman"/>
          <w:i w:val="0"/>
          <w:color w:val="auto"/>
          <w:sz w:val="26"/>
          <w:szCs w:val="26"/>
        </w:rPr>
      </w:pPr>
      <w:bookmarkStart w:id="2090" w:name="_Ref514157144"/>
      <w:bookmarkStart w:id="2091" w:name="_Toc514445887"/>
      <w:r w:rsidRPr="00C307BC">
        <w:rPr>
          <w:rFonts w:ascii="Times New Roman" w:hAnsi="Times New Roman" w:cs="Times New Roman"/>
          <w:i w:val="0"/>
          <w:color w:val="auto"/>
          <w:sz w:val="26"/>
          <w:szCs w:val="26"/>
        </w:rPr>
        <w:t xml:space="preserve">Hình </w:t>
      </w:r>
      <w:ins w:id="209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09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094" w:author="Nguyen Toan" w:date="2018-05-18T22:41:00Z">
        <w:r w:rsidR="00871F8A">
          <w:rPr>
            <w:rFonts w:ascii="Times New Roman" w:hAnsi="Times New Roman" w:cs="Times New Roman"/>
            <w:i w:val="0"/>
            <w:noProof/>
            <w:color w:val="auto"/>
            <w:sz w:val="26"/>
            <w:szCs w:val="26"/>
          </w:rPr>
          <w:t>4</w:t>
        </w:r>
        <w:r w:rsidR="00871F8A">
          <w:rPr>
            <w:rFonts w:ascii="Times New Roman" w:hAnsi="Times New Roman" w:cs="Times New Roman"/>
            <w:i w:val="0"/>
            <w:color w:val="auto"/>
            <w:sz w:val="26"/>
            <w:szCs w:val="26"/>
          </w:rPr>
          <w:fldChar w:fldCharType="end"/>
        </w:r>
      </w:ins>
      <w:del w:id="209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del>
      <w:bookmarkEnd w:id="2090"/>
      <w:r w:rsidRPr="00C307BC">
        <w:rPr>
          <w:rFonts w:ascii="Times New Roman" w:hAnsi="Times New Roman" w:cs="Times New Roman"/>
          <w:i w:val="0"/>
          <w:color w:val="auto"/>
          <w:sz w:val="26"/>
          <w:szCs w:val="26"/>
        </w:rPr>
        <w:t>: Tạo một tác vụ trên Jenkins</w:t>
      </w:r>
      <w:bookmarkEnd w:id="2091"/>
    </w:p>
    <w:p w14:paraId="3D68AE59" w14:textId="34AB0696" w:rsidR="004328BA" w:rsidRPr="00C307BC" w:rsidRDefault="004328BA" w:rsidP="004328BA">
      <w:pPr>
        <w:spacing w:after="120" w:line="288" w:lineRule="auto"/>
        <w:ind w:firstLine="567"/>
        <w:jc w:val="both"/>
        <w:rPr>
          <w:sz w:val="26"/>
          <w:szCs w:val="26"/>
        </w:rPr>
      </w:pPr>
      <w:r w:rsidRPr="00C307BC">
        <w:rPr>
          <w:rFonts w:eastAsia="Times New Roman"/>
          <w:b/>
          <w:bCs/>
          <w:sz w:val="26"/>
          <w:szCs w:val="26"/>
        </w:rPr>
        <w:t>Bước 3:</w:t>
      </w:r>
      <w:r w:rsidRPr="00C307BC">
        <w:rPr>
          <w:rFonts w:eastAsia="Times New Roman"/>
          <w:bCs/>
          <w:sz w:val="26"/>
          <w:szCs w:val="26"/>
        </w:rPr>
        <w:t xml:space="preserve"> nhập thông tin cấu hình cho ứng dụng bao gồm: kho</w:t>
      </w:r>
      <w:r w:rsidRPr="00C307BC">
        <w:rPr>
          <w:rFonts w:eastAsia="Times New Roman"/>
          <w:b/>
          <w:bCs/>
          <w:sz w:val="26"/>
          <w:szCs w:val="26"/>
        </w:rPr>
        <w:t xml:space="preserve"> </w:t>
      </w:r>
      <w:r w:rsidRPr="00C307BC">
        <w:rPr>
          <w:rFonts w:eastAsia="Times New Roman"/>
          <w:bCs/>
          <w:sz w:val="26"/>
          <w:szCs w:val="26"/>
        </w:rPr>
        <w:t>mã nguồn, môi trường dịch, các bước dịch,… (</w:t>
      </w:r>
      <w:r w:rsidR="00FF551C" w:rsidRPr="00C307BC">
        <w:rPr>
          <w:rFonts w:eastAsia="Times New Roman"/>
          <w:bCs/>
          <w:sz w:val="26"/>
          <w:szCs w:val="26"/>
        </w:rPr>
        <w:fldChar w:fldCharType="begin"/>
      </w:r>
      <w:r w:rsidR="00FF551C" w:rsidRPr="00C307BC">
        <w:rPr>
          <w:rFonts w:eastAsia="Times New Roman"/>
          <w:bCs/>
          <w:sz w:val="26"/>
          <w:szCs w:val="26"/>
        </w:rPr>
        <w:instrText xml:space="preserve"> REF _Ref514157133 \h </w:instrText>
      </w:r>
      <w:r w:rsidR="00C307BC" w:rsidRPr="00C307BC">
        <w:rPr>
          <w:rFonts w:eastAsia="Times New Roman"/>
          <w:bCs/>
          <w:sz w:val="26"/>
          <w:szCs w:val="26"/>
        </w:rPr>
        <w:instrText xml:space="preserve"> \* MERGEFORMAT </w:instrText>
      </w:r>
      <w:r w:rsidR="00FF551C" w:rsidRPr="00C307BC">
        <w:rPr>
          <w:rFonts w:eastAsia="Times New Roman"/>
          <w:bCs/>
          <w:sz w:val="26"/>
          <w:szCs w:val="26"/>
        </w:rPr>
      </w:r>
      <w:r w:rsidR="00FF551C" w:rsidRPr="00C307BC">
        <w:rPr>
          <w:rFonts w:eastAsia="Times New Roman"/>
          <w:bCs/>
          <w:sz w:val="26"/>
          <w:szCs w:val="26"/>
        </w:rPr>
        <w:fldChar w:fldCharType="separate"/>
      </w:r>
      <w:ins w:id="2096" w:author="Nguyen Toan" w:date="2018-05-18T22:39:00Z">
        <w:r w:rsidR="00896230" w:rsidRPr="00896230">
          <w:rPr>
            <w:sz w:val="26"/>
            <w:szCs w:val="26"/>
            <w:rPrChange w:id="2097"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5</w:t>
        </w:r>
      </w:ins>
      <w:del w:id="2098" w:author="Nguyen Toan" w:date="2018-05-18T21:03:00Z">
        <w:r w:rsidR="009C452F" w:rsidRPr="009C452F"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5</w:delText>
        </w:r>
      </w:del>
      <w:r w:rsidR="00FF551C" w:rsidRPr="00C307BC">
        <w:rPr>
          <w:rFonts w:eastAsia="Times New Roman"/>
          <w:bCs/>
          <w:sz w:val="26"/>
          <w:szCs w:val="26"/>
        </w:rPr>
        <w:fldChar w:fldCharType="end"/>
      </w:r>
      <w:r w:rsidRPr="00C307BC">
        <w:rPr>
          <w:rFonts w:eastAsia="Times New Roman"/>
          <w:bCs/>
          <w:sz w:val="26"/>
          <w:szCs w:val="26"/>
        </w:rPr>
        <w:fldChar w:fldCharType="begin"/>
      </w:r>
      <w:r w:rsidRPr="00C307BC">
        <w:rPr>
          <w:rFonts w:eastAsia="Times New Roman"/>
          <w:bCs/>
          <w:sz w:val="26"/>
          <w:szCs w:val="26"/>
        </w:rPr>
        <w:instrText xml:space="preserve"> REF _Ref512175978 \h  \* MERGEFORMAT </w:instrText>
      </w:r>
      <w:r w:rsidRPr="00C307BC">
        <w:rPr>
          <w:rFonts w:eastAsia="Times New Roman"/>
          <w:bCs/>
          <w:sz w:val="26"/>
          <w:szCs w:val="26"/>
        </w:rPr>
      </w:r>
      <w:r w:rsidRPr="00C307BC">
        <w:rPr>
          <w:rFonts w:eastAsia="Times New Roman"/>
          <w:bCs/>
          <w:sz w:val="26"/>
          <w:szCs w:val="26"/>
        </w:rPr>
        <w:fldChar w:fldCharType="separate"/>
      </w:r>
      <w:ins w:id="2099" w:author="Nguyen Toan" w:date="2018-05-18T22:39:00Z">
        <w:r w:rsidR="00896230">
          <w:rPr>
            <w:rFonts w:eastAsia="Times New Roman"/>
            <w:b/>
            <w:sz w:val="26"/>
            <w:szCs w:val="26"/>
          </w:rPr>
          <w:t>Error! Reference source not found.</w:t>
        </w:r>
      </w:ins>
      <w:r w:rsidRPr="00C307BC">
        <w:rPr>
          <w:rFonts w:eastAsia="Times New Roman"/>
          <w:bCs/>
          <w:sz w:val="26"/>
          <w:szCs w:val="26"/>
        </w:rPr>
        <w:fldChar w:fldCharType="end"/>
      </w:r>
      <w:r w:rsidRPr="00C307BC">
        <w:rPr>
          <w:rFonts w:eastAsia="Times New Roman"/>
          <w:bCs/>
          <w:sz w:val="26"/>
          <w:szCs w:val="26"/>
        </w:rPr>
        <w:t>)</w:t>
      </w:r>
    </w:p>
    <w:p w14:paraId="73F55755" w14:textId="77777777" w:rsidR="004328BA" w:rsidRPr="00C307BC" w:rsidRDefault="004328BA" w:rsidP="004328BA">
      <w:pPr>
        <w:keepNext/>
        <w:spacing w:before="100" w:beforeAutospacing="1" w:after="100" w:afterAutospacing="1"/>
        <w:jc w:val="center"/>
        <w:rPr>
          <w:sz w:val="26"/>
          <w:szCs w:val="26"/>
        </w:rPr>
      </w:pPr>
      <w:r w:rsidRPr="00071A6D">
        <w:rPr>
          <w:rFonts w:eastAsia="Times New Roman"/>
          <w:b/>
          <w:bCs/>
          <w:noProof/>
          <w:sz w:val="26"/>
          <w:szCs w:val="26"/>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3">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p>
    <w:p w14:paraId="26245144" w14:textId="32FE9EC4"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2100" w:name="_Ref514157133"/>
      <w:bookmarkStart w:id="2101" w:name="_Toc514445888"/>
      <w:r w:rsidRPr="00C307BC">
        <w:rPr>
          <w:rFonts w:ascii="Times New Roman" w:hAnsi="Times New Roman" w:cs="Times New Roman"/>
          <w:i w:val="0"/>
          <w:color w:val="auto"/>
          <w:sz w:val="26"/>
          <w:szCs w:val="26"/>
        </w:rPr>
        <w:t xml:space="preserve">Hình </w:t>
      </w:r>
      <w:ins w:id="210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0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04" w:author="Nguyen Toan" w:date="2018-05-18T22:41:00Z">
        <w:r w:rsidR="00871F8A">
          <w:rPr>
            <w:rFonts w:ascii="Times New Roman" w:hAnsi="Times New Roman" w:cs="Times New Roman"/>
            <w:i w:val="0"/>
            <w:noProof/>
            <w:color w:val="auto"/>
            <w:sz w:val="26"/>
            <w:szCs w:val="26"/>
          </w:rPr>
          <w:t>5</w:t>
        </w:r>
        <w:r w:rsidR="00871F8A">
          <w:rPr>
            <w:rFonts w:ascii="Times New Roman" w:hAnsi="Times New Roman" w:cs="Times New Roman"/>
            <w:i w:val="0"/>
            <w:color w:val="auto"/>
            <w:sz w:val="26"/>
            <w:szCs w:val="26"/>
          </w:rPr>
          <w:fldChar w:fldCharType="end"/>
        </w:r>
      </w:ins>
      <w:del w:id="210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5</w:delText>
        </w:r>
        <w:r w:rsidR="007B1CDB" w:rsidRPr="00C307BC" w:rsidDel="00871F8A">
          <w:rPr>
            <w:rFonts w:ascii="Times New Roman" w:hAnsi="Times New Roman" w:cs="Times New Roman"/>
            <w:i w:val="0"/>
            <w:color w:val="auto"/>
            <w:sz w:val="26"/>
            <w:szCs w:val="26"/>
          </w:rPr>
          <w:fldChar w:fldCharType="end"/>
        </w:r>
      </w:del>
      <w:bookmarkEnd w:id="2100"/>
      <w:r w:rsidRPr="00C307BC">
        <w:rPr>
          <w:rFonts w:ascii="Times New Roman" w:hAnsi="Times New Roman" w:cs="Times New Roman"/>
          <w:i w:val="0"/>
          <w:color w:val="auto"/>
          <w:sz w:val="26"/>
          <w:szCs w:val="26"/>
        </w:rPr>
        <w:t>: Thông tin chi tiết cấu hình tác vụ</w:t>
      </w:r>
      <w:bookmarkEnd w:id="2101"/>
      <w:r w:rsidRPr="00C307BC">
        <w:rPr>
          <w:rFonts w:ascii="Times New Roman" w:hAnsi="Times New Roman" w:cs="Times New Roman"/>
          <w:i w:val="0"/>
          <w:color w:val="auto"/>
          <w:sz w:val="26"/>
          <w:szCs w:val="26"/>
        </w:rPr>
        <w:t xml:space="preserve"> </w:t>
      </w:r>
    </w:p>
    <w:p w14:paraId="5A4E5B11" w14:textId="5D35CE0A"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lastRenderedPageBreak/>
        <w:t>Tại màn hình cấu hình (</w:t>
      </w:r>
      <w:r w:rsidRPr="00C307BC">
        <w:rPr>
          <w:rFonts w:eastAsia="Times New Roman"/>
          <w:sz w:val="26"/>
          <w:szCs w:val="26"/>
        </w:rPr>
        <w:fldChar w:fldCharType="begin"/>
      </w:r>
      <w:r w:rsidRPr="00C307BC">
        <w:rPr>
          <w:rFonts w:eastAsia="Times New Roman"/>
          <w:sz w:val="26"/>
          <w:szCs w:val="26"/>
        </w:rPr>
        <w:instrText xml:space="preserve"> REF _Ref513324646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2106" w:author="Nguyen Toan" w:date="2018-05-18T22:39:00Z">
        <w:r w:rsidR="00896230" w:rsidRPr="00896230">
          <w:rPr>
            <w:sz w:val="26"/>
            <w:szCs w:val="26"/>
            <w:rPrChange w:id="2107"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6</w:t>
        </w:r>
      </w:ins>
      <w:del w:id="2108" w:author="Nguyen Toan" w:date="2018-05-18T21:03:00Z">
        <w:r w:rsidR="009C452F" w:rsidRPr="009C452F"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6</w:delText>
        </w:r>
      </w:del>
      <w:r w:rsidRPr="00C307BC">
        <w:rPr>
          <w:rFonts w:eastAsia="Times New Roman"/>
          <w:sz w:val="26"/>
          <w:szCs w:val="26"/>
        </w:rPr>
        <w:fldChar w:fldCharType="end"/>
      </w:r>
      <w:r w:rsidRPr="00C307BC">
        <w:rPr>
          <w:rFonts w:eastAsia="Times New Roman"/>
          <w:sz w:val="26"/>
          <w:szCs w:val="26"/>
        </w:rPr>
        <w:t>), Jenkins cho phép cấu hình thêm các câu lệnh để hỗ trợ quá trình dịch qua shell.</w:t>
      </w:r>
    </w:p>
    <w:p w14:paraId="0B089251" w14:textId="77777777" w:rsidR="004328BA" w:rsidRPr="00C307BC" w:rsidRDefault="004328BA" w:rsidP="004328BA">
      <w:pPr>
        <w:keepNext/>
        <w:spacing w:after="120" w:line="288" w:lineRule="auto"/>
        <w:ind w:firstLine="567"/>
        <w:jc w:val="both"/>
        <w:rPr>
          <w:sz w:val="26"/>
          <w:szCs w:val="26"/>
        </w:rPr>
      </w:pPr>
      <w:r w:rsidRPr="00071A6D">
        <w:rPr>
          <w:noProof/>
          <w:sz w:val="26"/>
          <w:szCs w:val="26"/>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p>
    <w:p w14:paraId="62E1D98F" w14:textId="07D999B8" w:rsidR="004328BA" w:rsidRPr="00C307BC" w:rsidRDefault="004328BA" w:rsidP="004328BA">
      <w:pPr>
        <w:pStyle w:val="Caption"/>
        <w:jc w:val="center"/>
        <w:rPr>
          <w:rFonts w:ascii="Times New Roman" w:eastAsia="Times New Roman" w:hAnsi="Times New Roman" w:cs="Times New Roman"/>
          <w:color w:val="auto"/>
          <w:sz w:val="26"/>
          <w:szCs w:val="26"/>
          <w:lang w:val="en-US"/>
        </w:rPr>
      </w:pPr>
      <w:bookmarkStart w:id="2109" w:name="_Ref513324646"/>
      <w:bookmarkStart w:id="2110" w:name="_Ref513324630"/>
      <w:bookmarkStart w:id="2111" w:name="_Toc514445889"/>
      <w:r w:rsidRPr="00C307BC">
        <w:rPr>
          <w:rFonts w:ascii="Times New Roman" w:hAnsi="Times New Roman" w:cs="Times New Roman"/>
          <w:i w:val="0"/>
          <w:color w:val="auto"/>
          <w:sz w:val="26"/>
          <w:szCs w:val="26"/>
        </w:rPr>
        <w:t xml:space="preserve">Hình </w:t>
      </w:r>
      <w:ins w:id="211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1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14" w:author="Nguyen Toan" w:date="2018-05-18T22:41:00Z">
        <w:r w:rsidR="00871F8A">
          <w:rPr>
            <w:rFonts w:ascii="Times New Roman" w:hAnsi="Times New Roman" w:cs="Times New Roman"/>
            <w:i w:val="0"/>
            <w:noProof/>
            <w:color w:val="auto"/>
            <w:sz w:val="26"/>
            <w:szCs w:val="26"/>
          </w:rPr>
          <w:t>6</w:t>
        </w:r>
        <w:r w:rsidR="00871F8A">
          <w:rPr>
            <w:rFonts w:ascii="Times New Roman" w:hAnsi="Times New Roman" w:cs="Times New Roman"/>
            <w:i w:val="0"/>
            <w:color w:val="auto"/>
            <w:sz w:val="26"/>
            <w:szCs w:val="26"/>
          </w:rPr>
          <w:fldChar w:fldCharType="end"/>
        </w:r>
      </w:ins>
      <w:del w:id="211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6</w:delText>
        </w:r>
        <w:r w:rsidR="007B1CDB" w:rsidRPr="00C307BC" w:rsidDel="00871F8A">
          <w:rPr>
            <w:rFonts w:ascii="Times New Roman" w:hAnsi="Times New Roman" w:cs="Times New Roman"/>
            <w:i w:val="0"/>
            <w:color w:val="auto"/>
            <w:sz w:val="26"/>
            <w:szCs w:val="26"/>
          </w:rPr>
          <w:fldChar w:fldCharType="end"/>
        </w:r>
      </w:del>
      <w:bookmarkEnd w:id="2109"/>
      <w:r w:rsidRPr="00C307BC">
        <w:rPr>
          <w:rFonts w:ascii="Times New Roman" w:hAnsi="Times New Roman" w:cs="Times New Roman"/>
          <w:i w:val="0"/>
          <w:color w:val="auto"/>
          <w:sz w:val="26"/>
          <w:szCs w:val="26"/>
        </w:rPr>
        <w:t>: Tùy chọn tác vụ xử lý qua shell</w:t>
      </w:r>
      <w:bookmarkEnd w:id="2110"/>
      <w:bookmarkEnd w:id="2111"/>
    </w:p>
    <w:p w14:paraId="0D641C44" w14:textId="7FC0E740"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t>Tại đây, ta chọn “window command shell” để tích hợp với quá trình sinh mã nguồn kiểm thử tự động từ thư viện AsenAPIDriver (</w:t>
      </w:r>
      <w:r w:rsidR="002B7903" w:rsidRPr="00C307BC">
        <w:rPr>
          <w:rFonts w:eastAsia="Times New Roman"/>
          <w:sz w:val="26"/>
          <w:szCs w:val="26"/>
        </w:rPr>
        <w:fldChar w:fldCharType="begin"/>
      </w:r>
      <w:r w:rsidR="002B7903" w:rsidRPr="00C307BC">
        <w:rPr>
          <w:rFonts w:eastAsia="Times New Roman"/>
          <w:sz w:val="26"/>
          <w:szCs w:val="26"/>
        </w:rPr>
        <w:instrText xml:space="preserve"> REF _Ref514157171 \h </w:instrText>
      </w:r>
      <w:r w:rsidR="00C307BC" w:rsidRPr="00C307BC">
        <w:rPr>
          <w:rFonts w:eastAsia="Times New Roman"/>
          <w:sz w:val="26"/>
          <w:szCs w:val="26"/>
        </w:rPr>
        <w:instrText xml:space="preserve"> \* MERGEFORMAT </w:instrText>
      </w:r>
      <w:r w:rsidR="002B7903" w:rsidRPr="00C307BC">
        <w:rPr>
          <w:rFonts w:eastAsia="Times New Roman"/>
          <w:sz w:val="26"/>
          <w:szCs w:val="26"/>
        </w:rPr>
      </w:r>
      <w:r w:rsidR="002B7903" w:rsidRPr="00C307BC">
        <w:rPr>
          <w:rFonts w:eastAsia="Times New Roman"/>
          <w:sz w:val="26"/>
          <w:szCs w:val="26"/>
        </w:rPr>
        <w:fldChar w:fldCharType="separate"/>
      </w:r>
      <w:ins w:id="2116" w:author="Nguyen Toan" w:date="2018-05-18T22:39:00Z">
        <w:r w:rsidR="00896230" w:rsidRPr="00896230">
          <w:rPr>
            <w:sz w:val="26"/>
            <w:szCs w:val="26"/>
            <w:rPrChange w:id="2117"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7</w:t>
        </w:r>
      </w:ins>
      <w:del w:id="2118" w:author="Nguyen Toan" w:date="2018-05-18T21:03:00Z">
        <w:r w:rsidR="009C452F" w:rsidRPr="009C452F"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7</w:delText>
        </w:r>
      </w:del>
      <w:r w:rsidR="002B7903" w:rsidRPr="00C307BC">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_Ref512176360 \h  \* MERGEFORMAT </w:instrText>
      </w:r>
      <w:r w:rsidRPr="00C307BC">
        <w:rPr>
          <w:rFonts w:eastAsia="Times New Roman"/>
          <w:sz w:val="26"/>
          <w:szCs w:val="26"/>
        </w:rPr>
      </w:r>
      <w:r w:rsidRPr="00C307BC">
        <w:rPr>
          <w:rFonts w:eastAsia="Times New Roman"/>
          <w:sz w:val="26"/>
          <w:szCs w:val="26"/>
        </w:rPr>
        <w:fldChar w:fldCharType="separate"/>
      </w:r>
      <w:ins w:id="2119" w:author="Nguyen Toan" w:date="2018-05-18T22:39:00Z">
        <w:r w:rsidR="00896230">
          <w:rPr>
            <w:rFonts w:eastAsia="Times New Roman"/>
            <w:b/>
            <w:bCs/>
            <w:sz w:val="26"/>
            <w:szCs w:val="26"/>
          </w:rPr>
          <w:t>Error! Reference source not found.</w:t>
        </w:r>
      </w:ins>
      <w:r w:rsidRPr="00C307BC">
        <w:rPr>
          <w:rFonts w:eastAsia="Times New Roman"/>
          <w:sz w:val="26"/>
          <w:szCs w:val="26"/>
        </w:rPr>
        <w:fldChar w:fldCharType="end"/>
      </w:r>
      <w:r w:rsidRPr="00C307BC">
        <w:rPr>
          <w:rFonts w:eastAsia="Times New Roman"/>
          <w:sz w:val="26"/>
          <w:szCs w:val="26"/>
        </w:rPr>
        <w:t>)</w:t>
      </w:r>
    </w:p>
    <w:p w14:paraId="549D23F6" w14:textId="77777777" w:rsidR="004328BA" w:rsidRPr="00C307BC" w:rsidRDefault="004328BA" w:rsidP="004328BA">
      <w:pPr>
        <w:keepNext/>
        <w:jc w:val="center"/>
        <w:rPr>
          <w:sz w:val="26"/>
          <w:szCs w:val="26"/>
        </w:rPr>
      </w:pPr>
      <w:r w:rsidRPr="00071A6D">
        <w:rPr>
          <w:rFonts w:eastAsia="Times New Roman"/>
          <w:noProof/>
          <w:sz w:val="26"/>
          <w:szCs w:val="26"/>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p>
    <w:p w14:paraId="2B79643E" w14:textId="1B43DB24" w:rsidR="004328BA" w:rsidRPr="00C307BC" w:rsidRDefault="004328BA" w:rsidP="004328BA">
      <w:pPr>
        <w:pStyle w:val="Caption"/>
        <w:jc w:val="center"/>
        <w:rPr>
          <w:rFonts w:ascii="Times New Roman" w:eastAsia="Times New Roman" w:hAnsi="Times New Roman" w:cs="Times New Roman"/>
          <w:i w:val="0"/>
          <w:color w:val="auto"/>
          <w:sz w:val="26"/>
          <w:szCs w:val="26"/>
          <w:lang w:val="en-US"/>
        </w:rPr>
      </w:pPr>
      <w:bookmarkStart w:id="2120" w:name="_Ref514157171"/>
      <w:bookmarkStart w:id="2121" w:name="_Toc514445890"/>
      <w:r w:rsidRPr="00C307BC">
        <w:rPr>
          <w:rFonts w:ascii="Times New Roman" w:hAnsi="Times New Roman" w:cs="Times New Roman"/>
          <w:i w:val="0"/>
          <w:color w:val="auto"/>
          <w:sz w:val="26"/>
          <w:szCs w:val="26"/>
        </w:rPr>
        <w:t xml:space="preserve">Hình </w:t>
      </w:r>
      <w:ins w:id="2122"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23"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24" w:author="Nguyen Toan" w:date="2018-05-18T22:41:00Z">
        <w:r w:rsidR="00871F8A">
          <w:rPr>
            <w:rFonts w:ascii="Times New Roman" w:hAnsi="Times New Roman" w:cs="Times New Roman"/>
            <w:i w:val="0"/>
            <w:noProof/>
            <w:color w:val="auto"/>
            <w:sz w:val="26"/>
            <w:szCs w:val="26"/>
          </w:rPr>
          <w:t>7</w:t>
        </w:r>
        <w:r w:rsidR="00871F8A">
          <w:rPr>
            <w:rFonts w:ascii="Times New Roman" w:hAnsi="Times New Roman" w:cs="Times New Roman"/>
            <w:i w:val="0"/>
            <w:color w:val="auto"/>
            <w:sz w:val="26"/>
            <w:szCs w:val="26"/>
          </w:rPr>
          <w:fldChar w:fldCharType="end"/>
        </w:r>
      </w:ins>
      <w:del w:id="2125"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7</w:delText>
        </w:r>
        <w:r w:rsidR="007B1CDB" w:rsidRPr="00C307BC" w:rsidDel="00871F8A">
          <w:rPr>
            <w:rFonts w:ascii="Times New Roman" w:hAnsi="Times New Roman" w:cs="Times New Roman"/>
            <w:i w:val="0"/>
            <w:color w:val="auto"/>
            <w:sz w:val="26"/>
            <w:szCs w:val="26"/>
          </w:rPr>
          <w:fldChar w:fldCharType="end"/>
        </w:r>
      </w:del>
      <w:bookmarkEnd w:id="2120"/>
      <w:r w:rsidRPr="00C307BC">
        <w:rPr>
          <w:rFonts w:ascii="Times New Roman" w:hAnsi="Times New Roman" w:cs="Times New Roman"/>
          <w:i w:val="0"/>
          <w:color w:val="auto"/>
          <w:sz w:val="26"/>
          <w:szCs w:val="26"/>
        </w:rPr>
        <w:t>:Thêm cấu hình gọi AsenAPIDriver</w:t>
      </w:r>
      <w:bookmarkEnd w:id="2121"/>
    </w:p>
    <w:p w14:paraId="6B076A20" w14:textId="5FC0223F"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b/>
          <w:sz w:val="26"/>
          <w:szCs w:val="26"/>
        </w:rPr>
        <w:lastRenderedPageBreak/>
        <w:t xml:space="preserve">Bước 4: </w:t>
      </w:r>
      <w:r w:rsidRPr="00C307BC">
        <w:rPr>
          <w:rFonts w:eastAsia="Times New Roman"/>
          <w:sz w:val="26"/>
          <w:szCs w:val="26"/>
        </w:rPr>
        <w:t>Sau khi thực hiện lưu các cấu hình, ta có thể chọn “Build now” để thực hiện chạy tác vụ (</w:t>
      </w:r>
      <w:r w:rsidR="00BD73D2" w:rsidRPr="00C307BC">
        <w:rPr>
          <w:rFonts w:eastAsia="Times New Roman"/>
          <w:sz w:val="26"/>
          <w:szCs w:val="26"/>
        </w:rPr>
        <w:fldChar w:fldCharType="begin"/>
      </w:r>
      <w:r w:rsidR="00BD73D2" w:rsidRPr="00C307BC">
        <w:rPr>
          <w:rFonts w:eastAsia="Times New Roman"/>
          <w:sz w:val="26"/>
          <w:szCs w:val="26"/>
        </w:rPr>
        <w:instrText xml:space="preserve"> REF _Ref514157179 \h </w:instrText>
      </w:r>
      <w:r w:rsidR="00C307BC" w:rsidRPr="00C307BC">
        <w:rPr>
          <w:rFonts w:eastAsia="Times New Roman"/>
          <w:sz w:val="26"/>
          <w:szCs w:val="26"/>
        </w:rPr>
        <w:instrText xml:space="preserve"> \* MERGEFORMAT </w:instrText>
      </w:r>
      <w:r w:rsidR="00BD73D2" w:rsidRPr="00C307BC">
        <w:rPr>
          <w:rFonts w:eastAsia="Times New Roman"/>
          <w:sz w:val="26"/>
          <w:szCs w:val="26"/>
        </w:rPr>
      </w:r>
      <w:r w:rsidR="00BD73D2" w:rsidRPr="00C307BC">
        <w:rPr>
          <w:rFonts w:eastAsia="Times New Roman"/>
          <w:sz w:val="26"/>
          <w:szCs w:val="26"/>
        </w:rPr>
        <w:fldChar w:fldCharType="separate"/>
      </w:r>
      <w:ins w:id="2126" w:author="Nguyen Toan" w:date="2018-05-18T22:39:00Z">
        <w:r w:rsidR="00896230" w:rsidRPr="00C307BC">
          <w:rPr>
            <w:rFonts w:eastAsia="Times New Roman"/>
            <w:sz w:val="26"/>
            <w:szCs w:val="26"/>
          </w:rPr>
          <w:t xml:space="preserve">Hình </w:t>
        </w:r>
        <w:r w:rsidR="00896230">
          <w:rPr>
            <w:rFonts w:eastAsia="Times New Roman"/>
            <w:noProof/>
            <w:sz w:val="26"/>
            <w:szCs w:val="26"/>
          </w:rPr>
          <w:t>4</w:t>
        </w:r>
        <w:r w:rsidR="00896230" w:rsidRPr="00C307BC">
          <w:rPr>
            <w:rFonts w:eastAsia="Times New Roman"/>
            <w:noProof/>
            <w:sz w:val="26"/>
            <w:szCs w:val="26"/>
          </w:rPr>
          <w:t>.</w:t>
        </w:r>
        <w:r w:rsidR="00896230">
          <w:rPr>
            <w:rFonts w:eastAsia="Times New Roman"/>
            <w:noProof/>
            <w:sz w:val="26"/>
            <w:szCs w:val="26"/>
          </w:rPr>
          <w:t>8</w:t>
        </w:r>
      </w:ins>
      <w:del w:id="2127" w:author="Nguyen Toan" w:date="2018-05-18T21:03:00Z">
        <w:r w:rsidR="009C452F" w:rsidRPr="00C307BC" w:rsidDel="0019161E">
          <w:rPr>
            <w:rFonts w:eastAsia="Times New Roman"/>
            <w:sz w:val="26"/>
            <w:szCs w:val="26"/>
          </w:rPr>
          <w:delText xml:space="preserve">Hình </w:delText>
        </w:r>
        <w:r w:rsidR="009C452F" w:rsidDel="0019161E">
          <w:rPr>
            <w:rFonts w:eastAsia="Times New Roman"/>
            <w:noProof/>
            <w:sz w:val="26"/>
            <w:szCs w:val="26"/>
          </w:rPr>
          <w:delText>4</w:delText>
        </w:r>
        <w:r w:rsidR="009C452F" w:rsidRPr="00C307BC" w:rsidDel="0019161E">
          <w:rPr>
            <w:rFonts w:eastAsia="Times New Roman"/>
            <w:noProof/>
            <w:sz w:val="26"/>
            <w:szCs w:val="26"/>
          </w:rPr>
          <w:delText>.</w:delText>
        </w:r>
        <w:r w:rsidR="009C452F" w:rsidDel="0019161E">
          <w:rPr>
            <w:rFonts w:eastAsia="Times New Roman"/>
            <w:noProof/>
            <w:sz w:val="26"/>
            <w:szCs w:val="26"/>
          </w:rPr>
          <w:delText>8</w:delText>
        </w:r>
      </w:del>
      <w:r w:rsidR="00BD73D2" w:rsidRPr="00C307BC">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_Ref512176725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2128" w:author="Nguyen Toan" w:date="2018-05-18T22:39:00Z">
        <w:r w:rsidR="00896230">
          <w:rPr>
            <w:rFonts w:eastAsia="Times New Roman"/>
            <w:b/>
            <w:bCs/>
            <w:sz w:val="26"/>
            <w:szCs w:val="26"/>
          </w:rPr>
          <w:t>Error! Reference source not found.</w:t>
        </w:r>
      </w:ins>
      <w:r w:rsidRPr="00C307BC">
        <w:rPr>
          <w:rFonts w:eastAsia="Times New Roman"/>
          <w:sz w:val="26"/>
          <w:szCs w:val="26"/>
        </w:rPr>
        <w:fldChar w:fldCharType="end"/>
      </w:r>
      <w:r w:rsidRPr="00C307BC">
        <w:rPr>
          <w:rFonts w:eastAsia="Times New Roman"/>
          <w:sz w:val="26"/>
          <w:szCs w:val="26"/>
        </w:rPr>
        <w:t>)</w:t>
      </w:r>
    </w:p>
    <w:p w14:paraId="167F3208" w14:textId="77777777" w:rsidR="004328BA" w:rsidRPr="00C307BC" w:rsidRDefault="004328BA" w:rsidP="004328BA">
      <w:pPr>
        <w:keepNext/>
        <w:jc w:val="center"/>
        <w:rPr>
          <w:sz w:val="26"/>
          <w:szCs w:val="26"/>
        </w:rPr>
      </w:pPr>
      <w:r w:rsidRPr="00071A6D">
        <w:rPr>
          <w:noProof/>
          <w:sz w:val="26"/>
          <w:szCs w:val="26"/>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p>
    <w:p w14:paraId="28AF1FAB" w14:textId="5F4D31CE" w:rsidR="004328BA" w:rsidRPr="00C307BC" w:rsidRDefault="004328BA" w:rsidP="004328BA">
      <w:pPr>
        <w:jc w:val="center"/>
        <w:rPr>
          <w:rFonts w:eastAsia="Times New Roman"/>
          <w:sz w:val="26"/>
          <w:szCs w:val="26"/>
        </w:rPr>
      </w:pPr>
      <w:bookmarkStart w:id="2129" w:name="_Ref514157179"/>
      <w:bookmarkStart w:id="2130" w:name="_Toc514445891"/>
      <w:r w:rsidRPr="00C307BC">
        <w:rPr>
          <w:rFonts w:eastAsia="Times New Roman"/>
          <w:sz w:val="26"/>
          <w:szCs w:val="26"/>
        </w:rPr>
        <w:t xml:space="preserve">Hình </w:t>
      </w:r>
      <w:ins w:id="2131"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4</w:t>
      </w:r>
      <w:ins w:id="2132"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2133" w:author="Nguyen Toan" w:date="2018-05-18T22:41:00Z">
        <w:r w:rsidR="00871F8A">
          <w:rPr>
            <w:rFonts w:eastAsia="Times New Roman"/>
            <w:noProof/>
            <w:sz w:val="26"/>
            <w:szCs w:val="26"/>
          </w:rPr>
          <w:t>8</w:t>
        </w:r>
        <w:r w:rsidR="00871F8A">
          <w:rPr>
            <w:rFonts w:eastAsia="Times New Roman"/>
            <w:sz w:val="26"/>
            <w:szCs w:val="26"/>
          </w:rPr>
          <w:fldChar w:fldCharType="end"/>
        </w:r>
      </w:ins>
      <w:del w:id="2134" w:author="Nguyen Toan" w:date="2018-05-18T22:41:00Z">
        <w:r w:rsidR="007B1CDB" w:rsidRPr="00C307BC" w:rsidDel="00871F8A">
          <w:rPr>
            <w:rFonts w:eastAsia="Times New Roman"/>
            <w:sz w:val="26"/>
            <w:szCs w:val="26"/>
          </w:rPr>
          <w:fldChar w:fldCharType="begin"/>
        </w:r>
        <w:r w:rsidR="007B1CDB" w:rsidRPr="00C307BC" w:rsidDel="00871F8A">
          <w:rPr>
            <w:rFonts w:eastAsia="Times New Roman"/>
            <w:sz w:val="26"/>
            <w:szCs w:val="26"/>
          </w:rPr>
          <w:delInstrText xml:space="preserve"> STYLEREF 1 \s </w:delInstrText>
        </w:r>
        <w:r w:rsidR="007B1CDB" w:rsidRPr="00C307BC" w:rsidDel="00871F8A">
          <w:rPr>
            <w:rFonts w:eastAsia="Times New Roman"/>
            <w:sz w:val="26"/>
            <w:szCs w:val="26"/>
          </w:rPr>
          <w:fldChar w:fldCharType="separate"/>
        </w:r>
        <w:r w:rsidR="00896230" w:rsidDel="00871F8A">
          <w:rPr>
            <w:rFonts w:eastAsia="Times New Roman"/>
            <w:noProof/>
            <w:sz w:val="26"/>
            <w:szCs w:val="26"/>
          </w:rPr>
          <w:delText>4</w:delText>
        </w:r>
        <w:r w:rsidR="007B1CDB" w:rsidRPr="00C307BC" w:rsidDel="00871F8A">
          <w:rPr>
            <w:rFonts w:eastAsia="Times New Roman"/>
            <w:sz w:val="26"/>
            <w:szCs w:val="26"/>
          </w:rPr>
          <w:fldChar w:fldCharType="end"/>
        </w:r>
        <w:r w:rsidR="007B1CDB" w:rsidRPr="00C307BC" w:rsidDel="00871F8A">
          <w:rPr>
            <w:rFonts w:eastAsia="Times New Roman"/>
            <w:sz w:val="26"/>
            <w:szCs w:val="26"/>
          </w:rPr>
          <w:delText>.</w:delText>
        </w:r>
        <w:r w:rsidR="007B1CDB" w:rsidRPr="00C307BC" w:rsidDel="00871F8A">
          <w:rPr>
            <w:rFonts w:eastAsia="Times New Roman"/>
            <w:sz w:val="26"/>
            <w:szCs w:val="26"/>
          </w:rPr>
          <w:fldChar w:fldCharType="begin"/>
        </w:r>
        <w:r w:rsidR="007B1CDB" w:rsidRPr="00C307BC" w:rsidDel="00871F8A">
          <w:rPr>
            <w:rFonts w:eastAsia="Times New Roman"/>
            <w:sz w:val="26"/>
            <w:szCs w:val="26"/>
          </w:rPr>
          <w:delInstrText xml:space="preserve"> SEQ Hình \* ARABIC \s 1 </w:delInstrText>
        </w:r>
        <w:r w:rsidR="007B1CDB" w:rsidRPr="00C307BC" w:rsidDel="00871F8A">
          <w:rPr>
            <w:rFonts w:eastAsia="Times New Roman"/>
            <w:sz w:val="26"/>
            <w:szCs w:val="26"/>
          </w:rPr>
          <w:fldChar w:fldCharType="separate"/>
        </w:r>
        <w:r w:rsidR="00896230" w:rsidDel="00871F8A">
          <w:rPr>
            <w:rFonts w:eastAsia="Times New Roman"/>
            <w:noProof/>
            <w:sz w:val="26"/>
            <w:szCs w:val="26"/>
          </w:rPr>
          <w:delText>8</w:delText>
        </w:r>
        <w:r w:rsidR="007B1CDB" w:rsidRPr="00C307BC" w:rsidDel="00871F8A">
          <w:rPr>
            <w:rFonts w:eastAsia="Times New Roman"/>
            <w:sz w:val="26"/>
            <w:szCs w:val="26"/>
          </w:rPr>
          <w:fldChar w:fldCharType="end"/>
        </w:r>
      </w:del>
      <w:bookmarkEnd w:id="2129"/>
      <w:r w:rsidRPr="00C307BC">
        <w:rPr>
          <w:rFonts w:eastAsia="Times New Roman"/>
          <w:sz w:val="26"/>
          <w:szCs w:val="26"/>
        </w:rPr>
        <w:t>: Quá trình chạy tác vụ</w:t>
      </w:r>
      <w:bookmarkEnd w:id="2130"/>
    </w:p>
    <w:p w14:paraId="615EB6E4" w14:textId="68EEB7FB" w:rsidR="004328BA" w:rsidRPr="00C307BC" w:rsidRDefault="004328BA" w:rsidP="003A432E">
      <w:pPr>
        <w:spacing w:before="120" w:after="120" w:line="288" w:lineRule="auto"/>
        <w:ind w:firstLine="567"/>
        <w:jc w:val="both"/>
        <w:rPr>
          <w:rFonts w:eastAsia="Times New Roman"/>
          <w:sz w:val="26"/>
          <w:szCs w:val="26"/>
        </w:rPr>
      </w:pPr>
      <w:r w:rsidRPr="00C307BC">
        <w:rPr>
          <w:rFonts w:eastAsia="Times New Roman"/>
          <w:sz w:val="26"/>
          <w:szCs w:val="26"/>
        </w:rPr>
        <w:t>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w:t>
      </w:r>
      <w:r w:rsidR="002E325F" w:rsidRPr="00C307BC">
        <w:rPr>
          <w:rFonts w:eastAsia="Times New Roman"/>
          <w:sz w:val="26"/>
          <w:szCs w:val="26"/>
        </w:rPr>
        <w:t xml:space="preserve"> (</w:t>
      </w:r>
      <w:r w:rsidR="002E325F" w:rsidRPr="00C307BC">
        <w:rPr>
          <w:rFonts w:eastAsia="Times New Roman"/>
          <w:sz w:val="26"/>
          <w:szCs w:val="26"/>
        </w:rPr>
        <w:fldChar w:fldCharType="begin"/>
      </w:r>
      <w:r w:rsidR="002E325F" w:rsidRPr="00C307BC">
        <w:rPr>
          <w:rFonts w:eastAsia="Times New Roman"/>
          <w:sz w:val="26"/>
          <w:szCs w:val="26"/>
        </w:rPr>
        <w:instrText xml:space="preserve"> REF _Ref514157251 \h </w:instrText>
      </w:r>
      <w:r w:rsidR="00C307BC" w:rsidRPr="00C307BC">
        <w:rPr>
          <w:rFonts w:eastAsia="Times New Roman"/>
          <w:sz w:val="26"/>
          <w:szCs w:val="26"/>
        </w:rPr>
        <w:instrText xml:space="preserve"> \* MERGEFORMAT </w:instrText>
      </w:r>
      <w:r w:rsidR="002E325F" w:rsidRPr="00C307BC">
        <w:rPr>
          <w:rFonts w:eastAsia="Times New Roman"/>
          <w:sz w:val="26"/>
          <w:szCs w:val="26"/>
        </w:rPr>
      </w:r>
      <w:r w:rsidR="002E325F" w:rsidRPr="00C307BC">
        <w:rPr>
          <w:rFonts w:eastAsia="Times New Roman"/>
          <w:sz w:val="26"/>
          <w:szCs w:val="26"/>
        </w:rPr>
        <w:fldChar w:fldCharType="separate"/>
      </w:r>
      <w:ins w:id="2135" w:author="Nguyen Toan" w:date="2018-05-18T22:39:00Z">
        <w:r w:rsidR="00896230" w:rsidRPr="00896230">
          <w:rPr>
            <w:sz w:val="26"/>
            <w:szCs w:val="26"/>
            <w:rPrChange w:id="2136"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9</w:t>
        </w:r>
      </w:ins>
      <w:del w:id="2137" w:author="Nguyen Toan" w:date="2018-05-18T21:03:00Z">
        <w:r w:rsidR="009C452F" w:rsidRPr="00071A6D"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9</w:delText>
        </w:r>
      </w:del>
      <w:r w:rsidR="002E325F" w:rsidRPr="00C307BC">
        <w:rPr>
          <w:rFonts w:eastAsia="Times New Roman"/>
          <w:sz w:val="26"/>
          <w:szCs w:val="26"/>
        </w:rPr>
        <w:fldChar w:fldCharType="end"/>
      </w:r>
      <w:r w:rsidR="002E325F" w:rsidRPr="00C307BC">
        <w:rPr>
          <w:rFonts w:eastAsia="Times New Roman"/>
          <w:sz w:val="26"/>
          <w:szCs w:val="26"/>
        </w:rPr>
        <w:t>)</w:t>
      </w:r>
      <w:r w:rsidRPr="00C307BC">
        <w:rPr>
          <w:rFonts w:eastAsia="Times New Roman"/>
          <w:sz w:val="26"/>
          <w:szCs w:val="26"/>
        </w:rPr>
        <w:t>.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w:t>
      </w:r>
      <w:r w:rsidR="001472A1" w:rsidRPr="00C307BC">
        <w:rPr>
          <w:rFonts w:eastAsia="Times New Roman"/>
          <w:sz w:val="26"/>
          <w:szCs w:val="26"/>
        </w:rPr>
        <w:t>o</w:t>
      </w:r>
      <w:r w:rsidRPr="00C307BC">
        <w:rPr>
          <w:rFonts w:eastAsia="Times New Roman"/>
          <w:sz w:val="26"/>
          <w:szCs w:val="26"/>
        </w:rPr>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p>
    <w:p w14:paraId="684D68B4" w14:textId="77777777" w:rsidR="001472A1" w:rsidRPr="00071A6D" w:rsidRDefault="004328BA" w:rsidP="00071A6D">
      <w:pPr>
        <w:keepNext/>
        <w:spacing w:after="120" w:line="288" w:lineRule="auto"/>
        <w:ind w:firstLine="567"/>
        <w:jc w:val="center"/>
        <w:rPr>
          <w:sz w:val="26"/>
          <w:szCs w:val="26"/>
        </w:rPr>
      </w:pPr>
      <w:r w:rsidRPr="00071A6D">
        <w:rPr>
          <w:rFonts w:eastAsia="Times New Roman"/>
          <w:noProof/>
          <w:sz w:val="26"/>
          <w:szCs w:val="26"/>
        </w:rPr>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7">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p>
    <w:p w14:paraId="099B2585" w14:textId="5191E0CE" w:rsidR="004328BA" w:rsidRPr="00071A6D" w:rsidRDefault="001472A1" w:rsidP="00071A6D">
      <w:pPr>
        <w:pStyle w:val="Caption"/>
        <w:jc w:val="center"/>
        <w:rPr>
          <w:rFonts w:ascii="Times New Roman" w:eastAsia="Times New Roman" w:hAnsi="Times New Roman" w:cs="Times New Roman"/>
          <w:color w:val="auto"/>
          <w:sz w:val="26"/>
          <w:szCs w:val="26"/>
        </w:rPr>
      </w:pPr>
      <w:bookmarkStart w:id="2138" w:name="_Ref514157251"/>
      <w:bookmarkStart w:id="2139" w:name="_Toc514445892"/>
      <w:r w:rsidRPr="00071A6D">
        <w:rPr>
          <w:rFonts w:ascii="Times New Roman" w:hAnsi="Times New Roman" w:cs="Times New Roman"/>
          <w:i w:val="0"/>
          <w:color w:val="auto"/>
          <w:sz w:val="26"/>
          <w:szCs w:val="26"/>
        </w:rPr>
        <w:t xml:space="preserve">Hình </w:t>
      </w:r>
      <w:ins w:id="2140"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41"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42" w:author="Nguyen Toan" w:date="2018-05-18T22:41:00Z">
        <w:r w:rsidR="00871F8A">
          <w:rPr>
            <w:rFonts w:ascii="Times New Roman" w:hAnsi="Times New Roman" w:cs="Times New Roman"/>
            <w:i w:val="0"/>
            <w:noProof/>
            <w:color w:val="auto"/>
            <w:sz w:val="26"/>
            <w:szCs w:val="26"/>
          </w:rPr>
          <w:t>9</w:t>
        </w:r>
        <w:r w:rsidR="00871F8A">
          <w:rPr>
            <w:rFonts w:ascii="Times New Roman" w:hAnsi="Times New Roman" w:cs="Times New Roman"/>
            <w:i w:val="0"/>
            <w:color w:val="auto"/>
            <w:sz w:val="26"/>
            <w:szCs w:val="26"/>
          </w:rPr>
          <w:fldChar w:fldCharType="end"/>
        </w:r>
      </w:ins>
      <w:del w:id="2143"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9</w:delText>
        </w:r>
        <w:r w:rsidR="007B1CDB" w:rsidRPr="00C307BC" w:rsidDel="00871F8A">
          <w:rPr>
            <w:rFonts w:ascii="Times New Roman" w:hAnsi="Times New Roman" w:cs="Times New Roman"/>
            <w:i w:val="0"/>
            <w:color w:val="auto"/>
            <w:sz w:val="26"/>
            <w:szCs w:val="26"/>
          </w:rPr>
          <w:fldChar w:fldCharType="end"/>
        </w:r>
      </w:del>
      <w:bookmarkEnd w:id="2138"/>
      <w:r w:rsidRPr="00071A6D">
        <w:rPr>
          <w:rFonts w:ascii="Times New Roman" w:hAnsi="Times New Roman" w:cs="Times New Roman"/>
          <w:i w:val="0"/>
          <w:color w:val="auto"/>
          <w:sz w:val="26"/>
          <w:szCs w:val="26"/>
        </w:rPr>
        <w:t>: Cấu hình thông báo Email</w:t>
      </w:r>
      <w:bookmarkEnd w:id="2139"/>
    </w:p>
    <w:p w14:paraId="1FFB06E1" w14:textId="264782D1" w:rsidR="004328BA" w:rsidRPr="00C307BC" w:rsidRDefault="004328BA" w:rsidP="004328BA">
      <w:pPr>
        <w:spacing w:after="120" w:line="288" w:lineRule="auto"/>
        <w:ind w:firstLine="567"/>
        <w:jc w:val="both"/>
        <w:rPr>
          <w:rFonts w:eastAsia="Times New Roman"/>
          <w:sz w:val="26"/>
          <w:szCs w:val="26"/>
        </w:rPr>
      </w:pPr>
      <w:r w:rsidRPr="00C307BC">
        <w:rPr>
          <w:rFonts w:eastAsia="Times New Roman"/>
          <w:sz w:val="26"/>
          <w:szCs w:val="26"/>
        </w:rPr>
        <w:lastRenderedPageBreak/>
        <w:t>Sau quá trình chạy tác vụ, kết quả được hiển thị tại màn hình ứng dụng (</w:t>
      </w:r>
      <w:r w:rsidR="00AE26B1" w:rsidRPr="00C307BC">
        <w:rPr>
          <w:rFonts w:eastAsia="Times New Roman"/>
          <w:sz w:val="26"/>
          <w:szCs w:val="26"/>
        </w:rPr>
        <w:t xml:space="preserve">xem </w:t>
      </w:r>
      <w:r w:rsidR="0018739E" w:rsidRPr="00C307BC">
        <w:rPr>
          <w:rFonts w:eastAsia="Times New Roman"/>
          <w:sz w:val="26"/>
          <w:szCs w:val="26"/>
        </w:rPr>
        <w:fldChar w:fldCharType="begin"/>
      </w:r>
      <w:r w:rsidR="0018739E" w:rsidRPr="00C307BC">
        <w:rPr>
          <w:rFonts w:eastAsia="Times New Roman"/>
          <w:sz w:val="26"/>
          <w:szCs w:val="26"/>
        </w:rPr>
        <w:instrText xml:space="preserve"> REF _Ref514156545 \h </w:instrText>
      </w:r>
      <w:r w:rsidR="00C307BC" w:rsidRPr="00C307BC">
        <w:rPr>
          <w:rFonts w:eastAsia="Times New Roman"/>
          <w:sz w:val="26"/>
          <w:szCs w:val="26"/>
        </w:rPr>
        <w:instrText xml:space="preserve"> \* MERGEFORMAT </w:instrText>
      </w:r>
      <w:r w:rsidR="0018739E" w:rsidRPr="00C307BC">
        <w:rPr>
          <w:rFonts w:eastAsia="Times New Roman"/>
          <w:sz w:val="26"/>
          <w:szCs w:val="26"/>
        </w:rPr>
      </w:r>
      <w:r w:rsidR="0018739E" w:rsidRPr="00C307BC">
        <w:rPr>
          <w:rFonts w:eastAsia="Times New Roman"/>
          <w:sz w:val="26"/>
          <w:szCs w:val="26"/>
        </w:rPr>
        <w:fldChar w:fldCharType="separate"/>
      </w:r>
      <w:ins w:id="2144" w:author="Nguyen Toan" w:date="2018-05-18T22:39:00Z">
        <w:r w:rsidR="00896230" w:rsidRPr="00C307BC">
          <w:rPr>
            <w:rFonts w:eastAsia="Times New Roman"/>
            <w:sz w:val="26"/>
            <w:szCs w:val="26"/>
          </w:rPr>
          <w:t xml:space="preserve">Hình </w:t>
        </w:r>
        <w:r w:rsidR="00896230">
          <w:rPr>
            <w:rFonts w:eastAsia="Times New Roman"/>
            <w:noProof/>
            <w:sz w:val="26"/>
            <w:szCs w:val="26"/>
          </w:rPr>
          <w:t>4</w:t>
        </w:r>
        <w:r w:rsidR="00896230" w:rsidRPr="00C307BC">
          <w:rPr>
            <w:rFonts w:eastAsia="Times New Roman"/>
            <w:noProof/>
            <w:sz w:val="26"/>
            <w:szCs w:val="26"/>
          </w:rPr>
          <w:t>.</w:t>
        </w:r>
        <w:r w:rsidR="00896230">
          <w:rPr>
            <w:rFonts w:eastAsia="Times New Roman"/>
            <w:noProof/>
            <w:sz w:val="26"/>
            <w:szCs w:val="26"/>
          </w:rPr>
          <w:t>10</w:t>
        </w:r>
      </w:ins>
      <w:del w:id="2145" w:author="Nguyen Toan" w:date="2018-05-18T21:03:00Z">
        <w:r w:rsidR="009C452F" w:rsidRPr="00C307BC" w:rsidDel="0019161E">
          <w:rPr>
            <w:rFonts w:eastAsia="Times New Roman"/>
            <w:sz w:val="26"/>
            <w:szCs w:val="26"/>
          </w:rPr>
          <w:delText xml:space="preserve">Hình </w:delText>
        </w:r>
        <w:r w:rsidR="009C452F" w:rsidDel="0019161E">
          <w:rPr>
            <w:rFonts w:eastAsia="Times New Roman"/>
            <w:noProof/>
            <w:sz w:val="26"/>
            <w:szCs w:val="26"/>
          </w:rPr>
          <w:delText>4</w:delText>
        </w:r>
        <w:r w:rsidR="009C452F" w:rsidRPr="00C307BC" w:rsidDel="0019161E">
          <w:rPr>
            <w:rFonts w:eastAsia="Times New Roman"/>
            <w:noProof/>
            <w:sz w:val="26"/>
            <w:szCs w:val="26"/>
          </w:rPr>
          <w:delText>.</w:delText>
        </w:r>
        <w:r w:rsidR="009C452F" w:rsidDel="0019161E">
          <w:rPr>
            <w:rFonts w:eastAsia="Times New Roman"/>
            <w:noProof/>
            <w:sz w:val="26"/>
            <w:szCs w:val="26"/>
          </w:rPr>
          <w:delText>10</w:delText>
        </w:r>
      </w:del>
      <w:r w:rsidR="0018739E" w:rsidRPr="00C307BC">
        <w:rPr>
          <w:rFonts w:eastAsia="Times New Roman"/>
          <w:sz w:val="26"/>
          <w:szCs w:val="26"/>
        </w:rPr>
        <w:fldChar w:fldCharType="end"/>
      </w:r>
      <w:r w:rsidRPr="00C307BC">
        <w:rPr>
          <w:rFonts w:eastAsia="Times New Roman"/>
          <w:sz w:val="26"/>
          <w:szCs w:val="26"/>
        </w:rPr>
        <w:fldChar w:fldCharType="begin"/>
      </w:r>
      <w:r w:rsidRPr="00C307BC">
        <w:rPr>
          <w:rFonts w:eastAsia="Times New Roman"/>
          <w:sz w:val="26"/>
          <w:szCs w:val="26"/>
        </w:rPr>
        <w:instrText xml:space="preserve"> REF _Ref512176884 \h </w:instrText>
      </w:r>
      <w:r w:rsidR="00C307BC" w:rsidRPr="00C307BC">
        <w:rPr>
          <w:rFonts w:eastAsia="Times New Roman"/>
          <w:sz w:val="26"/>
          <w:szCs w:val="26"/>
        </w:rPr>
        <w:instrText xml:space="preserve"> \* MERGEFORMAT </w:instrText>
      </w:r>
      <w:r w:rsidRPr="00C307BC">
        <w:rPr>
          <w:rFonts w:eastAsia="Times New Roman"/>
          <w:sz w:val="26"/>
          <w:szCs w:val="26"/>
        </w:rPr>
      </w:r>
      <w:r w:rsidRPr="00C307BC">
        <w:rPr>
          <w:rFonts w:eastAsia="Times New Roman"/>
          <w:sz w:val="26"/>
          <w:szCs w:val="26"/>
        </w:rPr>
        <w:fldChar w:fldCharType="separate"/>
      </w:r>
      <w:ins w:id="2146" w:author="Nguyen Toan" w:date="2018-05-18T22:39:00Z">
        <w:r w:rsidR="00896230">
          <w:rPr>
            <w:rFonts w:eastAsia="Times New Roman"/>
            <w:b/>
            <w:bCs/>
            <w:sz w:val="26"/>
            <w:szCs w:val="26"/>
          </w:rPr>
          <w:t>Error! Reference source not found.</w:t>
        </w:r>
      </w:ins>
      <w:r w:rsidRPr="00C307BC">
        <w:rPr>
          <w:rFonts w:eastAsia="Times New Roman"/>
          <w:sz w:val="26"/>
          <w:szCs w:val="26"/>
        </w:rPr>
        <w:fldChar w:fldCharType="end"/>
      </w:r>
      <w:r w:rsidRPr="00C307BC">
        <w:rPr>
          <w:rFonts w:eastAsia="Times New Roman"/>
          <w:sz w:val="26"/>
          <w:szCs w:val="26"/>
        </w:rPr>
        <w:t>)</w:t>
      </w:r>
    </w:p>
    <w:p w14:paraId="7C43BBFA" w14:textId="77777777" w:rsidR="004328BA" w:rsidRPr="00C307BC" w:rsidRDefault="004328BA" w:rsidP="004328BA">
      <w:pPr>
        <w:keepNext/>
        <w:jc w:val="center"/>
        <w:rPr>
          <w:sz w:val="26"/>
          <w:szCs w:val="26"/>
        </w:rPr>
      </w:pPr>
      <w:r w:rsidRPr="00071A6D">
        <w:rPr>
          <w:noProof/>
          <w:sz w:val="26"/>
          <w:szCs w:val="26"/>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p>
    <w:p w14:paraId="4D8F68A5" w14:textId="27A663A0" w:rsidR="004328BA" w:rsidRPr="00C307BC" w:rsidRDefault="004328BA" w:rsidP="004328BA">
      <w:pPr>
        <w:spacing w:line="288" w:lineRule="auto"/>
        <w:ind w:firstLine="720"/>
        <w:jc w:val="center"/>
        <w:rPr>
          <w:rFonts w:eastAsia="Times New Roman"/>
          <w:sz w:val="26"/>
          <w:szCs w:val="26"/>
        </w:rPr>
      </w:pPr>
      <w:bookmarkStart w:id="2147" w:name="_Ref514156545"/>
      <w:bookmarkStart w:id="2148" w:name="_Toc514445893"/>
      <w:r w:rsidRPr="00C307BC">
        <w:rPr>
          <w:rFonts w:eastAsia="Times New Roman"/>
          <w:sz w:val="26"/>
          <w:szCs w:val="26"/>
        </w:rPr>
        <w:t xml:space="preserve">Hình </w:t>
      </w:r>
      <w:ins w:id="2149" w:author="Nguyen Toan" w:date="2018-05-18T22:41:00Z">
        <w:r w:rsidR="00871F8A">
          <w:rPr>
            <w:rFonts w:eastAsia="Times New Roman"/>
            <w:sz w:val="26"/>
            <w:szCs w:val="26"/>
          </w:rPr>
          <w:fldChar w:fldCharType="begin"/>
        </w:r>
        <w:r w:rsidR="00871F8A">
          <w:rPr>
            <w:rFonts w:eastAsia="Times New Roman"/>
            <w:sz w:val="26"/>
            <w:szCs w:val="26"/>
          </w:rPr>
          <w:instrText xml:space="preserve"> STYLEREF 1 \s </w:instrText>
        </w:r>
      </w:ins>
      <w:r w:rsidR="00871F8A">
        <w:rPr>
          <w:rFonts w:eastAsia="Times New Roman"/>
          <w:sz w:val="26"/>
          <w:szCs w:val="26"/>
        </w:rPr>
        <w:fldChar w:fldCharType="separate"/>
      </w:r>
      <w:r w:rsidR="00871F8A">
        <w:rPr>
          <w:rFonts w:eastAsia="Times New Roman"/>
          <w:noProof/>
          <w:sz w:val="26"/>
          <w:szCs w:val="26"/>
        </w:rPr>
        <w:t>4</w:t>
      </w:r>
      <w:ins w:id="2150" w:author="Nguyen Toan" w:date="2018-05-18T22:41:00Z">
        <w:r w:rsidR="00871F8A">
          <w:rPr>
            <w:rFonts w:eastAsia="Times New Roman"/>
            <w:sz w:val="26"/>
            <w:szCs w:val="26"/>
          </w:rPr>
          <w:fldChar w:fldCharType="end"/>
        </w:r>
        <w:r w:rsidR="00871F8A">
          <w:rPr>
            <w:rFonts w:eastAsia="Times New Roman"/>
            <w:sz w:val="26"/>
            <w:szCs w:val="26"/>
          </w:rPr>
          <w:t>.</w:t>
        </w:r>
        <w:r w:rsidR="00871F8A">
          <w:rPr>
            <w:rFonts w:eastAsia="Times New Roman"/>
            <w:sz w:val="26"/>
            <w:szCs w:val="26"/>
          </w:rPr>
          <w:fldChar w:fldCharType="begin"/>
        </w:r>
        <w:r w:rsidR="00871F8A">
          <w:rPr>
            <w:rFonts w:eastAsia="Times New Roman"/>
            <w:sz w:val="26"/>
            <w:szCs w:val="26"/>
          </w:rPr>
          <w:instrText xml:space="preserve"> SEQ Hình \* ARABIC \s 1 </w:instrText>
        </w:r>
      </w:ins>
      <w:r w:rsidR="00871F8A">
        <w:rPr>
          <w:rFonts w:eastAsia="Times New Roman"/>
          <w:sz w:val="26"/>
          <w:szCs w:val="26"/>
        </w:rPr>
        <w:fldChar w:fldCharType="separate"/>
      </w:r>
      <w:ins w:id="2151" w:author="Nguyen Toan" w:date="2018-05-18T22:41:00Z">
        <w:r w:rsidR="00871F8A">
          <w:rPr>
            <w:rFonts w:eastAsia="Times New Roman"/>
            <w:noProof/>
            <w:sz w:val="26"/>
            <w:szCs w:val="26"/>
          </w:rPr>
          <w:t>10</w:t>
        </w:r>
        <w:r w:rsidR="00871F8A">
          <w:rPr>
            <w:rFonts w:eastAsia="Times New Roman"/>
            <w:sz w:val="26"/>
            <w:szCs w:val="26"/>
          </w:rPr>
          <w:fldChar w:fldCharType="end"/>
        </w:r>
      </w:ins>
      <w:del w:id="2152" w:author="Nguyen Toan" w:date="2018-05-18T22:41:00Z">
        <w:r w:rsidR="007B1CDB" w:rsidRPr="00C307BC" w:rsidDel="00871F8A">
          <w:rPr>
            <w:rFonts w:eastAsia="Times New Roman"/>
            <w:sz w:val="26"/>
            <w:szCs w:val="26"/>
          </w:rPr>
          <w:fldChar w:fldCharType="begin"/>
        </w:r>
        <w:r w:rsidR="007B1CDB" w:rsidRPr="00C307BC" w:rsidDel="00871F8A">
          <w:rPr>
            <w:rFonts w:eastAsia="Times New Roman"/>
            <w:sz w:val="26"/>
            <w:szCs w:val="26"/>
          </w:rPr>
          <w:delInstrText xml:space="preserve"> STYLEREF 1 \s </w:delInstrText>
        </w:r>
        <w:r w:rsidR="007B1CDB" w:rsidRPr="00C307BC" w:rsidDel="00871F8A">
          <w:rPr>
            <w:rFonts w:eastAsia="Times New Roman"/>
            <w:sz w:val="26"/>
            <w:szCs w:val="26"/>
          </w:rPr>
          <w:fldChar w:fldCharType="separate"/>
        </w:r>
        <w:r w:rsidR="00896230" w:rsidDel="00871F8A">
          <w:rPr>
            <w:rFonts w:eastAsia="Times New Roman"/>
            <w:noProof/>
            <w:sz w:val="26"/>
            <w:szCs w:val="26"/>
          </w:rPr>
          <w:delText>4</w:delText>
        </w:r>
        <w:r w:rsidR="007B1CDB" w:rsidRPr="00C307BC" w:rsidDel="00871F8A">
          <w:rPr>
            <w:rFonts w:eastAsia="Times New Roman"/>
            <w:sz w:val="26"/>
            <w:szCs w:val="26"/>
          </w:rPr>
          <w:fldChar w:fldCharType="end"/>
        </w:r>
        <w:r w:rsidR="007B1CDB" w:rsidRPr="00C307BC" w:rsidDel="00871F8A">
          <w:rPr>
            <w:rFonts w:eastAsia="Times New Roman"/>
            <w:sz w:val="26"/>
            <w:szCs w:val="26"/>
          </w:rPr>
          <w:delText>.</w:delText>
        </w:r>
        <w:r w:rsidR="007B1CDB" w:rsidRPr="00C307BC" w:rsidDel="00871F8A">
          <w:rPr>
            <w:rFonts w:eastAsia="Times New Roman"/>
            <w:sz w:val="26"/>
            <w:szCs w:val="26"/>
          </w:rPr>
          <w:fldChar w:fldCharType="begin"/>
        </w:r>
        <w:r w:rsidR="007B1CDB" w:rsidRPr="00C307BC" w:rsidDel="00871F8A">
          <w:rPr>
            <w:rFonts w:eastAsia="Times New Roman"/>
            <w:sz w:val="26"/>
            <w:szCs w:val="26"/>
          </w:rPr>
          <w:delInstrText xml:space="preserve"> SEQ Hình \* ARABIC \s 1 </w:delInstrText>
        </w:r>
        <w:r w:rsidR="007B1CDB" w:rsidRPr="00C307BC" w:rsidDel="00871F8A">
          <w:rPr>
            <w:rFonts w:eastAsia="Times New Roman"/>
            <w:sz w:val="26"/>
            <w:szCs w:val="26"/>
          </w:rPr>
          <w:fldChar w:fldCharType="separate"/>
        </w:r>
        <w:r w:rsidR="00896230" w:rsidDel="00871F8A">
          <w:rPr>
            <w:rFonts w:eastAsia="Times New Roman"/>
            <w:noProof/>
            <w:sz w:val="26"/>
            <w:szCs w:val="26"/>
          </w:rPr>
          <w:delText>10</w:delText>
        </w:r>
        <w:r w:rsidR="007B1CDB" w:rsidRPr="00C307BC" w:rsidDel="00871F8A">
          <w:rPr>
            <w:rFonts w:eastAsia="Times New Roman"/>
            <w:sz w:val="26"/>
            <w:szCs w:val="26"/>
          </w:rPr>
          <w:fldChar w:fldCharType="end"/>
        </w:r>
      </w:del>
      <w:bookmarkEnd w:id="2147"/>
      <w:r w:rsidRPr="00C307BC">
        <w:rPr>
          <w:rFonts w:eastAsia="Times New Roman"/>
          <w:sz w:val="26"/>
          <w:szCs w:val="26"/>
        </w:rPr>
        <w:t>: Lịch sử chạy tác vụ</w:t>
      </w:r>
      <w:bookmarkEnd w:id="2148"/>
    </w:p>
    <w:p w14:paraId="11AE617A" w14:textId="312F092E" w:rsidR="004328BA" w:rsidRPr="00C307BC" w:rsidRDefault="004328BA" w:rsidP="004328BA">
      <w:pPr>
        <w:spacing w:after="120" w:line="288" w:lineRule="auto"/>
        <w:ind w:firstLine="567"/>
        <w:jc w:val="both"/>
        <w:rPr>
          <w:rFonts w:eastAsia="Times New Roman"/>
          <w:sz w:val="26"/>
          <w:szCs w:val="26"/>
          <w:lang w:val="vi-VN"/>
        </w:rPr>
      </w:pPr>
      <w:r w:rsidRPr="00C307BC">
        <w:rPr>
          <w:rFonts w:eastAsia="Times New Roman"/>
          <w:sz w:val="26"/>
          <w:szCs w:val="26"/>
        </w:rPr>
        <w:t>Ngoài các bước được trình bày ở trên, có rất nhiều cách để tạo công việc xây dựng, các tùy chọn có sẵn rất nhiều, điều khiến Jenkins trở thành một công cụ triển khai liên tục</w:t>
      </w:r>
      <w:r w:rsidR="0018395C" w:rsidRPr="00C307BC">
        <w:rPr>
          <w:rFonts w:eastAsia="Times New Roman"/>
          <w:sz w:val="26"/>
          <w:szCs w:val="26"/>
        </w:rPr>
        <w:t xml:space="preserve">. </w:t>
      </w:r>
      <w:r w:rsidR="0018395C" w:rsidRPr="00C307BC">
        <w:rPr>
          <w:rFonts w:eastAsia="Times New Roman"/>
          <w:sz w:val="26"/>
          <w:szCs w:val="26"/>
        </w:rPr>
        <w:fldChar w:fldCharType="begin"/>
      </w:r>
      <w:r w:rsidR="0018395C" w:rsidRPr="00C307BC">
        <w:rPr>
          <w:rFonts w:eastAsia="Times New Roman"/>
          <w:sz w:val="26"/>
          <w:szCs w:val="26"/>
        </w:rPr>
        <w:instrText xml:space="preserve"> REF _Ref514156519 \h </w:instrText>
      </w:r>
      <w:r w:rsidR="00C307BC" w:rsidRPr="00C307BC">
        <w:rPr>
          <w:rFonts w:eastAsia="Times New Roman"/>
          <w:sz w:val="26"/>
          <w:szCs w:val="26"/>
        </w:rPr>
        <w:instrText xml:space="preserve"> \* MERGEFORMAT </w:instrText>
      </w:r>
      <w:r w:rsidR="0018395C" w:rsidRPr="00C307BC">
        <w:rPr>
          <w:rFonts w:eastAsia="Times New Roman"/>
          <w:sz w:val="26"/>
          <w:szCs w:val="26"/>
        </w:rPr>
      </w:r>
      <w:r w:rsidR="0018395C" w:rsidRPr="00C307BC">
        <w:rPr>
          <w:rFonts w:eastAsia="Times New Roman"/>
          <w:sz w:val="26"/>
          <w:szCs w:val="26"/>
        </w:rPr>
        <w:fldChar w:fldCharType="separate"/>
      </w:r>
      <w:ins w:id="2153" w:author="Nguyen Toan" w:date="2018-05-18T22:39:00Z">
        <w:r w:rsidR="00896230" w:rsidRPr="00896230">
          <w:rPr>
            <w:sz w:val="26"/>
            <w:szCs w:val="26"/>
            <w:rPrChange w:id="2154" w:author="Nguyen Toan" w:date="2018-05-18T22:39:00Z">
              <w:rPr>
                <w:i/>
                <w:sz w:val="26"/>
                <w:szCs w:val="26"/>
              </w:rPr>
            </w:rPrChange>
          </w:rPr>
          <w:t xml:space="preserve">Hình </w:t>
        </w:r>
        <w:r w:rsidR="00896230">
          <w:rPr>
            <w:i/>
            <w:noProof/>
            <w:sz w:val="26"/>
            <w:szCs w:val="26"/>
          </w:rPr>
          <w:t>4</w:t>
        </w:r>
        <w:r w:rsidR="00896230" w:rsidRPr="00C307BC">
          <w:rPr>
            <w:i/>
            <w:noProof/>
            <w:sz w:val="26"/>
            <w:szCs w:val="26"/>
          </w:rPr>
          <w:t>.</w:t>
        </w:r>
        <w:r w:rsidR="00896230">
          <w:rPr>
            <w:i/>
            <w:noProof/>
            <w:sz w:val="26"/>
            <w:szCs w:val="26"/>
          </w:rPr>
          <w:t>11</w:t>
        </w:r>
      </w:ins>
      <w:del w:id="2155" w:author="Nguyen Toan" w:date="2018-05-18T21:03:00Z">
        <w:r w:rsidR="009C452F" w:rsidRPr="00071A6D" w:rsidDel="0019161E">
          <w:rPr>
            <w:sz w:val="26"/>
            <w:szCs w:val="26"/>
          </w:rPr>
          <w:delText xml:space="preserve">Hình </w:delText>
        </w:r>
        <w:r w:rsidR="009C452F" w:rsidDel="0019161E">
          <w:rPr>
            <w:i/>
            <w:noProof/>
            <w:sz w:val="26"/>
            <w:szCs w:val="26"/>
          </w:rPr>
          <w:delText>4</w:delText>
        </w:r>
        <w:r w:rsidR="009C452F" w:rsidRPr="00C307BC" w:rsidDel="0019161E">
          <w:rPr>
            <w:i/>
            <w:noProof/>
            <w:sz w:val="26"/>
            <w:szCs w:val="26"/>
          </w:rPr>
          <w:delText>.</w:delText>
        </w:r>
        <w:r w:rsidR="009C452F" w:rsidDel="0019161E">
          <w:rPr>
            <w:i/>
            <w:noProof/>
            <w:sz w:val="26"/>
            <w:szCs w:val="26"/>
          </w:rPr>
          <w:delText>11</w:delText>
        </w:r>
      </w:del>
      <w:r w:rsidR="0018395C" w:rsidRPr="00C307BC">
        <w:rPr>
          <w:rFonts w:eastAsia="Times New Roman"/>
          <w:sz w:val="26"/>
          <w:szCs w:val="26"/>
        </w:rPr>
        <w:fldChar w:fldCharType="end"/>
      </w:r>
      <w:r w:rsidR="0018395C" w:rsidRPr="00C307BC">
        <w:rPr>
          <w:rFonts w:eastAsia="Times New Roman"/>
          <w:sz w:val="26"/>
          <w:szCs w:val="26"/>
        </w:rPr>
        <w:t xml:space="preserve"> </w:t>
      </w:r>
      <w:r w:rsidRPr="00C307BC">
        <w:rPr>
          <w:rFonts w:eastAsia="Times New Roman"/>
          <w:sz w:val="26"/>
          <w:szCs w:val="26"/>
          <w:lang w:val="vi-VN"/>
        </w:rPr>
        <w:t>là kết quả kiểm thử khi chạy mã nguồn kiểm thử tự động sinh</w:t>
      </w:r>
    </w:p>
    <w:p w14:paraId="247D7A1E" w14:textId="77777777" w:rsidR="006A746E" w:rsidRPr="00C307BC" w:rsidRDefault="004328BA" w:rsidP="00071A6D">
      <w:pPr>
        <w:keepNext/>
        <w:jc w:val="center"/>
        <w:rPr>
          <w:sz w:val="26"/>
          <w:szCs w:val="26"/>
        </w:rPr>
      </w:pPr>
      <w:r w:rsidRPr="00071A6D">
        <w:rPr>
          <w:rFonts w:eastAsia="Times New Roman"/>
          <w:noProof/>
          <w:sz w:val="26"/>
          <w:szCs w:val="26"/>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9">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p>
    <w:p w14:paraId="5DC2FE73" w14:textId="6BE05B2F" w:rsidR="00864FF3" w:rsidRPr="00C307BC" w:rsidRDefault="006A746E" w:rsidP="00071A6D">
      <w:pPr>
        <w:pStyle w:val="Caption"/>
        <w:jc w:val="center"/>
        <w:rPr>
          <w:rFonts w:ascii="Times New Roman" w:hAnsi="Times New Roman" w:cs="Times New Roman"/>
          <w:color w:val="auto"/>
          <w:sz w:val="26"/>
          <w:szCs w:val="26"/>
        </w:rPr>
      </w:pPr>
      <w:bookmarkStart w:id="2156" w:name="_Ref514156519"/>
      <w:bookmarkStart w:id="2157" w:name="_Toc514445894"/>
      <w:r w:rsidRPr="00071A6D">
        <w:rPr>
          <w:rFonts w:ascii="Times New Roman" w:hAnsi="Times New Roman" w:cs="Times New Roman"/>
          <w:i w:val="0"/>
          <w:color w:val="auto"/>
          <w:sz w:val="26"/>
          <w:szCs w:val="26"/>
        </w:rPr>
        <w:t xml:space="preserve">Hình </w:t>
      </w:r>
      <w:ins w:id="2158" w:author="Nguyen Toan" w:date="2018-05-18T22:41:00Z">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STYLEREF 1 \s </w:instrText>
        </w:r>
      </w:ins>
      <w:r w:rsidR="00871F8A">
        <w:rPr>
          <w:rFonts w:ascii="Times New Roman" w:hAnsi="Times New Roman" w:cs="Times New Roman"/>
          <w:i w:val="0"/>
          <w:color w:val="auto"/>
          <w:sz w:val="26"/>
          <w:szCs w:val="26"/>
        </w:rPr>
        <w:fldChar w:fldCharType="separate"/>
      </w:r>
      <w:r w:rsidR="00871F8A">
        <w:rPr>
          <w:rFonts w:ascii="Times New Roman" w:hAnsi="Times New Roman" w:cs="Times New Roman"/>
          <w:i w:val="0"/>
          <w:noProof/>
          <w:color w:val="auto"/>
          <w:sz w:val="26"/>
          <w:szCs w:val="26"/>
        </w:rPr>
        <w:t>4</w:t>
      </w:r>
      <w:ins w:id="2159" w:author="Nguyen Toan" w:date="2018-05-18T22:41:00Z">
        <w:r w:rsidR="00871F8A">
          <w:rPr>
            <w:rFonts w:ascii="Times New Roman" w:hAnsi="Times New Roman" w:cs="Times New Roman"/>
            <w:i w:val="0"/>
            <w:color w:val="auto"/>
            <w:sz w:val="26"/>
            <w:szCs w:val="26"/>
          </w:rPr>
          <w:fldChar w:fldCharType="end"/>
        </w:r>
        <w:r w:rsidR="00871F8A">
          <w:rPr>
            <w:rFonts w:ascii="Times New Roman" w:hAnsi="Times New Roman" w:cs="Times New Roman"/>
            <w:i w:val="0"/>
            <w:color w:val="auto"/>
            <w:sz w:val="26"/>
            <w:szCs w:val="26"/>
          </w:rPr>
          <w:t>.</w:t>
        </w:r>
        <w:r w:rsidR="00871F8A">
          <w:rPr>
            <w:rFonts w:ascii="Times New Roman" w:hAnsi="Times New Roman" w:cs="Times New Roman"/>
            <w:i w:val="0"/>
            <w:color w:val="auto"/>
            <w:sz w:val="26"/>
            <w:szCs w:val="26"/>
          </w:rPr>
          <w:fldChar w:fldCharType="begin"/>
        </w:r>
        <w:r w:rsidR="00871F8A">
          <w:rPr>
            <w:rFonts w:ascii="Times New Roman" w:hAnsi="Times New Roman" w:cs="Times New Roman"/>
            <w:i w:val="0"/>
            <w:color w:val="auto"/>
            <w:sz w:val="26"/>
            <w:szCs w:val="26"/>
          </w:rPr>
          <w:instrText xml:space="preserve"> SEQ Hình \* ARABIC \s 1 </w:instrText>
        </w:r>
      </w:ins>
      <w:r w:rsidR="00871F8A">
        <w:rPr>
          <w:rFonts w:ascii="Times New Roman" w:hAnsi="Times New Roman" w:cs="Times New Roman"/>
          <w:i w:val="0"/>
          <w:color w:val="auto"/>
          <w:sz w:val="26"/>
          <w:szCs w:val="26"/>
        </w:rPr>
        <w:fldChar w:fldCharType="separate"/>
      </w:r>
      <w:ins w:id="2160" w:author="Nguyen Toan" w:date="2018-05-18T22:41:00Z">
        <w:r w:rsidR="00871F8A">
          <w:rPr>
            <w:rFonts w:ascii="Times New Roman" w:hAnsi="Times New Roman" w:cs="Times New Roman"/>
            <w:i w:val="0"/>
            <w:noProof/>
            <w:color w:val="auto"/>
            <w:sz w:val="26"/>
            <w:szCs w:val="26"/>
          </w:rPr>
          <w:t>11</w:t>
        </w:r>
        <w:r w:rsidR="00871F8A">
          <w:rPr>
            <w:rFonts w:ascii="Times New Roman" w:hAnsi="Times New Roman" w:cs="Times New Roman"/>
            <w:i w:val="0"/>
            <w:color w:val="auto"/>
            <w:sz w:val="26"/>
            <w:szCs w:val="26"/>
          </w:rPr>
          <w:fldChar w:fldCharType="end"/>
        </w:r>
      </w:ins>
      <w:del w:id="2161" w:author="Nguyen Toan" w:date="2018-05-18T22:41:00Z">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STYLEREF 1 \s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4</w:delText>
        </w:r>
        <w:r w:rsidR="007B1CDB" w:rsidRPr="00C307BC" w:rsidDel="00871F8A">
          <w:rPr>
            <w:rFonts w:ascii="Times New Roman" w:hAnsi="Times New Roman" w:cs="Times New Roman"/>
            <w:i w:val="0"/>
            <w:color w:val="auto"/>
            <w:sz w:val="26"/>
            <w:szCs w:val="26"/>
          </w:rPr>
          <w:fldChar w:fldCharType="end"/>
        </w:r>
        <w:r w:rsidR="007B1CDB" w:rsidRPr="00C307BC" w:rsidDel="00871F8A">
          <w:rPr>
            <w:rFonts w:ascii="Times New Roman" w:hAnsi="Times New Roman" w:cs="Times New Roman"/>
            <w:i w:val="0"/>
            <w:color w:val="auto"/>
            <w:sz w:val="26"/>
            <w:szCs w:val="26"/>
          </w:rPr>
          <w:delText>.</w:delText>
        </w:r>
        <w:r w:rsidR="007B1CDB" w:rsidRPr="00C307BC" w:rsidDel="00871F8A">
          <w:rPr>
            <w:rFonts w:ascii="Times New Roman" w:hAnsi="Times New Roman" w:cs="Times New Roman"/>
            <w:i w:val="0"/>
            <w:color w:val="auto"/>
            <w:sz w:val="26"/>
            <w:szCs w:val="26"/>
          </w:rPr>
          <w:fldChar w:fldCharType="begin"/>
        </w:r>
        <w:r w:rsidR="007B1CDB" w:rsidRPr="00C307BC" w:rsidDel="00871F8A">
          <w:rPr>
            <w:rFonts w:ascii="Times New Roman" w:hAnsi="Times New Roman" w:cs="Times New Roman"/>
            <w:i w:val="0"/>
            <w:color w:val="auto"/>
            <w:sz w:val="26"/>
            <w:szCs w:val="26"/>
          </w:rPr>
          <w:delInstrText xml:space="preserve"> SEQ Hình \* ARABIC \s 1 </w:delInstrText>
        </w:r>
        <w:r w:rsidR="007B1CDB" w:rsidRPr="00C307BC" w:rsidDel="00871F8A">
          <w:rPr>
            <w:rFonts w:ascii="Times New Roman" w:hAnsi="Times New Roman" w:cs="Times New Roman"/>
            <w:i w:val="0"/>
            <w:color w:val="auto"/>
            <w:sz w:val="26"/>
            <w:szCs w:val="26"/>
          </w:rPr>
          <w:fldChar w:fldCharType="separate"/>
        </w:r>
        <w:r w:rsidR="00896230" w:rsidDel="00871F8A">
          <w:rPr>
            <w:rFonts w:ascii="Times New Roman" w:hAnsi="Times New Roman" w:cs="Times New Roman"/>
            <w:i w:val="0"/>
            <w:noProof/>
            <w:color w:val="auto"/>
            <w:sz w:val="26"/>
            <w:szCs w:val="26"/>
          </w:rPr>
          <w:delText>11</w:delText>
        </w:r>
        <w:r w:rsidR="007B1CDB" w:rsidRPr="00C307BC" w:rsidDel="00871F8A">
          <w:rPr>
            <w:rFonts w:ascii="Times New Roman" w:hAnsi="Times New Roman" w:cs="Times New Roman"/>
            <w:i w:val="0"/>
            <w:color w:val="auto"/>
            <w:sz w:val="26"/>
            <w:szCs w:val="26"/>
          </w:rPr>
          <w:fldChar w:fldCharType="end"/>
        </w:r>
      </w:del>
      <w:bookmarkEnd w:id="2156"/>
      <w:r w:rsidRPr="00071A6D">
        <w:rPr>
          <w:rFonts w:ascii="Times New Roman" w:hAnsi="Times New Roman" w:cs="Times New Roman"/>
          <w:i w:val="0"/>
          <w:color w:val="auto"/>
          <w:sz w:val="26"/>
          <w:szCs w:val="26"/>
        </w:rPr>
        <w:t>: Kết quả thực hiện chạy mã nguồn kiểm thử tự sinh</w:t>
      </w:r>
      <w:bookmarkEnd w:id="2157"/>
    </w:p>
    <w:p w14:paraId="6CB62E47" w14:textId="343EE8CC" w:rsidR="009C567E" w:rsidRPr="00071A6D" w:rsidRDefault="00B35178" w:rsidP="00071A6D">
      <w:pPr>
        <w:pStyle w:val="Heading2"/>
        <w:numPr>
          <w:ilvl w:val="1"/>
          <w:numId w:val="48"/>
        </w:numPr>
        <w:ind w:left="0" w:firstLine="0"/>
        <w:rPr>
          <w:rFonts w:ascii="Times New Roman" w:eastAsia="Times New Roman" w:hAnsi="Times New Roman" w:cs="Times New Roman"/>
          <w:b/>
          <w:sz w:val="26"/>
          <w:szCs w:val="26"/>
        </w:rPr>
      </w:pPr>
      <w:bookmarkStart w:id="2162" w:name="_Toc514450075"/>
      <w:r w:rsidRPr="00C307BC">
        <w:rPr>
          <w:rFonts w:ascii="Times New Roman" w:eastAsia="Times New Roman" w:hAnsi="Times New Roman" w:cs="Times New Roman"/>
          <w:b/>
          <w:sz w:val="26"/>
          <w:szCs w:val="26"/>
        </w:rPr>
        <w:t>Đánh giá kết quả</w:t>
      </w:r>
      <w:bookmarkEnd w:id="2162"/>
    </w:p>
    <w:p w14:paraId="32911DC8" w14:textId="77777777" w:rsidR="005B11B0" w:rsidRPr="00C307BC" w:rsidRDefault="005B11B0" w:rsidP="00071A6D">
      <w:pPr>
        <w:spacing w:after="120" w:line="288" w:lineRule="auto"/>
        <w:ind w:firstLine="567"/>
        <w:jc w:val="both"/>
        <w:rPr>
          <w:rFonts w:eastAsia="Times New Roman"/>
          <w:sz w:val="26"/>
          <w:szCs w:val="26"/>
        </w:rPr>
      </w:pPr>
      <w:r w:rsidRPr="00C307BC">
        <w:rPr>
          <w:rFonts w:eastAsia="Times New Roman"/>
          <w:sz w:val="26"/>
          <w:szCs w:val="26"/>
        </w:rPr>
        <w:t>Qua việc áp dụng quy trình tích hợp liên tục trên công cụ Jenkins, kết hợp với công cụ AsenAPIDriver tự động sinh ca kiểm thử, ta có thể thấy rõ những ưu điểm mà nó mang lại.</w:t>
      </w:r>
    </w:p>
    <w:p w14:paraId="78A3BBB0" w14:textId="77777777" w:rsidR="004E53F0" w:rsidRPr="00C307BC" w:rsidRDefault="005B11B0" w:rsidP="00071A6D">
      <w:pPr>
        <w:spacing w:after="120" w:line="288" w:lineRule="auto"/>
        <w:ind w:firstLine="567"/>
        <w:jc w:val="both"/>
        <w:rPr>
          <w:rFonts w:eastAsia="Times New Roman"/>
          <w:sz w:val="26"/>
          <w:szCs w:val="26"/>
        </w:rPr>
      </w:pPr>
      <w:r w:rsidRPr="00C307BC">
        <w:rPr>
          <w:rFonts w:eastAsia="Times New Roman"/>
          <w:sz w:val="26"/>
          <w:szCs w:val="26"/>
        </w:rPr>
        <w:t>Giảm thời gian kiểm thử mà vẫn đảm bảo được chất lượng của mã nguồn. Bằng cơ chế liên kết giữa jenkins và github, bất cứ một sự thay đổi nào về mã nguồn đều được kiểm tra lại với các ca kiểm thử ngay lập tức, sau đó thông báo đến đội phát triển thông qua email.</w:t>
      </w:r>
      <w:r w:rsidR="004E53F0" w:rsidRPr="00C307BC">
        <w:rPr>
          <w:rFonts w:eastAsia="Times New Roman"/>
          <w:sz w:val="26"/>
          <w:szCs w:val="26"/>
        </w:rPr>
        <w:t xml:space="preserve"> Điều này giúp cho quy trình phát triển được tự động hóa và khép kín hơn.</w:t>
      </w:r>
    </w:p>
    <w:p w14:paraId="71A84C96" w14:textId="51004E14" w:rsidR="00CB41BF" w:rsidRPr="00071A6D" w:rsidDel="00385165" w:rsidRDefault="004E53F0" w:rsidP="00071A6D">
      <w:pPr>
        <w:spacing w:after="120" w:line="288" w:lineRule="auto"/>
        <w:ind w:firstLine="567"/>
        <w:jc w:val="both"/>
        <w:rPr>
          <w:del w:id="2163" w:author="Nguyen Toan" w:date="2018-05-18T22:36:00Z"/>
          <w:rFonts w:eastAsia="Times New Roman"/>
          <w:i/>
          <w:sz w:val="26"/>
          <w:szCs w:val="26"/>
        </w:rPr>
      </w:pPr>
      <w:r w:rsidRPr="00C307BC">
        <w:rPr>
          <w:rFonts w:eastAsia="Times New Roman"/>
          <w:sz w:val="26"/>
          <w:szCs w:val="26"/>
        </w:rPr>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p>
    <w:p w14:paraId="59E0293A" w14:textId="32D0233E" w:rsidR="00E32CAF" w:rsidRPr="00C307BC" w:rsidRDefault="00396179">
      <w:pPr>
        <w:spacing w:after="120" w:line="288" w:lineRule="auto"/>
        <w:ind w:firstLine="567"/>
        <w:jc w:val="both"/>
        <w:rPr>
          <w:sz w:val="26"/>
          <w:szCs w:val="26"/>
        </w:rPr>
        <w:pPrChange w:id="2164" w:author="Nguyen Toan" w:date="2018-05-18T22:36:00Z">
          <w:pPr/>
        </w:pPrChange>
      </w:pPr>
      <w:r w:rsidRPr="00C307BC">
        <w:rPr>
          <w:rFonts w:eastAsia="Times New Roman"/>
          <w:sz w:val="26"/>
          <w:szCs w:val="26"/>
        </w:rPr>
        <w:lastRenderedPageBreak/>
        <w:br w:type="page"/>
      </w:r>
    </w:p>
    <w:p w14:paraId="442AFA99" w14:textId="1B01E77C" w:rsidR="006F117B" w:rsidRPr="00C307BC" w:rsidRDefault="00F30756" w:rsidP="009E75C5">
      <w:pPr>
        <w:pStyle w:val="Heading1"/>
        <w:jc w:val="center"/>
        <w:rPr>
          <w:rFonts w:ascii="Times New Roman" w:eastAsia="Times New Roman" w:hAnsi="Times New Roman" w:cs="Times New Roman"/>
          <w:b/>
          <w:sz w:val="26"/>
          <w:szCs w:val="26"/>
        </w:rPr>
      </w:pPr>
      <w:bookmarkStart w:id="2165" w:name="_p8bu8b45uu2w" w:colFirst="0" w:colLast="0"/>
      <w:bookmarkStart w:id="2166" w:name="_Toc514450076"/>
      <w:bookmarkEnd w:id="2165"/>
      <w:r w:rsidRPr="00C307BC">
        <w:rPr>
          <w:rFonts w:ascii="Times New Roman" w:eastAsia="Times New Roman" w:hAnsi="Times New Roman" w:cs="Times New Roman"/>
          <w:b/>
          <w:sz w:val="26"/>
          <w:szCs w:val="26"/>
        </w:rPr>
        <w:lastRenderedPageBreak/>
        <w:t>KẾT LUẬN</w:t>
      </w:r>
      <w:bookmarkStart w:id="2167" w:name="_9ayqjrlqnwip" w:colFirst="0" w:colLast="0"/>
      <w:bookmarkStart w:id="2168" w:name="_c3l3h9i4w4zo" w:colFirst="0" w:colLast="0"/>
      <w:bookmarkEnd w:id="2166"/>
      <w:bookmarkEnd w:id="2167"/>
      <w:bookmarkEnd w:id="2168"/>
    </w:p>
    <w:p w14:paraId="0D5291C5" w14:textId="6A75188F" w:rsidR="006F117B" w:rsidRPr="00E042CA" w:rsidRDefault="00C674A3">
      <w:pPr>
        <w:spacing w:before="120" w:after="120"/>
        <w:rPr>
          <w:rFonts w:eastAsia="Times New Roman"/>
          <w:b/>
          <w:sz w:val="26"/>
          <w:szCs w:val="26"/>
          <w:rPrChange w:id="2169" w:author="Nguyen Toan" w:date="2018-05-18T21:04:00Z">
            <w:rPr/>
          </w:rPrChange>
        </w:rPr>
        <w:pPrChange w:id="2170" w:author="Nguyen Toan" w:date="2018-05-18T21:04:00Z">
          <w:pPr>
            <w:pStyle w:val="Heading2"/>
            <w:numPr>
              <w:ilvl w:val="1"/>
              <w:numId w:val="4"/>
            </w:numPr>
            <w:spacing w:line="288" w:lineRule="auto"/>
            <w:ind w:left="720" w:hanging="720"/>
          </w:pPr>
        </w:pPrChange>
      </w:pPr>
      <w:bookmarkStart w:id="2171" w:name="_d088jnt1e28x" w:colFirst="0" w:colLast="0"/>
      <w:bookmarkEnd w:id="2171"/>
      <w:ins w:id="2172" w:author="LoanDT" w:date="2018-05-19T00:21:00Z">
        <w:r>
          <w:rPr>
            <w:rFonts w:eastAsia="Times New Roman"/>
            <w:b/>
            <w:sz w:val="26"/>
            <w:szCs w:val="26"/>
          </w:rPr>
          <w:t>Kết quả</w:t>
        </w:r>
      </w:ins>
      <w:ins w:id="2173" w:author="LoanDT" w:date="2018-05-19T00:22:00Z">
        <w:r w:rsidR="003609D0">
          <w:rPr>
            <w:rFonts w:eastAsia="Times New Roman"/>
            <w:b/>
            <w:sz w:val="26"/>
            <w:szCs w:val="26"/>
          </w:rPr>
          <w:t xml:space="preserve"> đạt được</w:t>
        </w:r>
      </w:ins>
      <w:del w:id="2174" w:author="LoanDT" w:date="2018-05-19T00:21:00Z">
        <w:r w:rsidR="00994B39" w:rsidRPr="00E042CA" w:rsidDel="00C674A3">
          <w:rPr>
            <w:rFonts w:eastAsia="Times New Roman"/>
            <w:b/>
            <w:sz w:val="26"/>
            <w:szCs w:val="26"/>
            <w:rPrChange w:id="2175" w:author="Nguyen Toan" w:date="2018-05-18T21:04:00Z">
              <w:rPr/>
            </w:rPrChange>
          </w:rPr>
          <w:delText>Kđạt được hiệu n</w:delText>
        </w:r>
      </w:del>
    </w:p>
    <w:p w14:paraId="33AEFB2C" w14:textId="71330E38" w:rsidR="00657A81" w:rsidRPr="00C307BC" w:rsidRDefault="002949E3" w:rsidP="00966627">
      <w:pPr>
        <w:spacing w:after="120" w:line="288" w:lineRule="auto"/>
        <w:ind w:firstLine="567"/>
        <w:jc w:val="both"/>
        <w:rPr>
          <w:rFonts w:eastAsia="Times New Roman"/>
          <w:sz w:val="26"/>
          <w:szCs w:val="26"/>
        </w:rPr>
      </w:pPr>
      <w:r>
        <w:rPr>
          <w:rFonts w:eastAsia="Times New Roman"/>
          <w:sz w:val="26"/>
          <w:szCs w:val="26"/>
        </w:rPr>
        <w:t>Luận văn</w:t>
      </w:r>
      <w:r w:rsidR="00657A81" w:rsidRPr="00C307BC">
        <w:rPr>
          <w:rFonts w:eastAsia="Times New Roman"/>
          <w:sz w:val="26"/>
          <w:szCs w:val="26"/>
        </w:rPr>
        <w:t xml:space="preserve"> tìm hiểu cơ sở lý thuyết về hệ thống</w:t>
      </w:r>
      <w:r w:rsidR="00172BBF">
        <w:rPr>
          <w:rFonts w:eastAsia="Times New Roman"/>
          <w:sz w:val="26"/>
          <w:szCs w:val="26"/>
        </w:rPr>
        <w:t xml:space="preserve"> xây dựng dựa trên kiến trúc trục tích hợp</w:t>
      </w:r>
      <w:r w:rsidR="00657A81" w:rsidRPr="00C307BC">
        <w:rPr>
          <w:rFonts w:eastAsia="Times New Roman"/>
          <w:sz w:val="26"/>
          <w:szCs w:val="26"/>
        </w:rPr>
        <w:t xml:space="preserve"> cũng như cách xây dựng và tích hợp công cụ </w:t>
      </w:r>
      <w:r w:rsidR="008E6183">
        <w:rPr>
          <w:rFonts w:eastAsia="Times New Roman"/>
          <w:sz w:val="26"/>
          <w:szCs w:val="26"/>
        </w:rPr>
        <w:t xml:space="preserve">sinh mã </w:t>
      </w:r>
      <w:r w:rsidR="00657A81" w:rsidRPr="00C307BC">
        <w:rPr>
          <w:rFonts w:eastAsia="Times New Roman"/>
          <w:sz w:val="26"/>
          <w:szCs w:val="26"/>
        </w:rPr>
        <w:t xml:space="preserve">kiểm để giảm thiểu chi phí kiểm thử, đảm bảo </w:t>
      </w:r>
      <w:r w:rsidR="001E567E">
        <w:rPr>
          <w:rFonts w:eastAsia="Times New Roman"/>
          <w:sz w:val="26"/>
          <w:szCs w:val="26"/>
        </w:rPr>
        <w:t xml:space="preserve">tốt </w:t>
      </w:r>
      <w:r w:rsidR="001E567E" w:rsidRPr="00C307BC">
        <w:rPr>
          <w:rFonts w:eastAsia="Times New Roman"/>
          <w:sz w:val="26"/>
          <w:szCs w:val="26"/>
        </w:rPr>
        <w:t xml:space="preserve">hơn </w:t>
      </w:r>
      <w:r w:rsidR="00657A81" w:rsidRPr="00C307BC">
        <w:rPr>
          <w:rFonts w:eastAsia="Times New Roman"/>
          <w:sz w:val="26"/>
          <w:szCs w:val="26"/>
        </w:rPr>
        <w:t>chất lượ</w:t>
      </w:r>
      <w:r w:rsidR="00F27030" w:rsidRPr="00C307BC">
        <w:rPr>
          <w:rFonts w:eastAsia="Times New Roman"/>
          <w:sz w:val="26"/>
          <w:szCs w:val="26"/>
        </w:rPr>
        <w:t xml:space="preserve">ng hệ thống ở pha lập trình </w:t>
      </w:r>
      <w:r w:rsidR="00657A81" w:rsidRPr="00C307BC">
        <w:rPr>
          <w:rFonts w:eastAsia="Times New Roman"/>
          <w:sz w:val="26"/>
          <w:szCs w:val="26"/>
        </w:rPr>
        <w:t>so với việc kiể</w:t>
      </w:r>
      <w:r w:rsidR="00F27030" w:rsidRPr="00C307BC">
        <w:rPr>
          <w:rFonts w:eastAsia="Times New Roman"/>
          <w:sz w:val="26"/>
          <w:szCs w:val="26"/>
        </w:rPr>
        <w:t>m thử bằng tay sau pha lập trình</w:t>
      </w:r>
      <w:r w:rsidR="001E567E">
        <w:rPr>
          <w:rFonts w:eastAsia="Times New Roman"/>
          <w:sz w:val="26"/>
          <w:szCs w:val="26"/>
        </w:rPr>
        <w:t>, đồng thời tăng hiệu năng làm việc của quá trình phát triển, tránh những lỗi tiềm tảng ở pha triển khai</w:t>
      </w:r>
      <w:r w:rsidR="00F27030" w:rsidRPr="00C307BC">
        <w:rPr>
          <w:rFonts w:eastAsia="Times New Roman"/>
          <w:sz w:val="26"/>
          <w:szCs w:val="26"/>
        </w:rPr>
        <w:t xml:space="preserve">. </w:t>
      </w:r>
    </w:p>
    <w:p w14:paraId="5AE6A132" w14:textId="69CC3A50" w:rsidR="002A230C" w:rsidRPr="00C307BC" w:rsidRDefault="002A230C" w:rsidP="00966627">
      <w:pPr>
        <w:spacing w:after="120" w:line="288" w:lineRule="auto"/>
        <w:ind w:firstLine="567"/>
        <w:jc w:val="both"/>
        <w:rPr>
          <w:rFonts w:eastAsia="Times New Roman"/>
          <w:sz w:val="26"/>
          <w:szCs w:val="26"/>
        </w:rPr>
      </w:pPr>
      <w:r w:rsidRPr="00C307BC">
        <w:rPr>
          <w:rFonts w:eastAsia="Times New Roman"/>
          <w:sz w:val="26"/>
          <w:szCs w:val="26"/>
        </w:rPr>
        <w:t xml:space="preserve">Mục tiêu chính của luận văn là xây dựng công cụ sinh mã kiểm thử chức năng tự động cho hệ thống </w:t>
      </w:r>
      <w:r w:rsidR="001633B5">
        <w:rPr>
          <w:rFonts w:eastAsia="Times New Roman"/>
          <w:sz w:val="26"/>
          <w:szCs w:val="26"/>
        </w:rPr>
        <w:t>xây dựng dựa trên kiến trúc trục tích hợp</w:t>
      </w:r>
      <w:r w:rsidRPr="00C307BC">
        <w:rPr>
          <w:rFonts w:eastAsia="Times New Roman"/>
          <w:sz w:val="26"/>
          <w:szCs w:val="26"/>
        </w:rPr>
        <w:t>, kết hợp với các công cụ quản lý dự án tự động, từ đó tự động hóa toàn bộ quá trình kiểm thử và triển khai ứng dụng lên máy chủ.</w:t>
      </w:r>
      <w:r w:rsidR="00B511A0" w:rsidRPr="00C307BC">
        <w:rPr>
          <w:rFonts w:eastAsia="Times New Roman"/>
          <w:sz w:val="26"/>
          <w:szCs w:val="26"/>
        </w:rPr>
        <w:t xml:space="preserve"> </w:t>
      </w:r>
    </w:p>
    <w:p w14:paraId="5CC2EFAD" w14:textId="78FD34EA" w:rsidR="006F117B" w:rsidRPr="00C307BC" w:rsidRDefault="00994B39" w:rsidP="00966627">
      <w:pPr>
        <w:spacing w:after="120" w:line="288" w:lineRule="auto"/>
        <w:ind w:firstLine="567"/>
        <w:jc w:val="both"/>
        <w:rPr>
          <w:rFonts w:eastAsia="Times New Roman"/>
          <w:sz w:val="26"/>
          <w:szCs w:val="26"/>
        </w:rPr>
      </w:pPr>
      <w:r w:rsidRPr="00C307BC">
        <w:rPr>
          <w:rFonts w:eastAsia="Times New Roman"/>
          <w:sz w:val="26"/>
          <w:szCs w:val="26"/>
        </w:rPr>
        <w:t xml:space="preserve">Quy trình kiểm thử hệ thống </w:t>
      </w:r>
      <w:r w:rsidR="00B13834" w:rsidRPr="00C307BC">
        <w:rPr>
          <w:rFonts w:eastAsia="Times New Roman"/>
          <w:sz w:val="26"/>
          <w:szCs w:val="26"/>
        </w:rPr>
        <w:t>được nêu trong luận văn</w:t>
      </w:r>
      <w:r w:rsidRPr="00C307BC">
        <w:rPr>
          <w:rFonts w:eastAsia="Times New Roman"/>
          <w:sz w:val="26"/>
          <w:szCs w:val="26"/>
        </w:rPr>
        <w:t xml:space="preserve"> hỗ trợ việc kiểm thử phần mềm, rút ngắn được thời gian và kiểm soát </w:t>
      </w:r>
      <w:r w:rsidR="003F27F4" w:rsidRPr="00C307BC">
        <w:rPr>
          <w:rFonts w:eastAsia="Times New Roman"/>
          <w:sz w:val="26"/>
          <w:szCs w:val="26"/>
        </w:rPr>
        <w:t>tốt</w:t>
      </w:r>
      <w:r w:rsidRPr="00C307BC">
        <w:rPr>
          <w:rFonts w:eastAsia="Times New Roman"/>
          <w:sz w:val="26"/>
          <w:szCs w:val="26"/>
        </w:rPr>
        <w:t xml:space="preserve"> các lỗi xảy ra đối với hệ thống. Quá trình kiểm thử diễn ra tự động liên tục giúp giảm thiểu thời gian lập trình cho lập trình viên, các</w:t>
      </w:r>
      <w:r w:rsidR="006D5AAB" w:rsidRPr="00C307BC">
        <w:rPr>
          <w:rFonts w:eastAsia="Times New Roman"/>
          <w:sz w:val="26"/>
          <w:szCs w:val="26"/>
        </w:rPr>
        <w:t xml:space="preserve"> lỗi được phát hiện ra sớm trong pha lập trình</w:t>
      </w:r>
      <w:r w:rsidR="00D405EB" w:rsidRPr="00C307BC">
        <w:rPr>
          <w:rFonts w:eastAsia="Times New Roman"/>
          <w:sz w:val="26"/>
          <w:szCs w:val="26"/>
        </w:rPr>
        <w:t xml:space="preserve"> trước khi</w:t>
      </w:r>
      <w:r w:rsidRPr="00C307BC">
        <w:rPr>
          <w:rFonts w:eastAsia="Times New Roman"/>
          <w:sz w:val="26"/>
          <w:szCs w:val="26"/>
        </w:rPr>
        <w:t xml:space="preserve"> khi triển khai trên môi trường thật, đặc biệt là các khiếm khuyết do các phần chỉnh sửa </w:t>
      </w:r>
      <w:r w:rsidR="00A25685">
        <w:rPr>
          <w:rFonts w:eastAsia="Times New Roman"/>
          <w:sz w:val="26"/>
          <w:szCs w:val="26"/>
        </w:rPr>
        <w:t>liên đới tới nhau, các lỗi này</w:t>
      </w:r>
      <w:r w:rsidRPr="00C307BC">
        <w:rPr>
          <w:rFonts w:eastAsia="Times New Roman"/>
          <w:sz w:val="26"/>
          <w:szCs w:val="26"/>
        </w:rPr>
        <w:t xml:space="preserve"> đối với kiểm</w:t>
      </w:r>
      <w:r w:rsidR="00DB3D41" w:rsidRPr="00C307BC">
        <w:rPr>
          <w:rFonts w:eastAsia="Times New Roman"/>
          <w:sz w:val="26"/>
          <w:szCs w:val="26"/>
        </w:rPr>
        <w:t xml:space="preserve"> thử thông thường </w:t>
      </w:r>
      <w:r w:rsidR="00E22FA8">
        <w:rPr>
          <w:rFonts w:eastAsia="Times New Roman"/>
          <w:sz w:val="26"/>
          <w:szCs w:val="26"/>
        </w:rPr>
        <w:t>thủ công</w:t>
      </w:r>
      <w:r w:rsidR="00CC1F3D">
        <w:rPr>
          <w:rFonts w:eastAsia="Times New Roman"/>
          <w:sz w:val="26"/>
          <w:szCs w:val="26"/>
        </w:rPr>
        <w:t xml:space="preserve"> </w:t>
      </w:r>
      <w:r w:rsidR="00DB3D41" w:rsidRPr="00C307BC">
        <w:rPr>
          <w:rFonts w:eastAsia="Times New Roman"/>
          <w:sz w:val="26"/>
          <w:szCs w:val="26"/>
        </w:rPr>
        <w:t>dễ bị bỏ qua.</w:t>
      </w:r>
    </w:p>
    <w:p w14:paraId="3D71AAFF" w14:textId="565ADD7D" w:rsidR="00994B39" w:rsidRPr="00C307BC" w:rsidRDefault="00553AC2" w:rsidP="00966627">
      <w:pPr>
        <w:spacing w:before="120" w:after="120" w:line="288" w:lineRule="auto"/>
        <w:ind w:firstLine="567"/>
        <w:jc w:val="both"/>
        <w:rPr>
          <w:rFonts w:eastAsia="Times New Roman"/>
          <w:sz w:val="26"/>
          <w:szCs w:val="26"/>
        </w:rPr>
      </w:pPr>
      <w:r w:rsidRPr="00C307BC">
        <w:rPr>
          <w:rFonts w:eastAsia="Times New Roman"/>
          <w:sz w:val="26"/>
          <w:szCs w:val="26"/>
        </w:rPr>
        <w:t>Sau quá trình thực hiện, luận văn đã h</w:t>
      </w:r>
      <w:r w:rsidR="00994B39" w:rsidRPr="00C307BC">
        <w:rPr>
          <w:rFonts w:eastAsia="Times New Roman"/>
          <w:sz w:val="26"/>
          <w:szCs w:val="26"/>
        </w:rPr>
        <w:t xml:space="preserve">oàn thiện quá trình kiểm thử tích hợp và tự động hệ thống </w:t>
      </w:r>
      <w:r w:rsidR="002172C8">
        <w:rPr>
          <w:rFonts w:eastAsia="Times New Roman"/>
          <w:sz w:val="26"/>
          <w:szCs w:val="26"/>
        </w:rPr>
        <w:t xml:space="preserve">xây dựng dựa trên nền tảng </w:t>
      </w:r>
      <w:r w:rsidR="00994B39" w:rsidRPr="00C307BC">
        <w:rPr>
          <w:rFonts w:eastAsia="Times New Roman"/>
          <w:sz w:val="26"/>
          <w:szCs w:val="26"/>
        </w:rPr>
        <w:t>MuleESB</w:t>
      </w:r>
      <w:r w:rsidR="00D14581">
        <w:rPr>
          <w:rFonts w:eastAsia="Times New Roman"/>
          <w:sz w:val="26"/>
          <w:szCs w:val="26"/>
        </w:rPr>
        <w:t xml:space="preserve"> bằng việc xây dựng công cụ sinh ca kiểm thử tự động, kết hợp với các công cụ mã nguồn mở như Jenkins, Git</w:t>
      </w:r>
      <w:r w:rsidR="00B859DA">
        <w:rPr>
          <w:rFonts w:eastAsia="Times New Roman"/>
          <w:sz w:val="26"/>
          <w:szCs w:val="26"/>
        </w:rPr>
        <w:t>hub</w:t>
      </w:r>
      <w:r w:rsidR="00D14581">
        <w:rPr>
          <w:rFonts w:eastAsia="Times New Roman"/>
          <w:sz w:val="26"/>
          <w:szCs w:val="26"/>
        </w:rPr>
        <w:t>, Junit, Munit,</w:t>
      </w:r>
      <w:r w:rsidR="00B859DA">
        <w:rPr>
          <w:rFonts w:eastAsia="Times New Roman"/>
          <w:sz w:val="26"/>
          <w:szCs w:val="26"/>
        </w:rPr>
        <w:t xml:space="preserve"> Maven</w:t>
      </w:r>
      <w:r w:rsidR="00D14581">
        <w:rPr>
          <w:rFonts w:eastAsia="Times New Roman"/>
          <w:sz w:val="26"/>
          <w:szCs w:val="26"/>
        </w:rPr>
        <w:t xml:space="preserve"> giúp</w:t>
      </w:r>
      <w:r w:rsidRPr="00C307BC">
        <w:rPr>
          <w:rFonts w:eastAsia="Times New Roman"/>
          <w:sz w:val="26"/>
          <w:szCs w:val="26"/>
        </w:rPr>
        <w:t xml:space="preserve"> g</w:t>
      </w:r>
      <w:r w:rsidR="00994B39" w:rsidRPr="00C307BC">
        <w:rPr>
          <w:rFonts w:eastAsia="Times New Roman"/>
          <w:sz w:val="26"/>
          <w:szCs w:val="26"/>
        </w:rPr>
        <w:t>iảm thiểu được thời gian phát triển ứng dụng</w:t>
      </w:r>
      <w:r w:rsidRPr="00C307BC">
        <w:rPr>
          <w:rFonts w:eastAsia="Times New Roman"/>
          <w:sz w:val="26"/>
          <w:szCs w:val="26"/>
        </w:rPr>
        <w:t>, đảm</w:t>
      </w:r>
      <w:r w:rsidR="00994B39" w:rsidRPr="00C307BC">
        <w:rPr>
          <w:rFonts w:eastAsia="Times New Roman"/>
          <w:sz w:val="26"/>
          <w:szCs w:val="26"/>
        </w:rPr>
        <w:t xml:space="preserve"> bảo không xảy ra lỗi, thiếu sót trong quá trình phát triển ứng dụng.</w:t>
      </w:r>
    </w:p>
    <w:p w14:paraId="4CB9C8BC" w14:textId="77777777" w:rsidR="006F117B" w:rsidRPr="00C307BC" w:rsidRDefault="00994B39">
      <w:pPr>
        <w:spacing w:before="120" w:after="120"/>
        <w:rPr>
          <w:rFonts w:eastAsia="Times New Roman"/>
          <w:b/>
          <w:sz w:val="26"/>
          <w:szCs w:val="26"/>
        </w:rPr>
        <w:pPrChange w:id="2176" w:author="Nguyen Toan" w:date="2018-05-18T21:05:00Z">
          <w:pPr>
            <w:pStyle w:val="Heading2"/>
            <w:numPr>
              <w:ilvl w:val="1"/>
              <w:numId w:val="4"/>
            </w:numPr>
            <w:spacing w:line="288" w:lineRule="auto"/>
            <w:ind w:left="720" w:hanging="720"/>
          </w:pPr>
        </w:pPrChange>
      </w:pPr>
      <w:r w:rsidRPr="00C307BC">
        <w:rPr>
          <w:rFonts w:eastAsia="Times New Roman"/>
          <w:b/>
          <w:sz w:val="26"/>
          <w:szCs w:val="26"/>
        </w:rPr>
        <w:t>Điểm hạn chế và hướng phát triển tiếp</w:t>
      </w:r>
    </w:p>
    <w:p w14:paraId="4771D7C1" w14:textId="38B27243" w:rsidR="006369C0" w:rsidRPr="00C307BC" w:rsidRDefault="006369C0" w:rsidP="00966627">
      <w:pPr>
        <w:spacing w:before="120" w:after="120" w:line="288" w:lineRule="auto"/>
        <w:ind w:firstLine="567"/>
        <w:jc w:val="both"/>
        <w:rPr>
          <w:rFonts w:eastAsia="Times New Roman"/>
          <w:sz w:val="26"/>
          <w:szCs w:val="26"/>
        </w:rPr>
      </w:pPr>
      <w:r w:rsidRPr="00C307BC">
        <w:rPr>
          <w:rFonts w:eastAsia="Times New Roman"/>
          <w:sz w:val="26"/>
          <w:szCs w:val="26"/>
        </w:rPr>
        <w:t xml:space="preserve">Việc xây dựng và tích hợp công cụ kiểm thử ứng dụng </w:t>
      </w:r>
      <w:r w:rsidR="00511F78">
        <w:rPr>
          <w:rFonts w:eastAsia="Times New Roman"/>
          <w:sz w:val="26"/>
          <w:szCs w:val="26"/>
        </w:rPr>
        <w:t>AsenAPIDriver</w:t>
      </w:r>
      <w:r w:rsidRPr="00C307BC">
        <w:rPr>
          <w:rFonts w:eastAsia="Times New Roman"/>
          <w:sz w:val="26"/>
          <w:szCs w:val="26"/>
        </w:rPr>
        <w:t xml:space="preserve"> đã đáp ứng được những yêu cầu cơ bản nhất được đặt ra cho các </w:t>
      </w:r>
      <w:r w:rsidR="006F351F">
        <w:rPr>
          <w:rFonts w:eastAsia="Times New Roman"/>
          <w:sz w:val="26"/>
          <w:szCs w:val="26"/>
        </w:rPr>
        <w:t>hệ thống</w:t>
      </w:r>
      <w:r w:rsidRPr="00C307BC">
        <w:rPr>
          <w:rFonts w:eastAsia="Times New Roman"/>
          <w:sz w:val="26"/>
          <w:szCs w:val="26"/>
        </w:rPr>
        <w:t xml:space="preserve"> xây dựng trên nền tảng MuleESB. Tuy nhiên, do những giới hạn về thời gian và độ dài, một số vấn đề còn chư</w:t>
      </w:r>
      <w:r w:rsidR="00A67AB6" w:rsidRPr="00C307BC">
        <w:rPr>
          <w:rFonts w:eastAsia="Times New Roman"/>
          <w:sz w:val="26"/>
          <w:szCs w:val="26"/>
        </w:rPr>
        <w:t>a được đề cập tới trong luận văn.</w:t>
      </w:r>
    </w:p>
    <w:p w14:paraId="15567A0C" w14:textId="4BE379D2" w:rsidR="00F73612" w:rsidRPr="00C307BC" w:rsidRDefault="00B27698" w:rsidP="00966627">
      <w:pPr>
        <w:spacing w:before="120" w:after="120" w:line="288" w:lineRule="auto"/>
        <w:ind w:firstLine="567"/>
        <w:jc w:val="both"/>
        <w:rPr>
          <w:rFonts w:eastAsia="Times New Roman"/>
          <w:sz w:val="26"/>
          <w:szCs w:val="26"/>
        </w:rPr>
      </w:pPr>
      <w:r w:rsidRPr="00C307BC">
        <w:rPr>
          <w:rFonts w:eastAsia="Times New Roman"/>
          <w:sz w:val="26"/>
          <w:szCs w:val="26"/>
        </w:rPr>
        <w:t>Đầu tiên,</w:t>
      </w:r>
      <w:r w:rsidR="00DD52F7" w:rsidRPr="00C307BC">
        <w:rPr>
          <w:rFonts w:eastAsia="Times New Roman"/>
          <w:sz w:val="26"/>
          <w:szCs w:val="26"/>
        </w:rPr>
        <w:t xml:space="preserve"> công cụ xây dựng mới</w:t>
      </w:r>
      <w:r w:rsidR="00756E45">
        <w:rPr>
          <w:rFonts w:eastAsia="Times New Roman"/>
          <w:sz w:val="26"/>
          <w:szCs w:val="26"/>
        </w:rPr>
        <w:t xml:space="preserve"> chỉ</w:t>
      </w:r>
      <w:r w:rsidR="00DD52F7" w:rsidRPr="00C307BC">
        <w:rPr>
          <w:rFonts w:eastAsia="Times New Roman"/>
          <w:sz w:val="26"/>
          <w:szCs w:val="26"/>
        </w:rPr>
        <w:t xml:space="preserve"> thực hiện </w:t>
      </w:r>
      <w:r w:rsidR="00756E45">
        <w:rPr>
          <w:rFonts w:eastAsia="Times New Roman"/>
          <w:sz w:val="26"/>
          <w:szCs w:val="26"/>
        </w:rPr>
        <w:t>sinh các ca kiểm thử cho</w:t>
      </w:r>
      <w:r w:rsidR="00DD52F7" w:rsidRPr="00C307BC">
        <w:rPr>
          <w:rFonts w:eastAsia="Times New Roman"/>
          <w:sz w:val="26"/>
          <w:szCs w:val="26"/>
        </w:rPr>
        <w:t xml:space="preserve"> một số luồng cơ bản của </w:t>
      </w:r>
      <w:r w:rsidR="000758A1">
        <w:rPr>
          <w:rFonts w:eastAsia="Times New Roman"/>
          <w:sz w:val="26"/>
          <w:szCs w:val="26"/>
        </w:rPr>
        <w:t>nền tảng</w:t>
      </w:r>
      <w:r w:rsidR="00DD52F7" w:rsidRPr="00C307BC">
        <w:rPr>
          <w:rFonts w:eastAsia="Times New Roman"/>
          <w:sz w:val="26"/>
          <w:szCs w:val="26"/>
        </w:rPr>
        <w:t xml:space="preserve"> MuleESB</w:t>
      </w:r>
      <w:r w:rsidR="00B73EE4">
        <w:rPr>
          <w:rFonts w:eastAsia="Times New Roman"/>
          <w:sz w:val="26"/>
          <w:szCs w:val="26"/>
        </w:rPr>
        <w:t xml:space="preserve"> và cũng mới chỉ dừng lại ở </w:t>
      </w:r>
      <w:r w:rsidR="00026A73">
        <w:rPr>
          <w:rFonts w:eastAsia="Times New Roman"/>
          <w:sz w:val="26"/>
          <w:szCs w:val="26"/>
        </w:rPr>
        <w:t>mức</w:t>
      </w:r>
      <w:r w:rsidR="00B73EE4">
        <w:rPr>
          <w:rFonts w:eastAsia="Times New Roman"/>
          <w:sz w:val="26"/>
          <w:szCs w:val="26"/>
        </w:rPr>
        <w:t xml:space="preserve"> hỗ trợ nền tảng này</w:t>
      </w:r>
      <w:r w:rsidR="00DD52F7" w:rsidRPr="00C307BC">
        <w:rPr>
          <w:rFonts w:eastAsia="Times New Roman"/>
          <w:sz w:val="26"/>
          <w:szCs w:val="26"/>
        </w:rPr>
        <w:t xml:space="preserve">. Ngoài ra, luận văn </w:t>
      </w:r>
      <w:r w:rsidR="00B73EE4">
        <w:rPr>
          <w:rFonts w:eastAsia="Times New Roman"/>
          <w:sz w:val="26"/>
          <w:szCs w:val="26"/>
        </w:rPr>
        <w:t>mới chỉ hỗ trợ sinh các ca kiểm thử chức năng, chưa bao quát được các ca kiểm thử phi chức năng về bảo mật cũng như hiệu năng của hệ thống</w:t>
      </w:r>
      <w:r w:rsidR="00DD52F7" w:rsidRPr="00C307BC">
        <w:rPr>
          <w:rFonts w:eastAsia="Times New Roman"/>
          <w:sz w:val="26"/>
          <w:szCs w:val="26"/>
        </w:rPr>
        <w:t>.</w:t>
      </w:r>
      <w:r w:rsidR="00495DA9">
        <w:rPr>
          <w:rFonts w:eastAsia="Times New Roman"/>
          <w:sz w:val="26"/>
          <w:szCs w:val="26"/>
        </w:rPr>
        <w:t xml:space="preserve"> </w:t>
      </w:r>
      <w:r w:rsidR="00DD52F7" w:rsidRPr="00C307BC">
        <w:rPr>
          <w:rFonts w:eastAsia="Times New Roman"/>
          <w:sz w:val="26"/>
          <w:szCs w:val="26"/>
        </w:rPr>
        <w:t xml:space="preserve"> </w:t>
      </w:r>
    </w:p>
    <w:p w14:paraId="0E56B4CF" w14:textId="7D91CF7B" w:rsidR="00621607" w:rsidRPr="00C307BC" w:rsidRDefault="00F73612" w:rsidP="009456D7">
      <w:pPr>
        <w:widowControl w:val="0"/>
        <w:spacing w:line="288" w:lineRule="auto"/>
        <w:ind w:firstLine="567"/>
        <w:jc w:val="both"/>
        <w:rPr>
          <w:rFonts w:eastAsia="Times New Roman"/>
          <w:sz w:val="26"/>
          <w:szCs w:val="26"/>
        </w:rPr>
      </w:pPr>
      <w:r w:rsidRPr="00C307BC">
        <w:rPr>
          <w:rFonts w:eastAsia="Times New Roman"/>
          <w:sz w:val="26"/>
          <w:szCs w:val="26"/>
        </w:rPr>
        <w:t>Trong tương lai, đ</w:t>
      </w:r>
      <w:r w:rsidR="00DD52F7" w:rsidRPr="00C307BC">
        <w:rPr>
          <w:rFonts w:eastAsia="Times New Roman"/>
          <w:sz w:val="26"/>
          <w:szCs w:val="26"/>
        </w:rPr>
        <w:t>ể phục vụ được việ</w:t>
      </w:r>
      <w:r w:rsidR="0016155E" w:rsidRPr="00C307BC">
        <w:rPr>
          <w:rFonts w:eastAsia="Times New Roman"/>
          <w:sz w:val="26"/>
          <w:szCs w:val="26"/>
        </w:rPr>
        <w:t>c</w:t>
      </w:r>
      <w:r w:rsidR="00BA557E" w:rsidRPr="00C307BC">
        <w:rPr>
          <w:rFonts w:eastAsia="Times New Roman"/>
          <w:sz w:val="26"/>
          <w:szCs w:val="26"/>
        </w:rPr>
        <w:t xml:space="preserve"> kiểm thử trên các </w:t>
      </w:r>
      <w:r w:rsidR="00872109">
        <w:rPr>
          <w:rFonts w:eastAsia="Times New Roman"/>
          <w:sz w:val="26"/>
          <w:szCs w:val="26"/>
        </w:rPr>
        <w:t>hệ thống dựa trên các nền tảng kiến trúc</w:t>
      </w:r>
      <w:r w:rsidR="00BA557E" w:rsidRPr="00C307BC">
        <w:rPr>
          <w:rFonts w:eastAsia="Times New Roman"/>
          <w:sz w:val="26"/>
          <w:szCs w:val="26"/>
        </w:rPr>
        <w:t xml:space="preserve"> </w:t>
      </w:r>
      <w:r w:rsidR="00BC047A">
        <w:rPr>
          <w:rFonts w:eastAsia="Times New Roman"/>
          <w:sz w:val="26"/>
          <w:szCs w:val="26"/>
        </w:rPr>
        <w:t>trục tích hợp</w:t>
      </w:r>
      <w:r w:rsidR="00BA557E" w:rsidRPr="00C307BC">
        <w:rPr>
          <w:rFonts w:eastAsia="Times New Roman"/>
          <w:sz w:val="26"/>
          <w:szCs w:val="26"/>
        </w:rPr>
        <w:t xml:space="preserve"> khác</w:t>
      </w:r>
      <w:r w:rsidR="00DD52F7" w:rsidRPr="00C307BC">
        <w:rPr>
          <w:rFonts w:eastAsia="Times New Roman"/>
          <w:sz w:val="26"/>
          <w:szCs w:val="26"/>
        </w:rPr>
        <w:t xml:space="preserve">, </w:t>
      </w:r>
      <w:r w:rsidR="00DE0158" w:rsidRPr="00C307BC">
        <w:rPr>
          <w:rFonts w:eastAsia="Times New Roman"/>
          <w:sz w:val="26"/>
          <w:szCs w:val="26"/>
        </w:rPr>
        <w:t xml:space="preserve">tác giả cần xây dựng </w:t>
      </w:r>
      <w:r w:rsidR="00DD52F7" w:rsidRPr="00C307BC">
        <w:rPr>
          <w:rFonts w:eastAsia="Times New Roman"/>
          <w:sz w:val="26"/>
          <w:szCs w:val="26"/>
        </w:rPr>
        <w:t xml:space="preserve">công cụ </w:t>
      </w:r>
      <w:r w:rsidR="00DE0158" w:rsidRPr="00C307BC">
        <w:rPr>
          <w:rFonts w:eastAsia="Times New Roman"/>
          <w:sz w:val="26"/>
          <w:szCs w:val="26"/>
        </w:rPr>
        <w:t>t</w:t>
      </w:r>
      <w:r w:rsidR="00DD52F7" w:rsidRPr="00C307BC">
        <w:rPr>
          <w:rFonts w:eastAsia="Times New Roman"/>
          <w:sz w:val="26"/>
          <w:szCs w:val="26"/>
        </w:rPr>
        <w:t>ích hợp</w:t>
      </w:r>
      <w:r w:rsidR="00DE0158" w:rsidRPr="00C307BC">
        <w:rPr>
          <w:rFonts w:eastAsia="Times New Roman"/>
          <w:sz w:val="26"/>
          <w:szCs w:val="26"/>
        </w:rPr>
        <w:t xml:space="preserve"> được</w:t>
      </w:r>
      <w:r w:rsidR="00DD52F7" w:rsidRPr="00C307BC">
        <w:rPr>
          <w:rFonts w:eastAsia="Times New Roman"/>
          <w:sz w:val="26"/>
          <w:szCs w:val="26"/>
        </w:rPr>
        <w:t xml:space="preserve"> thành plugin trên IDE và hỗ trợ </w:t>
      </w:r>
      <w:r w:rsidR="0046150E">
        <w:rPr>
          <w:rFonts w:eastAsia="Times New Roman"/>
          <w:sz w:val="26"/>
          <w:szCs w:val="26"/>
        </w:rPr>
        <w:t xml:space="preserve">sinh các ca </w:t>
      </w:r>
      <w:r w:rsidR="00DD52F7" w:rsidRPr="00C307BC">
        <w:rPr>
          <w:rFonts w:eastAsia="Times New Roman"/>
          <w:sz w:val="26"/>
          <w:szCs w:val="26"/>
        </w:rPr>
        <w:t xml:space="preserve">kiểm thử </w:t>
      </w:r>
      <w:r w:rsidR="0046150E">
        <w:rPr>
          <w:rFonts w:eastAsia="Times New Roman"/>
          <w:sz w:val="26"/>
          <w:szCs w:val="26"/>
        </w:rPr>
        <w:t>cho</w:t>
      </w:r>
      <w:r w:rsidR="00DD52F7" w:rsidRPr="00C307BC">
        <w:rPr>
          <w:rFonts w:eastAsia="Times New Roman"/>
          <w:sz w:val="26"/>
          <w:szCs w:val="26"/>
        </w:rPr>
        <w:t xml:space="preserve"> các nền tảng </w:t>
      </w:r>
      <w:r w:rsidR="0046150E">
        <w:rPr>
          <w:rFonts w:eastAsia="Times New Roman"/>
          <w:sz w:val="26"/>
          <w:szCs w:val="26"/>
        </w:rPr>
        <w:t xml:space="preserve">trục tích hợp </w:t>
      </w:r>
      <w:r w:rsidR="00DD52F7" w:rsidRPr="00C307BC">
        <w:rPr>
          <w:rFonts w:eastAsia="Times New Roman"/>
          <w:sz w:val="26"/>
          <w:szCs w:val="26"/>
        </w:rPr>
        <w:t>khác như: ServiceMix, JbossESB...</w:t>
      </w:r>
      <w:r w:rsidR="004F6B46" w:rsidRPr="00C307BC">
        <w:rPr>
          <w:rFonts w:eastAsia="Times New Roman"/>
          <w:sz w:val="26"/>
          <w:szCs w:val="26"/>
        </w:rPr>
        <w:t xml:space="preserve"> </w:t>
      </w:r>
      <w:r w:rsidR="00684530">
        <w:rPr>
          <w:rFonts w:eastAsia="Times New Roman"/>
          <w:sz w:val="26"/>
          <w:szCs w:val="26"/>
        </w:rPr>
        <w:t xml:space="preserve">cũng như đáp ứng các yêu cầu kiểm thử về bảo mật, hiệu năng </w:t>
      </w:r>
      <w:r w:rsidR="00684530">
        <w:rPr>
          <w:rFonts w:eastAsia="Times New Roman"/>
          <w:sz w:val="26"/>
          <w:szCs w:val="26"/>
        </w:rPr>
        <w:lastRenderedPageBreak/>
        <w:t xml:space="preserve">của hệ thống. Đồng thời kết hợp nghiên cứu các quy trình phần mềm </w:t>
      </w:r>
      <w:r w:rsidR="004F6B46" w:rsidRPr="00C307BC">
        <w:rPr>
          <w:rFonts w:eastAsia="Times New Roman"/>
          <w:sz w:val="26"/>
          <w:szCs w:val="26"/>
        </w:rPr>
        <w:t xml:space="preserve">mới </w:t>
      </w:r>
      <w:r w:rsidR="00684530">
        <w:rPr>
          <w:rFonts w:eastAsia="Times New Roman"/>
          <w:sz w:val="26"/>
          <w:szCs w:val="26"/>
        </w:rPr>
        <w:t>trong tương lai để đưa ra các chiến thuật kiểm thử tốt hơn</w:t>
      </w:r>
      <w:r w:rsidR="004F6B46" w:rsidRPr="00C307BC">
        <w:rPr>
          <w:rFonts w:eastAsia="Times New Roman"/>
          <w:sz w:val="26"/>
          <w:szCs w:val="26"/>
        </w:rPr>
        <w:t>.</w:t>
      </w:r>
      <w:r w:rsidR="00621607" w:rsidRPr="00C307BC">
        <w:rPr>
          <w:rFonts w:eastAsia="Times New Roman"/>
          <w:sz w:val="26"/>
          <w:szCs w:val="26"/>
        </w:rPr>
        <w:br w:type="page"/>
      </w:r>
    </w:p>
    <w:p w14:paraId="01549470" w14:textId="05DA669B" w:rsidR="002E09CA" w:rsidRPr="00C307BC" w:rsidRDefault="002E09CA" w:rsidP="00071A6D">
      <w:pPr>
        <w:widowControl w:val="0"/>
        <w:spacing w:line="288" w:lineRule="auto"/>
        <w:rPr>
          <w:sz w:val="26"/>
          <w:szCs w:val="26"/>
        </w:rPr>
      </w:pPr>
      <w:bookmarkStart w:id="2177" w:name="_vrzgnxyqkyay" w:colFirst="0" w:colLast="0"/>
      <w:bookmarkEnd w:id="2177"/>
    </w:p>
    <w:bookmarkStart w:id="2178" w:name="_Toc514450077" w:displacedByCustomXml="next"/>
    <w:sdt>
      <w:sdtPr>
        <w:rPr>
          <w:rFonts w:ascii="Times New Roman" w:hAnsi="Times New Roman" w:cs="Times New Roman"/>
          <w:color w:val="auto"/>
          <w:sz w:val="26"/>
          <w:szCs w:val="26"/>
          <w:lang w:val="en-US"/>
        </w:rPr>
        <w:id w:val="-179816299"/>
        <w:docPartObj>
          <w:docPartGallery w:val="Bibliographies"/>
          <w:docPartUnique/>
        </w:docPartObj>
      </w:sdtPr>
      <w:sdtContent>
        <w:p w14:paraId="53021242" w14:textId="2C1C54FE" w:rsidR="00D65DF8" w:rsidRPr="00C307BC" w:rsidRDefault="00F446C5" w:rsidP="00071A6D">
          <w:pPr>
            <w:pStyle w:val="Heading1"/>
            <w:spacing w:before="0" w:after="0"/>
            <w:rPr>
              <w:rFonts w:ascii="Times New Roman" w:hAnsi="Times New Roman" w:cs="Times New Roman"/>
              <w:sz w:val="26"/>
              <w:szCs w:val="26"/>
            </w:rPr>
          </w:pPr>
          <w:r w:rsidRPr="00C307BC">
            <w:rPr>
              <w:rFonts w:ascii="Times New Roman" w:eastAsia="Times New Roman" w:hAnsi="Times New Roman" w:cs="Times New Roman"/>
              <w:b/>
              <w:sz w:val="26"/>
              <w:szCs w:val="26"/>
            </w:rPr>
            <w:t>TÀI LIỆU THAM KHẢO</w:t>
          </w:r>
          <w:bookmarkEnd w:id="2178"/>
        </w:p>
        <w:p w14:paraId="5B49BACC" w14:textId="77777777" w:rsidR="003137DA" w:rsidRDefault="00D65DF8">
          <w:pPr>
            <w:rPr>
              <w:noProof/>
            </w:rPr>
          </w:pPr>
          <w:r w:rsidRPr="00C307BC">
            <w:rPr>
              <w:sz w:val="26"/>
              <w:szCs w:val="26"/>
            </w:rPr>
            <w:fldChar w:fldCharType="begin"/>
          </w:r>
          <w:r w:rsidRPr="00C307BC">
            <w:rPr>
              <w:sz w:val="26"/>
              <w:szCs w:val="26"/>
            </w:rPr>
            <w:instrText xml:space="preserve"> BIBLIOGRAPHY </w:instrText>
          </w:r>
          <w:r w:rsidRPr="00C307BC">
            <w:rPr>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3137DA" w14:paraId="5BF28068" w14:textId="77777777">
            <w:trPr>
              <w:divId w:val="1243487836"/>
              <w:tblCellSpacing w:w="15" w:type="dxa"/>
            </w:trPr>
            <w:tc>
              <w:tcPr>
                <w:tcW w:w="50" w:type="pct"/>
                <w:hideMark/>
              </w:tcPr>
              <w:p w14:paraId="51A37F6D" w14:textId="77777777" w:rsidR="003137DA" w:rsidRDefault="003137DA">
                <w:pPr>
                  <w:pStyle w:val="Bibliography"/>
                  <w:rPr>
                    <w:noProof/>
                    <w:sz w:val="24"/>
                    <w:szCs w:val="24"/>
                  </w:rPr>
                </w:pPr>
                <w:r>
                  <w:rPr>
                    <w:noProof/>
                  </w:rPr>
                  <w:t xml:space="preserve">[1] </w:t>
                </w:r>
              </w:p>
            </w:tc>
            <w:tc>
              <w:tcPr>
                <w:tcW w:w="0" w:type="auto"/>
                <w:hideMark/>
              </w:tcPr>
              <w:p w14:paraId="085C6745" w14:textId="77777777" w:rsidR="003137DA" w:rsidRDefault="003137DA">
                <w:pPr>
                  <w:pStyle w:val="Bibliography"/>
                  <w:rPr>
                    <w:noProof/>
                  </w:rPr>
                </w:pPr>
                <w:r>
                  <w:rPr>
                    <w:noProof/>
                  </w:rPr>
                  <w:t xml:space="preserve">Dirk Slama, Dirk Krafzig and Karl Banke, Enterprise SOA: Service-Oriented Architecture Best Practices, Prentice Hall, 2004. </w:t>
                </w:r>
              </w:p>
            </w:tc>
          </w:tr>
          <w:tr w:rsidR="003137DA" w14:paraId="51888CB7" w14:textId="77777777">
            <w:trPr>
              <w:divId w:val="1243487836"/>
              <w:tblCellSpacing w:w="15" w:type="dxa"/>
            </w:trPr>
            <w:tc>
              <w:tcPr>
                <w:tcW w:w="50" w:type="pct"/>
                <w:hideMark/>
              </w:tcPr>
              <w:p w14:paraId="0134F46B" w14:textId="77777777" w:rsidR="003137DA" w:rsidRDefault="003137DA">
                <w:pPr>
                  <w:pStyle w:val="Bibliography"/>
                  <w:rPr>
                    <w:noProof/>
                  </w:rPr>
                </w:pPr>
                <w:r>
                  <w:rPr>
                    <w:noProof/>
                  </w:rPr>
                  <w:t xml:space="preserve">[2] </w:t>
                </w:r>
              </w:p>
            </w:tc>
            <w:tc>
              <w:tcPr>
                <w:tcW w:w="0" w:type="auto"/>
                <w:hideMark/>
              </w:tcPr>
              <w:p w14:paraId="67917028" w14:textId="77777777" w:rsidR="003137DA" w:rsidRDefault="003137DA">
                <w:pPr>
                  <w:pStyle w:val="Bibliography"/>
                  <w:rPr>
                    <w:noProof/>
                  </w:rPr>
                </w:pPr>
                <w:r>
                  <w:rPr>
                    <w:noProof/>
                  </w:rPr>
                  <w:t>Pulier, E., Taylor, Understanding Enterprise SOA, Manning, 2016, p. 2006.</w:t>
                </w:r>
              </w:p>
            </w:tc>
          </w:tr>
          <w:tr w:rsidR="003137DA" w14:paraId="1A0E927D" w14:textId="77777777">
            <w:trPr>
              <w:divId w:val="1243487836"/>
              <w:tblCellSpacing w:w="15" w:type="dxa"/>
            </w:trPr>
            <w:tc>
              <w:tcPr>
                <w:tcW w:w="50" w:type="pct"/>
                <w:hideMark/>
              </w:tcPr>
              <w:p w14:paraId="7E8B3A25" w14:textId="77777777" w:rsidR="003137DA" w:rsidRDefault="003137DA">
                <w:pPr>
                  <w:pStyle w:val="Bibliography"/>
                  <w:rPr>
                    <w:noProof/>
                  </w:rPr>
                </w:pPr>
                <w:r>
                  <w:rPr>
                    <w:noProof/>
                  </w:rPr>
                  <w:t xml:space="preserve">[3] </w:t>
                </w:r>
              </w:p>
            </w:tc>
            <w:tc>
              <w:tcPr>
                <w:tcW w:w="0" w:type="auto"/>
                <w:hideMark/>
              </w:tcPr>
              <w:p w14:paraId="3E428C56" w14:textId="77777777" w:rsidR="003137DA" w:rsidRDefault="003137DA">
                <w:pPr>
                  <w:pStyle w:val="Bibliography"/>
                  <w:rPr>
                    <w:noProof/>
                  </w:rPr>
                </w:pPr>
                <w:r>
                  <w:rPr>
                    <w:noProof/>
                  </w:rPr>
                  <w:t xml:space="preserve">Dirk Krafzig, "Enterprise SOA: Service-Oriented Architecture Best Practices," 2005. </w:t>
                </w:r>
              </w:p>
            </w:tc>
          </w:tr>
          <w:tr w:rsidR="003137DA" w14:paraId="46220F2B" w14:textId="77777777">
            <w:trPr>
              <w:divId w:val="1243487836"/>
              <w:tblCellSpacing w:w="15" w:type="dxa"/>
            </w:trPr>
            <w:tc>
              <w:tcPr>
                <w:tcW w:w="50" w:type="pct"/>
                <w:hideMark/>
              </w:tcPr>
              <w:p w14:paraId="3C1697AF" w14:textId="77777777" w:rsidR="003137DA" w:rsidRDefault="003137DA">
                <w:pPr>
                  <w:pStyle w:val="Bibliography"/>
                  <w:rPr>
                    <w:noProof/>
                  </w:rPr>
                </w:pPr>
                <w:r>
                  <w:rPr>
                    <w:noProof/>
                  </w:rPr>
                  <w:t xml:space="preserve">[4] </w:t>
                </w:r>
              </w:p>
            </w:tc>
            <w:tc>
              <w:tcPr>
                <w:tcW w:w="0" w:type="auto"/>
                <w:hideMark/>
              </w:tcPr>
              <w:p w14:paraId="49C5D8FC" w14:textId="77777777" w:rsidR="003137DA" w:rsidRDefault="003137DA">
                <w:pPr>
                  <w:pStyle w:val="Bibliography"/>
                  <w:rPr>
                    <w:noProof/>
                  </w:rPr>
                </w:pPr>
                <w:r>
                  <w:rPr>
                    <w:noProof/>
                  </w:rPr>
                  <w:t xml:space="preserve">Falko Menge, "Enterprise Service Bus," </w:t>
                </w:r>
                <w:r>
                  <w:rPr>
                    <w:i/>
                    <w:iCs/>
                    <w:noProof/>
                  </w:rPr>
                  <w:t xml:space="preserve">Free and open source software conference, </w:t>
                </w:r>
                <w:r>
                  <w:rPr>
                    <w:noProof/>
                  </w:rPr>
                  <w:t xml:space="preserve">2007. </w:t>
                </w:r>
              </w:p>
            </w:tc>
          </w:tr>
          <w:tr w:rsidR="003137DA" w14:paraId="0867FDB5" w14:textId="77777777">
            <w:trPr>
              <w:divId w:val="1243487836"/>
              <w:tblCellSpacing w:w="15" w:type="dxa"/>
            </w:trPr>
            <w:tc>
              <w:tcPr>
                <w:tcW w:w="50" w:type="pct"/>
                <w:hideMark/>
              </w:tcPr>
              <w:p w14:paraId="23ACB35F" w14:textId="77777777" w:rsidR="003137DA" w:rsidRDefault="003137DA">
                <w:pPr>
                  <w:pStyle w:val="Bibliography"/>
                  <w:rPr>
                    <w:noProof/>
                  </w:rPr>
                </w:pPr>
                <w:r>
                  <w:rPr>
                    <w:noProof/>
                  </w:rPr>
                  <w:t xml:space="preserve">[5] </w:t>
                </w:r>
              </w:p>
            </w:tc>
            <w:tc>
              <w:tcPr>
                <w:tcW w:w="0" w:type="auto"/>
                <w:hideMark/>
              </w:tcPr>
              <w:p w14:paraId="336A19AE" w14:textId="77777777" w:rsidR="003137DA" w:rsidRDefault="003137DA">
                <w:pPr>
                  <w:pStyle w:val="Bibliography"/>
                  <w:rPr>
                    <w:noProof/>
                  </w:rPr>
                </w:pPr>
                <w:r>
                  <w:rPr>
                    <w:noProof/>
                  </w:rPr>
                  <w:t xml:space="preserve">Srinivas Shenoy, "“Approach to ESB Testing” – An Experience Sharing," 2013. </w:t>
                </w:r>
              </w:p>
            </w:tc>
          </w:tr>
          <w:tr w:rsidR="003137DA" w14:paraId="4F3C4218" w14:textId="77777777">
            <w:trPr>
              <w:divId w:val="1243487836"/>
              <w:tblCellSpacing w:w="15" w:type="dxa"/>
            </w:trPr>
            <w:tc>
              <w:tcPr>
                <w:tcW w:w="50" w:type="pct"/>
                <w:hideMark/>
              </w:tcPr>
              <w:p w14:paraId="187CC5E6" w14:textId="77777777" w:rsidR="003137DA" w:rsidRDefault="003137DA">
                <w:pPr>
                  <w:pStyle w:val="Bibliography"/>
                  <w:rPr>
                    <w:noProof/>
                  </w:rPr>
                </w:pPr>
                <w:r>
                  <w:rPr>
                    <w:noProof/>
                  </w:rPr>
                  <w:t xml:space="preserve">[6] </w:t>
                </w:r>
              </w:p>
            </w:tc>
            <w:tc>
              <w:tcPr>
                <w:tcW w:w="0" w:type="auto"/>
                <w:hideMark/>
              </w:tcPr>
              <w:p w14:paraId="05C0C46D" w14:textId="77777777" w:rsidR="003137DA" w:rsidRDefault="003137DA">
                <w:pPr>
                  <w:pStyle w:val="Bibliography"/>
                  <w:rPr>
                    <w:noProof/>
                  </w:rPr>
                </w:pPr>
                <w:r>
                  <w:rPr>
                    <w:noProof/>
                  </w:rPr>
                  <w:t>MuleSoft, "What is MuleESB," [Online]. Available: https://www.mulesoft.com/resources/esb/what-mule-esb.</w:t>
                </w:r>
              </w:p>
            </w:tc>
          </w:tr>
          <w:tr w:rsidR="003137DA" w14:paraId="09B3428F" w14:textId="77777777">
            <w:trPr>
              <w:divId w:val="1243487836"/>
              <w:tblCellSpacing w:w="15" w:type="dxa"/>
            </w:trPr>
            <w:tc>
              <w:tcPr>
                <w:tcW w:w="50" w:type="pct"/>
                <w:hideMark/>
              </w:tcPr>
              <w:p w14:paraId="55C06AE9" w14:textId="77777777" w:rsidR="003137DA" w:rsidRDefault="003137DA">
                <w:pPr>
                  <w:pStyle w:val="Bibliography"/>
                  <w:rPr>
                    <w:noProof/>
                  </w:rPr>
                </w:pPr>
                <w:r>
                  <w:rPr>
                    <w:noProof/>
                  </w:rPr>
                  <w:t xml:space="preserve">[7] </w:t>
                </w:r>
              </w:p>
            </w:tc>
            <w:tc>
              <w:tcPr>
                <w:tcW w:w="0" w:type="auto"/>
                <w:hideMark/>
              </w:tcPr>
              <w:p w14:paraId="51D23E77" w14:textId="77777777" w:rsidR="003137DA" w:rsidRDefault="003137DA">
                <w:pPr>
                  <w:pStyle w:val="Bibliography"/>
                  <w:rPr>
                    <w:noProof/>
                  </w:rPr>
                </w:pPr>
                <w:r>
                  <w:rPr>
                    <w:noProof/>
                  </w:rPr>
                  <w:t>Mule, "Mule," [Online]. Available: https://www.mulesoft.com/.</w:t>
                </w:r>
              </w:p>
            </w:tc>
          </w:tr>
          <w:tr w:rsidR="003137DA" w14:paraId="6FA1B972" w14:textId="77777777">
            <w:trPr>
              <w:divId w:val="1243487836"/>
              <w:tblCellSpacing w:w="15" w:type="dxa"/>
            </w:trPr>
            <w:tc>
              <w:tcPr>
                <w:tcW w:w="50" w:type="pct"/>
                <w:hideMark/>
              </w:tcPr>
              <w:p w14:paraId="3D0D2DEF" w14:textId="77777777" w:rsidR="003137DA" w:rsidRDefault="003137DA">
                <w:pPr>
                  <w:pStyle w:val="Bibliography"/>
                  <w:rPr>
                    <w:noProof/>
                  </w:rPr>
                </w:pPr>
                <w:r>
                  <w:rPr>
                    <w:noProof/>
                  </w:rPr>
                  <w:t xml:space="preserve">[8] </w:t>
                </w:r>
              </w:p>
            </w:tc>
            <w:tc>
              <w:tcPr>
                <w:tcW w:w="0" w:type="auto"/>
                <w:hideMark/>
              </w:tcPr>
              <w:p w14:paraId="3DA7F654" w14:textId="77777777" w:rsidR="003137DA" w:rsidRDefault="003137DA">
                <w:pPr>
                  <w:pStyle w:val="Bibliography"/>
                  <w:rPr>
                    <w:noProof/>
                  </w:rPr>
                </w:pPr>
                <w:r>
                  <w:rPr>
                    <w:noProof/>
                  </w:rPr>
                  <w:t>Gartner, "Gartner Magic quandrad leade," [Online]. Available: https://www.mulesoft.com/lp/reports/gartner-magic-quadrant-leader.</w:t>
                </w:r>
              </w:p>
            </w:tc>
          </w:tr>
          <w:tr w:rsidR="003137DA" w14:paraId="2E65D2AE" w14:textId="77777777">
            <w:trPr>
              <w:divId w:val="1243487836"/>
              <w:tblCellSpacing w:w="15" w:type="dxa"/>
            </w:trPr>
            <w:tc>
              <w:tcPr>
                <w:tcW w:w="50" w:type="pct"/>
                <w:hideMark/>
              </w:tcPr>
              <w:p w14:paraId="2A544ED0" w14:textId="77777777" w:rsidR="003137DA" w:rsidRDefault="003137DA">
                <w:pPr>
                  <w:pStyle w:val="Bibliography"/>
                  <w:rPr>
                    <w:noProof/>
                  </w:rPr>
                </w:pPr>
                <w:r>
                  <w:rPr>
                    <w:noProof/>
                  </w:rPr>
                  <w:t xml:space="preserve">[9] </w:t>
                </w:r>
              </w:p>
            </w:tc>
            <w:tc>
              <w:tcPr>
                <w:tcW w:w="0" w:type="auto"/>
                <w:hideMark/>
              </w:tcPr>
              <w:p w14:paraId="7F6059E6" w14:textId="77777777" w:rsidR="003137DA" w:rsidRDefault="003137DA">
                <w:pPr>
                  <w:pStyle w:val="Bibliography"/>
                  <w:rPr>
                    <w:noProof/>
                  </w:rPr>
                </w:pPr>
                <w:r>
                  <w:rPr>
                    <w:noProof/>
                  </w:rPr>
                  <w:t>Martin Fowler, "Continuous Integration," [Online]. Available: https://www.martinfowler.com/articles/continuousIntegration.html.</w:t>
                </w:r>
              </w:p>
            </w:tc>
          </w:tr>
          <w:tr w:rsidR="003137DA" w14:paraId="03215F31" w14:textId="77777777">
            <w:trPr>
              <w:divId w:val="1243487836"/>
              <w:tblCellSpacing w:w="15" w:type="dxa"/>
            </w:trPr>
            <w:tc>
              <w:tcPr>
                <w:tcW w:w="50" w:type="pct"/>
                <w:hideMark/>
              </w:tcPr>
              <w:p w14:paraId="13501616" w14:textId="77777777" w:rsidR="003137DA" w:rsidRDefault="003137DA">
                <w:pPr>
                  <w:pStyle w:val="Bibliography"/>
                  <w:rPr>
                    <w:noProof/>
                  </w:rPr>
                </w:pPr>
                <w:r>
                  <w:rPr>
                    <w:noProof/>
                  </w:rPr>
                  <w:t xml:space="preserve">[10] </w:t>
                </w:r>
              </w:p>
            </w:tc>
            <w:tc>
              <w:tcPr>
                <w:tcW w:w="0" w:type="auto"/>
                <w:hideMark/>
              </w:tcPr>
              <w:p w14:paraId="026BF84D" w14:textId="77777777" w:rsidR="003137DA" w:rsidRDefault="003137DA">
                <w:pPr>
                  <w:pStyle w:val="Bibliography"/>
                  <w:rPr>
                    <w:noProof/>
                  </w:rPr>
                </w:pPr>
                <w:r>
                  <w:rPr>
                    <w:noProof/>
                  </w:rPr>
                  <w:t>Git, "Getting started - About version control," [Online]. Available: https://git-scm.com/book/en/v1/Getting-Started-About-Version-Control.</w:t>
                </w:r>
              </w:p>
            </w:tc>
          </w:tr>
          <w:tr w:rsidR="003137DA" w14:paraId="7291C37E" w14:textId="77777777">
            <w:trPr>
              <w:divId w:val="1243487836"/>
              <w:tblCellSpacing w:w="15" w:type="dxa"/>
            </w:trPr>
            <w:tc>
              <w:tcPr>
                <w:tcW w:w="50" w:type="pct"/>
                <w:hideMark/>
              </w:tcPr>
              <w:p w14:paraId="324D9DA4" w14:textId="77777777" w:rsidR="003137DA" w:rsidRDefault="003137DA">
                <w:pPr>
                  <w:pStyle w:val="Bibliography"/>
                  <w:rPr>
                    <w:noProof/>
                  </w:rPr>
                </w:pPr>
                <w:r>
                  <w:rPr>
                    <w:noProof/>
                  </w:rPr>
                  <w:t xml:space="preserve">[11] </w:t>
                </w:r>
              </w:p>
            </w:tc>
            <w:tc>
              <w:tcPr>
                <w:tcW w:w="0" w:type="auto"/>
                <w:hideMark/>
              </w:tcPr>
              <w:p w14:paraId="66A567F3" w14:textId="77777777" w:rsidR="003137DA" w:rsidRDefault="003137DA">
                <w:pPr>
                  <w:pStyle w:val="Bibliography"/>
                  <w:rPr>
                    <w:noProof/>
                  </w:rPr>
                </w:pPr>
                <w:r>
                  <w:rPr>
                    <w:noProof/>
                  </w:rPr>
                  <w:t xml:space="preserve">Glenford J. Myers, Corey Sandler and Tom Badgett, The Art of Software Testing 3rd Edition, 26 September 2015. </w:t>
                </w:r>
              </w:p>
            </w:tc>
          </w:tr>
          <w:tr w:rsidR="003137DA" w14:paraId="22AA0E15" w14:textId="77777777">
            <w:trPr>
              <w:divId w:val="1243487836"/>
              <w:tblCellSpacing w:w="15" w:type="dxa"/>
            </w:trPr>
            <w:tc>
              <w:tcPr>
                <w:tcW w:w="50" w:type="pct"/>
                <w:hideMark/>
              </w:tcPr>
              <w:p w14:paraId="5D05C064" w14:textId="77777777" w:rsidR="003137DA" w:rsidRDefault="003137DA">
                <w:pPr>
                  <w:pStyle w:val="Bibliography"/>
                  <w:rPr>
                    <w:noProof/>
                  </w:rPr>
                </w:pPr>
                <w:r>
                  <w:rPr>
                    <w:noProof/>
                  </w:rPr>
                  <w:t xml:space="preserve">[12] </w:t>
                </w:r>
              </w:p>
            </w:tc>
            <w:tc>
              <w:tcPr>
                <w:tcW w:w="0" w:type="auto"/>
                <w:hideMark/>
              </w:tcPr>
              <w:p w14:paraId="40B2B3D7" w14:textId="77777777" w:rsidR="003137DA" w:rsidRDefault="003137DA">
                <w:pPr>
                  <w:pStyle w:val="Bibliography"/>
                  <w:rPr>
                    <w:noProof/>
                  </w:rPr>
                </w:pPr>
                <w:r>
                  <w:rPr>
                    <w:noProof/>
                  </w:rPr>
                  <w:t xml:space="preserve">Phạm Ngọc Hùng, Trương Anh Hoàng and Đặng Văn Hưng, Giáo trình kiểm thử phần mềm, 2014. </w:t>
                </w:r>
              </w:p>
            </w:tc>
          </w:tr>
          <w:tr w:rsidR="003137DA" w14:paraId="70395AEC" w14:textId="77777777">
            <w:trPr>
              <w:divId w:val="1243487836"/>
              <w:tblCellSpacing w:w="15" w:type="dxa"/>
            </w:trPr>
            <w:tc>
              <w:tcPr>
                <w:tcW w:w="50" w:type="pct"/>
                <w:hideMark/>
              </w:tcPr>
              <w:p w14:paraId="70EB0056" w14:textId="77777777" w:rsidR="003137DA" w:rsidRDefault="003137DA">
                <w:pPr>
                  <w:pStyle w:val="Bibliography"/>
                  <w:rPr>
                    <w:noProof/>
                  </w:rPr>
                </w:pPr>
                <w:r>
                  <w:rPr>
                    <w:noProof/>
                  </w:rPr>
                  <w:t xml:space="preserve">[13] </w:t>
                </w:r>
              </w:p>
            </w:tc>
            <w:tc>
              <w:tcPr>
                <w:tcW w:w="0" w:type="auto"/>
                <w:hideMark/>
              </w:tcPr>
              <w:p w14:paraId="0278D2BD" w14:textId="77777777" w:rsidR="003137DA" w:rsidRDefault="003137DA">
                <w:pPr>
                  <w:pStyle w:val="Bibliography"/>
                  <w:rPr>
                    <w:noProof/>
                  </w:rPr>
                </w:pPr>
                <w:r>
                  <w:rPr>
                    <w:noProof/>
                  </w:rPr>
                  <w:t>SoapUI, "SoapUI Getting started," [Online]. Available: https://www.soapui.org/soap-and-wsdl/getting-started.html.</w:t>
                </w:r>
              </w:p>
            </w:tc>
          </w:tr>
          <w:tr w:rsidR="003137DA" w14:paraId="5D2299A6" w14:textId="77777777">
            <w:trPr>
              <w:divId w:val="1243487836"/>
              <w:tblCellSpacing w:w="15" w:type="dxa"/>
            </w:trPr>
            <w:tc>
              <w:tcPr>
                <w:tcW w:w="50" w:type="pct"/>
                <w:hideMark/>
              </w:tcPr>
              <w:p w14:paraId="63620DC4" w14:textId="77777777" w:rsidR="003137DA" w:rsidRDefault="003137DA">
                <w:pPr>
                  <w:pStyle w:val="Bibliography"/>
                  <w:rPr>
                    <w:noProof/>
                  </w:rPr>
                </w:pPr>
                <w:r>
                  <w:rPr>
                    <w:noProof/>
                  </w:rPr>
                  <w:t xml:space="preserve">[14] </w:t>
                </w:r>
              </w:p>
            </w:tc>
            <w:tc>
              <w:tcPr>
                <w:tcW w:w="0" w:type="auto"/>
                <w:hideMark/>
              </w:tcPr>
              <w:p w14:paraId="43B6F6B0" w14:textId="77777777" w:rsidR="003137DA" w:rsidRDefault="003137DA">
                <w:pPr>
                  <w:pStyle w:val="Bibliography"/>
                  <w:rPr>
                    <w:noProof/>
                  </w:rPr>
                </w:pPr>
                <w:r>
                  <w:rPr>
                    <w:noProof/>
                  </w:rPr>
                  <w:t xml:space="preserve">Gregor Hohpe and Wendy Istanick, "Test-Driven Development in Enterprise Integration Projects," 2002. </w:t>
                </w:r>
              </w:p>
            </w:tc>
          </w:tr>
          <w:tr w:rsidR="003137DA" w14:paraId="6DE67F8E" w14:textId="77777777">
            <w:trPr>
              <w:divId w:val="1243487836"/>
              <w:tblCellSpacing w:w="15" w:type="dxa"/>
            </w:trPr>
            <w:tc>
              <w:tcPr>
                <w:tcW w:w="50" w:type="pct"/>
                <w:hideMark/>
              </w:tcPr>
              <w:p w14:paraId="136D5BBC" w14:textId="77777777" w:rsidR="003137DA" w:rsidRDefault="003137DA">
                <w:pPr>
                  <w:pStyle w:val="Bibliography"/>
                  <w:rPr>
                    <w:noProof/>
                  </w:rPr>
                </w:pPr>
                <w:r>
                  <w:rPr>
                    <w:noProof/>
                  </w:rPr>
                  <w:t xml:space="preserve">[15] </w:t>
                </w:r>
              </w:p>
            </w:tc>
            <w:tc>
              <w:tcPr>
                <w:tcW w:w="0" w:type="auto"/>
                <w:hideMark/>
              </w:tcPr>
              <w:p w14:paraId="6564FA62" w14:textId="77777777" w:rsidR="003137DA" w:rsidRDefault="003137DA">
                <w:pPr>
                  <w:pStyle w:val="Bibliography"/>
                  <w:rPr>
                    <w:noProof/>
                  </w:rPr>
                </w:pPr>
                <w:r>
                  <w:rPr>
                    <w:noProof/>
                  </w:rPr>
                  <w:t>Maven, "Maven," [Online]. Available: https://maven.apache.org/.</w:t>
                </w:r>
              </w:p>
            </w:tc>
          </w:tr>
          <w:tr w:rsidR="003137DA" w14:paraId="52EF4E8A" w14:textId="77777777">
            <w:trPr>
              <w:divId w:val="1243487836"/>
              <w:tblCellSpacing w:w="15" w:type="dxa"/>
            </w:trPr>
            <w:tc>
              <w:tcPr>
                <w:tcW w:w="50" w:type="pct"/>
                <w:hideMark/>
              </w:tcPr>
              <w:p w14:paraId="3EB85163" w14:textId="77777777" w:rsidR="003137DA" w:rsidRDefault="003137DA">
                <w:pPr>
                  <w:pStyle w:val="Bibliography"/>
                  <w:rPr>
                    <w:noProof/>
                  </w:rPr>
                </w:pPr>
                <w:r>
                  <w:rPr>
                    <w:noProof/>
                  </w:rPr>
                  <w:t xml:space="preserve">[16] </w:t>
                </w:r>
              </w:p>
            </w:tc>
            <w:tc>
              <w:tcPr>
                <w:tcW w:w="0" w:type="auto"/>
                <w:hideMark/>
              </w:tcPr>
              <w:p w14:paraId="401724E5" w14:textId="77777777" w:rsidR="003137DA" w:rsidRDefault="003137DA">
                <w:pPr>
                  <w:pStyle w:val="Bibliography"/>
                  <w:rPr>
                    <w:noProof/>
                  </w:rPr>
                </w:pPr>
                <w:r>
                  <w:rPr>
                    <w:noProof/>
                  </w:rPr>
                  <w:t>JUnit, "JUnit," [Online]. Available: https://junit.org/junit5/ .</w:t>
                </w:r>
              </w:p>
            </w:tc>
          </w:tr>
          <w:tr w:rsidR="003137DA" w14:paraId="5C6490BA" w14:textId="77777777">
            <w:trPr>
              <w:divId w:val="1243487836"/>
              <w:tblCellSpacing w:w="15" w:type="dxa"/>
            </w:trPr>
            <w:tc>
              <w:tcPr>
                <w:tcW w:w="50" w:type="pct"/>
                <w:hideMark/>
              </w:tcPr>
              <w:p w14:paraId="41A4ECCF" w14:textId="77777777" w:rsidR="003137DA" w:rsidRDefault="003137DA">
                <w:pPr>
                  <w:pStyle w:val="Bibliography"/>
                  <w:rPr>
                    <w:noProof/>
                  </w:rPr>
                </w:pPr>
                <w:r>
                  <w:rPr>
                    <w:noProof/>
                  </w:rPr>
                  <w:t xml:space="preserve">[17] </w:t>
                </w:r>
              </w:p>
            </w:tc>
            <w:tc>
              <w:tcPr>
                <w:tcW w:w="0" w:type="auto"/>
                <w:hideMark/>
              </w:tcPr>
              <w:p w14:paraId="6F1D9185" w14:textId="77777777" w:rsidR="003137DA" w:rsidRDefault="003137DA">
                <w:pPr>
                  <w:pStyle w:val="Bibliography"/>
                  <w:rPr>
                    <w:noProof/>
                  </w:rPr>
                </w:pPr>
                <w:r>
                  <w:rPr>
                    <w:noProof/>
                  </w:rPr>
                  <w:t>Jenkins, "Jenkins," [Online]. Available: https://jenkins.io/.</w:t>
                </w:r>
              </w:p>
            </w:tc>
          </w:tr>
          <w:tr w:rsidR="003137DA" w14:paraId="3B9C79E4" w14:textId="77777777">
            <w:trPr>
              <w:divId w:val="1243487836"/>
              <w:tblCellSpacing w:w="15" w:type="dxa"/>
            </w:trPr>
            <w:tc>
              <w:tcPr>
                <w:tcW w:w="50" w:type="pct"/>
                <w:hideMark/>
              </w:tcPr>
              <w:p w14:paraId="191121B0" w14:textId="77777777" w:rsidR="003137DA" w:rsidRDefault="003137DA">
                <w:pPr>
                  <w:pStyle w:val="Bibliography"/>
                  <w:rPr>
                    <w:noProof/>
                  </w:rPr>
                </w:pPr>
                <w:r>
                  <w:rPr>
                    <w:noProof/>
                  </w:rPr>
                  <w:t xml:space="preserve">[18] </w:t>
                </w:r>
              </w:p>
            </w:tc>
            <w:tc>
              <w:tcPr>
                <w:tcW w:w="0" w:type="auto"/>
                <w:hideMark/>
              </w:tcPr>
              <w:p w14:paraId="414628EA" w14:textId="77777777" w:rsidR="003137DA" w:rsidRDefault="003137DA">
                <w:pPr>
                  <w:pStyle w:val="Bibliography"/>
                  <w:rPr>
                    <w:noProof/>
                  </w:rPr>
                </w:pPr>
                <w:r>
                  <w:rPr>
                    <w:noProof/>
                  </w:rPr>
                  <w:t xml:space="preserve">Gregor Hohpe and Bobby Woolf, Enterprise Integration Patterns, Pearson Education, 2004. </w:t>
                </w:r>
              </w:p>
            </w:tc>
          </w:tr>
          <w:tr w:rsidR="003137DA" w14:paraId="44D574F9" w14:textId="77777777">
            <w:trPr>
              <w:divId w:val="1243487836"/>
              <w:tblCellSpacing w:w="15" w:type="dxa"/>
            </w:trPr>
            <w:tc>
              <w:tcPr>
                <w:tcW w:w="50" w:type="pct"/>
                <w:hideMark/>
              </w:tcPr>
              <w:p w14:paraId="7CFCF458" w14:textId="77777777" w:rsidR="003137DA" w:rsidRDefault="003137DA">
                <w:pPr>
                  <w:pStyle w:val="Bibliography"/>
                  <w:rPr>
                    <w:noProof/>
                  </w:rPr>
                </w:pPr>
                <w:r>
                  <w:rPr>
                    <w:noProof/>
                  </w:rPr>
                  <w:t xml:space="preserve">[19] </w:t>
                </w:r>
              </w:p>
            </w:tc>
            <w:tc>
              <w:tcPr>
                <w:tcW w:w="0" w:type="auto"/>
                <w:hideMark/>
              </w:tcPr>
              <w:p w14:paraId="0F36CFFA" w14:textId="77777777" w:rsidR="003137DA" w:rsidRDefault="003137DA">
                <w:pPr>
                  <w:pStyle w:val="Bibliography"/>
                  <w:rPr>
                    <w:noProof/>
                  </w:rPr>
                </w:pPr>
                <w:r>
                  <w:rPr>
                    <w:noProof/>
                  </w:rPr>
                  <w:t xml:space="preserve">David A. Chappell, Enterprise Service Bus, O’Reilly, 2004. </w:t>
                </w:r>
              </w:p>
            </w:tc>
          </w:tr>
          <w:tr w:rsidR="003137DA" w14:paraId="67126E28" w14:textId="77777777">
            <w:trPr>
              <w:divId w:val="1243487836"/>
              <w:tblCellSpacing w:w="15" w:type="dxa"/>
            </w:trPr>
            <w:tc>
              <w:tcPr>
                <w:tcW w:w="50" w:type="pct"/>
                <w:hideMark/>
              </w:tcPr>
              <w:p w14:paraId="4BF5556A" w14:textId="77777777" w:rsidR="003137DA" w:rsidRDefault="003137DA">
                <w:pPr>
                  <w:pStyle w:val="Bibliography"/>
                  <w:rPr>
                    <w:noProof/>
                  </w:rPr>
                </w:pPr>
                <w:r>
                  <w:rPr>
                    <w:noProof/>
                  </w:rPr>
                  <w:t xml:space="preserve">[20] </w:t>
                </w:r>
              </w:p>
            </w:tc>
            <w:tc>
              <w:tcPr>
                <w:tcW w:w="0" w:type="auto"/>
                <w:hideMark/>
              </w:tcPr>
              <w:p w14:paraId="1DDA9EFF" w14:textId="77777777" w:rsidR="003137DA" w:rsidRDefault="003137DA">
                <w:pPr>
                  <w:pStyle w:val="Bibliography"/>
                  <w:rPr>
                    <w:noProof/>
                  </w:rPr>
                </w:pPr>
                <w:r>
                  <w:rPr>
                    <w:noProof/>
                  </w:rPr>
                  <w:t>Git, "Getting started - About version control," [Online]. Available: https://git-scm.com/book/en/v1/Getting-Started-About-Version-Control.</w:t>
                </w:r>
              </w:p>
            </w:tc>
          </w:tr>
        </w:tbl>
        <w:p w14:paraId="4918E659" w14:textId="77777777" w:rsidR="003137DA" w:rsidRDefault="003137DA">
          <w:pPr>
            <w:divId w:val="1243487836"/>
            <w:rPr>
              <w:rFonts w:eastAsia="Times New Roman"/>
              <w:noProof/>
            </w:rPr>
          </w:pPr>
        </w:p>
        <w:p w14:paraId="11834978" w14:textId="77777777" w:rsidR="00D65DF8" w:rsidRPr="00C307BC" w:rsidRDefault="00D65DF8">
          <w:pPr>
            <w:rPr>
              <w:sz w:val="26"/>
              <w:szCs w:val="26"/>
            </w:rPr>
          </w:pPr>
          <w:r w:rsidRPr="00C307BC">
            <w:rPr>
              <w:b/>
              <w:bCs/>
              <w:sz w:val="26"/>
              <w:szCs w:val="26"/>
            </w:rPr>
            <w:fldChar w:fldCharType="end"/>
          </w:r>
        </w:p>
        <w:p w14:paraId="62B5A15D" w14:textId="11BE602E" w:rsidR="00685DB0" w:rsidRPr="00C307BC" w:rsidRDefault="008860E0" w:rsidP="00D368D3">
          <w:pPr>
            <w:rPr>
              <w:sz w:val="26"/>
              <w:szCs w:val="26"/>
            </w:rPr>
          </w:pPr>
        </w:p>
      </w:sdtContent>
    </w:sdt>
    <w:sectPr w:rsidR="00685DB0" w:rsidRPr="00C307BC" w:rsidSect="00796A7B">
      <w:headerReference w:type="default" r:id="rId60"/>
      <w:headerReference w:type="first" r:id="rId61"/>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19" w:author="Nguyen Toan" w:date="2018-05-05T22:21:00Z" w:initials="NT">
    <w:p w14:paraId="36B51D58" w14:textId="4CD08350" w:rsidR="008860E0" w:rsidRDefault="008860E0">
      <w:pPr>
        <w:pStyle w:val="CommentText"/>
      </w:pPr>
      <w:r>
        <w:rPr>
          <w:rStyle w:val="CommentReference"/>
        </w:rPr>
        <w:annotationRef/>
      </w:r>
      <w:r>
        <w:t>Chưa rõ nghĩa</w:t>
      </w:r>
    </w:p>
  </w:comment>
  <w:comment w:id="958" w:author="Nguyen Toan" w:date="2018-05-05T22:23:00Z" w:initials="NT">
    <w:p w14:paraId="1B94F534" w14:textId="27AD2626" w:rsidR="008860E0" w:rsidRDefault="008860E0">
      <w:pPr>
        <w:pStyle w:val="CommentText"/>
      </w:pPr>
      <w:r>
        <w:rPr>
          <w:rStyle w:val="CommentReference"/>
        </w:rPr>
        <w:annotationRef/>
      </w:r>
      <w:r>
        <w:t>Xem lại cách chú thích</w:t>
      </w:r>
    </w:p>
  </w:comment>
  <w:comment w:id="1029" w:author="Nguyen Toan" w:date="2018-05-05T22:32:00Z" w:initials="NT">
    <w:p w14:paraId="2BC3F558" w14:textId="4AC2DDB0" w:rsidR="008860E0" w:rsidRDefault="008860E0">
      <w:pPr>
        <w:pStyle w:val="CommentText"/>
      </w:pPr>
      <w:r>
        <w:rPr>
          <w:rStyle w:val="CommentReference"/>
        </w:rPr>
        <w:annotationRef/>
      </w:r>
      <w:r>
        <w:t>Thêm mô tả muleesb</w:t>
      </w:r>
    </w:p>
  </w:comment>
  <w:comment w:id="1421" w:author="Nguyen Toan" w:date="2018-05-05T22:49:00Z" w:initials="NT">
    <w:p w14:paraId="5A6EA320" w14:textId="5B93AEE4" w:rsidR="008860E0" w:rsidRDefault="008860E0">
      <w:pPr>
        <w:pStyle w:val="CommentText"/>
      </w:pPr>
      <w:r>
        <w:rPr>
          <w:rStyle w:val="CommentReference"/>
        </w:rPr>
        <w:annotationRef/>
      </w:r>
      <w:r>
        <w:t>Thêm kết chương, before para  18 pt</w:t>
      </w:r>
    </w:p>
  </w:comment>
  <w:comment w:id="1438" w:author="Nguyen Toan" w:date="2018-05-18T21:52:00Z" w:initials="NT">
    <w:p w14:paraId="104D5678" w14:textId="15AA1794" w:rsidR="008860E0" w:rsidRDefault="008860E0">
      <w:pPr>
        <w:pStyle w:val="CommentText"/>
      </w:pPr>
      <w:r>
        <w:rPr>
          <w:rStyle w:val="CommentReference"/>
        </w:rPr>
        <w:annotationRef/>
      </w:r>
      <w:r>
        <w:t>Viết chưa được</w:t>
      </w:r>
    </w:p>
  </w:comment>
  <w:comment w:id="2018" w:author="Nguyen Toan" w:date="2018-05-18T22:05:00Z" w:initials="NT">
    <w:p w14:paraId="2C98EF72" w14:textId="57070E85" w:rsidR="008860E0" w:rsidRDefault="008860E0">
      <w:pPr>
        <w:pStyle w:val="CommentText"/>
      </w:pPr>
      <w:r>
        <w:rPr>
          <w:rStyle w:val="CommentReference"/>
        </w:rPr>
        <w:annotationRef/>
      </w:r>
      <w:r>
        <w:t>Ve lai hinh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B51D58" w15:done="0"/>
  <w15:commentEx w15:paraId="1B94F534" w15:done="0"/>
  <w15:commentEx w15:paraId="2BC3F558" w15:done="0"/>
  <w15:commentEx w15:paraId="5A6EA320" w15:done="0"/>
  <w15:commentEx w15:paraId="104D5678" w15:done="0"/>
  <w15:commentEx w15:paraId="2C98E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EA320" w16cid:durableId="1EAA5F38"/>
  <w16cid:commentId w16cid:paraId="104D5678" w16cid:durableId="1EAA5F39"/>
  <w16cid:commentId w16cid:paraId="2C98EF72" w16cid:durableId="1EAA5F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960D8" w14:textId="77777777" w:rsidR="002725FC" w:rsidRDefault="002725FC">
      <w:r>
        <w:separator/>
      </w:r>
    </w:p>
  </w:endnote>
  <w:endnote w:type="continuationSeparator" w:id="0">
    <w:p w14:paraId="0C4FF6CE" w14:textId="77777777" w:rsidR="002725FC" w:rsidRDefault="00272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CBB19" w14:textId="77777777" w:rsidR="008860E0" w:rsidRDefault="008860E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E87A6" w14:textId="77777777" w:rsidR="002725FC" w:rsidRDefault="002725FC">
      <w:r>
        <w:separator/>
      </w:r>
    </w:p>
  </w:footnote>
  <w:footnote w:type="continuationSeparator" w:id="0">
    <w:p w14:paraId="29AF6587" w14:textId="77777777" w:rsidR="002725FC" w:rsidRDefault="002725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71672" w14:textId="77777777" w:rsidR="008860E0" w:rsidRDefault="008860E0">
    <w:pPr>
      <w:tabs>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29699" w14:textId="77777777" w:rsidR="008860E0" w:rsidRDefault="008860E0">
    <w:pPr>
      <w:tabs>
        <w:tab w:val="center" w:pos="4680"/>
        <w:tab w:val="right" w:pos="9360"/>
      </w:tabs>
      <w:jc w:val="center"/>
    </w:pPr>
  </w:p>
  <w:p w14:paraId="20E85502" w14:textId="77777777" w:rsidR="008860E0" w:rsidRDefault="008860E0">
    <w:pPr>
      <w:tabs>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7217664"/>
      <w:docPartObj>
        <w:docPartGallery w:val="Page Numbers (Top of Page)"/>
        <w:docPartUnique/>
      </w:docPartObj>
    </w:sdtPr>
    <w:sdtEndPr>
      <w:rPr>
        <w:noProof/>
      </w:rPr>
    </w:sdtEndPr>
    <w:sdtContent>
      <w:p w14:paraId="210FD4BD" w14:textId="660A361E" w:rsidR="008860E0" w:rsidRDefault="008860E0">
        <w:pPr>
          <w:pStyle w:val="Header"/>
          <w:jc w:val="center"/>
        </w:pPr>
        <w:r>
          <w:fldChar w:fldCharType="begin"/>
        </w:r>
        <w:r>
          <w:instrText xml:space="preserve"> PAGE   \* MERGEFORMAT </w:instrText>
        </w:r>
        <w:r>
          <w:fldChar w:fldCharType="separate"/>
        </w:r>
        <w:r>
          <w:rPr>
            <w:noProof/>
          </w:rPr>
          <w:t>22</w:t>
        </w:r>
        <w:r>
          <w:rPr>
            <w:noProof/>
          </w:rPr>
          <w:fldChar w:fldCharType="end"/>
        </w:r>
      </w:p>
    </w:sdtContent>
  </w:sdt>
  <w:p w14:paraId="66F820E2" w14:textId="77777777" w:rsidR="008860E0" w:rsidRDefault="008860E0">
    <w:pPr>
      <w:tabs>
        <w:tab w:val="center" w:pos="4680"/>
        <w:tab w:val="right" w:pos="936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0DC47" w14:textId="77777777" w:rsidR="008860E0" w:rsidRDefault="008860E0">
    <w:pPr>
      <w:tabs>
        <w:tab w:val="center" w:pos="4680"/>
        <w:tab w:val="right" w:pos="9360"/>
      </w:tabs>
      <w:jc w:val="center"/>
    </w:pPr>
  </w:p>
  <w:p w14:paraId="7C1F4DD5" w14:textId="77777777" w:rsidR="008860E0" w:rsidRDefault="008860E0">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E1C704B"/>
    <w:multiLevelType w:val="hybridMultilevel"/>
    <w:tmpl w:val="9D30B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3" w15:restartNumberingAfterBreak="0">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F8030BC"/>
    <w:multiLevelType w:val="multilevel"/>
    <w:tmpl w:val="9D0EA74A"/>
    <w:lvl w:ilvl="0">
      <w:start w:val="1"/>
      <w:numFmt w:val="decimal"/>
      <w:lvlText w:val="CHƯƠNG %1."/>
      <w:lvlJc w:val="left"/>
      <w:pPr>
        <w:ind w:left="360" w:hanging="360"/>
      </w:pPr>
      <w:rPr>
        <w:rFonts w:ascii="Times New Roman" w:hAnsi="Times New Roman" w:hint="default"/>
        <w:b/>
        <w:i w:val="0"/>
        <w:sz w:val="26"/>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2"/>
  </w:num>
  <w:num w:numId="3">
    <w:abstractNumId w:val="14"/>
  </w:num>
  <w:num w:numId="4">
    <w:abstractNumId w:val="40"/>
  </w:num>
  <w:num w:numId="5">
    <w:abstractNumId w:val="28"/>
  </w:num>
  <w:num w:numId="6">
    <w:abstractNumId w:val="48"/>
  </w:num>
  <w:num w:numId="7">
    <w:abstractNumId w:val="16"/>
  </w:num>
  <w:num w:numId="8">
    <w:abstractNumId w:val="25"/>
  </w:num>
  <w:num w:numId="9">
    <w:abstractNumId w:val="47"/>
  </w:num>
  <w:num w:numId="10">
    <w:abstractNumId w:val="2"/>
  </w:num>
  <w:num w:numId="11">
    <w:abstractNumId w:val="37"/>
  </w:num>
  <w:num w:numId="12">
    <w:abstractNumId w:val="34"/>
  </w:num>
  <w:num w:numId="13">
    <w:abstractNumId w:val="49"/>
  </w:num>
  <w:num w:numId="14">
    <w:abstractNumId w:val="32"/>
  </w:num>
  <w:num w:numId="15">
    <w:abstractNumId w:val="3"/>
  </w:num>
  <w:num w:numId="16">
    <w:abstractNumId w:val="26"/>
  </w:num>
  <w:num w:numId="17">
    <w:abstractNumId w:val="17"/>
  </w:num>
  <w:num w:numId="18">
    <w:abstractNumId w:val="10"/>
  </w:num>
  <w:num w:numId="19">
    <w:abstractNumId w:val="4"/>
  </w:num>
  <w:num w:numId="20">
    <w:abstractNumId w:val="35"/>
  </w:num>
  <w:num w:numId="21">
    <w:abstractNumId w:val="39"/>
  </w:num>
  <w:num w:numId="22">
    <w:abstractNumId w:val="45"/>
  </w:num>
  <w:num w:numId="23">
    <w:abstractNumId w:val="29"/>
  </w:num>
  <w:num w:numId="24">
    <w:abstractNumId w:val="6"/>
  </w:num>
  <w:num w:numId="25">
    <w:abstractNumId w:val="20"/>
  </w:num>
  <w:num w:numId="26">
    <w:abstractNumId w:val="46"/>
  </w:num>
  <w:num w:numId="27">
    <w:abstractNumId w:val="38"/>
  </w:num>
  <w:num w:numId="28">
    <w:abstractNumId w:val="42"/>
  </w:num>
  <w:num w:numId="29">
    <w:abstractNumId w:val="44"/>
  </w:num>
  <w:num w:numId="30">
    <w:abstractNumId w:val="1"/>
  </w:num>
  <w:num w:numId="31">
    <w:abstractNumId w:val="27"/>
  </w:num>
  <w:num w:numId="32">
    <w:abstractNumId w:val="30"/>
  </w:num>
  <w:num w:numId="33">
    <w:abstractNumId w:val="7"/>
  </w:num>
  <w:num w:numId="34">
    <w:abstractNumId w:val="12"/>
  </w:num>
  <w:num w:numId="35">
    <w:abstractNumId w:val="23"/>
  </w:num>
  <w:num w:numId="36">
    <w:abstractNumId w:val="43"/>
  </w:num>
  <w:num w:numId="37">
    <w:abstractNumId w:val="19"/>
  </w:num>
  <w:num w:numId="38">
    <w:abstractNumId w:val="24"/>
  </w:num>
  <w:num w:numId="39">
    <w:abstractNumId w:val="11"/>
  </w:num>
  <w:num w:numId="40">
    <w:abstractNumId w:val="21"/>
  </w:num>
  <w:num w:numId="41">
    <w:abstractNumId w:val="41"/>
  </w:num>
  <w:num w:numId="42">
    <w:abstractNumId w:val="33"/>
  </w:num>
  <w:num w:numId="43">
    <w:abstractNumId w:val="36"/>
  </w:num>
  <w:num w:numId="44">
    <w:abstractNumId w:val="18"/>
  </w:num>
  <w:num w:numId="45">
    <w:abstractNumId w:val="15"/>
  </w:num>
  <w:num w:numId="46">
    <w:abstractNumId w:val="13"/>
  </w:num>
  <w:num w:numId="47">
    <w:abstractNumId w:val="0"/>
  </w:num>
  <w:num w:numId="48">
    <w:abstractNumId w:val="31"/>
  </w:num>
  <w:num w:numId="49">
    <w:abstractNumId w:val="8"/>
  </w:num>
  <w:num w:numId="50">
    <w:abstractNumId w:val="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Toan">
    <w15:presenceInfo w15:providerId="Windows Live" w15:userId="c5d807521248979b"/>
  </w15:person>
  <w15:person w15:author="TOANNM">
    <w15:presenceInfo w15:providerId="None" w15:userId="TOANN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outline"/>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7B"/>
    <w:rsid w:val="0000105E"/>
    <w:rsid w:val="00001180"/>
    <w:rsid w:val="000011B9"/>
    <w:rsid w:val="00001B7A"/>
    <w:rsid w:val="00001FF3"/>
    <w:rsid w:val="00002712"/>
    <w:rsid w:val="00002E6E"/>
    <w:rsid w:val="0000348B"/>
    <w:rsid w:val="000037BF"/>
    <w:rsid w:val="00003876"/>
    <w:rsid w:val="00003EB5"/>
    <w:rsid w:val="00005879"/>
    <w:rsid w:val="00005A8D"/>
    <w:rsid w:val="000064E0"/>
    <w:rsid w:val="000067AF"/>
    <w:rsid w:val="000067CF"/>
    <w:rsid w:val="00006E12"/>
    <w:rsid w:val="000103C8"/>
    <w:rsid w:val="00010447"/>
    <w:rsid w:val="000106D4"/>
    <w:rsid w:val="00010A3F"/>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628"/>
    <w:rsid w:val="000227F4"/>
    <w:rsid w:val="00023C0C"/>
    <w:rsid w:val="00023CAF"/>
    <w:rsid w:val="000241D7"/>
    <w:rsid w:val="00024364"/>
    <w:rsid w:val="0002454F"/>
    <w:rsid w:val="00024726"/>
    <w:rsid w:val="0002512F"/>
    <w:rsid w:val="000252C4"/>
    <w:rsid w:val="00025CD6"/>
    <w:rsid w:val="000264BE"/>
    <w:rsid w:val="000266FE"/>
    <w:rsid w:val="00026A73"/>
    <w:rsid w:val="00026D8F"/>
    <w:rsid w:val="0002782C"/>
    <w:rsid w:val="00030305"/>
    <w:rsid w:val="0003083D"/>
    <w:rsid w:val="00030A1C"/>
    <w:rsid w:val="00030BF6"/>
    <w:rsid w:val="00031D61"/>
    <w:rsid w:val="00031F23"/>
    <w:rsid w:val="00031F8E"/>
    <w:rsid w:val="0003200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95E"/>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484A"/>
    <w:rsid w:val="00065507"/>
    <w:rsid w:val="000659D1"/>
    <w:rsid w:val="00066EC5"/>
    <w:rsid w:val="00067D18"/>
    <w:rsid w:val="000702B4"/>
    <w:rsid w:val="00071121"/>
    <w:rsid w:val="00071A6D"/>
    <w:rsid w:val="00072F86"/>
    <w:rsid w:val="00073045"/>
    <w:rsid w:val="00073AB1"/>
    <w:rsid w:val="00074CEE"/>
    <w:rsid w:val="000758A1"/>
    <w:rsid w:val="0007625A"/>
    <w:rsid w:val="000766C2"/>
    <w:rsid w:val="000776D2"/>
    <w:rsid w:val="00081028"/>
    <w:rsid w:val="000818BC"/>
    <w:rsid w:val="00081BCE"/>
    <w:rsid w:val="0008322A"/>
    <w:rsid w:val="0008469C"/>
    <w:rsid w:val="00085428"/>
    <w:rsid w:val="00085820"/>
    <w:rsid w:val="00085A02"/>
    <w:rsid w:val="00085A4F"/>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1F68"/>
    <w:rsid w:val="000A216A"/>
    <w:rsid w:val="000A2A14"/>
    <w:rsid w:val="000A2AAC"/>
    <w:rsid w:val="000A2DB1"/>
    <w:rsid w:val="000A2DF9"/>
    <w:rsid w:val="000A321E"/>
    <w:rsid w:val="000A331B"/>
    <w:rsid w:val="000A3434"/>
    <w:rsid w:val="000A3C93"/>
    <w:rsid w:val="000A45FC"/>
    <w:rsid w:val="000A460D"/>
    <w:rsid w:val="000A49CA"/>
    <w:rsid w:val="000A4F41"/>
    <w:rsid w:val="000A5A67"/>
    <w:rsid w:val="000A6383"/>
    <w:rsid w:val="000A7165"/>
    <w:rsid w:val="000A730A"/>
    <w:rsid w:val="000B04C5"/>
    <w:rsid w:val="000B0DB8"/>
    <w:rsid w:val="000B171C"/>
    <w:rsid w:val="000B27B9"/>
    <w:rsid w:val="000B28B0"/>
    <w:rsid w:val="000B2BD9"/>
    <w:rsid w:val="000B352D"/>
    <w:rsid w:val="000B4069"/>
    <w:rsid w:val="000B47F9"/>
    <w:rsid w:val="000B4AFA"/>
    <w:rsid w:val="000B4F63"/>
    <w:rsid w:val="000B5294"/>
    <w:rsid w:val="000B544C"/>
    <w:rsid w:val="000B56C9"/>
    <w:rsid w:val="000B5AB2"/>
    <w:rsid w:val="000B7055"/>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4222"/>
    <w:rsid w:val="000C5B7F"/>
    <w:rsid w:val="000C5C3A"/>
    <w:rsid w:val="000C5C50"/>
    <w:rsid w:val="000C62AF"/>
    <w:rsid w:val="000C6B6C"/>
    <w:rsid w:val="000C6D2A"/>
    <w:rsid w:val="000C70B2"/>
    <w:rsid w:val="000C71AA"/>
    <w:rsid w:val="000C72CA"/>
    <w:rsid w:val="000C73F1"/>
    <w:rsid w:val="000C768C"/>
    <w:rsid w:val="000C7E36"/>
    <w:rsid w:val="000D01A4"/>
    <w:rsid w:val="000D1569"/>
    <w:rsid w:val="000D1AFB"/>
    <w:rsid w:val="000D1D7F"/>
    <w:rsid w:val="000D20F2"/>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2175"/>
    <w:rsid w:val="000E2874"/>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180"/>
    <w:rsid w:val="000F17D2"/>
    <w:rsid w:val="000F1A08"/>
    <w:rsid w:val="000F1A48"/>
    <w:rsid w:val="000F1AE0"/>
    <w:rsid w:val="000F1DAF"/>
    <w:rsid w:val="000F23D4"/>
    <w:rsid w:val="000F2820"/>
    <w:rsid w:val="000F2EE9"/>
    <w:rsid w:val="000F2FFF"/>
    <w:rsid w:val="000F34B6"/>
    <w:rsid w:val="000F3708"/>
    <w:rsid w:val="000F3B74"/>
    <w:rsid w:val="000F4FA0"/>
    <w:rsid w:val="000F5073"/>
    <w:rsid w:val="000F69C2"/>
    <w:rsid w:val="0010026F"/>
    <w:rsid w:val="0010098F"/>
    <w:rsid w:val="00100E4D"/>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0B83"/>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07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A1E"/>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4ED2"/>
    <w:rsid w:val="00156401"/>
    <w:rsid w:val="00156CF2"/>
    <w:rsid w:val="00157947"/>
    <w:rsid w:val="00157AD6"/>
    <w:rsid w:val="0016155E"/>
    <w:rsid w:val="001623E3"/>
    <w:rsid w:val="001633B5"/>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2BBF"/>
    <w:rsid w:val="001736C8"/>
    <w:rsid w:val="001752A8"/>
    <w:rsid w:val="001752DF"/>
    <w:rsid w:val="001760E5"/>
    <w:rsid w:val="00177761"/>
    <w:rsid w:val="00177894"/>
    <w:rsid w:val="001801E8"/>
    <w:rsid w:val="00180738"/>
    <w:rsid w:val="00180936"/>
    <w:rsid w:val="00180F1D"/>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61E"/>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977DE"/>
    <w:rsid w:val="001A0152"/>
    <w:rsid w:val="001A0162"/>
    <w:rsid w:val="001A0F87"/>
    <w:rsid w:val="001A1D58"/>
    <w:rsid w:val="001A242C"/>
    <w:rsid w:val="001A29DB"/>
    <w:rsid w:val="001A3427"/>
    <w:rsid w:val="001A36D2"/>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909"/>
    <w:rsid w:val="001B0944"/>
    <w:rsid w:val="001B09C3"/>
    <w:rsid w:val="001B0AD8"/>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3020"/>
    <w:rsid w:val="001C35C8"/>
    <w:rsid w:val="001C3ABC"/>
    <w:rsid w:val="001C44A5"/>
    <w:rsid w:val="001C4610"/>
    <w:rsid w:val="001C4656"/>
    <w:rsid w:val="001C4678"/>
    <w:rsid w:val="001C47D0"/>
    <w:rsid w:val="001C4BEC"/>
    <w:rsid w:val="001C4CAF"/>
    <w:rsid w:val="001C4D97"/>
    <w:rsid w:val="001C5393"/>
    <w:rsid w:val="001C57BB"/>
    <w:rsid w:val="001C5C93"/>
    <w:rsid w:val="001C690C"/>
    <w:rsid w:val="001C6B7D"/>
    <w:rsid w:val="001C7EDB"/>
    <w:rsid w:val="001D022F"/>
    <w:rsid w:val="001D04CD"/>
    <w:rsid w:val="001D0CD5"/>
    <w:rsid w:val="001D1864"/>
    <w:rsid w:val="001D18AF"/>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223"/>
    <w:rsid w:val="001E1F20"/>
    <w:rsid w:val="001E27E9"/>
    <w:rsid w:val="001E2D86"/>
    <w:rsid w:val="001E3307"/>
    <w:rsid w:val="001E398B"/>
    <w:rsid w:val="001E3F36"/>
    <w:rsid w:val="001E567E"/>
    <w:rsid w:val="001E5BC5"/>
    <w:rsid w:val="001E65F2"/>
    <w:rsid w:val="001E670D"/>
    <w:rsid w:val="001F00F6"/>
    <w:rsid w:val="001F1043"/>
    <w:rsid w:val="001F125F"/>
    <w:rsid w:val="001F15E2"/>
    <w:rsid w:val="001F1808"/>
    <w:rsid w:val="001F193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79C"/>
    <w:rsid w:val="001F7C02"/>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2C8"/>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3ECD"/>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4250"/>
    <w:rsid w:val="0025578F"/>
    <w:rsid w:val="002557E9"/>
    <w:rsid w:val="00255815"/>
    <w:rsid w:val="002558C9"/>
    <w:rsid w:val="00255CB7"/>
    <w:rsid w:val="00255D25"/>
    <w:rsid w:val="00256C31"/>
    <w:rsid w:val="00257E44"/>
    <w:rsid w:val="0026036C"/>
    <w:rsid w:val="00262337"/>
    <w:rsid w:val="002630B3"/>
    <w:rsid w:val="002638E1"/>
    <w:rsid w:val="00263A01"/>
    <w:rsid w:val="002641F5"/>
    <w:rsid w:val="002647DD"/>
    <w:rsid w:val="00264E46"/>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5FC"/>
    <w:rsid w:val="0027281D"/>
    <w:rsid w:val="0027312E"/>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20A"/>
    <w:rsid w:val="002823C1"/>
    <w:rsid w:val="0028262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578"/>
    <w:rsid w:val="00291885"/>
    <w:rsid w:val="00291910"/>
    <w:rsid w:val="002919A4"/>
    <w:rsid w:val="00291AED"/>
    <w:rsid w:val="002920AB"/>
    <w:rsid w:val="00292810"/>
    <w:rsid w:val="00293D15"/>
    <w:rsid w:val="002949E3"/>
    <w:rsid w:val="00294A61"/>
    <w:rsid w:val="002952C8"/>
    <w:rsid w:val="002954C7"/>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298C"/>
    <w:rsid w:val="002A432C"/>
    <w:rsid w:val="002A4A43"/>
    <w:rsid w:val="002A515F"/>
    <w:rsid w:val="002A5457"/>
    <w:rsid w:val="002A5475"/>
    <w:rsid w:val="002A5A61"/>
    <w:rsid w:val="002A60F1"/>
    <w:rsid w:val="002A7092"/>
    <w:rsid w:val="002A7135"/>
    <w:rsid w:val="002A7A64"/>
    <w:rsid w:val="002A7C4F"/>
    <w:rsid w:val="002A7E91"/>
    <w:rsid w:val="002B0973"/>
    <w:rsid w:val="002B0D2C"/>
    <w:rsid w:val="002B1F79"/>
    <w:rsid w:val="002B2015"/>
    <w:rsid w:val="002B338E"/>
    <w:rsid w:val="002B35BB"/>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2E91"/>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5FC7"/>
    <w:rsid w:val="002D60CD"/>
    <w:rsid w:val="002D6C99"/>
    <w:rsid w:val="002D736D"/>
    <w:rsid w:val="002E0004"/>
    <w:rsid w:val="002E0143"/>
    <w:rsid w:val="002E09CA"/>
    <w:rsid w:val="002E0FCB"/>
    <w:rsid w:val="002E2082"/>
    <w:rsid w:val="002E2135"/>
    <w:rsid w:val="002E29FE"/>
    <w:rsid w:val="002E325F"/>
    <w:rsid w:val="002E3FC3"/>
    <w:rsid w:val="002E4297"/>
    <w:rsid w:val="002E529D"/>
    <w:rsid w:val="002E5589"/>
    <w:rsid w:val="002E5EB4"/>
    <w:rsid w:val="002E6099"/>
    <w:rsid w:val="002E6132"/>
    <w:rsid w:val="002E6278"/>
    <w:rsid w:val="002E6B89"/>
    <w:rsid w:val="002E7155"/>
    <w:rsid w:val="002E76A7"/>
    <w:rsid w:val="002F0D2E"/>
    <w:rsid w:val="002F1444"/>
    <w:rsid w:val="002F15FB"/>
    <w:rsid w:val="002F1DF5"/>
    <w:rsid w:val="002F230A"/>
    <w:rsid w:val="002F29CC"/>
    <w:rsid w:val="002F2E54"/>
    <w:rsid w:val="002F3F0D"/>
    <w:rsid w:val="002F415B"/>
    <w:rsid w:val="002F44CC"/>
    <w:rsid w:val="002F47C7"/>
    <w:rsid w:val="002F4E01"/>
    <w:rsid w:val="002F50CE"/>
    <w:rsid w:val="002F5172"/>
    <w:rsid w:val="002F56CC"/>
    <w:rsid w:val="002F5D57"/>
    <w:rsid w:val="002F7688"/>
    <w:rsid w:val="002F78C4"/>
    <w:rsid w:val="003000D8"/>
    <w:rsid w:val="003019F1"/>
    <w:rsid w:val="00301CDE"/>
    <w:rsid w:val="00301E05"/>
    <w:rsid w:val="00301F4D"/>
    <w:rsid w:val="003021C5"/>
    <w:rsid w:val="00302227"/>
    <w:rsid w:val="00302C6A"/>
    <w:rsid w:val="00302D05"/>
    <w:rsid w:val="00303642"/>
    <w:rsid w:val="003037B8"/>
    <w:rsid w:val="00303815"/>
    <w:rsid w:val="003048AD"/>
    <w:rsid w:val="00304940"/>
    <w:rsid w:val="003057AB"/>
    <w:rsid w:val="00306332"/>
    <w:rsid w:val="0030712F"/>
    <w:rsid w:val="003073FF"/>
    <w:rsid w:val="00307B4C"/>
    <w:rsid w:val="00307FB4"/>
    <w:rsid w:val="003107E4"/>
    <w:rsid w:val="00310922"/>
    <w:rsid w:val="00310996"/>
    <w:rsid w:val="00310BF6"/>
    <w:rsid w:val="0031103A"/>
    <w:rsid w:val="00311261"/>
    <w:rsid w:val="00311716"/>
    <w:rsid w:val="0031200A"/>
    <w:rsid w:val="0031210A"/>
    <w:rsid w:val="0031335E"/>
    <w:rsid w:val="0031368C"/>
    <w:rsid w:val="003137DA"/>
    <w:rsid w:val="00313B91"/>
    <w:rsid w:val="00314B57"/>
    <w:rsid w:val="00314E5A"/>
    <w:rsid w:val="003150CD"/>
    <w:rsid w:val="00315532"/>
    <w:rsid w:val="00315AD3"/>
    <w:rsid w:val="00315D02"/>
    <w:rsid w:val="00315E11"/>
    <w:rsid w:val="00316877"/>
    <w:rsid w:val="00320A5E"/>
    <w:rsid w:val="00320B29"/>
    <w:rsid w:val="00320D08"/>
    <w:rsid w:val="0032247E"/>
    <w:rsid w:val="003224C8"/>
    <w:rsid w:val="003233F1"/>
    <w:rsid w:val="003235BB"/>
    <w:rsid w:val="0032364B"/>
    <w:rsid w:val="00323874"/>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2C3"/>
    <w:rsid w:val="0033033B"/>
    <w:rsid w:val="00330973"/>
    <w:rsid w:val="00330CE9"/>
    <w:rsid w:val="00330EF0"/>
    <w:rsid w:val="0033126A"/>
    <w:rsid w:val="00331CA8"/>
    <w:rsid w:val="00331DD3"/>
    <w:rsid w:val="0033203F"/>
    <w:rsid w:val="00333056"/>
    <w:rsid w:val="003340D6"/>
    <w:rsid w:val="0033447E"/>
    <w:rsid w:val="00335ED1"/>
    <w:rsid w:val="003376E5"/>
    <w:rsid w:val="0033785D"/>
    <w:rsid w:val="0034059B"/>
    <w:rsid w:val="003405EF"/>
    <w:rsid w:val="0034168A"/>
    <w:rsid w:val="00341901"/>
    <w:rsid w:val="003420BE"/>
    <w:rsid w:val="00342149"/>
    <w:rsid w:val="00342174"/>
    <w:rsid w:val="00342667"/>
    <w:rsid w:val="003431BC"/>
    <w:rsid w:val="003445A4"/>
    <w:rsid w:val="003456AD"/>
    <w:rsid w:val="00345A6D"/>
    <w:rsid w:val="00345B37"/>
    <w:rsid w:val="003468B4"/>
    <w:rsid w:val="00346DB0"/>
    <w:rsid w:val="00347085"/>
    <w:rsid w:val="00347225"/>
    <w:rsid w:val="0034729B"/>
    <w:rsid w:val="003473F2"/>
    <w:rsid w:val="00347E14"/>
    <w:rsid w:val="00350BDB"/>
    <w:rsid w:val="00350DD0"/>
    <w:rsid w:val="003518A4"/>
    <w:rsid w:val="00351C8D"/>
    <w:rsid w:val="00352725"/>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09D0"/>
    <w:rsid w:val="003611AA"/>
    <w:rsid w:val="003612FB"/>
    <w:rsid w:val="00361E88"/>
    <w:rsid w:val="003621A2"/>
    <w:rsid w:val="00362752"/>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5367"/>
    <w:rsid w:val="00375CA8"/>
    <w:rsid w:val="00375F4B"/>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165"/>
    <w:rsid w:val="0038557C"/>
    <w:rsid w:val="00385D8D"/>
    <w:rsid w:val="00386A87"/>
    <w:rsid w:val="00387762"/>
    <w:rsid w:val="00390508"/>
    <w:rsid w:val="003905AB"/>
    <w:rsid w:val="00390AF0"/>
    <w:rsid w:val="003916B4"/>
    <w:rsid w:val="00392205"/>
    <w:rsid w:val="0039232D"/>
    <w:rsid w:val="0039252A"/>
    <w:rsid w:val="003925EB"/>
    <w:rsid w:val="00392DF3"/>
    <w:rsid w:val="00393003"/>
    <w:rsid w:val="00393402"/>
    <w:rsid w:val="00393483"/>
    <w:rsid w:val="00393A1D"/>
    <w:rsid w:val="00393D3A"/>
    <w:rsid w:val="0039412B"/>
    <w:rsid w:val="00394326"/>
    <w:rsid w:val="003946FD"/>
    <w:rsid w:val="00395198"/>
    <w:rsid w:val="00396179"/>
    <w:rsid w:val="003963E2"/>
    <w:rsid w:val="00396674"/>
    <w:rsid w:val="00396807"/>
    <w:rsid w:val="0039682E"/>
    <w:rsid w:val="003969E4"/>
    <w:rsid w:val="00396DBB"/>
    <w:rsid w:val="0039768C"/>
    <w:rsid w:val="003979D7"/>
    <w:rsid w:val="003A00D3"/>
    <w:rsid w:val="003A0B26"/>
    <w:rsid w:val="003A1000"/>
    <w:rsid w:val="003A206A"/>
    <w:rsid w:val="003A2D4B"/>
    <w:rsid w:val="003A36C1"/>
    <w:rsid w:val="003A41F6"/>
    <w:rsid w:val="003A432E"/>
    <w:rsid w:val="003A46FC"/>
    <w:rsid w:val="003A59BE"/>
    <w:rsid w:val="003A6446"/>
    <w:rsid w:val="003A6562"/>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3FE7"/>
    <w:rsid w:val="003D4192"/>
    <w:rsid w:val="003D43E3"/>
    <w:rsid w:val="003D4615"/>
    <w:rsid w:val="003D4824"/>
    <w:rsid w:val="003D4DC1"/>
    <w:rsid w:val="003D5386"/>
    <w:rsid w:val="003D597F"/>
    <w:rsid w:val="003D59E0"/>
    <w:rsid w:val="003D626A"/>
    <w:rsid w:val="003D6803"/>
    <w:rsid w:val="003D69F5"/>
    <w:rsid w:val="003D6A96"/>
    <w:rsid w:val="003D7AA2"/>
    <w:rsid w:val="003D7B96"/>
    <w:rsid w:val="003E02C1"/>
    <w:rsid w:val="003E09AE"/>
    <w:rsid w:val="003E0B76"/>
    <w:rsid w:val="003E0E76"/>
    <w:rsid w:val="003E0FA1"/>
    <w:rsid w:val="003E16F4"/>
    <w:rsid w:val="003E1C51"/>
    <w:rsid w:val="003E2AC3"/>
    <w:rsid w:val="003E2BCA"/>
    <w:rsid w:val="003E2C61"/>
    <w:rsid w:val="003E3F06"/>
    <w:rsid w:val="003E40EF"/>
    <w:rsid w:val="003E430D"/>
    <w:rsid w:val="003E465B"/>
    <w:rsid w:val="003E5506"/>
    <w:rsid w:val="003E5699"/>
    <w:rsid w:val="003E5F16"/>
    <w:rsid w:val="003E7B8A"/>
    <w:rsid w:val="003E7DD6"/>
    <w:rsid w:val="003E7E6D"/>
    <w:rsid w:val="003F0A03"/>
    <w:rsid w:val="003F14A0"/>
    <w:rsid w:val="003F16DB"/>
    <w:rsid w:val="003F1C95"/>
    <w:rsid w:val="003F20C0"/>
    <w:rsid w:val="003F20F6"/>
    <w:rsid w:val="003F27F4"/>
    <w:rsid w:val="003F35E6"/>
    <w:rsid w:val="003F3A3C"/>
    <w:rsid w:val="003F420B"/>
    <w:rsid w:val="003F463B"/>
    <w:rsid w:val="003F5EA6"/>
    <w:rsid w:val="003F611C"/>
    <w:rsid w:val="003F6326"/>
    <w:rsid w:val="003F79C0"/>
    <w:rsid w:val="003F7B58"/>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599E"/>
    <w:rsid w:val="0041605A"/>
    <w:rsid w:val="00416500"/>
    <w:rsid w:val="004165D9"/>
    <w:rsid w:val="004166F6"/>
    <w:rsid w:val="00416B51"/>
    <w:rsid w:val="004178B4"/>
    <w:rsid w:val="0042102E"/>
    <w:rsid w:val="00421135"/>
    <w:rsid w:val="00421214"/>
    <w:rsid w:val="00421B95"/>
    <w:rsid w:val="00421DB3"/>
    <w:rsid w:val="0042248F"/>
    <w:rsid w:val="004224BA"/>
    <w:rsid w:val="00423E09"/>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2AB"/>
    <w:rsid w:val="004378A7"/>
    <w:rsid w:val="0044042A"/>
    <w:rsid w:val="004404AB"/>
    <w:rsid w:val="0044091E"/>
    <w:rsid w:val="004409B9"/>
    <w:rsid w:val="00441B37"/>
    <w:rsid w:val="00441FB9"/>
    <w:rsid w:val="004429B8"/>
    <w:rsid w:val="00442B11"/>
    <w:rsid w:val="0044427A"/>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4F1A"/>
    <w:rsid w:val="00455086"/>
    <w:rsid w:val="00455462"/>
    <w:rsid w:val="00455777"/>
    <w:rsid w:val="004559E8"/>
    <w:rsid w:val="00455AF2"/>
    <w:rsid w:val="00455EFB"/>
    <w:rsid w:val="00456A9F"/>
    <w:rsid w:val="00460736"/>
    <w:rsid w:val="0046150E"/>
    <w:rsid w:val="00461ECA"/>
    <w:rsid w:val="00463337"/>
    <w:rsid w:val="004635BA"/>
    <w:rsid w:val="00463BB5"/>
    <w:rsid w:val="00463D0D"/>
    <w:rsid w:val="00464097"/>
    <w:rsid w:val="004645A1"/>
    <w:rsid w:val="00464B29"/>
    <w:rsid w:val="00464FA0"/>
    <w:rsid w:val="00465088"/>
    <w:rsid w:val="00465353"/>
    <w:rsid w:val="0046577F"/>
    <w:rsid w:val="00465A0D"/>
    <w:rsid w:val="004660BF"/>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21E"/>
    <w:rsid w:val="00485C69"/>
    <w:rsid w:val="00485DF2"/>
    <w:rsid w:val="00486308"/>
    <w:rsid w:val="00486393"/>
    <w:rsid w:val="0048703B"/>
    <w:rsid w:val="004874BD"/>
    <w:rsid w:val="00487643"/>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5DA9"/>
    <w:rsid w:val="00496D4A"/>
    <w:rsid w:val="00497FA7"/>
    <w:rsid w:val="004A0782"/>
    <w:rsid w:val="004A0E8F"/>
    <w:rsid w:val="004A17D3"/>
    <w:rsid w:val="004A1882"/>
    <w:rsid w:val="004A272D"/>
    <w:rsid w:val="004A441E"/>
    <w:rsid w:val="004A4489"/>
    <w:rsid w:val="004A4A2D"/>
    <w:rsid w:val="004A4F05"/>
    <w:rsid w:val="004A5633"/>
    <w:rsid w:val="004A6C3E"/>
    <w:rsid w:val="004A6C84"/>
    <w:rsid w:val="004A722A"/>
    <w:rsid w:val="004A751D"/>
    <w:rsid w:val="004A7AD0"/>
    <w:rsid w:val="004B086C"/>
    <w:rsid w:val="004B0A8F"/>
    <w:rsid w:val="004B1104"/>
    <w:rsid w:val="004B25AE"/>
    <w:rsid w:val="004B2E19"/>
    <w:rsid w:val="004B3102"/>
    <w:rsid w:val="004B3464"/>
    <w:rsid w:val="004B3BC2"/>
    <w:rsid w:val="004B3F7B"/>
    <w:rsid w:val="004B4189"/>
    <w:rsid w:val="004B4253"/>
    <w:rsid w:val="004B4931"/>
    <w:rsid w:val="004B4E8E"/>
    <w:rsid w:val="004B586F"/>
    <w:rsid w:val="004B5CE7"/>
    <w:rsid w:val="004B605C"/>
    <w:rsid w:val="004B62A9"/>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814"/>
    <w:rsid w:val="004D3E55"/>
    <w:rsid w:val="004D43C8"/>
    <w:rsid w:val="004D450C"/>
    <w:rsid w:val="004D470C"/>
    <w:rsid w:val="004D4FCA"/>
    <w:rsid w:val="004D56B8"/>
    <w:rsid w:val="004D5C15"/>
    <w:rsid w:val="004D5CD2"/>
    <w:rsid w:val="004D5D1A"/>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920"/>
    <w:rsid w:val="004F4DDE"/>
    <w:rsid w:val="004F4E45"/>
    <w:rsid w:val="004F55B7"/>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66E1"/>
    <w:rsid w:val="00506823"/>
    <w:rsid w:val="00507861"/>
    <w:rsid w:val="0050797B"/>
    <w:rsid w:val="00511F78"/>
    <w:rsid w:val="00513742"/>
    <w:rsid w:val="005140D6"/>
    <w:rsid w:val="0051554C"/>
    <w:rsid w:val="00515D69"/>
    <w:rsid w:val="00515E05"/>
    <w:rsid w:val="00516169"/>
    <w:rsid w:val="00516186"/>
    <w:rsid w:val="005170A8"/>
    <w:rsid w:val="0051758A"/>
    <w:rsid w:val="00517707"/>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15A"/>
    <w:rsid w:val="0054621E"/>
    <w:rsid w:val="0054657D"/>
    <w:rsid w:val="0054698B"/>
    <w:rsid w:val="00546B4E"/>
    <w:rsid w:val="005472A8"/>
    <w:rsid w:val="005473F7"/>
    <w:rsid w:val="00547A5F"/>
    <w:rsid w:val="00547B62"/>
    <w:rsid w:val="0055086B"/>
    <w:rsid w:val="0055125C"/>
    <w:rsid w:val="00551ABB"/>
    <w:rsid w:val="005520E4"/>
    <w:rsid w:val="005522AD"/>
    <w:rsid w:val="00552ACF"/>
    <w:rsid w:val="00552E5A"/>
    <w:rsid w:val="005534B3"/>
    <w:rsid w:val="005538AD"/>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2DC8"/>
    <w:rsid w:val="005631AB"/>
    <w:rsid w:val="00563F3D"/>
    <w:rsid w:val="0056505C"/>
    <w:rsid w:val="0056519F"/>
    <w:rsid w:val="00565D7C"/>
    <w:rsid w:val="005664E8"/>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5AB"/>
    <w:rsid w:val="005919CE"/>
    <w:rsid w:val="00592420"/>
    <w:rsid w:val="005928A5"/>
    <w:rsid w:val="00592A0F"/>
    <w:rsid w:val="0059300A"/>
    <w:rsid w:val="0059434E"/>
    <w:rsid w:val="005945E9"/>
    <w:rsid w:val="005952DF"/>
    <w:rsid w:val="00595B3C"/>
    <w:rsid w:val="00595E71"/>
    <w:rsid w:val="00596719"/>
    <w:rsid w:val="00596A97"/>
    <w:rsid w:val="00596C4C"/>
    <w:rsid w:val="005972D4"/>
    <w:rsid w:val="005A009A"/>
    <w:rsid w:val="005A048F"/>
    <w:rsid w:val="005A062A"/>
    <w:rsid w:val="005A18EF"/>
    <w:rsid w:val="005A1C69"/>
    <w:rsid w:val="005A2626"/>
    <w:rsid w:val="005A2C2D"/>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17AE"/>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7DB"/>
    <w:rsid w:val="005C58FA"/>
    <w:rsid w:val="005C5DBC"/>
    <w:rsid w:val="005C62A6"/>
    <w:rsid w:val="005C6455"/>
    <w:rsid w:val="005C6AF6"/>
    <w:rsid w:val="005C6BD8"/>
    <w:rsid w:val="005C6D6A"/>
    <w:rsid w:val="005C7A23"/>
    <w:rsid w:val="005D0861"/>
    <w:rsid w:val="005D0D85"/>
    <w:rsid w:val="005D0FED"/>
    <w:rsid w:val="005D134A"/>
    <w:rsid w:val="005D134E"/>
    <w:rsid w:val="005D1528"/>
    <w:rsid w:val="005D16F9"/>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75E"/>
    <w:rsid w:val="005E5C6E"/>
    <w:rsid w:val="005E608D"/>
    <w:rsid w:val="005E658E"/>
    <w:rsid w:val="005E7ABF"/>
    <w:rsid w:val="005F0FA2"/>
    <w:rsid w:val="005F15EE"/>
    <w:rsid w:val="005F257D"/>
    <w:rsid w:val="005F2F0F"/>
    <w:rsid w:val="005F439A"/>
    <w:rsid w:val="005F4D4B"/>
    <w:rsid w:val="005F7179"/>
    <w:rsid w:val="005F72B1"/>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576"/>
    <w:rsid w:val="00620770"/>
    <w:rsid w:val="0062145A"/>
    <w:rsid w:val="00621607"/>
    <w:rsid w:val="00621768"/>
    <w:rsid w:val="00621F95"/>
    <w:rsid w:val="00622532"/>
    <w:rsid w:val="00622658"/>
    <w:rsid w:val="00622692"/>
    <w:rsid w:val="00622A86"/>
    <w:rsid w:val="006244D4"/>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31DD"/>
    <w:rsid w:val="006343C9"/>
    <w:rsid w:val="006352E8"/>
    <w:rsid w:val="00635CE1"/>
    <w:rsid w:val="00635E8B"/>
    <w:rsid w:val="00636673"/>
    <w:rsid w:val="006367B1"/>
    <w:rsid w:val="006369C0"/>
    <w:rsid w:val="00636A51"/>
    <w:rsid w:val="00640490"/>
    <w:rsid w:val="006404B2"/>
    <w:rsid w:val="006407DF"/>
    <w:rsid w:val="006419F4"/>
    <w:rsid w:val="006423F1"/>
    <w:rsid w:val="00642D16"/>
    <w:rsid w:val="006430A6"/>
    <w:rsid w:val="00643183"/>
    <w:rsid w:val="00644D14"/>
    <w:rsid w:val="006468BA"/>
    <w:rsid w:val="006469CB"/>
    <w:rsid w:val="00646D9B"/>
    <w:rsid w:val="00647355"/>
    <w:rsid w:val="00647423"/>
    <w:rsid w:val="00647972"/>
    <w:rsid w:val="00647BD9"/>
    <w:rsid w:val="0065071B"/>
    <w:rsid w:val="006507CC"/>
    <w:rsid w:val="00650A94"/>
    <w:rsid w:val="00650CB8"/>
    <w:rsid w:val="00651955"/>
    <w:rsid w:val="00651A0F"/>
    <w:rsid w:val="00651B15"/>
    <w:rsid w:val="006523C8"/>
    <w:rsid w:val="006531BA"/>
    <w:rsid w:val="0065353F"/>
    <w:rsid w:val="0065366C"/>
    <w:rsid w:val="00653780"/>
    <w:rsid w:val="00654806"/>
    <w:rsid w:val="006552F5"/>
    <w:rsid w:val="00655823"/>
    <w:rsid w:val="00655AAE"/>
    <w:rsid w:val="00656867"/>
    <w:rsid w:val="00656B21"/>
    <w:rsid w:val="0065714D"/>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5BAB"/>
    <w:rsid w:val="0066636E"/>
    <w:rsid w:val="0066647A"/>
    <w:rsid w:val="00666962"/>
    <w:rsid w:val="006675FA"/>
    <w:rsid w:val="00670062"/>
    <w:rsid w:val="0067132A"/>
    <w:rsid w:val="0067161A"/>
    <w:rsid w:val="00671A8C"/>
    <w:rsid w:val="00671FA5"/>
    <w:rsid w:val="00672EAF"/>
    <w:rsid w:val="00673450"/>
    <w:rsid w:val="00674D49"/>
    <w:rsid w:val="00675E11"/>
    <w:rsid w:val="00675F99"/>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1F0"/>
    <w:rsid w:val="00684530"/>
    <w:rsid w:val="00684695"/>
    <w:rsid w:val="006848E9"/>
    <w:rsid w:val="0068576F"/>
    <w:rsid w:val="00685A8E"/>
    <w:rsid w:val="00685DB0"/>
    <w:rsid w:val="0068623C"/>
    <w:rsid w:val="00686C6D"/>
    <w:rsid w:val="00686DD0"/>
    <w:rsid w:val="0069007A"/>
    <w:rsid w:val="006905B8"/>
    <w:rsid w:val="006905D7"/>
    <w:rsid w:val="00691A6B"/>
    <w:rsid w:val="00692269"/>
    <w:rsid w:val="006922AD"/>
    <w:rsid w:val="00692A3B"/>
    <w:rsid w:val="00692B66"/>
    <w:rsid w:val="00692EA9"/>
    <w:rsid w:val="006930EF"/>
    <w:rsid w:val="00693534"/>
    <w:rsid w:val="006939AF"/>
    <w:rsid w:val="00693C59"/>
    <w:rsid w:val="00694356"/>
    <w:rsid w:val="006948F0"/>
    <w:rsid w:val="00694EDB"/>
    <w:rsid w:val="00695F84"/>
    <w:rsid w:val="006969D0"/>
    <w:rsid w:val="00697FF7"/>
    <w:rsid w:val="006A0A88"/>
    <w:rsid w:val="006A0C3F"/>
    <w:rsid w:val="006A0F37"/>
    <w:rsid w:val="006A1C1A"/>
    <w:rsid w:val="006A2D0F"/>
    <w:rsid w:val="006A2D72"/>
    <w:rsid w:val="006A3070"/>
    <w:rsid w:val="006A3A79"/>
    <w:rsid w:val="006A400E"/>
    <w:rsid w:val="006A452F"/>
    <w:rsid w:val="006A4A70"/>
    <w:rsid w:val="006A553A"/>
    <w:rsid w:val="006A5D02"/>
    <w:rsid w:val="006A67EC"/>
    <w:rsid w:val="006A68C8"/>
    <w:rsid w:val="006A6D93"/>
    <w:rsid w:val="006A7316"/>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36"/>
    <w:rsid w:val="006C1A72"/>
    <w:rsid w:val="006C1ABF"/>
    <w:rsid w:val="006C1C58"/>
    <w:rsid w:val="006C242E"/>
    <w:rsid w:val="006C2DDD"/>
    <w:rsid w:val="006C41C0"/>
    <w:rsid w:val="006C4E17"/>
    <w:rsid w:val="006C6346"/>
    <w:rsid w:val="006C66EF"/>
    <w:rsid w:val="006C6D95"/>
    <w:rsid w:val="006C74F9"/>
    <w:rsid w:val="006C790E"/>
    <w:rsid w:val="006D0F6F"/>
    <w:rsid w:val="006D0F93"/>
    <w:rsid w:val="006D158B"/>
    <w:rsid w:val="006D171D"/>
    <w:rsid w:val="006D1B27"/>
    <w:rsid w:val="006D1F49"/>
    <w:rsid w:val="006D2635"/>
    <w:rsid w:val="006D3FE3"/>
    <w:rsid w:val="006D4931"/>
    <w:rsid w:val="006D5249"/>
    <w:rsid w:val="006D5AAB"/>
    <w:rsid w:val="006D7A71"/>
    <w:rsid w:val="006D7B77"/>
    <w:rsid w:val="006E0112"/>
    <w:rsid w:val="006E0407"/>
    <w:rsid w:val="006E0A3B"/>
    <w:rsid w:val="006E0A49"/>
    <w:rsid w:val="006E0B1C"/>
    <w:rsid w:val="006E17A1"/>
    <w:rsid w:val="006E2385"/>
    <w:rsid w:val="006E2CF4"/>
    <w:rsid w:val="006E3414"/>
    <w:rsid w:val="006E40B4"/>
    <w:rsid w:val="006E445E"/>
    <w:rsid w:val="006E44F9"/>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82C"/>
    <w:rsid w:val="006F2C26"/>
    <w:rsid w:val="006F351F"/>
    <w:rsid w:val="006F405B"/>
    <w:rsid w:val="006F4B11"/>
    <w:rsid w:val="006F57F7"/>
    <w:rsid w:val="006F6008"/>
    <w:rsid w:val="006F6D0B"/>
    <w:rsid w:val="006F6ECB"/>
    <w:rsid w:val="0070002C"/>
    <w:rsid w:val="007003A2"/>
    <w:rsid w:val="00700835"/>
    <w:rsid w:val="00700A2D"/>
    <w:rsid w:val="007016BA"/>
    <w:rsid w:val="00701D55"/>
    <w:rsid w:val="00702053"/>
    <w:rsid w:val="0070218E"/>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5F"/>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1BED"/>
    <w:rsid w:val="00722246"/>
    <w:rsid w:val="00722D57"/>
    <w:rsid w:val="00723055"/>
    <w:rsid w:val="007239FF"/>
    <w:rsid w:val="00723C98"/>
    <w:rsid w:val="007244AE"/>
    <w:rsid w:val="00724ECD"/>
    <w:rsid w:val="00724EEC"/>
    <w:rsid w:val="00725259"/>
    <w:rsid w:val="007254F7"/>
    <w:rsid w:val="00725B4C"/>
    <w:rsid w:val="00725F98"/>
    <w:rsid w:val="00726251"/>
    <w:rsid w:val="007263B6"/>
    <w:rsid w:val="00726851"/>
    <w:rsid w:val="00730172"/>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6E45"/>
    <w:rsid w:val="0075724A"/>
    <w:rsid w:val="00757309"/>
    <w:rsid w:val="00757660"/>
    <w:rsid w:val="00757DB4"/>
    <w:rsid w:val="00760256"/>
    <w:rsid w:val="00760E92"/>
    <w:rsid w:val="00761147"/>
    <w:rsid w:val="0076185F"/>
    <w:rsid w:val="00761A8A"/>
    <w:rsid w:val="00761E4D"/>
    <w:rsid w:val="007620D1"/>
    <w:rsid w:val="0076279E"/>
    <w:rsid w:val="00762DC3"/>
    <w:rsid w:val="007633FC"/>
    <w:rsid w:val="00763595"/>
    <w:rsid w:val="00763C41"/>
    <w:rsid w:val="00763EA1"/>
    <w:rsid w:val="007641EE"/>
    <w:rsid w:val="007666C1"/>
    <w:rsid w:val="00766A49"/>
    <w:rsid w:val="00766E0E"/>
    <w:rsid w:val="00767424"/>
    <w:rsid w:val="0077033D"/>
    <w:rsid w:val="007704FF"/>
    <w:rsid w:val="00770AB0"/>
    <w:rsid w:val="00770B09"/>
    <w:rsid w:val="00772073"/>
    <w:rsid w:val="007721A9"/>
    <w:rsid w:val="007725FD"/>
    <w:rsid w:val="00772B4B"/>
    <w:rsid w:val="007730D8"/>
    <w:rsid w:val="00773143"/>
    <w:rsid w:val="00773FE5"/>
    <w:rsid w:val="00773FEE"/>
    <w:rsid w:val="00773FFE"/>
    <w:rsid w:val="00774194"/>
    <w:rsid w:val="00774220"/>
    <w:rsid w:val="007748AF"/>
    <w:rsid w:val="00774E7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2604"/>
    <w:rsid w:val="007832D3"/>
    <w:rsid w:val="007846D5"/>
    <w:rsid w:val="00785583"/>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494"/>
    <w:rsid w:val="0079364C"/>
    <w:rsid w:val="00794B77"/>
    <w:rsid w:val="00796A7B"/>
    <w:rsid w:val="00796B3F"/>
    <w:rsid w:val="00796E0E"/>
    <w:rsid w:val="007A03F6"/>
    <w:rsid w:val="007A0743"/>
    <w:rsid w:val="007A129C"/>
    <w:rsid w:val="007A161B"/>
    <w:rsid w:val="007A2CFA"/>
    <w:rsid w:val="007A3551"/>
    <w:rsid w:val="007A38A7"/>
    <w:rsid w:val="007A3D38"/>
    <w:rsid w:val="007A563F"/>
    <w:rsid w:val="007A59E9"/>
    <w:rsid w:val="007A5AAE"/>
    <w:rsid w:val="007A5AF7"/>
    <w:rsid w:val="007A5F8B"/>
    <w:rsid w:val="007A6ED0"/>
    <w:rsid w:val="007A7F4C"/>
    <w:rsid w:val="007B0E64"/>
    <w:rsid w:val="007B1CDB"/>
    <w:rsid w:val="007B2246"/>
    <w:rsid w:val="007B37E9"/>
    <w:rsid w:val="007B4607"/>
    <w:rsid w:val="007B4CF8"/>
    <w:rsid w:val="007B4D17"/>
    <w:rsid w:val="007B4DD3"/>
    <w:rsid w:val="007B4E6B"/>
    <w:rsid w:val="007B4FA9"/>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C756F"/>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4FD8"/>
    <w:rsid w:val="007E5192"/>
    <w:rsid w:val="007E5886"/>
    <w:rsid w:val="007E62A1"/>
    <w:rsid w:val="007E69BC"/>
    <w:rsid w:val="007F081B"/>
    <w:rsid w:val="007F0957"/>
    <w:rsid w:val="007F0E4B"/>
    <w:rsid w:val="007F129F"/>
    <w:rsid w:val="007F19E7"/>
    <w:rsid w:val="007F1CC1"/>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58D"/>
    <w:rsid w:val="00804710"/>
    <w:rsid w:val="00804B55"/>
    <w:rsid w:val="00804DCA"/>
    <w:rsid w:val="008050C6"/>
    <w:rsid w:val="00805913"/>
    <w:rsid w:val="00805C7D"/>
    <w:rsid w:val="00806131"/>
    <w:rsid w:val="008069FD"/>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22A"/>
    <w:rsid w:val="00824E49"/>
    <w:rsid w:val="00825F62"/>
    <w:rsid w:val="00826A41"/>
    <w:rsid w:val="00826EDC"/>
    <w:rsid w:val="0082774C"/>
    <w:rsid w:val="00830543"/>
    <w:rsid w:val="0083082C"/>
    <w:rsid w:val="00830CD2"/>
    <w:rsid w:val="00831456"/>
    <w:rsid w:val="008317FF"/>
    <w:rsid w:val="00832250"/>
    <w:rsid w:val="00832DFC"/>
    <w:rsid w:val="008347BB"/>
    <w:rsid w:val="00834B39"/>
    <w:rsid w:val="008350BC"/>
    <w:rsid w:val="0083562F"/>
    <w:rsid w:val="00835A90"/>
    <w:rsid w:val="00835AE1"/>
    <w:rsid w:val="00835C8E"/>
    <w:rsid w:val="00835DB8"/>
    <w:rsid w:val="0083617D"/>
    <w:rsid w:val="00836DEE"/>
    <w:rsid w:val="00836EC4"/>
    <w:rsid w:val="0083752A"/>
    <w:rsid w:val="00837D76"/>
    <w:rsid w:val="008400A8"/>
    <w:rsid w:val="008402FA"/>
    <w:rsid w:val="0084079A"/>
    <w:rsid w:val="008407AB"/>
    <w:rsid w:val="008408B7"/>
    <w:rsid w:val="00840DE0"/>
    <w:rsid w:val="0084130A"/>
    <w:rsid w:val="008419D2"/>
    <w:rsid w:val="008420E3"/>
    <w:rsid w:val="00842159"/>
    <w:rsid w:val="00842268"/>
    <w:rsid w:val="00842379"/>
    <w:rsid w:val="00842B5F"/>
    <w:rsid w:val="00842C80"/>
    <w:rsid w:val="00843FCD"/>
    <w:rsid w:val="00844096"/>
    <w:rsid w:val="00844F4A"/>
    <w:rsid w:val="008455D9"/>
    <w:rsid w:val="00845CE0"/>
    <w:rsid w:val="00847B58"/>
    <w:rsid w:val="00850547"/>
    <w:rsid w:val="008518C1"/>
    <w:rsid w:val="00851A12"/>
    <w:rsid w:val="00851B06"/>
    <w:rsid w:val="00851E4C"/>
    <w:rsid w:val="0085237F"/>
    <w:rsid w:val="00852810"/>
    <w:rsid w:val="00852DDE"/>
    <w:rsid w:val="008548F0"/>
    <w:rsid w:val="00854A3E"/>
    <w:rsid w:val="00855204"/>
    <w:rsid w:val="00856934"/>
    <w:rsid w:val="00856F5B"/>
    <w:rsid w:val="00857D6E"/>
    <w:rsid w:val="00857D79"/>
    <w:rsid w:val="00861A35"/>
    <w:rsid w:val="00861D72"/>
    <w:rsid w:val="008620AE"/>
    <w:rsid w:val="00862562"/>
    <w:rsid w:val="00862CB9"/>
    <w:rsid w:val="00862CC6"/>
    <w:rsid w:val="00864428"/>
    <w:rsid w:val="00864724"/>
    <w:rsid w:val="00864886"/>
    <w:rsid w:val="00864FF3"/>
    <w:rsid w:val="00865BE5"/>
    <w:rsid w:val="00865F3D"/>
    <w:rsid w:val="00866371"/>
    <w:rsid w:val="008667E0"/>
    <w:rsid w:val="008669FE"/>
    <w:rsid w:val="00866ACD"/>
    <w:rsid w:val="00867154"/>
    <w:rsid w:val="008674C6"/>
    <w:rsid w:val="00870051"/>
    <w:rsid w:val="008710E8"/>
    <w:rsid w:val="00871AAE"/>
    <w:rsid w:val="00871F8A"/>
    <w:rsid w:val="00872054"/>
    <w:rsid w:val="00872109"/>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0E0"/>
    <w:rsid w:val="00886611"/>
    <w:rsid w:val="008867F2"/>
    <w:rsid w:val="00886A78"/>
    <w:rsid w:val="008878BE"/>
    <w:rsid w:val="0089030E"/>
    <w:rsid w:val="00890C8D"/>
    <w:rsid w:val="00891472"/>
    <w:rsid w:val="008915BF"/>
    <w:rsid w:val="008918EB"/>
    <w:rsid w:val="00891A42"/>
    <w:rsid w:val="00891E27"/>
    <w:rsid w:val="00892029"/>
    <w:rsid w:val="00892622"/>
    <w:rsid w:val="0089328E"/>
    <w:rsid w:val="008932E1"/>
    <w:rsid w:val="008937A3"/>
    <w:rsid w:val="00893D79"/>
    <w:rsid w:val="0089424A"/>
    <w:rsid w:val="00894546"/>
    <w:rsid w:val="00894A16"/>
    <w:rsid w:val="00894B83"/>
    <w:rsid w:val="0089529A"/>
    <w:rsid w:val="008959EB"/>
    <w:rsid w:val="00896230"/>
    <w:rsid w:val="00896AB4"/>
    <w:rsid w:val="00896B3B"/>
    <w:rsid w:val="00897511"/>
    <w:rsid w:val="00897738"/>
    <w:rsid w:val="00897789"/>
    <w:rsid w:val="00897D72"/>
    <w:rsid w:val="00897E8F"/>
    <w:rsid w:val="008A274C"/>
    <w:rsid w:val="008A29B7"/>
    <w:rsid w:val="008A3358"/>
    <w:rsid w:val="008A3C07"/>
    <w:rsid w:val="008A4765"/>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59E5"/>
    <w:rsid w:val="008B6751"/>
    <w:rsid w:val="008B7E9B"/>
    <w:rsid w:val="008C03AC"/>
    <w:rsid w:val="008C05FE"/>
    <w:rsid w:val="008C1696"/>
    <w:rsid w:val="008C1706"/>
    <w:rsid w:val="008C1AF7"/>
    <w:rsid w:val="008C1C8D"/>
    <w:rsid w:val="008C1D05"/>
    <w:rsid w:val="008C3C75"/>
    <w:rsid w:val="008C46C2"/>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183"/>
    <w:rsid w:val="008E67FC"/>
    <w:rsid w:val="008E7EB2"/>
    <w:rsid w:val="008F0708"/>
    <w:rsid w:val="008F0D7A"/>
    <w:rsid w:val="008F1501"/>
    <w:rsid w:val="008F1A4C"/>
    <w:rsid w:val="008F2062"/>
    <w:rsid w:val="008F241A"/>
    <w:rsid w:val="008F2596"/>
    <w:rsid w:val="008F2DA2"/>
    <w:rsid w:val="008F354E"/>
    <w:rsid w:val="008F4466"/>
    <w:rsid w:val="008F4528"/>
    <w:rsid w:val="008F5043"/>
    <w:rsid w:val="008F54E2"/>
    <w:rsid w:val="008F5503"/>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4DE6"/>
    <w:rsid w:val="009051C3"/>
    <w:rsid w:val="00905964"/>
    <w:rsid w:val="00905FD0"/>
    <w:rsid w:val="009060A9"/>
    <w:rsid w:val="009077FE"/>
    <w:rsid w:val="0090783B"/>
    <w:rsid w:val="00907BB8"/>
    <w:rsid w:val="009109C2"/>
    <w:rsid w:val="009111DC"/>
    <w:rsid w:val="009111ED"/>
    <w:rsid w:val="00911266"/>
    <w:rsid w:val="00911C34"/>
    <w:rsid w:val="00912A0F"/>
    <w:rsid w:val="0091307E"/>
    <w:rsid w:val="009131D2"/>
    <w:rsid w:val="0091331F"/>
    <w:rsid w:val="00914145"/>
    <w:rsid w:val="00914453"/>
    <w:rsid w:val="00915431"/>
    <w:rsid w:val="009154DE"/>
    <w:rsid w:val="00915743"/>
    <w:rsid w:val="009168BB"/>
    <w:rsid w:val="00916903"/>
    <w:rsid w:val="00916D22"/>
    <w:rsid w:val="00917480"/>
    <w:rsid w:val="00917EF6"/>
    <w:rsid w:val="00920693"/>
    <w:rsid w:val="00920A02"/>
    <w:rsid w:val="00923320"/>
    <w:rsid w:val="00923CB2"/>
    <w:rsid w:val="009247A9"/>
    <w:rsid w:val="009250FF"/>
    <w:rsid w:val="00925752"/>
    <w:rsid w:val="0092609A"/>
    <w:rsid w:val="009262BD"/>
    <w:rsid w:val="00926A2F"/>
    <w:rsid w:val="00927BAE"/>
    <w:rsid w:val="00927D7E"/>
    <w:rsid w:val="00930178"/>
    <w:rsid w:val="009305AB"/>
    <w:rsid w:val="00930844"/>
    <w:rsid w:val="009311B9"/>
    <w:rsid w:val="00931354"/>
    <w:rsid w:val="009319B5"/>
    <w:rsid w:val="00931D05"/>
    <w:rsid w:val="00933241"/>
    <w:rsid w:val="00933A7E"/>
    <w:rsid w:val="009353E1"/>
    <w:rsid w:val="00935687"/>
    <w:rsid w:val="0093650A"/>
    <w:rsid w:val="00936FC8"/>
    <w:rsid w:val="0093712A"/>
    <w:rsid w:val="0093716B"/>
    <w:rsid w:val="00940218"/>
    <w:rsid w:val="009406F5"/>
    <w:rsid w:val="00940A1A"/>
    <w:rsid w:val="00940CB2"/>
    <w:rsid w:val="00940EB4"/>
    <w:rsid w:val="00941584"/>
    <w:rsid w:val="0094176A"/>
    <w:rsid w:val="00941A29"/>
    <w:rsid w:val="00941BD5"/>
    <w:rsid w:val="00942778"/>
    <w:rsid w:val="0094283D"/>
    <w:rsid w:val="0094316F"/>
    <w:rsid w:val="00943312"/>
    <w:rsid w:val="00943744"/>
    <w:rsid w:val="00943C1A"/>
    <w:rsid w:val="00944C39"/>
    <w:rsid w:val="009456BD"/>
    <w:rsid w:val="009456D7"/>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0A0"/>
    <w:rsid w:val="0095491B"/>
    <w:rsid w:val="00955029"/>
    <w:rsid w:val="009556A8"/>
    <w:rsid w:val="00955728"/>
    <w:rsid w:val="00955768"/>
    <w:rsid w:val="009566E2"/>
    <w:rsid w:val="009567A2"/>
    <w:rsid w:val="009568FD"/>
    <w:rsid w:val="0095709C"/>
    <w:rsid w:val="00957273"/>
    <w:rsid w:val="00957CB9"/>
    <w:rsid w:val="00961B1F"/>
    <w:rsid w:val="009621FE"/>
    <w:rsid w:val="009623EA"/>
    <w:rsid w:val="00963605"/>
    <w:rsid w:val="00963683"/>
    <w:rsid w:val="00964D99"/>
    <w:rsid w:val="00964DA5"/>
    <w:rsid w:val="00965679"/>
    <w:rsid w:val="00965B03"/>
    <w:rsid w:val="009660E2"/>
    <w:rsid w:val="0096621D"/>
    <w:rsid w:val="00966627"/>
    <w:rsid w:val="00966AE6"/>
    <w:rsid w:val="00966CD6"/>
    <w:rsid w:val="009714DF"/>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1912"/>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7C2"/>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80D"/>
    <w:rsid w:val="009A6E60"/>
    <w:rsid w:val="009A71C2"/>
    <w:rsid w:val="009A73F9"/>
    <w:rsid w:val="009A74B6"/>
    <w:rsid w:val="009A7798"/>
    <w:rsid w:val="009A791E"/>
    <w:rsid w:val="009A7FAD"/>
    <w:rsid w:val="009B0548"/>
    <w:rsid w:val="009B19F8"/>
    <w:rsid w:val="009B2636"/>
    <w:rsid w:val="009B29A6"/>
    <w:rsid w:val="009B2C17"/>
    <w:rsid w:val="009B2C6E"/>
    <w:rsid w:val="009B2D3B"/>
    <w:rsid w:val="009B326B"/>
    <w:rsid w:val="009B3BD0"/>
    <w:rsid w:val="009B5135"/>
    <w:rsid w:val="009B53E1"/>
    <w:rsid w:val="009B5C87"/>
    <w:rsid w:val="009B6A56"/>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52F"/>
    <w:rsid w:val="009C4BB8"/>
    <w:rsid w:val="009C5026"/>
    <w:rsid w:val="009C567E"/>
    <w:rsid w:val="009C594F"/>
    <w:rsid w:val="009C60DE"/>
    <w:rsid w:val="009C6221"/>
    <w:rsid w:val="009C6ED6"/>
    <w:rsid w:val="009C7695"/>
    <w:rsid w:val="009C7E13"/>
    <w:rsid w:val="009D1276"/>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5FBA"/>
    <w:rsid w:val="009E6007"/>
    <w:rsid w:val="009E69E0"/>
    <w:rsid w:val="009E6BD3"/>
    <w:rsid w:val="009E75C5"/>
    <w:rsid w:val="009F00DD"/>
    <w:rsid w:val="009F061E"/>
    <w:rsid w:val="009F0909"/>
    <w:rsid w:val="009F0ACD"/>
    <w:rsid w:val="009F0B30"/>
    <w:rsid w:val="009F0C8D"/>
    <w:rsid w:val="009F0F0B"/>
    <w:rsid w:val="009F1887"/>
    <w:rsid w:val="009F1CCA"/>
    <w:rsid w:val="009F25F5"/>
    <w:rsid w:val="009F2D7E"/>
    <w:rsid w:val="009F411C"/>
    <w:rsid w:val="009F4736"/>
    <w:rsid w:val="009F48B0"/>
    <w:rsid w:val="009F4D74"/>
    <w:rsid w:val="009F5F18"/>
    <w:rsid w:val="009F5FAE"/>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685"/>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59"/>
    <w:rsid w:val="00A339A4"/>
    <w:rsid w:val="00A33B8D"/>
    <w:rsid w:val="00A33F95"/>
    <w:rsid w:val="00A340E2"/>
    <w:rsid w:val="00A344C0"/>
    <w:rsid w:val="00A345D6"/>
    <w:rsid w:val="00A3487B"/>
    <w:rsid w:val="00A3497F"/>
    <w:rsid w:val="00A35C07"/>
    <w:rsid w:val="00A35D26"/>
    <w:rsid w:val="00A35D72"/>
    <w:rsid w:val="00A360CA"/>
    <w:rsid w:val="00A36D17"/>
    <w:rsid w:val="00A37B80"/>
    <w:rsid w:val="00A37CE4"/>
    <w:rsid w:val="00A37D4C"/>
    <w:rsid w:val="00A40393"/>
    <w:rsid w:val="00A40881"/>
    <w:rsid w:val="00A40F3C"/>
    <w:rsid w:val="00A4161E"/>
    <w:rsid w:val="00A41CDA"/>
    <w:rsid w:val="00A42A6A"/>
    <w:rsid w:val="00A436BF"/>
    <w:rsid w:val="00A440FB"/>
    <w:rsid w:val="00A45ECD"/>
    <w:rsid w:val="00A45EDA"/>
    <w:rsid w:val="00A466AF"/>
    <w:rsid w:val="00A46F7E"/>
    <w:rsid w:val="00A4705C"/>
    <w:rsid w:val="00A471ED"/>
    <w:rsid w:val="00A4785E"/>
    <w:rsid w:val="00A4793D"/>
    <w:rsid w:val="00A47DFE"/>
    <w:rsid w:val="00A47E08"/>
    <w:rsid w:val="00A47E68"/>
    <w:rsid w:val="00A508AE"/>
    <w:rsid w:val="00A509DB"/>
    <w:rsid w:val="00A5145A"/>
    <w:rsid w:val="00A51727"/>
    <w:rsid w:val="00A519A6"/>
    <w:rsid w:val="00A5265C"/>
    <w:rsid w:val="00A52B0B"/>
    <w:rsid w:val="00A52B87"/>
    <w:rsid w:val="00A5312C"/>
    <w:rsid w:val="00A5367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16C"/>
    <w:rsid w:val="00A752DD"/>
    <w:rsid w:val="00A757F1"/>
    <w:rsid w:val="00A75886"/>
    <w:rsid w:val="00A7608E"/>
    <w:rsid w:val="00A766B0"/>
    <w:rsid w:val="00A77891"/>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435"/>
    <w:rsid w:val="00A868F6"/>
    <w:rsid w:val="00A86B9D"/>
    <w:rsid w:val="00A86E52"/>
    <w:rsid w:val="00A871C5"/>
    <w:rsid w:val="00A87B47"/>
    <w:rsid w:val="00A87ED5"/>
    <w:rsid w:val="00A9022B"/>
    <w:rsid w:val="00A9047F"/>
    <w:rsid w:val="00A9095F"/>
    <w:rsid w:val="00A90F2B"/>
    <w:rsid w:val="00A914DF"/>
    <w:rsid w:val="00A925FD"/>
    <w:rsid w:val="00A929DB"/>
    <w:rsid w:val="00A92EC4"/>
    <w:rsid w:val="00A933FD"/>
    <w:rsid w:val="00A93AE9"/>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410"/>
    <w:rsid w:val="00AC3942"/>
    <w:rsid w:val="00AC3D57"/>
    <w:rsid w:val="00AC404D"/>
    <w:rsid w:val="00AC4FAB"/>
    <w:rsid w:val="00AC554D"/>
    <w:rsid w:val="00AC661D"/>
    <w:rsid w:val="00AC6A84"/>
    <w:rsid w:val="00AC6D73"/>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199"/>
    <w:rsid w:val="00AD6B85"/>
    <w:rsid w:val="00AD6C0F"/>
    <w:rsid w:val="00AD704C"/>
    <w:rsid w:val="00AE0EB1"/>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4F94"/>
    <w:rsid w:val="00B052B2"/>
    <w:rsid w:val="00B0595A"/>
    <w:rsid w:val="00B05E10"/>
    <w:rsid w:val="00B06213"/>
    <w:rsid w:val="00B100B2"/>
    <w:rsid w:val="00B10284"/>
    <w:rsid w:val="00B11271"/>
    <w:rsid w:val="00B1133A"/>
    <w:rsid w:val="00B119A8"/>
    <w:rsid w:val="00B11F21"/>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824"/>
    <w:rsid w:val="00B26BDC"/>
    <w:rsid w:val="00B27698"/>
    <w:rsid w:val="00B30590"/>
    <w:rsid w:val="00B30641"/>
    <w:rsid w:val="00B30C98"/>
    <w:rsid w:val="00B31323"/>
    <w:rsid w:val="00B3148A"/>
    <w:rsid w:val="00B31725"/>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470"/>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1F6"/>
    <w:rsid w:val="00B63634"/>
    <w:rsid w:val="00B63A59"/>
    <w:rsid w:val="00B64012"/>
    <w:rsid w:val="00B641BE"/>
    <w:rsid w:val="00B64285"/>
    <w:rsid w:val="00B644C5"/>
    <w:rsid w:val="00B6585B"/>
    <w:rsid w:val="00B6593E"/>
    <w:rsid w:val="00B65965"/>
    <w:rsid w:val="00B65E21"/>
    <w:rsid w:val="00B66BF5"/>
    <w:rsid w:val="00B67097"/>
    <w:rsid w:val="00B675E6"/>
    <w:rsid w:val="00B67D60"/>
    <w:rsid w:val="00B70313"/>
    <w:rsid w:val="00B7047D"/>
    <w:rsid w:val="00B72384"/>
    <w:rsid w:val="00B7270E"/>
    <w:rsid w:val="00B7321D"/>
    <w:rsid w:val="00B73EE4"/>
    <w:rsid w:val="00B74C9C"/>
    <w:rsid w:val="00B74D93"/>
    <w:rsid w:val="00B752BF"/>
    <w:rsid w:val="00B75993"/>
    <w:rsid w:val="00B75A63"/>
    <w:rsid w:val="00B75AA9"/>
    <w:rsid w:val="00B76734"/>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9DA"/>
    <w:rsid w:val="00B85BF2"/>
    <w:rsid w:val="00B85C5D"/>
    <w:rsid w:val="00B86C5E"/>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02D"/>
    <w:rsid w:val="00BB21D8"/>
    <w:rsid w:val="00BB2645"/>
    <w:rsid w:val="00BB280D"/>
    <w:rsid w:val="00BB2B1F"/>
    <w:rsid w:val="00BB2B4A"/>
    <w:rsid w:val="00BB325A"/>
    <w:rsid w:val="00BB3625"/>
    <w:rsid w:val="00BB3B9D"/>
    <w:rsid w:val="00BB3E96"/>
    <w:rsid w:val="00BB41CB"/>
    <w:rsid w:val="00BB5038"/>
    <w:rsid w:val="00BB5FCA"/>
    <w:rsid w:val="00BB66CD"/>
    <w:rsid w:val="00BB7042"/>
    <w:rsid w:val="00BB78C0"/>
    <w:rsid w:val="00BC047A"/>
    <w:rsid w:val="00BC0D8F"/>
    <w:rsid w:val="00BC0E9B"/>
    <w:rsid w:val="00BC151B"/>
    <w:rsid w:val="00BC182A"/>
    <w:rsid w:val="00BC21D7"/>
    <w:rsid w:val="00BC2289"/>
    <w:rsid w:val="00BC234A"/>
    <w:rsid w:val="00BC2EB5"/>
    <w:rsid w:val="00BC3CE0"/>
    <w:rsid w:val="00BC54E6"/>
    <w:rsid w:val="00BC698A"/>
    <w:rsid w:val="00BC7367"/>
    <w:rsid w:val="00BC74E2"/>
    <w:rsid w:val="00BC7D3D"/>
    <w:rsid w:val="00BD0A27"/>
    <w:rsid w:val="00BD0BC8"/>
    <w:rsid w:val="00BD0FF8"/>
    <w:rsid w:val="00BD1161"/>
    <w:rsid w:val="00BD2376"/>
    <w:rsid w:val="00BD2560"/>
    <w:rsid w:val="00BD2901"/>
    <w:rsid w:val="00BD2C97"/>
    <w:rsid w:val="00BD3931"/>
    <w:rsid w:val="00BD45DE"/>
    <w:rsid w:val="00BD4903"/>
    <w:rsid w:val="00BD5649"/>
    <w:rsid w:val="00BD58A8"/>
    <w:rsid w:val="00BD5A98"/>
    <w:rsid w:val="00BD5CD5"/>
    <w:rsid w:val="00BD6833"/>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BF7A72"/>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1A1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40B"/>
    <w:rsid w:val="00C1751D"/>
    <w:rsid w:val="00C1753A"/>
    <w:rsid w:val="00C17FB2"/>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122"/>
    <w:rsid w:val="00C262C4"/>
    <w:rsid w:val="00C26521"/>
    <w:rsid w:val="00C2781E"/>
    <w:rsid w:val="00C307BC"/>
    <w:rsid w:val="00C30CE9"/>
    <w:rsid w:val="00C32544"/>
    <w:rsid w:val="00C32C5F"/>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180"/>
    <w:rsid w:val="00C42CD3"/>
    <w:rsid w:val="00C42F9B"/>
    <w:rsid w:val="00C43064"/>
    <w:rsid w:val="00C435A4"/>
    <w:rsid w:val="00C43616"/>
    <w:rsid w:val="00C43FF3"/>
    <w:rsid w:val="00C45021"/>
    <w:rsid w:val="00C45331"/>
    <w:rsid w:val="00C456AE"/>
    <w:rsid w:val="00C4698B"/>
    <w:rsid w:val="00C46A21"/>
    <w:rsid w:val="00C46B15"/>
    <w:rsid w:val="00C477A9"/>
    <w:rsid w:val="00C4792E"/>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750"/>
    <w:rsid w:val="00C60A86"/>
    <w:rsid w:val="00C60F2E"/>
    <w:rsid w:val="00C60FE3"/>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4A3"/>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5691"/>
    <w:rsid w:val="00C763D1"/>
    <w:rsid w:val="00C76E4F"/>
    <w:rsid w:val="00C77204"/>
    <w:rsid w:val="00C77945"/>
    <w:rsid w:val="00C77965"/>
    <w:rsid w:val="00C77D7E"/>
    <w:rsid w:val="00C80424"/>
    <w:rsid w:val="00C8085E"/>
    <w:rsid w:val="00C80E8E"/>
    <w:rsid w:val="00C8145F"/>
    <w:rsid w:val="00C8177C"/>
    <w:rsid w:val="00C81CCD"/>
    <w:rsid w:val="00C82291"/>
    <w:rsid w:val="00C826F7"/>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0EB"/>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035"/>
    <w:rsid w:val="00CC024A"/>
    <w:rsid w:val="00CC0F61"/>
    <w:rsid w:val="00CC13C1"/>
    <w:rsid w:val="00CC1783"/>
    <w:rsid w:val="00CC1E4F"/>
    <w:rsid w:val="00CC1F3D"/>
    <w:rsid w:val="00CC1F43"/>
    <w:rsid w:val="00CC320C"/>
    <w:rsid w:val="00CC3C37"/>
    <w:rsid w:val="00CC4971"/>
    <w:rsid w:val="00CC4BE1"/>
    <w:rsid w:val="00CC673B"/>
    <w:rsid w:val="00CC6948"/>
    <w:rsid w:val="00CC7022"/>
    <w:rsid w:val="00CC743C"/>
    <w:rsid w:val="00CC7808"/>
    <w:rsid w:val="00CC78C9"/>
    <w:rsid w:val="00CD00C8"/>
    <w:rsid w:val="00CD08DC"/>
    <w:rsid w:val="00CD0A22"/>
    <w:rsid w:val="00CD0B26"/>
    <w:rsid w:val="00CD1D4E"/>
    <w:rsid w:val="00CD1F82"/>
    <w:rsid w:val="00CD2977"/>
    <w:rsid w:val="00CD3248"/>
    <w:rsid w:val="00CD3863"/>
    <w:rsid w:val="00CD456B"/>
    <w:rsid w:val="00CD4777"/>
    <w:rsid w:val="00CD47CE"/>
    <w:rsid w:val="00CD4830"/>
    <w:rsid w:val="00CD555B"/>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637"/>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3F7C"/>
    <w:rsid w:val="00CF44D2"/>
    <w:rsid w:val="00CF4B3A"/>
    <w:rsid w:val="00CF4BAB"/>
    <w:rsid w:val="00CF4E66"/>
    <w:rsid w:val="00CF5042"/>
    <w:rsid w:val="00CF537A"/>
    <w:rsid w:val="00CF53BA"/>
    <w:rsid w:val="00CF54B7"/>
    <w:rsid w:val="00CF7288"/>
    <w:rsid w:val="00CF7923"/>
    <w:rsid w:val="00CF7E57"/>
    <w:rsid w:val="00D00B57"/>
    <w:rsid w:val="00D00CA1"/>
    <w:rsid w:val="00D00D17"/>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4F7"/>
    <w:rsid w:val="00D105F3"/>
    <w:rsid w:val="00D10712"/>
    <w:rsid w:val="00D10F5F"/>
    <w:rsid w:val="00D11238"/>
    <w:rsid w:val="00D114B1"/>
    <w:rsid w:val="00D11619"/>
    <w:rsid w:val="00D1228C"/>
    <w:rsid w:val="00D13BB6"/>
    <w:rsid w:val="00D13EB8"/>
    <w:rsid w:val="00D14561"/>
    <w:rsid w:val="00D14581"/>
    <w:rsid w:val="00D157AA"/>
    <w:rsid w:val="00D1584B"/>
    <w:rsid w:val="00D15953"/>
    <w:rsid w:val="00D16D0B"/>
    <w:rsid w:val="00D16D3D"/>
    <w:rsid w:val="00D1748E"/>
    <w:rsid w:val="00D178FD"/>
    <w:rsid w:val="00D17CFF"/>
    <w:rsid w:val="00D17FDF"/>
    <w:rsid w:val="00D203A8"/>
    <w:rsid w:val="00D20422"/>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3389"/>
    <w:rsid w:val="00D74941"/>
    <w:rsid w:val="00D74D5F"/>
    <w:rsid w:val="00D75C2C"/>
    <w:rsid w:val="00D77FBD"/>
    <w:rsid w:val="00D80239"/>
    <w:rsid w:val="00D804D8"/>
    <w:rsid w:val="00D80A76"/>
    <w:rsid w:val="00D812DD"/>
    <w:rsid w:val="00D8157C"/>
    <w:rsid w:val="00D82168"/>
    <w:rsid w:val="00D8292A"/>
    <w:rsid w:val="00D836F3"/>
    <w:rsid w:val="00D8444E"/>
    <w:rsid w:val="00D857C9"/>
    <w:rsid w:val="00D85A7D"/>
    <w:rsid w:val="00D85EF5"/>
    <w:rsid w:val="00D86170"/>
    <w:rsid w:val="00D8636F"/>
    <w:rsid w:val="00D87A2D"/>
    <w:rsid w:val="00D87C1B"/>
    <w:rsid w:val="00D900FF"/>
    <w:rsid w:val="00D90934"/>
    <w:rsid w:val="00D91A43"/>
    <w:rsid w:val="00D91E3D"/>
    <w:rsid w:val="00D92C64"/>
    <w:rsid w:val="00D92F9C"/>
    <w:rsid w:val="00D930D6"/>
    <w:rsid w:val="00D932A0"/>
    <w:rsid w:val="00D93BC3"/>
    <w:rsid w:val="00D94835"/>
    <w:rsid w:val="00D94887"/>
    <w:rsid w:val="00D948C3"/>
    <w:rsid w:val="00D95096"/>
    <w:rsid w:val="00D951DB"/>
    <w:rsid w:val="00D95FAE"/>
    <w:rsid w:val="00D96DB8"/>
    <w:rsid w:val="00D97787"/>
    <w:rsid w:val="00DA0BD2"/>
    <w:rsid w:val="00DA10D2"/>
    <w:rsid w:val="00DA11DB"/>
    <w:rsid w:val="00DA1507"/>
    <w:rsid w:val="00DA2013"/>
    <w:rsid w:val="00DA20DA"/>
    <w:rsid w:val="00DA28A8"/>
    <w:rsid w:val="00DA2C7F"/>
    <w:rsid w:val="00DA3C0D"/>
    <w:rsid w:val="00DA4187"/>
    <w:rsid w:val="00DA4406"/>
    <w:rsid w:val="00DA50DD"/>
    <w:rsid w:val="00DA51B6"/>
    <w:rsid w:val="00DA54B3"/>
    <w:rsid w:val="00DA57F6"/>
    <w:rsid w:val="00DA5ECB"/>
    <w:rsid w:val="00DB179E"/>
    <w:rsid w:val="00DB21DE"/>
    <w:rsid w:val="00DB2714"/>
    <w:rsid w:val="00DB2FE6"/>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66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61C"/>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85A"/>
    <w:rsid w:val="00DE6DFD"/>
    <w:rsid w:val="00DE72BA"/>
    <w:rsid w:val="00DE78B4"/>
    <w:rsid w:val="00DF1078"/>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2CA"/>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2FA8"/>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A43"/>
    <w:rsid w:val="00E34B62"/>
    <w:rsid w:val="00E34DA0"/>
    <w:rsid w:val="00E350C9"/>
    <w:rsid w:val="00E35666"/>
    <w:rsid w:val="00E3573D"/>
    <w:rsid w:val="00E358F0"/>
    <w:rsid w:val="00E35D64"/>
    <w:rsid w:val="00E363DC"/>
    <w:rsid w:val="00E36555"/>
    <w:rsid w:val="00E36AAF"/>
    <w:rsid w:val="00E36FD4"/>
    <w:rsid w:val="00E37E51"/>
    <w:rsid w:val="00E37E6F"/>
    <w:rsid w:val="00E401EE"/>
    <w:rsid w:val="00E415AA"/>
    <w:rsid w:val="00E41E87"/>
    <w:rsid w:val="00E4291D"/>
    <w:rsid w:val="00E43426"/>
    <w:rsid w:val="00E43C4B"/>
    <w:rsid w:val="00E45222"/>
    <w:rsid w:val="00E4534E"/>
    <w:rsid w:val="00E453B3"/>
    <w:rsid w:val="00E4550B"/>
    <w:rsid w:val="00E45738"/>
    <w:rsid w:val="00E4630A"/>
    <w:rsid w:val="00E46411"/>
    <w:rsid w:val="00E4745E"/>
    <w:rsid w:val="00E47658"/>
    <w:rsid w:val="00E501DD"/>
    <w:rsid w:val="00E512A4"/>
    <w:rsid w:val="00E516B5"/>
    <w:rsid w:val="00E516E9"/>
    <w:rsid w:val="00E51961"/>
    <w:rsid w:val="00E5232D"/>
    <w:rsid w:val="00E52497"/>
    <w:rsid w:val="00E5265A"/>
    <w:rsid w:val="00E52B92"/>
    <w:rsid w:val="00E52BF0"/>
    <w:rsid w:val="00E52C28"/>
    <w:rsid w:val="00E52EDE"/>
    <w:rsid w:val="00E53923"/>
    <w:rsid w:val="00E54088"/>
    <w:rsid w:val="00E54DC6"/>
    <w:rsid w:val="00E55119"/>
    <w:rsid w:val="00E556AE"/>
    <w:rsid w:val="00E559FA"/>
    <w:rsid w:val="00E55A9E"/>
    <w:rsid w:val="00E55B21"/>
    <w:rsid w:val="00E55ED3"/>
    <w:rsid w:val="00E561E5"/>
    <w:rsid w:val="00E56815"/>
    <w:rsid w:val="00E56C68"/>
    <w:rsid w:val="00E56DE7"/>
    <w:rsid w:val="00E57FD0"/>
    <w:rsid w:val="00E61045"/>
    <w:rsid w:val="00E614D1"/>
    <w:rsid w:val="00E621E5"/>
    <w:rsid w:val="00E62F98"/>
    <w:rsid w:val="00E63040"/>
    <w:rsid w:val="00E630F3"/>
    <w:rsid w:val="00E6320A"/>
    <w:rsid w:val="00E633B0"/>
    <w:rsid w:val="00E6465F"/>
    <w:rsid w:val="00E64768"/>
    <w:rsid w:val="00E649AF"/>
    <w:rsid w:val="00E64DF3"/>
    <w:rsid w:val="00E65D8C"/>
    <w:rsid w:val="00E65FC6"/>
    <w:rsid w:val="00E66C57"/>
    <w:rsid w:val="00E66F58"/>
    <w:rsid w:val="00E67E9E"/>
    <w:rsid w:val="00E67F75"/>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753"/>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2D7"/>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4367"/>
    <w:rsid w:val="00EC4E12"/>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88E"/>
    <w:rsid w:val="00EE7DB8"/>
    <w:rsid w:val="00EF0126"/>
    <w:rsid w:val="00EF09C6"/>
    <w:rsid w:val="00EF0D57"/>
    <w:rsid w:val="00EF196E"/>
    <w:rsid w:val="00EF1CBC"/>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01B"/>
    <w:rsid w:val="00F02794"/>
    <w:rsid w:val="00F02D43"/>
    <w:rsid w:val="00F034F0"/>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2D8"/>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852"/>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5730B"/>
    <w:rsid w:val="00F606B8"/>
    <w:rsid w:val="00F60725"/>
    <w:rsid w:val="00F6092D"/>
    <w:rsid w:val="00F60A25"/>
    <w:rsid w:val="00F60F60"/>
    <w:rsid w:val="00F619A7"/>
    <w:rsid w:val="00F61C5B"/>
    <w:rsid w:val="00F61DD6"/>
    <w:rsid w:val="00F62235"/>
    <w:rsid w:val="00F626F9"/>
    <w:rsid w:val="00F62E3E"/>
    <w:rsid w:val="00F632DE"/>
    <w:rsid w:val="00F63A8B"/>
    <w:rsid w:val="00F64227"/>
    <w:rsid w:val="00F643BF"/>
    <w:rsid w:val="00F64816"/>
    <w:rsid w:val="00F65497"/>
    <w:rsid w:val="00F6551D"/>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52FD"/>
    <w:rsid w:val="00F765E4"/>
    <w:rsid w:val="00F76BEE"/>
    <w:rsid w:val="00F77016"/>
    <w:rsid w:val="00F77557"/>
    <w:rsid w:val="00F806F7"/>
    <w:rsid w:val="00F81174"/>
    <w:rsid w:val="00F812C3"/>
    <w:rsid w:val="00F815EF"/>
    <w:rsid w:val="00F81A65"/>
    <w:rsid w:val="00F830D1"/>
    <w:rsid w:val="00F83C14"/>
    <w:rsid w:val="00F8422F"/>
    <w:rsid w:val="00F845BC"/>
    <w:rsid w:val="00F84994"/>
    <w:rsid w:val="00F84FFF"/>
    <w:rsid w:val="00F85084"/>
    <w:rsid w:val="00F853B1"/>
    <w:rsid w:val="00F859B1"/>
    <w:rsid w:val="00F85DE4"/>
    <w:rsid w:val="00F85F8E"/>
    <w:rsid w:val="00F86F3A"/>
    <w:rsid w:val="00F87065"/>
    <w:rsid w:val="00F870B0"/>
    <w:rsid w:val="00F8772D"/>
    <w:rsid w:val="00F9022E"/>
    <w:rsid w:val="00F90D5E"/>
    <w:rsid w:val="00F91222"/>
    <w:rsid w:val="00F91495"/>
    <w:rsid w:val="00F91C45"/>
    <w:rsid w:val="00F91E38"/>
    <w:rsid w:val="00F922CE"/>
    <w:rsid w:val="00F926DA"/>
    <w:rsid w:val="00F92D84"/>
    <w:rsid w:val="00F93879"/>
    <w:rsid w:val="00F938DB"/>
    <w:rsid w:val="00F940D0"/>
    <w:rsid w:val="00F9443D"/>
    <w:rsid w:val="00F9491C"/>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A11"/>
    <w:rsid w:val="00FA6CA9"/>
    <w:rsid w:val="00FA6D86"/>
    <w:rsid w:val="00FA6E54"/>
    <w:rsid w:val="00FA72CD"/>
    <w:rsid w:val="00FA77FD"/>
    <w:rsid w:val="00FB00CB"/>
    <w:rsid w:val="00FB2998"/>
    <w:rsid w:val="00FB2EFF"/>
    <w:rsid w:val="00FB356A"/>
    <w:rsid w:val="00FB3808"/>
    <w:rsid w:val="00FB3B32"/>
    <w:rsid w:val="00FB3D5B"/>
    <w:rsid w:val="00FB403B"/>
    <w:rsid w:val="00FB4A8C"/>
    <w:rsid w:val="00FB4B95"/>
    <w:rsid w:val="00FB4FC0"/>
    <w:rsid w:val="00FB5A67"/>
    <w:rsid w:val="00FC0580"/>
    <w:rsid w:val="00FC084D"/>
    <w:rsid w:val="00FC0F70"/>
    <w:rsid w:val="00FC13BA"/>
    <w:rsid w:val="00FC17A8"/>
    <w:rsid w:val="00FC19B1"/>
    <w:rsid w:val="00FC1AFE"/>
    <w:rsid w:val="00FC26FC"/>
    <w:rsid w:val="00FC2838"/>
    <w:rsid w:val="00FC32E6"/>
    <w:rsid w:val="00FC3558"/>
    <w:rsid w:val="00FC3D30"/>
    <w:rsid w:val="00FC4E3B"/>
    <w:rsid w:val="00FC56BC"/>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E9"/>
    <w:rsid w:val="00FD52F2"/>
    <w:rsid w:val="00FD67B5"/>
    <w:rsid w:val="00FD696D"/>
    <w:rsid w:val="00FE011D"/>
    <w:rsid w:val="00FE01C3"/>
    <w:rsid w:val="00FE045A"/>
    <w:rsid w:val="00FE0CB1"/>
    <w:rsid w:val="00FE0F81"/>
    <w:rsid w:val="00FE1815"/>
    <w:rsid w:val="00FE20C0"/>
    <w:rsid w:val="00FE261E"/>
    <w:rsid w:val="00FE2761"/>
    <w:rsid w:val="00FE305C"/>
    <w:rsid w:val="00FE3207"/>
    <w:rsid w:val="00FE33F2"/>
    <w:rsid w:val="00FE4698"/>
    <w:rsid w:val="00FE56E8"/>
    <w:rsid w:val="00FE56F9"/>
    <w:rsid w:val="00FE5A69"/>
    <w:rsid w:val="00FE71EB"/>
    <w:rsid w:val="00FE7232"/>
    <w:rsid w:val="00FE73A3"/>
    <w:rsid w:val="00FE7702"/>
    <w:rsid w:val="00FE7DB2"/>
    <w:rsid w:val="00FF19BE"/>
    <w:rsid w:val="00FF1E29"/>
    <w:rsid w:val="00FF22D0"/>
    <w:rsid w:val="00FF268A"/>
    <w:rsid w:val="00FF2FA8"/>
    <w:rsid w:val="00FF3170"/>
    <w:rsid w:val="00FF33E8"/>
    <w:rsid w:val="00FF3786"/>
    <w:rsid w:val="00FF3B87"/>
    <w:rsid w:val="00FF4A16"/>
    <w:rsid w:val="00FF4AEE"/>
    <w:rsid w:val="00FF4FC6"/>
    <w:rsid w:val="00FF52CB"/>
    <w:rsid w:val="00FF551C"/>
    <w:rsid w:val="00FF55D1"/>
    <w:rsid w:val="00FF5BC1"/>
    <w:rsid w:val="00FF60C8"/>
    <w:rsid w:val="00FF6757"/>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6852"/>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lang w:val="en-US"/>
    </w:rPr>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lang w:val="en"/>
    </w:rPr>
  </w:style>
  <w:style w:type="paragraph" w:styleId="Heading7">
    <w:name w:val="heading 7"/>
    <w:basedOn w:val="Normal"/>
    <w:next w:val="Normal"/>
    <w:link w:val="Heading7Char"/>
    <w:uiPriority w:val="9"/>
    <w:semiHidden/>
    <w:unhideWhenUsed/>
    <w:qFormat/>
    <w:rsid w:val="00CD1F82"/>
    <w:pPr>
      <w:keepNext/>
      <w:keepLines/>
      <w:pBdr>
        <w:top w:val="nil"/>
        <w:left w:val="nil"/>
        <w:bottom w:val="nil"/>
        <w:right w:val="nil"/>
        <w:between w:val="nil"/>
      </w:pBdr>
      <w:spacing w:before="40" w:line="276" w:lineRule="auto"/>
      <w:outlineLvl w:val="6"/>
    </w:pPr>
    <w:rPr>
      <w:rFonts w:asciiTheme="majorHAnsi" w:eastAsiaTheme="majorEastAsia" w:hAnsiTheme="majorHAnsi" w:cstheme="majorBidi"/>
      <w:i/>
      <w:iCs/>
      <w:color w:val="243F60" w:themeColor="accent1" w:themeShade="7F"/>
      <w:sz w:val="22"/>
      <w:szCs w:val="22"/>
      <w:lang w:val="en"/>
    </w:rPr>
  </w:style>
  <w:style w:type="paragraph" w:styleId="Heading8">
    <w:name w:val="heading 8"/>
    <w:basedOn w:val="Normal"/>
    <w:next w:val="Normal"/>
    <w:link w:val="Heading8Char"/>
    <w:uiPriority w:val="9"/>
    <w:semiHidden/>
    <w:unhideWhenUsed/>
    <w:qFormat/>
    <w:rsid w:val="00CD1F82"/>
    <w:pPr>
      <w:keepNext/>
      <w:keepLines/>
      <w:pBdr>
        <w:top w:val="nil"/>
        <w:left w:val="nil"/>
        <w:bottom w:val="nil"/>
        <w:right w:val="nil"/>
        <w:between w:val="nil"/>
      </w:pBdr>
      <w:spacing w:before="40" w:line="276" w:lineRule="auto"/>
      <w:outlineLvl w:val="7"/>
    </w:pPr>
    <w:rPr>
      <w:rFonts w:asciiTheme="majorHAnsi" w:eastAsiaTheme="majorEastAsia" w:hAnsiTheme="majorHAnsi" w:cstheme="majorBidi"/>
      <w:color w:val="272727" w:themeColor="text1" w:themeTint="D8"/>
      <w:sz w:val="21"/>
      <w:szCs w:val="21"/>
      <w:lang w:val="en"/>
    </w:rPr>
  </w:style>
  <w:style w:type="paragraph" w:styleId="Heading9">
    <w:name w:val="heading 9"/>
    <w:basedOn w:val="Normal"/>
    <w:next w:val="Normal"/>
    <w:link w:val="Heading9Char"/>
    <w:uiPriority w:val="9"/>
    <w:semiHidden/>
    <w:unhideWhenUsed/>
    <w:qFormat/>
    <w:rsid w:val="00CD1F82"/>
    <w:pPr>
      <w:keepNext/>
      <w:keepLines/>
      <w:pBdr>
        <w:top w:val="nil"/>
        <w:left w:val="nil"/>
        <w:bottom w:val="nil"/>
        <w:right w:val="nil"/>
        <w:between w:val="nil"/>
      </w:pBdr>
      <w:spacing w:before="40" w:line="276" w:lineRule="auto"/>
      <w:outlineLvl w:val="8"/>
    </w:pPr>
    <w:rPr>
      <w:rFonts w:asciiTheme="majorHAnsi" w:eastAsiaTheme="majorEastAsia" w:hAnsiTheme="majorHAnsi" w:cstheme="majorBidi"/>
      <w:i/>
      <w:iCs/>
      <w:color w:val="272727" w:themeColor="text1" w:themeTint="D8"/>
      <w:sz w:val="21"/>
      <w:szCs w:val="21"/>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table" w:customStyle="1" w:styleId="1">
    <w:name w:val="1"/>
    <w:basedOn w:val="TableNormal"/>
    <w:pPr>
      <w:spacing w:line="240" w:lineRule="auto"/>
    </w:pPr>
    <w:tblPr>
      <w:tblStyleRowBandSize w:val="1"/>
      <w:tblStyleColBandSize w:val="1"/>
    </w:tblPr>
  </w:style>
  <w:style w:type="paragraph" w:styleId="ListParagraph">
    <w:name w:val="List Paragraph"/>
    <w:basedOn w:val="Normal"/>
    <w:uiPriority w:val="34"/>
    <w:qFormat/>
    <w:rsid w:val="004304DE"/>
    <w:pPr>
      <w:pBdr>
        <w:top w:val="nil"/>
        <w:left w:val="nil"/>
        <w:bottom w:val="nil"/>
        <w:right w:val="nil"/>
        <w:between w:val="nil"/>
      </w:pBdr>
      <w:spacing w:line="276" w:lineRule="auto"/>
      <w:ind w:left="720"/>
      <w:contextualSpacing/>
    </w:pPr>
    <w:rPr>
      <w:rFonts w:ascii="Arial" w:hAnsi="Arial" w:cs="Arial"/>
      <w:color w:val="000000"/>
      <w:sz w:val="22"/>
      <w:szCs w:val="22"/>
      <w:lang w:val="en"/>
    </w:r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spacing w:before="100" w:beforeAutospacing="1" w:after="100" w:afterAutospacing="1"/>
    </w:pPr>
    <w:rPr>
      <w:rFonts w:eastAsia="Times New Roman"/>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pBdr>
        <w:top w:val="nil"/>
        <w:left w:val="nil"/>
        <w:bottom w:val="nil"/>
        <w:right w:val="nil"/>
        <w:between w:val="nil"/>
      </w:pBdr>
      <w:tabs>
        <w:tab w:val="left" w:pos="1540"/>
        <w:tab w:val="right" w:leader="dot" w:pos="9395"/>
      </w:tabs>
      <w:spacing w:after="100" w:line="276" w:lineRule="auto"/>
    </w:pPr>
    <w:rPr>
      <w:rFonts w:ascii="Arial" w:hAnsi="Arial" w:cs="Arial"/>
      <w:color w:val="000000"/>
      <w:sz w:val="22"/>
      <w:szCs w:val="22"/>
      <w:lang w:val="en"/>
    </w:rPr>
  </w:style>
  <w:style w:type="paragraph" w:styleId="TOC2">
    <w:name w:val="toc 2"/>
    <w:basedOn w:val="Normal"/>
    <w:next w:val="Normal"/>
    <w:autoRedefine/>
    <w:uiPriority w:val="39"/>
    <w:unhideWhenUsed/>
    <w:rsid w:val="00A75886"/>
    <w:pPr>
      <w:pBdr>
        <w:top w:val="nil"/>
        <w:left w:val="nil"/>
        <w:bottom w:val="nil"/>
        <w:right w:val="nil"/>
        <w:between w:val="nil"/>
      </w:pBdr>
      <w:spacing w:after="100" w:line="276" w:lineRule="auto"/>
      <w:ind w:left="220"/>
    </w:pPr>
    <w:rPr>
      <w:rFonts w:ascii="Arial" w:hAnsi="Arial" w:cs="Arial"/>
      <w:color w:val="000000"/>
      <w:sz w:val="22"/>
      <w:szCs w:val="22"/>
      <w:lang w:val="en"/>
    </w:rPr>
  </w:style>
  <w:style w:type="paragraph" w:styleId="TOC3">
    <w:name w:val="toc 3"/>
    <w:basedOn w:val="Normal"/>
    <w:next w:val="Normal"/>
    <w:autoRedefine/>
    <w:uiPriority w:val="39"/>
    <w:unhideWhenUsed/>
    <w:rsid w:val="00A75886"/>
    <w:pPr>
      <w:pBdr>
        <w:top w:val="nil"/>
        <w:left w:val="nil"/>
        <w:bottom w:val="nil"/>
        <w:right w:val="nil"/>
        <w:between w:val="nil"/>
      </w:pBdr>
      <w:spacing w:after="100" w:line="276" w:lineRule="auto"/>
      <w:ind w:left="440"/>
    </w:pPr>
    <w:rPr>
      <w:rFonts w:ascii="Arial" w:hAnsi="Arial" w:cs="Arial"/>
      <w:color w:val="000000"/>
      <w:sz w:val="22"/>
      <w:szCs w:val="22"/>
      <w:lang w:val="en"/>
    </w:r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pBdr>
        <w:top w:val="nil"/>
        <w:left w:val="nil"/>
        <w:bottom w:val="nil"/>
        <w:right w:val="nil"/>
        <w:between w:val="nil"/>
      </w:pBdr>
      <w:spacing w:after="200"/>
    </w:pPr>
    <w:rPr>
      <w:rFonts w:ascii="Arial" w:hAnsi="Arial" w:cs="Arial"/>
      <w:i/>
      <w:iCs/>
      <w:color w:val="1F497D" w:themeColor="text2"/>
      <w:sz w:val="18"/>
      <w:szCs w:val="18"/>
      <w:lang w:val="en"/>
    </w:rPr>
  </w:style>
  <w:style w:type="paragraph" w:styleId="TableofFigures">
    <w:name w:val="table of figures"/>
    <w:basedOn w:val="Normal"/>
    <w:next w:val="Normal"/>
    <w:uiPriority w:val="99"/>
    <w:unhideWhenUsed/>
    <w:rsid w:val="00B43222"/>
    <w:pPr>
      <w:pBdr>
        <w:top w:val="nil"/>
        <w:left w:val="nil"/>
        <w:bottom w:val="nil"/>
        <w:right w:val="nil"/>
        <w:between w:val="nil"/>
      </w:pBdr>
      <w:spacing w:line="276" w:lineRule="auto"/>
    </w:pPr>
    <w:rPr>
      <w:rFonts w:ascii="Arial" w:hAnsi="Arial" w:cs="Arial"/>
      <w:color w:val="000000"/>
      <w:sz w:val="22"/>
      <w:szCs w:val="22"/>
      <w:lang w:val="en"/>
    </w:rPr>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pBdr>
        <w:top w:val="nil"/>
        <w:left w:val="nil"/>
        <w:bottom w:val="nil"/>
        <w:right w:val="nil"/>
        <w:between w:val="nil"/>
      </w:pBdr>
    </w:pPr>
    <w:rPr>
      <w:color w:val="000000"/>
      <w:lang w:val="en"/>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pBdr>
        <w:top w:val="nil"/>
        <w:left w:val="nil"/>
        <w:bottom w:val="nil"/>
        <w:right w:val="nil"/>
        <w:between w:val="nil"/>
      </w:pBdr>
    </w:pPr>
    <w:rPr>
      <w:rFonts w:ascii="Tahoma" w:hAnsi="Tahoma" w:cs="Tahoma"/>
      <w:color w:val="000000"/>
      <w:sz w:val="16"/>
      <w:szCs w:val="16"/>
      <w:lang w:val="en"/>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pPr>
      <w:pBdr>
        <w:top w:val="nil"/>
        <w:left w:val="nil"/>
        <w:bottom w:val="nil"/>
        <w:right w:val="nil"/>
        <w:between w:val="nil"/>
      </w:pBdr>
      <w:spacing w:line="276" w:lineRule="auto"/>
    </w:pPr>
    <w:rPr>
      <w:rFonts w:ascii="Arial" w:hAnsi="Arial" w:cs="Arial"/>
      <w:color w:val="000000"/>
      <w:sz w:val="22"/>
      <w:szCs w:val="22"/>
      <w:lang w:val="en"/>
    </w:rPr>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pBdr>
        <w:top w:val="nil"/>
        <w:left w:val="nil"/>
        <w:bottom w:val="nil"/>
        <w:right w:val="nil"/>
        <w:between w:val="nil"/>
      </w:pBdr>
    </w:pPr>
    <w:rPr>
      <w:rFonts w:ascii="Arial" w:hAnsi="Arial" w:cs="Arial"/>
      <w:color w:val="000000"/>
      <w:sz w:val="20"/>
      <w:szCs w:val="20"/>
      <w:lang w:val="en"/>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7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left w:val="nil"/>
        <w:bottom w:val="single" w:sz="4" w:space="10" w:color="4F81BD" w:themeColor="accent1"/>
        <w:right w:val="nil"/>
        <w:between w:val="nil"/>
      </w:pBdr>
      <w:spacing w:before="360" w:after="360" w:line="276" w:lineRule="auto"/>
      <w:ind w:left="864" w:right="864"/>
      <w:jc w:val="center"/>
    </w:pPr>
    <w:rPr>
      <w:rFonts w:ascii="Arial" w:hAnsi="Arial" w:cs="Arial"/>
      <w:i/>
      <w:iCs/>
      <w:color w:val="4F81BD" w:themeColor="accent1"/>
      <w:sz w:val="22"/>
      <w:szCs w:val="22"/>
      <w:lang w:val="en"/>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pBdr>
        <w:top w:val="nil"/>
        <w:left w:val="nil"/>
        <w:bottom w:val="nil"/>
        <w:right w:val="nil"/>
        <w:between w:val="nil"/>
      </w:pBdr>
      <w:spacing w:before="200" w:after="160" w:line="276" w:lineRule="auto"/>
      <w:ind w:left="864" w:right="864"/>
      <w:jc w:val="center"/>
    </w:pPr>
    <w:rPr>
      <w:rFonts w:ascii="Arial" w:hAnsi="Arial" w:cs="Arial"/>
      <w:i/>
      <w:iCs/>
      <w:color w:val="404040" w:themeColor="text1" w:themeTint="BF"/>
      <w:sz w:val="22"/>
      <w:szCs w:val="22"/>
      <w:lang w:val="en"/>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1790711">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003503">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0491014">
      <w:bodyDiv w:val="1"/>
      <w:marLeft w:val="0"/>
      <w:marRight w:val="0"/>
      <w:marTop w:val="0"/>
      <w:marBottom w:val="0"/>
      <w:divBdr>
        <w:top w:val="none" w:sz="0" w:space="0" w:color="auto"/>
        <w:left w:val="none" w:sz="0" w:space="0" w:color="auto"/>
        <w:bottom w:val="none" w:sz="0" w:space="0" w:color="auto"/>
        <w:right w:val="none" w:sz="0" w:space="0" w:color="auto"/>
      </w:divBdr>
    </w:div>
    <w:div w:id="424301075">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4022475">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14890785">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786195027">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72772788">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636009">
      <w:bodyDiv w:val="1"/>
      <w:marLeft w:val="0"/>
      <w:marRight w:val="0"/>
      <w:marTop w:val="0"/>
      <w:marBottom w:val="0"/>
      <w:divBdr>
        <w:top w:val="none" w:sz="0" w:space="0" w:color="auto"/>
        <w:left w:val="none" w:sz="0" w:space="0" w:color="auto"/>
        <w:bottom w:val="none" w:sz="0" w:space="0" w:color="auto"/>
        <w:right w:val="none" w:sz="0" w:space="0" w:color="auto"/>
      </w:divBdr>
    </w:div>
    <w:div w:id="933780384">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2186114">
      <w:bodyDiv w:val="1"/>
      <w:marLeft w:val="0"/>
      <w:marRight w:val="0"/>
      <w:marTop w:val="0"/>
      <w:marBottom w:val="0"/>
      <w:divBdr>
        <w:top w:val="none" w:sz="0" w:space="0" w:color="auto"/>
        <w:left w:val="none" w:sz="0" w:space="0" w:color="auto"/>
        <w:bottom w:val="none" w:sz="0" w:space="0" w:color="auto"/>
        <w:right w:val="none" w:sz="0" w:space="0" w:color="auto"/>
      </w:divBdr>
    </w:div>
    <w:div w:id="1196963344">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43487836">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69198716">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23662077">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45016033">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10606637">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02248305">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898199807">
      <w:bodyDiv w:val="1"/>
      <w:marLeft w:val="0"/>
      <w:marRight w:val="0"/>
      <w:marTop w:val="0"/>
      <w:marBottom w:val="0"/>
      <w:divBdr>
        <w:top w:val="none" w:sz="0" w:space="0" w:color="auto"/>
        <w:left w:val="none" w:sz="0" w:space="0" w:color="auto"/>
        <w:bottom w:val="none" w:sz="0" w:space="0" w:color="auto"/>
        <w:right w:val="none" w:sz="0" w:space="0" w:color="auto"/>
      </w:divBdr>
    </w:div>
    <w:div w:id="1903758913">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58173584">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 w:id="2145196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microsoft.com/office/2016/09/relationships/commentsIds" Target="commentsIds.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github.com/Loandt1/TestMuleESB.git"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11</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12</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14</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13</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10</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B663D346-6239-4EEB-850A-6F816527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70</Pages>
  <Words>16572</Words>
  <Characters>94464</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TOANNM</cp:lastModifiedBy>
  <cp:revision>490</cp:revision>
  <cp:lastPrinted>2018-05-18T16:37:00Z</cp:lastPrinted>
  <dcterms:created xsi:type="dcterms:W3CDTF">2018-05-15T06:46:00Z</dcterms:created>
  <dcterms:modified xsi:type="dcterms:W3CDTF">2018-05-19T07:06:00Z</dcterms:modified>
</cp:coreProperties>
</file>