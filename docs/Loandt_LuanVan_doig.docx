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292B0A2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73309936" w14:textId="77777777" w:rsidR="006F117B" w:rsidRPr="00C307BC" w:rsidRDefault="006F117B" w:rsidP="00A54A30">
      <w:pPr>
        <w:spacing w:line="288" w:lineRule="auto"/>
        <w:jc w:val="center"/>
        <w:rPr>
          <w:rFonts w:eastAsia="Times New Roman"/>
          <w:sz w:val="26"/>
          <w:szCs w:val="26"/>
        </w:rPr>
      </w:pPr>
    </w:p>
    <w:p w14:paraId="2A729BD0" w14:textId="77777777" w:rsidR="006F117B" w:rsidRPr="00C307BC" w:rsidRDefault="006F117B" w:rsidP="00A54A30">
      <w:pPr>
        <w:spacing w:line="288" w:lineRule="auto"/>
        <w:jc w:val="center"/>
        <w:rPr>
          <w:rFonts w:eastAsia="Times New Roman"/>
          <w:sz w:val="26"/>
          <w:szCs w:val="26"/>
        </w:rPr>
      </w:pPr>
    </w:p>
    <w:p w14:paraId="09D04352" w14:textId="77777777" w:rsidR="006F117B" w:rsidRPr="00C307BC" w:rsidRDefault="006F117B" w:rsidP="00A54A30">
      <w:pPr>
        <w:spacing w:line="288" w:lineRule="auto"/>
        <w:jc w:val="center"/>
        <w:rPr>
          <w:rFonts w:eastAsia="Times New Roman"/>
          <w:sz w:val="26"/>
          <w:szCs w:val="26"/>
        </w:rPr>
      </w:pPr>
    </w:p>
    <w:p w14:paraId="15B36294" w14:textId="77777777" w:rsidR="006F117B" w:rsidRPr="00C307BC" w:rsidRDefault="006F117B" w:rsidP="00A54A30">
      <w:pPr>
        <w:spacing w:line="288" w:lineRule="auto"/>
        <w:jc w:val="center"/>
        <w:rPr>
          <w:rFonts w:eastAsia="Times New Roman"/>
          <w:sz w:val="26"/>
          <w:szCs w:val="26"/>
        </w:rPr>
      </w:pPr>
    </w:p>
    <w:p w14:paraId="1DD98DAD" w14:textId="77777777" w:rsidR="006F117B" w:rsidRPr="00C307BC" w:rsidRDefault="006F117B" w:rsidP="00A54A30">
      <w:pPr>
        <w:spacing w:line="288" w:lineRule="auto"/>
        <w:jc w:val="center"/>
        <w:rPr>
          <w:rFonts w:eastAsia="Times New Roman"/>
          <w:sz w:val="26"/>
          <w:szCs w:val="26"/>
        </w:rPr>
      </w:pPr>
    </w:p>
    <w:p w14:paraId="3E1CEB62"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767ED7A7" w14:textId="77777777" w:rsidR="006F117B" w:rsidRPr="00C307BC" w:rsidRDefault="006F117B" w:rsidP="00A54A30">
      <w:pPr>
        <w:spacing w:line="288" w:lineRule="auto"/>
        <w:jc w:val="center"/>
        <w:rPr>
          <w:rFonts w:eastAsia="Times New Roman"/>
          <w:sz w:val="26"/>
          <w:szCs w:val="26"/>
        </w:rPr>
      </w:pPr>
    </w:p>
    <w:p w14:paraId="7B2425B0" w14:textId="77777777" w:rsidR="006F117B" w:rsidRPr="00C307BC" w:rsidRDefault="006F117B" w:rsidP="00A54A30">
      <w:pPr>
        <w:spacing w:line="288" w:lineRule="auto"/>
        <w:jc w:val="center"/>
        <w:rPr>
          <w:rFonts w:eastAsia="Times New Roman"/>
          <w:sz w:val="26"/>
          <w:szCs w:val="26"/>
        </w:rPr>
      </w:pPr>
    </w:p>
    <w:p w14:paraId="34C6D33D" w14:textId="77777777" w:rsidR="006F117B" w:rsidRPr="00C307BC" w:rsidRDefault="006F117B" w:rsidP="00A54A30">
      <w:pPr>
        <w:spacing w:line="288" w:lineRule="auto"/>
        <w:jc w:val="center"/>
        <w:rPr>
          <w:rFonts w:eastAsia="Times New Roman"/>
          <w:sz w:val="26"/>
          <w:szCs w:val="26"/>
        </w:rPr>
      </w:pPr>
    </w:p>
    <w:p w14:paraId="4AA2A034" w14:textId="77777777" w:rsidR="006F117B" w:rsidRPr="00C307BC" w:rsidRDefault="006F117B" w:rsidP="00A54A30">
      <w:pPr>
        <w:spacing w:line="288" w:lineRule="auto"/>
        <w:jc w:val="center"/>
        <w:rPr>
          <w:rFonts w:eastAsia="Times New Roman"/>
          <w:sz w:val="26"/>
          <w:szCs w:val="26"/>
        </w:rPr>
      </w:pPr>
    </w:p>
    <w:p w14:paraId="5BE8CAF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082E67A0" w14:textId="77777777" w:rsidR="006F117B" w:rsidRPr="00C307BC" w:rsidRDefault="006F117B" w:rsidP="00A54A30">
      <w:pPr>
        <w:spacing w:line="288" w:lineRule="auto"/>
        <w:jc w:val="center"/>
        <w:rPr>
          <w:rFonts w:eastAsia="Times New Roman"/>
          <w:sz w:val="26"/>
          <w:szCs w:val="26"/>
        </w:rPr>
      </w:pPr>
    </w:p>
    <w:p w14:paraId="774A2C14" w14:textId="77777777" w:rsidR="006F117B" w:rsidRPr="00C307BC" w:rsidRDefault="006F117B" w:rsidP="00A54A30">
      <w:pPr>
        <w:spacing w:line="288" w:lineRule="auto"/>
        <w:jc w:val="center"/>
        <w:rPr>
          <w:rFonts w:eastAsia="Times New Roman"/>
          <w:sz w:val="26"/>
          <w:szCs w:val="26"/>
        </w:rPr>
      </w:pPr>
    </w:p>
    <w:p w14:paraId="7389FBFD"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0F951B83" w14:textId="77777777" w:rsidR="006F117B" w:rsidRPr="00C307BC" w:rsidRDefault="006F117B" w:rsidP="00A54A30">
      <w:pPr>
        <w:spacing w:line="288" w:lineRule="auto"/>
        <w:jc w:val="center"/>
        <w:rPr>
          <w:rFonts w:eastAsia="Times New Roman"/>
          <w:sz w:val="26"/>
          <w:szCs w:val="26"/>
        </w:rPr>
      </w:pPr>
    </w:p>
    <w:p w14:paraId="664D3B24" w14:textId="77777777" w:rsidR="006F117B" w:rsidRPr="00C307BC" w:rsidRDefault="006F117B" w:rsidP="00A54A30">
      <w:pPr>
        <w:spacing w:line="288" w:lineRule="auto"/>
        <w:rPr>
          <w:rFonts w:eastAsia="Times New Roman"/>
          <w:sz w:val="26"/>
          <w:szCs w:val="26"/>
        </w:rPr>
      </w:pPr>
    </w:p>
    <w:p w14:paraId="3BE2CA04" w14:textId="77777777" w:rsidR="006F117B" w:rsidRPr="00C307BC" w:rsidRDefault="006F117B" w:rsidP="00A54A30">
      <w:pPr>
        <w:spacing w:line="288" w:lineRule="auto"/>
        <w:jc w:val="center"/>
        <w:rPr>
          <w:rFonts w:eastAsia="Times New Roman"/>
          <w:sz w:val="26"/>
          <w:szCs w:val="26"/>
        </w:rPr>
      </w:pPr>
    </w:p>
    <w:p w14:paraId="066CD18D"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NGÀNH CÔNG NGHỆ THÔNG TIN</w:t>
      </w:r>
    </w:p>
    <w:p w14:paraId="17AFB663" w14:textId="77777777" w:rsidR="006F117B" w:rsidRPr="00C307BC" w:rsidRDefault="006F117B" w:rsidP="00A54A30">
      <w:pPr>
        <w:spacing w:line="288" w:lineRule="auto"/>
        <w:jc w:val="center"/>
        <w:rPr>
          <w:sz w:val="26"/>
          <w:szCs w:val="26"/>
        </w:rPr>
      </w:pPr>
    </w:p>
    <w:p w14:paraId="4AF4B53A" w14:textId="77777777" w:rsidR="006F117B" w:rsidRPr="00C307BC" w:rsidRDefault="006F117B" w:rsidP="00A54A30">
      <w:pPr>
        <w:spacing w:line="288" w:lineRule="auto"/>
        <w:jc w:val="center"/>
        <w:rPr>
          <w:sz w:val="26"/>
          <w:szCs w:val="26"/>
        </w:rPr>
      </w:pPr>
    </w:p>
    <w:p w14:paraId="28D953EE" w14:textId="77777777" w:rsidR="006F117B" w:rsidRPr="00C307BC" w:rsidRDefault="006F117B" w:rsidP="00A54A30">
      <w:pPr>
        <w:spacing w:line="288" w:lineRule="auto"/>
        <w:jc w:val="center"/>
        <w:rPr>
          <w:sz w:val="26"/>
          <w:szCs w:val="26"/>
        </w:rPr>
      </w:pPr>
    </w:p>
    <w:p w14:paraId="34758D7B" w14:textId="77777777" w:rsidR="006F117B" w:rsidRPr="00C307BC" w:rsidRDefault="006F117B" w:rsidP="00A54A30">
      <w:pPr>
        <w:spacing w:line="288" w:lineRule="auto"/>
        <w:rPr>
          <w:sz w:val="26"/>
          <w:szCs w:val="26"/>
        </w:rPr>
      </w:pPr>
    </w:p>
    <w:p w14:paraId="1CC16E1E" w14:textId="77777777" w:rsidR="006F117B" w:rsidRPr="00C307BC" w:rsidRDefault="006F117B" w:rsidP="00A54A30">
      <w:pPr>
        <w:spacing w:line="288" w:lineRule="auto"/>
        <w:jc w:val="center"/>
        <w:rPr>
          <w:sz w:val="26"/>
          <w:szCs w:val="26"/>
        </w:rPr>
      </w:pPr>
    </w:p>
    <w:p w14:paraId="43AA44D9" w14:textId="77777777" w:rsidR="006F117B" w:rsidRPr="00C307BC" w:rsidRDefault="006F117B" w:rsidP="00A54A30">
      <w:pPr>
        <w:spacing w:line="288" w:lineRule="auto"/>
        <w:jc w:val="center"/>
        <w:rPr>
          <w:sz w:val="26"/>
          <w:szCs w:val="26"/>
        </w:rPr>
      </w:pPr>
    </w:p>
    <w:p w14:paraId="76200B66" w14:textId="77777777" w:rsidR="006F117B" w:rsidRPr="00C307BC" w:rsidRDefault="006F117B" w:rsidP="00A54A30">
      <w:pPr>
        <w:spacing w:line="288" w:lineRule="auto"/>
        <w:jc w:val="center"/>
        <w:rPr>
          <w:sz w:val="26"/>
          <w:szCs w:val="26"/>
        </w:rPr>
      </w:pPr>
    </w:p>
    <w:p w14:paraId="46624EB3" w14:textId="77777777" w:rsidR="006F117B" w:rsidRPr="00C307BC" w:rsidRDefault="006F117B" w:rsidP="00A54A30">
      <w:pPr>
        <w:spacing w:line="288" w:lineRule="auto"/>
        <w:jc w:val="center"/>
        <w:rPr>
          <w:sz w:val="26"/>
          <w:szCs w:val="26"/>
        </w:rPr>
      </w:pPr>
    </w:p>
    <w:p w14:paraId="6F68C3CB" w14:textId="77777777" w:rsidR="00192FD6" w:rsidRPr="00C307BC" w:rsidRDefault="00192FD6" w:rsidP="00A54A30">
      <w:pPr>
        <w:spacing w:line="288" w:lineRule="auto"/>
        <w:jc w:val="center"/>
        <w:rPr>
          <w:sz w:val="26"/>
          <w:szCs w:val="26"/>
        </w:rPr>
      </w:pPr>
    </w:p>
    <w:p w14:paraId="212C22CE" w14:textId="77777777" w:rsidR="00192FD6" w:rsidRPr="00C307BC" w:rsidRDefault="00192FD6" w:rsidP="00A54A30">
      <w:pPr>
        <w:spacing w:line="288" w:lineRule="auto"/>
        <w:jc w:val="center"/>
        <w:rPr>
          <w:sz w:val="26"/>
          <w:szCs w:val="26"/>
        </w:rPr>
      </w:pPr>
    </w:p>
    <w:p w14:paraId="35400D95" w14:textId="77777777" w:rsidR="00192FD6" w:rsidRPr="00C307BC" w:rsidRDefault="00192FD6" w:rsidP="00A54A30">
      <w:pPr>
        <w:spacing w:line="288" w:lineRule="auto"/>
        <w:jc w:val="center"/>
        <w:rPr>
          <w:sz w:val="26"/>
          <w:szCs w:val="26"/>
        </w:rPr>
      </w:pPr>
    </w:p>
    <w:p w14:paraId="4472129A" w14:textId="77777777" w:rsidR="006F117B" w:rsidRPr="00C307BC" w:rsidRDefault="006F117B" w:rsidP="00A54A30">
      <w:pPr>
        <w:spacing w:line="288" w:lineRule="auto"/>
        <w:jc w:val="center"/>
        <w:rPr>
          <w:sz w:val="26"/>
          <w:szCs w:val="26"/>
        </w:rPr>
      </w:pPr>
    </w:p>
    <w:p w14:paraId="67407529" w14:textId="77777777" w:rsidR="006F117B" w:rsidRDefault="006F117B" w:rsidP="00A54A30">
      <w:pPr>
        <w:spacing w:line="288" w:lineRule="auto"/>
        <w:jc w:val="center"/>
        <w:rPr>
          <w:ins w:id="3" w:author="Nguyen Toan" w:date="2018-05-19T17:35:00Z"/>
          <w:sz w:val="26"/>
          <w:szCs w:val="26"/>
        </w:rPr>
      </w:pPr>
    </w:p>
    <w:p w14:paraId="43DDFA70" w14:textId="77777777" w:rsidR="00DD5969" w:rsidRPr="00C307BC" w:rsidRDefault="00DD5969" w:rsidP="00A54A30">
      <w:pPr>
        <w:spacing w:line="288" w:lineRule="auto"/>
        <w:jc w:val="center"/>
        <w:rPr>
          <w:sz w:val="26"/>
          <w:szCs w:val="26"/>
        </w:rPr>
      </w:pPr>
    </w:p>
    <w:p w14:paraId="442B6CD2" w14:textId="40909935" w:rsidR="00842B5F" w:rsidRPr="00C307BC" w:rsidRDefault="00994B39" w:rsidP="00071A6D">
      <w:pPr>
        <w:spacing w:line="288" w:lineRule="auto"/>
        <w:jc w:val="center"/>
        <w:rPr>
          <w:rFonts w:eastAsia="Times New Roman"/>
          <w:b/>
          <w:sz w:val="26"/>
          <w:szCs w:val="26"/>
        </w:rPr>
      </w:pPr>
      <w:r w:rsidRPr="00C307BC">
        <w:rPr>
          <w:rFonts w:eastAsia="Times New Roman"/>
          <w:b/>
          <w:sz w:val="26"/>
          <w:szCs w:val="26"/>
        </w:rPr>
        <w:t>Hà Nội – 2018</w:t>
      </w:r>
    </w:p>
    <w:p w14:paraId="6A4F76A7" w14:textId="00DB523D" w:rsidR="00E46B43" w:rsidRDefault="00E46B43" w:rsidP="00A54A30">
      <w:pPr>
        <w:spacing w:line="288" w:lineRule="auto"/>
        <w:jc w:val="center"/>
        <w:rPr>
          <w:ins w:id="4" w:author="Nguyen Toan" w:date="2018-05-19T17:35:00Z"/>
          <w:sz w:val="26"/>
          <w:szCs w:val="26"/>
        </w:rPr>
      </w:pPr>
      <w:ins w:id="5" w:author="Nguyen Toan" w:date="2018-05-19T17:35:00Z">
        <w:r>
          <w:rPr>
            <w:sz w:val="26"/>
            <w:szCs w:val="26"/>
          </w:rPr>
          <w:br w:type="page"/>
        </w:r>
      </w:ins>
    </w:p>
    <w:p w14:paraId="78EEA827" w14:textId="77777777" w:rsidR="006F117B" w:rsidRPr="00C307BC" w:rsidRDefault="006F117B" w:rsidP="00A54A30">
      <w:pPr>
        <w:spacing w:line="288" w:lineRule="auto"/>
        <w:jc w:val="center"/>
        <w:rPr>
          <w:sz w:val="26"/>
          <w:szCs w:val="26"/>
        </w:rPr>
      </w:pPr>
    </w:p>
    <w:p w14:paraId="38388485"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6B40A36D"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eastAsia="Times New Roman"/>
          <w:sz w:val="26"/>
          <w:szCs w:val="26"/>
        </w:rPr>
      </w:pPr>
    </w:p>
    <w:p w14:paraId="3608C578" w14:textId="77777777" w:rsidR="006F117B" w:rsidRPr="00C307BC" w:rsidRDefault="006F117B" w:rsidP="00A54A30">
      <w:pPr>
        <w:spacing w:line="288" w:lineRule="auto"/>
        <w:jc w:val="center"/>
        <w:rPr>
          <w:rFonts w:eastAsia="Times New Roman"/>
          <w:sz w:val="26"/>
          <w:szCs w:val="26"/>
        </w:rPr>
      </w:pPr>
    </w:p>
    <w:p w14:paraId="098C6397" w14:textId="77777777" w:rsidR="006F117B" w:rsidRPr="00C307BC" w:rsidRDefault="006F117B" w:rsidP="00A54A30">
      <w:pPr>
        <w:spacing w:line="288" w:lineRule="auto"/>
        <w:jc w:val="center"/>
        <w:rPr>
          <w:rFonts w:eastAsia="Times New Roman"/>
          <w:sz w:val="26"/>
          <w:szCs w:val="26"/>
        </w:rPr>
      </w:pPr>
    </w:p>
    <w:p w14:paraId="69D546E9" w14:textId="77777777" w:rsidR="006F117B" w:rsidRPr="00C307BC" w:rsidRDefault="006F117B" w:rsidP="00A54A30">
      <w:pPr>
        <w:spacing w:line="288" w:lineRule="auto"/>
        <w:jc w:val="center"/>
        <w:rPr>
          <w:rFonts w:eastAsia="Times New Roman"/>
          <w:sz w:val="26"/>
          <w:szCs w:val="26"/>
        </w:rPr>
      </w:pPr>
    </w:p>
    <w:p w14:paraId="360E352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5A1B0C10" w14:textId="77777777" w:rsidR="006F117B" w:rsidRPr="00C307BC" w:rsidRDefault="006F117B" w:rsidP="00A54A30">
      <w:pPr>
        <w:spacing w:line="288" w:lineRule="auto"/>
        <w:jc w:val="center"/>
        <w:rPr>
          <w:rFonts w:eastAsia="Times New Roman"/>
          <w:sz w:val="26"/>
          <w:szCs w:val="26"/>
        </w:rPr>
      </w:pPr>
    </w:p>
    <w:p w14:paraId="5AAAA04C" w14:textId="77777777" w:rsidR="006F117B" w:rsidRPr="00C307BC" w:rsidRDefault="006F117B" w:rsidP="00A54A30">
      <w:pPr>
        <w:spacing w:line="288" w:lineRule="auto"/>
        <w:jc w:val="center"/>
        <w:rPr>
          <w:rFonts w:eastAsia="Times New Roman"/>
          <w:sz w:val="26"/>
          <w:szCs w:val="26"/>
        </w:rPr>
      </w:pPr>
    </w:p>
    <w:p w14:paraId="5ED45F52" w14:textId="77777777" w:rsidR="006F117B" w:rsidRPr="00C307BC" w:rsidRDefault="006F117B" w:rsidP="00A54A30">
      <w:pPr>
        <w:spacing w:line="288" w:lineRule="auto"/>
        <w:jc w:val="center"/>
        <w:rPr>
          <w:rFonts w:eastAsia="Times New Roman"/>
          <w:sz w:val="26"/>
          <w:szCs w:val="26"/>
        </w:rPr>
      </w:pPr>
    </w:p>
    <w:p w14:paraId="1459B338" w14:textId="77777777" w:rsidR="006F117B" w:rsidRPr="00C307BC" w:rsidRDefault="006F117B" w:rsidP="00A54A30">
      <w:pPr>
        <w:spacing w:line="288" w:lineRule="auto"/>
        <w:jc w:val="center"/>
        <w:rPr>
          <w:rFonts w:eastAsia="Times New Roman"/>
          <w:sz w:val="26"/>
          <w:szCs w:val="26"/>
        </w:rPr>
      </w:pPr>
    </w:p>
    <w:p w14:paraId="503D2A6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52E2E6CF" w14:textId="77777777" w:rsidR="006F117B" w:rsidRPr="00C307BC" w:rsidRDefault="006F117B" w:rsidP="00A54A30">
      <w:pPr>
        <w:spacing w:line="288" w:lineRule="auto"/>
        <w:jc w:val="center"/>
        <w:rPr>
          <w:rFonts w:eastAsia="Times New Roman"/>
          <w:sz w:val="26"/>
          <w:szCs w:val="26"/>
        </w:rPr>
      </w:pPr>
    </w:p>
    <w:p w14:paraId="65BD7521"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Ngành: Công nghệ thông tin</w:t>
      </w:r>
    </w:p>
    <w:p w14:paraId="30435C57"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Chuyên ngành: Kỹ thuật phần mềm</w:t>
      </w:r>
    </w:p>
    <w:p w14:paraId="233A37EB" w14:textId="531E2E4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Mã số:</w:t>
      </w:r>
      <w:r w:rsidR="00255D25" w:rsidRPr="00C307BC">
        <w:rPr>
          <w:sz w:val="26"/>
          <w:szCs w:val="26"/>
        </w:rPr>
        <w:t xml:space="preserve"> </w:t>
      </w:r>
      <w:r w:rsidR="00255D25" w:rsidRPr="00C307BC">
        <w:rPr>
          <w:rFonts w:eastAsia="Times New Roman"/>
          <w:sz w:val="26"/>
          <w:szCs w:val="26"/>
        </w:rPr>
        <w:t>60480103</w:t>
      </w:r>
    </w:p>
    <w:p w14:paraId="0B8002B3"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48F435B7" w14:textId="77777777" w:rsidR="006F117B" w:rsidRPr="00C307BC" w:rsidRDefault="006F117B" w:rsidP="00A54A30">
      <w:pPr>
        <w:spacing w:line="288" w:lineRule="auto"/>
        <w:jc w:val="center"/>
        <w:rPr>
          <w:rFonts w:eastAsia="Times New Roman"/>
          <w:sz w:val="26"/>
          <w:szCs w:val="26"/>
        </w:rPr>
      </w:pPr>
    </w:p>
    <w:p w14:paraId="5BBD7928" w14:textId="77777777" w:rsidR="006F117B" w:rsidRPr="00C307BC" w:rsidRDefault="006F117B" w:rsidP="00A54A30">
      <w:pPr>
        <w:spacing w:line="288" w:lineRule="auto"/>
        <w:jc w:val="center"/>
        <w:rPr>
          <w:rFonts w:eastAsia="Times New Roman"/>
          <w:sz w:val="26"/>
          <w:szCs w:val="26"/>
        </w:rPr>
      </w:pPr>
    </w:p>
    <w:p w14:paraId="0EDDDEE8" w14:textId="77777777" w:rsidR="006F117B" w:rsidRPr="00C307BC" w:rsidRDefault="006F117B" w:rsidP="00A54A30">
      <w:pPr>
        <w:spacing w:line="288" w:lineRule="auto"/>
        <w:jc w:val="center"/>
        <w:rPr>
          <w:rFonts w:eastAsia="Times New Roman"/>
          <w:sz w:val="26"/>
          <w:szCs w:val="26"/>
        </w:rPr>
      </w:pPr>
    </w:p>
    <w:p w14:paraId="70BD28EB" w14:textId="77777777" w:rsidR="006F117B" w:rsidRPr="00C307BC" w:rsidRDefault="006F117B" w:rsidP="00A54A30">
      <w:pPr>
        <w:spacing w:line="288" w:lineRule="auto"/>
        <w:jc w:val="center"/>
        <w:rPr>
          <w:rFonts w:eastAsia="Times New Roman"/>
          <w:sz w:val="26"/>
          <w:szCs w:val="26"/>
        </w:rPr>
      </w:pPr>
    </w:p>
    <w:p w14:paraId="23D7B9E2"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Người hướng dẫn khoa học:</w:t>
      </w:r>
      <w:r w:rsidRPr="00C307BC">
        <w:rPr>
          <w:sz w:val="26"/>
          <w:szCs w:val="26"/>
        </w:rPr>
        <w:t xml:space="preserve">  </w:t>
      </w:r>
      <w:r w:rsidRPr="00C307BC">
        <w:rPr>
          <w:rFonts w:eastAsia="Times New Roman"/>
          <w:b/>
          <w:sz w:val="26"/>
          <w:szCs w:val="26"/>
        </w:rPr>
        <w:t>TS. VÕ ĐÌNH HIẾU</w:t>
      </w:r>
    </w:p>
    <w:p w14:paraId="5371EE79" w14:textId="77777777" w:rsidR="006F117B" w:rsidRPr="00C307BC" w:rsidRDefault="006F117B" w:rsidP="00A54A30">
      <w:pPr>
        <w:spacing w:line="288" w:lineRule="auto"/>
        <w:jc w:val="center"/>
        <w:rPr>
          <w:sz w:val="26"/>
          <w:szCs w:val="26"/>
        </w:rPr>
      </w:pPr>
    </w:p>
    <w:p w14:paraId="54D66BF3" w14:textId="77777777" w:rsidR="006F117B" w:rsidRPr="00C307BC" w:rsidRDefault="006F117B" w:rsidP="00A54A30">
      <w:pPr>
        <w:spacing w:line="288" w:lineRule="auto"/>
        <w:jc w:val="center"/>
        <w:rPr>
          <w:sz w:val="26"/>
          <w:szCs w:val="26"/>
        </w:rPr>
      </w:pPr>
    </w:p>
    <w:p w14:paraId="40F83ADE" w14:textId="77777777" w:rsidR="006F117B" w:rsidRPr="00C307BC" w:rsidRDefault="006F117B" w:rsidP="00A54A30">
      <w:pPr>
        <w:spacing w:line="288" w:lineRule="auto"/>
        <w:jc w:val="center"/>
        <w:rPr>
          <w:sz w:val="26"/>
          <w:szCs w:val="26"/>
        </w:rPr>
      </w:pPr>
    </w:p>
    <w:p w14:paraId="0DF73E94" w14:textId="77777777" w:rsidR="006F117B" w:rsidRPr="00C307BC" w:rsidRDefault="006F117B" w:rsidP="00A54A30">
      <w:pPr>
        <w:spacing w:line="288" w:lineRule="auto"/>
        <w:jc w:val="center"/>
        <w:rPr>
          <w:sz w:val="26"/>
          <w:szCs w:val="26"/>
        </w:rPr>
      </w:pPr>
    </w:p>
    <w:p w14:paraId="612864C4" w14:textId="77777777" w:rsidR="006F117B" w:rsidRPr="00C307BC" w:rsidRDefault="006F117B" w:rsidP="00A54A30">
      <w:pPr>
        <w:spacing w:line="288" w:lineRule="auto"/>
        <w:jc w:val="center"/>
        <w:rPr>
          <w:sz w:val="26"/>
          <w:szCs w:val="26"/>
        </w:rPr>
      </w:pPr>
    </w:p>
    <w:p w14:paraId="65AEAB76" w14:textId="77777777" w:rsidR="006F117B" w:rsidRPr="00C307BC" w:rsidRDefault="006F117B" w:rsidP="00A54A30">
      <w:pPr>
        <w:spacing w:line="288" w:lineRule="auto"/>
        <w:jc w:val="center"/>
        <w:rPr>
          <w:sz w:val="26"/>
          <w:szCs w:val="26"/>
        </w:rPr>
      </w:pPr>
    </w:p>
    <w:p w14:paraId="78F4BC29" w14:textId="77777777" w:rsidR="006F117B" w:rsidRDefault="006F117B" w:rsidP="00A54A30">
      <w:pPr>
        <w:spacing w:line="288" w:lineRule="auto"/>
        <w:jc w:val="center"/>
        <w:rPr>
          <w:ins w:id="6" w:author="Nguyen Toan" w:date="2018-05-19T17:35:00Z"/>
          <w:sz w:val="26"/>
          <w:szCs w:val="26"/>
        </w:rPr>
      </w:pPr>
    </w:p>
    <w:p w14:paraId="304CAB75" w14:textId="77777777" w:rsidR="00C33147" w:rsidRDefault="00C33147" w:rsidP="00A54A30">
      <w:pPr>
        <w:spacing w:line="288" w:lineRule="auto"/>
        <w:jc w:val="center"/>
        <w:rPr>
          <w:ins w:id="7" w:author="Nguyen Toan" w:date="2018-05-19T17:35:00Z"/>
          <w:sz w:val="26"/>
          <w:szCs w:val="26"/>
        </w:rPr>
      </w:pPr>
    </w:p>
    <w:p w14:paraId="085A77FB" w14:textId="77777777" w:rsidR="00C33147" w:rsidRDefault="00C33147" w:rsidP="00A54A30">
      <w:pPr>
        <w:spacing w:line="288" w:lineRule="auto"/>
        <w:jc w:val="center"/>
        <w:rPr>
          <w:ins w:id="8" w:author="Nguyen Toan" w:date="2018-05-19T17:35:00Z"/>
          <w:sz w:val="26"/>
          <w:szCs w:val="26"/>
        </w:rPr>
      </w:pPr>
    </w:p>
    <w:p w14:paraId="16A85EA3" w14:textId="77777777" w:rsidR="00C33147" w:rsidRPr="00C307BC" w:rsidRDefault="00C33147" w:rsidP="00A54A30">
      <w:pPr>
        <w:spacing w:line="288" w:lineRule="auto"/>
        <w:jc w:val="center"/>
        <w:rPr>
          <w:sz w:val="26"/>
          <w:szCs w:val="26"/>
        </w:rPr>
      </w:pPr>
    </w:p>
    <w:p w14:paraId="5FE3591E"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Hà Nội - 2018</w:t>
      </w:r>
    </w:p>
    <w:p w14:paraId="2FDEC737" w14:textId="77777777" w:rsidR="006F117B" w:rsidRPr="00C307BC" w:rsidRDefault="00994B39" w:rsidP="00A54A30">
      <w:pPr>
        <w:widowControl w:val="0"/>
        <w:spacing w:line="288" w:lineRule="auto"/>
        <w:rPr>
          <w:rFonts w:eastAsia="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sz w:val="26"/>
          <w:szCs w:val="26"/>
        </w:rPr>
        <w:br w:type="page"/>
      </w:r>
    </w:p>
    <w:p w14:paraId="7E94D9CB" w14:textId="177EB007" w:rsidR="006F117B" w:rsidRPr="00C307BC" w:rsidRDefault="006F117B" w:rsidP="00A54A30">
      <w:pPr>
        <w:spacing w:line="288" w:lineRule="auto"/>
        <w:rPr>
          <w:rFonts w:eastAsia="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9" w:name="_Toc514450042"/>
      <w:r w:rsidRPr="00C307BC">
        <w:rPr>
          <w:rFonts w:ascii="Times New Roman" w:eastAsia="Times New Roman" w:hAnsi="Times New Roman" w:cs="Times New Roman"/>
          <w:b/>
          <w:sz w:val="26"/>
          <w:szCs w:val="26"/>
        </w:rPr>
        <w:t>LỜI CAM ĐOAN</w:t>
      </w:r>
      <w:bookmarkEnd w:id="9"/>
    </w:p>
    <w:p w14:paraId="1A59B71D" w14:textId="4E4EE59E"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 xml:space="preserve">Tôi xin cam đoan luận văn được hoàn thành trên cơ sở nghiên cứu, tổng hợp và thực nghiệm về bài toán phát triển và kiểm thử hệ thống </w:t>
      </w:r>
      <w:r w:rsidR="00772B4B">
        <w:rPr>
          <w:rFonts w:eastAsia="Times New Roman"/>
          <w:sz w:val="26"/>
          <w:szCs w:val="26"/>
        </w:rPr>
        <w:t>hướng dịch vụ</w:t>
      </w:r>
      <w:r w:rsidR="00D80239" w:rsidRPr="00C307BC">
        <w:rPr>
          <w:rFonts w:eastAsia="Times New Roman"/>
          <w:sz w:val="26"/>
          <w:szCs w:val="26"/>
        </w:rPr>
        <w:t xml:space="preserve"> </w:t>
      </w:r>
      <w:r w:rsidRPr="00C307BC">
        <w:rPr>
          <w:rFonts w:eastAsia="Times New Roman"/>
          <w:sz w:val="26"/>
          <w:szCs w:val="26"/>
        </w:rPr>
        <w:t>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sz w:val="26"/>
          <w:szCs w:val="26"/>
        </w:rPr>
      </w:pPr>
      <w:r w:rsidRPr="00C307BC">
        <w:rPr>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10" w:name="_Toc514450043"/>
      <w:r w:rsidRPr="00C307BC">
        <w:rPr>
          <w:rFonts w:ascii="Times New Roman" w:eastAsia="Times New Roman" w:hAnsi="Times New Roman" w:cs="Times New Roman"/>
          <w:b/>
          <w:sz w:val="26"/>
          <w:szCs w:val="26"/>
        </w:rPr>
        <w:lastRenderedPageBreak/>
        <w:t>LỜI CẢM ƠN</w:t>
      </w:r>
      <w:bookmarkEnd w:id="10"/>
    </w:p>
    <w:p w14:paraId="635AC288" w14:textId="77777777" w:rsidR="003E02C1" w:rsidRPr="00C307BC" w:rsidRDefault="003E02C1" w:rsidP="003E02C1">
      <w:pPr>
        <w:spacing w:line="288" w:lineRule="auto"/>
        <w:ind w:firstLine="720"/>
        <w:rPr>
          <w:rFonts w:eastAsia="Times New Roman"/>
          <w:b/>
          <w:sz w:val="26"/>
          <w:szCs w:val="26"/>
        </w:rPr>
      </w:pPr>
    </w:p>
    <w:p w14:paraId="2BE5D504" w14:textId="77777777"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Tôi xin chân thành cảm ơn sự dạy bảo, giúp đỡ, tạo điều kiện của các thầy, cô  trường Đại học Công nghệ, Đại học Quốc gia Hà N</w:t>
      </w:r>
      <w:r w:rsidR="00B5338C" w:rsidRPr="00C307BC">
        <w:rPr>
          <w:rFonts w:eastAsia="Times New Roman"/>
          <w:sz w:val="26"/>
          <w:szCs w:val="26"/>
        </w:rPr>
        <w:t>ộ</w:t>
      </w:r>
      <w:r w:rsidR="00E06E3F" w:rsidRPr="00C307BC">
        <w:rPr>
          <w:rFonts w:eastAsia="Times New Roman"/>
          <w:sz w:val="26"/>
          <w:szCs w:val="26"/>
        </w:rPr>
        <w:t xml:space="preserve">i trong </w:t>
      </w:r>
      <w:r w:rsidRPr="00C307BC">
        <w:rPr>
          <w:rFonts w:eastAsia="Times New Roman"/>
          <w:sz w:val="26"/>
          <w:szCs w:val="26"/>
        </w:rPr>
        <w:t>suốt quá trình tôi học tập tại trường.</w:t>
      </w:r>
    </w:p>
    <w:p w14:paraId="7D9FBFFA" w14:textId="5574B382"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Cuối cùng, tôi xin gửi lời cảm ơn chân thành tới gia đình, bạn bè, đồng nghiệp - những người luôn ở bên tôi trong lúc khó khăn, động viên, khuyến khích tôi trong cuộc sống và công việc.</w:t>
      </w:r>
    </w:p>
    <w:p w14:paraId="7494D3CD" w14:textId="77777777" w:rsidR="003E02C1" w:rsidRPr="00C307BC" w:rsidRDefault="003E02C1" w:rsidP="003E02C1">
      <w:pPr>
        <w:spacing w:line="288" w:lineRule="auto"/>
        <w:ind w:firstLine="720"/>
        <w:jc w:val="both"/>
        <w:rPr>
          <w:rFonts w:eastAsia="Times New Roman"/>
          <w:sz w:val="26"/>
          <w:szCs w:val="26"/>
        </w:rPr>
      </w:pPr>
      <w:r w:rsidRPr="00C307BC">
        <w:rPr>
          <w:rFonts w:eastAsia="Times New Roman"/>
          <w:sz w:val="26"/>
          <w:szCs w:val="26"/>
        </w:rPr>
        <w:t>Tôi xin chân thành cảm ơn!</w:t>
      </w:r>
    </w:p>
    <w:p w14:paraId="0C8E5497" w14:textId="77777777" w:rsidR="003E02C1" w:rsidRPr="00C307BC" w:rsidRDefault="003E02C1" w:rsidP="003E02C1">
      <w:pPr>
        <w:spacing w:line="288" w:lineRule="auto"/>
        <w:ind w:firstLine="720"/>
        <w:rPr>
          <w:rFonts w:eastAsia="Times New Roman"/>
          <w:sz w:val="26"/>
          <w:szCs w:val="26"/>
        </w:rPr>
      </w:pPr>
    </w:p>
    <w:p w14:paraId="4B4FD4BC"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Tác giả</w:t>
      </w:r>
    </w:p>
    <w:p w14:paraId="50A10CC2" w14:textId="77777777" w:rsidR="003E02C1" w:rsidRPr="00C307BC" w:rsidRDefault="003E02C1" w:rsidP="003E02C1">
      <w:pPr>
        <w:spacing w:line="288" w:lineRule="auto"/>
        <w:ind w:left="4320" w:firstLine="720"/>
        <w:jc w:val="center"/>
        <w:rPr>
          <w:rFonts w:eastAsia="Times New Roman"/>
          <w:b/>
          <w:sz w:val="26"/>
          <w:szCs w:val="26"/>
        </w:rPr>
      </w:pPr>
    </w:p>
    <w:p w14:paraId="4D734DDC" w14:textId="77777777" w:rsidR="003E02C1" w:rsidRPr="00C307BC" w:rsidRDefault="003E02C1" w:rsidP="003E02C1">
      <w:pPr>
        <w:spacing w:line="288" w:lineRule="auto"/>
        <w:ind w:left="4320" w:firstLine="720"/>
        <w:jc w:val="center"/>
        <w:rPr>
          <w:rFonts w:eastAsia="Times New Roman"/>
          <w:b/>
          <w:sz w:val="26"/>
          <w:szCs w:val="26"/>
        </w:rPr>
      </w:pPr>
    </w:p>
    <w:p w14:paraId="5B7ED387"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Đinh Thị Loan</w:t>
      </w:r>
    </w:p>
    <w:p w14:paraId="0E6FB2C7" w14:textId="77777777" w:rsidR="006F117B" w:rsidRPr="00C307BC" w:rsidRDefault="006F117B" w:rsidP="00A54A30">
      <w:pPr>
        <w:spacing w:line="288" w:lineRule="auto"/>
        <w:rPr>
          <w:rFonts w:eastAsia="Times New Roman"/>
          <w:b/>
          <w:sz w:val="26"/>
          <w:szCs w:val="26"/>
        </w:rPr>
      </w:pPr>
    </w:p>
    <w:p w14:paraId="036B6263" w14:textId="77777777" w:rsidR="006F117B" w:rsidRPr="00C307BC" w:rsidRDefault="006F117B" w:rsidP="00A54A30">
      <w:pPr>
        <w:spacing w:line="288" w:lineRule="auto"/>
        <w:ind w:left="4320" w:firstLine="720"/>
        <w:jc w:val="center"/>
        <w:rPr>
          <w:rFonts w:eastAsia="Times New Roman"/>
          <w:b/>
          <w:sz w:val="26"/>
          <w:szCs w:val="26"/>
        </w:rPr>
      </w:pPr>
    </w:p>
    <w:p w14:paraId="49AA2FBB" w14:textId="41E0B802" w:rsidR="00B0052A" w:rsidRPr="00C307BC" w:rsidRDefault="00B0052A">
      <w:pPr>
        <w:rPr>
          <w:rFonts w:eastAsia="Times New Roman"/>
          <w:b/>
          <w:sz w:val="26"/>
          <w:szCs w:val="26"/>
        </w:rPr>
      </w:pPr>
      <w:r w:rsidRPr="00C307BC">
        <w:rPr>
          <w:rFonts w:eastAsia="Times New Roman"/>
          <w:b/>
          <w:sz w:val="26"/>
          <w:szCs w:val="26"/>
        </w:rPr>
        <w:br w:type="page"/>
      </w:r>
    </w:p>
    <w:p w14:paraId="64FFEE14"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rsidP="00071A6D">
      <w:pPr>
        <w:pStyle w:val="Heading1"/>
        <w:tabs>
          <w:tab w:val="left" w:pos="8931"/>
        </w:tabs>
        <w:jc w:val="center"/>
        <w:rPr>
          <w:rFonts w:ascii="Times New Roman" w:eastAsia="Times New Roman" w:hAnsi="Times New Roman" w:cs="Times New Roman"/>
          <w:b/>
          <w:sz w:val="26"/>
          <w:szCs w:val="26"/>
        </w:rPr>
      </w:pPr>
      <w:bookmarkStart w:id="11" w:name="_Toc514450044"/>
      <w:r w:rsidRPr="00C307BC">
        <w:rPr>
          <w:rFonts w:ascii="Times New Roman" w:eastAsia="Times New Roman" w:hAnsi="Times New Roman" w:cs="Times New Roman"/>
          <w:b/>
          <w:sz w:val="26"/>
          <w:szCs w:val="26"/>
        </w:rPr>
        <w:lastRenderedPageBreak/>
        <w:t>MỤC LỤC</w:t>
      </w:r>
      <w:bookmarkEnd w:id="11"/>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color w:val="auto"/>
          <w:lang w:val="en-US"/>
        </w:rPr>
      </w:sdtEndPr>
      <w:sdtContent>
        <w:p w14:paraId="0FC6CF17" w14:textId="77B95929" w:rsidR="004F360D" w:rsidRPr="004660BF" w:rsidRDefault="004F360D">
          <w:pPr>
            <w:pStyle w:val="TOCHeading"/>
            <w:rPr>
              <w:rFonts w:ascii="Times New Roman" w:hAnsi="Times New Roman" w:cs="Times New Roman"/>
              <w:sz w:val="26"/>
              <w:szCs w:val="26"/>
            </w:rPr>
          </w:pPr>
        </w:p>
        <w:p w14:paraId="78E4AB84" w14:textId="77777777" w:rsidR="00AE0EB1" w:rsidRDefault="004F360D">
          <w:pPr>
            <w:pStyle w:val="TOC1"/>
            <w:rPr>
              <w:rFonts w:asciiTheme="minorHAnsi" w:eastAsiaTheme="minorEastAsia" w:hAnsiTheme="minorHAnsi" w:cstheme="minorBidi"/>
              <w:noProof/>
              <w:color w:val="auto"/>
              <w:sz w:val="24"/>
              <w:szCs w:val="24"/>
              <w:lang w:val="en-US"/>
            </w:rPr>
          </w:pPr>
          <w:r w:rsidRPr="0070218E">
            <w:rPr>
              <w:rFonts w:ascii="Times New Roman" w:hAnsi="Times New Roman" w:cs="Times New Roman"/>
              <w:sz w:val="26"/>
              <w:szCs w:val="26"/>
            </w:rPr>
            <w:fldChar w:fldCharType="begin"/>
          </w:r>
          <w:r w:rsidRPr="004660BF">
            <w:rPr>
              <w:rFonts w:ascii="Times New Roman" w:hAnsi="Times New Roman" w:cs="Times New Roman"/>
              <w:sz w:val="26"/>
              <w:szCs w:val="26"/>
            </w:rPr>
            <w:instrText xml:space="preserve"> TOC \o "1-3" \h \z \u </w:instrText>
          </w:r>
          <w:r w:rsidRPr="0070218E">
            <w:rPr>
              <w:rFonts w:ascii="Times New Roman" w:hAnsi="Times New Roman" w:cs="Times New Roman"/>
              <w:sz w:val="26"/>
              <w:szCs w:val="26"/>
            </w:rPr>
            <w:fldChar w:fldCharType="separate"/>
          </w:r>
          <w:hyperlink w:anchor="_Toc514450042" w:history="1">
            <w:r w:rsidR="00AE0EB1" w:rsidRPr="001313BF">
              <w:rPr>
                <w:rStyle w:val="Hyperlink"/>
                <w:rFonts w:ascii="Times New Roman" w:eastAsia="Times New Roman" w:hAnsi="Times New Roman" w:cs="Times New Roman"/>
                <w:b/>
                <w:noProof/>
              </w:rPr>
              <w:t>LỜI CAM ĐOAN</w:t>
            </w:r>
            <w:r w:rsidR="00AE0EB1">
              <w:rPr>
                <w:noProof/>
                <w:webHidden/>
              </w:rPr>
              <w:tab/>
            </w:r>
            <w:r w:rsidR="00AE0EB1">
              <w:rPr>
                <w:noProof/>
                <w:webHidden/>
              </w:rPr>
              <w:fldChar w:fldCharType="begin"/>
            </w:r>
            <w:r w:rsidR="00AE0EB1">
              <w:rPr>
                <w:noProof/>
                <w:webHidden/>
              </w:rPr>
              <w:instrText xml:space="preserve"> PAGEREF _Toc514450042 \h </w:instrText>
            </w:r>
            <w:r w:rsidR="00AE0EB1">
              <w:rPr>
                <w:noProof/>
                <w:webHidden/>
              </w:rPr>
            </w:r>
            <w:r w:rsidR="00AE0EB1">
              <w:rPr>
                <w:noProof/>
                <w:webHidden/>
              </w:rPr>
              <w:fldChar w:fldCharType="separate"/>
            </w:r>
            <w:r w:rsidR="00AE0EB1">
              <w:rPr>
                <w:noProof/>
                <w:webHidden/>
              </w:rPr>
              <w:t>3</w:t>
            </w:r>
            <w:r w:rsidR="00AE0EB1">
              <w:rPr>
                <w:noProof/>
                <w:webHidden/>
              </w:rPr>
              <w:fldChar w:fldCharType="end"/>
            </w:r>
          </w:hyperlink>
        </w:p>
        <w:p w14:paraId="7794EE58"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3" w:history="1">
            <w:r w:rsidR="00AE0EB1" w:rsidRPr="001313BF">
              <w:rPr>
                <w:rStyle w:val="Hyperlink"/>
                <w:rFonts w:ascii="Times New Roman" w:eastAsia="Times New Roman" w:hAnsi="Times New Roman" w:cs="Times New Roman"/>
                <w:b/>
                <w:noProof/>
              </w:rPr>
              <w:t>LỜI CẢM ƠN</w:t>
            </w:r>
            <w:r w:rsidR="00AE0EB1">
              <w:rPr>
                <w:noProof/>
                <w:webHidden/>
              </w:rPr>
              <w:tab/>
            </w:r>
            <w:r w:rsidR="00AE0EB1">
              <w:rPr>
                <w:noProof/>
                <w:webHidden/>
              </w:rPr>
              <w:fldChar w:fldCharType="begin"/>
            </w:r>
            <w:r w:rsidR="00AE0EB1">
              <w:rPr>
                <w:noProof/>
                <w:webHidden/>
              </w:rPr>
              <w:instrText xml:space="preserve"> PAGEREF _Toc514450043 \h </w:instrText>
            </w:r>
            <w:r w:rsidR="00AE0EB1">
              <w:rPr>
                <w:noProof/>
                <w:webHidden/>
              </w:rPr>
            </w:r>
            <w:r w:rsidR="00AE0EB1">
              <w:rPr>
                <w:noProof/>
                <w:webHidden/>
              </w:rPr>
              <w:fldChar w:fldCharType="separate"/>
            </w:r>
            <w:r w:rsidR="00AE0EB1">
              <w:rPr>
                <w:noProof/>
                <w:webHidden/>
              </w:rPr>
              <w:t>4</w:t>
            </w:r>
            <w:r w:rsidR="00AE0EB1">
              <w:rPr>
                <w:noProof/>
                <w:webHidden/>
              </w:rPr>
              <w:fldChar w:fldCharType="end"/>
            </w:r>
          </w:hyperlink>
        </w:p>
        <w:p w14:paraId="2788AEDD"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4" w:history="1">
            <w:r w:rsidR="00AE0EB1" w:rsidRPr="001313BF">
              <w:rPr>
                <w:rStyle w:val="Hyperlink"/>
                <w:rFonts w:ascii="Times New Roman" w:eastAsia="Times New Roman" w:hAnsi="Times New Roman" w:cs="Times New Roman"/>
                <w:b/>
                <w:noProof/>
              </w:rPr>
              <w:t>MỤC LỤC</w:t>
            </w:r>
            <w:r w:rsidR="00AE0EB1">
              <w:rPr>
                <w:noProof/>
                <w:webHidden/>
              </w:rPr>
              <w:tab/>
            </w:r>
            <w:r w:rsidR="00AE0EB1">
              <w:rPr>
                <w:noProof/>
                <w:webHidden/>
              </w:rPr>
              <w:fldChar w:fldCharType="begin"/>
            </w:r>
            <w:r w:rsidR="00AE0EB1">
              <w:rPr>
                <w:noProof/>
                <w:webHidden/>
              </w:rPr>
              <w:instrText xml:space="preserve"> PAGEREF _Toc514450044 \h </w:instrText>
            </w:r>
            <w:r w:rsidR="00AE0EB1">
              <w:rPr>
                <w:noProof/>
                <w:webHidden/>
              </w:rPr>
            </w:r>
            <w:r w:rsidR="00AE0EB1">
              <w:rPr>
                <w:noProof/>
                <w:webHidden/>
              </w:rPr>
              <w:fldChar w:fldCharType="separate"/>
            </w:r>
            <w:r w:rsidR="00AE0EB1">
              <w:rPr>
                <w:noProof/>
                <w:webHidden/>
              </w:rPr>
              <w:t>5</w:t>
            </w:r>
            <w:r w:rsidR="00AE0EB1">
              <w:rPr>
                <w:noProof/>
                <w:webHidden/>
              </w:rPr>
              <w:fldChar w:fldCharType="end"/>
            </w:r>
          </w:hyperlink>
        </w:p>
        <w:p w14:paraId="41A928BB"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5" w:history="1">
            <w:r w:rsidR="00AE0EB1" w:rsidRPr="001313BF">
              <w:rPr>
                <w:rStyle w:val="Hyperlink"/>
                <w:rFonts w:ascii="Times New Roman" w:hAnsi="Times New Roman" w:cs="Times New Roman"/>
                <w:b/>
                <w:noProof/>
              </w:rPr>
              <w:t>DANH MỤC CÁC KÝ HIỆU VÀ CHỮ VIẾT TẮT</w:t>
            </w:r>
            <w:r w:rsidR="00AE0EB1">
              <w:rPr>
                <w:noProof/>
                <w:webHidden/>
              </w:rPr>
              <w:tab/>
            </w:r>
            <w:r w:rsidR="00AE0EB1">
              <w:rPr>
                <w:noProof/>
                <w:webHidden/>
              </w:rPr>
              <w:fldChar w:fldCharType="begin"/>
            </w:r>
            <w:r w:rsidR="00AE0EB1">
              <w:rPr>
                <w:noProof/>
                <w:webHidden/>
              </w:rPr>
              <w:instrText xml:space="preserve"> PAGEREF _Toc514450045 \h </w:instrText>
            </w:r>
            <w:r w:rsidR="00AE0EB1">
              <w:rPr>
                <w:noProof/>
                <w:webHidden/>
              </w:rPr>
            </w:r>
            <w:r w:rsidR="00AE0EB1">
              <w:rPr>
                <w:noProof/>
                <w:webHidden/>
              </w:rPr>
              <w:fldChar w:fldCharType="separate"/>
            </w:r>
            <w:r w:rsidR="00AE0EB1">
              <w:rPr>
                <w:noProof/>
                <w:webHidden/>
              </w:rPr>
              <w:t>7</w:t>
            </w:r>
            <w:r w:rsidR="00AE0EB1">
              <w:rPr>
                <w:noProof/>
                <w:webHidden/>
              </w:rPr>
              <w:fldChar w:fldCharType="end"/>
            </w:r>
          </w:hyperlink>
        </w:p>
        <w:p w14:paraId="118C5C9D"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6" w:history="1">
            <w:r w:rsidR="00AE0EB1" w:rsidRPr="001313BF">
              <w:rPr>
                <w:rStyle w:val="Hyperlink"/>
                <w:rFonts w:ascii="Times New Roman" w:eastAsia="Times New Roman" w:hAnsi="Times New Roman" w:cs="Times New Roman"/>
                <w:b/>
                <w:noProof/>
              </w:rPr>
              <w:t>DANH MỤC CÁC HÌNH VẼ, ĐỒ THỊ</w:t>
            </w:r>
            <w:r w:rsidR="00AE0EB1">
              <w:rPr>
                <w:noProof/>
                <w:webHidden/>
              </w:rPr>
              <w:tab/>
            </w:r>
            <w:r w:rsidR="00AE0EB1">
              <w:rPr>
                <w:noProof/>
                <w:webHidden/>
              </w:rPr>
              <w:fldChar w:fldCharType="begin"/>
            </w:r>
            <w:r w:rsidR="00AE0EB1">
              <w:rPr>
                <w:noProof/>
                <w:webHidden/>
              </w:rPr>
              <w:instrText xml:space="preserve"> PAGEREF _Toc514450046 \h </w:instrText>
            </w:r>
            <w:r w:rsidR="00AE0EB1">
              <w:rPr>
                <w:noProof/>
                <w:webHidden/>
              </w:rPr>
            </w:r>
            <w:r w:rsidR="00AE0EB1">
              <w:rPr>
                <w:noProof/>
                <w:webHidden/>
              </w:rPr>
              <w:fldChar w:fldCharType="separate"/>
            </w:r>
            <w:r w:rsidR="00AE0EB1">
              <w:rPr>
                <w:noProof/>
                <w:webHidden/>
              </w:rPr>
              <w:t>8</w:t>
            </w:r>
            <w:r w:rsidR="00AE0EB1">
              <w:rPr>
                <w:noProof/>
                <w:webHidden/>
              </w:rPr>
              <w:fldChar w:fldCharType="end"/>
            </w:r>
          </w:hyperlink>
        </w:p>
        <w:p w14:paraId="50C99BDF"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7" w:history="1">
            <w:r w:rsidR="00AE0EB1" w:rsidRPr="001313BF">
              <w:rPr>
                <w:rStyle w:val="Hyperlink"/>
                <w:rFonts w:ascii="Times New Roman" w:eastAsia="Times New Roman" w:hAnsi="Times New Roman" w:cs="Times New Roman"/>
                <w:b/>
                <w:noProof/>
              </w:rPr>
              <w:t>MỞ ĐẦU</w:t>
            </w:r>
            <w:r w:rsidR="00AE0EB1">
              <w:rPr>
                <w:noProof/>
                <w:webHidden/>
              </w:rPr>
              <w:tab/>
            </w:r>
            <w:r w:rsidR="00AE0EB1">
              <w:rPr>
                <w:noProof/>
                <w:webHidden/>
              </w:rPr>
              <w:fldChar w:fldCharType="begin"/>
            </w:r>
            <w:r w:rsidR="00AE0EB1">
              <w:rPr>
                <w:noProof/>
                <w:webHidden/>
              </w:rPr>
              <w:instrText xml:space="preserve"> PAGEREF _Toc514450047 \h </w:instrText>
            </w:r>
            <w:r w:rsidR="00AE0EB1">
              <w:rPr>
                <w:noProof/>
                <w:webHidden/>
              </w:rPr>
            </w:r>
            <w:r w:rsidR="00AE0EB1">
              <w:rPr>
                <w:noProof/>
                <w:webHidden/>
              </w:rPr>
              <w:fldChar w:fldCharType="separate"/>
            </w:r>
            <w:r w:rsidR="00AE0EB1">
              <w:rPr>
                <w:noProof/>
                <w:webHidden/>
              </w:rPr>
              <w:t>10</w:t>
            </w:r>
            <w:r w:rsidR="00AE0EB1">
              <w:rPr>
                <w:noProof/>
                <w:webHidden/>
              </w:rPr>
              <w:fldChar w:fldCharType="end"/>
            </w:r>
          </w:hyperlink>
        </w:p>
        <w:p w14:paraId="616D93A0"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48" w:history="1">
            <w:r w:rsidR="00AE0EB1" w:rsidRPr="001313BF">
              <w:rPr>
                <w:rStyle w:val="Hyperlink"/>
                <w:rFonts w:ascii="Times New Roman" w:eastAsia="Times New Roman" w:hAnsi="Times New Roman" w:cs="Times New Roman"/>
                <w:b/>
                <w:noProof/>
              </w:rPr>
              <w:t>CHƯƠNG 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CƠ SỞ LÝ THUYẾT VÀ CÁC KHÁI NIỆM LIÊN QUAN</w:t>
            </w:r>
            <w:r w:rsidR="00AE0EB1">
              <w:rPr>
                <w:noProof/>
                <w:webHidden/>
              </w:rPr>
              <w:tab/>
            </w:r>
            <w:r w:rsidR="00AE0EB1">
              <w:rPr>
                <w:noProof/>
                <w:webHidden/>
              </w:rPr>
              <w:fldChar w:fldCharType="begin"/>
            </w:r>
            <w:r w:rsidR="00AE0EB1">
              <w:rPr>
                <w:noProof/>
                <w:webHidden/>
              </w:rPr>
              <w:instrText xml:space="preserve"> PAGEREF _Toc514450048 \h </w:instrText>
            </w:r>
            <w:r w:rsidR="00AE0EB1">
              <w:rPr>
                <w:noProof/>
                <w:webHidden/>
              </w:rPr>
            </w:r>
            <w:r w:rsidR="00AE0EB1">
              <w:rPr>
                <w:noProof/>
                <w:webHidden/>
              </w:rPr>
              <w:fldChar w:fldCharType="separate"/>
            </w:r>
            <w:r w:rsidR="00AE0EB1">
              <w:rPr>
                <w:noProof/>
                <w:webHidden/>
              </w:rPr>
              <w:t>12</w:t>
            </w:r>
            <w:r w:rsidR="00AE0EB1">
              <w:rPr>
                <w:noProof/>
                <w:webHidden/>
              </w:rPr>
              <w:fldChar w:fldCharType="end"/>
            </w:r>
          </w:hyperlink>
        </w:p>
        <w:p w14:paraId="43C54441"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49" w:history="1">
            <w:r w:rsidR="00AE0EB1" w:rsidRPr="001313BF">
              <w:rPr>
                <w:rStyle w:val="Hyperlink"/>
                <w:rFonts w:ascii="Times New Roman" w:hAnsi="Times New Roman" w:cs="Times New Roman"/>
                <w:b/>
                <w:noProof/>
              </w:rPr>
              <w:t>1.1.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Kiến trúc hệ thống</w:t>
            </w:r>
            <w:r w:rsidR="00AE0EB1">
              <w:rPr>
                <w:noProof/>
                <w:webHidden/>
              </w:rPr>
              <w:tab/>
            </w:r>
            <w:r w:rsidR="00AE0EB1">
              <w:rPr>
                <w:noProof/>
                <w:webHidden/>
              </w:rPr>
              <w:fldChar w:fldCharType="begin"/>
            </w:r>
            <w:r w:rsidR="00AE0EB1">
              <w:rPr>
                <w:noProof/>
                <w:webHidden/>
              </w:rPr>
              <w:instrText xml:space="preserve"> PAGEREF _Toc514450049 \h </w:instrText>
            </w:r>
            <w:r w:rsidR="00AE0EB1">
              <w:rPr>
                <w:noProof/>
                <w:webHidden/>
              </w:rPr>
            </w:r>
            <w:r w:rsidR="00AE0EB1">
              <w:rPr>
                <w:noProof/>
                <w:webHidden/>
              </w:rPr>
              <w:fldChar w:fldCharType="separate"/>
            </w:r>
            <w:r w:rsidR="00AE0EB1">
              <w:rPr>
                <w:noProof/>
                <w:webHidden/>
              </w:rPr>
              <w:t>12</w:t>
            </w:r>
            <w:r w:rsidR="00AE0EB1">
              <w:rPr>
                <w:noProof/>
                <w:webHidden/>
              </w:rPr>
              <w:fldChar w:fldCharType="end"/>
            </w:r>
          </w:hyperlink>
        </w:p>
        <w:p w14:paraId="01D8575F"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0" w:history="1">
            <w:r w:rsidR="00AE0EB1" w:rsidRPr="001313BF">
              <w:rPr>
                <w:rStyle w:val="Hyperlink"/>
                <w:rFonts w:ascii="Times New Roman" w:hAnsi="Times New Roman" w:cs="Times New Roman"/>
                <w:b/>
                <w:noProof/>
              </w:rPr>
              <w:t>1.1.1.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Kiến trúc hướng dịch vụ</w:t>
            </w:r>
            <w:r w:rsidR="00AE0EB1">
              <w:rPr>
                <w:noProof/>
                <w:webHidden/>
              </w:rPr>
              <w:tab/>
            </w:r>
            <w:r w:rsidR="00AE0EB1">
              <w:rPr>
                <w:noProof/>
                <w:webHidden/>
              </w:rPr>
              <w:fldChar w:fldCharType="begin"/>
            </w:r>
            <w:r w:rsidR="00AE0EB1">
              <w:rPr>
                <w:noProof/>
                <w:webHidden/>
              </w:rPr>
              <w:instrText xml:space="preserve"> PAGEREF _Toc514450050 \h </w:instrText>
            </w:r>
            <w:r w:rsidR="00AE0EB1">
              <w:rPr>
                <w:noProof/>
                <w:webHidden/>
              </w:rPr>
            </w:r>
            <w:r w:rsidR="00AE0EB1">
              <w:rPr>
                <w:noProof/>
                <w:webHidden/>
              </w:rPr>
              <w:fldChar w:fldCharType="separate"/>
            </w:r>
            <w:r w:rsidR="00AE0EB1">
              <w:rPr>
                <w:noProof/>
                <w:webHidden/>
              </w:rPr>
              <w:t>12</w:t>
            </w:r>
            <w:r w:rsidR="00AE0EB1">
              <w:rPr>
                <w:noProof/>
                <w:webHidden/>
              </w:rPr>
              <w:fldChar w:fldCharType="end"/>
            </w:r>
          </w:hyperlink>
        </w:p>
        <w:p w14:paraId="639C7E3F"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1" w:history="1">
            <w:r w:rsidR="00AE0EB1" w:rsidRPr="001313BF">
              <w:rPr>
                <w:rStyle w:val="Hyperlink"/>
                <w:rFonts w:ascii="Times New Roman" w:eastAsia="Times New Roman" w:hAnsi="Times New Roman" w:cs="Times New Roman"/>
                <w:b/>
                <w:noProof/>
              </w:rPr>
              <w:t>1.1.2.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Công</w:t>
            </w:r>
            <w:r w:rsidR="00AE0EB1" w:rsidRPr="001313BF">
              <w:rPr>
                <w:rStyle w:val="Hyperlink"/>
                <w:rFonts w:ascii="Times New Roman" w:eastAsia="Times New Roman" w:hAnsi="Times New Roman" w:cs="Times New Roman"/>
                <w:b/>
                <w:noProof/>
              </w:rPr>
              <w:t xml:space="preserve"> nghệ </w:t>
            </w:r>
            <w:r w:rsidR="00AE0EB1" w:rsidRPr="001313BF">
              <w:rPr>
                <w:rStyle w:val="Hyperlink"/>
                <w:rFonts w:ascii="Times New Roman" w:hAnsi="Times New Roman" w:cs="Times New Roman"/>
                <w:b/>
                <w:noProof/>
              </w:rPr>
              <w:t>trục</w:t>
            </w:r>
            <w:r w:rsidR="00AE0EB1" w:rsidRPr="001313BF">
              <w:rPr>
                <w:rStyle w:val="Hyperlink"/>
                <w:rFonts w:ascii="Times New Roman" w:eastAsia="Times New Roman" w:hAnsi="Times New Roman" w:cs="Times New Roman"/>
                <w:b/>
                <w:noProof/>
              </w:rPr>
              <w:t xml:space="preserve"> tích hợp</w:t>
            </w:r>
            <w:r w:rsidR="00AE0EB1">
              <w:rPr>
                <w:noProof/>
                <w:webHidden/>
              </w:rPr>
              <w:tab/>
            </w:r>
            <w:r w:rsidR="00AE0EB1">
              <w:rPr>
                <w:noProof/>
                <w:webHidden/>
              </w:rPr>
              <w:fldChar w:fldCharType="begin"/>
            </w:r>
            <w:r w:rsidR="00AE0EB1">
              <w:rPr>
                <w:noProof/>
                <w:webHidden/>
              </w:rPr>
              <w:instrText xml:space="preserve"> PAGEREF _Toc514450051 \h </w:instrText>
            </w:r>
            <w:r w:rsidR="00AE0EB1">
              <w:rPr>
                <w:noProof/>
                <w:webHidden/>
              </w:rPr>
            </w:r>
            <w:r w:rsidR="00AE0EB1">
              <w:rPr>
                <w:noProof/>
                <w:webHidden/>
              </w:rPr>
              <w:fldChar w:fldCharType="separate"/>
            </w:r>
            <w:r w:rsidR="00AE0EB1">
              <w:rPr>
                <w:noProof/>
                <w:webHidden/>
              </w:rPr>
              <w:t>14</w:t>
            </w:r>
            <w:r w:rsidR="00AE0EB1">
              <w:rPr>
                <w:noProof/>
                <w:webHidden/>
              </w:rPr>
              <w:fldChar w:fldCharType="end"/>
            </w:r>
          </w:hyperlink>
        </w:p>
        <w:p w14:paraId="05A43393"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2" w:history="1">
            <w:r w:rsidR="00AE0EB1" w:rsidRPr="001313BF">
              <w:rPr>
                <w:rStyle w:val="Hyperlink"/>
                <w:rFonts w:ascii="Times New Roman" w:eastAsia="Times New Roman" w:hAnsi="Times New Roman" w:cs="Times New Roman"/>
                <w:b/>
                <w:noProof/>
              </w:rPr>
              <w:t>1.1.3.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Xây dựng hệ thống trục tích hợp dựa trên nền tảng MuleESB</w:t>
            </w:r>
            <w:r w:rsidR="00AE0EB1">
              <w:rPr>
                <w:noProof/>
                <w:webHidden/>
              </w:rPr>
              <w:tab/>
            </w:r>
            <w:r w:rsidR="00AE0EB1">
              <w:rPr>
                <w:noProof/>
                <w:webHidden/>
              </w:rPr>
              <w:fldChar w:fldCharType="begin"/>
            </w:r>
            <w:r w:rsidR="00AE0EB1">
              <w:rPr>
                <w:noProof/>
                <w:webHidden/>
              </w:rPr>
              <w:instrText xml:space="preserve"> PAGEREF _Toc514450052 \h </w:instrText>
            </w:r>
            <w:r w:rsidR="00AE0EB1">
              <w:rPr>
                <w:noProof/>
                <w:webHidden/>
              </w:rPr>
            </w:r>
            <w:r w:rsidR="00AE0EB1">
              <w:rPr>
                <w:noProof/>
                <w:webHidden/>
              </w:rPr>
              <w:fldChar w:fldCharType="separate"/>
            </w:r>
            <w:r w:rsidR="00AE0EB1">
              <w:rPr>
                <w:noProof/>
                <w:webHidden/>
              </w:rPr>
              <w:t>15</w:t>
            </w:r>
            <w:r w:rsidR="00AE0EB1">
              <w:rPr>
                <w:noProof/>
                <w:webHidden/>
              </w:rPr>
              <w:fldChar w:fldCharType="end"/>
            </w:r>
          </w:hyperlink>
        </w:p>
        <w:p w14:paraId="075B3C1D"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53" w:history="1">
            <w:r w:rsidR="00AE0EB1" w:rsidRPr="001313BF">
              <w:rPr>
                <w:rStyle w:val="Hyperlink"/>
                <w:rFonts w:ascii="Times New Roman" w:eastAsia="Times New Roman" w:hAnsi="Times New Roman" w:cs="Times New Roman"/>
                <w:b/>
                <w:noProof/>
              </w:rPr>
              <w:t>1.2.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Tích hợp và triển khai liên tục</w:t>
            </w:r>
            <w:r w:rsidR="00AE0EB1">
              <w:rPr>
                <w:noProof/>
                <w:webHidden/>
              </w:rPr>
              <w:tab/>
            </w:r>
            <w:r w:rsidR="00AE0EB1">
              <w:rPr>
                <w:noProof/>
                <w:webHidden/>
              </w:rPr>
              <w:fldChar w:fldCharType="begin"/>
            </w:r>
            <w:r w:rsidR="00AE0EB1">
              <w:rPr>
                <w:noProof/>
                <w:webHidden/>
              </w:rPr>
              <w:instrText xml:space="preserve"> PAGEREF _Toc514450053 \h </w:instrText>
            </w:r>
            <w:r w:rsidR="00AE0EB1">
              <w:rPr>
                <w:noProof/>
                <w:webHidden/>
              </w:rPr>
            </w:r>
            <w:r w:rsidR="00AE0EB1">
              <w:rPr>
                <w:noProof/>
                <w:webHidden/>
              </w:rPr>
              <w:fldChar w:fldCharType="separate"/>
            </w:r>
            <w:r w:rsidR="00AE0EB1">
              <w:rPr>
                <w:noProof/>
                <w:webHidden/>
              </w:rPr>
              <w:t>20</w:t>
            </w:r>
            <w:r w:rsidR="00AE0EB1">
              <w:rPr>
                <w:noProof/>
                <w:webHidden/>
              </w:rPr>
              <w:fldChar w:fldCharType="end"/>
            </w:r>
          </w:hyperlink>
        </w:p>
        <w:p w14:paraId="521DD05E"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4" w:history="1">
            <w:r w:rsidR="00AE0EB1" w:rsidRPr="001313BF">
              <w:rPr>
                <w:rStyle w:val="Hyperlink"/>
                <w:rFonts w:ascii="Times New Roman" w:eastAsia="Times New Roman" w:hAnsi="Times New Roman" w:cs="Times New Roman"/>
                <w:b/>
                <w:noProof/>
              </w:rPr>
              <w:t>1.2.1.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Tích hợp liên tục</w:t>
            </w:r>
            <w:r w:rsidR="00AE0EB1">
              <w:rPr>
                <w:noProof/>
                <w:webHidden/>
              </w:rPr>
              <w:tab/>
            </w:r>
            <w:r w:rsidR="00AE0EB1">
              <w:rPr>
                <w:noProof/>
                <w:webHidden/>
              </w:rPr>
              <w:fldChar w:fldCharType="begin"/>
            </w:r>
            <w:r w:rsidR="00AE0EB1">
              <w:rPr>
                <w:noProof/>
                <w:webHidden/>
              </w:rPr>
              <w:instrText xml:space="preserve"> PAGEREF _Toc514450054 \h </w:instrText>
            </w:r>
            <w:r w:rsidR="00AE0EB1">
              <w:rPr>
                <w:noProof/>
                <w:webHidden/>
              </w:rPr>
            </w:r>
            <w:r w:rsidR="00AE0EB1">
              <w:rPr>
                <w:noProof/>
                <w:webHidden/>
              </w:rPr>
              <w:fldChar w:fldCharType="separate"/>
            </w:r>
            <w:r w:rsidR="00AE0EB1">
              <w:rPr>
                <w:noProof/>
                <w:webHidden/>
              </w:rPr>
              <w:t>20</w:t>
            </w:r>
            <w:r w:rsidR="00AE0EB1">
              <w:rPr>
                <w:noProof/>
                <w:webHidden/>
              </w:rPr>
              <w:fldChar w:fldCharType="end"/>
            </w:r>
          </w:hyperlink>
        </w:p>
        <w:p w14:paraId="5CCF89F4"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5" w:history="1">
            <w:r w:rsidR="00AE0EB1" w:rsidRPr="001313BF">
              <w:rPr>
                <w:rStyle w:val="Hyperlink"/>
                <w:rFonts w:ascii="Times New Roman" w:eastAsia="Times New Roman" w:hAnsi="Times New Roman" w:cs="Times New Roman"/>
                <w:b/>
                <w:noProof/>
              </w:rPr>
              <w:t>1.2.2.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Chuyển giao liên tục</w:t>
            </w:r>
            <w:r w:rsidR="00AE0EB1">
              <w:rPr>
                <w:noProof/>
                <w:webHidden/>
              </w:rPr>
              <w:tab/>
            </w:r>
            <w:r w:rsidR="00AE0EB1">
              <w:rPr>
                <w:noProof/>
                <w:webHidden/>
              </w:rPr>
              <w:fldChar w:fldCharType="begin"/>
            </w:r>
            <w:r w:rsidR="00AE0EB1">
              <w:rPr>
                <w:noProof/>
                <w:webHidden/>
              </w:rPr>
              <w:instrText xml:space="preserve"> PAGEREF _Toc514450055 \h </w:instrText>
            </w:r>
            <w:r w:rsidR="00AE0EB1">
              <w:rPr>
                <w:noProof/>
                <w:webHidden/>
              </w:rPr>
            </w:r>
            <w:r w:rsidR="00AE0EB1">
              <w:rPr>
                <w:noProof/>
                <w:webHidden/>
              </w:rPr>
              <w:fldChar w:fldCharType="separate"/>
            </w:r>
            <w:r w:rsidR="00AE0EB1">
              <w:rPr>
                <w:noProof/>
                <w:webHidden/>
              </w:rPr>
              <w:t>21</w:t>
            </w:r>
            <w:r w:rsidR="00AE0EB1">
              <w:rPr>
                <w:noProof/>
                <w:webHidden/>
              </w:rPr>
              <w:fldChar w:fldCharType="end"/>
            </w:r>
          </w:hyperlink>
        </w:p>
        <w:p w14:paraId="20EC2D62"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6" w:history="1">
            <w:r w:rsidR="00AE0EB1" w:rsidRPr="001313BF">
              <w:rPr>
                <w:rStyle w:val="Hyperlink"/>
                <w:rFonts w:ascii="Times New Roman" w:eastAsia="Times New Roman" w:hAnsi="Times New Roman" w:cs="Times New Roman"/>
                <w:b/>
                <w:noProof/>
              </w:rPr>
              <w:t>1.2.3.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Một số công cụ hỗ trợ</w:t>
            </w:r>
            <w:r w:rsidR="00AE0EB1">
              <w:rPr>
                <w:noProof/>
                <w:webHidden/>
              </w:rPr>
              <w:tab/>
            </w:r>
            <w:r w:rsidR="00AE0EB1">
              <w:rPr>
                <w:noProof/>
                <w:webHidden/>
              </w:rPr>
              <w:fldChar w:fldCharType="begin"/>
            </w:r>
            <w:r w:rsidR="00AE0EB1">
              <w:rPr>
                <w:noProof/>
                <w:webHidden/>
              </w:rPr>
              <w:instrText xml:space="preserve"> PAGEREF _Toc514450056 \h </w:instrText>
            </w:r>
            <w:r w:rsidR="00AE0EB1">
              <w:rPr>
                <w:noProof/>
                <w:webHidden/>
              </w:rPr>
            </w:r>
            <w:r w:rsidR="00AE0EB1">
              <w:rPr>
                <w:noProof/>
                <w:webHidden/>
              </w:rPr>
              <w:fldChar w:fldCharType="separate"/>
            </w:r>
            <w:r w:rsidR="00AE0EB1">
              <w:rPr>
                <w:noProof/>
                <w:webHidden/>
              </w:rPr>
              <w:t>22</w:t>
            </w:r>
            <w:r w:rsidR="00AE0EB1">
              <w:rPr>
                <w:noProof/>
                <w:webHidden/>
              </w:rPr>
              <w:fldChar w:fldCharType="end"/>
            </w:r>
          </w:hyperlink>
        </w:p>
        <w:p w14:paraId="1F95D6FB"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57" w:history="1">
            <w:r w:rsidR="00AE0EB1" w:rsidRPr="001313BF">
              <w:rPr>
                <w:rStyle w:val="Hyperlink"/>
                <w:rFonts w:ascii="Times New Roman" w:hAnsi="Times New Roman" w:cs="Times New Roman"/>
                <w:b/>
                <w:noProof/>
              </w:rPr>
              <w:t>1.3.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 xml:space="preserve">Kiểm </w:t>
            </w:r>
            <w:r w:rsidR="00AE0EB1" w:rsidRPr="001313BF">
              <w:rPr>
                <w:rStyle w:val="Hyperlink"/>
                <w:rFonts w:ascii="Times New Roman" w:eastAsia="Times New Roman" w:hAnsi="Times New Roman" w:cs="Times New Roman"/>
                <w:b/>
                <w:noProof/>
              </w:rPr>
              <w:t>thử</w:t>
            </w:r>
            <w:r w:rsidR="00AE0EB1">
              <w:rPr>
                <w:noProof/>
                <w:webHidden/>
              </w:rPr>
              <w:tab/>
            </w:r>
            <w:r w:rsidR="00AE0EB1">
              <w:rPr>
                <w:noProof/>
                <w:webHidden/>
              </w:rPr>
              <w:fldChar w:fldCharType="begin"/>
            </w:r>
            <w:r w:rsidR="00AE0EB1">
              <w:rPr>
                <w:noProof/>
                <w:webHidden/>
              </w:rPr>
              <w:instrText xml:space="preserve"> PAGEREF _Toc514450057 \h </w:instrText>
            </w:r>
            <w:r w:rsidR="00AE0EB1">
              <w:rPr>
                <w:noProof/>
                <w:webHidden/>
              </w:rPr>
            </w:r>
            <w:r w:rsidR="00AE0EB1">
              <w:rPr>
                <w:noProof/>
                <w:webHidden/>
              </w:rPr>
              <w:fldChar w:fldCharType="separate"/>
            </w:r>
            <w:r w:rsidR="00AE0EB1">
              <w:rPr>
                <w:noProof/>
                <w:webHidden/>
              </w:rPr>
              <w:t>29</w:t>
            </w:r>
            <w:r w:rsidR="00AE0EB1">
              <w:rPr>
                <w:noProof/>
                <w:webHidden/>
              </w:rPr>
              <w:fldChar w:fldCharType="end"/>
            </w:r>
          </w:hyperlink>
        </w:p>
        <w:p w14:paraId="52650E82"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8" w:history="1">
            <w:r w:rsidR="00AE0EB1" w:rsidRPr="001313BF">
              <w:rPr>
                <w:rStyle w:val="Hyperlink"/>
                <w:rFonts w:ascii="Times New Roman" w:eastAsia="Times New Roman" w:hAnsi="Times New Roman" w:cs="Times New Roman"/>
                <w:b/>
                <w:noProof/>
              </w:rPr>
              <w:t>1.3.1.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hộp đen</w:t>
            </w:r>
            <w:r w:rsidR="00AE0EB1">
              <w:rPr>
                <w:noProof/>
                <w:webHidden/>
              </w:rPr>
              <w:tab/>
            </w:r>
            <w:r w:rsidR="00AE0EB1">
              <w:rPr>
                <w:noProof/>
                <w:webHidden/>
              </w:rPr>
              <w:fldChar w:fldCharType="begin"/>
            </w:r>
            <w:r w:rsidR="00AE0EB1">
              <w:rPr>
                <w:noProof/>
                <w:webHidden/>
              </w:rPr>
              <w:instrText xml:space="preserve"> PAGEREF _Toc514450058 \h </w:instrText>
            </w:r>
            <w:r w:rsidR="00AE0EB1">
              <w:rPr>
                <w:noProof/>
                <w:webHidden/>
              </w:rPr>
            </w:r>
            <w:r w:rsidR="00AE0EB1">
              <w:rPr>
                <w:noProof/>
                <w:webHidden/>
              </w:rPr>
              <w:fldChar w:fldCharType="separate"/>
            </w:r>
            <w:r w:rsidR="00AE0EB1">
              <w:rPr>
                <w:noProof/>
                <w:webHidden/>
              </w:rPr>
              <w:t>30</w:t>
            </w:r>
            <w:r w:rsidR="00AE0EB1">
              <w:rPr>
                <w:noProof/>
                <w:webHidden/>
              </w:rPr>
              <w:fldChar w:fldCharType="end"/>
            </w:r>
          </w:hyperlink>
        </w:p>
        <w:p w14:paraId="09EA7B54"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59" w:history="1">
            <w:r w:rsidR="00AE0EB1" w:rsidRPr="001313BF">
              <w:rPr>
                <w:rStyle w:val="Hyperlink"/>
                <w:rFonts w:ascii="Times New Roman" w:eastAsia="Times New Roman" w:hAnsi="Times New Roman" w:cs="Times New Roman"/>
                <w:b/>
                <w:noProof/>
              </w:rPr>
              <w:t>1.3.2.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hộp trắng</w:t>
            </w:r>
            <w:r w:rsidR="00AE0EB1">
              <w:rPr>
                <w:noProof/>
                <w:webHidden/>
              </w:rPr>
              <w:tab/>
            </w:r>
            <w:r w:rsidR="00AE0EB1">
              <w:rPr>
                <w:noProof/>
                <w:webHidden/>
              </w:rPr>
              <w:fldChar w:fldCharType="begin"/>
            </w:r>
            <w:r w:rsidR="00AE0EB1">
              <w:rPr>
                <w:noProof/>
                <w:webHidden/>
              </w:rPr>
              <w:instrText xml:space="preserve"> PAGEREF _Toc514450059 \h </w:instrText>
            </w:r>
            <w:r w:rsidR="00AE0EB1">
              <w:rPr>
                <w:noProof/>
                <w:webHidden/>
              </w:rPr>
            </w:r>
            <w:r w:rsidR="00AE0EB1">
              <w:rPr>
                <w:noProof/>
                <w:webHidden/>
              </w:rPr>
              <w:fldChar w:fldCharType="separate"/>
            </w:r>
            <w:r w:rsidR="00AE0EB1">
              <w:rPr>
                <w:noProof/>
                <w:webHidden/>
              </w:rPr>
              <w:t>30</w:t>
            </w:r>
            <w:r w:rsidR="00AE0EB1">
              <w:rPr>
                <w:noProof/>
                <w:webHidden/>
              </w:rPr>
              <w:fldChar w:fldCharType="end"/>
            </w:r>
          </w:hyperlink>
        </w:p>
        <w:p w14:paraId="038A00CA"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0" w:history="1">
            <w:r w:rsidR="00AE0EB1" w:rsidRPr="001313BF">
              <w:rPr>
                <w:rStyle w:val="Hyperlink"/>
                <w:rFonts w:ascii="Times New Roman" w:eastAsia="Times New Roman" w:hAnsi="Times New Roman" w:cs="Times New Roman"/>
                <w:b/>
                <w:noProof/>
              </w:rPr>
              <w:t>1.3.3.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hộp xám</w:t>
            </w:r>
            <w:r w:rsidR="00AE0EB1">
              <w:rPr>
                <w:noProof/>
                <w:webHidden/>
              </w:rPr>
              <w:tab/>
            </w:r>
            <w:r w:rsidR="00AE0EB1">
              <w:rPr>
                <w:noProof/>
                <w:webHidden/>
              </w:rPr>
              <w:fldChar w:fldCharType="begin"/>
            </w:r>
            <w:r w:rsidR="00AE0EB1">
              <w:rPr>
                <w:noProof/>
                <w:webHidden/>
              </w:rPr>
              <w:instrText xml:space="preserve"> PAGEREF _Toc514450060 \h </w:instrText>
            </w:r>
            <w:r w:rsidR="00AE0EB1">
              <w:rPr>
                <w:noProof/>
                <w:webHidden/>
              </w:rPr>
            </w:r>
            <w:r w:rsidR="00AE0EB1">
              <w:rPr>
                <w:noProof/>
                <w:webHidden/>
              </w:rPr>
              <w:fldChar w:fldCharType="separate"/>
            </w:r>
            <w:r w:rsidR="00AE0EB1">
              <w:rPr>
                <w:noProof/>
                <w:webHidden/>
              </w:rPr>
              <w:t>30</w:t>
            </w:r>
            <w:r w:rsidR="00AE0EB1">
              <w:rPr>
                <w:noProof/>
                <w:webHidden/>
              </w:rPr>
              <w:fldChar w:fldCharType="end"/>
            </w:r>
          </w:hyperlink>
        </w:p>
        <w:p w14:paraId="604CEC7E"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1" w:history="1">
            <w:r w:rsidR="00AE0EB1" w:rsidRPr="001313BF">
              <w:rPr>
                <w:rStyle w:val="Hyperlink"/>
                <w:rFonts w:ascii="Times New Roman" w:eastAsia="Times New Roman" w:hAnsi="Times New Roman" w:cs="Times New Roman"/>
                <w:b/>
                <w:noProof/>
              </w:rPr>
              <w:t>1.3.4.</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Các cấp độ kiểm thử</w:t>
            </w:r>
            <w:r w:rsidR="00AE0EB1">
              <w:rPr>
                <w:noProof/>
                <w:webHidden/>
              </w:rPr>
              <w:tab/>
            </w:r>
            <w:r w:rsidR="00AE0EB1">
              <w:rPr>
                <w:noProof/>
                <w:webHidden/>
              </w:rPr>
              <w:fldChar w:fldCharType="begin"/>
            </w:r>
            <w:r w:rsidR="00AE0EB1">
              <w:rPr>
                <w:noProof/>
                <w:webHidden/>
              </w:rPr>
              <w:instrText xml:space="preserve"> PAGEREF _Toc514450061 \h </w:instrText>
            </w:r>
            <w:r w:rsidR="00AE0EB1">
              <w:rPr>
                <w:noProof/>
                <w:webHidden/>
              </w:rPr>
            </w:r>
            <w:r w:rsidR="00AE0EB1">
              <w:rPr>
                <w:noProof/>
                <w:webHidden/>
              </w:rPr>
              <w:fldChar w:fldCharType="separate"/>
            </w:r>
            <w:r w:rsidR="00AE0EB1">
              <w:rPr>
                <w:noProof/>
                <w:webHidden/>
              </w:rPr>
              <w:t>31</w:t>
            </w:r>
            <w:r w:rsidR="00AE0EB1">
              <w:rPr>
                <w:noProof/>
                <w:webHidden/>
              </w:rPr>
              <w:fldChar w:fldCharType="end"/>
            </w:r>
          </w:hyperlink>
        </w:p>
        <w:p w14:paraId="021996F0"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62" w:history="1">
            <w:r w:rsidR="00AE0EB1" w:rsidRPr="001313BF">
              <w:rPr>
                <w:rStyle w:val="Hyperlink"/>
                <w:rFonts w:ascii="Times New Roman" w:eastAsia="Times New Roman" w:hAnsi="Times New Roman" w:cs="Times New Roman"/>
                <w:b/>
                <w:noProof/>
              </w:rPr>
              <w:t>CHƯƠNG 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KHÓ KHĂN VÀ CÁC VẤN ĐỀ CẦN GIẢI QUYẾT</w:t>
            </w:r>
            <w:r w:rsidR="00AE0EB1">
              <w:rPr>
                <w:noProof/>
                <w:webHidden/>
              </w:rPr>
              <w:tab/>
            </w:r>
            <w:r w:rsidR="00AE0EB1">
              <w:rPr>
                <w:noProof/>
                <w:webHidden/>
              </w:rPr>
              <w:fldChar w:fldCharType="begin"/>
            </w:r>
            <w:r w:rsidR="00AE0EB1">
              <w:rPr>
                <w:noProof/>
                <w:webHidden/>
              </w:rPr>
              <w:instrText xml:space="preserve"> PAGEREF _Toc514450062 \h </w:instrText>
            </w:r>
            <w:r w:rsidR="00AE0EB1">
              <w:rPr>
                <w:noProof/>
                <w:webHidden/>
              </w:rPr>
            </w:r>
            <w:r w:rsidR="00AE0EB1">
              <w:rPr>
                <w:noProof/>
                <w:webHidden/>
              </w:rPr>
              <w:fldChar w:fldCharType="separate"/>
            </w:r>
            <w:r w:rsidR="00AE0EB1">
              <w:rPr>
                <w:noProof/>
                <w:webHidden/>
              </w:rPr>
              <w:t>34</w:t>
            </w:r>
            <w:r w:rsidR="00AE0EB1">
              <w:rPr>
                <w:noProof/>
                <w:webHidden/>
              </w:rPr>
              <w:fldChar w:fldCharType="end"/>
            </w:r>
          </w:hyperlink>
        </w:p>
        <w:p w14:paraId="2AC01DA7"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63" w:history="1">
            <w:r w:rsidR="00AE0EB1" w:rsidRPr="001313BF">
              <w:rPr>
                <w:rStyle w:val="Hyperlink"/>
                <w:rFonts w:ascii="Times New Roman" w:eastAsia="Times New Roman" w:hAnsi="Times New Roman" w:cs="Times New Roman"/>
                <w:b/>
                <w:noProof/>
              </w:rPr>
              <w:t>2.1.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Môi trường kiểm thử</w:t>
            </w:r>
            <w:r w:rsidR="00AE0EB1">
              <w:rPr>
                <w:noProof/>
                <w:webHidden/>
              </w:rPr>
              <w:tab/>
            </w:r>
            <w:r w:rsidR="00AE0EB1">
              <w:rPr>
                <w:noProof/>
                <w:webHidden/>
              </w:rPr>
              <w:fldChar w:fldCharType="begin"/>
            </w:r>
            <w:r w:rsidR="00AE0EB1">
              <w:rPr>
                <w:noProof/>
                <w:webHidden/>
              </w:rPr>
              <w:instrText xml:space="preserve"> PAGEREF _Toc514450063 \h </w:instrText>
            </w:r>
            <w:r w:rsidR="00AE0EB1">
              <w:rPr>
                <w:noProof/>
                <w:webHidden/>
              </w:rPr>
            </w:r>
            <w:r w:rsidR="00AE0EB1">
              <w:rPr>
                <w:noProof/>
                <w:webHidden/>
              </w:rPr>
              <w:fldChar w:fldCharType="separate"/>
            </w:r>
            <w:r w:rsidR="00AE0EB1">
              <w:rPr>
                <w:noProof/>
                <w:webHidden/>
              </w:rPr>
              <w:t>34</w:t>
            </w:r>
            <w:r w:rsidR="00AE0EB1">
              <w:rPr>
                <w:noProof/>
                <w:webHidden/>
              </w:rPr>
              <w:fldChar w:fldCharType="end"/>
            </w:r>
          </w:hyperlink>
        </w:p>
        <w:p w14:paraId="273E4672"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64" w:history="1">
            <w:r w:rsidR="00AE0EB1" w:rsidRPr="001313BF">
              <w:rPr>
                <w:rStyle w:val="Hyperlink"/>
                <w:rFonts w:ascii="Times New Roman" w:hAnsi="Times New Roman" w:cs="Times New Roman"/>
                <w:b/>
                <w:noProof/>
              </w:rPr>
              <w:t>2.2.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hAnsi="Times New Roman" w:cs="Times New Roman"/>
                <w:b/>
                <w:noProof/>
              </w:rPr>
              <w:t>Công cụ hỗ trợ kiểm thử</w:t>
            </w:r>
            <w:r w:rsidR="00AE0EB1">
              <w:rPr>
                <w:noProof/>
                <w:webHidden/>
              </w:rPr>
              <w:tab/>
            </w:r>
            <w:r w:rsidR="00AE0EB1">
              <w:rPr>
                <w:noProof/>
                <w:webHidden/>
              </w:rPr>
              <w:fldChar w:fldCharType="begin"/>
            </w:r>
            <w:r w:rsidR="00AE0EB1">
              <w:rPr>
                <w:noProof/>
                <w:webHidden/>
              </w:rPr>
              <w:instrText xml:space="preserve"> PAGEREF _Toc514450064 \h </w:instrText>
            </w:r>
            <w:r w:rsidR="00AE0EB1">
              <w:rPr>
                <w:noProof/>
                <w:webHidden/>
              </w:rPr>
            </w:r>
            <w:r w:rsidR="00AE0EB1">
              <w:rPr>
                <w:noProof/>
                <w:webHidden/>
              </w:rPr>
              <w:fldChar w:fldCharType="separate"/>
            </w:r>
            <w:r w:rsidR="00AE0EB1">
              <w:rPr>
                <w:noProof/>
                <w:webHidden/>
              </w:rPr>
              <w:t>35</w:t>
            </w:r>
            <w:r w:rsidR="00AE0EB1">
              <w:rPr>
                <w:noProof/>
                <w:webHidden/>
              </w:rPr>
              <w:fldChar w:fldCharType="end"/>
            </w:r>
          </w:hyperlink>
        </w:p>
        <w:p w14:paraId="1B21456E"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65" w:history="1">
            <w:r w:rsidR="00AE0EB1" w:rsidRPr="001313BF">
              <w:rPr>
                <w:rStyle w:val="Hyperlink"/>
                <w:rFonts w:ascii="Times New Roman" w:eastAsia="Times New Roman" w:hAnsi="Times New Roman" w:cs="Times New Roman"/>
                <w:b/>
                <w:noProof/>
              </w:rPr>
              <w:t>CHƯƠNG 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QUY TRÌNH KIỂM THỬ CHO ỨNG DỤNG ESB</w:t>
            </w:r>
            <w:r w:rsidR="00AE0EB1">
              <w:rPr>
                <w:noProof/>
                <w:webHidden/>
              </w:rPr>
              <w:tab/>
            </w:r>
            <w:r w:rsidR="00AE0EB1">
              <w:rPr>
                <w:noProof/>
                <w:webHidden/>
              </w:rPr>
              <w:fldChar w:fldCharType="begin"/>
            </w:r>
            <w:r w:rsidR="00AE0EB1">
              <w:rPr>
                <w:noProof/>
                <w:webHidden/>
              </w:rPr>
              <w:instrText xml:space="preserve"> PAGEREF _Toc514450065 \h </w:instrText>
            </w:r>
            <w:r w:rsidR="00AE0EB1">
              <w:rPr>
                <w:noProof/>
                <w:webHidden/>
              </w:rPr>
            </w:r>
            <w:r w:rsidR="00AE0EB1">
              <w:rPr>
                <w:noProof/>
                <w:webHidden/>
              </w:rPr>
              <w:fldChar w:fldCharType="separate"/>
            </w:r>
            <w:r w:rsidR="00AE0EB1">
              <w:rPr>
                <w:noProof/>
                <w:webHidden/>
              </w:rPr>
              <w:t>40</w:t>
            </w:r>
            <w:r w:rsidR="00AE0EB1">
              <w:rPr>
                <w:noProof/>
                <w:webHidden/>
              </w:rPr>
              <w:fldChar w:fldCharType="end"/>
            </w:r>
          </w:hyperlink>
        </w:p>
        <w:p w14:paraId="66714169"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66" w:history="1">
            <w:r w:rsidR="00AE0EB1" w:rsidRPr="001313BF">
              <w:rPr>
                <w:rStyle w:val="Hyperlink"/>
                <w:rFonts w:ascii="Times New Roman" w:eastAsia="Times New Roman" w:hAnsi="Times New Roman" w:cs="Times New Roman"/>
                <w:b/>
                <w:noProof/>
              </w:rPr>
              <w:t>3.1.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Hướng tiếp cận</w:t>
            </w:r>
            <w:r w:rsidR="00AE0EB1">
              <w:rPr>
                <w:noProof/>
                <w:webHidden/>
              </w:rPr>
              <w:tab/>
            </w:r>
            <w:r w:rsidR="00AE0EB1">
              <w:rPr>
                <w:noProof/>
                <w:webHidden/>
              </w:rPr>
              <w:fldChar w:fldCharType="begin"/>
            </w:r>
            <w:r w:rsidR="00AE0EB1">
              <w:rPr>
                <w:noProof/>
                <w:webHidden/>
              </w:rPr>
              <w:instrText xml:space="preserve"> PAGEREF _Toc514450066 \h </w:instrText>
            </w:r>
            <w:r w:rsidR="00AE0EB1">
              <w:rPr>
                <w:noProof/>
                <w:webHidden/>
              </w:rPr>
            </w:r>
            <w:r w:rsidR="00AE0EB1">
              <w:rPr>
                <w:noProof/>
                <w:webHidden/>
              </w:rPr>
              <w:fldChar w:fldCharType="separate"/>
            </w:r>
            <w:r w:rsidR="00AE0EB1">
              <w:rPr>
                <w:noProof/>
                <w:webHidden/>
              </w:rPr>
              <w:t>40</w:t>
            </w:r>
            <w:r w:rsidR="00AE0EB1">
              <w:rPr>
                <w:noProof/>
                <w:webHidden/>
              </w:rPr>
              <w:fldChar w:fldCharType="end"/>
            </w:r>
          </w:hyperlink>
        </w:p>
        <w:p w14:paraId="21E738AE"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7" w:history="1">
            <w:r w:rsidR="00AE0EB1" w:rsidRPr="001313BF">
              <w:rPr>
                <w:rStyle w:val="Hyperlink"/>
                <w:rFonts w:ascii="Times New Roman" w:eastAsia="Times New Roman" w:hAnsi="Times New Roman" w:cs="Times New Roman"/>
                <w:b/>
                <w:noProof/>
              </w:rPr>
              <w:t>3.1.1.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đơn vị</w:t>
            </w:r>
            <w:r w:rsidR="00AE0EB1">
              <w:rPr>
                <w:noProof/>
                <w:webHidden/>
              </w:rPr>
              <w:tab/>
            </w:r>
            <w:r w:rsidR="00AE0EB1">
              <w:rPr>
                <w:noProof/>
                <w:webHidden/>
              </w:rPr>
              <w:fldChar w:fldCharType="begin"/>
            </w:r>
            <w:r w:rsidR="00AE0EB1">
              <w:rPr>
                <w:noProof/>
                <w:webHidden/>
              </w:rPr>
              <w:instrText xml:space="preserve"> PAGEREF _Toc514450067 \h </w:instrText>
            </w:r>
            <w:r w:rsidR="00AE0EB1">
              <w:rPr>
                <w:noProof/>
                <w:webHidden/>
              </w:rPr>
            </w:r>
            <w:r w:rsidR="00AE0EB1">
              <w:rPr>
                <w:noProof/>
                <w:webHidden/>
              </w:rPr>
              <w:fldChar w:fldCharType="separate"/>
            </w:r>
            <w:r w:rsidR="00AE0EB1">
              <w:rPr>
                <w:noProof/>
                <w:webHidden/>
              </w:rPr>
              <w:t>40</w:t>
            </w:r>
            <w:r w:rsidR="00AE0EB1">
              <w:rPr>
                <w:noProof/>
                <w:webHidden/>
              </w:rPr>
              <w:fldChar w:fldCharType="end"/>
            </w:r>
          </w:hyperlink>
        </w:p>
        <w:p w14:paraId="3E763564"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8" w:history="1">
            <w:r w:rsidR="00AE0EB1" w:rsidRPr="001313BF">
              <w:rPr>
                <w:rStyle w:val="Hyperlink"/>
                <w:rFonts w:ascii="Times New Roman" w:eastAsia="Times New Roman" w:hAnsi="Times New Roman" w:cs="Times New Roman"/>
                <w:b/>
                <w:noProof/>
              </w:rPr>
              <w:t>3.1.2.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tích hợp</w:t>
            </w:r>
            <w:r w:rsidR="00AE0EB1">
              <w:rPr>
                <w:noProof/>
                <w:webHidden/>
              </w:rPr>
              <w:tab/>
            </w:r>
            <w:r w:rsidR="00AE0EB1">
              <w:rPr>
                <w:noProof/>
                <w:webHidden/>
              </w:rPr>
              <w:fldChar w:fldCharType="begin"/>
            </w:r>
            <w:r w:rsidR="00AE0EB1">
              <w:rPr>
                <w:noProof/>
                <w:webHidden/>
              </w:rPr>
              <w:instrText xml:space="preserve"> PAGEREF _Toc514450068 \h </w:instrText>
            </w:r>
            <w:r w:rsidR="00AE0EB1">
              <w:rPr>
                <w:noProof/>
                <w:webHidden/>
              </w:rPr>
            </w:r>
            <w:r w:rsidR="00AE0EB1">
              <w:rPr>
                <w:noProof/>
                <w:webHidden/>
              </w:rPr>
              <w:fldChar w:fldCharType="separate"/>
            </w:r>
            <w:r w:rsidR="00AE0EB1">
              <w:rPr>
                <w:noProof/>
                <w:webHidden/>
              </w:rPr>
              <w:t>41</w:t>
            </w:r>
            <w:r w:rsidR="00AE0EB1">
              <w:rPr>
                <w:noProof/>
                <w:webHidden/>
              </w:rPr>
              <w:fldChar w:fldCharType="end"/>
            </w:r>
          </w:hyperlink>
        </w:p>
        <w:p w14:paraId="57EB106C" w14:textId="77777777" w:rsidR="00AE0EB1" w:rsidRDefault="00B31F2D">
          <w:pPr>
            <w:pStyle w:val="TOC3"/>
            <w:tabs>
              <w:tab w:val="left" w:pos="1200"/>
              <w:tab w:val="right" w:leader="dot" w:pos="9395"/>
            </w:tabs>
            <w:rPr>
              <w:rFonts w:asciiTheme="minorHAnsi" w:eastAsiaTheme="minorEastAsia" w:hAnsiTheme="minorHAnsi" w:cstheme="minorBidi"/>
              <w:noProof/>
              <w:color w:val="auto"/>
              <w:sz w:val="24"/>
              <w:szCs w:val="24"/>
              <w:lang w:val="en-US"/>
            </w:rPr>
          </w:pPr>
          <w:hyperlink w:anchor="_Toc514450069" w:history="1">
            <w:r w:rsidR="00AE0EB1" w:rsidRPr="001313BF">
              <w:rPr>
                <w:rStyle w:val="Hyperlink"/>
                <w:rFonts w:ascii="Times New Roman" w:eastAsia="Times New Roman" w:hAnsi="Times New Roman" w:cs="Times New Roman"/>
                <w:b/>
                <w:noProof/>
              </w:rPr>
              <w:t>3.1.3.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Kiểm thử hồi quy</w:t>
            </w:r>
            <w:r w:rsidR="00AE0EB1">
              <w:rPr>
                <w:noProof/>
                <w:webHidden/>
              </w:rPr>
              <w:tab/>
            </w:r>
            <w:r w:rsidR="00AE0EB1">
              <w:rPr>
                <w:noProof/>
                <w:webHidden/>
              </w:rPr>
              <w:fldChar w:fldCharType="begin"/>
            </w:r>
            <w:r w:rsidR="00AE0EB1">
              <w:rPr>
                <w:noProof/>
                <w:webHidden/>
              </w:rPr>
              <w:instrText xml:space="preserve"> PAGEREF _Toc514450069 \h </w:instrText>
            </w:r>
            <w:r w:rsidR="00AE0EB1">
              <w:rPr>
                <w:noProof/>
                <w:webHidden/>
              </w:rPr>
            </w:r>
            <w:r w:rsidR="00AE0EB1">
              <w:rPr>
                <w:noProof/>
                <w:webHidden/>
              </w:rPr>
              <w:fldChar w:fldCharType="separate"/>
            </w:r>
            <w:r w:rsidR="00AE0EB1">
              <w:rPr>
                <w:noProof/>
                <w:webHidden/>
              </w:rPr>
              <w:t>41</w:t>
            </w:r>
            <w:r w:rsidR="00AE0EB1">
              <w:rPr>
                <w:noProof/>
                <w:webHidden/>
              </w:rPr>
              <w:fldChar w:fldCharType="end"/>
            </w:r>
          </w:hyperlink>
        </w:p>
        <w:p w14:paraId="6FE1E9EE"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0" w:history="1">
            <w:r w:rsidR="00AE0EB1" w:rsidRPr="001313BF">
              <w:rPr>
                <w:rStyle w:val="Hyperlink"/>
                <w:rFonts w:ascii="Times New Roman" w:eastAsia="Times New Roman" w:hAnsi="Times New Roman" w:cs="Times New Roman"/>
                <w:b/>
                <w:noProof/>
              </w:rPr>
              <w:t>3.2.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Quy trình kiểm thử ứng dụng ESB</w:t>
            </w:r>
            <w:r w:rsidR="00AE0EB1">
              <w:rPr>
                <w:noProof/>
                <w:webHidden/>
              </w:rPr>
              <w:tab/>
            </w:r>
            <w:r w:rsidR="00AE0EB1">
              <w:rPr>
                <w:noProof/>
                <w:webHidden/>
              </w:rPr>
              <w:fldChar w:fldCharType="begin"/>
            </w:r>
            <w:r w:rsidR="00AE0EB1">
              <w:rPr>
                <w:noProof/>
                <w:webHidden/>
              </w:rPr>
              <w:instrText xml:space="preserve"> PAGEREF _Toc514450070 \h </w:instrText>
            </w:r>
            <w:r w:rsidR="00AE0EB1">
              <w:rPr>
                <w:noProof/>
                <w:webHidden/>
              </w:rPr>
            </w:r>
            <w:r w:rsidR="00AE0EB1">
              <w:rPr>
                <w:noProof/>
                <w:webHidden/>
              </w:rPr>
              <w:fldChar w:fldCharType="separate"/>
            </w:r>
            <w:r w:rsidR="00AE0EB1">
              <w:rPr>
                <w:noProof/>
                <w:webHidden/>
              </w:rPr>
              <w:t>41</w:t>
            </w:r>
            <w:r w:rsidR="00AE0EB1">
              <w:rPr>
                <w:noProof/>
                <w:webHidden/>
              </w:rPr>
              <w:fldChar w:fldCharType="end"/>
            </w:r>
          </w:hyperlink>
        </w:p>
        <w:p w14:paraId="48D8427A"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1" w:history="1">
            <w:r w:rsidR="00AE0EB1" w:rsidRPr="001313BF">
              <w:rPr>
                <w:rStyle w:val="Hyperlink"/>
                <w:rFonts w:ascii="Times New Roman" w:eastAsia="Times New Roman" w:hAnsi="Times New Roman" w:cs="Times New Roman"/>
                <w:b/>
                <w:noProof/>
              </w:rPr>
              <w:t>3.3.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Xây dựng ứng dụng AsenAPIDriver</w:t>
            </w:r>
            <w:r w:rsidR="00AE0EB1">
              <w:rPr>
                <w:noProof/>
                <w:webHidden/>
              </w:rPr>
              <w:tab/>
            </w:r>
            <w:r w:rsidR="00AE0EB1">
              <w:rPr>
                <w:noProof/>
                <w:webHidden/>
              </w:rPr>
              <w:fldChar w:fldCharType="begin"/>
            </w:r>
            <w:r w:rsidR="00AE0EB1">
              <w:rPr>
                <w:noProof/>
                <w:webHidden/>
              </w:rPr>
              <w:instrText xml:space="preserve"> PAGEREF _Toc514450071 \h </w:instrText>
            </w:r>
            <w:r w:rsidR="00AE0EB1">
              <w:rPr>
                <w:noProof/>
                <w:webHidden/>
              </w:rPr>
            </w:r>
            <w:r w:rsidR="00AE0EB1">
              <w:rPr>
                <w:noProof/>
                <w:webHidden/>
              </w:rPr>
              <w:fldChar w:fldCharType="separate"/>
            </w:r>
            <w:r w:rsidR="00AE0EB1">
              <w:rPr>
                <w:noProof/>
                <w:webHidden/>
              </w:rPr>
              <w:t>43</w:t>
            </w:r>
            <w:r w:rsidR="00AE0EB1">
              <w:rPr>
                <w:noProof/>
                <w:webHidden/>
              </w:rPr>
              <w:fldChar w:fldCharType="end"/>
            </w:r>
          </w:hyperlink>
        </w:p>
        <w:p w14:paraId="2B7B1544"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72" w:history="1">
            <w:r w:rsidR="00AE0EB1" w:rsidRPr="001313BF">
              <w:rPr>
                <w:rStyle w:val="Hyperlink"/>
                <w:rFonts w:ascii="Times New Roman" w:eastAsia="Times New Roman" w:hAnsi="Times New Roman" w:cs="Times New Roman"/>
                <w:b/>
                <w:noProof/>
              </w:rPr>
              <w:t>CHƯƠNG 4.</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THỰC NGHIỆM</w:t>
            </w:r>
            <w:r w:rsidR="00AE0EB1">
              <w:rPr>
                <w:noProof/>
                <w:webHidden/>
              </w:rPr>
              <w:tab/>
            </w:r>
            <w:r w:rsidR="00AE0EB1">
              <w:rPr>
                <w:noProof/>
                <w:webHidden/>
              </w:rPr>
              <w:fldChar w:fldCharType="begin"/>
            </w:r>
            <w:r w:rsidR="00AE0EB1">
              <w:rPr>
                <w:noProof/>
                <w:webHidden/>
              </w:rPr>
              <w:instrText xml:space="preserve"> PAGEREF _Toc514450072 \h </w:instrText>
            </w:r>
            <w:r w:rsidR="00AE0EB1">
              <w:rPr>
                <w:noProof/>
                <w:webHidden/>
              </w:rPr>
            </w:r>
            <w:r w:rsidR="00AE0EB1">
              <w:rPr>
                <w:noProof/>
                <w:webHidden/>
              </w:rPr>
              <w:fldChar w:fldCharType="separate"/>
            </w:r>
            <w:r w:rsidR="00AE0EB1">
              <w:rPr>
                <w:noProof/>
                <w:webHidden/>
              </w:rPr>
              <w:t>47</w:t>
            </w:r>
            <w:r w:rsidR="00AE0EB1">
              <w:rPr>
                <w:noProof/>
                <w:webHidden/>
              </w:rPr>
              <w:fldChar w:fldCharType="end"/>
            </w:r>
          </w:hyperlink>
        </w:p>
        <w:p w14:paraId="2BEBAE77"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3" w:history="1">
            <w:r w:rsidR="00AE0EB1" w:rsidRPr="001313BF">
              <w:rPr>
                <w:rStyle w:val="Hyperlink"/>
                <w:rFonts w:ascii="Times New Roman" w:eastAsia="Times New Roman" w:hAnsi="Times New Roman" w:cs="Times New Roman"/>
                <w:b/>
                <w:noProof/>
              </w:rPr>
              <w:t>4.1.</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Ứng dụng MuleESB mẫu</w:t>
            </w:r>
            <w:r w:rsidR="00AE0EB1">
              <w:rPr>
                <w:noProof/>
                <w:webHidden/>
              </w:rPr>
              <w:tab/>
            </w:r>
            <w:r w:rsidR="00AE0EB1">
              <w:rPr>
                <w:noProof/>
                <w:webHidden/>
              </w:rPr>
              <w:fldChar w:fldCharType="begin"/>
            </w:r>
            <w:r w:rsidR="00AE0EB1">
              <w:rPr>
                <w:noProof/>
                <w:webHidden/>
              </w:rPr>
              <w:instrText xml:space="preserve"> PAGEREF _Toc514450073 \h </w:instrText>
            </w:r>
            <w:r w:rsidR="00AE0EB1">
              <w:rPr>
                <w:noProof/>
                <w:webHidden/>
              </w:rPr>
            </w:r>
            <w:r w:rsidR="00AE0EB1">
              <w:rPr>
                <w:noProof/>
                <w:webHidden/>
              </w:rPr>
              <w:fldChar w:fldCharType="separate"/>
            </w:r>
            <w:r w:rsidR="00AE0EB1">
              <w:rPr>
                <w:noProof/>
                <w:webHidden/>
              </w:rPr>
              <w:t>47</w:t>
            </w:r>
            <w:r w:rsidR="00AE0EB1">
              <w:rPr>
                <w:noProof/>
                <w:webHidden/>
              </w:rPr>
              <w:fldChar w:fldCharType="end"/>
            </w:r>
          </w:hyperlink>
        </w:p>
        <w:p w14:paraId="0B90E021"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4" w:history="1">
            <w:r w:rsidR="00AE0EB1" w:rsidRPr="001313BF">
              <w:rPr>
                <w:rStyle w:val="Hyperlink"/>
                <w:rFonts w:ascii="Times New Roman" w:eastAsia="Times New Roman" w:hAnsi="Times New Roman" w:cs="Times New Roman"/>
                <w:b/>
                <w:noProof/>
              </w:rPr>
              <w:t>4.2.</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Tích hợp quy trình kiểm thử</w:t>
            </w:r>
            <w:r w:rsidR="00AE0EB1">
              <w:rPr>
                <w:noProof/>
                <w:webHidden/>
              </w:rPr>
              <w:tab/>
            </w:r>
            <w:r w:rsidR="00AE0EB1">
              <w:rPr>
                <w:noProof/>
                <w:webHidden/>
              </w:rPr>
              <w:fldChar w:fldCharType="begin"/>
            </w:r>
            <w:r w:rsidR="00AE0EB1">
              <w:rPr>
                <w:noProof/>
                <w:webHidden/>
              </w:rPr>
              <w:instrText xml:space="preserve"> PAGEREF _Toc514450074 \h </w:instrText>
            </w:r>
            <w:r w:rsidR="00AE0EB1">
              <w:rPr>
                <w:noProof/>
                <w:webHidden/>
              </w:rPr>
            </w:r>
            <w:r w:rsidR="00AE0EB1">
              <w:rPr>
                <w:noProof/>
                <w:webHidden/>
              </w:rPr>
              <w:fldChar w:fldCharType="separate"/>
            </w:r>
            <w:r w:rsidR="00AE0EB1">
              <w:rPr>
                <w:noProof/>
                <w:webHidden/>
              </w:rPr>
              <w:t>49</w:t>
            </w:r>
            <w:r w:rsidR="00AE0EB1">
              <w:rPr>
                <w:noProof/>
                <w:webHidden/>
              </w:rPr>
              <w:fldChar w:fldCharType="end"/>
            </w:r>
          </w:hyperlink>
        </w:p>
        <w:p w14:paraId="4FF2FDBF" w14:textId="77777777" w:rsidR="00AE0EB1" w:rsidRDefault="00B31F2D">
          <w:pPr>
            <w:pStyle w:val="TOC2"/>
            <w:tabs>
              <w:tab w:val="left" w:pos="960"/>
              <w:tab w:val="right" w:leader="dot" w:pos="9395"/>
            </w:tabs>
            <w:rPr>
              <w:rFonts w:asciiTheme="minorHAnsi" w:eastAsiaTheme="minorEastAsia" w:hAnsiTheme="minorHAnsi" w:cstheme="minorBidi"/>
              <w:noProof/>
              <w:color w:val="auto"/>
              <w:sz w:val="24"/>
              <w:szCs w:val="24"/>
              <w:lang w:val="en-US"/>
            </w:rPr>
          </w:pPr>
          <w:hyperlink w:anchor="_Toc514450075" w:history="1">
            <w:r w:rsidR="00AE0EB1" w:rsidRPr="001313BF">
              <w:rPr>
                <w:rStyle w:val="Hyperlink"/>
                <w:rFonts w:ascii="Times New Roman" w:eastAsia="Times New Roman" w:hAnsi="Times New Roman" w:cs="Times New Roman"/>
                <w:b/>
                <w:noProof/>
              </w:rPr>
              <w:t>4.3.</w:t>
            </w:r>
            <w:r w:rsidR="00AE0EB1">
              <w:rPr>
                <w:rFonts w:asciiTheme="minorHAnsi" w:eastAsiaTheme="minorEastAsia" w:hAnsiTheme="minorHAnsi" w:cstheme="minorBidi"/>
                <w:noProof/>
                <w:color w:val="auto"/>
                <w:sz w:val="24"/>
                <w:szCs w:val="24"/>
                <w:lang w:val="en-US"/>
              </w:rPr>
              <w:tab/>
            </w:r>
            <w:r w:rsidR="00AE0EB1" w:rsidRPr="001313BF">
              <w:rPr>
                <w:rStyle w:val="Hyperlink"/>
                <w:rFonts w:ascii="Times New Roman" w:eastAsia="Times New Roman" w:hAnsi="Times New Roman" w:cs="Times New Roman"/>
                <w:b/>
                <w:noProof/>
              </w:rPr>
              <w:t>Đánh giá kết quả</w:t>
            </w:r>
            <w:r w:rsidR="00AE0EB1">
              <w:rPr>
                <w:noProof/>
                <w:webHidden/>
              </w:rPr>
              <w:tab/>
            </w:r>
            <w:r w:rsidR="00AE0EB1">
              <w:rPr>
                <w:noProof/>
                <w:webHidden/>
              </w:rPr>
              <w:fldChar w:fldCharType="begin"/>
            </w:r>
            <w:r w:rsidR="00AE0EB1">
              <w:rPr>
                <w:noProof/>
                <w:webHidden/>
              </w:rPr>
              <w:instrText xml:space="preserve"> PAGEREF _Toc514450075 \h </w:instrText>
            </w:r>
            <w:r w:rsidR="00AE0EB1">
              <w:rPr>
                <w:noProof/>
                <w:webHidden/>
              </w:rPr>
            </w:r>
            <w:r w:rsidR="00AE0EB1">
              <w:rPr>
                <w:noProof/>
                <w:webHidden/>
              </w:rPr>
              <w:fldChar w:fldCharType="separate"/>
            </w:r>
            <w:r w:rsidR="00AE0EB1">
              <w:rPr>
                <w:noProof/>
                <w:webHidden/>
              </w:rPr>
              <w:t>53</w:t>
            </w:r>
            <w:r w:rsidR="00AE0EB1">
              <w:rPr>
                <w:noProof/>
                <w:webHidden/>
              </w:rPr>
              <w:fldChar w:fldCharType="end"/>
            </w:r>
          </w:hyperlink>
        </w:p>
        <w:p w14:paraId="37FD6539"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76" w:history="1">
            <w:r w:rsidR="00AE0EB1" w:rsidRPr="001313BF">
              <w:rPr>
                <w:rStyle w:val="Hyperlink"/>
                <w:rFonts w:ascii="Times New Roman" w:eastAsia="Times New Roman" w:hAnsi="Times New Roman" w:cs="Times New Roman"/>
                <w:b/>
                <w:noProof/>
              </w:rPr>
              <w:t>KẾT LUẬN</w:t>
            </w:r>
            <w:r w:rsidR="00AE0EB1">
              <w:rPr>
                <w:noProof/>
                <w:webHidden/>
              </w:rPr>
              <w:tab/>
            </w:r>
            <w:r w:rsidR="00AE0EB1">
              <w:rPr>
                <w:noProof/>
                <w:webHidden/>
              </w:rPr>
              <w:fldChar w:fldCharType="begin"/>
            </w:r>
            <w:r w:rsidR="00AE0EB1">
              <w:rPr>
                <w:noProof/>
                <w:webHidden/>
              </w:rPr>
              <w:instrText xml:space="preserve"> PAGEREF _Toc514450076 \h </w:instrText>
            </w:r>
            <w:r w:rsidR="00AE0EB1">
              <w:rPr>
                <w:noProof/>
                <w:webHidden/>
              </w:rPr>
            </w:r>
            <w:r w:rsidR="00AE0EB1">
              <w:rPr>
                <w:noProof/>
                <w:webHidden/>
              </w:rPr>
              <w:fldChar w:fldCharType="separate"/>
            </w:r>
            <w:r w:rsidR="00AE0EB1">
              <w:rPr>
                <w:noProof/>
                <w:webHidden/>
              </w:rPr>
              <w:t>54</w:t>
            </w:r>
            <w:r w:rsidR="00AE0EB1">
              <w:rPr>
                <w:noProof/>
                <w:webHidden/>
              </w:rPr>
              <w:fldChar w:fldCharType="end"/>
            </w:r>
          </w:hyperlink>
        </w:p>
        <w:p w14:paraId="0F211793" w14:textId="77777777" w:rsidR="00AE0EB1" w:rsidRDefault="00B31F2D">
          <w:pPr>
            <w:pStyle w:val="TOC1"/>
            <w:rPr>
              <w:rFonts w:asciiTheme="minorHAnsi" w:eastAsiaTheme="minorEastAsia" w:hAnsiTheme="minorHAnsi" w:cstheme="minorBidi"/>
              <w:noProof/>
              <w:color w:val="auto"/>
              <w:sz w:val="24"/>
              <w:szCs w:val="24"/>
              <w:lang w:val="en-US"/>
            </w:rPr>
          </w:pPr>
          <w:hyperlink w:anchor="_Toc514450077" w:history="1">
            <w:r w:rsidR="00AE0EB1" w:rsidRPr="001313BF">
              <w:rPr>
                <w:rStyle w:val="Hyperlink"/>
                <w:rFonts w:ascii="Times New Roman" w:eastAsia="Times New Roman" w:hAnsi="Times New Roman" w:cs="Times New Roman"/>
                <w:b/>
                <w:noProof/>
              </w:rPr>
              <w:t>TÀI LIỆU THAM KHẢO</w:t>
            </w:r>
            <w:r w:rsidR="00AE0EB1">
              <w:rPr>
                <w:noProof/>
                <w:webHidden/>
              </w:rPr>
              <w:tab/>
            </w:r>
            <w:r w:rsidR="00AE0EB1">
              <w:rPr>
                <w:noProof/>
                <w:webHidden/>
              </w:rPr>
              <w:fldChar w:fldCharType="begin"/>
            </w:r>
            <w:r w:rsidR="00AE0EB1">
              <w:rPr>
                <w:noProof/>
                <w:webHidden/>
              </w:rPr>
              <w:instrText xml:space="preserve"> PAGEREF _Toc514450077 \h </w:instrText>
            </w:r>
            <w:r w:rsidR="00AE0EB1">
              <w:rPr>
                <w:noProof/>
                <w:webHidden/>
              </w:rPr>
            </w:r>
            <w:r w:rsidR="00AE0EB1">
              <w:rPr>
                <w:noProof/>
                <w:webHidden/>
              </w:rPr>
              <w:fldChar w:fldCharType="separate"/>
            </w:r>
            <w:r w:rsidR="00AE0EB1">
              <w:rPr>
                <w:noProof/>
                <w:webHidden/>
              </w:rPr>
              <w:t>56</w:t>
            </w:r>
            <w:r w:rsidR="00AE0EB1">
              <w:rPr>
                <w:noProof/>
                <w:webHidden/>
              </w:rPr>
              <w:fldChar w:fldCharType="end"/>
            </w:r>
          </w:hyperlink>
        </w:p>
        <w:p w14:paraId="59034D97" w14:textId="42A894D2" w:rsidR="004F360D" w:rsidRPr="00C307BC" w:rsidRDefault="004F360D">
          <w:pPr>
            <w:rPr>
              <w:sz w:val="26"/>
              <w:szCs w:val="26"/>
            </w:rPr>
          </w:pPr>
          <w:r w:rsidRPr="0070218E">
            <w:rPr>
              <w:bCs/>
              <w:noProof/>
              <w:sz w:val="26"/>
              <w:szCs w:val="26"/>
            </w:rPr>
            <w:fldChar w:fldCharType="end"/>
          </w:r>
        </w:p>
      </w:sdtContent>
    </w:sdt>
    <w:p w14:paraId="34B81F5C" w14:textId="77777777" w:rsidR="006F117B" w:rsidRPr="00C307BC" w:rsidRDefault="006F117B" w:rsidP="00A54A30">
      <w:pPr>
        <w:spacing w:line="288" w:lineRule="auto"/>
        <w:rPr>
          <w:sz w:val="26"/>
          <w:szCs w:val="26"/>
        </w:rPr>
      </w:pPr>
    </w:p>
    <w:p w14:paraId="1697E344" w14:textId="7DC1D9B6" w:rsidR="005429A2" w:rsidRDefault="005429A2" w:rsidP="00A54A30">
      <w:pPr>
        <w:widowControl w:val="0"/>
        <w:spacing w:line="288" w:lineRule="auto"/>
        <w:rPr>
          <w:ins w:id="12" w:author="Nguyen Toan" w:date="2018-05-19T17:35:00Z"/>
          <w:sz w:val="26"/>
          <w:szCs w:val="26"/>
        </w:rPr>
      </w:pPr>
      <w:ins w:id="13" w:author="Nguyen Toan" w:date="2018-05-19T17:35:00Z">
        <w:r>
          <w:rPr>
            <w:sz w:val="26"/>
            <w:szCs w:val="26"/>
          </w:rPr>
          <w:br w:type="page"/>
        </w:r>
      </w:ins>
    </w:p>
    <w:p w14:paraId="10CA1E05" w14:textId="77777777" w:rsidR="006F117B" w:rsidRPr="00C307BC" w:rsidRDefault="006F117B" w:rsidP="00A54A30">
      <w:pPr>
        <w:widowControl w:val="0"/>
        <w:spacing w:line="288" w:lineRule="auto"/>
        <w:rPr>
          <w:sz w:val="26"/>
          <w:szCs w:val="26"/>
        </w:rPr>
        <w:sectPr w:rsidR="006F117B" w:rsidRPr="00C307BC">
          <w:type w:val="continuous"/>
          <w:pgSz w:w="12240" w:h="15840"/>
          <w:pgMar w:top="1134" w:right="1134" w:bottom="1134" w:left="1701" w:header="0" w:footer="720" w:gutter="0"/>
          <w:cols w:space="720"/>
        </w:sectPr>
      </w:pPr>
    </w:p>
    <w:p w14:paraId="604CF42D" w14:textId="77777777" w:rsidR="00A67C45" w:rsidRPr="00C307BC" w:rsidRDefault="00A67C45">
      <w:pPr>
        <w:rPr>
          <w:b/>
          <w:sz w:val="26"/>
          <w:szCs w:val="26"/>
        </w:rPr>
      </w:pPr>
      <w:bookmarkStart w:id="14" w:name="_67y5o7ip2zev" w:colFirst="0" w:colLast="0"/>
      <w:bookmarkEnd w:id="14"/>
      <w:del w:id="15" w:author="Nguyen Toan" w:date="2018-05-19T17:35:00Z">
        <w:r w:rsidRPr="00C307BC" w:rsidDel="005429A2">
          <w:rPr>
            <w:b/>
            <w:sz w:val="26"/>
            <w:szCs w:val="26"/>
          </w:rPr>
          <w:lastRenderedPageBreak/>
          <w:br w:type="page"/>
        </w:r>
      </w:del>
    </w:p>
    <w:p w14:paraId="11A29EE3" w14:textId="77777777" w:rsidR="008F610B" w:rsidRPr="00C307BC" w:rsidRDefault="008F610B">
      <w:pPr>
        <w:rPr>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16" w:name="_Toc514450045"/>
      <w:r w:rsidRPr="00C307BC">
        <w:rPr>
          <w:rFonts w:ascii="Times New Roman" w:hAnsi="Times New Roman" w:cs="Times New Roman"/>
          <w:b/>
          <w:sz w:val="26"/>
          <w:szCs w:val="26"/>
        </w:rPr>
        <w:t>DANH MỤC CÁC KÝ HIỆU VÀ CHỮ VIẾT TẮT</w:t>
      </w:r>
      <w:bookmarkEnd w:id="16"/>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7</w:t>
            </w:r>
          </w:p>
        </w:tc>
        <w:tc>
          <w:tcPr>
            <w:tcW w:w="5953" w:type="dxa"/>
          </w:tcPr>
          <w:p w14:paraId="17CE504D" w14:textId="71082D58" w:rsidR="00EF34BE" w:rsidRPr="00C307BC" w:rsidRDefault="00EF34BE" w:rsidP="00A54A30">
            <w:pPr>
              <w:spacing w:line="288" w:lineRule="auto"/>
              <w:rPr>
                <w:rFonts w:eastAsia="Times New Roman"/>
                <w:sz w:val="26"/>
                <w:szCs w:val="26"/>
              </w:rPr>
            </w:pPr>
            <w:r w:rsidRPr="00C307BC">
              <w:rPr>
                <w:rFonts w:eastAsia="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bookmarkStart w:id="17" w:name="_gjdgxs" w:colFirst="0" w:colLast="0"/>
            <w:bookmarkEnd w:id="17"/>
            <w:r w:rsidRPr="00C307BC">
              <w:rPr>
                <w:rFonts w:eastAsia="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9</w:t>
            </w:r>
          </w:p>
        </w:tc>
        <w:tc>
          <w:tcPr>
            <w:tcW w:w="5953" w:type="dxa"/>
          </w:tcPr>
          <w:p w14:paraId="04448635" w14:textId="6C6E0AC9" w:rsidR="00EF34BE" w:rsidRPr="00C307BC" w:rsidRDefault="00EF34BE" w:rsidP="00A54A30">
            <w:pPr>
              <w:spacing w:line="288" w:lineRule="auto"/>
              <w:rPr>
                <w:rFonts w:eastAsia="Times New Roman"/>
                <w:sz w:val="26"/>
                <w:szCs w:val="26"/>
              </w:rPr>
            </w:pPr>
            <w:r w:rsidRPr="00C307BC">
              <w:rPr>
                <w:rFonts w:eastAsia="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10</w:t>
            </w:r>
          </w:p>
        </w:tc>
        <w:tc>
          <w:tcPr>
            <w:tcW w:w="5953" w:type="dxa"/>
          </w:tcPr>
          <w:p w14:paraId="032EE45B" w14:textId="47DDFA05" w:rsidR="00EF34BE" w:rsidRPr="00C307BC" w:rsidRDefault="00EF34BE" w:rsidP="00A54A30">
            <w:pPr>
              <w:spacing w:line="288" w:lineRule="auto"/>
              <w:rPr>
                <w:rFonts w:eastAsia="Times New Roman"/>
                <w:sz w:val="26"/>
                <w:szCs w:val="26"/>
              </w:rPr>
            </w:pPr>
            <w:r w:rsidRPr="00C307BC">
              <w:rPr>
                <w:rFonts w:eastAsia="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11</w:t>
            </w:r>
          </w:p>
        </w:tc>
        <w:tc>
          <w:tcPr>
            <w:tcW w:w="5953" w:type="dxa"/>
          </w:tcPr>
          <w:p w14:paraId="1E47C056" w14:textId="59F18813" w:rsidR="00EF34BE" w:rsidRPr="00C307BC" w:rsidRDefault="00EF34BE" w:rsidP="00A54A30">
            <w:pPr>
              <w:spacing w:line="288" w:lineRule="auto"/>
              <w:rPr>
                <w:rFonts w:eastAsia="Times New Roman"/>
                <w:sz w:val="26"/>
                <w:szCs w:val="26"/>
              </w:rPr>
            </w:pPr>
            <w:r w:rsidRPr="00C307BC">
              <w:rPr>
                <w:rFonts w:eastAsia="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12</w:t>
            </w:r>
          </w:p>
        </w:tc>
        <w:tc>
          <w:tcPr>
            <w:tcW w:w="5953" w:type="dxa"/>
          </w:tcPr>
          <w:p w14:paraId="7210C725" w14:textId="4E028E7E" w:rsidR="00EF34BE" w:rsidRPr="00C307BC" w:rsidRDefault="00EF34BE" w:rsidP="00A54A30">
            <w:pPr>
              <w:spacing w:line="288" w:lineRule="auto"/>
              <w:rPr>
                <w:rFonts w:eastAsia="Times New Roman"/>
                <w:sz w:val="26"/>
                <w:szCs w:val="26"/>
              </w:rPr>
            </w:pPr>
            <w:r w:rsidRPr="00C307BC">
              <w:rPr>
                <w:rFonts w:eastAsia="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UAT</w:t>
            </w:r>
          </w:p>
        </w:tc>
      </w:tr>
      <w:tr w:rsidR="00635CE1" w:rsidRPr="00C307BC" w14:paraId="2A15689C" w14:textId="77777777">
        <w:tc>
          <w:tcPr>
            <w:tcW w:w="1101" w:type="dxa"/>
          </w:tcPr>
          <w:p w14:paraId="34E1AAB7" w14:textId="2A512738" w:rsidR="00635CE1" w:rsidRPr="00C307BC" w:rsidRDefault="00635CE1"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Pr>
                <w:rFonts w:eastAsia="Times New Roman"/>
                <w:sz w:val="26"/>
                <w:szCs w:val="26"/>
              </w:rPr>
              <w:t>13</w:t>
            </w:r>
          </w:p>
        </w:tc>
        <w:tc>
          <w:tcPr>
            <w:tcW w:w="5953" w:type="dxa"/>
          </w:tcPr>
          <w:p w14:paraId="505EFB0E" w14:textId="154244AC" w:rsidR="00635CE1" w:rsidRPr="00C307BC" w:rsidRDefault="00635CE1" w:rsidP="00A54A30">
            <w:pPr>
              <w:spacing w:line="288" w:lineRule="auto"/>
              <w:rPr>
                <w:rFonts w:eastAsia="Times New Roman"/>
                <w:sz w:val="26"/>
                <w:szCs w:val="26"/>
              </w:rPr>
            </w:pPr>
            <w:r w:rsidRPr="00C307BC">
              <w:rPr>
                <w:rFonts w:eastAsia="Times New Roman"/>
                <w:sz w:val="26"/>
                <w:szCs w:val="26"/>
              </w:rPr>
              <w:t>Dis</w:t>
            </w:r>
            <w:r>
              <w:rPr>
                <w:rFonts w:eastAsia="Times New Roman"/>
                <w:sz w:val="26"/>
                <w:szCs w:val="26"/>
              </w:rPr>
              <w:t>tributed Version Control System</w:t>
            </w:r>
          </w:p>
        </w:tc>
        <w:tc>
          <w:tcPr>
            <w:tcW w:w="2567" w:type="dxa"/>
          </w:tcPr>
          <w:p w14:paraId="66D23A59" w14:textId="19308F1D" w:rsidR="00635CE1" w:rsidRPr="00C307BC" w:rsidRDefault="00635CE1" w:rsidP="00EE2E43">
            <w:pPr>
              <w:spacing w:line="288" w:lineRule="auto"/>
              <w:jc w:val="center"/>
              <w:rPr>
                <w:rFonts w:eastAsia="Times New Roman"/>
                <w:sz w:val="26"/>
                <w:szCs w:val="26"/>
              </w:rPr>
            </w:pPr>
            <w:r w:rsidRPr="00C307BC">
              <w:rPr>
                <w:rFonts w:eastAsia="Times New Roman"/>
                <w:sz w:val="26"/>
                <w:szCs w:val="26"/>
              </w:rPr>
              <w:t>DVCS</w:t>
            </w:r>
          </w:p>
        </w:tc>
      </w:tr>
    </w:tbl>
    <w:p w14:paraId="33E5F3DB" w14:textId="77777777" w:rsidR="006F117B" w:rsidRPr="00C307BC" w:rsidRDefault="006F117B" w:rsidP="00A54A30">
      <w:pPr>
        <w:spacing w:line="288" w:lineRule="auto"/>
        <w:jc w:val="center"/>
        <w:rPr>
          <w:rFonts w:eastAsia="Times New Roman"/>
          <w:b/>
          <w:sz w:val="26"/>
          <w:szCs w:val="26"/>
        </w:rPr>
      </w:pPr>
    </w:p>
    <w:p w14:paraId="17C8F28D"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bookmarkStart w:id="18" w:name="_4ym91ajlyho9" w:colFirst="0" w:colLast="0"/>
      <w:bookmarkEnd w:id="18"/>
      <w:r w:rsidRPr="00C307BC">
        <w:rPr>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19" w:name="_Toc514450046"/>
      <w:r w:rsidRPr="00C307BC">
        <w:rPr>
          <w:rFonts w:ascii="Times New Roman" w:eastAsia="Times New Roman" w:hAnsi="Times New Roman" w:cs="Times New Roman"/>
          <w:b/>
          <w:sz w:val="26"/>
          <w:szCs w:val="26"/>
        </w:rPr>
        <w:lastRenderedPageBreak/>
        <w:t>DANH MỤC CÁC HÌNH VẼ, ĐỒ THỊ</w:t>
      </w:r>
      <w:bookmarkEnd w:id="19"/>
    </w:p>
    <w:p w14:paraId="63281720" w14:textId="1FCA0FDC" w:rsidR="00B04AB1" w:rsidRPr="0031210A" w:rsidRDefault="00B04AB1" w:rsidP="00A54A30">
      <w:pPr>
        <w:spacing w:line="288" w:lineRule="auto"/>
        <w:rPr>
          <w:sz w:val="26"/>
          <w:szCs w:val="26"/>
        </w:rPr>
      </w:pPr>
    </w:p>
    <w:p w14:paraId="72B0090B" w14:textId="20D682A4" w:rsidR="007C756F" w:rsidRPr="0031210A" w:rsidRDefault="007F0E4B">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Fonts w:ascii="Times New Roman" w:eastAsia="Times New Roman" w:hAnsi="Times New Roman" w:cs="Times New Roman"/>
          <w:b/>
          <w:sz w:val="26"/>
          <w:szCs w:val="26"/>
        </w:rPr>
        <w:fldChar w:fldCharType="begin"/>
      </w:r>
      <w:r w:rsidRPr="0031210A">
        <w:rPr>
          <w:rFonts w:ascii="Times New Roman" w:eastAsia="Times New Roman" w:hAnsi="Times New Roman" w:cs="Times New Roman"/>
          <w:b/>
          <w:sz w:val="26"/>
          <w:szCs w:val="26"/>
        </w:rPr>
        <w:instrText xml:space="preserve"> TOC \h \z \c "H</w:instrText>
      </w:r>
      <w:r w:rsidRPr="0031210A">
        <w:rPr>
          <w:rFonts w:ascii="Times New Roman" w:eastAsia="Calibri" w:hAnsi="Times New Roman" w:cs="Times New Roman"/>
          <w:b/>
          <w:sz w:val="26"/>
          <w:szCs w:val="26"/>
        </w:rPr>
        <w:instrText xml:space="preserve">ình" </w:instrText>
      </w:r>
      <w:r w:rsidRPr="0031210A">
        <w:rPr>
          <w:rFonts w:ascii="Times New Roman" w:eastAsia="Times New Roman" w:hAnsi="Times New Roman" w:cs="Times New Roman"/>
          <w:b/>
          <w:sz w:val="26"/>
          <w:szCs w:val="26"/>
        </w:rPr>
        <w:fldChar w:fldCharType="separate"/>
      </w:r>
      <w:hyperlink w:anchor="_Toc514445849" w:history="1">
        <w:r w:rsidR="007C756F" w:rsidRPr="0031210A">
          <w:rPr>
            <w:rStyle w:val="Hyperlink"/>
            <w:rFonts w:ascii="Times New Roman" w:hAnsi="Times New Roman" w:cs="Times New Roman"/>
            <w:noProof/>
            <w:sz w:val="26"/>
            <w:szCs w:val="26"/>
          </w:rPr>
          <w:t>Hình 1.1: Các công nghệ trong hệ thống SOA</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_Toc514445849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13</w:t>
        </w:r>
        <w:r w:rsidR="007C756F" w:rsidRPr="0031210A">
          <w:rPr>
            <w:rFonts w:ascii="Times New Roman" w:hAnsi="Times New Roman" w:cs="Times New Roman"/>
            <w:noProof/>
            <w:webHidden/>
            <w:sz w:val="26"/>
            <w:szCs w:val="26"/>
          </w:rPr>
          <w:fldChar w:fldCharType="end"/>
        </w:r>
      </w:hyperlink>
    </w:p>
    <w:p w14:paraId="6657CF8C" w14:textId="605E888C"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0" w:history="1">
        <w:r w:rsidR="007C756F" w:rsidRPr="0031210A">
          <w:rPr>
            <w:rStyle w:val="Hyperlink"/>
            <w:rFonts w:ascii="Times New Roman" w:hAnsi="Times New Roman" w:cs="Times New Roman"/>
            <w:noProof/>
            <w:sz w:val="26"/>
            <w:szCs w:val="26"/>
          </w:rPr>
          <w:t>Hình 1.2. Kiến trúc hệ thống nền tảng trục tích hợp</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14</w:t>
        </w:r>
        <w:r w:rsidR="007C756F" w:rsidRPr="0031210A">
          <w:rPr>
            <w:rFonts w:ascii="Times New Roman" w:hAnsi="Times New Roman" w:cs="Times New Roman"/>
            <w:noProof/>
            <w:webHidden/>
            <w:sz w:val="26"/>
            <w:szCs w:val="26"/>
          </w:rPr>
          <w:fldChar w:fldCharType="end"/>
        </w:r>
      </w:hyperlink>
    </w:p>
    <w:p w14:paraId="51C22512" w14:textId="25A93AD4"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1" w:history="1">
        <w:r w:rsidR="007C756F" w:rsidRPr="0031210A">
          <w:rPr>
            <w:rStyle w:val="Hyperlink"/>
            <w:rFonts w:ascii="Times New Roman" w:hAnsi="Times New Roman" w:cs="Times New Roman"/>
            <w:iCs/>
            <w:noProof/>
            <w:sz w:val="26"/>
            <w:szCs w:val="26"/>
          </w:rPr>
          <w:t xml:space="preserve">Hình </w:t>
        </w:r>
        <w:r w:rsidR="007C756F" w:rsidRPr="0031210A">
          <w:rPr>
            <w:rStyle w:val="Hyperlink"/>
            <w:rFonts w:ascii="Times New Roman" w:hAnsi="Times New Roman" w:cs="Times New Roman"/>
            <w:noProof/>
            <w:sz w:val="26"/>
            <w:szCs w:val="26"/>
          </w:rPr>
          <w:t>1.3</w:t>
        </w:r>
        <w:r w:rsidR="007C756F" w:rsidRPr="0031210A">
          <w:rPr>
            <w:rStyle w:val="Hyperlink"/>
            <w:rFonts w:ascii="Times New Roman" w:hAnsi="Times New Roman" w:cs="Times New Roman"/>
            <w:iCs/>
            <w:noProof/>
            <w:sz w:val="26"/>
            <w:szCs w:val="26"/>
          </w:rPr>
          <w:t>: Nền tảng tích hợp cho doanh nghiệp</w:t>
        </w:r>
        <w:r w:rsidR="007C756F" w:rsidRPr="0031210A">
          <w:rPr>
            <w:rStyle w:val="Hyperlink"/>
            <w:rFonts w:ascii="Times New Roman" w:hAnsi="Times New Roman" w:cs="Times New Roman"/>
            <w:noProof/>
            <w:sz w:val="26"/>
            <w:szCs w:val="26"/>
            <w:lang w:val="en-US"/>
          </w:rPr>
          <w:t xml:space="preserve"> [8]</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16</w:t>
        </w:r>
        <w:r w:rsidR="007C756F" w:rsidRPr="0031210A">
          <w:rPr>
            <w:rFonts w:ascii="Times New Roman" w:hAnsi="Times New Roman" w:cs="Times New Roman"/>
            <w:noProof/>
            <w:webHidden/>
            <w:sz w:val="26"/>
            <w:szCs w:val="26"/>
          </w:rPr>
          <w:fldChar w:fldCharType="end"/>
        </w:r>
      </w:hyperlink>
    </w:p>
    <w:p w14:paraId="2014FD01" w14:textId="684293EE"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2" w:history="1">
        <w:r w:rsidR="007C756F" w:rsidRPr="0031210A">
          <w:rPr>
            <w:rStyle w:val="Hyperlink"/>
            <w:rFonts w:ascii="Times New Roman" w:hAnsi="Times New Roman" w:cs="Times New Roman"/>
            <w:noProof/>
            <w:sz w:val="26"/>
            <w:szCs w:val="26"/>
          </w:rPr>
          <w:t xml:space="preserve">Hình 1.4: Kiến trúc MuleESB </w:t>
        </w:r>
        <w:r w:rsidR="007C756F" w:rsidRPr="0031210A">
          <w:rPr>
            <w:rStyle w:val="Hyperlink"/>
            <w:rFonts w:ascii="Times New Roman" w:hAnsi="Times New Roman" w:cs="Times New Roman"/>
            <w:noProof/>
            <w:sz w:val="26"/>
            <w:szCs w:val="26"/>
            <w:lang w:val="en-US"/>
          </w:rPr>
          <w:t>[6]</w:t>
        </w:r>
        <w:r w:rsidR="007C756F" w:rsidRPr="0031210A">
          <w:rPr>
            <w:rStyle w:val="Hyperlink"/>
            <w:rFonts w:ascii="Times New Roman" w:hAnsi="Times New Roman" w:cs="Times New Roman"/>
            <w:noProof/>
            <w:sz w:val="26"/>
            <w:szCs w:val="26"/>
          </w:rPr>
          <w: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17</w:t>
        </w:r>
        <w:r w:rsidR="007C756F" w:rsidRPr="0031210A">
          <w:rPr>
            <w:rFonts w:ascii="Times New Roman" w:hAnsi="Times New Roman" w:cs="Times New Roman"/>
            <w:noProof/>
            <w:webHidden/>
            <w:sz w:val="26"/>
            <w:szCs w:val="26"/>
          </w:rPr>
          <w:fldChar w:fldCharType="end"/>
        </w:r>
      </w:hyperlink>
    </w:p>
    <w:p w14:paraId="603AE48E" w14:textId="5D320526"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3" w:history="1">
        <w:r w:rsidR="007C756F" w:rsidRPr="0031210A">
          <w:rPr>
            <w:rStyle w:val="Hyperlink"/>
            <w:rFonts w:ascii="Times New Roman" w:hAnsi="Times New Roman" w:cs="Times New Roman"/>
            <w:noProof/>
            <w:sz w:val="26"/>
            <w:szCs w:val="26"/>
          </w:rPr>
          <w:t>Hình 1.5. Mô hình luồng xử lý trên MuleESB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18</w:t>
        </w:r>
        <w:r w:rsidR="007C756F" w:rsidRPr="0031210A">
          <w:rPr>
            <w:rFonts w:ascii="Times New Roman" w:hAnsi="Times New Roman" w:cs="Times New Roman"/>
            <w:noProof/>
            <w:webHidden/>
            <w:sz w:val="26"/>
            <w:szCs w:val="26"/>
          </w:rPr>
          <w:fldChar w:fldCharType="end"/>
        </w:r>
      </w:hyperlink>
    </w:p>
    <w:p w14:paraId="4E5F0995" w14:textId="62FC6E06"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4" w:history="1">
        <w:r w:rsidR="007C756F" w:rsidRPr="0031210A">
          <w:rPr>
            <w:rStyle w:val="Hyperlink"/>
            <w:rFonts w:ascii="Times New Roman" w:hAnsi="Times New Roman" w:cs="Times New Roman"/>
            <w:noProof/>
            <w:sz w:val="26"/>
            <w:szCs w:val="26"/>
          </w:rPr>
          <w:t>Hình 1.6. Kiến trúc hệ thống IB cũ</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19</w:t>
        </w:r>
        <w:r w:rsidR="007C756F" w:rsidRPr="0031210A">
          <w:rPr>
            <w:rFonts w:ascii="Times New Roman" w:hAnsi="Times New Roman" w:cs="Times New Roman"/>
            <w:noProof/>
            <w:webHidden/>
            <w:sz w:val="26"/>
            <w:szCs w:val="26"/>
          </w:rPr>
          <w:fldChar w:fldCharType="end"/>
        </w:r>
      </w:hyperlink>
    </w:p>
    <w:p w14:paraId="2EFF657B" w14:textId="0915D99D"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5" w:history="1">
        <w:r w:rsidR="007C756F" w:rsidRPr="0031210A">
          <w:rPr>
            <w:rStyle w:val="Hyperlink"/>
            <w:rFonts w:ascii="Times New Roman" w:hAnsi="Times New Roman" w:cs="Times New Roman"/>
            <w:noProof/>
            <w:sz w:val="26"/>
            <w:szCs w:val="26"/>
          </w:rPr>
          <w:t>Hình 1.7. Kiến trúc hệ thống IB mới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20</w:t>
        </w:r>
        <w:r w:rsidR="007C756F" w:rsidRPr="0031210A">
          <w:rPr>
            <w:rFonts w:ascii="Times New Roman" w:hAnsi="Times New Roman" w:cs="Times New Roman"/>
            <w:noProof/>
            <w:webHidden/>
            <w:sz w:val="26"/>
            <w:szCs w:val="26"/>
          </w:rPr>
          <w:fldChar w:fldCharType="end"/>
        </w:r>
      </w:hyperlink>
    </w:p>
    <w:p w14:paraId="16E4FD0C" w14:textId="264A120F"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6" w:history="1">
        <w:r w:rsidR="007C756F" w:rsidRPr="0031210A">
          <w:rPr>
            <w:rStyle w:val="Hyperlink"/>
            <w:rFonts w:ascii="Times New Roman" w:hAnsi="Times New Roman" w:cs="Times New Roman"/>
            <w:noProof/>
            <w:sz w:val="26"/>
            <w:szCs w:val="26"/>
          </w:rPr>
          <w:t>Hình 1.8: Quy trình tích hợp liên tục</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21</w:t>
        </w:r>
        <w:r w:rsidR="007C756F" w:rsidRPr="0031210A">
          <w:rPr>
            <w:rFonts w:ascii="Times New Roman" w:hAnsi="Times New Roman" w:cs="Times New Roman"/>
            <w:noProof/>
            <w:webHidden/>
            <w:sz w:val="26"/>
            <w:szCs w:val="26"/>
          </w:rPr>
          <w:fldChar w:fldCharType="end"/>
        </w:r>
      </w:hyperlink>
    </w:p>
    <w:p w14:paraId="69CC7545" w14:textId="02A3A1DE"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7" w:history="1">
        <w:r w:rsidR="007C756F" w:rsidRPr="0031210A">
          <w:rPr>
            <w:rStyle w:val="Hyperlink"/>
            <w:rFonts w:ascii="Times New Roman" w:hAnsi="Times New Roman" w:cs="Times New Roman"/>
            <w:noProof/>
            <w:sz w:val="26"/>
            <w:szCs w:val="26"/>
          </w:rPr>
          <w:t>Hình 1.9: Quy trình chuyển giao liên tục</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22</w:t>
        </w:r>
        <w:r w:rsidR="007C756F" w:rsidRPr="0031210A">
          <w:rPr>
            <w:rFonts w:ascii="Times New Roman" w:hAnsi="Times New Roman" w:cs="Times New Roman"/>
            <w:noProof/>
            <w:webHidden/>
            <w:sz w:val="26"/>
            <w:szCs w:val="26"/>
          </w:rPr>
          <w:fldChar w:fldCharType="end"/>
        </w:r>
      </w:hyperlink>
    </w:p>
    <w:p w14:paraId="63BBD5F2" w14:textId="5A85820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8" w:history="1">
        <w:r w:rsidR="007C756F" w:rsidRPr="0031210A">
          <w:rPr>
            <w:rStyle w:val="Hyperlink"/>
            <w:rFonts w:ascii="Times New Roman" w:hAnsi="Times New Roman" w:cs="Times New Roman"/>
            <w:noProof/>
            <w:sz w:val="26"/>
            <w:szCs w:val="26"/>
          </w:rPr>
          <w:t>Hình 1.10: Dòng triển khai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22</w:t>
        </w:r>
        <w:r w:rsidR="007C756F" w:rsidRPr="0031210A">
          <w:rPr>
            <w:rFonts w:ascii="Times New Roman" w:hAnsi="Times New Roman" w:cs="Times New Roman"/>
            <w:noProof/>
            <w:webHidden/>
            <w:sz w:val="26"/>
            <w:szCs w:val="26"/>
          </w:rPr>
          <w:fldChar w:fldCharType="end"/>
        </w:r>
      </w:hyperlink>
    </w:p>
    <w:p w14:paraId="380B84C0" w14:textId="4ED9880E"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59" w:history="1">
        <w:r w:rsidR="007C756F" w:rsidRPr="0031210A">
          <w:rPr>
            <w:rStyle w:val="Hyperlink"/>
            <w:rFonts w:ascii="Times New Roman" w:hAnsi="Times New Roman" w:cs="Times New Roman"/>
            <w:noProof/>
            <w:sz w:val="26"/>
            <w:szCs w:val="26"/>
          </w:rPr>
          <w:t xml:space="preserve">Hình 1.11: Mô hình hoạt động của DVCS </w:t>
        </w:r>
        <w:r w:rsidR="007C756F" w:rsidRPr="0031210A">
          <w:rPr>
            <w:rStyle w:val="Hyperlink"/>
            <w:rFonts w:ascii="Times New Roman" w:hAnsi="Times New Roman" w:cs="Times New Roman"/>
            <w:noProof/>
            <w:sz w:val="26"/>
            <w:szCs w:val="26"/>
            <w:lang w:val="en-US"/>
          </w:rPr>
          <w:t>[10]</w:t>
        </w:r>
        <w:r w:rsidR="007C756F" w:rsidRPr="0031210A">
          <w:rPr>
            <w:rStyle w:val="Hyperlink"/>
            <w:rFonts w:ascii="Times New Roman" w:hAnsi="Times New Roman" w:cs="Times New Roman"/>
            <w:noProof/>
            <w:sz w:val="26"/>
            <w:szCs w:val="26"/>
          </w:rPr>
          <w: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_Toc514445859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23</w:t>
        </w:r>
        <w:r w:rsidR="007C756F" w:rsidRPr="0031210A">
          <w:rPr>
            <w:rFonts w:ascii="Times New Roman" w:hAnsi="Times New Roman" w:cs="Times New Roman"/>
            <w:noProof/>
            <w:webHidden/>
            <w:sz w:val="26"/>
            <w:szCs w:val="26"/>
          </w:rPr>
          <w:fldChar w:fldCharType="end"/>
        </w:r>
      </w:hyperlink>
    </w:p>
    <w:p w14:paraId="2CF07971" w14:textId="0A455F3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0" w:history="1">
        <w:r w:rsidR="007C756F" w:rsidRPr="0031210A">
          <w:rPr>
            <w:rStyle w:val="Hyperlink"/>
            <w:rFonts w:ascii="Times New Roman" w:hAnsi="Times New Roman" w:cs="Times New Roman"/>
            <w:noProof/>
            <w:sz w:val="26"/>
            <w:szCs w:val="26"/>
          </w:rPr>
          <w:t>Hình 1.12: Cấu trúc tổ chức kho mã nguồn trên Git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24</w:t>
        </w:r>
        <w:r w:rsidR="007C756F" w:rsidRPr="0031210A">
          <w:rPr>
            <w:rFonts w:ascii="Times New Roman" w:hAnsi="Times New Roman" w:cs="Times New Roman"/>
            <w:noProof/>
            <w:webHidden/>
            <w:sz w:val="26"/>
            <w:szCs w:val="26"/>
          </w:rPr>
          <w:fldChar w:fldCharType="end"/>
        </w:r>
      </w:hyperlink>
    </w:p>
    <w:p w14:paraId="206FA6AA" w14:textId="2261E066"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1" w:history="1">
        <w:r w:rsidR="007C756F" w:rsidRPr="0031210A">
          <w:rPr>
            <w:rStyle w:val="Hyperlink"/>
            <w:rFonts w:ascii="Times New Roman" w:hAnsi="Times New Roman" w:cs="Times New Roman"/>
            <w:noProof/>
            <w:sz w:val="26"/>
            <w:szCs w:val="26"/>
          </w:rPr>
          <w:t>Hình 1.13: Các dòng lệnh trên Git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24</w:t>
        </w:r>
        <w:r w:rsidR="007C756F" w:rsidRPr="0031210A">
          <w:rPr>
            <w:rFonts w:ascii="Times New Roman" w:hAnsi="Times New Roman" w:cs="Times New Roman"/>
            <w:noProof/>
            <w:webHidden/>
            <w:sz w:val="26"/>
            <w:szCs w:val="26"/>
          </w:rPr>
          <w:fldChar w:fldCharType="end"/>
        </w:r>
      </w:hyperlink>
    </w:p>
    <w:p w14:paraId="76598D97" w14:textId="1FEA7DBA"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2" w:history="1">
        <w:r w:rsidR="007C756F" w:rsidRPr="0031210A">
          <w:rPr>
            <w:rStyle w:val="Hyperlink"/>
            <w:rFonts w:ascii="Times New Roman" w:eastAsia="Times New Roman" w:hAnsi="Times New Roman" w:cs="Times New Roman"/>
            <w:noProof/>
            <w:sz w:val="26"/>
            <w:szCs w:val="26"/>
          </w:rPr>
          <w:t>Hình 1.14: Quản lý mã nguồn sử dụng Maven</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25</w:t>
        </w:r>
        <w:r w:rsidR="007C756F" w:rsidRPr="0031210A">
          <w:rPr>
            <w:rFonts w:ascii="Times New Roman" w:hAnsi="Times New Roman" w:cs="Times New Roman"/>
            <w:noProof/>
            <w:webHidden/>
            <w:sz w:val="26"/>
            <w:szCs w:val="26"/>
          </w:rPr>
          <w:fldChar w:fldCharType="end"/>
        </w:r>
      </w:hyperlink>
    </w:p>
    <w:p w14:paraId="6499BEC8" w14:textId="01E605CA"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3" w:history="1">
        <w:r w:rsidR="007C756F" w:rsidRPr="0031210A">
          <w:rPr>
            <w:rStyle w:val="Hyperlink"/>
            <w:rFonts w:ascii="Times New Roman" w:eastAsia="Times New Roman" w:hAnsi="Times New Roman" w:cs="Times New Roman"/>
            <w:noProof/>
            <w:sz w:val="26"/>
            <w:szCs w:val="26"/>
          </w:rPr>
          <w:t>Hình 1.15: Màn hình chính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26</w:t>
        </w:r>
        <w:r w:rsidR="007C756F" w:rsidRPr="0031210A">
          <w:rPr>
            <w:rFonts w:ascii="Times New Roman" w:hAnsi="Times New Roman" w:cs="Times New Roman"/>
            <w:noProof/>
            <w:webHidden/>
            <w:sz w:val="26"/>
            <w:szCs w:val="26"/>
          </w:rPr>
          <w:fldChar w:fldCharType="end"/>
        </w:r>
      </w:hyperlink>
    </w:p>
    <w:p w14:paraId="7938F244" w14:textId="7078D937"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4" w:history="1">
        <w:r w:rsidR="007C756F" w:rsidRPr="0031210A">
          <w:rPr>
            <w:rStyle w:val="Hyperlink"/>
            <w:rFonts w:ascii="Times New Roman" w:eastAsia="Times New Roman" w:hAnsi="Times New Roman" w:cs="Times New Roman"/>
            <w:noProof/>
            <w:sz w:val="26"/>
            <w:szCs w:val="26"/>
          </w:rPr>
          <w:t>Hình 1.16: Cấu hình tùy chỉnh của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27</w:t>
        </w:r>
        <w:r w:rsidR="007C756F" w:rsidRPr="0031210A">
          <w:rPr>
            <w:rFonts w:ascii="Times New Roman" w:hAnsi="Times New Roman" w:cs="Times New Roman"/>
            <w:noProof/>
            <w:webHidden/>
            <w:sz w:val="26"/>
            <w:szCs w:val="26"/>
          </w:rPr>
          <w:fldChar w:fldCharType="end"/>
        </w:r>
      </w:hyperlink>
    </w:p>
    <w:p w14:paraId="18B32553" w14:textId="67321415"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5" w:history="1">
        <w:r w:rsidR="007C756F" w:rsidRPr="0031210A">
          <w:rPr>
            <w:rStyle w:val="Hyperlink"/>
            <w:rFonts w:ascii="Times New Roman" w:hAnsi="Times New Roman" w:cs="Times New Roman"/>
            <w:noProof/>
            <w:sz w:val="26"/>
            <w:szCs w:val="26"/>
          </w:rPr>
          <w:t>Hình 1.17: Quản lý plugins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28</w:t>
        </w:r>
        <w:r w:rsidR="007C756F" w:rsidRPr="0031210A">
          <w:rPr>
            <w:rFonts w:ascii="Times New Roman" w:hAnsi="Times New Roman" w:cs="Times New Roman"/>
            <w:noProof/>
            <w:webHidden/>
            <w:sz w:val="26"/>
            <w:szCs w:val="26"/>
          </w:rPr>
          <w:fldChar w:fldCharType="end"/>
        </w:r>
      </w:hyperlink>
    </w:p>
    <w:p w14:paraId="2BAB9621" w14:textId="0739593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6" w:history="1">
        <w:r w:rsidR="007C756F" w:rsidRPr="0031210A">
          <w:rPr>
            <w:rStyle w:val="Hyperlink"/>
            <w:rFonts w:ascii="Times New Roman" w:hAnsi="Times New Roman" w:cs="Times New Roman"/>
            <w:noProof/>
            <w:sz w:val="26"/>
            <w:szCs w:val="26"/>
          </w:rPr>
          <w:t>Hình 1.18: Thông tin hệ thống của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28</w:t>
        </w:r>
        <w:r w:rsidR="007C756F" w:rsidRPr="0031210A">
          <w:rPr>
            <w:rFonts w:ascii="Times New Roman" w:hAnsi="Times New Roman" w:cs="Times New Roman"/>
            <w:noProof/>
            <w:webHidden/>
            <w:sz w:val="26"/>
            <w:szCs w:val="26"/>
          </w:rPr>
          <w:fldChar w:fldCharType="end"/>
        </w:r>
      </w:hyperlink>
    </w:p>
    <w:p w14:paraId="70AB3392" w14:textId="3E1FBEC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7" w:history="1">
        <w:r w:rsidR="007C756F" w:rsidRPr="0031210A">
          <w:rPr>
            <w:rStyle w:val="Hyperlink"/>
            <w:rFonts w:ascii="Times New Roman" w:hAnsi="Times New Roman" w:cs="Times New Roman"/>
            <w:noProof/>
            <w:sz w:val="26"/>
            <w:szCs w:val="26"/>
          </w:rPr>
          <w:t>Hình 1.19: Sơ đồ các cấp độ kiểm thử</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31</w:t>
        </w:r>
        <w:r w:rsidR="007C756F" w:rsidRPr="0031210A">
          <w:rPr>
            <w:rFonts w:ascii="Times New Roman" w:hAnsi="Times New Roman" w:cs="Times New Roman"/>
            <w:noProof/>
            <w:webHidden/>
            <w:sz w:val="26"/>
            <w:szCs w:val="26"/>
          </w:rPr>
          <w:fldChar w:fldCharType="end"/>
        </w:r>
      </w:hyperlink>
    </w:p>
    <w:p w14:paraId="72E66218" w14:textId="62E61262"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8" w:history="1">
        <w:r w:rsidR="007C756F" w:rsidRPr="0031210A">
          <w:rPr>
            <w:rStyle w:val="Hyperlink"/>
            <w:rFonts w:ascii="Times New Roman" w:hAnsi="Times New Roman" w:cs="Times New Roman"/>
            <w:noProof/>
            <w:sz w:val="26"/>
            <w:szCs w:val="26"/>
          </w:rPr>
          <w:t>Hình 2.1: Tham số trên Postman</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35</w:t>
        </w:r>
        <w:r w:rsidR="007C756F" w:rsidRPr="0031210A">
          <w:rPr>
            <w:rFonts w:ascii="Times New Roman" w:hAnsi="Times New Roman" w:cs="Times New Roman"/>
            <w:noProof/>
            <w:webHidden/>
            <w:sz w:val="26"/>
            <w:szCs w:val="26"/>
          </w:rPr>
          <w:fldChar w:fldCharType="end"/>
        </w:r>
      </w:hyperlink>
    </w:p>
    <w:p w14:paraId="0B4E2EE1" w14:textId="2F5C27BF"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69" w:history="1">
        <w:r w:rsidR="007C756F" w:rsidRPr="0031210A">
          <w:rPr>
            <w:rStyle w:val="Hyperlink"/>
            <w:rFonts w:ascii="Times New Roman" w:hAnsi="Times New Roman" w:cs="Times New Roman"/>
            <w:noProof/>
            <w:sz w:val="26"/>
            <w:szCs w:val="26"/>
          </w:rPr>
          <w:t>Hình 2.2: Mã nguồn gọi API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_Toc514445869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35</w:t>
        </w:r>
        <w:r w:rsidR="007C756F" w:rsidRPr="0031210A">
          <w:rPr>
            <w:rFonts w:ascii="Times New Roman" w:hAnsi="Times New Roman" w:cs="Times New Roman"/>
            <w:noProof/>
            <w:webHidden/>
            <w:sz w:val="26"/>
            <w:szCs w:val="26"/>
          </w:rPr>
          <w:fldChar w:fldCharType="end"/>
        </w:r>
      </w:hyperlink>
    </w:p>
    <w:p w14:paraId="51692077" w14:textId="7D6DA4AC"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0" w:history="1">
        <w:r w:rsidR="007C756F" w:rsidRPr="0031210A">
          <w:rPr>
            <w:rStyle w:val="Hyperlink"/>
            <w:rFonts w:ascii="Times New Roman" w:hAnsi="Times New Roman" w:cs="Times New Roman"/>
            <w:noProof/>
            <w:sz w:val="26"/>
            <w:szCs w:val="26"/>
          </w:rPr>
          <w:t>Hình 2.3: Quản lý các lời gọi API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36</w:t>
        </w:r>
        <w:r w:rsidR="007C756F" w:rsidRPr="0031210A">
          <w:rPr>
            <w:rFonts w:ascii="Times New Roman" w:hAnsi="Times New Roman" w:cs="Times New Roman"/>
            <w:noProof/>
            <w:webHidden/>
            <w:sz w:val="26"/>
            <w:szCs w:val="26"/>
          </w:rPr>
          <w:fldChar w:fldCharType="end"/>
        </w:r>
      </w:hyperlink>
    </w:p>
    <w:p w14:paraId="490F4DF2" w14:textId="725355F7"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1" w:history="1">
        <w:r w:rsidR="007C756F" w:rsidRPr="0031210A">
          <w:rPr>
            <w:rStyle w:val="Hyperlink"/>
            <w:rFonts w:ascii="Times New Roman" w:hAnsi="Times New Roman" w:cs="Times New Roman"/>
            <w:noProof/>
            <w:sz w:val="26"/>
            <w:szCs w:val="26"/>
          </w:rPr>
          <w:t>Hình 2.4: Lời gọi API trên SOAPUI</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36</w:t>
        </w:r>
        <w:r w:rsidR="007C756F" w:rsidRPr="0031210A">
          <w:rPr>
            <w:rFonts w:ascii="Times New Roman" w:hAnsi="Times New Roman" w:cs="Times New Roman"/>
            <w:noProof/>
            <w:webHidden/>
            <w:sz w:val="26"/>
            <w:szCs w:val="26"/>
          </w:rPr>
          <w:fldChar w:fldCharType="end"/>
        </w:r>
      </w:hyperlink>
    </w:p>
    <w:p w14:paraId="6B2E1926" w14:textId="0215CBC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2" w:history="1">
        <w:r w:rsidR="007C756F" w:rsidRPr="0031210A">
          <w:rPr>
            <w:rStyle w:val="Hyperlink"/>
            <w:rFonts w:ascii="Times New Roman" w:hAnsi="Times New Roman" w:cs="Times New Roman"/>
            <w:noProof/>
            <w:sz w:val="26"/>
            <w:szCs w:val="26"/>
          </w:rPr>
          <w:t>Hình 2.5: Kiến trúc JUnit</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38</w:t>
        </w:r>
        <w:r w:rsidR="007C756F" w:rsidRPr="0031210A">
          <w:rPr>
            <w:rFonts w:ascii="Times New Roman" w:hAnsi="Times New Roman" w:cs="Times New Roman"/>
            <w:noProof/>
            <w:webHidden/>
            <w:sz w:val="26"/>
            <w:szCs w:val="26"/>
          </w:rPr>
          <w:fldChar w:fldCharType="end"/>
        </w:r>
      </w:hyperlink>
    </w:p>
    <w:p w14:paraId="6287B7A5" w14:textId="1936A207"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3" w:history="1">
        <w:r w:rsidR="007C756F" w:rsidRPr="0031210A">
          <w:rPr>
            <w:rStyle w:val="Hyperlink"/>
            <w:rFonts w:ascii="Times New Roman" w:hAnsi="Times New Roman" w:cs="Times New Roman"/>
            <w:noProof/>
            <w:sz w:val="26"/>
            <w:szCs w:val="26"/>
          </w:rPr>
          <w:t>Hình 2.6: MUnit Code</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39</w:t>
        </w:r>
        <w:r w:rsidR="007C756F" w:rsidRPr="0031210A">
          <w:rPr>
            <w:rFonts w:ascii="Times New Roman" w:hAnsi="Times New Roman" w:cs="Times New Roman"/>
            <w:noProof/>
            <w:webHidden/>
            <w:sz w:val="26"/>
            <w:szCs w:val="26"/>
          </w:rPr>
          <w:fldChar w:fldCharType="end"/>
        </w:r>
      </w:hyperlink>
    </w:p>
    <w:p w14:paraId="0B9D2410" w14:textId="5FF2A422"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4" w:history="1">
        <w:r w:rsidR="007C756F" w:rsidRPr="0031210A">
          <w:rPr>
            <w:rStyle w:val="Hyperlink"/>
            <w:rFonts w:ascii="Times New Roman" w:hAnsi="Times New Roman" w:cs="Times New Roman"/>
            <w:noProof/>
            <w:sz w:val="26"/>
            <w:szCs w:val="26"/>
          </w:rPr>
          <w:t>Hình 2.7: MUnit viết trên Java</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39</w:t>
        </w:r>
        <w:r w:rsidR="007C756F" w:rsidRPr="0031210A">
          <w:rPr>
            <w:rFonts w:ascii="Times New Roman" w:hAnsi="Times New Roman" w:cs="Times New Roman"/>
            <w:noProof/>
            <w:webHidden/>
            <w:sz w:val="26"/>
            <w:szCs w:val="26"/>
          </w:rPr>
          <w:fldChar w:fldCharType="end"/>
        </w:r>
      </w:hyperlink>
    </w:p>
    <w:p w14:paraId="267D3B9A" w14:textId="7A8FA907"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5" w:history="1">
        <w:r w:rsidR="007C756F" w:rsidRPr="0031210A">
          <w:rPr>
            <w:rStyle w:val="Hyperlink"/>
            <w:rFonts w:ascii="Times New Roman" w:hAnsi="Times New Roman" w:cs="Times New Roman"/>
            <w:noProof/>
            <w:sz w:val="26"/>
            <w:szCs w:val="26"/>
          </w:rPr>
          <w:t>Hình 3.1: Kiểm thử đơn vị theo lớp</w:t>
        </w:r>
        <w:r w:rsidR="007C756F" w:rsidRPr="0031210A">
          <w:rPr>
            <w:rStyle w:val="Hyperlink"/>
            <w:rFonts w:ascii="Times New Roman" w:hAnsi="Times New Roman" w:cs="Times New Roman"/>
            <w:noProof/>
            <w:sz w:val="26"/>
            <w:szCs w:val="26"/>
            <w:lang w:val="en-US"/>
          </w:rPr>
          <w:t xml:space="preserve"> [14]</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41</w:t>
        </w:r>
        <w:r w:rsidR="007C756F" w:rsidRPr="0031210A">
          <w:rPr>
            <w:rFonts w:ascii="Times New Roman" w:hAnsi="Times New Roman" w:cs="Times New Roman"/>
            <w:noProof/>
            <w:webHidden/>
            <w:sz w:val="26"/>
            <w:szCs w:val="26"/>
          </w:rPr>
          <w:fldChar w:fldCharType="end"/>
        </w:r>
      </w:hyperlink>
    </w:p>
    <w:p w14:paraId="2D6448DB" w14:textId="74547B55"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6" w:history="1">
        <w:r w:rsidR="007C756F" w:rsidRPr="0031210A">
          <w:rPr>
            <w:rStyle w:val="Hyperlink"/>
            <w:rFonts w:ascii="Times New Roman" w:hAnsi="Times New Roman" w:cs="Times New Roman"/>
            <w:noProof/>
            <w:sz w:val="26"/>
            <w:szCs w:val="26"/>
          </w:rPr>
          <w:t>Hình 3.2: Kiểm thử tích hợp</w:t>
        </w:r>
        <w:r w:rsidR="007C756F" w:rsidRPr="0031210A">
          <w:rPr>
            <w:rStyle w:val="Hyperlink"/>
            <w:rFonts w:ascii="Times New Roman" w:hAnsi="Times New Roman" w:cs="Times New Roman"/>
            <w:noProof/>
            <w:sz w:val="26"/>
            <w:szCs w:val="26"/>
            <w:lang w:val="en-US"/>
          </w:rPr>
          <w:t xml:space="preserve"> [14]</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41</w:t>
        </w:r>
        <w:r w:rsidR="007C756F" w:rsidRPr="0031210A">
          <w:rPr>
            <w:rFonts w:ascii="Times New Roman" w:hAnsi="Times New Roman" w:cs="Times New Roman"/>
            <w:noProof/>
            <w:webHidden/>
            <w:sz w:val="26"/>
            <w:szCs w:val="26"/>
          </w:rPr>
          <w:fldChar w:fldCharType="end"/>
        </w:r>
      </w:hyperlink>
    </w:p>
    <w:p w14:paraId="7B4BBF17" w14:textId="680C6D94"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7" w:history="1">
        <w:r w:rsidR="007C756F" w:rsidRPr="0031210A">
          <w:rPr>
            <w:rStyle w:val="Hyperlink"/>
            <w:rFonts w:ascii="Times New Roman" w:hAnsi="Times New Roman" w:cs="Times New Roman"/>
            <w:noProof/>
            <w:sz w:val="26"/>
            <w:szCs w:val="26"/>
          </w:rPr>
          <w:t>Hình 3.3. Quy trình kiểm thử hệ thống 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42</w:t>
        </w:r>
        <w:r w:rsidR="007C756F" w:rsidRPr="0031210A">
          <w:rPr>
            <w:rFonts w:ascii="Times New Roman" w:hAnsi="Times New Roman" w:cs="Times New Roman"/>
            <w:noProof/>
            <w:webHidden/>
            <w:sz w:val="26"/>
            <w:szCs w:val="26"/>
          </w:rPr>
          <w:fldChar w:fldCharType="end"/>
        </w:r>
      </w:hyperlink>
    </w:p>
    <w:p w14:paraId="23EEC4C7" w14:textId="3FD4B0CA"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8" w:history="1">
        <w:r w:rsidR="007C756F" w:rsidRPr="0031210A">
          <w:rPr>
            <w:rStyle w:val="Hyperlink"/>
            <w:rFonts w:ascii="Times New Roman" w:hAnsi="Times New Roman" w:cs="Times New Roman"/>
            <w:noProof/>
            <w:sz w:val="26"/>
            <w:szCs w:val="26"/>
          </w:rPr>
          <w:t>Hình 3.4. Biểu đồ lớp AsenAPIDriver</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43</w:t>
        </w:r>
        <w:r w:rsidR="007C756F" w:rsidRPr="0031210A">
          <w:rPr>
            <w:rFonts w:ascii="Times New Roman" w:hAnsi="Times New Roman" w:cs="Times New Roman"/>
            <w:noProof/>
            <w:webHidden/>
            <w:sz w:val="26"/>
            <w:szCs w:val="26"/>
          </w:rPr>
          <w:fldChar w:fldCharType="end"/>
        </w:r>
      </w:hyperlink>
    </w:p>
    <w:p w14:paraId="19FFBDAB" w14:textId="5D8F100B"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79" w:history="1">
        <w:r w:rsidR="007C756F" w:rsidRPr="0031210A">
          <w:rPr>
            <w:rStyle w:val="Hyperlink"/>
            <w:rFonts w:ascii="Times New Roman" w:hAnsi="Times New Roman" w:cs="Times New Roman"/>
            <w:noProof/>
            <w:sz w:val="26"/>
            <w:szCs w:val="26"/>
          </w:rPr>
          <w:t>Hình 3.5. Ví dụ tệp XML cấu hình ứng dụng MuleESB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_Toc514445879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44</w:t>
        </w:r>
        <w:r w:rsidR="007C756F" w:rsidRPr="0031210A">
          <w:rPr>
            <w:rFonts w:ascii="Times New Roman" w:hAnsi="Times New Roman" w:cs="Times New Roman"/>
            <w:noProof/>
            <w:webHidden/>
            <w:sz w:val="26"/>
            <w:szCs w:val="26"/>
          </w:rPr>
          <w:fldChar w:fldCharType="end"/>
        </w:r>
      </w:hyperlink>
    </w:p>
    <w:p w14:paraId="031C0584" w14:textId="54676DF5"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0" w:history="1">
        <w:r w:rsidR="007C756F" w:rsidRPr="0031210A">
          <w:rPr>
            <w:rStyle w:val="Hyperlink"/>
            <w:rFonts w:ascii="Times New Roman" w:hAnsi="Times New Roman" w:cs="Times New Roman"/>
            <w:noProof/>
            <w:sz w:val="26"/>
            <w:szCs w:val="26"/>
          </w:rPr>
          <w:t>Hình 3.6. Các nút trong tệp xml</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44</w:t>
        </w:r>
        <w:r w:rsidR="007C756F" w:rsidRPr="0031210A">
          <w:rPr>
            <w:rFonts w:ascii="Times New Roman" w:hAnsi="Times New Roman" w:cs="Times New Roman"/>
            <w:noProof/>
            <w:webHidden/>
            <w:sz w:val="26"/>
            <w:szCs w:val="26"/>
          </w:rPr>
          <w:fldChar w:fldCharType="end"/>
        </w:r>
      </w:hyperlink>
    </w:p>
    <w:p w14:paraId="650C5BDD" w14:textId="1EF2226D"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1" w:history="1">
        <w:r w:rsidR="007C756F" w:rsidRPr="0031210A">
          <w:rPr>
            <w:rStyle w:val="Hyperlink"/>
            <w:rFonts w:ascii="Times New Roman" w:hAnsi="Times New Roman" w:cs="Times New Roman"/>
            <w:noProof/>
            <w:sz w:val="26"/>
            <w:szCs w:val="26"/>
          </w:rPr>
          <w:t xml:space="preserve">Hình 3.7: </w:t>
        </w:r>
        <w:r w:rsidR="007C756F" w:rsidRPr="0031210A">
          <w:rPr>
            <w:rStyle w:val="Hyperlink"/>
            <w:rFonts w:ascii="Times New Roman" w:hAnsi="Times New Roman" w:cs="Times New Roman"/>
            <w:noProof/>
            <w:sz w:val="26"/>
            <w:szCs w:val="26"/>
            <w:lang w:val="vi-VN"/>
          </w:rPr>
          <w:t>Các bước sinh mã kiểm thử tự động</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44</w:t>
        </w:r>
        <w:r w:rsidR="007C756F" w:rsidRPr="0031210A">
          <w:rPr>
            <w:rFonts w:ascii="Times New Roman" w:hAnsi="Times New Roman" w:cs="Times New Roman"/>
            <w:noProof/>
            <w:webHidden/>
            <w:sz w:val="26"/>
            <w:szCs w:val="26"/>
          </w:rPr>
          <w:fldChar w:fldCharType="end"/>
        </w:r>
      </w:hyperlink>
    </w:p>
    <w:p w14:paraId="262D0EFF" w14:textId="4A1F81F2"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2" w:history="1">
        <w:r w:rsidR="007C756F" w:rsidRPr="0031210A">
          <w:rPr>
            <w:rStyle w:val="Hyperlink"/>
            <w:rFonts w:ascii="Times New Roman" w:hAnsi="Times New Roman" w:cs="Times New Roman"/>
            <w:noProof/>
            <w:sz w:val="26"/>
            <w:szCs w:val="26"/>
          </w:rPr>
          <w:t>Hình 3.8: Cấu hình khởi tạo của ứng dụng</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45</w:t>
        </w:r>
        <w:r w:rsidR="007C756F" w:rsidRPr="0031210A">
          <w:rPr>
            <w:rFonts w:ascii="Times New Roman" w:hAnsi="Times New Roman" w:cs="Times New Roman"/>
            <w:noProof/>
            <w:webHidden/>
            <w:sz w:val="26"/>
            <w:szCs w:val="26"/>
          </w:rPr>
          <w:fldChar w:fldCharType="end"/>
        </w:r>
      </w:hyperlink>
    </w:p>
    <w:p w14:paraId="29A511B9" w14:textId="35C8EC4B"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3" w:history="1">
        <w:r w:rsidR="007C756F" w:rsidRPr="0031210A">
          <w:rPr>
            <w:rStyle w:val="Hyperlink"/>
            <w:rFonts w:ascii="Times New Roman" w:hAnsi="Times New Roman" w:cs="Times New Roman"/>
            <w:noProof/>
            <w:sz w:val="26"/>
            <w:szCs w:val="26"/>
          </w:rPr>
          <w:t>Hình 3.9: M</w:t>
        </w:r>
        <w:r w:rsidR="007C756F" w:rsidRPr="0031210A">
          <w:rPr>
            <w:rStyle w:val="Hyperlink"/>
            <w:rFonts w:ascii="Times New Roman" w:hAnsi="Times New Roman" w:cs="Times New Roman"/>
            <w:noProof/>
            <w:sz w:val="26"/>
            <w:szCs w:val="26"/>
            <w:lang w:val="vi-VN"/>
          </w:rPr>
          <w:t>ã nguồn kiểm thử bằng phương pháp sinh tự động</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45</w:t>
        </w:r>
        <w:r w:rsidR="007C756F" w:rsidRPr="0031210A">
          <w:rPr>
            <w:rFonts w:ascii="Times New Roman" w:hAnsi="Times New Roman" w:cs="Times New Roman"/>
            <w:noProof/>
            <w:webHidden/>
            <w:sz w:val="26"/>
            <w:szCs w:val="26"/>
          </w:rPr>
          <w:fldChar w:fldCharType="end"/>
        </w:r>
      </w:hyperlink>
    </w:p>
    <w:p w14:paraId="3CA5ABD1" w14:textId="781DC8BE"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4" w:history="1">
        <w:r w:rsidR="007C756F" w:rsidRPr="0031210A">
          <w:rPr>
            <w:rStyle w:val="Hyperlink"/>
            <w:rFonts w:ascii="Times New Roman" w:hAnsi="Times New Roman" w:cs="Times New Roman"/>
            <w:noProof/>
            <w:sz w:val="26"/>
            <w:szCs w:val="26"/>
          </w:rPr>
          <w:t>Hình 4.1: Sơ đồ tuần tự ứng dụng IB-ESB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48</w:t>
        </w:r>
        <w:r w:rsidR="007C756F" w:rsidRPr="0031210A">
          <w:rPr>
            <w:rFonts w:ascii="Times New Roman" w:hAnsi="Times New Roman" w:cs="Times New Roman"/>
            <w:noProof/>
            <w:webHidden/>
            <w:sz w:val="26"/>
            <w:szCs w:val="26"/>
          </w:rPr>
          <w:fldChar w:fldCharType="end"/>
        </w:r>
      </w:hyperlink>
    </w:p>
    <w:p w14:paraId="3ABD40F3" w14:textId="29AB168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5" w:history="1">
        <w:r w:rsidR="007C756F" w:rsidRPr="0031210A">
          <w:rPr>
            <w:rStyle w:val="Hyperlink"/>
            <w:rFonts w:ascii="Times New Roman" w:hAnsi="Times New Roman" w:cs="Times New Roman"/>
            <w:noProof/>
            <w:sz w:val="26"/>
            <w:szCs w:val="26"/>
          </w:rPr>
          <w:t>Hình 4.2: Cách phân chia thư mục trên ứng dụng MuleESB</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_Toc514445885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48</w:t>
        </w:r>
        <w:r w:rsidR="007C756F" w:rsidRPr="0031210A">
          <w:rPr>
            <w:rFonts w:ascii="Times New Roman" w:hAnsi="Times New Roman" w:cs="Times New Roman"/>
            <w:noProof/>
            <w:webHidden/>
            <w:sz w:val="26"/>
            <w:szCs w:val="26"/>
          </w:rPr>
          <w:fldChar w:fldCharType="end"/>
        </w:r>
      </w:hyperlink>
    </w:p>
    <w:p w14:paraId="097183D2" w14:textId="238B723D"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6" w:history="1">
        <w:r w:rsidR="007C756F" w:rsidRPr="0031210A">
          <w:rPr>
            <w:rStyle w:val="Hyperlink"/>
            <w:rFonts w:ascii="Times New Roman" w:hAnsi="Times New Roman" w:cs="Times New Roman"/>
            <w:noProof/>
            <w:sz w:val="26"/>
            <w:szCs w:val="26"/>
          </w:rPr>
          <w:t>Hình 4.3: Màn hình quản lý của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_Toc514445886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49</w:t>
        </w:r>
        <w:r w:rsidR="007C756F" w:rsidRPr="0031210A">
          <w:rPr>
            <w:rFonts w:ascii="Times New Roman" w:hAnsi="Times New Roman" w:cs="Times New Roman"/>
            <w:noProof/>
            <w:webHidden/>
            <w:sz w:val="26"/>
            <w:szCs w:val="26"/>
          </w:rPr>
          <w:fldChar w:fldCharType="end"/>
        </w:r>
      </w:hyperlink>
    </w:p>
    <w:p w14:paraId="62DAC516" w14:textId="37AA4F0D"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7" w:history="1">
        <w:r w:rsidR="007C756F" w:rsidRPr="0031210A">
          <w:rPr>
            <w:rStyle w:val="Hyperlink"/>
            <w:rFonts w:ascii="Times New Roman" w:hAnsi="Times New Roman" w:cs="Times New Roman"/>
            <w:noProof/>
            <w:sz w:val="26"/>
            <w:szCs w:val="26"/>
          </w:rPr>
          <w:t>Hình 4.4: Tạo một tác vụ trên Jenkins</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_Toc514445887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50</w:t>
        </w:r>
        <w:r w:rsidR="007C756F" w:rsidRPr="0031210A">
          <w:rPr>
            <w:rFonts w:ascii="Times New Roman" w:hAnsi="Times New Roman" w:cs="Times New Roman"/>
            <w:noProof/>
            <w:webHidden/>
            <w:sz w:val="26"/>
            <w:szCs w:val="26"/>
          </w:rPr>
          <w:fldChar w:fldCharType="end"/>
        </w:r>
      </w:hyperlink>
    </w:p>
    <w:p w14:paraId="7DC7C6DD" w14:textId="1BA764BD"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8" w:history="1">
        <w:r w:rsidR="007C756F" w:rsidRPr="0031210A">
          <w:rPr>
            <w:rStyle w:val="Hyperlink"/>
            <w:rFonts w:ascii="Times New Roman" w:hAnsi="Times New Roman" w:cs="Times New Roman"/>
            <w:noProof/>
            <w:sz w:val="26"/>
            <w:szCs w:val="26"/>
          </w:rPr>
          <w:t>Hình 4.5: Thông tin chi tiết cấu hình tác vụ</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_Toc514445888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50</w:t>
        </w:r>
        <w:r w:rsidR="007C756F" w:rsidRPr="0031210A">
          <w:rPr>
            <w:rFonts w:ascii="Times New Roman" w:hAnsi="Times New Roman" w:cs="Times New Roman"/>
            <w:noProof/>
            <w:webHidden/>
            <w:sz w:val="26"/>
            <w:szCs w:val="26"/>
          </w:rPr>
          <w:fldChar w:fldCharType="end"/>
        </w:r>
      </w:hyperlink>
    </w:p>
    <w:p w14:paraId="7424FF5F" w14:textId="7FD07748"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89" w:history="1">
        <w:r w:rsidR="007C756F" w:rsidRPr="0031210A">
          <w:rPr>
            <w:rStyle w:val="Hyperlink"/>
            <w:rFonts w:ascii="Times New Roman" w:hAnsi="Times New Roman" w:cs="Times New Roman"/>
            <w:noProof/>
            <w:sz w:val="26"/>
            <w:szCs w:val="26"/>
          </w:rPr>
          <w:t>Hình 4.6: Tùy chọn tác vụ xử lý qua shell</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_Toc514445889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51</w:t>
        </w:r>
        <w:r w:rsidR="007C756F" w:rsidRPr="0031210A">
          <w:rPr>
            <w:rFonts w:ascii="Times New Roman" w:hAnsi="Times New Roman" w:cs="Times New Roman"/>
            <w:noProof/>
            <w:webHidden/>
            <w:sz w:val="26"/>
            <w:szCs w:val="26"/>
          </w:rPr>
          <w:fldChar w:fldCharType="end"/>
        </w:r>
      </w:hyperlink>
    </w:p>
    <w:p w14:paraId="4A65DFB7" w14:textId="7B7CF01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0" w:history="1">
        <w:r w:rsidR="007C756F" w:rsidRPr="0031210A">
          <w:rPr>
            <w:rStyle w:val="Hyperlink"/>
            <w:rFonts w:ascii="Times New Roman" w:hAnsi="Times New Roman" w:cs="Times New Roman"/>
            <w:noProof/>
            <w:sz w:val="26"/>
            <w:szCs w:val="26"/>
          </w:rPr>
          <w:t>Hình 4.7:Thêm cấu hình gọi AsenAPIDriver</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_Toc514445890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51</w:t>
        </w:r>
        <w:r w:rsidR="007C756F" w:rsidRPr="0031210A">
          <w:rPr>
            <w:rFonts w:ascii="Times New Roman" w:hAnsi="Times New Roman" w:cs="Times New Roman"/>
            <w:noProof/>
            <w:webHidden/>
            <w:sz w:val="26"/>
            <w:szCs w:val="26"/>
          </w:rPr>
          <w:fldChar w:fldCharType="end"/>
        </w:r>
      </w:hyperlink>
    </w:p>
    <w:p w14:paraId="4144413A" w14:textId="031310E7"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1" w:history="1">
        <w:r w:rsidR="007C756F" w:rsidRPr="0031210A">
          <w:rPr>
            <w:rStyle w:val="Hyperlink"/>
            <w:rFonts w:ascii="Times New Roman" w:eastAsia="Times New Roman" w:hAnsi="Times New Roman" w:cs="Times New Roman"/>
            <w:noProof/>
            <w:sz w:val="26"/>
            <w:szCs w:val="26"/>
            <w:lang w:val="en-US"/>
          </w:rPr>
          <w:t>Hình 4.8: Quá trình chạy tác vụ</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_Toc514445891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52</w:t>
        </w:r>
        <w:r w:rsidR="007C756F" w:rsidRPr="0031210A">
          <w:rPr>
            <w:rFonts w:ascii="Times New Roman" w:hAnsi="Times New Roman" w:cs="Times New Roman"/>
            <w:noProof/>
            <w:webHidden/>
            <w:sz w:val="26"/>
            <w:szCs w:val="26"/>
          </w:rPr>
          <w:fldChar w:fldCharType="end"/>
        </w:r>
      </w:hyperlink>
    </w:p>
    <w:p w14:paraId="72872E6D" w14:textId="0D7C151C"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2" w:history="1">
        <w:r w:rsidR="007C756F" w:rsidRPr="0031210A">
          <w:rPr>
            <w:rStyle w:val="Hyperlink"/>
            <w:rFonts w:ascii="Times New Roman" w:hAnsi="Times New Roman" w:cs="Times New Roman"/>
            <w:noProof/>
            <w:sz w:val="26"/>
            <w:szCs w:val="26"/>
          </w:rPr>
          <w:t>Hình 4.9: Cấu hình thông báo Email</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_Toc514445892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52</w:t>
        </w:r>
        <w:r w:rsidR="007C756F" w:rsidRPr="0031210A">
          <w:rPr>
            <w:rFonts w:ascii="Times New Roman" w:hAnsi="Times New Roman" w:cs="Times New Roman"/>
            <w:noProof/>
            <w:webHidden/>
            <w:sz w:val="26"/>
            <w:szCs w:val="26"/>
          </w:rPr>
          <w:fldChar w:fldCharType="end"/>
        </w:r>
      </w:hyperlink>
    </w:p>
    <w:p w14:paraId="470CFC11" w14:textId="6C428693"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3" w:history="1">
        <w:r w:rsidR="007C756F" w:rsidRPr="0031210A">
          <w:rPr>
            <w:rStyle w:val="Hyperlink"/>
            <w:rFonts w:ascii="Times New Roman" w:eastAsia="Times New Roman" w:hAnsi="Times New Roman" w:cs="Times New Roman"/>
            <w:noProof/>
            <w:sz w:val="26"/>
            <w:szCs w:val="26"/>
          </w:rPr>
          <w:t>Hình 4.10: Lịch sử chạy tác vụ</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_Toc514445893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53</w:t>
        </w:r>
        <w:r w:rsidR="007C756F" w:rsidRPr="0031210A">
          <w:rPr>
            <w:rFonts w:ascii="Times New Roman" w:hAnsi="Times New Roman" w:cs="Times New Roman"/>
            <w:noProof/>
            <w:webHidden/>
            <w:sz w:val="26"/>
            <w:szCs w:val="26"/>
          </w:rPr>
          <w:fldChar w:fldCharType="end"/>
        </w:r>
      </w:hyperlink>
    </w:p>
    <w:p w14:paraId="582EE460" w14:textId="4F31971C" w:rsidR="007C756F" w:rsidRPr="0031210A" w:rsidRDefault="00B31F2D">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445894" w:history="1">
        <w:r w:rsidR="007C756F" w:rsidRPr="0031210A">
          <w:rPr>
            <w:rStyle w:val="Hyperlink"/>
            <w:rFonts w:ascii="Times New Roman" w:hAnsi="Times New Roman" w:cs="Times New Roman"/>
            <w:noProof/>
            <w:sz w:val="26"/>
            <w:szCs w:val="26"/>
          </w:rPr>
          <w:t>Hình 4.11: Kết quả thực hiện chạy mã nguồn kiểm thử tự sinh</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_Toc514445894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r w:rsidR="00463BB5">
          <w:rPr>
            <w:rFonts w:ascii="Times New Roman" w:hAnsi="Times New Roman" w:cs="Times New Roman"/>
            <w:noProof/>
            <w:webHidden/>
            <w:sz w:val="26"/>
            <w:szCs w:val="26"/>
          </w:rPr>
          <w:t>53</w:t>
        </w:r>
        <w:r w:rsidR="007C756F" w:rsidRPr="0031210A">
          <w:rPr>
            <w:rFonts w:ascii="Times New Roman" w:hAnsi="Times New Roman" w:cs="Times New Roman"/>
            <w:noProof/>
            <w:webHidden/>
            <w:sz w:val="26"/>
            <w:szCs w:val="26"/>
          </w:rPr>
          <w:fldChar w:fldCharType="end"/>
        </w:r>
      </w:hyperlink>
    </w:p>
    <w:p w14:paraId="140C203D" w14:textId="71F9C7B0" w:rsidR="007F0E4B" w:rsidRPr="00C307BC" w:rsidRDefault="007F0E4B" w:rsidP="007F129F">
      <w:pPr>
        <w:pStyle w:val="NoSpacing"/>
        <w:rPr>
          <w:rFonts w:ascii="Times New Roman" w:hAnsi="Times New Roman" w:cs="Times New Roman"/>
          <w:sz w:val="26"/>
          <w:szCs w:val="26"/>
        </w:rPr>
      </w:pPr>
      <w:r w:rsidRPr="0031210A">
        <w:rPr>
          <w:rFonts w:ascii="Times New Roman" w:hAnsi="Times New Roman" w:cs="Times New Roman"/>
          <w:sz w:val="26"/>
          <w:szCs w:val="26"/>
        </w:rPr>
        <w:fldChar w:fldCharType="end"/>
      </w:r>
    </w:p>
    <w:p w14:paraId="0863A691" w14:textId="087EF327" w:rsidR="006F117B" w:rsidRPr="00C307BC" w:rsidRDefault="007F0E4B" w:rsidP="00992FC2">
      <w:pPr>
        <w:rPr>
          <w:rFonts w:eastAsia="Times New Roman"/>
          <w:b/>
          <w:sz w:val="26"/>
          <w:szCs w:val="26"/>
        </w:rPr>
        <w:sectPr w:rsidR="006F117B" w:rsidRPr="00C307BC" w:rsidSect="00F02794">
          <w:pgSz w:w="12240" w:h="15840"/>
          <w:pgMar w:top="1134" w:right="1134" w:bottom="1134" w:left="1701" w:header="0" w:footer="720" w:gutter="0"/>
          <w:cols w:space="720"/>
        </w:sectPr>
      </w:pPr>
      <w:r w:rsidRPr="00C307BC">
        <w:rPr>
          <w:rFonts w:eastAsia="Times New Roman"/>
          <w:b/>
          <w:sz w:val="26"/>
          <w:szCs w:val="26"/>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20" w:name="_Toc514450047"/>
      <w:r w:rsidRPr="00C307BC">
        <w:rPr>
          <w:rFonts w:ascii="Times New Roman" w:eastAsia="Times New Roman" w:hAnsi="Times New Roman" w:cs="Times New Roman"/>
          <w:b/>
          <w:sz w:val="26"/>
          <w:szCs w:val="26"/>
        </w:rPr>
        <w:lastRenderedPageBreak/>
        <w:t>MỞ ĐẦU</w:t>
      </w:r>
      <w:bookmarkEnd w:id="20"/>
    </w:p>
    <w:p w14:paraId="34A1D213" w14:textId="50B43DD9" w:rsidR="001B0AD8" w:rsidRDefault="001B0AD8" w:rsidP="00826EDC">
      <w:pPr>
        <w:spacing w:before="60" w:after="60" w:line="288" w:lineRule="auto"/>
        <w:ind w:firstLine="720"/>
        <w:jc w:val="both"/>
        <w:rPr>
          <w:rFonts w:eastAsia="Times New Roman"/>
          <w:sz w:val="26"/>
          <w:szCs w:val="26"/>
        </w:rPr>
      </w:pPr>
      <w:r>
        <w:rPr>
          <w:rFonts w:eastAsia="Times New Roman"/>
          <w:sz w:val="26"/>
          <w:szCs w:val="26"/>
        </w:rPr>
        <w:t xml:space="preserve">Thực trạng hiện nay là nhiều hệ thống phần mềm được xây dựng quá phức tạp, chi phí phát triển và bảo trì cao, đặc biệt với các hệ thống phần mềm cao cấp. </w:t>
      </w:r>
      <w:r w:rsidR="00010A3F">
        <w:rPr>
          <w:rFonts w:eastAsia="Times New Roman"/>
          <w:sz w:val="26"/>
          <w:szCs w:val="26"/>
        </w:rPr>
        <w:t>Hàng chục năm qua,</w:t>
      </w:r>
      <w:r w:rsidR="00F60F60">
        <w:rPr>
          <w:rFonts w:eastAsia="Times New Roman"/>
          <w:sz w:val="26"/>
          <w:szCs w:val="26"/>
        </w:rPr>
        <w:t xml:space="preserve"> nhiều đề tài nghiên cứu về </w:t>
      </w:r>
      <w:r w:rsidR="000C4222">
        <w:rPr>
          <w:rFonts w:eastAsia="Times New Roman"/>
          <w:sz w:val="26"/>
          <w:szCs w:val="26"/>
        </w:rPr>
        <w:t>kiến trúc phần mềm đã cố gắng giải quyết vấn đề này. Tuy nhiên, độ phức tạp vẫn tiếp tục tăn</w:t>
      </w:r>
      <w:r w:rsidR="00BD6833">
        <w:rPr>
          <w:rFonts w:eastAsia="Times New Roman"/>
          <w:sz w:val="26"/>
          <w:szCs w:val="26"/>
        </w:rPr>
        <w:t>g và vượt quá khả năng xử lý của các kiến trúc truyền thống</w:t>
      </w:r>
      <w:r w:rsidR="00DA20DA">
        <w:rPr>
          <w:rFonts w:eastAsia="Times New Roman"/>
          <w:sz w:val="26"/>
          <w:szCs w:val="26"/>
        </w:rPr>
        <w:t xml:space="preserve">. </w:t>
      </w:r>
      <w:r w:rsidR="0007625A">
        <w:rPr>
          <w:rFonts w:eastAsia="Times New Roman"/>
          <w:sz w:val="26"/>
          <w:szCs w:val="26"/>
        </w:rPr>
        <w:t>Điều này do ngày càng xuất hiện nhiều công nghệ mới tạo nên môi trường không đồng nhất, một nguyên nhân khác đó là nhu cầu trao đổi tương tác giữa các ứng dụng ngày càng nhiều lên</w:t>
      </w:r>
      <w:r w:rsidR="00BF7A72">
        <w:rPr>
          <w:rFonts w:eastAsia="Times New Roman"/>
          <w:sz w:val="26"/>
          <w:szCs w:val="26"/>
        </w:rPr>
        <w:t xml:space="preserve">. </w:t>
      </w:r>
      <w:r w:rsidR="009F061E">
        <w:rPr>
          <w:rFonts w:eastAsia="Times New Roman"/>
          <w:sz w:val="26"/>
          <w:szCs w:val="26"/>
        </w:rPr>
        <w:t xml:space="preserve">Các kiến trúc truyền thống như OOP (Object Oriented Programming), COM/DCOM (Distributed Common Object Model), </w:t>
      </w:r>
      <w:r w:rsidR="00F162D8">
        <w:rPr>
          <w:rFonts w:eastAsia="Times New Roman"/>
          <w:sz w:val="26"/>
          <w:szCs w:val="26"/>
        </w:rPr>
        <w:t>CORBA (Common Object Request Broker Architecture)…</w:t>
      </w:r>
      <w:r w:rsidR="0095709C">
        <w:rPr>
          <w:rFonts w:eastAsia="Times New Roman"/>
          <w:sz w:val="26"/>
          <w:szCs w:val="26"/>
        </w:rPr>
        <w:t xml:space="preserve"> và nhiều phương thức tích hợp ứng dụng nhanh và tốt hơn nhưng vẫn không đáp ứng được yêu cầu hiện tại. </w:t>
      </w:r>
      <w:r w:rsidR="00A33959">
        <w:rPr>
          <w:rFonts w:eastAsia="Times New Roman"/>
          <w:sz w:val="26"/>
          <w:szCs w:val="26"/>
        </w:rPr>
        <w:t>Những năm gần đây, nổi lên như một giải pháp tối ưu cho bài toán này.</w:t>
      </w:r>
      <w:r w:rsidR="001E65F2">
        <w:rPr>
          <w:rFonts w:eastAsia="Times New Roman"/>
          <w:sz w:val="26"/>
          <w:szCs w:val="26"/>
        </w:rPr>
        <w:t xml:space="preserve"> Đặc điểm chính của</w:t>
      </w:r>
      <w:r w:rsidR="00FB00CB">
        <w:rPr>
          <w:rFonts w:eastAsia="Times New Roman"/>
          <w:sz w:val="26"/>
          <w:szCs w:val="26"/>
        </w:rPr>
        <w:t xml:space="preserve"> SOA</w:t>
      </w:r>
      <w:r w:rsidR="001E65F2">
        <w:rPr>
          <w:rFonts w:eastAsia="Times New Roman"/>
          <w:sz w:val="26"/>
          <w:szCs w:val="26"/>
        </w:rPr>
        <w:t xml:space="preserve"> là tách rời phần giao tiếp/gọi dịch vụ với phần thực hiện dịch vụ. </w:t>
      </w:r>
    </w:p>
    <w:p w14:paraId="4FB6E22A" w14:textId="3C7EE19E" w:rsidR="00F26852" w:rsidRPr="00CF7898" w:rsidRDefault="00F26852" w:rsidP="006331DD">
      <w:pPr>
        <w:spacing w:before="60" w:after="60" w:line="288" w:lineRule="auto"/>
        <w:ind w:firstLine="720"/>
        <w:jc w:val="both"/>
        <w:rPr>
          <w:rFonts w:eastAsia="Times New Roman"/>
          <w:sz w:val="26"/>
          <w:szCs w:val="26"/>
          <w:lang w:val="vi-VN"/>
        </w:rPr>
      </w:pPr>
      <w:r w:rsidRPr="00CF7898">
        <w:rPr>
          <w:rFonts w:eastAsia="Times New Roman"/>
          <w:sz w:val="26"/>
          <w:szCs w:val="26"/>
        </w:rPr>
        <w:t>Tập hợp các công nghệ WSDL (Web Services Description Language), SOAP (Simple Object Access Protocol) và UDDI (Universal Description, Discovery ang Integration), cho phép xây dựng các giải pháp lập trình cho vấn đề tích hợp ứng dụng và truyền thông điệp.</w:t>
      </w:r>
    </w:p>
    <w:p w14:paraId="2878AA49" w14:textId="6AA23912" w:rsidR="001F7C02" w:rsidRDefault="001F7C02" w:rsidP="00826EDC">
      <w:pPr>
        <w:spacing w:before="60" w:after="60" w:line="288" w:lineRule="auto"/>
        <w:ind w:firstLine="720"/>
        <w:jc w:val="both"/>
        <w:rPr>
          <w:rFonts w:eastAsia="Times New Roman"/>
          <w:sz w:val="26"/>
          <w:szCs w:val="26"/>
        </w:rPr>
      </w:pPr>
      <w:r>
        <w:rPr>
          <w:rFonts w:eastAsia="Times New Roman"/>
          <w:sz w:val="26"/>
          <w:szCs w:val="26"/>
        </w:rPr>
        <w:t>Kiến trúc hướng dịch vụ (SOA)</w:t>
      </w:r>
      <w:r w:rsidR="006E0407">
        <w:rPr>
          <w:rFonts w:eastAsia="Times New Roman"/>
          <w:sz w:val="26"/>
          <w:szCs w:val="26"/>
        </w:rPr>
        <w:t xml:space="preserve"> là một hướng tiếp cận </w:t>
      </w:r>
      <w:r w:rsidR="001977DE">
        <w:rPr>
          <w:rFonts w:eastAsia="Times New Roman"/>
          <w:sz w:val="26"/>
          <w:szCs w:val="26"/>
        </w:rPr>
        <w:t xml:space="preserve">trong việc tích hợp các ứng dụng trong cùng hệ thống, </w:t>
      </w:r>
      <w:r w:rsidR="00A466AF">
        <w:rPr>
          <w:rFonts w:eastAsia="Times New Roman"/>
          <w:sz w:val="26"/>
          <w:szCs w:val="26"/>
        </w:rPr>
        <w:t xml:space="preserve">giải pháp này </w:t>
      </w:r>
      <w:r>
        <w:rPr>
          <w:rFonts w:eastAsia="Times New Roman"/>
          <w:sz w:val="26"/>
          <w:szCs w:val="26"/>
        </w:rPr>
        <w:t>cung cấp một cách tiếp cận linh hoạt cho kiến trúc hệ thống phần mềm cho doanh nghi</w:t>
      </w:r>
      <w:r w:rsidR="00CF3F7C">
        <w:rPr>
          <w:rFonts w:eastAsia="Times New Roman"/>
          <w:sz w:val="26"/>
          <w:szCs w:val="26"/>
        </w:rPr>
        <w:t xml:space="preserve">ệp hiện nay. Hệ thống xây dựng theo kiến trúc SOA có tính mở rộng cao và khả năng sử dụng lại tốt. </w:t>
      </w:r>
      <w:r w:rsidR="00BD0A27">
        <w:rPr>
          <w:rFonts w:eastAsia="Times New Roman"/>
          <w:sz w:val="26"/>
          <w:szCs w:val="26"/>
        </w:rPr>
        <w:t xml:space="preserve">Các dịch vụ trên hệ thống được công khai trên internet thông qua các giao diện API </w:t>
      </w:r>
      <w:r w:rsidR="00842C80">
        <w:rPr>
          <w:rFonts w:eastAsia="Times New Roman"/>
          <w:sz w:val="26"/>
          <w:szCs w:val="26"/>
        </w:rPr>
        <w:t xml:space="preserve">giúp cho việc kết nối các ứng dụng dễ dàng. </w:t>
      </w:r>
      <w:r w:rsidR="00F92D84">
        <w:rPr>
          <w:rFonts w:eastAsia="Times New Roman"/>
          <w:sz w:val="26"/>
          <w:szCs w:val="26"/>
        </w:rPr>
        <w:t>Ngôn ngữ mô tả dịch vụ web (WSDL) và các tiêu chuẩn dịch vụ web khác như WS-policy cung cấp giao thức kết nối các ứng dụng trong hệ thống SOA với nhau.</w:t>
      </w:r>
      <w:r w:rsidR="00AC3D57">
        <w:rPr>
          <w:rFonts w:eastAsia="Times New Roman"/>
          <w:sz w:val="26"/>
          <w:szCs w:val="26"/>
        </w:rPr>
        <w:t xml:space="preserve"> Quá trình ảo hóa các chức năng nghiệp vụ của doanh nghiệp </w:t>
      </w:r>
      <w:r w:rsidR="0083617D">
        <w:rPr>
          <w:rFonts w:eastAsia="Times New Roman"/>
          <w:sz w:val="26"/>
          <w:szCs w:val="26"/>
        </w:rPr>
        <w:t xml:space="preserve">là mục tiêu chính của kiến trúc hướng dịch vụ. </w:t>
      </w:r>
      <w:r w:rsidR="00EE788E">
        <w:rPr>
          <w:rFonts w:eastAsia="Times New Roman"/>
          <w:sz w:val="26"/>
          <w:szCs w:val="26"/>
        </w:rPr>
        <w:t xml:space="preserve">Các dịch vụ có thể được triển khai trên các nền tảng công nghệ khác nhau như </w:t>
      </w:r>
      <w:r w:rsidR="004F4920">
        <w:rPr>
          <w:rFonts w:eastAsia="Times New Roman"/>
          <w:sz w:val="26"/>
          <w:szCs w:val="26"/>
        </w:rPr>
        <w:t>Java, .NET…</w:t>
      </w:r>
      <w:r w:rsidR="0090783B">
        <w:rPr>
          <w:rFonts w:eastAsia="Times New Roman"/>
          <w:sz w:val="26"/>
          <w:szCs w:val="26"/>
        </w:rPr>
        <w:t xml:space="preserve"> Bên yêu cầu gửi thông điệp tới bên nhận và nhận lại phản hồi mà không cần quan tâm đến quá trình xử lý bên trong của bên nhận.</w:t>
      </w:r>
    </w:p>
    <w:p w14:paraId="400126F3" w14:textId="7AC53584" w:rsidR="006F117B" w:rsidRPr="00C307BC" w:rsidRDefault="00596719" w:rsidP="00826EDC">
      <w:pPr>
        <w:spacing w:before="60" w:after="60" w:line="288" w:lineRule="auto"/>
        <w:ind w:firstLine="720"/>
        <w:jc w:val="both"/>
        <w:rPr>
          <w:rFonts w:eastAsia="Times New Roman"/>
          <w:sz w:val="26"/>
          <w:szCs w:val="26"/>
        </w:rPr>
      </w:pPr>
      <w:r>
        <w:rPr>
          <w:rFonts w:eastAsia="Times New Roman"/>
          <w:sz w:val="26"/>
          <w:szCs w:val="26"/>
        </w:rPr>
        <w:t>Công nghệ trục tích hợp (</w:t>
      </w:r>
      <w:r w:rsidR="00994B39" w:rsidRPr="00C307BC">
        <w:rPr>
          <w:rFonts w:eastAsia="Times New Roman"/>
          <w:sz w:val="26"/>
          <w:szCs w:val="26"/>
        </w:rPr>
        <w:t xml:space="preserve">Enterprise Service Bus </w:t>
      </w:r>
      <w:r>
        <w:rPr>
          <w:rFonts w:eastAsia="Times New Roman"/>
          <w:sz w:val="26"/>
          <w:szCs w:val="26"/>
        </w:rPr>
        <w:t xml:space="preserve">- </w:t>
      </w:r>
      <w:r w:rsidR="00994B39" w:rsidRPr="00C307BC">
        <w:rPr>
          <w:rFonts w:eastAsia="Times New Roman"/>
          <w:sz w:val="26"/>
          <w:szCs w:val="26"/>
        </w:rPr>
        <w:t>ESB)</w:t>
      </w:r>
      <w:r w:rsidR="00761A8A">
        <w:rPr>
          <w:rFonts w:eastAsia="Times New Roman"/>
          <w:sz w:val="26"/>
          <w:szCs w:val="26"/>
        </w:rPr>
        <w:t xml:space="preserve"> là một loại </w:t>
      </w:r>
      <w:r w:rsidR="00994B39" w:rsidRPr="00C307BC">
        <w:rPr>
          <w:rFonts w:eastAsia="Times New Roman"/>
          <w:sz w:val="26"/>
          <w:szCs w:val="26"/>
        </w:rPr>
        <w:t xml:space="preserve">kiến trúc phần mềm, chứa một tập các luật và nguyên tắc cho việc tích hợp nhiều ứng dụng khác nhau (về nền tảng, ngôn ngữ,...) vào một hay nhiều hệ thống. </w:t>
      </w:r>
      <w:r w:rsidR="00291885" w:rsidRPr="00C307BC">
        <w:rPr>
          <w:rFonts w:eastAsia="Times New Roman"/>
          <w:sz w:val="26"/>
          <w:szCs w:val="26"/>
        </w:rPr>
        <w:t>Áp</w:t>
      </w:r>
      <w:r w:rsidR="00C92A25" w:rsidRPr="00C307BC">
        <w:rPr>
          <w:rFonts w:eastAsia="Times New Roman"/>
          <w:sz w:val="26"/>
          <w:szCs w:val="26"/>
        </w:rPr>
        <w:t xml:space="preserve"> dụng </w:t>
      </w:r>
      <w:r w:rsidR="00DA4406">
        <w:rPr>
          <w:rFonts w:eastAsia="Times New Roman"/>
          <w:sz w:val="26"/>
          <w:szCs w:val="26"/>
        </w:rPr>
        <w:t xml:space="preserve">công nghệ trục tích hợp </w:t>
      </w:r>
      <w:r w:rsidR="00994B39" w:rsidRPr="00C307BC">
        <w:rPr>
          <w:rFonts w:eastAsia="Times New Roman"/>
          <w:sz w:val="26"/>
          <w:szCs w:val="26"/>
        </w:rPr>
        <w:t xml:space="preserve">ESB </w:t>
      </w:r>
      <w:r w:rsidR="00295F97" w:rsidRPr="00C307BC">
        <w:rPr>
          <w:rFonts w:eastAsia="Times New Roman"/>
          <w:sz w:val="26"/>
          <w:szCs w:val="26"/>
        </w:rPr>
        <w:t xml:space="preserve">giúp cho các thành phần trong hệ thống </w:t>
      </w:r>
      <w:r w:rsidR="00994B39" w:rsidRPr="00C307BC">
        <w:rPr>
          <w:rFonts w:eastAsia="Times New Roman"/>
          <w:sz w:val="26"/>
          <w:szCs w:val="26"/>
        </w:rPr>
        <w:t>có tính tái sử dụng cao, chi phí cho việc phát triển và tích hợp các ứng dụng ngoài hay ứng dụng của bên thứ ba thấp.</w:t>
      </w:r>
    </w:p>
    <w:p w14:paraId="2E109781" w14:textId="4CC25D5F" w:rsidR="006F117B" w:rsidRPr="00C307BC" w:rsidRDefault="00006E12">
      <w:pPr>
        <w:spacing w:before="60" w:after="60" w:line="288" w:lineRule="auto"/>
        <w:ind w:firstLine="720"/>
        <w:jc w:val="both"/>
        <w:rPr>
          <w:rFonts w:eastAsia="Times New Roman"/>
          <w:sz w:val="26"/>
          <w:szCs w:val="26"/>
        </w:rPr>
      </w:pPr>
      <w:r w:rsidRPr="00C307BC">
        <w:rPr>
          <w:rFonts w:eastAsia="Times New Roman"/>
          <w:sz w:val="26"/>
          <w:szCs w:val="26"/>
        </w:rPr>
        <w:t>Tuy nhiên, tích hợp nhiều ứng dụng khác nhau trên cùng một hệ thống cũng làm cho quá trình kiểm thử trở nên khó khăn, phức tạp hơn</w:t>
      </w:r>
      <w:r w:rsidR="007C541D" w:rsidRPr="00C307BC">
        <w:rPr>
          <w:rFonts w:eastAsia="Times New Roman"/>
          <w:sz w:val="26"/>
          <w:szCs w:val="26"/>
        </w:rPr>
        <w:t xml:space="preserve"> và yêu cầu cũng trở nên khắt khe hơn</w:t>
      </w:r>
      <w:r w:rsidRPr="00C307BC">
        <w:rPr>
          <w:rFonts w:eastAsia="Times New Roman"/>
          <w:sz w:val="26"/>
          <w:szCs w:val="26"/>
        </w:rPr>
        <w:t>.</w:t>
      </w:r>
      <w:r w:rsidR="00085A02" w:rsidRPr="00C307BC">
        <w:rPr>
          <w:rFonts w:eastAsia="Times New Roman"/>
          <w:sz w:val="26"/>
          <w:szCs w:val="26"/>
        </w:rPr>
        <w:t xml:space="preserve"> </w:t>
      </w:r>
      <w:r w:rsidR="005631AB" w:rsidRPr="00C307BC">
        <w:rPr>
          <w:rFonts w:eastAsia="Times New Roman"/>
          <w:sz w:val="26"/>
          <w:szCs w:val="26"/>
        </w:rPr>
        <w:lastRenderedPageBreak/>
        <w:t>Kiến trúc</w:t>
      </w:r>
      <w:r w:rsidR="001F6469" w:rsidRPr="00C307BC">
        <w:rPr>
          <w:rFonts w:eastAsia="Times New Roman"/>
          <w:sz w:val="26"/>
          <w:szCs w:val="26"/>
        </w:rPr>
        <w:t xml:space="preserve"> ESB </w:t>
      </w:r>
      <w:r w:rsidR="005631AB" w:rsidRPr="00C307BC">
        <w:rPr>
          <w:rFonts w:eastAsia="Times New Roman"/>
          <w:sz w:val="26"/>
          <w:szCs w:val="26"/>
        </w:rPr>
        <w:t>có thể</w:t>
      </w:r>
      <w:r w:rsidR="001F6469" w:rsidRPr="00C307BC">
        <w:rPr>
          <w:rFonts w:eastAsia="Times New Roman"/>
          <w:sz w:val="26"/>
          <w:szCs w:val="26"/>
        </w:rPr>
        <w:t xml:space="preserve"> kết nối </w:t>
      </w:r>
      <w:r w:rsidR="005631AB" w:rsidRPr="00C307BC">
        <w:rPr>
          <w:rFonts w:eastAsia="Times New Roman"/>
          <w:sz w:val="26"/>
          <w:szCs w:val="26"/>
        </w:rPr>
        <w:t xml:space="preserve">nhiều ứng dụng </w:t>
      </w:r>
      <w:r w:rsidR="001F6469" w:rsidRPr="00C307BC">
        <w:rPr>
          <w:rFonts w:eastAsia="Times New Roman"/>
          <w:sz w:val="26"/>
          <w:szCs w:val="26"/>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sidRPr="00C307BC">
        <w:rPr>
          <w:rFonts w:eastAsia="Times New Roman"/>
          <w:sz w:val="26"/>
          <w:szCs w:val="26"/>
        </w:rPr>
        <w:t>.</w:t>
      </w:r>
    </w:p>
    <w:p w14:paraId="4D91055B" w14:textId="5BB60BF8" w:rsidR="006F117B" w:rsidRPr="00C307BC" w:rsidRDefault="00A519A6" w:rsidP="00353E9D">
      <w:pPr>
        <w:spacing w:before="60" w:after="60" w:line="288" w:lineRule="auto"/>
        <w:ind w:firstLine="720"/>
        <w:jc w:val="both"/>
        <w:rPr>
          <w:rFonts w:eastAsia="Times New Roman"/>
          <w:sz w:val="26"/>
          <w:szCs w:val="26"/>
        </w:rPr>
      </w:pPr>
      <w:r w:rsidRPr="00C307BC">
        <w:rPr>
          <w:rFonts w:eastAsia="Times New Roman"/>
          <w:sz w:val="26"/>
          <w:szCs w:val="26"/>
        </w:rPr>
        <w:t>Quá trình kiểm thử hệ thống sử dụng kiến trúc ESB tập trung vào giao tiếp giữa các thành phần</w:t>
      </w:r>
      <w:r w:rsidR="00726851" w:rsidRPr="00C307BC">
        <w:rPr>
          <w:rFonts w:eastAsia="Times New Roman"/>
          <w:sz w:val="26"/>
          <w:szCs w:val="26"/>
        </w:rPr>
        <w:t xml:space="preserve"> và </w:t>
      </w:r>
      <w:r w:rsidRPr="00C307BC">
        <w:rPr>
          <w:rFonts w:eastAsia="Times New Roman"/>
          <w:sz w:val="26"/>
          <w:szCs w:val="26"/>
        </w:rPr>
        <w:t>các tính năng có sự trao đổi tích hợp thông tin</w:t>
      </w:r>
      <w:r w:rsidR="005E658E" w:rsidRPr="00C307BC">
        <w:rPr>
          <w:rFonts w:eastAsia="Times New Roman"/>
          <w:sz w:val="26"/>
          <w:szCs w:val="26"/>
        </w:rPr>
        <w:t>, hay nói cách khác là các API</w:t>
      </w:r>
      <w:r w:rsidRPr="00C307BC">
        <w:rPr>
          <w:rFonts w:eastAsia="Times New Roman"/>
          <w:sz w:val="26"/>
          <w:szCs w:val="26"/>
        </w:rPr>
        <w:t xml:space="preserve">. Vì vậy, </w:t>
      </w:r>
      <w:r w:rsidR="00726851" w:rsidRPr="00C307BC">
        <w:rPr>
          <w:rFonts w:eastAsia="Times New Roman"/>
          <w:sz w:val="26"/>
          <w:szCs w:val="26"/>
        </w:rPr>
        <w:t xml:space="preserve">phần kiểm thử trên giao diện người dùng không </w:t>
      </w:r>
      <w:r w:rsidR="00086118" w:rsidRPr="00C307BC">
        <w:rPr>
          <w:rFonts w:eastAsia="Times New Roman"/>
          <w:sz w:val="26"/>
          <w:szCs w:val="26"/>
        </w:rPr>
        <w:t>cần</w:t>
      </w:r>
      <w:r w:rsidR="00726851" w:rsidRPr="00C307BC">
        <w:rPr>
          <w:rFonts w:eastAsia="Times New Roman"/>
          <w:sz w:val="26"/>
          <w:szCs w:val="26"/>
        </w:rPr>
        <w:t xml:space="preserve"> </w:t>
      </w:r>
      <w:r w:rsidR="00692A3B" w:rsidRPr="00C307BC">
        <w:rPr>
          <w:rFonts w:eastAsia="Times New Roman"/>
          <w:sz w:val="26"/>
          <w:szCs w:val="26"/>
        </w:rPr>
        <w:t>tập trung chú trọng</w:t>
      </w:r>
      <w:r w:rsidR="00726851" w:rsidRPr="00C307BC">
        <w:rPr>
          <w:rFonts w:eastAsia="Times New Roman"/>
          <w:sz w:val="26"/>
          <w:szCs w:val="26"/>
        </w:rPr>
        <w:t xml:space="preserve">. </w:t>
      </w:r>
      <w:r w:rsidR="00381BA7" w:rsidRPr="00C307BC">
        <w:rPr>
          <w:rFonts w:eastAsia="Times New Roman"/>
          <w:sz w:val="26"/>
          <w:szCs w:val="26"/>
        </w:rPr>
        <w:t>Ngoài ra, quá trình kiểm thử cần được thực hiện song song</w:t>
      </w:r>
      <w:r w:rsidR="00604D70" w:rsidRPr="00C307BC">
        <w:rPr>
          <w:rFonts w:eastAsia="Times New Roman"/>
          <w:sz w:val="26"/>
          <w:szCs w:val="26"/>
        </w:rPr>
        <w:t>, tự động hóa</w:t>
      </w:r>
      <w:r w:rsidR="00381BA7" w:rsidRPr="00C307BC">
        <w:rPr>
          <w:rFonts w:eastAsia="Times New Roman"/>
          <w:sz w:val="26"/>
          <w:szCs w:val="26"/>
        </w:rPr>
        <w:t xml:space="preserve"> với quá trình phát triển, khi tích hợp một thành phần mới vào hệ thống, giúp rút ngắn thời gian cũng như tiết kiệm chi phí.</w:t>
      </w:r>
      <w:r w:rsidRPr="00C307BC">
        <w:rPr>
          <w:rFonts w:eastAsia="Times New Roman"/>
          <w:sz w:val="26"/>
          <w:szCs w:val="26"/>
        </w:rPr>
        <w:t xml:space="preserve"> </w:t>
      </w:r>
    </w:p>
    <w:p w14:paraId="4F875790" w14:textId="4293DADD" w:rsidR="006F117B" w:rsidRPr="00C307BC" w:rsidRDefault="00D64856" w:rsidP="00844F4A">
      <w:pPr>
        <w:spacing w:before="60" w:after="60" w:line="288" w:lineRule="auto"/>
        <w:ind w:firstLine="720"/>
        <w:jc w:val="both"/>
        <w:rPr>
          <w:rFonts w:eastAsia="Times New Roman"/>
          <w:sz w:val="26"/>
          <w:szCs w:val="26"/>
        </w:rPr>
      </w:pPr>
      <w:r w:rsidRPr="00C307BC">
        <w:rPr>
          <w:rFonts w:eastAsia="Times New Roman"/>
          <w:sz w:val="26"/>
          <w:szCs w:val="26"/>
        </w:rPr>
        <w:t xml:space="preserve">Hiện nay, quá trình kiểm thử các hệ thống </w:t>
      </w:r>
      <w:r w:rsidR="002E7155" w:rsidRPr="00C307BC">
        <w:rPr>
          <w:rFonts w:eastAsia="Times New Roman"/>
          <w:sz w:val="26"/>
          <w:szCs w:val="26"/>
        </w:rPr>
        <w:t>sử dụng kiến trúc ESB</w:t>
      </w:r>
      <w:r w:rsidRPr="00C307BC">
        <w:rPr>
          <w:rFonts w:eastAsia="Times New Roman"/>
          <w:sz w:val="26"/>
          <w:szCs w:val="26"/>
        </w:rPr>
        <w:t xml:space="preserve"> gặp phải những khó khăn về xây dựng môi trường kiểm thử, sức ép về thời gian phát triển ngắn, các công cụ hỗ trợ chưa nhiều hoặc phải mất phí. Việc này dẫn tới quy trình kiểm thử chưa được tự động hóa,</w:t>
      </w:r>
      <w:r w:rsidR="00EE16AD" w:rsidRPr="00C307BC">
        <w:rPr>
          <w:rFonts w:eastAsia="Times New Roman"/>
          <w:sz w:val="26"/>
          <w:szCs w:val="26"/>
        </w:rPr>
        <w:t xml:space="preserve"> quy trình bị rút ngắn hoặc bỏ qua</w:t>
      </w:r>
      <w:r w:rsidR="008518C1" w:rsidRPr="00C307BC">
        <w:rPr>
          <w:rFonts w:eastAsia="Times New Roman"/>
          <w:sz w:val="26"/>
          <w:szCs w:val="26"/>
        </w:rPr>
        <w:t>,</w:t>
      </w:r>
      <w:r w:rsidR="00EE16AD" w:rsidRPr="00C307BC">
        <w:rPr>
          <w:rFonts w:eastAsia="Times New Roman"/>
          <w:sz w:val="26"/>
          <w:szCs w:val="26"/>
        </w:rPr>
        <w:t xml:space="preserve"> </w:t>
      </w:r>
      <w:r w:rsidRPr="00C307BC">
        <w:rPr>
          <w:rFonts w:eastAsia="Times New Roman"/>
          <w:sz w:val="26"/>
          <w:szCs w:val="26"/>
        </w:rPr>
        <w:t>khi xảy ra lỗi tại một ứng dụng trong hệ thống sẽ đòi hỏi việc tìm lỗi và sửa đổi nhiều ứng dụng cùng lúc, gây mất thời gian và tốn kém tài nguyên, các lỗi không được kiểm soát chặt chẽ.</w:t>
      </w:r>
    </w:p>
    <w:p w14:paraId="1637118C" w14:textId="2227901D" w:rsidR="006F117B" w:rsidRPr="00C307BC" w:rsidRDefault="00994B39" w:rsidP="00826EDC">
      <w:pPr>
        <w:spacing w:before="60" w:after="60" w:line="288" w:lineRule="auto"/>
        <w:ind w:firstLine="720"/>
        <w:jc w:val="both"/>
        <w:rPr>
          <w:rFonts w:eastAsia="Times New Roman"/>
          <w:sz w:val="26"/>
          <w:szCs w:val="26"/>
        </w:rPr>
      </w:pPr>
      <w:r w:rsidRPr="00C307BC">
        <w:rPr>
          <w:rFonts w:eastAsia="Times New Roman"/>
          <w:sz w:val="26"/>
          <w:szCs w:val="26"/>
        </w:rPr>
        <w:t xml:space="preserve">Vì vậy, </w:t>
      </w:r>
      <w:r w:rsidR="00BC74E2" w:rsidRPr="00C307BC">
        <w:rPr>
          <w:rFonts w:eastAsia="Times New Roman"/>
          <w:sz w:val="26"/>
          <w:szCs w:val="26"/>
        </w:rPr>
        <w:t>luận văn này</w:t>
      </w:r>
      <w:r w:rsidRPr="00C307BC">
        <w:rPr>
          <w:rFonts w:eastAsia="Times New Roman"/>
          <w:sz w:val="26"/>
          <w:szCs w:val="26"/>
        </w:rPr>
        <w:t xml:space="preserve"> nghiên cứu, tìm hiểu</w:t>
      </w:r>
      <w:r w:rsidR="00F86F3A" w:rsidRPr="00C307BC">
        <w:rPr>
          <w:rFonts w:eastAsia="Times New Roman"/>
          <w:sz w:val="26"/>
          <w:szCs w:val="26"/>
        </w:rPr>
        <w:t>,</w:t>
      </w:r>
      <w:r w:rsidRPr="00C307BC">
        <w:rPr>
          <w:rFonts w:eastAsia="Times New Roman"/>
          <w:sz w:val="26"/>
          <w:szCs w:val="26"/>
        </w:rPr>
        <w:t xml:space="preserve"> </w:t>
      </w:r>
      <w:r w:rsidR="00F86F3A" w:rsidRPr="00C307BC">
        <w:rPr>
          <w:rFonts w:eastAsia="Times New Roman"/>
          <w:sz w:val="26"/>
          <w:szCs w:val="26"/>
        </w:rPr>
        <w:t>đưa ra</w:t>
      </w:r>
      <w:r w:rsidR="00781CCD" w:rsidRPr="00C307BC">
        <w:rPr>
          <w:rFonts w:eastAsia="Times New Roman"/>
          <w:sz w:val="26"/>
          <w:szCs w:val="26"/>
        </w:rPr>
        <w:t xml:space="preserve"> đề xuất </w:t>
      </w:r>
      <w:r w:rsidR="00F86F3A" w:rsidRPr="00C307BC">
        <w:rPr>
          <w:rFonts w:eastAsia="Times New Roman"/>
          <w:sz w:val="26"/>
          <w:szCs w:val="26"/>
        </w:rPr>
        <w:t xml:space="preserve">về </w:t>
      </w:r>
      <w:r w:rsidR="00781CCD" w:rsidRPr="00C307BC">
        <w:rPr>
          <w:rFonts w:eastAsia="Times New Roman"/>
          <w:sz w:val="26"/>
          <w:szCs w:val="26"/>
        </w:rPr>
        <w:t>quy trình</w:t>
      </w:r>
      <w:r w:rsidRPr="00C307BC">
        <w:rPr>
          <w:rFonts w:eastAsia="Times New Roman"/>
          <w:sz w:val="26"/>
          <w:szCs w:val="26"/>
        </w:rPr>
        <w:t xml:space="preserve"> kiểm thử </w:t>
      </w:r>
      <w:r w:rsidR="002A5457" w:rsidRPr="00C307BC">
        <w:rPr>
          <w:rFonts w:eastAsia="Times New Roman"/>
          <w:sz w:val="26"/>
          <w:szCs w:val="26"/>
        </w:rPr>
        <w:t xml:space="preserve">tự động </w:t>
      </w:r>
      <w:r w:rsidR="00C92BCE" w:rsidRPr="00C307BC">
        <w:rPr>
          <w:rFonts w:eastAsia="Times New Roman"/>
          <w:sz w:val="26"/>
          <w:szCs w:val="26"/>
        </w:rPr>
        <w:t>ứng dụng</w:t>
      </w:r>
      <w:r w:rsidR="00BC7367" w:rsidRPr="00C307BC">
        <w:rPr>
          <w:rFonts w:eastAsia="Times New Roman"/>
          <w:sz w:val="26"/>
          <w:szCs w:val="26"/>
        </w:rPr>
        <w:t xml:space="preserve"> </w:t>
      </w:r>
      <w:r w:rsidRPr="00C307BC">
        <w:rPr>
          <w:rFonts w:eastAsia="Times New Roman"/>
          <w:sz w:val="26"/>
          <w:szCs w:val="26"/>
        </w:rPr>
        <w:t>ESB</w:t>
      </w:r>
      <w:r w:rsidR="00762DC3" w:rsidRPr="00C307BC">
        <w:rPr>
          <w:rFonts w:eastAsia="Times New Roman"/>
          <w:sz w:val="26"/>
          <w:szCs w:val="26"/>
        </w:rPr>
        <w:t xml:space="preserve"> </w:t>
      </w:r>
      <w:r w:rsidR="00C92BCE" w:rsidRPr="00C307BC">
        <w:rPr>
          <w:rFonts w:eastAsia="Times New Roman"/>
          <w:sz w:val="26"/>
          <w:szCs w:val="26"/>
        </w:rPr>
        <w:t>xây dựng trên</w:t>
      </w:r>
      <w:r w:rsidR="00CA27FB" w:rsidRPr="00C307BC">
        <w:rPr>
          <w:rFonts w:eastAsia="Times New Roman"/>
          <w:sz w:val="26"/>
          <w:szCs w:val="26"/>
        </w:rPr>
        <w:t xml:space="preserve"> nền tảng</w:t>
      </w:r>
      <w:r w:rsidR="00C92BCE" w:rsidRPr="00C307BC">
        <w:rPr>
          <w:rFonts w:eastAsia="Times New Roman"/>
          <w:sz w:val="26"/>
          <w:szCs w:val="26"/>
        </w:rPr>
        <w:t xml:space="preserve"> </w:t>
      </w:r>
      <w:r w:rsidR="00762DC3" w:rsidRPr="00C307BC">
        <w:rPr>
          <w:rFonts w:eastAsia="Times New Roman"/>
          <w:sz w:val="26"/>
          <w:szCs w:val="26"/>
        </w:rPr>
        <w:t>MuleESB</w:t>
      </w:r>
      <w:r w:rsidRPr="00C307BC">
        <w:rPr>
          <w:rFonts w:eastAsia="Times New Roman"/>
          <w:sz w:val="26"/>
          <w:szCs w:val="26"/>
        </w:rPr>
        <w:t xml:space="preserve"> </w:t>
      </w:r>
      <w:r w:rsidR="00032804" w:rsidRPr="00C307BC">
        <w:rPr>
          <w:rFonts w:eastAsia="Times New Roman"/>
          <w:sz w:val="26"/>
          <w:szCs w:val="26"/>
        </w:rPr>
        <w:t>áp dụng</w:t>
      </w:r>
      <w:r w:rsidR="00732753" w:rsidRPr="00C307BC">
        <w:rPr>
          <w:rFonts w:eastAsia="Times New Roman"/>
          <w:sz w:val="26"/>
          <w:szCs w:val="26"/>
        </w:rPr>
        <w:t xml:space="preserve"> quy trình tích hợp liên tục và chuyển giao liên tục. Đồng thời luận văn cũng đưa ra </w:t>
      </w:r>
      <w:r w:rsidR="00F86F3A" w:rsidRPr="00C307BC">
        <w:rPr>
          <w:rFonts w:eastAsia="Times New Roman"/>
          <w:sz w:val="26"/>
          <w:szCs w:val="26"/>
        </w:rPr>
        <w:t>công cụ hỗ trợ cho quy trình</w:t>
      </w:r>
      <w:r w:rsidR="0070002C" w:rsidRPr="00C307BC">
        <w:rPr>
          <w:rFonts w:eastAsia="Times New Roman"/>
          <w:sz w:val="26"/>
          <w:szCs w:val="26"/>
        </w:rPr>
        <w:t>,</w:t>
      </w:r>
      <w:r w:rsidR="00F86F3A" w:rsidRPr="00C307BC">
        <w:rPr>
          <w:rFonts w:eastAsia="Times New Roman"/>
          <w:sz w:val="26"/>
          <w:szCs w:val="26"/>
        </w:rPr>
        <w:t xml:space="preserve"> </w:t>
      </w:r>
      <w:r w:rsidR="00B47478" w:rsidRPr="00C307BC">
        <w:rPr>
          <w:rFonts w:eastAsia="Times New Roman"/>
          <w:sz w:val="26"/>
          <w:szCs w:val="26"/>
        </w:rPr>
        <w:t xml:space="preserve">giải quyết vấn đề tự động hóa </w:t>
      </w:r>
      <w:r w:rsidR="00636673" w:rsidRPr="00C307BC">
        <w:rPr>
          <w:rFonts w:eastAsia="Times New Roman"/>
          <w:sz w:val="26"/>
          <w:szCs w:val="26"/>
        </w:rPr>
        <w:t>sinh ra các ca</w:t>
      </w:r>
      <w:r w:rsidR="00B47478" w:rsidRPr="00C307BC">
        <w:rPr>
          <w:rFonts w:eastAsia="Times New Roman"/>
          <w:sz w:val="26"/>
          <w:szCs w:val="26"/>
        </w:rPr>
        <w:t xml:space="preserve"> kiểm thử, giúp </w:t>
      </w:r>
      <w:r w:rsidR="008C1AF7" w:rsidRPr="00C307BC">
        <w:rPr>
          <w:rFonts w:eastAsia="Times New Roman"/>
          <w:sz w:val="26"/>
          <w:szCs w:val="26"/>
        </w:rPr>
        <w:t>rút ngắn</w:t>
      </w:r>
      <w:r w:rsidR="00B47478" w:rsidRPr="00C307BC">
        <w:rPr>
          <w:rFonts w:eastAsia="Times New Roman"/>
          <w:sz w:val="26"/>
          <w:szCs w:val="26"/>
        </w:rPr>
        <w:t xml:space="preserve"> thời gian </w:t>
      </w:r>
      <w:r w:rsidR="008C1AF7" w:rsidRPr="00C307BC">
        <w:rPr>
          <w:rFonts w:eastAsia="Times New Roman"/>
          <w:sz w:val="26"/>
          <w:szCs w:val="26"/>
        </w:rPr>
        <w:t>quy trình kiểm thử</w:t>
      </w:r>
      <w:r w:rsidRPr="00C307BC">
        <w:rPr>
          <w:rFonts w:eastAsia="Times New Roman"/>
          <w:sz w:val="26"/>
          <w:szCs w:val="26"/>
        </w:rPr>
        <w:t>.</w:t>
      </w:r>
    </w:p>
    <w:p w14:paraId="254757A2" w14:textId="5FB1D3D0" w:rsidR="006F117B" w:rsidRPr="00C307BC" w:rsidRDefault="00994B39" w:rsidP="0040449A">
      <w:pPr>
        <w:spacing w:before="60" w:after="60" w:line="288" w:lineRule="auto"/>
        <w:ind w:firstLine="720"/>
        <w:jc w:val="both"/>
        <w:rPr>
          <w:rFonts w:eastAsia="Times New Roman"/>
          <w:sz w:val="26"/>
          <w:szCs w:val="26"/>
        </w:rPr>
      </w:pPr>
      <w:r w:rsidRPr="00C307BC">
        <w:rPr>
          <w:rFonts w:eastAsia="Times New Roman"/>
          <w:sz w:val="26"/>
          <w:szCs w:val="26"/>
        </w:rPr>
        <w:t>Ngoài phần mở đầu và kết luận, luận văn được tổ chức thành các chương như sau</w:t>
      </w:r>
      <w:r w:rsidR="00EA7683" w:rsidRPr="00C307BC">
        <w:rPr>
          <w:rFonts w:eastAsia="Times New Roman"/>
          <w:sz w:val="26"/>
          <w:szCs w:val="26"/>
        </w:rPr>
        <w:t>.</w:t>
      </w:r>
      <w:r w:rsidR="00EA7683" w:rsidRPr="00C307BC" w:rsidDel="00EA7683">
        <w:rPr>
          <w:rFonts w:eastAsia="Times New Roman"/>
          <w:sz w:val="26"/>
          <w:szCs w:val="26"/>
        </w:rPr>
        <w:t xml:space="preserve"> </w:t>
      </w:r>
      <w:r w:rsidRPr="00C307BC">
        <w:rPr>
          <w:rFonts w:eastAsia="Times New Roman"/>
          <w:sz w:val="26"/>
          <w:szCs w:val="26"/>
        </w:rPr>
        <w:t>Chương 1 khái quát khái niệm SOA, ESB. Lợi ích của việc sử dụng kiến trúc ESB trong việc phát triển ứng dụng doanh nghiệp. Một số khái niệm liên quan đến việc kiểm thử ứng dụng.</w:t>
      </w:r>
      <w:r w:rsidR="000D2315" w:rsidRPr="00C307BC">
        <w:rPr>
          <w:rFonts w:eastAsia="Times New Roman"/>
          <w:sz w:val="26"/>
          <w:szCs w:val="26"/>
        </w:rPr>
        <w:t xml:space="preserve"> </w:t>
      </w:r>
      <w:r w:rsidRPr="00C307BC">
        <w:rPr>
          <w:rFonts w:eastAsia="Times New Roman"/>
          <w:sz w:val="26"/>
          <w:szCs w:val="26"/>
        </w:rPr>
        <w:t xml:space="preserve">Chương 2 đưa ra thực trạng, khó khăn của việc kiểm thử trên hệ thống ESB, </w:t>
      </w:r>
      <w:r w:rsidR="00C46A21" w:rsidRPr="00C307BC">
        <w:rPr>
          <w:rFonts w:eastAsia="Times New Roman"/>
          <w:sz w:val="26"/>
          <w:szCs w:val="26"/>
        </w:rPr>
        <w:t>phân tích các vấn đề cần giải quyết</w:t>
      </w:r>
      <w:r w:rsidR="00252195" w:rsidRPr="00C307BC">
        <w:rPr>
          <w:rFonts w:eastAsia="Times New Roman"/>
          <w:sz w:val="26"/>
          <w:szCs w:val="26"/>
        </w:rPr>
        <w:t>.</w:t>
      </w:r>
      <w:r w:rsidR="00EE2A69" w:rsidRPr="00C307BC">
        <w:rPr>
          <w:rFonts w:eastAsia="Times New Roman"/>
          <w:sz w:val="26"/>
          <w:szCs w:val="26"/>
        </w:rPr>
        <w:t xml:space="preserve"> </w:t>
      </w:r>
      <w:r w:rsidR="00D95096" w:rsidRPr="00C307BC">
        <w:rPr>
          <w:rFonts w:eastAsia="Times New Roman"/>
          <w:sz w:val="26"/>
          <w:szCs w:val="26"/>
        </w:rPr>
        <w:t xml:space="preserve">Chiến </w:t>
      </w:r>
      <w:r w:rsidR="00EE2A69" w:rsidRPr="00C307BC">
        <w:rPr>
          <w:rFonts w:eastAsia="Times New Roman"/>
          <w:sz w:val="26"/>
          <w:szCs w:val="26"/>
        </w:rPr>
        <w:t xml:space="preserve">lược kiểm thử, </w:t>
      </w:r>
      <w:r w:rsidRPr="00C307BC">
        <w:rPr>
          <w:rFonts w:eastAsia="Times New Roman"/>
          <w:sz w:val="26"/>
          <w:szCs w:val="26"/>
        </w:rPr>
        <w:t xml:space="preserve">đề xuất </w:t>
      </w:r>
      <w:r w:rsidR="005D134A" w:rsidRPr="00C307BC">
        <w:rPr>
          <w:rFonts w:eastAsia="Times New Roman"/>
          <w:sz w:val="26"/>
          <w:szCs w:val="26"/>
        </w:rPr>
        <w:t xml:space="preserve">giải pháp, </w:t>
      </w:r>
      <w:r w:rsidRPr="00C307BC">
        <w:rPr>
          <w:rFonts w:eastAsia="Times New Roman"/>
          <w:sz w:val="26"/>
          <w:szCs w:val="26"/>
        </w:rPr>
        <w:t>quy trình kiểm thử hệ thống</w:t>
      </w:r>
      <w:r w:rsidR="00EE2A69" w:rsidRPr="00C307BC">
        <w:rPr>
          <w:rFonts w:eastAsia="Times New Roman"/>
          <w:sz w:val="26"/>
          <w:szCs w:val="26"/>
        </w:rPr>
        <w:t xml:space="preserve"> và trình bày về công cụ</w:t>
      </w:r>
      <w:r w:rsidR="00D518BA" w:rsidRPr="00C307BC">
        <w:rPr>
          <w:rFonts w:eastAsia="Times New Roman"/>
          <w:sz w:val="26"/>
          <w:szCs w:val="26"/>
        </w:rPr>
        <w:t xml:space="preserve"> tự</w:t>
      </w:r>
      <w:r w:rsidR="00EE2A69" w:rsidRPr="00C307BC">
        <w:rPr>
          <w:rFonts w:eastAsia="Times New Roman"/>
          <w:sz w:val="26"/>
          <w:szCs w:val="26"/>
        </w:rPr>
        <w:t xml:space="preserve"> phát triển hỗ trợ quy trình</w:t>
      </w:r>
      <w:r w:rsidR="00252195" w:rsidRPr="00C307BC">
        <w:rPr>
          <w:rFonts w:eastAsia="Times New Roman"/>
          <w:sz w:val="26"/>
          <w:szCs w:val="26"/>
        </w:rPr>
        <w:t xml:space="preserve"> được trình bày ở chương 3</w:t>
      </w:r>
      <w:r w:rsidRPr="00C307BC">
        <w:rPr>
          <w:rFonts w:eastAsia="Times New Roman"/>
          <w:sz w:val="26"/>
          <w:szCs w:val="26"/>
        </w:rPr>
        <w:t>.</w:t>
      </w:r>
      <w:r w:rsidR="000D2315" w:rsidRPr="00C307BC">
        <w:rPr>
          <w:rFonts w:eastAsia="Times New Roman"/>
          <w:sz w:val="26"/>
          <w:szCs w:val="26"/>
        </w:rPr>
        <w:t xml:space="preserve"> </w:t>
      </w:r>
      <w:r w:rsidR="000A2A14" w:rsidRPr="00C307BC">
        <w:rPr>
          <w:rFonts w:eastAsia="Times New Roman"/>
          <w:sz w:val="26"/>
          <w:szCs w:val="26"/>
        </w:rPr>
        <w:t xml:space="preserve">Chương 4 đưa ra các bước áp dụng thực tế của quy trình với một ứng dụng đơn giản xây dựng dựa trên MuleESB. </w:t>
      </w:r>
      <w:r w:rsidR="00333056">
        <w:rPr>
          <w:rFonts w:eastAsia="Times New Roman"/>
          <w:sz w:val="26"/>
          <w:szCs w:val="26"/>
        </w:rPr>
        <w:t xml:space="preserve">Phần </w:t>
      </w:r>
      <w:r w:rsidRPr="00C307BC">
        <w:rPr>
          <w:rFonts w:eastAsia="Times New Roman"/>
          <w:sz w:val="26"/>
          <w:szCs w:val="26"/>
        </w:rPr>
        <w:t>tổng kết</w:t>
      </w:r>
      <w:r w:rsidR="00CD3863">
        <w:rPr>
          <w:rFonts w:eastAsia="Times New Roman"/>
          <w:sz w:val="26"/>
          <w:szCs w:val="26"/>
        </w:rPr>
        <w:t xml:space="preserve"> tóm tắt</w:t>
      </w:r>
      <w:r w:rsidRPr="00C307BC">
        <w:rPr>
          <w:rFonts w:eastAsia="Times New Roman"/>
          <w:sz w:val="26"/>
          <w:szCs w:val="26"/>
        </w:rPr>
        <w:t xml:space="preserve"> kết quả đạt được, các điểm hạn chế và định hướng phát triển trong tương lai.</w:t>
      </w:r>
      <w:r w:rsidRPr="00C307BC">
        <w:rPr>
          <w:sz w:val="26"/>
          <w:szCs w:val="26"/>
        </w:rPr>
        <w:br w:type="page"/>
      </w:r>
    </w:p>
    <w:p w14:paraId="3CF9AE5B" w14:textId="77777777" w:rsidR="006F117B" w:rsidRPr="00C307BC" w:rsidRDefault="006F117B" w:rsidP="00A54A30">
      <w:pPr>
        <w:spacing w:before="60" w:after="60" w:line="288" w:lineRule="auto"/>
        <w:ind w:firstLine="284"/>
        <w:jc w:val="both"/>
        <w:rPr>
          <w:rFonts w:eastAsia="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21" w:name="_Toc514450048"/>
      <w:r w:rsidRPr="00C307BC">
        <w:rPr>
          <w:rFonts w:ascii="Times New Roman" w:eastAsia="Times New Roman" w:hAnsi="Times New Roman" w:cs="Times New Roman"/>
          <w:b/>
          <w:sz w:val="26"/>
          <w:szCs w:val="26"/>
        </w:rPr>
        <w:t>CƠ SỞ LÝ THUYẾT VÀ CÁC KHÁI NIỆM LIÊN QUAN</w:t>
      </w:r>
      <w:bookmarkEnd w:id="21"/>
    </w:p>
    <w:p w14:paraId="7B9797E4" w14:textId="5BE195B8" w:rsidR="00E962D3" w:rsidRPr="00C307BC" w:rsidRDefault="005E1AE2">
      <w:pPr>
        <w:spacing w:after="120" w:line="288" w:lineRule="auto"/>
        <w:ind w:firstLine="567"/>
        <w:jc w:val="both"/>
        <w:rPr>
          <w:rFonts w:eastAsia="Times New Roman"/>
          <w:sz w:val="26"/>
          <w:szCs w:val="26"/>
        </w:rPr>
        <w:pPrChange w:id="22" w:author="TOANNM" w:date="2018-05-19T16:30:00Z">
          <w:pPr>
            <w:spacing w:after="120"/>
            <w:ind w:firstLine="567"/>
            <w:jc w:val="both"/>
          </w:pPr>
        </w:pPrChange>
      </w:pPr>
      <w:r w:rsidRPr="00C307BC">
        <w:rPr>
          <w:rFonts w:eastAsia="Times New Roman"/>
          <w:sz w:val="26"/>
          <w:szCs w:val="26"/>
        </w:rPr>
        <w:t>Ngày nay, việc phát triển phần mềm càng trở nên phức tạp và khó kiểm soát do sự xuất hiện của nhiều công nghệ mới tạo nên môi trường phát triển và nền tảng không đồng nhất, trong khi nhu cầu trao đổi, chia sẻ và tương tác giữa các ứng dụng ngày càng tăng.</w:t>
      </w:r>
      <w:r w:rsidR="00A1445E" w:rsidRPr="00C307BC">
        <w:rPr>
          <w:rFonts w:eastAsia="Times New Roman"/>
          <w:sz w:val="26"/>
          <w:szCs w:val="26"/>
        </w:rPr>
        <w:t xml:space="preserve"> </w:t>
      </w:r>
      <w:r w:rsidR="007D21B1" w:rsidRPr="00C307BC">
        <w:rPr>
          <w:rFonts w:eastAsia="Times New Roman"/>
          <w:sz w:val="26"/>
          <w:szCs w:val="26"/>
        </w:rPr>
        <w:t>Trong những năm gần đây, việc phát triển hệ thống phần mềm đang dần chuyển sang xu thế hướng dịch vụ (Service-oriented Architecture)</w:t>
      </w:r>
      <w:r w:rsidR="00D178FD">
        <w:rPr>
          <w:rFonts w:eastAsia="Times New Roman"/>
          <w:sz w:val="26"/>
          <w:szCs w:val="26"/>
        </w:rPr>
        <w:t>, t</w:t>
      </w:r>
      <w:r w:rsidR="002D2E7C" w:rsidRPr="00C307BC">
        <w:rPr>
          <w:rFonts w:eastAsia="Times New Roman"/>
          <w:sz w:val="26"/>
          <w:szCs w:val="26"/>
        </w:rPr>
        <w:t xml:space="preserve">rong đó, ESB là kiến trúc được ứng dụng mang lại </w:t>
      </w:r>
      <w:r w:rsidR="001D3183" w:rsidRPr="00C307BC">
        <w:rPr>
          <w:rFonts w:eastAsia="Times New Roman"/>
          <w:sz w:val="26"/>
          <w:szCs w:val="26"/>
        </w:rPr>
        <w:t>nhiều lợi ích cho doanh nghiệp</w:t>
      </w:r>
      <w:r w:rsidR="006269BA" w:rsidRPr="00C307BC">
        <w:rPr>
          <w:rFonts w:eastAsia="Times New Roman"/>
          <w:sz w:val="26"/>
          <w:szCs w:val="26"/>
        </w:rPr>
        <w:t xml:space="preserve">. </w:t>
      </w:r>
      <w:r w:rsidR="00BF187A" w:rsidRPr="00C307BC">
        <w:rPr>
          <w:rFonts w:eastAsia="Times New Roman"/>
          <w:sz w:val="26"/>
          <w:szCs w:val="26"/>
        </w:rPr>
        <w:t>Kiến trúc ESB có khả năng kết nối nhiều thành phần trên nhiều nền tảng khác nhau, hỗ trợ việc trao đổi thông tin qua lại trong hệ thống.</w:t>
      </w:r>
      <w:r w:rsidR="00882F68" w:rsidRPr="00C307BC">
        <w:rPr>
          <w:rFonts w:eastAsia="Times New Roman"/>
          <w:sz w:val="26"/>
          <w:szCs w:val="26"/>
        </w:rPr>
        <w:t xml:space="preserve"> </w:t>
      </w:r>
      <w:r w:rsidR="00A736BB" w:rsidRPr="00C307BC">
        <w:rPr>
          <w:rFonts w:eastAsia="Times New Roman"/>
          <w:sz w:val="26"/>
          <w:szCs w:val="26"/>
        </w:rPr>
        <w:t>MuleSoft là một trong những công ty cung cấp giải pháp ESB đầu tiên</w:t>
      </w:r>
      <w:r w:rsidR="006831AA" w:rsidRPr="00C307BC">
        <w:rPr>
          <w:rFonts w:eastAsia="Times New Roman"/>
          <w:sz w:val="26"/>
          <w:szCs w:val="26"/>
        </w:rPr>
        <w:t xml:space="preserve"> với sản phẩm là nền tảng MuleESB</w:t>
      </w:r>
      <w:r w:rsidR="00BE6480" w:rsidRPr="00C307BC">
        <w:rPr>
          <w:rFonts w:eastAsia="Times New Roman"/>
          <w:sz w:val="26"/>
          <w:szCs w:val="26"/>
        </w:rPr>
        <w:t xml:space="preserve"> được đánh giá rất cao</w:t>
      </w:r>
      <w:r w:rsidR="00A736BB" w:rsidRPr="00C307BC">
        <w:rPr>
          <w:rFonts w:eastAsia="Times New Roman"/>
          <w:sz w:val="26"/>
          <w:szCs w:val="26"/>
        </w:rPr>
        <w:t xml:space="preserve">. </w:t>
      </w:r>
      <w:r w:rsidR="006269BA" w:rsidRPr="00C307BC">
        <w:rPr>
          <w:rFonts w:eastAsia="Times New Roman"/>
          <w:sz w:val="26"/>
          <w:szCs w:val="26"/>
        </w:rPr>
        <w:t>Tuy nhiên</w:t>
      </w:r>
      <w:r w:rsidR="00882F68" w:rsidRPr="00C307BC">
        <w:rPr>
          <w:rFonts w:eastAsia="Times New Roman"/>
          <w:sz w:val="26"/>
          <w:szCs w:val="26"/>
        </w:rPr>
        <w:t xml:space="preserve"> </w:t>
      </w:r>
      <w:r w:rsidR="006269BA" w:rsidRPr="00C307BC">
        <w:rPr>
          <w:rFonts w:eastAsia="Times New Roman"/>
          <w:sz w:val="26"/>
          <w:szCs w:val="26"/>
        </w:rPr>
        <w:t>vấn đề</w:t>
      </w:r>
      <w:r w:rsidR="005025A9" w:rsidRPr="00C307BC">
        <w:rPr>
          <w:rFonts w:eastAsia="Times New Roman"/>
          <w:sz w:val="26"/>
          <w:szCs w:val="26"/>
        </w:rPr>
        <w:t xml:space="preserve"> mới</w:t>
      </w:r>
      <w:r w:rsidR="006269BA" w:rsidRPr="00C307BC">
        <w:rPr>
          <w:rFonts w:eastAsia="Times New Roman"/>
          <w:sz w:val="26"/>
          <w:szCs w:val="26"/>
        </w:rPr>
        <w:t xml:space="preserve"> đ</w:t>
      </w:r>
      <w:r w:rsidR="00C25B84" w:rsidRPr="00C307BC">
        <w:rPr>
          <w:rFonts w:eastAsia="Times New Roman"/>
          <w:sz w:val="26"/>
          <w:szCs w:val="26"/>
        </w:rPr>
        <w:t>ặt</w:t>
      </w:r>
      <w:r w:rsidR="006269BA" w:rsidRPr="00C307BC">
        <w:rPr>
          <w:rFonts w:eastAsia="Times New Roman"/>
          <w:sz w:val="26"/>
          <w:szCs w:val="26"/>
        </w:rPr>
        <w:t xml:space="preserve"> ra là </w:t>
      </w:r>
      <w:r w:rsidR="00882F68" w:rsidRPr="00C307BC">
        <w:rPr>
          <w:rFonts w:eastAsia="Times New Roman"/>
          <w:sz w:val="26"/>
          <w:szCs w:val="26"/>
        </w:rPr>
        <w:t xml:space="preserve">cần </w:t>
      </w:r>
      <w:r w:rsidR="005025A9" w:rsidRPr="00C307BC">
        <w:rPr>
          <w:rFonts w:eastAsia="Times New Roman"/>
          <w:sz w:val="26"/>
          <w:szCs w:val="26"/>
        </w:rPr>
        <w:t xml:space="preserve">đảm bảo được </w:t>
      </w:r>
      <w:r w:rsidR="006269BA" w:rsidRPr="00C307BC">
        <w:rPr>
          <w:rFonts w:eastAsia="Times New Roman"/>
          <w:sz w:val="26"/>
          <w:szCs w:val="26"/>
        </w:rPr>
        <w:t>khả năng kiểm soát lỗi tốt</w:t>
      </w:r>
      <w:r w:rsidR="00931D05" w:rsidRPr="00C307BC">
        <w:rPr>
          <w:rFonts w:eastAsia="Times New Roman"/>
          <w:sz w:val="26"/>
          <w:szCs w:val="26"/>
        </w:rPr>
        <w:t xml:space="preserve"> </w:t>
      </w:r>
      <w:r w:rsidR="005025A9" w:rsidRPr="00C307BC">
        <w:rPr>
          <w:rFonts w:eastAsia="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 c</w:t>
      </w:r>
      <w:r w:rsidR="00B41BE9" w:rsidRPr="00C307BC">
        <w:rPr>
          <w:rFonts w:eastAsia="Times New Roman"/>
          <w:sz w:val="26"/>
          <w:szCs w:val="26"/>
        </w:rPr>
        <w:t xml:space="preserve">ác </w:t>
      </w:r>
      <w:r w:rsidR="005025A9" w:rsidRPr="00C307BC">
        <w:rPr>
          <w:rFonts w:eastAsia="Times New Roman"/>
          <w:sz w:val="26"/>
          <w:szCs w:val="26"/>
        </w:rPr>
        <w:t>quy trình</w:t>
      </w:r>
      <w:r w:rsidR="00B41BE9" w:rsidRPr="00C307BC">
        <w:rPr>
          <w:rFonts w:eastAsia="Times New Roman"/>
          <w:sz w:val="26"/>
          <w:szCs w:val="26"/>
        </w:rPr>
        <w:t xml:space="preserve"> tích hợp, chuyển giao và triển khai </w:t>
      </w:r>
      <w:r w:rsidR="005025A9" w:rsidRPr="00C307BC">
        <w:rPr>
          <w:rFonts w:eastAsia="Times New Roman"/>
          <w:sz w:val="26"/>
          <w:szCs w:val="26"/>
        </w:rPr>
        <w:t>liên tục cũng cần được áp dụng để hỗ trợ quy trình kiểm thử.</w:t>
      </w:r>
    </w:p>
    <w:p w14:paraId="003AC5AD" w14:textId="58F32842" w:rsidR="00C34A85" w:rsidRPr="00C307BC" w:rsidRDefault="00E962D3">
      <w:pPr>
        <w:spacing w:after="120" w:line="288" w:lineRule="auto"/>
        <w:ind w:firstLine="567"/>
        <w:jc w:val="both"/>
        <w:rPr>
          <w:sz w:val="26"/>
          <w:szCs w:val="26"/>
        </w:rPr>
        <w:pPrChange w:id="23" w:author="TOANNM" w:date="2018-05-19T16:30:00Z">
          <w:pPr>
            <w:spacing w:after="120"/>
            <w:ind w:firstLine="567"/>
            <w:jc w:val="both"/>
          </w:pPr>
        </w:pPrChange>
      </w:pPr>
      <w:r w:rsidRPr="00C307BC">
        <w:rPr>
          <w:rFonts w:eastAsia="Times New Roman"/>
          <w:sz w:val="26"/>
          <w:szCs w:val="26"/>
        </w:rPr>
        <w:t>Để giúp làm rõ hơn những nội dung trong các chương tiếp theo, chương này sẽ giới thiệu các khái niệm cơ bản nêu trên một cách chi tiết hơn.</w:t>
      </w:r>
    </w:p>
    <w:p w14:paraId="4B1ED903" w14:textId="0464B59B" w:rsidR="00D71162" w:rsidRPr="00C307BC" w:rsidRDefault="00D71162" w:rsidP="00CF7898">
      <w:pPr>
        <w:pStyle w:val="Heading2"/>
        <w:numPr>
          <w:ilvl w:val="1"/>
          <w:numId w:val="12"/>
        </w:numPr>
        <w:spacing w:before="240"/>
        <w:ind w:left="567" w:hanging="567"/>
        <w:rPr>
          <w:rFonts w:ascii="Times New Roman" w:hAnsi="Times New Roman" w:cs="Times New Roman"/>
          <w:b/>
          <w:sz w:val="26"/>
          <w:szCs w:val="26"/>
        </w:rPr>
      </w:pPr>
      <w:bookmarkStart w:id="24" w:name="_Toc514450049"/>
      <w:r w:rsidRPr="00C307BC">
        <w:rPr>
          <w:rFonts w:ascii="Times New Roman" w:hAnsi="Times New Roman" w:cs="Times New Roman"/>
          <w:b/>
          <w:sz w:val="26"/>
          <w:szCs w:val="26"/>
        </w:rPr>
        <w:t>Kiến trúc hệ thống</w:t>
      </w:r>
      <w:bookmarkEnd w:id="24"/>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25" w:name="_Ref513322472"/>
      <w:bookmarkStart w:id="26" w:name="_Toc514450050"/>
      <w:r w:rsidRPr="00C307BC">
        <w:rPr>
          <w:rFonts w:ascii="Times New Roman" w:hAnsi="Times New Roman" w:cs="Times New Roman"/>
          <w:b/>
          <w:sz w:val="26"/>
          <w:szCs w:val="26"/>
        </w:rPr>
        <w:t>Kiến trúc hướng dịch vụ</w:t>
      </w:r>
      <w:bookmarkEnd w:id="25"/>
      <w:bookmarkEnd w:id="26"/>
    </w:p>
    <w:p w14:paraId="5D2C0B33" w14:textId="30CB29A5" w:rsidR="00353C35" w:rsidRPr="00C307BC" w:rsidRDefault="00AE1B3D" w:rsidP="001C684F">
      <w:pPr>
        <w:pStyle w:val="luanvanpara"/>
        <w:pPrChange w:id="27" w:author="Nguyen Toan" w:date="2018-05-19T18:13:00Z">
          <w:pPr>
            <w:spacing w:after="120"/>
            <w:ind w:firstLine="567"/>
            <w:jc w:val="both"/>
          </w:pPr>
        </w:pPrChange>
      </w:pPr>
      <w:r w:rsidRPr="00C307BC">
        <w:t>Kiến trúc hướng dịch vụg</w:t>
      </w:r>
      <w:r w:rsidR="00E52B92">
        <w:t>(</w:t>
      </w:r>
      <w:r w:rsidRPr="00C307BC">
        <w:t xml:space="preserve">Service Oriented Architecture </w:t>
      </w:r>
      <w:r w:rsidR="00E52B92">
        <w:t xml:space="preserve">- </w:t>
      </w:r>
      <w:r w:rsidRPr="00C307BC">
        <w:t>SOA)</w:t>
      </w:r>
      <w:r w:rsidR="00063812" w:rsidRPr="00C307BC">
        <w:t xml:space="preserve"> </w:t>
      </w:r>
      <w:sdt>
        <w:sdtPr>
          <w:id w:val="-835465096"/>
          <w:citation/>
        </w:sdtPr>
        <w:sdtContent>
          <w:r w:rsidR="00B30641" w:rsidRPr="00C307BC">
            <w:fldChar w:fldCharType="begin"/>
          </w:r>
          <w:r w:rsidR="00B30641" w:rsidRPr="00C307BC">
            <w:instrText xml:space="preserve"> CITATION B2 \l 1033 </w:instrText>
          </w:r>
          <w:r w:rsidR="00B30641" w:rsidRPr="00C307BC">
            <w:fldChar w:fldCharType="separate"/>
          </w:r>
          <w:r w:rsidR="003137DA" w:rsidRPr="003137DA">
            <w:rPr>
              <w:noProof/>
            </w:rPr>
            <w:t>[1]</w:t>
          </w:r>
          <w:r w:rsidR="00B30641" w:rsidRPr="00C307BC">
            <w:fldChar w:fldCharType="end"/>
          </w:r>
        </w:sdtContent>
      </w:sdt>
      <w:r w:rsidR="00B30641" w:rsidRPr="00C307BC">
        <w:t xml:space="preserve"> </w:t>
      </w:r>
      <w:sdt>
        <w:sdtPr>
          <w:id w:val="-1968491701"/>
          <w:citation/>
        </w:sdtPr>
        <w:sdtContent>
          <w:r w:rsidR="00B30641" w:rsidRPr="00C307BC">
            <w:fldChar w:fldCharType="begin"/>
          </w:r>
          <w:r w:rsidR="00B30641" w:rsidRPr="00C307BC">
            <w:instrText xml:space="preserve"> CITATION B11 \l 1033 </w:instrText>
          </w:r>
          <w:r w:rsidR="00B30641" w:rsidRPr="00C307BC">
            <w:fldChar w:fldCharType="separate"/>
          </w:r>
          <w:r w:rsidR="003137DA" w:rsidRPr="003137DA">
            <w:rPr>
              <w:noProof/>
            </w:rPr>
            <w:t>[2]</w:t>
          </w:r>
          <w:r w:rsidR="00B30641" w:rsidRPr="00C307BC">
            <w:fldChar w:fldCharType="end"/>
          </w:r>
        </w:sdtContent>
      </w:sdt>
      <w:r w:rsidR="00B64012" w:rsidRPr="00C307BC">
        <w:t xml:space="preserve"> </w:t>
      </w:r>
      <w:r w:rsidRPr="00C307BC">
        <w:t xml:space="preserve">là mATION B11 \l 1033 tecture ung úc phần mềm. </w:t>
      </w:r>
      <w:r w:rsidR="00163DD1" w:rsidRPr="00C307BC">
        <w:t>Đây</w:t>
      </w:r>
      <w:r w:rsidRPr="00C307BC">
        <w:t xml:space="preserve"> là quá trình tích h3 tecture ung úc phần mềm. ơng tiếp theo, chương này sẽ giới thiệu các khái niệm cơ bản nêu trên mộ</w:t>
      </w:r>
      <w:r w:rsidR="00B7047D" w:rsidRPr="00C307BC">
        <w:t>ĩlà quá trình tích h3 tecture u</w:t>
      </w:r>
      <w:r w:rsidRPr="00C307BC">
        <w:t>.</w:t>
      </w:r>
      <w:r w:rsidR="008234F4" w:rsidRPr="00C307BC">
        <w:t xml:space="preserve"> </w:t>
      </w:r>
      <w:r w:rsidR="00CB1830" w:rsidRPr="00C307BC">
        <w:t xml:space="preserve"> </w:t>
      </w:r>
      <w:r w:rsidR="00916D22">
        <w:t>SOA</w:t>
      </w:r>
      <w:r w:rsidR="00897789" w:rsidRPr="00897789">
        <w:t xml:space="preserve"> giúp cho công vih h3 tecture ung úc phần mềm. ơng tiếp theo, chương này s</w:t>
      </w:r>
      <w:r w:rsidR="00916D22">
        <w:t>.</w:t>
      </w:r>
      <w:r w:rsidR="00154ED2">
        <w:t xml:space="preserve"> </w:t>
      </w:r>
      <w:r w:rsidR="00EA4EFB" w:rsidRPr="00C307BC">
        <w:t>Khái nihm dịch vụ trong hệ thống SOA được hiểu là một chức năng được xác định rõ ràng, khép kín và không phụ thuộc vào ngữ cảnh hoặc trạng thái của các dịch vụ khác.</w:t>
      </w:r>
      <w:r w:rsidR="00110B83">
        <w:t xml:space="preserve"> </w:t>
      </w:r>
    </w:p>
    <w:p w14:paraId="20A4D496" w14:textId="7283EF56" w:rsidR="00A26DDC" w:rsidRPr="00C307BC" w:rsidRDefault="00A26DDC" w:rsidP="001C684F">
      <w:pPr>
        <w:pStyle w:val="luanvanpara"/>
        <w:pPrChange w:id="28" w:author="Nguyen Toan" w:date="2018-05-19T18:13:00Z">
          <w:pPr>
            <w:spacing w:after="120"/>
            <w:ind w:firstLine="567"/>
            <w:jc w:val="both"/>
          </w:pPr>
        </w:pPrChange>
      </w:pPr>
      <w:r w:rsidRPr="00C307BC">
        <w:t xml:space="preserve">Mhái nihm dịch vụ trong hệ thống SOA được hiểu là một chức năng được xác định rõ ràng, khép kín vụ, kho dịch vụ và trục tích hợp (xem </w:t>
      </w:r>
      <w:del w:id="29" w:author="Nguyen Toan" w:date="2018-05-19T17:38:00Z">
        <w:r w:rsidRPr="004007B2" w:rsidDel="004007B2">
          <w:rPr>
            <w:rPrChange w:id="30" w:author="Nguyen Toan" w:date="2018-05-19T17:38:00Z">
              <w:rPr>
                <w:rFonts w:eastAsia="Times New Roman"/>
                <w:sz w:val="26"/>
                <w:szCs w:val="26"/>
              </w:rPr>
            </w:rPrChange>
          </w:rPr>
          <w:fldChar w:fldCharType="begin"/>
        </w:r>
        <w:r w:rsidRPr="004007B2" w:rsidDel="004007B2">
          <w:delInstrText xml:space="preserve"> REF _Ref513498103 \h </w:delInstrText>
        </w:r>
        <w:r w:rsidR="00C307BC" w:rsidRPr="004007B2" w:rsidDel="004007B2">
          <w:delInstrText xml:space="preserve"> \* MERGEFORMAT </w:delInstrText>
        </w:r>
        <w:r w:rsidRPr="004007B2" w:rsidDel="004007B2">
          <w:rPr>
            <w:rPrChange w:id="31" w:author="Nguyen Toan" w:date="2018-05-19T17:38:00Z">
              <w:rPr/>
            </w:rPrChange>
          </w:rPr>
        </w:r>
        <w:r w:rsidRPr="004007B2" w:rsidDel="004007B2">
          <w:rPr>
            <w:rPrChange w:id="32" w:author="Nguyen Toan" w:date="2018-05-19T17:38:00Z">
              <w:rPr>
                <w:rFonts w:eastAsia="Times New Roman"/>
                <w:sz w:val="26"/>
                <w:szCs w:val="26"/>
              </w:rPr>
            </w:rPrChange>
          </w:rPr>
          <w:fldChar w:fldCharType="separate"/>
        </w:r>
        <w:r w:rsidR="00896230" w:rsidRPr="004007B2" w:rsidDel="004007B2">
          <w:delText xml:space="preserve">Hình </w:delText>
        </w:r>
        <w:r w:rsidR="00896230" w:rsidRPr="004007B2" w:rsidDel="004007B2">
          <w:rPr>
            <w:noProof/>
            <w:rPrChange w:id="33" w:author="Nguyen Toan" w:date="2018-05-19T17:38:00Z">
              <w:rPr>
                <w:i/>
                <w:noProof/>
                <w:sz w:val="26"/>
                <w:szCs w:val="26"/>
              </w:rPr>
            </w:rPrChange>
          </w:rPr>
          <w:delText>1.1</w:delText>
        </w:r>
        <w:r w:rsidRPr="004007B2" w:rsidDel="004007B2">
          <w:rPr>
            <w:rPrChange w:id="34" w:author="Nguyen Toan" w:date="2018-05-19T17:38:00Z">
              <w:rPr>
                <w:rFonts w:eastAsia="Times New Roman"/>
                <w:sz w:val="26"/>
                <w:szCs w:val="26"/>
              </w:rPr>
            </w:rPrChange>
          </w:rPr>
          <w:fldChar w:fldCharType="end"/>
        </w:r>
      </w:del>
      <w:ins w:id="35" w:author="Nguyen Toan" w:date="2018-05-19T17:38:00Z">
        <w:r w:rsidR="004007B2" w:rsidRPr="004007B2">
          <w:rPr>
            <w:rPrChange w:id="36" w:author="Nguyen Toan" w:date="2018-05-19T17:38:00Z">
              <w:rPr>
                <w:rFonts w:eastAsia="Times New Roman"/>
                <w:sz w:val="26"/>
                <w:szCs w:val="26"/>
              </w:rPr>
            </w:rPrChange>
          </w:rPr>
          <w:fldChar w:fldCharType="begin"/>
        </w:r>
        <w:r w:rsidR="004007B2" w:rsidRPr="004007B2">
          <w:instrText xml:space="preserve"> REF _Ref513498103 \h  \* MERGEFORMAT </w:instrText>
        </w:r>
      </w:ins>
      <w:r w:rsidR="004007B2" w:rsidRPr="004007B2">
        <w:rPr>
          <w:rPrChange w:id="37" w:author="Nguyen Toan" w:date="2018-05-19T17:38:00Z">
            <w:rPr/>
          </w:rPrChange>
        </w:rPr>
      </w:r>
      <w:ins w:id="38" w:author="Nguyen Toan" w:date="2018-05-19T17:38:00Z">
        <w:r w:rsidR="004007B2" w:rsidRPr="004007B2">
          <w:rPr>
            <w:rPrChange w:id="39" w:author="Nguyen Toan" w:date="2018-05-19T17:38:00Z">
              <w:rPr>
                <w:rFonts w:eastAsia="Times New Roman"/>
                <w:sz w:val="26"/>
                <w:szCs w:val="26"/>
              </w:rPr>
            </w:rPrChange>
          </w:rPr>
          <w:fldChar w:fldCharType="separate"/>
        </w:r>
        <w:r w:rsidR="004007B2">
          <w:t>h</w:t>
        </w:r>
        <w:r w:rsidR="004007B2" w:rsidRPr="004007B2">
          <w:t xml:space="preserve">ình </w:t>
        </w:r>
        <w:r w:rsidR="004007B2" w:rsidRPr="004007B2">
          <w:rPr>
            <w:noProof/>
            <w:rPrChange w:id="40" w:author="Nguyen Toan" w:date="2018-05-19T17:38:00Z">
              <w:rPr>
                <w:i/>
                <w:noProof/>
                <w:sz w:val="26"/>
                <w:szCs w:val="26"/>
              </w:rPr>
            </w:rPrChange>
          </w:rPr>
          <w:t>1.1</w:t>
        </w:r>
        <w:r w:rsidR="004007B2" w:rsidRPr="004007B2">
          <w:rPr>
            <w:rPrChange w:id="41" w:author="Nguyen Toan" w:date="2018-05-19T17:38:00Z">
              <w:rPr>
                <w:rFonts w:eastAsia="Times New Roman"/>
                <w:sz w:val="26"/>
                <w:szCs w:val="26"/>
              </w:rPr>
            </w:rPrChange>
          </w:rPr>
          <w:fldChar w:fldCharType="end"/>
        </w:r>
      </w:ins>
      <w:r w:rsidRPr="004007B2">
        <w:rPr>
          <w:rPrChange w:id="42" w:author="Nguyen Toan" w:date="2018-05-19T17:38:00Z">
            <w:rPr>
              <w:rFonts w:eastAsia="Times New Roman"/>
              <w:sz w:val="26"/>
              <w:szCs w:val="26"/>
            </w:rPr>
          </w:rPrChange>
        </w:rPr>
        <w:fldChar w:fldCharType="begin"/>
      </w:r>
      <w:r w:rsidRPr="004007B2">
        <w:instrText xml:space="preserve"> REF _Ref512089215 \h  \* MERGEFORMAT </w:instrText>
      </w:r>
      <w:r w:rsidRPr="004007B2">
        <w:rPr>
          <w:rPrChange w:id="43" w:author="Nguyen Toan" w:date="2018-05-19T17:38:00Z">
            <w:rPr/>
          </w:rPrChange>
        </w:rPr>
      </w:r>
      <w:r w:rsidRPr="004007B2">
        <w:rPr>
          <w:rPrChange w:id="44" w:author="Nguyen Toan" w:date="2018-05-19T17:38:00Z">
            <w:rPr>
              <w:rFonts w:eastAsia="Times New Roman"/>
              <w:sz w:val="26"/>
              <w:szCs w:val="26"/>
            </w:rPr>
          </w:rPrChange>
        </w:rPr>
        <w:fldChar w:fldCharType="end"/>
      </w:r>
      <w:r w:rsidRPr="004007B2">
        <w:t>).</w:t>
      </w:r>
      <w:r w:rsidRPr="00C307BC">
        <w:t xml:space="preserve"> MEF _Ref512089215 \h  \* MERGEFORMAT ược hiểu là một chức năng được xác địnịch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dịch vụ và một giao diện để kết nối. Kho </w:t>
      </w:r>
      <w:r w:rsidRPr="00C307BC">
        <w:lastRenderedPageBreak/>
        <w:t>lưu trRef512089215 \h  \* MERGEFORMAT ược hiểu là một chức năng được xác địnịch vụ cung cấp chức năng nghiệp vụ mà ứng dụng đầu cuối và các dịch vụ khác có thể</w:t>
      </w:r>
      <w:sdt>
        <w:sdtPr>
          <w:id w:val="949979961"/>
          <w:citation/>
        </w:sdtPr>
        <w:sdtContent>
          <w:r w:rsidRPr="00C307BC">
            <w:fldChar w:fldCharType="begin"/>
          </w:r>
          <w:r w:rsidRPr="00C307BC">
            <w:instrText xml:space="preserve"> CITATION Dir05 \l 1033 </w:instrText>
          </w:r>
          <w:r w:rsidRPr="00C307BC">
            <w:fldChar w:fldCharType="separate"/>
          </w:r>
          <w:r w:rsidR="003137DA" w:rsidRPr="003137DA">
            <w:rPr>
              <w:noProof/>
            </w:rPr>
            <w:t>[3]</w:t>
          </w:r>
          <w:r w:rsidRPr="00C307BC">
            <w:fldChar w:fldCharType="end"/>
          </w:r>
        </w:sdtContent>
      </w:sdt>
      <w:r w:rsidRPr="00C307BC">
        <w:t>.</w:t>
      </w:r>
    </w:p>
    <w:p w14:paraId="4620AB3B" w14:textId="52D5DCFB" w:rsidR="00EA4EFB" w:rsidRPr="00C307BC" w:rsidRDefault="00EA4EFB" w:rsidP="00966627">
      <w:pPr>
        <w:spacing w:after="120"/>
        <w:ind w:firstLine="567"/>
        <w:jc w:val="both"/>
        <w:rPr>
          <w:rFonts w:eastAsia="Times New Roman"/>
          <w:sz w:val="26"/>
          <w:szCs w:val="26"/>
        </w:rPr>
      </w:pPr>
    </w:p>
    <w:p w14:paraId="589A7164" w14:textId="77777777" w:rsidR="00BE0028" w:rsidRPr="00C307BC" w:rsidRDefault="00BE0028" w:rsidP="00071A6D">
      <w:pPr>
        <w:keepNext/>
        <w:spacing w:after="120"/>
        <w:ind w:firstLine="567"/>
        <w:jc w:val="center"/>
        <w:rPr>
          <w:sz w:val="26"/>
          <w:szCs w:val="26"/>
        </w:rPr>
      </w:pPr>
      <w:r w:rsidRPr="00071A6D">
        <w:rPr>
          <w:rFonts w:eastAsia="Times New Roman"/>
          <w:noProof/>
          <w:sz w:val="26"/>
          <w:szCs w:val="26"/>
        </w:rPr>
        <w:drawing>
          <wp:inline distT="0" distB="0" distL="0" distR="0" wp14:anchorId="44A8A2EF" wp14:editId="12AD1BAD">
            <wp:extent cx="3022407" cy="2589087"/>
            <wp:effectExtent l="0" t="0" r="6985" b="1905"/>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3022407" cy="2589087"/>
                    </a:xfrm>
                    <a:prstGeom prst="rect">
                      <a:avLst/>
                    </a:prstGeom>
                    <a:ln/>
                  </pic:spPr>
                </pic:pic>
              </a:graphicData>
            </a:graphic>
          </wp:inline>
        </w:drawing>
      </w:r>
    </w:p>
    <w:p w14:paraId="360AA2C2" w14:textId="1F4AB8A5" w:rsidR="00BE0028" w:rsidRPr="00071A6D" w:rsidRDefault="00BE0028" w:rsidP="00071A6D">
      <w:pPr>
        <w:pStyle w:val="Caption"/>
        <w:jc w:val="center"/>
        <w:rPr>
          <w:rFonts w:ascii="Times New Roman" w:eastAsia="Times New Roman" w:hAnsi="Times New Roman" w:cs="Times New Roman"/>
          <w:color w:val="auto"/>
          <w:sz w:val="26"/>
          <w:szCs w:val="26"/>
        </w:rPr>
      </w:pPr>
      <w:bookmarkStart w:id="45" w:name="_Ref513498103"/>
      <w:bookmarkStart w:id="46" w:name="_Toc514445849"/>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45"/>
      <w:r w:rsidRPr="00071A6D">
        <w:rPr>
          <w:rFonts w:ascii="Times New Roman" w:hAnsi="Times New Roman" w:cs="Times New Roman"/>
          <w:i w:val="0"/>
          <w:color w:val="auto"/>
          <w:sz w:val="26"/>
          <w:szCs w:val="26"/>
        </w:rPr>
        <w:t>: Các công nghệ trong hệ thống SOA</w:t>
      </w:r>
      <w:bookmarkEnd w:id="46"/>
    </w:p>
    <w:p w14:paraId="2BAE4EEA" w14:textId="64CB57CC" w:rsidR="00870051" w:rsidRPr="00C307BC" w:rsidRDefault="00870051" w:rsidP="001C684F">
      <w:pPr>
        <w:pStyle w:val="luanvanpara"/>
        <w:pPrChange w:id="47" w:author="Nguyen Toan" w:date="2018-05-19T18:13:00Z">
          <w:pPr>
            <w:spacing w:after="120"/>
            <w:ind w:firstLine="567"/>
            <w:jc w:val="both"/>
          </w:pPr>
        </w:pPrChange>
      </w:pPr>
      <w:r w:rsidRPr="00C307BC">
        <w:t>Ứ Các công nghệ trong hệ thống SOAMAT ược hiểu là một chức năng được xác địnịch vụ cung cấp chức năng nghiệp vụ mà ứng dụng đầu cuối và các dịch vụ khác có thể sử dụng. Một dịch vụ biện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t xml:space="preserve"> chác công ng</w:t>
      </w:r>
      <w:r w:rsidRPr="00C307BC">
        <w:t xml:space="preserve"> có thcông nghệ một chức năng nào đó trong hệ thống hoặc là kết quả của một sự kiện cũng được coi là ứng dụng dầu cuối.</w:t>
      </w:r>
    </w:p>
    <w:p w14:paraId="1EE9F828" w14:textId="3821CD20" w:rsidR="001A242C" w:rsidRPr="00C307BC" w:rsidRDefault="00870051" w:rsidP="001C684F">
      <w:pPr>
        <w:pStyle w:val="luanvanpara"/>
        <w:pPrChange w:id="48" w:author="Nguyen Toan" w:date="2018-05-19T18:14:00Z">
          <w:pPr>
            <w:spacing w:after="120"/>
            <w:ind w:firstLine="567"/>
            <w:jc w:val="both"/>
          </w:pPr>
        </w:pPrChange>
      </w:pPr>
      <w:r w:rsidRPr="00C307BC">
        <w:t xml:space="preserve">Kho chcông nghệ một chức năng nào đó trong hệ thống hoặc là kết quả của một sự kiện cũng được coi là ứng dụng dầu cuối.dụng đầu cuối và các dịch vụ kháchông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r w:rsidR="00F04F5A" w:rsidRPr="00C307BC">
        <w:t xml:space="preserve">SOA là cng nghệ một chức năng nào đó trondụng,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r w:rsidR="001A242C" w:rsidRPr="00C307BC">
        <w:t>KiA là cng nghệ một chức năng nào đó trondụng, chú trọng đến quy trình nghiệp vụ và dùng giao tiếp chuẩn để nhằm che hặ</w:t>
      </w:r>
      <w:r w:rsidR="00C22355" w:rsidRPr="00C307BC">
        <w:t>t, ít có s nghệ một chức năng nào đó trondụng, chú trọng đến quy tr</w:t>
      </w:r>
      <w:r w:rsidR="001A242C" w:rsidRPr="00C307BC">
        <w:t xml:space="preserve">tính tcó s </w:t>
      </w:r>
      <w:r w:rsidR="00C22355" w:rsidRPr="00C307BC">
        <w:t>, có quy s nghệ một chức năng nào đó trondụng, chú trọng đến quy trình n</w:t>
      </w:r>
      <w:r w:rsidR="001A242C" w:rsidRPr="00C307BC">
        <w:t xml:space="preserve"> khó quy s</w:t>
      </w:r>
      <w:r w:rsidR="00A654A4" w:rsidRPr="00C307BC">
        <w:t>tương thích giệ một chức năng nào đó tro</w:t>
      </w:r>
      <w:r w:rsidR="001A242C" w:rsidRPr="00C307BC">
        <w:t>, tính đóng gói, các thành ph nào đó trondụng, chú trọái và người dùng có thể tìm kiếm, sử dụng dịch vụ theo nhu cầu.</w:t>
      </w:r>
    </w:p>
    <w:p w14:paraId="089572A2" w14:textId="3F3188F7" w:rsidR="000F3B74" w:rsidRPr="005714C4" w:rsidRDefault="000F3B74" w:rsidP="001C684F">
      <w:pPr>
        <w:pStyle w:val="luanvanpara"/>
        <w:rPr>
          <w:rPrChange w:id="49" w:author="TOANNM" w:date="2018-05-19T16:54:00Z">
            <w:rPr>
              <w:sz w:val="26"/>
              <w:szCs w:val="26"/>
            </w:rPr>
          </w:rPrChange>
        </w:rPr>
        <w:pPrChange w:id="50" w:author="Nguyen Toan" w:date="2018-05-19T18:14:00Z">
          <w:pPr>
            <w:spacing w:after="120"/>
            <w:ind w:firstLine="567"/>
            <w:jc w:val="both"/>
          </w:pPr>
        </w:pPrChange>
      </w:pPr>
      <w:r w:rsidRPr="00C307BC">
        <w:lastRenderedPageBreak/>
        <w:t>M tính đóng gói, các thành ph nào đó trondụng, chú trọái và người dùng có thể tìm kiếm, sử dụng dịch vụ theo nhu cầu.hặấu cách thức phát triển bên trong từn</w:t>
      </w:r>
      <w:r w:rsidR="00225666" w:rsidRPr="00C307BC">
        <w:t>s tính đóng gói, các thành ph nào đó</w:t>
      </w:r>
      <w:r w:rsidR="00676236" w:rsidRPr="00C307BC">
        <w:fldChar w:fldCharType="begin"/>
      </w:r>
      <w:r w:rsidR="00676236" w:rsidRPr="00C307BC">
        <w:instrText xml:space="preserve"> REF _Ref513322491 \r \h </w:instrText>
      </w:r>
      <w:r w:rsidR="00C307BC" w:rsidRPr="00C307BC">
        <w:instrText xml:space="preserve"> \* MERGEFORMAT </w:instrText>
      </w:r>
      <w:r w:rsidR="00676236" w:rsidRPr="00C307BC">
        <w:fldChar w:fldCharType="separate"/>
      </w:r>
      <w:r w:rsidR="00896230">
        <w:t>1.1.2</w:t>
      </w:r>
      <w:r w:rsidR="00676236" w:rsidRPr="00C307BC">
        <w:fldChar w:fldCharType="end"/>
      </w:r>
      <w:r w:rsidR="00607CCA" w:rsidRPr="00C307BC">
        <w:t>.</w:t>
      </w:r>
      <w:r w:rsidR="00676236" w:rsidRPr="00C307BC">
        <w:t xml:space="preserve"> </w:t>
      </w:r>
      <w:r w:rsidR="00676236" w:rsidRPr="00C307BC">
        <w:fldChar w:fldCharType="begin"/>
      </w:r>
      <w:r w:rsidR="00676236" w:rsidRPr="00C307BC">
        <w:instrText xml:space="preserve"> REF _Ref513322480 \h </w:instrText>
      </w:r>
      <w:r w:rsidR="00676236" w:rsidRPr="00071A6D">
        <w:instrText xml:space="preserve"> \* MERGEFORMAT </w:instrText>
      </w:r>
      <w:r w:rsidR="00676236" w:rsidRPr="00C307BC">
        <w:fldChar w:fldCharType="separate"/>
      </w:r>
      <w:r w:rsidR="00896230" w:rsidRPr="005714C4">
        <w:rPr>
          <w:rPrChange w:id="51" w:author="TOANNM" w:date="2018-05-19T16:54:00Z">
            <w:rPr>
              <w:sz w:val="26"/>
              <w:szCs w:val="26"/>
            </w:rPr>
          </w:rPrChange>
        </w:rPr>
        <w:t>Công</w:t>
      </w:r>
      <w:r w:rsidR="00896230" w:rsidRPr="00CF7898">
        <w:t xml:space="preserve"> nghME</w:t>
      </w:r>
      <w:r w:rsidR="00896230" w:rsidRPr="005714C4">
        <w:rPr>
          <w:rPrChange w:id="52" w:author="TOANNM" w:date="2018-05-19T16:54:00Z">
            <w:rPr>
              <w:sz w:val="26"/>
              <w:szCs w:val="26"/>
            </w:rPr>
          </w:rPrChange>
        </w:rPr>
        <w:t>trgh</w:t>
      </w:r>
      <w:r w:rsidR="00896230" w:rsidRPr="00CF7898">
        <w:t xml:space="preserve"> tích hGE</w:t>
      </w:r>
      <w:r w:rsidR="00676236" w:rsidRPr="00C307BC">
        <w:fldChar w:fldCharType="end"/>
      </w:r>
      <w:r w:rsidRPr="00C307BC">
        <w:t>.</w:t>
      </w: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53" w:name="_Ref513322453"/>
      <w:bookmarkStart w:id="54" w:name="_Ref513322480"/>
      <w:bookmarkStart w:id="55" w:name="_Ref513322487"/>
      <w:bookmarkStart w:id="56" w:name="_Ref513322491"/>
      <w:bookmarkStart w:id="57" w:name="_Toc514450051"/>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53"/>
      <w:bookmarkEnd w:id="54"/>
      <w:bookmarkEnd w:id="55"/>
      <w:bookmarkEnd w:id="56"/>
      <w:bookmarkEnd w:id="57"/>
    </w:p>
    <w:p w14:paraId="4AF02CCE" w14:textId="2D7A192D" w:rsidR="00AE1B3D" w:rsidRPr="00C307BC" w:rsidRDefault="00AE1B3D" w:rsidP="001C684F">
      <w:pPr>
        <w:pStyle w:val="luanvanpara"/>
        <w:pPrChange w:id="58" w:author="Nguyen Toan" w:date="2018-05-19T18:14:00Z">
          <w:pPr>
            <w:spacing w:after="120"/>
            <w:ind w:firstLine="567"/>
            <w:jc w:val="both"/>
          </w:pPr>
        </w:pPrChange>
      </w:pPr>
      <w:r w:rsidRPr="00C307BC">
        <w:t>Công nghp</w:t>
      </w:r>
      <w:r w:rsidRPr="00C307BC">
        <w:t xml:space="preserve"> trg nghp</w:t>
      </w:r>
      <w:r w:rsidRPr="00C307BC">
        <w:t>h hg n</w:t>
      </w:r>
      <w:r w:rsidR="009B0548">
        <w:t>(</w:t>
      </w:r>
      <w:r w:rsidRPr="00C307BC">
        <w:t xml:space="preserve">Enterprise Service Bus </w:t>
      </w:r>
      <w:r w:rsidR="009B0548">
        <w:t xml:space="preserve">- </w:t>
      </w:r>
      <w:r w:rsidRPr="00C307BC">
        <w:t>ESB)</w:t>
      </w:r>
      <w:r w:rsidR="003E0E76" w:rsidRPr="00C307BC">
        <w:t xml:space="preserve"> </w:t>
      </w:r>
      <w:sdt>
        <w:sdtPr>
          <w:id w:val="909965330"/>
          <w:citation/>
        </w:sdtPr>
        <w:sdtContent>
          <w:r w:rsidR="003E0E76" w:rsidRPr="00C307BC">
            <w:fldChar w:fldCharType="begin"/>
          </w:r>
          <w:r w:rsidR="003E0E76" w:rsidRPr="00C307BC">
            <w:instrText xml:space="preserve"> CITATION B3 \l 1033 </w:instrText>
          </w:r>
          <w:r w:rsidR="003E0E76" w:rsidRPr="00C307BC">
            <w:fldChar w:fldCharType="separate"/>
          </w:r>
          <w:r w:rsidR="003137DA" w:rsidRPr="003137DA">
            <w:t>[4]</w:t>
          </w:r>
          <w:r w:rsidR="003E0E76" w:rsidRPr="00C307BC">
            <w:fldChar w:fldCharType="end"/>
          </w:r>
        </w:sdtContent>
      </w:sdt>
      <w:del w:id="59" w:author="Nguyen Toan" w:date="2018-05-19T17:39:00Z">
        <w:r w:rsidR="003E0E76" w:rsidRPr="00C307BC" w:rsidDel="006C63EC">
          <w:delText xml:space="preserve"> </w:delText>
        </w:r>
      </w:del>
      <w:sdt>
        <w:sdtPr>
          <w:id w:val="-1732535217"/>
          <w:citation/>
        </w:sdtPr>
        <w:sdtContent>
          <w:r w:rsidR="003E0E76" w:rsidRPr="00C307BC">
            <w:fldChar w:fldCharType="begin"/>
          </w:r>
          <w:r w:rsidR="003E0E76" w:rsidRPr="00C307BC">
            <w:instrText xml:space="preserve"> CITATION B14 \l 1033 </w:instrText>
          </w:r>
          <w:r w:rsidR="003E0E76" w:rsidRPr="00C307BC">
            <w:fldChar w:fldCharType="separate"/>
          </w:r>
          <w:r w:rsidR="003137DA">
            <w:t xml:space="preserve"> </w:t>
          </w:r>
          <w:r w:rsidR="003137DA" w:rsidRPr="003137DA">
            <w:t>[5]</w:t>
          </w:r>
          <w:r w:rsidR="003E0E76" w:rsidRPr="00C307BC">
            <w:fldChar w:fldCharType="end"/>
          </w:r>
        </w:sdtContent>
      </w:sdt>
      <w:r w:rsidRPr="00C307BC">
        <w:t xml:space="preserve"> là mTION B14 \l 1033  h h ph nào đó trondụng, chú trọái và người dùng có thể tìm kiếm, sử dụng dịch vụ theo nhu cầu.hặấu cách t</w:t>
      </w:r>
      <w:del w:id="60" w:author="Nguyen Toan" w:date="2018-05-19T17:39:00Z">
        <w:r w:rsidRPr="00C307BC" w:rsidDel="00401A75">
          <w:delText>,...</w:delText>
        </w:r>
      </w:del>
      <w:ins w:id="61" w:author="Nguyen Toan" w:date="2018-05-19T17:39:00Z">
        <w:r w:rsidR="00401A75" w:rsidRPr="00C307BC">
          <w:t>...</w:t>
        </w:r>
      </w:ins>
      <w:r w:rsidR="007704FF">
        <w:t xml:space="preserve"> </w:t>
      </w:r>
      <w:r w:rsidRPr="00C307BC">
        <w:t>vào mTION B14 \l 1033  h h ph nào đó trondụng</w:t>
      </w:r>
      <w:r w:rsidR="002E0143">
        <w:t xml:space="preserve"> no mTION</w:t>
      </w:r>
      <w:r w:rsidRPr="00C307BC">
        <w:t xml:space="preserve"> </w:t>
      </w:r>
      <w:r w:rsidR="002E0143">
        <w:t>tro mTION B14</w:t>
      </w:r>
      <w:r w:rsidRPr="00C307BC">
        <w:t xml:space="preserve"> cho doanh nghil 1033  h h ph nào đó trondụng, chian, công sức và tiền bạc. Hệ thống </w:t>
      </w:r>
      <w:r w:rsidR="002E0143">
        <w:t xml:space="preserve">ncho doanh nghil 1033 </w:t>
      </w:r>
      <w:r w:rsidRPr="00C307BC">
        <w:t xml:space="preserve"> có tính tái sil 1033  h h ph nào đó trondụng, chian, công sức và tiền bạc. Hệ thống m, sử dụng dịch vụ theo nhu cầu.h</w:t>
      </w:r>
    </w:p>
    <w:p w14:paraId="7AF3AFCD" w14:textId="77777777" w:rsidR="00AE1B3D" w:rsidRPr="00C307BC" w:rsidRDefault="00AE1B3D" w:rsidP="00AE1B3D">
      <w:pPr>
        <w:keepNext/>
        <w:spacing w:line="288" w:lineRule="auto"/>
        <w:jc w:val="center"/>
        <w:rPr>
          <w:sz w:val="26"/>
          <w:szCs w:val="26"/>
        </w:rPr>
      </w:pPr>
      <w:r w:rsidRPr="00C307BC">
        <w:rPr>
          <w:noProof/>
          <w:sz w:val="26"/>
          <w:szCs w:val="26"/>
        </w:rPr>
        <w:drawing>
          <wp:inline distT="0" distB="0" distL="0" distR="0" wp14:anchorId="74059DA7" wp14:editId="4ED5C435">
            <wp:extent cx="3528695" cy="18048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2">
                      <a:extLst>
                        <a:ext uri="{28A0092B-C50C-407E-A947-70E740481C1C}">
                          <a14:useLocalDpi xmlns:a14="http://schemas.microsoft.com/office/drawing/2010/main" val="0"/>
                        </a:ext>
                      </a:extLst>
                    </a:blip>
                    <a:stretch>
                      <a:fillRect/>
                    </a:stretch>
                  </pic:blipFill>
                  <pic:spPr>
                    <a:xfrm>
                      <a:off x="0" y="0"/>
                      <a:ext cx="3543059" cy="1812223"/>
                    </a:xfrm>
                    <a:prstGeom prst="rect">
                      <a:avLst/>
                    </a:prstGeom>
                  </pic:spPr>
                </pic:pic>
              </a:graphicData>
            </a:graphic>
          </wp:inline>
        </w:drawing>
      </w:r>
    </w:p>
    <w:p w14:paraId="71AC4AEC" w14:textId="43CAB47F"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62" w:name="_Toc511320651"/>
      <w:bookmarkStart w:id="63" w:name="_Toc511326632"/>
      <w:bookmarkStart w:id="64" w:name="_Toc511991193"/>
      <w:bookmarkStart w:id="65" w:name="_Toc514445850"/>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bookmarkEnd w:id="62"/>
      <w:r w:rsidRPr="00C307BC">
        <w:rPr>
          <w:rFonts w:ascii="Times New Roman" w:hAnsi="Times New Roman" w:cs="Times New Roman"/>
          <w:i w:val="0"/>
          <w:color w:val="auto"/>
          <w:sz w:val="26"/>
          <w:szCs w:val="26"/>
        </w:rPr>
        <w:t xml:space="preserve">. Kiến trúc hệ thống </w:t>
      </w:r>
      <w:bookmarkEnd w:id="63"/>
      <w:bookmarkEnd w:id="64"/>
      <w:r w:rsidR="00FE71EB">
        <w:rPr>
          <w:rFonts w:ascii="Times New Roman" w:hAnsi="Times New Roman" w:cs="Times New Roman"/>
          <w:i w:val="0"/>
          <w:color w:val="auto"/>
          <w:sz w:val="26"/>
          <w:szCs w:val="26"/>
        </w:rPr>
        <w:t>nền tảng trục tích hợp</w:t>
      </w:r>
      <w:bookmarkEnd w:id="65"/>
    </w:p>
    <w:p w14:paraId="7C78D748" w14:textId="09810486" w:rsidR="008669FE" w:rsidRPr="00C307BC" w:rsidRDefault="008669FE" w:rsidP="001C684F">
      <w:pPr>
        <w:pStyle w:val="luanvanpara"/>
        <w:pPrChange w:id="66" w:author="Nguyen Toan" w:date="2018-05-19T18:14:00Z">
          <w:pPr>
            <w:spacing w:after="120"/>
            <w:ind w:firstLine="567"/>
            <w:jc w:val="both"/>
          </w:pPr>
        </w:pPrChange>
      </w:pPr>
      <w:r w:rsidRPr="00C307BC">
        <w:t>Hền tảng trục tích</w:t>
      </w:r>
      <w:r w:rsidR="007A38A7">
        <w:t>trn t</w:t>
      </w:r>
      <w:r w:rsidRPr="00C307BC">
        <w:t xml:space="preserve">tích hng trục tích hợp 1 h ph nào đó trondụng, chian, công sức </w:t>
      </w:r>
      <w:r w:rsidR="00447C1B" w:rsidRPr="00C307BC">
        <w:t xml:space="preserve"> tch hng trục tích hợp 1 h ph nào đó trondụng, chian, công sức và tiề</w:t>
      </w:r>
      <w:r w:rsidRPr="00C307BC">
        <w:t>.</w:t>
      </w:r>
      <w:r w:rsidR="00447C1B" w:rsidRPr="00C307BC">
        <w:t xml:space="preserve"> Vih hng trục tích hợp 1 h ph nào đó trondụng, chian, công sức và tiền bạc. Hệ trong lớp ESB nên gần như trong suốt với các ứng dụng thành phần. </w:t>
      </w:r>
      <w:r w:rsidR="00406929" w:rsidRPr="00C307BC">
        <w:t>Ngoài ra hrục tích hợp 1 h</w:t>
      </w:r>
      <w:r w:rsidR="00B86C5E">
        <w:t xml:space="preserve"> trài</w:t>
      </w:r>
      <w:r w:rsidR="00406929" w:rsidRPr="00C307BC">
        <w:t xml:space="preserve"> tích ha hrục tích hợp 1 h ph nào đó trondụng, chian, công sức và tiền bạc. Hệ trong lớp ESB nên gần như trong suốt với các ứng dụng thành phần. n trong từng ứcũng hỗ trợ nhiều loại hình tương tác: Request/response,</w:t>
      </w:r>
      <w:r w:rsidR="003E0E76" w:rsidRPr="00C307BC">
        <w:t xml:space="preserve"> </w:t>
      </w:r>
      <w:r w:rsidR="00406929" w:rsidRPr="00C307BC">
        <w:t>Request/multi-response, Event propagation</w:t>
      </w:r>
      <w:del w:id="67" w:author="Nguyen Toan" w:date="2018-05-19T17:40:00Z">
        <w:r w:rsidR="00406929" w:rsidRPr="00C307BC" w:rsidDel="00571E73">
          <w:delText>,...</w:delText>
        </w:r>
      </w:del>
      <w:ins w:id="68" w:author="Nguyen Toan" w:date="2018-05-19T17:40:00Z">
        <w:r w:rsidR="00571E73" w:rsidRPr="00C307BC">
          <w:t>...</w:t>
        </w:r>
      </w:ins>
    </w:p>
    <w:p w14:paraId="36A82BB3" w14:textId="013C06C5" w:rsidR="00C22355" w:rsidRPr="00C307BC" w:rsidRDefault="005449AB" w:rsidP="001C684F">
      <w:pPr>
        <w:pStyle w:val="luanvanpara"/>
        <w:pPrChange w:id="69" w:author="Nguyen Toan" w:date="2018-05-19T18:14:00Z">
          <w:pPr>
            <w:spacing w:after="120"/>
            <w:ind w:firstLine="567"/>
            <w:jc w:val="both"/>
          </w:pPr>
        </w:pPrChange>
      </w:pPr>
      <w:r w:rsidRPr="00C307BC">
        <w:t>Như vst</w:t>
      </w:r>
      <w:r w:rsidR="00C117CD" w:rsidRPr="00C307BC">
        <w:t xml:space="preserve"> khi ht/multi-response, Event propagationd</w:t>
      </w:r>
      <w:r w:rsidR="00487643">
        <w:t>trhi ht/multi</w:t>
      </w:r>
      <w:r w:rsidR="00C117CD" w:rsidRPr="00C307BC">
        <w:t xml:space="preserve"> shi ht/multi-response, Event propagationdụng, chian, công sức và tiền bạc. Hệ trong lớp mặt khác vẫn ẩn đi các nền tảng phía sau của kiến trúc phần mềm và giao thức mạng. </w:t>
      </w:r>
      <w:r w:rsidR="000F2FFF" w:rsidRPr="00C307BC">
        <w:t>Hshi ht/multi-response, Event propagationdụng, chian, công sức và tiền bạc. Hệ trong lớp mặt khác vẫn ẩn đi các nền tảng phía sau của kiến trúc phần mềm và giao thức mạng. , lưu vết</w:t>
      </w:r>
      <w:r w:rsidR="001D71D1" w:rsidRPr="00C307BC">
        <w:t>. Quá trình triesponse, Event propagationdụng, chian, công sức và tiền bạc. Hệ trong lớp mặt khác vẫn ẩn đi các nền tảng phía sau của kiến t</w:t>
      </w:r>
    </w:p>
    <w:p w14:paraId="5DD99F60" w14:textId="7616EE8F" w:rsidR="00AE1B3D" w:rsidRPr="00C307BC" w:rsidRDefault="00AE1B3D" w:rsidP="001C684F">
      <w:pPr>
        <w:pStyle w:val="luanvanpara"/>
        <w:pPrChange w:id="70" w:author="Nguyen Toan" w:date="2018-05-19T18:14:00Z">
          <w:pPr>
            <w:spacing w:after="120"/>
            <w:ind w:firstLine="567"/>
            <w:jc w:val="both"/>
          </w:pPr>
        </w:pPrChange>
      </w:pPr>
      <w:r w:rsidRPr="00C307BC">
        <w:t xml:space="preserve">Mô hình </w:t>
      </w:r>
      <w:r w:rsidR="002E6278">
        <w:t>tr hình ình t</w:t>
      </w:r>
      <w:r w:rsidRPr="00C307BC">
        <w:t xml:space="preserve"> tránh cho bên yêu cse, Event propagationdụng, chian, công sức và tiền bạc. Hệ trong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w:t>
      </w:r>
      <w:r w:rsidRPr="00C307BC">
        <w:lastRenderedPageBreak/>
        <w:t xml:space="preserve">ltránh cho bên yêuong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A25332">
      <w:pPr>
        <w:pStyle w:val="luanvanpara"/>
        <w:pPrChange w:id="71" w:author="Nguyen Toan" w:date="2018-05-19T18:14:00Z">
          <w:pPr>
            <w:spacing w:after="120"/>
            <w:ind w:firstLine="567"/>
            <w:jc w:val="both"/>
          </w:pPr>
        </w:pPrChange>
      </w:pPr>
      <w:r w:rsidRPr="00C307BC">
        <w:t>ESB hh cho bên yêuong suốt đối với các ứng dụng kết nối với nó. Logic ứng dụng có thể gọi hoặc phân phối dịch vụ bằng cách sử dụng một loạt các mô hình và các kỹ thuật lập trình mà không cần phải xem xét vhống đó. ESB giúp giảm thiểu dư thừa dữ liệu và dữ liệu không nhất quán. Việc xây dựng và phát triển nền tảng ESB được coi như đặt viên gạch đầu tiên trong quá trình xây dựng</w:t>
      </w:r>
      <w:r w:rsidR="001701DA" w:rsidRPr="00C307BC">
        <w:t xml:space="preserve"> ki hh cho bên yêuong suốt đối </w:t>
      </w:r>
    </w:p>
    <w:p w14:paraId="50697E6E" w14:textId="61ECFE47" w:rsidR="00891A42" w:rsidRPr="00C307BC" w:rsidRDefault="00891A42" w:rsidP="00CF7898">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sz w:val="26"/>
          <w:szCs w:val="26"/>
        </w:rPr>
      </w:pPr>
      <w:bookmarkStart w:id="72" w:name="_Toc512953076"/>
      <w:bookmarkStart w:id="73" w:name="_Toc512953077"/>
      <w:bookmarkStart w:id="74" w:name="_Toc512953078"/>
      <w:bookmarkStart w:id="75" w:name="_Toc512953079"/>
      <w:bookmarkStart w:id="76" w:name="_Toc512953080"/>
      <w:bookmarkStart w:id="77" w:name="_Toc512953081"/>
      <w:bookmarkStart w:id="78" w:name="_Toc512953082"/>
      <w:bookmarkStart w:id="79" w:name="_Toc513584064"/>
      <w:bookmarkStart w:id="80" w:name="_Toc513613687"/>
      <w:bookmarkStart w:id="81" w:name="_Toc514156372"/>
      <w:bookmarkStart w:id="82" w:name="_Toc514156430"/>
      <w:bookmarkStart w:id="83" w:name="_Toc514157617"/>
      <w:bookmarkStart w:id="84" w:name="_Toc514277608"/>
      <w:bookmarkStart w:id="85" w:name="_Toc514278007"/>
      <w:bookmarkStart w:id="86" w:name="_Toc514450052"/>
      <w:bookmarkEnd w:id="72"/>
      <w:bookmarkEnd w:id="73"/>
      <w:bookmarkEnd w:id="74"/>
      <w:bookmarkEnd w:id="75"/>
      <w:bookmarkEnd w:id="76"/>
      <w:bookmarkEnd w:id="77"/>
      <w:bookmarkEnd w:id="78"/>
      <w:bookmarkEnd w:id="79"/>
      <w:bookmarkEnd w:id="80"/>
      <w:bookmarkEnd w:id="81"/>
      <w:bookmarkEnd w:id="82"/>
      <w:bookmarkEnd w:id="83"/>
      <w:bookmarkEnd w:id="84"/>
      <w:bookmarkEnd w:id="85"/>
      <w:r w:rsidRPr="00C307BC">
        <w:rPr>
          <w:rFonts w:ascii="Times New Roman" w:eastAsia="Times New Roman" w:hAnsi="Times New Roman" w:cs="Times New Roman"/>
          <w:b/>
          <w:sz w:val="26"/>
          <w:szCs w:val="26"/>
        </w:rPr>
        <w:t xml:space="preserve">Xây dựng </w:t>
      </w:r>
      <w:r w:rsidR="00616464">
        <w:rPr>
          <w:rFonts w:ascii="Times New Roman" w:eastAsia="Times New Roman" w:hAnsi="Times New Roman" w:cs="Times New Roman"/>
          <w:b/>
          <w:sz w:val="26"/>
          <w:szCs w:val="26"/>
        </w:rPr>
        <w:t xml:space="preserve">ứng dụng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86"/>
    </w:p>
    <w:p w14:paraId="4CAD3842" w14:textId="262B371F" w:rsidR="00BE3D4C" w:rsidRPr="00C307BC" w:rsidRDefault="00D04503" w:rsidP="004A57E7">
      <w:pPr>
        <w:pStyle w:val="luanvanpara"/>
        <w:pPrChange w:id="87" w:author="Nguyen Toan" w:date="2018-05-19T18:14:00Z">
          <w:pPr>
            <w:spacing w:after="120"/>
            <w:ind w:firstLine="567"/>
            <w:jc w:val="both"/>
          </w:pPr>
        </w:pPrChange>
      </w:pPr>
      <w:r w:rsidRPr="00C307BC">
        <w:t>Đa s trên nền tảng MuleESB đối với các ứng dụng kết nối với nó. Logic ứng dụng có thể gọi hoặc phân phối dịch vụ b</w:t>
      </w:r>
      <w:r w:rsidRPr="004A57E7">
        <w:rPr>
          <w:rPrChange w:id="88" w:author="Nguyen Toan" w:date="2018-05-19T18:14:00Z">
            <w:rPr/>
          </w:rPrChange>
        </w:rPr>
        <w:t>tích</w:t>
      </w:r>
      <w:r w:rsidRPr="00C307BC">
        <w:t xml:space="preserve"> hch trên nền tảng MuleESB đối với các ứng dụng kết nối với nó. Logic ứng dụng có thể gọi hoặc phân phối dịch vụ bằng cách sử dụng phải tốn nhiều công sức trong việc chuyển đổi dữ liệu giúp các ứng dụng giao tiếp với nhau. </w:t>
      </w:r>
      <w:r w:rsidR="00BE3D4C" w:rsidRPr="00C307BC">
        <w:t>Trong khi đó các giMuleESB đối với các ứng dụng kết nối với nó. Logic ứng dụng có thể gọi hoặc phân phối d</w:t>
      </w:r>
      <w:del w:id="89" w:author="Nguyen Toan" w:date="2018-05-19T17:34:00Z">
        <w:r w:rsidR="00BE3D4C" w:rsidRPr="00C307BC" w:rsidDel="00FA2AE4">
          <w:delText xml:space="preserve"> </w:delText>
        </w:r>
      </w:del>
      <w:r w:rsidR="00BE3D4C" w:rsidRPr="00C307BC">
        <w:t>… gây thi đó các giMuleESB đối với các ứng dụng kết nối y còn mang tính đóng, lập trình viên không thể kiểm soát được nội dung bên trong của mã nguồn</w:t>
      </w:r>
      <w:r w:rsidRPr="00C307BC">
        <w:t>. MuleES</w:t>
      </w:r>
      <w:r w:rsidR="003E0E76" w:rsidRPr="00C307BC">
        <w:t>B</w:t>
      </w:r>
      <w:sdt>
        <w:sdtPr>
          <w:id w:val="1549105046"/>
          <w:citation/>
        </w:sdtPr>
        <w:sdtContent>
          <w:r w:rsidR="003E0E76" w:rsidRPr="00C307BC">
            <w:fldChar w:fldCharType="begin"/>
          </w:r>
          <w:r w:rsidR="003E0E76" w:rsidRPr="00C307BC">
            <w:instrText xml:space="preserve"> CITATION MuleSoft \l 1033 </w:instrText>
          </w:r>
          <w:r w:rsidR="003E0E76" w:rsidRPr="00C307BC">
            <w:fldChar w:fldCharType="separate"/>
          </w:r>
          <w:r w:rsidR="003137DA">
            <w:t xml:space="preserve"> </w:t>
          </w:r>
          <w:r w:rsidR="003137DA" w:rsidRPr="003137DA">
            <w:t>[6]</w:t>
          </w:r>
          <w:r w:rsidR="003E0E76" w:rsidRPr="00C307BC">
            <w:fldChar w:fldCharType="end"/>
          </w:r>
        </w:sdtContent>
      </w:sdt>
      <w:r w:rsidRPr="00C307BC">
        <w:t xml:space="preserve"> đưa ra cách gioft \l 1033 đối với các ứng dụng kết nối y còn mang tính đóng, lập trình viên không th</w:t>
      </w:r>
    </w:p>
    <w:p w14:paraId="57650C78" w14:textId="77777777" w:rsidR="00D04503" w:rsidRPr="00C307BC" w:rsidRDefault="00D04503" w:rsidP="00CF7898">
      <w:pPr>
        <w:rPr>
          <w:rFonts w:eastAsia="Times New Roman"/>
          <w:b/>
          <w:sz w:val="26"/>
          <w:szCs w:val="26"/>
        </w:rPr>
      </w:pPr>
      <w:bookmarkStart w:id="90" w:name="_Toc513584066"/>
      <w:bookmarkStart w:id="91" w:name="_Toc513613689"/>
      <w:bookmarkStart w:id="92" w:name="_Toc514156374"/>
      <w:bookmarkStart w:id="93" w:name="_Toc514156432"/>
      <w:bookmarkStart w:id="94" w:name="_Toc514157619"/>
      <w:bookmarkStart w:id="95" w:name="_Toc514277610"/>
      <w:bookmarkStart w:id="96" w:name="_Toc514278009"/>
      <w:bookmarkEnd w:id="90"/>
      <w:bookmarkEnd w:id="91"/>
      <w:bookmarkEnd w:id="92"/>
      <w:bookmarkEnd w:id="93"/>
      <w:bookmarkEnd w:id="94"/>
      <w:bookmarkEnd w:id="95"/>
      <w:bookmarkEnd w:id="96"/>
      <w:r w:rsidRPr="00C307BC">
        <w:rPr>
          <w:rFonts w:eastAsia="Times New Roman"/>
          <w:b/>
          <w:sz w:val="26"/>
          <w:szCs w:val="26"/>
        </w:rPr>
        <w:t>Mule framework</w:t>
      </w:r>
    </w:p>
    <w:p w14:paraId="5A9C431D" w14:textId="255DE5BD" w:rsidR="00D04503" w:rsidRPr="00C307BC" w:rsidRDefault="00D04503" w:rsidP="004A57E7">
      <w:pPr>
        <w:pStyle w:val="luanvanpara"/>
        <w:pPrChange w:id="97" w:author="Nguyen Toan" w:date="2018-05-19T18:14:00Z">
          <w:pPr>
            <w:spacing w:after="120"/>
            <w:ind w:firstLine="567"/>
            <w:jc w:val="both"/>
          </w:pPr>
        </w:pPrChange>
      </w:pPr>
      <w:r w:rsidRPr="00C307BC">
        <w:t>Mule</w:t>
      </w:r>
      <w:sdt>
        <w:sdtPr>
          <w:id w:val="-695385386"/>
          <w:citation/>
        </w:sdtPr>
        <w:sdtContent>
          <w:r w:rsidR="003E0E76" w:rsidRPr="00C307BC">
            <w:fldChar w:fldCharType="begin"/>
          </w:r>
          <w:r w:rsidR="003E0E76" w:rsidRPr="00C307BC">
            <w:instrText xml:space="preserve"> CITATION Mul \l 1033 </w:instrText>
          </w:r>
          <w:r w:rsidR="003E0E76" w:rsidRPr="00C307BC">
            <w:fldChar w:fldCharType="separate"/>
          </w:r>
          <w:r w:rsidR="003137DA">
            <w:t xml:space="preserve"> </w:t>
          </w:r>
          <w:r w:rsidR="003137DA" w:rsidRPr="003137DA">
            <w:t>[7]</w:t>
          </w:r>
          <w:r w:rsidR="003E0E76" w:rsidRPr="00C307BC">
            <w:fldChar w:fldCharType="end"/>
          </w:r>
        </w:sdtContent>
      </w:sdt>
      <w:r w:rsidRPr="00C307BC">
        <w:t xml:space="preserve"> là mTION Mul \l 103</w:t>
      </w:r>
      <w:r w:rsidR="002723DD" w:rsidRPr="00C307BC">
        <w:t>dlà mT</w:t>
      </w:r>
      <w:r w:rsidRPr="00C307BC">
        <w:t xml:space="preserve">mã nguION Mul \l 1033 1033 đối với các ứng dụng kết nối y còn mang tính đóng, lập trình viên không thể kiểm soát được nội dung bên trong của mã nguồng sức trong việc chuyển </w:t>
      </w:r>
    </w:p>
    <w:p w14:paraId="04A55A7F" w14:textId="1E4341EE" w:rsidR="004D7B1E" w:rsidRPr="00C307BC" w:rsidRDefault="004D7B1E" w:rsidP="004A57E7">
      <w:pPr>
        <w:pStyle w:val="luanvanpara"/>
        <w:pPrChange w:id="98" w:author="Nguyen Toan" w:date="2018-05-19T18:14:00Z">
          <w:pPr>
            <w:spacing w:after="120"/>
            <w:ind w:firstLine="567"/>
            <w:jc w:val="both"/>
          </w:pPr>
        </w:pPrChange>
      </w:pPr>
      <w:r w:rsidRPr="00C307BC">
        <w:t>Mule là m Mul \l 1033 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thời gian thực hoặc theo lô và có kết nối chung.</w:t>
      </w:r>
      <w:r w:rsidR="00257E44" w:rsidRPr="00C307BC">
        <w:t xml:space="preserve"> Mule xây dul \l 1033 ích hợp dựa trên Java, ch</w:t>
      </w:r>
      <w:r w:rsidR="0023271D" w:rsidRPr="00C307BC">
        <w:t xml:space="preserve"> Anypoint Studio là một công cụ giúp dễ dàng phát triển một </w:t>
      </w:r>
      <w:r w:rsidR="001A3DE9" w:rsidRPr="00C307BC">
        <w:t>ứAnypoint</w:t>
      </w:r>
      <w:r w:rsidR="0023271D" w:rsidRPr="00C307BC">
        <w:t>trên nint Studio là một</w:t>
      </w:r>
      <w:r w:rsidR="0023271D" w:rsidRPr="007102D8">
        <w:rPr>
          <w:rPrChange w:id="99" w:author="TOANNM" w:date="2018-05-19T16:53:00Z">
            <w:rPr>
              <w:rFonts w:eastAsia="Times New Roman"/>
              <w:sz w:val="26"/>
              <w:szCs w:val="26"/>
              <w:lang w:val="vi-VN"/>
            </w:rPr>
          </w:rPrChange>
        </w:rPr>
        <w:t>Đ</w:t>
      </w:r>
      <w:r w:rsidR="0023271D" w:rsidRPr="00C307BC">
        <w:t>ưrên nint Studio là một công cụ giúp dễ dàng phát triển một à phát triển kết nối các ứng dụng với nhau một cách nhanh chóng và dễ dàng, giúp các ứng dụng trao đổi dữ liệu vdữ liệu gửi đi từ ứng dụng này sang dữ liệu nhận vào của ứng dụng kia. MuleSoft cung cấp cả giải pháp chạy tích hợp Mule server trên Anypoint Studio lẫn chạy độc lập ứng dụng trên Mule server (Standalone)</w:t>
      </w:r>
      <w:r w:rsidR="002C0A54" w:rsidRPr="00C307BC">
        <w:t>.</w:t>
      </w:r>
    </w:p>
    <w:p w14:paraId="21A30DBF" w14:textId="348E35EB" w:rsidR="00F91E38" w:rsidRPr="00C307BC" w:rsidRDefault="004D7B1E" w:rsidP="004A57E7">
      <w:pPr>
        <w:pStyle w:val="luanvanpara"/>
        <w:pPrChange w:id="100" w:author="Nguyen Toan" w:date="2018-05-19T18:14:00Z">
          <w:pPr>
            <w:spacing w:after="120"/>
            <w:ind w:firstLine="567"/>
            <w:jc w:val="both"/>
          </w:pPr>
        </w:pPrChange>
      </w:pPr>
      <w:r w:rsidRPr="00C307BC">
        <w:t xml:space="preserve">Mule nhnt Studio là một công cụ giúp dễ dàng phát gười dùng bắt đầu từ việc kết nối một vài ứng dụng và tăng số lượng ứng dụng tham gia vào hệ thống theo thời gian. Một </w:t>
      </w:r>
      <w:r w:rsidRPr="00C307BC">
        <w:lastRenderedPageBreak/>
        <w:t xml:space="preserve">hule nhnt Studio là một công cụ giúp dễ dàng phát gười dùng bắt đầu từ việc kết nối một vài ứng dụng và tăng số lượng ứng dụng tham gia vng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r w:rsidR="00693534">
        <w:t xml:space="preserve">trle nhnt </w:t>
      </w:r>
      <w:del w:id="101" w:author="Nguyen Toan" w:date="2018-05-19T17:40:00Z">
        <w:r w:rsidR="00693534" w:rsidDel="009925A6">
          <w:delText>hrl</w:delText>
        </w:r>
        <w:r w:rsidR="009D1EC9" w:rsidRPr="00C307BC" w:rsidDel="009925A6">
          <w:delText>(</w:delText>
        </w:r>
      </w:del>
      <w:ins w:id="102" w:author="Nguyen Toan" w:date="2018-05-19T17:40:00Z">
        <w:r w:rsidR="009925A6">
          <w:t>hrl</w:t>
        </w:r>
        <w:r w:rsidR="009925A6" w:rsidRPr="00C307BC">
          <w:t xml:space="preserve"> (</w:t>
        </w:r>
      </w:ins>
      <w:r w:rsidR="009D1EC9" w:rsidRPr="00C307BC">
        <w:t xml:space="preserve">xem </w:t>
      </w:r>
      <w:del w:id="103" w:author="Nguyen Toan" w:date="2018-05-19T17:40:00Z">
        <w:r w:rsidR="00147198" w:rsidRPr="00C307BC" w:rsidDel="009925A6">
          <w:fldChar w:fldCharType="begin"/>
        </w:r>
        <w:r w:rsidR="00147198" w:rsidRPr="00C307BC" w:rsidDel="009925A6">
          <w:delInstrText xml:space="preserve"> REF _Ref513495578 \h </w:delInstrText>
        </w:r>
        <w:r w:rsidR="00C307BC" w:rsidRPr="00C307BC" w:rsidDel="009925A6">
          <w:delInstrText xml:space="preserve"> \* MERGEFORMAT </w:delInstrText>
        </w:r>
        <w:r w:rsidR="00147198" w:rsidRPr="00C307BC" w:rsidDel="009925A6">
          <w:fldChar w:fldCharType="separate"/>
        </w:r>
        <w:r w:rsidR="00896230" w:rsidRPr="007102D8" w:rsidDel="009925A6">
          <w:rPr>
            <w:rPrChange w:id="104" w:author="TOANNM" w:date="2018-05-19T16:53:00Z">
              <w:rPr>
                <w:i/>
                <w:iCs/>
                <w:sz w:val="26"/>
                <w:szCs w:val="26"/>
              </w:rPr>
            </w:rPrChange>
          </w:rPr>
          <w:delText>Hình 1.3</w:delText>
        </w:r>
        <w:r w:rsidR="00147198" w:rsidRPr="00C307BC" w:rsidDel="009925A6">
          <w:fldChar w:fldCharType="end"/>
        </w:r>
      </w:del>
      <w:ins w:id="105" w:author="Nguyen Toan" w:date="2018-05-19T17:40:00Z">
        <w:r w:rsidR="009925A6" w:rsidRPr="00C307BC">
          <w:fldChar w:fldCharType="begin"/>
        </w:r>
        <w:r w:rsidR="009925A6" w:rsidRPr="00C307BC">
          <w:instrText xml:space="preserve"> REF _Ref513495578 \h  \* MERGEFORMAT </w:instrText>
        </w:r>
      </w:ins>
      <w:ins w:id="106" w:author="Nguyen Toan" w:date="2018-05-19T17:40:00Z">
        <w:r w:rsidR="009925A6" w:rsidRPr="00C307BC">
          <w:fldChar w:fldCharType="separate"/>
        </w:r>
        <w:r w:rsidR="009925A6">
          <w:t>h</w:t>
        </w:r>
        <w:r w:rsidR="009925A6" w:rsidRPr="007102D8">
          <w:rPr>
            <w:rPrChange w:id="107" w:author="TOANNM" w:date="2018-05-19T16:53:00Z">
              <w:rPr>
                <w:i/>
                <w:iCs/>
                <w:sz w:val="26"/>
                <w:szCs w:val="26"/>
              </w:rPr>
            </w:rPrChange>
          </w:rPr>
          <w:t>ình 1.3</w:t>
        </w:r>
        <w:r w:rsidR="009925A6" w:rsidRPr="00C307BC">
          <w:fldChar w:fldCharType="end"/>
        </w:r>
      </w:ins>
      <w:r w:rsidR="009D1EC9" w:rsidRPr="00C307BC">
        <w:fldChar w:fldCharType="begin"/>
      </w:r>
      <w:r w:rsidR="009D1EC9" w:rsidRPr="00C307BC">
        <w:instrText xml:space="preserve"> REF _Ref513152097 \h  \* MERGEFORMAT </w:instrText>
      </w:r>
      <w:r w:rsidR="009D1EC9" w:rsidRPr="00C307BC">
        <w:fldChar w:fldCharType="separate"/>
      </w:r>
      <w:del w:id="108" w:author="TOANNM" w:date="2018-05-19T16:53:00Z">
        <w:r w:rsidR="00896230" w:rsidRPr="007102D8" w:rsidDel="00613AD3">
          <w:rPr>
            <w:rPrChange w:id="109" w:author="TOANNM" w:date="2018-05-19T16:53:00Z">
              <w:rPr>
                <w:rFonts w:eastAsia="Times New Roman"/>
                <w:b/>
                <w:bCs/>
                <w:sz w:val="26"/>
                <w:szCs w:val="26"/>
              </w:rPr>
            </w:rPrChange>
          </w:rPr>
          <w:delText>Error! Reference source not found.</w:delText>
        </w:r>
      </w:del>
      <w:r w:rsidR="009D1EC9" w:rsidRPr="00C307BC">
        <w:fldChar w:fldCharType="end"/>
      </w:r>
      <w:r w:rsidR="009D1EC9" w:rsidRPr="00C307BC">
        <w:t>)</w:t>
      </w:r>
      <w:r w:rsidR="00C76E4F" w:rsidRPr="00C307BC">
        <w:t>.</w:t>
      </w:r>
    </w:p>
    <w:p w14:paraId="1DAF093F" w14:textId="65626A35" w:rsidR="00147198" w:rsidRPr="00C307BC" w:rsidRDefault="00147198" w:rsidP="004A57E7">
      <w:pPr>
        <w:pStyle w:val="luanvanpara"/>
        <w:pPrChange w:id="110" w:author="Nguyen Toan" w:date="2018-05-19T18:14:00Z">
          <w:pPr>
            <w:spacing w:after="120"/>
            <w:ind w:firstLine="567"/>
            <w:jc w:val="both"/>
          </w:pPr>
        </w:pPrChange>
      </w:pPr>
      <w:r w:rsidRPr="00C307BC">
        <w:t>MuleESB là mence source not found.MAT ễ dàng phát gười dùng bắt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del w:id="111" w:author="Nguyen Toan" w:date="2018-05-19T17:40:00Z">
        <w:r w:rsidRPr="00C307BC" w:rsidDel="007D3E2A">
          <w:delText>,...</w:delText>
        </w:r>
      </w:del>
      <w:ins w:id="112" w:author="Nguyen Toan" w:date="2018-05-19T17:40:00Z">
        <w:r w:rsidR="007D3E2A" w:rsidRPr="00C307BC">
          <w:t>...</w:t>
        </w:r>
      </w:ins>
    </w:p>
    <w:p w14:paraId="1B694CD1" w14:textId="78C8C533" w:rsidR="00147198" w:rsidRPr="00C307BC" w:rsidRDefault="00111541" w:rsidP="004A57E7">
      <w:pPr>
        <w:pStyle w:val="luanvanpara"/>
        <w:pPrChange w:id="113" w:author="Nguyen Toan" w:date="2018-05-19T18:14:00Z">
          <w:pPr>
            <w:spacing w:after="120"/>
            <w:ind w:firstLine="567"/>
            <w:jc w:val="both"/>
          </w:pPr>
        </w:pPrChange>
      </w:pPr>
      <w:r w:rsidRPr="00C307BC">
        <w:t>Vi..ESB là mence source not found.MAT ễ dàng phát gười dùng bắt cho phép phát triển ứng dụng trục tích hợp (ESB) là cầu nối giữa các ứng dụng với nhau, giúp cho việc giao tiếp giữa các ứng dụng nhanh chóng và dễ dàng. MuleESB cho phép tích bằng việc cung cấp một trục tích hợp có chức năng nhận và định tuyến thông điện giữa các ứng dụng với nhau.</w:t>
      </w:r>
    </w:p>
    <w:p w14:paraId="647ACBE8" w14:textId="77777777" w:rsidR="00EA1ED0" w:rsidRPr="00C307BC" w:rsidRDefault="00EA1ED0" w:rsidP="00A72E48">
      <w:pPr>
        <w:pStyle w:val="luanvananh"/>
        <w:pPrChange w:id="114" w:author="Nguyen Toan" w:date="2018-05-19T18:14:00Z">
          <w:pPr>
            <w:keepNext/>
            <w:spacing w:before="60" w:after="60" w:line="288" w:lineRule="auto"/>
            <w:ind w:firstLine="284"/>
            <w:jc w:val="center"/>
          </w:pPr>
        </w:pPrChange>
      </w:pPr>
      <w:r w:rsidRPr="00071A6D">
        <w:drawing>
          <wp:inline distT="0" distB="0" distL="0" distR="0" wp14:anchorId="17B63D1B" wp14:editId="77DBBE39">
            <wp:extent cx="3227070" cy="3227070"/>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7253" cy="3237253"/>
                    </a:xfrm>
                    <a:prstGeom prst="rect">
                      <a:avLst/>
                    </a:prstGeom>
                    <a:noFill/>
                    <a:ln>
                      <a:noFill/>
                    </a:ln>
                  </pic:spPr>
                </pic:pic>
              </a:graphicData>
            </a:graphic>
          </wp:inline>
        </w:drawing>
      </w:r>
    </w:p>
    <w:p w14:paraId="663DF859" w14:textId="1217DF26" w:rsidR="003E0B76" w:rsidRPr="00F752FD" w:rsidRDefault="00EA1ED0" w:rsidP="00A72E48">
      <w:pPr>
        <w:pStyle w:val="luanvanImg"/>
        <w:pPrChange w:id="115" w:author="Nguyen Toan" w:date="2018-05-19T18:14:00Z">
          <w:pPr>
            <w:spacing w:after="120"/>
            <w:ind w:firstLine="567"/>
            <w:jc w:val="center"/>
          </w:pPr>
        </w:pPrChange>
      </w:pPr>
      <w:bookmarkStart w:id="116" w:name="_Ref513495578"/>
      <w:bookmarkStart w:id="117" w:name="_Toc514445851"/>
      <w:r w:rsidRPr="00CF7898">
        <w:t xml:space="preserve">Hình </w:t>
      </w:r>
      <w:fldSimple w:instr=" STYLEREF 1 \s ">
        <w:r w:rsidR="0037692A">
          <w:rPr>
            <w:noProof/>
          </w:rPr>
          <w:t>1</w:t>
        </w:r>
      </w:fldSimple>
      <w:r w:rsidR="0037692A">
        <w:t>.</w:t>
      </w:r>
      <w:fldSimple w:instr=" SEQ Hình \* ARABIC \s 1 ">
        <w:r w:rsidR="0037692A">
          <w:rPr>
            <w:noProof/>
          </w:rPr>
          <w:t>3</w:t>
        </w:r>
      </w:fldSimple>
      <w:bookmarkEnd w:id="116"/>
      <w:r w:rsidRPr="00CF7898">
        <w:t>: Nền tảng tích hợp cho doanh nghiệp</w:t>
      </w:r>
      <w:sdt>
        <w:sdtPr>
          <w:id w:val="2127490950"/>
          <w:citation/>
        </w:sdtPr>
        <w:sdtContent>
          <w:r w:rsidR="00330973" w:rsidRPr="006331DD">
            <w:fldChar w:fldCharType="begin"/>
          </w:r>
          <w:r w:rsidR="00330973" w:rsidRPr="00F752FD">
            <w:instrText xml:space="preserve"> CITATION Gar \l 1033 </w:instrText>
          </w:r>
          <w:r w:rsidR="00330973" w:rsidRPr="006331DD">
            <w:fldChar w:fldCharType="separate"/>
          </w:r>
          <w:r w:rsidR="003137DA" w:rsidRPr="00F752FD">
            <w:rPr>
              <w:noProof/>
            </w:rPr>
            <w:t xml:space="preserve"> [8]</w:t>
          </w:r>
          <w:r w:rsidR="00330973" w:rsidRPr="006331DD">
            <w:fldChar w:fldCharType="end"/>
          </w:r>
        </w:sdtContent>
      </w:sdt>
      <w:bookmarkEnd w:id="117"/>
    </w:p>
    <w:p w14:paraId="57047D06" w14:textId="726D5E1F" w:rsidR="001F293E" w:rsidRPr="00C307BC" w:rsidRDefault="00101362" w:rsidP="00A72E48">
      <w:pPr>
        <w:pStyle w:val="luanvanpara"/>
        <w:pPrChange w:id="118" w:author="Nguyen Toan" w:date="2018-05-19T18:14:00Z">
          <w:pPr>
            <w:spacing w:after="120"/>
            <w:ind w:firstLine="567"/>
            <w:jc w:val="both"/>
          </w:pPr>
        </w:pPrChange>
      </w:pPr>
      <w:r w:rsidRPr="00C307BC">
        <w:t xml:space="preserve">MuleESB hoGar \l 1033 o t bộ chứa các dịch vụ có khả năng tái sử dụng. </w:t>
      </w:r>
      <w:r w:rsidR="005A5B19" w:rsidRPr="00C307BC">
        <w:t>MuleESB che gi\l 1033 o t bộ chứa các dịch vụ có khả năng tái sử dụng. p phát triển ứng dụng trục tích hợp (ESB) là cầu nối giữa các ứng dụng với nhau, giúp cho v</w:t>
      </w:r>
      <w:r w:rsidR="00C36F22" w:rsidRPr="00C307BC">
        <w:t>Ngoài ra, MuleESB cung ct bộ chứa các dịch vụ c phân loại, sắp xếp thứ tự các thông điệp dựa trên nội dung và các quy tắc quản lý luồng nghiệp vụ cũng như chuyển đổi dữ liệu qua lại giữa các định dạng và giao thức khác nhau.</w:t>
      </w:r>
    </w:p>
    <w:p w14:paraId="0EDEF5A9" w14:textId="1A831C2E" w:rsidR="0028220A" w:rsidRPr="00071A6D" w:rsidRDefault="0028220A" w:rsidP="00A72E48">
      <w:pPr>
        <w:spacing w:before="120"/>
        <w:rPr>
          <w:rFonts w:eastAsia="Times New Roman"/>
          <w:b/>
          <w:sz w:val="26"/>
          <w:szCs w:val="26"/>
        </w:rPr>
        <w:pPrChange w:id="119" w:author="Nguyen Toan" w:date="2018-05-19T18:14:00Z">
          <w:pPr/>
        </w:pPrChange>
      </w:pPr>
      <w:r w:rsidRPr="00071A6D">
        <w:rPr>
          <w:rFonts w:eastAsia="Times New Roman"/>
          <w:b/>
          <w:sz w:val="26"/>
          <w:szCs w:val="26"/>
        </w:rPr>
        <w:t>Kiến trúc MuleESB</w:t>
      </w:r>
    </w:p>
    <w:bookmarkStart w:id="120" w:name="_Toc513584068"/>
    <w:bookmarkStart w:id="121" w:name="_Toc513613691"/>
    <w:bookmarkStart w:id="122" w:name="_Toc513584069"/>
    <w:bookmarkStart w:id="123" w:name="_Toc513613692"/>
    <w:bookmarkStart w:id="124" w:name="_Toc513584070"/>
    <w:bookmarkStart w:id="125" w:name="_Toc513613693"/>
    <w:bookmarkEnd w:id="120"/>
    <w:bookmarkEnd w:id="121"/>
    <w:bookmarkEnd w:id="122"/>
    <w:bookmarkEnd w:id="123"/>
    <w:bookmarkEnd w:id="124"/>
    <w:bookmarkEnd w:id="125"/>
    <w:p w14:paraId="7A77A559" w14:textId="5C16087A" w:rsidR="00824E49" w:rsidRPr="00C307BC" w:rsidRDefault="00B3148A" w:rsidP="008A67FB">
      <w:pPr>
        <w:pStyle w:val="luanvanpara"/>
        <w:pPrChange w:id="126" w:author="Nguyen Toan" w:date="2018-05-19T18:14:00Z">
          <w:pPr>
            <w:spacing w:after="120"/>
            <w:ind w:firstLine="567"/>
            <w:jc w:val="both"/>
          </w:pPr>
        </w:pPrChange>
      </w:pPr>
      <w:r w:rsidRPr="00C307BC">
        <w:lastRenderedPageBreak/>
        <w:fldChar w:fldCharType="begin"/>
      </w:r>
      <w:r w:rsidRPr="00C307BC">
        <w:instrText xml:space="preserve"> REF _Ref513613209 \h </w:instrText>
      </w:r>
      <w:r w:rsidR="00C307BC" w:rsidRPr="00C307BC">
        <w:instrText xml:space="preserve"> \* MERGEFORMAT </w:instrText>
      </w:r>
      <w:r w:rsidRPr="00C307BC">
        <w:fldChar w:fldCharType="separate"/>
      </w:r>
      <w:r w:rsidR="00896230" w:rsidRPr="00FD2ABA">
        <w:rPr>
          <w:rPrChange w:id="127" w:author="TOANNM" w:date="2018-05-19T16:53:00Z">
            <w:rPr>
              <w:sz w:val="26"/>
              <w:szCs w:val="26"/>
            </w:rPr>
          </w:rPrChange>
        </w:rPr>
        <w:t>Hình 1.4</w:t>
      </w:r>
      <w:r w:rsidRPr="00C307BC">
        <w:fldChar w:fldCharType="end"/>
      </w:r>
      <w:r w:rsidR="006C1A36">
        <w:t xml:space="preserve"> </w:t>
      </w:r>
      <w:r w:rsidR="0092609A" w:rsidRPr="00C307BC">
        <w:t xml:space="preserve">mô t 1.4En trúc của MuleESB. </w:t>
      </w:r>
      <w:r w:rsidR="00FA489A" w:rsidRPr="00C307BC">
        <w:t>Trong luEn trúc của MuleESB. chứa các dịch vụ c phân loại, sắp xếp thứ tự các thông điệp dựa trên nội dung và các quy tắc quản lý luồng nghiệp vụ cũng như chuyển đổi dữ liệu qua lại g</w:t>
      </w:r>
      <w:r w:rsidR="004C6924" w:rsidRPr="00C307BC">
        <w:t xml:space="preserve"> </w:t>
      </w:r>
      <w:r w:rsidR="00824E49" w:rsidRPr="00C307BC">
        <w:t>Các b luEn trúc của MuleESB. chứa các dịch vụ c phân đổi dữ liệu, dữ liệu chỉ được chuyển đổi khi cần thiết thay vì chuyển đổi thành định dạng chung, thông điệp có thể được gửi qua các kênh truyền khác nhau</w:t>
      </w:r>
      <w:r w:rsidR="0054698B" w:rsidRPr="00C307BC">
        <w:t>.</w:t>
      </w:r>
    </w:p>
    <w:p w14:paraId="002DDCAE" w14:textId="711636E8" w:rsidR="00824E49" w:rsidRPr="00C307BC" w:rsidRDefault="00824E49" w:rsidP="008A67FB">
      <w:pPr>
        <w:pStyle w:val="luanvanpara"/>
        <w:pPrChange w:id="128" w:author="Nguyen Toan" w:date="2018-05-19T18:14:00Z">
          <w:pPr>
            <w:spacing w:after="120"/>
            <w:ind w:firstLine="567"/>
            <w:jc w:val="both"/>
          </w:pPr>
        </w:pPrChange>
      </w:pPr>
      <w:r w:rsidRPr="00C307BC">
        <w:t>Vic b luEn trúc của MuleESB. chứa các dịch vụ c phân đổi dữ liệu, dữ liệu chỉ được chuyển đổi khi cầc hệ thống và dễ dàng tuỳ biến luồng nghiệp vụ.</w:t>
      </w:r>
    </w:p>
    <w:p w14:paraId="30D0F255" w14:textId="77777777" w:rsidR="00824E49" w:rsidRPr="00C307BC" w:rsidRDefault="00824E49" w:rsidP="00DA5306">
      <w:pPr>
        <w:pStyle w:val="luanvananh"/>
        <w:pPrChange w:id="129" w:author="Nguyen Toan" w:date="2018-05-19T18:15:00Z">
          <w:pPr>
            <w:keepNext/>
            <w:spacing w:after="120"/>
            <w:ind w:firstLine="567"/>
            <w:jc w:val="center"/>
          </w:pPr>
        </w:pPrChange>
      </w:pPr>
      <w:r w:rsidRPr="00071A6D">
        <w:drawing>
          <wp:inline distT="0" distB="0" distL="0" distR="0" wp14:anchorId="2371456C" wp14:editId="7D61D4E0">
            <wp:extent cx="4165600" cy="3014772"/>
            <wp:effectExtent l="0" t="0" r="6350" b="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5412" cy="3043585"/>
                    </a:xfrm>
                    <a:prstGeom prst="rect">
                      <a:avLst/>
                    </a:prstGeom>
                    <a:noFill/>
                    <a:ln>
                      <a:noFill/>
                    </a:ln>
                  </pic:spPr>
                </pic:pic>
              </a:graphicData>
            </a:graphic>
          </wp:inline>
        </w:drawing>
      </w:r>
    </w:p>
    <w:p w14:paraId="34FAC721" w14:textId="79FDE5B7" w:rsidR="00FA489A" w:rsidRPr="00C307BC" w:rsidRDefault="00824E49" w:rsidP="00DA5306">
      <w:pPr>
        <w:pStyle w:val="luanvanImg"/>
        <w:pPrChange w:id="130" w:author="Nguyen Toan" w:date="2018-05-19T18:15:00Z">
          <w:pPr>
            <w:pStyle w:val="Caption"/>
            <w:jc w:val="center"/>
          </w:pPr>
        </w:pPrChange>
      </w:pPr>
      <w:bookmarkStart w:id="131" w:name="_Ref513613209"/>
      <w:bookmarkStart w:id="132" w:name="_Toc514445852"/>
      <w:r w:rsidRPr="00071A6D">
        <w:t xml:space="preserve">Hình </w:t>
      </w:r>
      <w:fldSimple w:instr=" STYLEREF 1 \s ">
        <w:r w:rsidR="0037692A">
          <w:rPr>
            <w:noProof/>
          </w:rPr>
          <w:t>1</w:t>
        </w:r>
      </w:fldSimple>
      <w:r w:rsidR="0037692A">
        <w:t>.</w:t>
      </w:r>
      <w:fldSimple w:instr=" SEQ Hình \* ARABIC \s 1 ">
        <w:r w:rsidR="0037692A">
          <w:rPr>
            <w:noProof/>
          </w:rPr>
          <w:t>4</w:t>
        </w:r>
      </w:fldSimple>
      <w:bookmarkEnd w:id="131"/>
      <w:r w:rsidRPr="00071A6D">
        <w:t>: Kiến trúc MuleESB</w:t>
      </w:r>
      <w:r w:rsidR="00330973" w:rsidRPr="00C307BC">
        <w:t xml:space="preserve"> </w:t>
      </w:r>
      <w:sdt>
        <w:sdtPr>
          <w:id w:val="896869862"/>
          <w:citation/>
        </w:sdtPr>
        <w:sdtContent>
          <w:r w:rsidR="00330973" w:rsidRPr="00C307BC">
            <w:fldChar w:fldCharType="begin"/>
          </w:r>
          <w:r w:rsidR="00330973" w:rsidRPr="00C307BC">
            <w:rPr>
              <w:lang w:val="en-US"/>
            </w:rPr>
            <w:instrText xml:space="preserve"> CITATION MuleSoft \l 1033 </w:instrText>
          </w:r>
          <w:r w:rsidR="00330973" w:rsidRPr="00C307BC">
            <w:fldChar w:fldCharType="separate"/>
          </w:r>
          <w:r w:rsidR="003137DA" w:rsidRPr="003137DA">
            <w:rPr>
              <w:noProof/>
              <w:lang w:val="en-US"/>
            </w:rPr>
            <w:t>[6]</w:t>
          </w:r>
          <w:r w:rsidR="00330973" w:rsidRPr="00C307BC">
            <w:fldChar w:fldCharType="end"/>
          </w:r>
        </w:sdtContent>
      </w:sdt>
      <w:r w:rsidR="003D4192" w:rsidRPr="00C307BC">
        <w:t>.</w:t>
      </w:r>
      <w:bookmarkEnd w:id="132"/>
    </w:p>
    <w:p w14:paraId="13B61EC6" w14:textId="77777777" w:rsidR="00FA489A" w:rsidRPr="00C307BC" w:rsidRDefault="00FA489A" w:rsidP="00CF7898">
      <w:pPr>
        <w:rPr>
          <w:rFonts w:eastAsia="Times New Roman"/>
          <w:b/>
          <w:sz w:val="26"/>
          <w:szCs w:val="26"/>
        </w:rPr>
      </w:pPr>
      <w:r w:rsidRPr="00C307BC">
        <w:rPr>
          <w:rFonts w:eastAsia="Times New Roman"/>
          <w:b/>
          <w:sz w:val="26"/>
          <w:szCs w:val="26"/>
        </w:rPr>
        <w:t>Xử lý dữ liệu</w:t>
      </w:r>
    </w:p>
    <w:p w14:paraId="4CC746FA" w14:textId="3A8C75A2" w:rsidR="00FA489A" w:rsidRPr="00C307BC" w:rsidRDefault="00A77891" w:rsidP="00DA5306">
      <w:pPr>
        <w:pStyle w:val="luanvanpara"/>
        <w:pPrChange w:id="133" w:author="Nguyen Toan" w:date="2018-05-19T18:15:00Z">
          <w:pPr>
            <w:spacing w:after="120"/>
            <w:ind w:firstLine="567"/>
            <w:jc w:val="both"/>
          </w:pPr>
        </w:pPrChange>
      </w:pPr>
      <w:r>
        <w:t>Bử lý dữ liệu</w:t>
      </w:r>
      <w:r>
        <w:t xml:space="preserve"> (</w:t>
      </w:r>
      <w:r w:rsidR="00FA489A" w:rsidRPr="00C307BC">
        <w:t>Transformer</w:t>
      </w:r>
      <w:r>
        <w:t>)</w:t>
      </w:r>
      <w:r w:rsidR="009714DF">
        <w:t>:</w:t>
      </w:r>
      <w:r w:rsidR="00FA489A" w:rsidRPr="00C307BC">
        <w:t xml:space="preserve"> Khi mormerệu</w:t>
      </w:r>
      <w:r w:rsidR="00FA489A" w:rsidRPr="00C307BC">
        <w:t>g đi mormerệu</w:t>
      </w:r>
      <w:r w:rsidR="00FA489A" w:rsidRPr="00C307BC">
        <w:t>ử đi mormerệu</w:t>
      </w:r>
      <w:r w:rsidR="00FA489A" w:rsidRPr="00C307BC">
        <w:t>c đi mormerệu</w:t>
      </w:r>
      <w:r w:rsidR="00FA489A" w:rsidRPr="00C307BC">
        <w:t xml:space="preserve">uleESB tiếp nhận thông điệp, chuyển đổi định dạng thông điệp, phân loại và điều hướng sang dịch vụ nhận cần thiết. </w:t>
      </w:r>
    </w:p>
    <w:p w14:paraId="13FAD5BE" w14:textId="06DDCB51" w:rsidR="00FA489A" w:rsidRPr="00C307BC" w:rsidRDefault="00A77891" w:rsidP="00DA5306">
      <w:pPr>
        <w:pStyle w:val="luanvanpara"/>
        <w:pPrChange w:id="134" w:author="Nguyen Toan" w:date="2018-05-19T18:15:00Z">
          <w:pPr>
            <w:spacing w:after="120"/>
            <w:ind w:firstLine="567"/>
            <w:jc w:val="both"/>
          </w:pPr>
        </w:pPrChange>
      </w:pPr>
      <w:r>
        <w:t>Các thành phnhận</w:t>
      </w:r>
      <w:r w:rsidR="00FA489A" w:rsidRPr="00C307BC">
        <w:t>Components</w:t>
      </w:r>
      <w:r w:rsidR="009714DF">
        <w:t>)</w:t>
      </w:r>
      <w:r w:rsidR="00FA489A" w:rsidRPr="00C307BC">
        <w:t xml:space="preserve"> chponentsphnhận thông điệp, chuyển đổi định dạng thông điệp, phân loại và điều hướng sang dịch vụ nhận cần thiết.ản thân thông điệp đó</w:t>
      </w:r>
    </w:p>
    <w:p w14:paraId="5E456AE3" w14:textId="4C358E73" w:rsidR="00FA489A" w:rsidRPr="00C307BC" w:rsidRDefault="00FA489A" w:rsidP="00DA5306">
      <w:pPr>
        <w:pStyle w:val="luanvanpara"/>
        <w:pPrChange w:id="135" w:author="Nguyen Toan" w:date="2018-05-19T18:15:00Z">
          <w:pPr>
            <w:spacing w:after="120"/>
            <w:ind w:firstLine="567"/>
            <w:jc w:val="both"/>
          </w:pPr>
        </w:pPrChange>
      </w:pPr>
      <w:r w:rsidRPr="00C307BC">
        <w:t>Đihponentsphnhận thông điệp, chuyển đổi đ</w:t>
      </w:r>
      <w:r w:rsidR="002A7135" w:rsidRPr="00C307BC">
        <w:t xml:space="preserve"> như </w:t>
      </w:r>
      <w:r w:rsidR="002A7135" w:rsidRPr="00C307BC">
        <w:fldChar w:fldCharType="begin"/>
      </w:r>
      <w:r w:rsidR="002A7135" w:rsidRPr="00C307BC">
        <w:instrText xml:space="preserve"> REF _Ref513152133 \h  \* MERGEFORMAT </w:instrText>
      </w:r>
      <w:r w:rsidR="002A7135" w:rsidRPr="00C307BC">
        <w:fldChar w:fldCharType="separate"/>
      </w:r>
      <w:r w:rsidR="00896230" w:rsidRPr="00DA7D20">
        <w:rPr>
          <w:rPrChange w:id="136" w:author="TOANNM" w:date="2018-05-19T16:53:00Z">
            <w:rPr>
              <w:sz w:val="26"/>
              <w:szCs w:val="26"/>
            </w:rPr>
          </w:rPrChange>
        </w:rPr>
        <w:t>Hình 1.5</w:t>
      </w:r>
      <w:r w:rsidR="002A7135" w:rsidRPr="00C307BC">
        <w:fldChar w:fldCharType="end"/>
      </w:r>
      <w:r w:rsidR="00EC620D" w:rsidRPr="00C307BC">
        <w:t xml:space="preserve"> là m1.5f51</w:t>
      </w:r>
      <w:r w:rsidR="006022C2" w:rsidRPr="00C307BC">
        <w:t>dlà m1.5f513152133 \h  \* MERGE</w:t>
      </w:r>
      <w:r w:rsidR="007A5F8B">
        <w:t xml:space="preserve"> </w:t>
      </w:r>
      <w:r w:rsidR="00A77891">
        <w:t>Quà m1.5f513152</w:t>
      </w:r>
      <w:r w:rsidRPr="00C307BC">
        <w:t>Flow control</w:t>
      </w:r>
      <w:r w:rsidR="00A77891">
        <w:t>)</w:t>
      </w:r>
      <w:r w:rsidRPr="00C307BC">
        <w:t xml:space="preserve"> đow control152133 \h  \* MERGEFORMAT i định dạng thông điệp, phân 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eastAsia="Times New Roman"/>
          <w:sz w:val="26"/>
          <w:szCs w:val="26"/>
        </w:rPr>
      </w:pPr>
    </w:p>
    <w:p w14:paraId="4DE31352" w14:textId="77777777" w:rsidR="00FA489A" w:rsidRPr="00C307BC" w:rsidRDefault="00FA489A" w:rsidP="00071A6D">
      <w:pPr>
        <w:keepNext/>
        <w:spacing w:line="288" w:lineRule="auto"/>
        <w:ind w:left="180"/>
        <w:jc w:val="center"/>
        <w:rPr>
          <w:sz w:val="26"/>
          <w:szCs w:val="26"/>
        </w:rPr>
      </w:pPr>
      <w:r w:rsidRPr="00C307BC">
        <w:rPr>
          <w:rFonts w:eastAsia="Times New Roman"/>
          <w:noProof/>
          <w:sz w:val="26"/>
          <w:szCs w:val="26"/>
        </w:rPr>
        <w:lastRenderedPageBreak/>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35CBAFA8"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137" w:name="_Ref513152133"/>
      <w:bookmarkStart w:id="138" w:name="_Toc511991194"/>
      <w:bookmarkStart w:id="139" w:name="_Toc514445853"/>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5</w:t>
      </w:r>
      <w:r w:rsidR="0037692A">
        <w:rPr>
          <w:rFonts w:ascii="Times New Roman" w:hAnsi="Times New Roman" w:cs="Times New Roman"/>
          <w:i w:val="0"/>
          <w:color w:val="auto"/>
          <w:sz w:val="26"/>
          <w:szCs w:val="26"/>
        </w:rPr>
        <w:fldChar w:fldCharType="end"/>
      </w:r>
      <w:bookmarkEnd w:id="137"/>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138"/>
      <w:bookmarkEnd w:id="139"/>
    </w:p>
    <w:p w14:paraId="28FD2653" w14:textId="77777777" w:rsidR="00FA489A" w:rsidRPr="00C307BC" w:rsidRDefault="00C435A4" w:rsidP="00CF7898">
      <w:pPr>
        <w:rPr>
          <w:rFonts w:eastAsia="Times New Roman"/>
          <w:b/>
          <w:sz w:val="26"/>
          <w:szCs w:val="26"/>
        </w:rPr>
      </w:pPr>
      <w:r w:rsidRPr="00C307BC">
        <w:rPr>
          <w:rFonts w:eastAsia="Times New Roman"/>
          <w:b/>
          <w:sz w:val="26"/>
          <w:szCs w:val="26"/>
        </w:rPr>
        <w:t>Ứ</w:t>
      </w:r>
      <w:r w:rsidR="00FA489A" w:rsidRPr="00C307BC">
        <w:rPr>
          <w:rFonts w:eastAsia="Times New Roman"/>
          <w:b/>
          <w:sz w:val="26"/>
          <w:szCs w:val="26"/>
        </w:rPr>
        <w:t xml:space="preserve">ng dụng </w:t>
      </w:r>
      <w:r w:rsidRPr="00C307BC">
        <w:rPr>
          <w:rFonts w:eastAsia="Times New Roman"/>
          <w:b/>
          <w:sz w:val="26"/>
          <w:szCs w:val="26"/>
        </w:rPr>
        <w:t xml:space="preserve">thực tế </w:t>
      </w:r>
      <w:r w:rsidR="00FA489A" w:rsidRPr="00C307BC">
        <w:rPr>
          <w:rFonts w:eastAsia="Times New Roman"/>
          <w:b/>
          <w:sz w:val="26"/>
          <w:szCs w:val="26"/>
        </w:rPr>
        <w:t>sử dụng MuleESB</w:t>
      </w:r>
    </w:p>
    <w:p w14:paraId="37864E4E" w14:textId="703F2C96" w:rsidR="00A650DB" w:rsidRPr="00C307BC" w:rsidRDefault="005A3A65" w:rsidP="00DA5306">
      <w:pPr>
        <w:pStyle w:val="luanvanpara"/>
        <w:pPrChange w:id="140" w:author="Nguyen Toan" w:date="2018-05-19T18:15:00Z">
          <w:pPr>
            <w:spacing w:after="120"/>
            <w:ind w:firstLine="567"/>
            <w:jc w:val="both"/>
          </w:pPr>
        </w:pPrChange>
      </w:pPr>
      <w:r w:rsidRPr="00C307BC">
        <w:t xml:space="preserve">MuleESB </w:t>
      </w:r>
      <w:r w:rsidR="00D3709A" w:rsidRPr="00C307BC">
        <w:t>đưleESB MuleESB</w:t>
      </w:r>
      <w:r w:rsidR="00D3709A" w:rsidRPr="00C307BC">
        <w:t>ng rãi đMuleESB</w:t>
      </w:r>
      <w:r w:rsidR="00D3709A" w:rsidRPr="00C307BC">
        <w:t>trirãi đMuleESB</w:t>
      </w:r>
      <w:r w:rsidR="00D3709A" w:rsidRPr="00C307BC">
        <w:t xml:space="preserve">ESB, </w:t>
      </w:r>
      <w:r w:rsidR="00930178" w:rsidRPr="00C307BC">
        <w:t>đSB, i đ</w:t>
      </w:r>
      <w:r w:rsidR="00E71C4B" w:rsidRPr="00C307BC">
        <w:t xml:space="preserve"> trong</w:t>
      </w:r>
      <w:r w:rsidR="00A650DB" w:rsidRPr="00C307BC">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p>
    <w:p w14:paraId="71584F6B" w14:textId="417BE409" w:rsidR="003456AD" w:rsidRPr="00C307BC" w:rsidRDefault="00FA489A" w:rsidP="00DA5306">
      <w:pPr>
        <w:pStyle w:val="luanvanpara"/>
        <w:pPrChange w:id="141" w:author="Nguyen Toan" w:date="2018-05-19T18:15:00Z">
          <w:pPr>
            <w:spacing w:after="120"/>
            <w:ind w:firstLine="567"/>
            <w:jc w:val="both"/>
          </w:pPr>
        </w:pPrChange>
      </w:pPr>
      <w:r w:rsidRPr="00C307BC">
        <w:t xml:space="preserve">Internet Banking (IB) là hg. Ví dụ sau đây trình bày vnh cho Khách hàng doanh nghiệp sử dụng các dịch vụ của VietinBank như: chuyển tiền, chi lương, thanh toán chuỗi hóa đơn, nộp ngân sách nhà nước, </w:t>
      </w:r>
      <w:r w:rsidR="00314E5A" w:rsidRPr="00C307BC">
        <w:t>báo cáo</w:t>
      </w:r>
      <w:r w:rsidR="00B85C5D" w:rsidRPr="00C307BC">
        <w:t>...</w:t>
      </w:r>
      <w:r w:rsidRPr="00C307BC">
        <w:t>H.. cáot Banking (IB) là hg. Ví dụ sau đây trình bày vnh cho Khách hàng doanh nghiệp sử dụng các dịchi</w:t>
      </w:r>
      <w:r w:rsidR="005B5EFC" w:rsidRPr="00C307BC">
        <w:t xml:space="preserve"> c. cáot Banki</w:t>
      </w:r>
      <w:r w:rsidRPr="00C307BC">
        <w:t xml:space="preserve"> (core banking).</w:t>
      </w:r>
      <w:r w:rsidR="00DE1D20" w:rsidRPr="00C307BC">
        <w:t xml:space="preserve"> Các e banking). (IB) là hg. Ví dụ sau đây trình bày vnh cho Khách hàng doanh nghiệp s</w:t>
      </w:r>
      <w:r w:rsidR="00274CFF" w:rsidRPr="00C307BC">
        <w:t xml:space="preserve"> .M</w:t>
      </w:r>
      <w:r w:rsidR="00B85C5D" w:rsidRPr="00C307BC">
        <w:t>…</w:t>
      </w:r>
      <w:r w:rsidR="00DE1D20" w:rsidRPr="00C307BC">
        <w:t xml:space="preserve"> thc e banking). (IB) là hg. Ví dụ sau đây trình </w:t>
      </w:r>
      <w:r w:rsidR="009C41C2" w:rsidRPr="00C307BC">
        <w:t xml:space="preserve">g công nghking). (IB) là hg. Ví </w:t>
      </w:r>
    </w:p>
    <w:p w14:paraId="27D5CB1E" w14:textId="61D4CFDE" w:rsidR="00D11238" w:rsidRPr="00C307BC" w:rsidRDefault="009D2651" w:rsidP="00DA5306">
      <w:pPr>
        <w:pStyle w:val="luanvanpara"/>
        <w:pPrChange w:id="142" w:author="Nguyen Toan" w:date="2018-05-19T18:15:00Z">
          <w:pPr>
            <w:spacing w:after="120"/>
            <w:ind w:firstLine="567"/>
            <w:jc w:val="both"/>
          </w:pPr>
        </w:pPrChange>
      </w:pPr>
      <w:r w:rsidRPr="00C307BC">
        <w:t xml:space="preserve">Trong hnghking). </w:t>
      </w:r>
      <w:r w:rsidR="00D11238" w:rsidRPr="00C307BC">
        <w:t xml:space="preserve">, </w:t>
      </w:r>
      <w:r w:rsidR="005B50DC" w:rsidRPr="00C307BC">
        <w:t>ứ ong hng</w:t>
      </w:r>
      <w:r w:rsidR="00D11238" w:rsidRPr="00C307BC">
        <w:t>RestAPI cung c). (IB) là dịch vụ cho các ứng dụng ERP của doanh</w:t>
      </w:r>
      <w:r w:rsidR="000E6C93" w:rsidRPr="00C307BC">
        <w:t xml:space="preserve"> </w:t>
      </w:r>
      <w:r w:rsidR="00D11238" w:rsidRPr="00C307BC">
        <w:t>nghiAPI cung c). (IB) là dịch vụ cho các ứng dụng ERP của doanhách hàng doanh nghiệp s</w:t>
      </w:r>
      <w:r w:rsidR="00A5647F" w:rsidRPr="00C307BC">
        <w:t>chhiAPI cung c). (IB) là d</w:t>
      </w:r>
      <w:r w:rsidR="00D11238" w:rsidRPr="00C307BC">
        <w:t xml:space="preserve">, khách hàng có thIB) là dịch vụ cho </w:t>
      </w:r>
      <w:r w:rsidR="00435718" w:rsidRPr="00C307BC">
        <w:t>trên thihàng có thIB)</w:t>
      </w:r>
      <w:r w:rsidR="00D11238" w:rsidRPr="00C307BC">
        <w:t xml:space="preserve"> đên thihàng có thIB) là</w:t>
      </w:r>
      <w:r w:rsidR="00622A86" w:rsidRPr="00C307BC">
        <w:t xml:space="preserve"> </w:t>
      </w:r>
      <w:r w:rsidR="00156CF2" w:rsidRPr="00C307BC">
        <w:t>Web application là nơi</w:t>
      </w:r>
      <w:r w:rsidR="00622A86" w:rsidRPr="00C307BC">
        <w:t xml:space="preserve"> cung clication là nơilà dịch vụ cho các ứng dụng ERP của doanhách hà</w:t>
      </w:r>
      <w:r w:rsidR="00622A86" w:rsidRPr="00415FC2">
        <w:rPr>
          <w:rPrChange w:id="143" w:author="TOANNM" w:date="2018-05-19T16:53:00Z">
            <w:rPr>
              <w:sz w:val="26"/>
              <w:szCs w:val="26"/>
            </w:rPr>
          </w:rPrChange>
        </w:rPr>
        <w:t xml:space="preserve"> </w:t>
      </w:r>
      <w:r w:rsidR="00622A86" w:rsidRPr="00C307BC">
        <w:t>Report Dasboard hà nơilà dịch vụ cho các ứng dụng ERP của doanhách hàng doanh nghiệp sử dụng các dịchivụ của VietinBank như: chuyển tiền, chi lương, thanh</w:t>
      </w:r>
      <w:r w:rsidR="001951B9" w:rsidRPr="00C307BC">
        <w:t>Database là nơi</w:t>
      </w:r>
      <w:r w:rsidR="00622A86" w:rsidRPr="00C307BC">
        <w:t xml:space="preserve"> lưu tre là nơi hn khách hàng và giao dịch của hệ thống I</w:t>
      </w:r>
      <w:r w:rsidR="009E2E69" w:rsidRPr="00C307BC">
        <w:t xml:space="preserve">nternet </w:t>
      </w:r>
      <w:r w:rsidR="00622A86" w:rsidRPr="00C307BC">
        <w:t>B</w:t>
      </w:r>
      <w:r w:rsidR="009E2E69" w:rsidRPr="00C307BC">
        <w:t>anking</w:t>
      </w:r>
      <w:r w:rsidR="00622A86" w:rsidRPr="00C307BC">
        <w:t xml:space="preserve">. </w:t>
      </w:r>
      <w:r w:rsidR="00875E10" w:rsidRPr="00C307BC">
        <w:t>Core bank</w:t>
      </w:r>
      <w:r w:rsidR="00622A86" w:rsidRPr="00C307BC">
        <w:t xml:space="preserve"> the banklà nơi hn khách hàng và giao dịch của hệ </w:t>
      </w:r>
      <w:r w:rsidR="00875E10" w:rsidRPr="00C307BC">
        <w:t>Datawarehouse là</w:t>
      </w:r>
      <w:r w:rsidR="00622A86" w:rsidRPr="00C307BC">
        <w:t xml:space="preserve"> kho drehouse làhn khách hàng</w:t>
      </w:r>
      <w:r w:rsidR="00622A86" w:rsidRPr="00415FC2">
        <w:rPr>
          <w:rPrChange w:id="144" w:author="TOANNM" w:date="2018-05-19T16:53:00Z">
            <w:rPr>
              <w:sz w:val="26"/>
              <w:szCs w:val="26"/>
            </w:rPr>
          </w:rPrChange>
        </w:rPr>
        <w:t xml:space="preserve"> </w:t>
      </w:r>
      <w:r w:rsidR="00622A86" w:rsidRPr="00C307BC">
        <w:t>Payment gateway</w:t>
      </w:r>
      <w:r w:rsidR="00F91222" w:rsidRPr="00C307BC">
        <w:t xml:space="preserve"> thment gatewayàhn </w:t>
      </w:r>
      <w:r w:rsidR="00622A86" w:rsidRPr="00C307BC">
        <w:t xml:space="preserve"> chment gatewayàhn khách</w:t>
      </w:r>
      <w:r w:rsidR="00FD3BB1" w:rsidRPr="00C307BC">
        <w:t>i vment gatewayàh</w:t>
      </w:r>
      <w:r w:rsidR="003A6615" w:rsidRPr="00C307BC">
        <w:t xml:space="preserve"> bên ngoài như</w:t>
      </w:r>
      <w:r w:rsidR="00FD3BB1" w:rsidRPr="00C307BC">
        <w:t xml:space="preserve"> nhà cung cấp </w:t>
      </w:r>
      <w:r w:rsidR="00622A86" w:rsidRPr="00C307BC">
        <w:t>dnhà cung cấp yàhn khách hàng và giao d</w:t>
      </w:r>
      <w:del w:id="145" w:author="Nguyen Toan" w:date="2018-05-19T17:43:00Z">
        <w:r w:rsidR="00622A86" w:rsidRPr="00C307BC" w:rsidDel="00E45A67">
          <w:delText>, ...</w:delText>
        </w:r>
      </w:del>
      <w:ins w:id="146" w:author="Nguyen Toan" w:date="2018-05-19T17:43:00Z">
        <w:r w:rsidR="00E45A67" w:rsidRPr="00C307BC">
          <w:t>...</w:t>
        </w:r>
      </w:ins>
    </w:p>
    <w:p w14:paraId="128BC39C" w14:textId="4FFEA184" w:rsidR="005E5313" w:rsidRPr="00C307BC" w:rsidRDefault="00E2202F" w:rsidP="00DA5306">
      <w:pPr>
        <w:pStyle w:val="luanvanpara"/>
        <w:pPrChange w:id="147" w:author="Nguyen Toan" w:date="2018-05-19T18:15:00Z">
          <w:pPr>
            <w:spacing w:after="120"/>
            <w:ind w:firstLine="567"/>
            <w:jc w:val="both"/>
          </w:pPr>
        </w:pPrChange>
      </w:pPr>
      <w:r w:rsidRPr="00C307BC">
        <w:fldChar w:fldCharType="begin"/>
      </w:r>
      <w:r w:rsidRPr="00C307BC">
        <w:instrText xml:space="preserve"> REF _Ref511971056 \h  \* MERGEFORMAT </w:instrText>
      </w:r>
      <w:r w:rsidRPr="00C307BC">
        <w:fldChar w:fldCharType="separate"/>
      </w:r>
      <w:r w:rsidR="00896230" w:rsidRPr="00415FC2">
        <w:rPr>
          <w:rPrChange w:id="148" w:author="TOANNM" w:date="2018-05-19T16:53:00Z">
            <w:rPr>
              <w:sz w:val="26"/>
              <w:szCs w:val="26"/>
            </w:rPr>
          </w:rPrChange>
        </w:rPr>
        <w:t>Hình 1.6</w:t>
      </w:r>
      <w:r w:rsidRPr="00C307BC">
        <w:fldChar w:fldCharType="end"/>
      </w:r>
      <w:r w:rsidRPr="00C307BC">
        <w:t xml:space="preserve"> </w:t>
      </w:r>
      <w:r w:rsidR="005E5313" w:rsidRPr="00C307BC">
        <w:t xml:space="preserve">mô t 1.6f511971056 \h  \* </w:t>
      </w:r>
      <w:r w:rsidR="006D158B" w:rsidRPr="00C307BC">
        <w:t>nternet Banking</w:t>
      </w:r>
      <w:r w:rsidR="005E5313" w:rsidRPr="00C307BC">
        <w:t xml:space="preserve"> xây dt Banking056 \h  \* MERGEFORMAT dịch của hệ thống I</w:t>
      </w:r>
      <w:r w:rsidR="00DE685A" w:rsidRPr="00C307BC">
        <w:t xml:space="preserve">. Vy dt Banking056 \h  \* MERGEFORMAT dịch của hệ  nối giữa các ứng dụng khác nhau. Việc này dẫn đến quá trình bảo trì và mở rộng hệ thống gặp nhiều khó </w:t>
      </w:r>
      <w:r w:rsidR="00DE685A" w:rsidRPr="00C307BC">
        <w:lastRenderedPageBreak/>
        <w:t>khăn, khBanking056 \h  \* M</w:t>
      </w:r>
      <w:r w:rsidR="00EF3BAE" w:rsidRPr="00C307BC">
        <w:t>i kém. Ngoài ra, k \h  \* MERGEFORMAT dịch của hệ  nối giữa các ứng dụng khác nhau. Việc này dẫn đến quá trình bảo trì và mở rchồ</w:t>
      </w:r>
      <w:r w:rsidR="00716EE3" w:rsidRPr="00C307BC">
        <w:t>ng chéo nhau, gây t\h  \* MERGEFORMAT dịch của hệ  n</w:t>
      </w:r>
    </w:p>
    <w:p w14:paraId="095DB9F9" w14:textId="77777777" w:rsidR="004D470C" w:rsidRPr="00C307BC" w:rsidRDefault="00FA489A" w:rsidP="00071A6D">
      <w:pPr>
        <w:keepNext/>
        <w:spacing w:line="288" w:lineRule="auto"/>
        <w:jc w:val="center"/>
        <w:rPr>
          <w:sz w:val="26"/>
          <w:szCs w:val="26"/>
        </w:rPr>
      </w:pPr>
      <w:r w:rsidRPr="00C307BC">
        <w:rPr>
          <w:b/>
          <w:noProof/>
          <w:sz w:val="26"/>
          <w:szCs w:val="26"/>
        </w:rPr>
        <w:drawing>
          <wp:inline distT="0" distB="0" distL="0" distR="0" wp14:anchorId="40DA9B76" wp14:editId="76FA8B77">
            <wp:extent cx="3503930" cy="2749702"/>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516435" cy="2759516"/>
                    </a:xfrm>
                    <a:prstGeom prst="rect">
                      <a:avLst/>
                    </a:prstGeom>
                    <a:ln/>
                  </pic:spPr>
                </pic:pic>
              </a:graphicData>
            </a:graphic>
          </wp:inline>
        </w:drawing>
      </w:r>
    </w:p>
    <w:p w14:paraId="16DBF3B1" w14:textId="54D7B70B" w:rsidR="00FA489A" w:rsidRPr="00C307BC" w:rsidRDefault="004D470C" w:rsidP="004D470C">
      <w:pPr>
        <w:pStyle w:val="Caption"/>
        <w:jc w:val="center"/>
        <w:rPr>
          <w:rFonts w:ascii="Times New Roman" w:hAnsi="Times New Roman" w:cs="Times New Roman"/>
          <w:i w:val="0"/>
          <w:color w:val="auto"/>
          <w:sz w:val="26"/>
          <w:szCs w:val="26"/>
        </w:rPr>
      </w:pPr>
      <w:bookmarkStart w:id="149" w:name="_Ref511971056"/>
      <w:bookmarkStart w:id="150" w:name="_Ref511971046"/>
      <w:bookmarkStart w:id="151" w:name="_Toc511991195"/>
      <w:bookmarkStart w:id="152" w:name="_Toc514445854"/>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6</w:t>
      </w:r>
      <w:r w:rsidR="0037692A">
        <w:rPr>
          <w:rFonts w:ascii="Times New Roman" w:hAnsi="Times New Roman" w:cs="Times New Roman"/>
          <w:i w:val="0"/>
          <w:color w:val="auto"/>
          <w:sz w:val="26"/>
          <w:szCs w:val="26"/>
        </w:rPr>
        <w:fldChar w:fldCharType="end"/>
      </w:r>
      <w:bookmarkEnd w:id="149"/>
      <w:r w:rsidRPr="00C307BC">
        <w:rPr>
          <w:rFonts w:ascii="Times New Roman" w:hAnsi="Times New Roman" w:cs="Times New Roman"/>
          <w:i w:val="0"/>
          <w:color w:val="auto"/>
          <w:sz w:val="26"/>
          <w:szCs w:val="26"/>
        </w:rPr>
        <w:t>. Kiến trúc hệ thống IB cũ</w:t>
      </w:r>
      <w:bookmarkEnd w:id="150"/>
      <w:bookmarkEnd w:id="151"/>
      <w:bookmarkEnd w:id="152"/>
    </w:p>
    <w:p w14:paraId="7EB50D45" w14:textId="6C489071" w:rsidR="001736C8" w:rsidRPr="00C307BC" w:rsidRDefault="00E2202F" w:rsidP="00DA5306">
      <w:pPr>
        <w:pStyle w:val="luanvanpara"/>
        <w:pPrChange w:id="153" w:author="Nguyen Toan" w:date="2018-05-19T18:15:00Z">
          <w:pPr>
            <w:spacing w:after="120"/>
            <w:ind w:firstLine="567"/>
            <w:jc w:val="both"/>
          </w:pPr>
        </w:pPrChange>
      </w:pPr>
      <w:r w:rsidRPr="00C307BC">
        <w:fldChar w:fldCharType="begin"/>
      </w:r>
      <w:r w:rsidRPr="00C307BC">
        <w:instrText xml:space="preserve"> REF _Ref511971090 \h  \* MERGEFORMAT </w:instrText>
      </w:r>
      <w:r w:rsidRPr="00C307BC">
        <w:fldChar w:fldCharType="separate"/>
      </w:r>
      <w:r w:rsidR="00896230" w:rsidRPr="008B6D58">
        <w:rPr>
          <w:rPrChange w:id="154" w:author="TOANNM" w:date="2018-05-19T16:52:00Z">
            <w:rPr>
              <w:sz w:val="26"/>
              <w:szCs w:val="26"/>
            </w:rPr>
          </w:rPrChange>
        </w:rPr>
        <w:t>Hình 1.7</w:t>
      </w:r>
      <w:r w:rsidRPr="00C307BC">
        <w:fldChar w:fldCharType="end"/>
      </w:r>
      <w:r w:rsidRPr="00C307BC">
        <w:t xml:space="preserve"> </w:t>
      </w:r>
      <w:r w:rsidR="002B4020" w:rsidRPr="00C307BC">
        <w:t>mô t 1.7f5119710</w:t>
      </w:r>
      <w:r w:rsidR="004F1F52" w:rsidRPr="00C307BC">
        <w:t xml:space="preserve">nternet </w:t>
      </w:r>
      <w:r w:rsidR="002B4020" w:rsidRPr="00C307BC">
        <w:t>B</w:t>
      </w:r>
      <w:r w:rsidR="004F1F52" w:rsidRPr="00C307BC">
        <w:t>anking</w:t>
      </w:r>
      <w:r w:rsidR="002B4020" w:rsidRPr="00C307BC">
        <w:t xml:space="preserve"> sau khi phát tri0 \</w:t>
      </w:r>
      <w:r w:rsidR="00FA489A" w:rsidRPr="00C307BC">
        <w:t>ssau khi phát t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r w:rsidR="00C82EDF" w:rsidRPr="00C307BC">
        <w:t xml:space="preserve"> </w:t>
      </w:r>
      <w:r w:rsidR="001736C8" w:rsidRPr="00C307BC">
        <w:t>Viau khi phát t ESB th</w:t>
      </w:r>
      <w:r w:rsidR="00A4705C" w:rsidRPr="00C307BC">
        <w:t xml:space="preserve"> qua khi phát t E</w:t>
      </w:r>
      <w:r w:rsidR="001736C8" w:rsidRPr="00C307BC">
        <w:t xml:space="preserve"> giúp gi m đáng kể số lượng kết nối giữa các ứng dụng, loại bỏ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p>
    <w:p w14:paraId="287C3A76" w14:textId="77777777" w:rsidR="00FA489A" w:rsidRPr="00C307BC" w:rsidRDefault="00FA489A" w:rsidP="00071A6D">
      <w:pPr>
        <w:keepNext/>
        <w:spacing w:line="288" w:lineRule="auto"/>
        <w:jc w:val="center"/>
        <w:rPr>
          <w:sz w:val="26"/>
          <w:szCs w:val="26"/>
        </w:rPr>
      </w:pPr>
      <w:r w:rsidRPr="00C307BC">
        <w:rPr>
          <w:noProof/>
          <w:sz w:val="26"/>
          <w:szCs w:val="26"/>
        </w:rPr>
        <w:lastRenderedPageBreak/>
        <w:drawing>
          <wp:inline distT="0" distB="0" distL="0" distR="0" wp14:anchorId="49BE0D1B" wp14:editId="6024CA2F">
            <wp:extent cx="3386455" cy="2955416"/>
            <wp:effectExtent l="0" t="0" r="4445"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421924" cy="2986370"/>
                    </a:xfrm>
                    <a:prstGeom prst="rect">
                      <a:avLst/>
                    </a:prstGeom>
                    <a:ln/>
                  </pic:spPr>
                </pic:pic>
              </a:graphicData>
            </a:graphic>
          </wp:inline>
        </w:drawing>
      </w:r>
    </w:p>
    <w:p w14:paraId="3F081A43" w14:textId="4048032F" w:rsidR="00FA489A" w:rsidRPr="00C307BC" w:rsidRDefault="00FA489A" w:rsidP="00071A6D">
      <w:pPr>
        <w:pStyle w:val="Caption"/>
        <w:spacing w:line="288" w:lineRule="auto"/>
        <w:jc w:val="center"/>
        <w:rPr>
          <w:rFonts w:ascii="Times New Roman" w:hAnsi="Times New Roman" w:cs="Times New Roman"/>
          <w:sz w:val="26"/>
          <w:szCs w:val="26"/>
        </w:rPr>
      </w:pPr>
      <w:bookmarkStart w:id="155" w:name="_Ref511971090"/>
      <w:bookmarkStart w:id="156" w:name="_Toc511991196"/>
      <w:bookmarkStart w:id="157" w:name="_Toc514445855"/>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7</w:t>
      </w:r>
      <w:r w:rsidR="0037692A">
        <w:rPr>
          <w:rFonts w:ascii="Times New Roman" w:hAnsi="Times New Roman" w:cs="Times New Roman"/>
          <w:i w:val="0"/>
          <w:color w:val="auto"/>
          <w:sz w:val="26"/>
          <w:szCs w:val="26"/>
        </w:rPr>
        <w:fldChar w:fldCharType="end"/>
      </w:r>
      <w:bookmarkEnd w:id="155"/>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156"/>
      <w:bookmarkEnd w:id="157"/>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158" w:name="_Toc514450053"/>
      <w:r w:rsidRPr="00C307BC">
        <w:rPr>
          <w:rFonts w:ascii="Times New Roman" w:eastAsia="Times New Roman" w:hAnsi="Times New Roman" w:cs="Times New Roman"/>
          <w:b/>
          <w:sz w:val="26"/>
          <w:szCs w:val="26"/>
        </w:rPr>
        <w:t>Tích hợp và triển khai liên tục</w:t>
      </w:r>
      <w:bookmarkEnd w:id="158"/>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159" w:name="_Toc514450054"/>
      <w:r w:rsidRPr="00C307BC">
        <w:rPr>
          <w:rFonts w:ascii="Times New Roman" w:eastAsia="Times New Roman" w:hAnsi="Times New Roman" w:cs="Times New Roman"/>
          <w:b/>
          <w:sz w:val="26"/>
          <w:szCs w:val="26"/>
        </w:rPr>
        <w:t>Tích hợp liên tục</w:t>
      </w:r>
      <w:bookmarkEnd w:id="159"/>
    </w:p>
    <w:p w14:paraId="3FB986C8" w14:textId="7CB2A0F2" w:rsidR="0014472B" w:rsidRPr="00C307BC" w:rsidRDefault="0014472B" w:rsidP="00DA5306">
      <w:pPr>
        <w:pStyle w:val="luanvanpara"/>
        <w:pPrChange w:id="160" w:author="Nguyen Toan" w:date="2018-05-19T18:15:00Z">
          <w:pPr>
            <w:spacing w:after="120"/>
            <w:ind w:firstLine="567"/>
            <w:jc w:val="both"/>
          </w:pPr>
        </w:pPrChange>
      </w:pPr>
      <w:r w:rsidRPr="00C307BC">
        <w:t>Theo đợp liên tục</w:t>
      </w:r>
      <w:r w:rsidRPr="00C307BC">
        <w:t>ủheo đợp liên tụ</w:t>
      </w:r>
      <w:sdt>
        <w:sdtPr>
          <w:id w:val="-253367325"/>
          <w:citation/>
        </w:sdtPr>
        <w:sdtContent>
          <w:r w:rsidR="00A811F8" w:rsidRPr="00C307BC">
            <w:fldChar w:fldCharType="begin"/>
          </w:r>
          <w:r w:rsidR="00A811F8" w:rsidRPr="00C307BC">
            <w:instrText xml:space="preserve"> CITATION Mar \l 1033 </w:instrText>
          </w:r>
          <w:r w:rsidR="00A811F8" w:rsidRPr="00C307BC">
            <w:fldChar w:fldCharType="separate"/>
          </w:r>
          <w:r w:rsidR="003137DA">
            <w:t xml:space="preserve"> </w:t>
          </w:r>
          <w:r w:rsidR="003137DA" w:rsidRPr="003137DA">
            <w:t>[9]</w:t>
          </w:r>
          <w:r w:rsidR="00A811F8" w:rsidRPr="00C307BC">
            <w:fldChar w:fldCharType="end"/>
          </w:r>
        </w:sdtContent>
      </w:sdt>
      <w:r w:rsidRPr="00C307BC">
        <w:t>,</w:t>
      </w:r>
      <w:r w:rsidR="009319B5" w:rsidRPr="00C307BC">
        <w:t xml:space="preserve"> </w:t>
      </w:r>
      <w:r w:rsidRPr="00C307BC">
        <w:t xml:space="preserve">tích hION Mar \l 1033  liên tục nối giữa các ứng dụng, loại bỏ phát triển trùng lặp các chức năng gần giống nhau trên các ứng dụng. Ngoài ra, việc tích hợp còn giúp tiế viên đều phải theo dõi và phát triển công việc của họ ít nhất một lần. Việc này sẽ được một nhóm khác kiểm tra tự động, nhóm này sẽ tiến hành kiểm thử truy hồi để phát hiện lỗi nhanh nhất có thể. </w:t>
      </w:r>
      <w:r w:rsidR="00DF32AF" w:rsidRPr="00C307BC">
        <w:t>Đây là</w:t>
      </w:r>
      <w:r w:rsidRPr="00C307BC">
        <w:t xml:space="preserve"> phương pháp til 1033  liên tục nối giữa các ứng dụngh hợp hơn và cho phép phát triển phần mềm gắn kết nhanh hơn. </w:t>
      </w:r>
      <w:r w:rsidR="00E70D03" w:rsidRPr="00C307BC">
        <w:t>Các nhóm phát tri1033  liên tục nối giữa các ứng dụngh</w:t>
      </w:r>
      <w:r w:rsidR="00B179D6" w:rsidRPr="00C307BC">
        <w:t xml:space="preserve"> tích hm phát tri1</w:t>
      </w:r>
      <w:r w:rsidR="00E70D03" w:rsidRPr="00C307BC">
        <w:t xml:space="preserve"> đích hm phát tri1033  liên tục nối giữa các ứng dụngh hợp hơn v</w:t>
      </w:r>
      <w:r w:rsidR="00813123" w:rsidRPr="00C307BC">
        <w:t xml:space="preserve"> Đây</w:t>
      </w:r>
      <w:r w:rsidRPr="00C307BC">
        <w:t xml:space="preserve"> là m hm phát tri1033  liên tục nối giữa các ứng dụngh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0B9B9115" w14:textId="6BD563D0" w:rsidR="00467176" w:rsidRPr="00C307BC" w:rsidRDefault="0014472B" w:rsidP="00DA5306">
      <w:pPr>
        <w:pStyle w:val="luanvanpara"/>
        <w:pPrChange w:id="161" w:author="Nguyen Toan" w:date="2018-05-19T18:15:00Z">
          <w:pPr>
            <w:spacing w:after="120"/>
            <w:ind w:firstLine="567"/>
            <w:jc w:val="both"/>
          </w:pPr>
        </w:pPrChange>
      </w:pPr>
      <w:r w:rsidRPr="00C307BC">
        <w:t xml:space="preserve">Vlà m hm phát tri1033  liên tục nối giữa các ứng dụngh  tích hợp mã vào một kho lưu trữ được chia sẻ trong các khoảng thời gian đều đặn, giúp loại bỏ các vấn đề của việc tìm lỗi xảy ra trong pha lập trình. Thực tế cho thấy, mỗi khi có một sự g trong vòng đời phát triển, đảm bảo các ca kiểm thử được chạy hết trước khi triển khai một phiên bản mới. </w:t>
      </w:r>
      <w:r w:rsidR="00C61D17" w:rsidRPr="00C307BC">
        <w:t>Hlà m hm phát tri1033  liên tục nối giữa các ứng dụngh  tích hợp mã vào một kho lưu trữ được chia sẻ trong các khoảng thời gian đề</w:t>
      </w:r>
      <w:r w:rsidRPr="00C307BC">
        <w:t>Ngoài ra CI còn giúp cho việc đóng gói phần mềm dễ dàng, kết hợp với các giải pháp triển khai liên tục -Continuos Delivery (CD) triển khai nhanh gọn hơn.</w:t>
      </w:r>
      <w:r w:rsidR="009E6BD3" w:rsidRPr="00C307BC">
        <w:t xml:space="preserve"> </w:t>
      </w:r>
    </w:p>
    <w:p w14:paraId="412E03E0" w14:textId="0946AECD" w:rsidR="0014472B" w:rsidRPr="00C307BC" w:rsidRDefault="0014472B" w:rsidP="00DA5306">
      <w:pPr>
        <w:pStyle w:val="luanvanpara"/>
        <w:pPrChange w:id="162" w:author="Nguyen Toan" w:date="2018-05-19T18:15:00Z">
          <w:pPr>
            <w:spacing w:after="120"/>
            <w:ind w:firstLine="567"/>
            <w:jc w:val="both"/>
          </w:pPr>
        </w:pPrChange>
      </w:pPr>
      <w:r w:rsidRPr="00C307BC">
        <w:lastRenderedPageBreak/>
        <w:t>Quy trình c còn giúp cho việc đóng</w:t>
      </w:r>
      <w:r w:rsidR="00F74CDD" w:rsidRPr="00C307BC">
        <w:t xml:space="preserve"> </w:t>
      </w:r>
      <w:del w:id="163" w:author="Nguyen Toan" w:date="2018-05-19T17:44:00Z">
        <w:r w:rsidR="00F74CDD" w:rsidRPr="00C307BC" w:rsidDel="00F2516A">
          <w:fldChar w:fldCharType="begin"/>
        </w:r>
        <w:r w:rsidR="00F74CDD" w:rsidRPr="00C307BC" w:rsidDel="00F2516A">
          <w:delInstrText xml:space="preserve"> REF _Ref513404363 \h </w:delInstrText>
        </w:r>
        <w:r w:rsidR="00C307BC" w:rsidRPr="00C307BC" w:rsidDel="00F2516A">
          <w:delInstrText xml:space="preserve"> \* MERGEFORMAT </w:delInstrText>
        </w:r>
        <w:r w:rsidR="00F74CDD" w:rsidRPr="00C307BC" w:rsidDel="00F2516A">
          <w:fldChar w:fldCharType="separate"/>
        </w:r>
        <w:r w:rsidR="00896230" w:rsidRPr="00CF7898" w:rsidDel="00F2516A">
          <w:delText xml:space="preserve">Hình </w:delText>
        </w:r>
        <w:r w:rsidR="00896230" w:rsidDel="00F2516A">
          <w:rPr>
            <w:i/>
            <w:noProof/>
          </w:rPr>
          <w:delText>1</w:delText>
        </w:r>
        <w:r w:rsidR="00896230" w:rsidRPr="00C307BC" w:rsidDel="00F2516A">
          <w:rPr>
            <w:i/>
            <w:noProof/>
          </w:rPr>
          <w:delText>.</w:delText>
        </w:r>
        <w:r w:rsidR="00896230" w:rsidDel="00F2516A">
          <w:rPr>
            <w:i/>
            <w:noProof/>
          </w:rPr>
          <w:delText>8</w:delText>
        </w:r>
        <w:r w:rsidR="00F74CDD" w:rsidRPr="00C307BC" w:rsidDel="00F2516A">
          <w:fldChar w:fldCharType="end"/>
        </w:r>
      </w:del>
      <w:ins w:id="164" w:author="Nguyen Toan" w:date="2018-05-19T17:44:00Z">
        <w:r w:rsidR="00F2516A" w:rsidRPr="00C307BC">
          <w:fldChar w:fldCharType="begin"/>
        </w:r>
        <w:r w:rsidR="00F2516A" w:rsidRPr="00C307BC">
          <w:instrText xml:space="preserve"> REF _Ref513404363 \h  \* MERGEFORMAT </w:instrText>
        </w:r>
      </w:ins>
      <w:ins w:id="165" w:author="Nguyen Toan" w:date="2018-05-19T17:44:00Z">
        <w:r w:rsidR="00F2516A" w:rsidRPr="00C307BC">
          <w:fldChar w:fldCharType="separate"/>
        </w:r>
        <w:r w:rsidR="00F2516A">
          <w:t>h</w:t>
        </w:r>
        <w:r w:rsidR="00F2516A" w:rsidRPr="00CF7898">
          <w:t xml:space="preserve">ình </w:t>
        </w:r>
        <w:r w:rsidR="00F2516A" w:rsidRPr="00F2516A">
          <w:rPr>
            <w:noProof/>
            <w:rPrChange w:id="166" w:author="Nguyen Toan" w:date="2018-05-19T17:44:00Z">
              <w:rPr>
                <w:i/>
                <w:noProof/>
                <w:sz w:val="26"/>
                <w:szCs w:val="26"/>
              </w:rPr>
            </w:rPrChange>
          </w:rPr>
          <w:t>1.8</w:t>
        </w:r>
        <w:r w:rsidR="00F2516A" w:rsidRPr="00C307BC">
          <w:fldChar w:fldCharType="end"/>
        </w:r>
      </w:ins>
      <w:r w:rsidRPr="00C307BC">
        <w:t>)</w:t>
      </w:r>
      <w:r w:rsidR="00F74CDD" w:rsidRPr="00C307BC">
        <w:t xml:space="preserve"> b8  _Ref513404363 </w:t>
      </w:r>
      <w:r w:rsidR="00B94BF8" w:rsidRPr="00C307BC">
        <w:t xml:space="preserve"> s8  _Ref513</w:t>
      </w:r>
      <w:r w:rsidR="00F74CDD" w:rsidRPr="00C307BC">
        <w:t xml:space="preserve"> </w:t>
      </w:r>
      <w:r w:rsidR="00B94BF8" w:rsidRPr="00C307BC">
        <w:t>(</w:t>
      </w:r>
      <w:r w:rsidR="00F74CDD" w:rsidRPr="00C307BC">
        <w:t>commit</w:t>
      </w:r>
      <w:r w:rsidR="00B94BF8" w:rsidRPr="00C307BC">
        <w:t>)</w:t>
      </w:r>
      <w:r w:rsidR="00F74CDD" w:rsidRPr="00C307BC">
        <w:t xml:space="preserve"> mmmitRef513404363 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t xml:space="preserve">Bưmmitiếp theo </w:t>
      </w:r>
      <w:r w:rsidR="00C62E2D" w:rsidRPr="00C307BC">
        <w:t xml:space="preserve">khi bưiếp theo 363 hệ thống CI </w:t>
      </w:r>
      <w:r w:rsidR="00A7109C" w:rsidRPr="00C307BC">
        <w:t>các ca ki theo 363 hệ thống CI sẽ tự lấy mã nguồn mới về bằng lệnh gọi từ svn hoặc git</w:t>
      </w:r>
      <w:r w:rsidR="002D736D" w:rsidRPr="00C307BC">
        <w:t>hác ca k</w:t>
      </w:r>
      <w:r w:rsidR="00A7109C" w:rsidRPr="00C307BC">
        <w:t xml:space="preserve"> sc ca ki theo 363 hệ thống CI sẽ tự lấy mã</w:t>
      </w:r>
      <w:r w:rsidR="00CC320C" w:rsidRPr="00C307BC">
        <w:t xml:space="preserve"> </w:t>
      </w:r>
      <w:r w:rsidR="009C0A48" w:rsidRPr="00C307BC">
        <w:t>Sau khi chtheo 363 hệ thống CI sẽ tự lấy mã nguồn mới về bằng lệnh gọi từ svniển khai ứng dụng lên máy chủ (nếu cần). Quá trình tích hợp sẽ được tiến hành theo cấu hình của đội phát triển</w:t>
      </w:r>
      <w:r w:rsidR="00D92C64" w:rsidRPr="00C307BC">
        <w:t xml:space="preserve"> au khi c</w:t>
      </w:r>
      <w:r w:rsidR="009C0A48" w:rsidRPr="00C307BC">
        <w:t>.</w:t>
      </w:r>
    </w:p>
    <w:p w14:paraId="1D578836" w14:textId="77777777" w:rsidR="0014472B" w:rsidRPr="00C307BC" w:rsidRDefault="0014472B" w:rsidP="00660FB7">
      <w:pPr>
        <w:pStyle w:val="luanvananh"/>
        <w:pPrChange w:id="167" w:author="Nguyen Toan" w:date="2018-05-19T18:15:00Z">
          <w:pPr>
            <w:keepNext/>
            <w:spacing w:line="288" w:lineRule="auto"/>
            <w:ind w:left="720"/>
            <w:contextualSpacing/>
            <w:jc w:val="center"/>
          </w:pPr>
        </w:pPrChange>
      </w:pPr>
      <w:r w:rsidRPr="00C307BC">
        <w:drawing>
          <wp:inline distT="0" distB="0" distL="0" distR="0" wp14:anchorId="6D3ECBF1" wp14:editId="620DED1E">
            <wp:extent cx="2426107" cy="2531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37232" cy="2542717"/>
                    </a:xfrm>
                    <a:prstGeom prst="rect">
                      <a:avLst/>
                    </a:prstGeom>
                    <a:noFill/>
                    <a:ln>
                      <a:noFill/>
                    </a:ln>
                  </pic:spPr>
                </pic:pic>
              </a:graphicData>
            </a:graphic>
          </wp:inline>
        </w:drawing>
      </w:r>
    </w:p>
    <w:p w14:paraId="42113F4E" w14:textId="1598013F" w:rsidR="0014472B" w:rsidRPr="00C307BC" w:rsidRDefault="0014472B" w:rsidP="00660FB7">
      <w:pPr>
        <w:pStyle w:val="luanvanImg"/>
        <w:pPrChange w:id="168" w:author="Nguyen Toan" w:date="2018-05-19T18:15:00Z">
          <w:pPr>
            <w:pStyle w:val="Caption"/>
            <w:jc w:val="center"/>
          </w:pPr>
        </w:pPrChange>
      </w:pPr>
      <w:bookmarkStart w:id="169" w:name="_Ref513404363"/>
      <w:bookmarkStart w:id="170" w:name="_Toc514445856"/>
      <w:r w:rsidRPr="00C307BC">
        <w:t xml:space="preserve">Hình </w:t>
      </w:r>
      <w:fldSimple w:instr=" STYLEREF 1 \s ">
        <w:r w:rsidR="0037692A">
          <w:rPr>
            <w:noProof/>
          </w:rPr>
          <w:t>1</w:t>
        </w:r>
      </w:fldSimple>
      <w:r w:rsidR="0037692A">
        <w:t>.</w:t>
      </w:r>
      <w:fldSimple w:instr=" SEQ Hình \* ARABIC \s 1 ">
        <w:r w:rsidR="0037692A">
          <w:rPr>
            <w:noProof/>
          </w:rPr>
          <w:t>8</w:t>
        </w:r>
      </w:fldSimple>
      <w:bookmarkEnd w:id="169"/>
      <w:r w:rsidRPr="00C307BC">
        <w:t>: Quy trình tích hợp liên tục</w:t>
      </w:r>
      <w:bookmarkEnd w:id="170"/>
    </w:p>
    <w:p w14:paraId="35CBCEE6" w14:textId="46556C20" w:rsidR="0014472B" w:rsidRPr="00C307BC" w:rsidRDefault="0014472B" w:rsidP="00660FB7">
      <w:pPr>
        <w:pStyle w:val="luanvanpara"/>
        <w:pPrChange w:id="171" w:author="Nguyen Toan" w:date="2018-05-19T18:15:00Z">
          <w:pPr>
            <w:spacing w:after="120"/>
            <w:ind w:firstLine="567"/>
            <w:jc w:val="both"/>
          </w:pPr>
        </w:pPrChange>
      </w:pPr>
      <w:r w:rsidRPr="00C307BC">
        <w:t>Tích htrình tích h</w:t>
      </w:r>
      <w:r w:rsidR="00E6320A" w:rsidRPr="00C307BC">
        <w:t>giúp girình tích hợp liên tụcI  phát hiện lỗi sớm, tăng chất lượng phần mềm nhờ việc tự động kiểm thử và kiểm tra, đồng thời giảm thiểu những quy trình thủ công lặp đi lặp lại, thay vào đó là thực hiện tự động.</w:t>
      </w:r>
      <w:r w:rsidR="00061FA0" w:rsidRPr="00C307BC">
        <w:t xml:space="preserve"> Hip girình tích hợp liên tụcI  phát hiện lỗi sớm, tăng chất lượng phần mềm nHudson, Jenkin, Travis</w:t>
      </w:r>
      <w:del w:id="172" w:author="Nguyen Toan" w:date="2018-05-19T17:45:00Z">
        <w:r w:rsidR="00061FA0" w:rsidRPr="00C307BC" w:rsidDel="002335F6">
          <w:delText xml:space="preserve">, </w:delText>
        </w:r>
      </w:del>
      <w:r w:rsidR="00061FA0" w:rsidRPr="00C307BC">
        <w:t>...</w:t>
      </w:r>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173" w:name="_Toc513584076"/>
      <w:bookmarkStart w:id="174" w:name="_Toc513613700"/>
      <w:bookmarkStart w:id="175" w:name="_Toc514156381"/>
      <w:bookmarkStart w:id="176" w:name="_Toc514156439"/>
      <w:bookmarkStart w:id="177" w:name="_Toc514157626"/>
      <w:bookmarkStart w:id="178" w:name="_Toc514277617"/>
      <w:bookmarkStart w:id="179" w:name="_Toc514278016"/>
      <w:bookmarkStart w:id="180" w:name="_Toc513584077"/>
      <w:bookmarkStart w:id="181" w:name="_Toc513613701"/>
      <w:bookmarkStart w:id="182" w:name="_Toc514156382"/>
      <w:bookmarkStart w:id="183" w:name="_Toc514156440"/>
      <w:bookmarkStart w:id="184" w:name="_Toc514157627"/>
      <w:bookmarkStart w:id="185" w:name="_Toc514277618"/>
      <w:bookmarkStart w:id="186" w:name="_Toc514278017"/>
      <w:bookmarkStart w:id="187" w:name="_Toc514450055"/>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Pr="00C307BC">
        <w:rPr>
          <w:rFonts w:ascii="Times New Roman" w:eastAsia="Times New Roman" w:hAnsi="Times New Roman" w:cs="Times New Roman"/>
          <w:b/>
          <w:sz w:val="26"/>
          <w:szCs w:val="26"/>
        </w:rPr>
        <w:t>Chuyển giao liên tục</w:t>
      </w:r>
      <w:bookmarkEnd w:id="187"/>
    </w:p>
    <w:p w14:paraId="22B2DEC5" w14:textId="1042CBB1" w:rsidR="0014472B" w:rsidRPr="00C307BC" w:rsidRDefault="0014472B" w:rsidP="00660FB7">
      <w:pPr>
        <w:pStyle w:val="luanvanpara"/>
        <w:pPrChange w:id="188" w:author="Nguyen Toan" w:date="2018-05-19T18:15:00Z">
          <w:pPr>
            <w:spacing w:after="120"/>
            <w:ind w:firstLine="567"/>
            <w:jc w:val="both"/>
          </w:pPr>
        </w:pPrChange>
      </w:pPr>
      <w:r w:rsidRPr="00C307BC">
        <w:t>Trong khi tích h tục liên tụcI  phát hiện lỗi sớm, tăng chất lượng phần mềm nHudson, Jenkin, Travishử và kiểm tra, đồng thời giảm thiểu những quy trình thủ công lặp đi lặp lại, thay vào đó là thực hiện tự độ kiểm thử hoặc staging.</w:t>
      </w:r>
      <w:r w:rsidR="000067AF" w:rsidRPr="00C307BC">
        <w:t xml:space="preserve"> </w:t>
      </w:r>
      <w:r w:rsidRPr="00C307BC">
        <w:t xml:space="preserve">Chuyg khi tích h tục liên tụcI  phát hiện lỗi sớm, tăng chất lượng phần mềm nHudson, Jenkin, </w:t>
      </w:r>
      <w:del w:id="189" w:author="Nguyen Toan" w:date="2018-05-19T17:45:00Z">
        <w:r w:rsidRPr="00C307BC" w:rsidDel="00285980">
          <w:delText xml:space="preserve">keierm </w:delText>
        </w:r>
      </w:del>
      <w:ins w:id="190" w:author="Nguyen Toan" w:date="2018-05-19T17:45:00Z">
        <w:r w:rsidR="00285980">
          <w:t>kiie</w:t>
        </w:r>
        <w:r w:rsidR="00285980" w:rsidRPr="00C307BC">
          <w:t xml:space="preserve"> </w:t>
        </w:r>
      </w:ins>
      <w:r w:rsidRPr="00C307BC">
        <w:t xml:space="preserve">thierm hi tích h tục liên tụcI  phát hiện lỗi sớm, tăng chất lượng phần mềm nHudson, Jenkin, Travishử và kiểm tra, đồng thời giử giao diện, kiểm thử tải, kiểm thử tích hợp và kiểm thử giao diện API. Nó tự động hoàn toàn quy trình triển khai phần mềm. </w:t>
      </w:r>
      <w:r w:rsidR="00A1132B" w:rsidRPr="00C307BC">
        <w:fldChar w:fldCharType="begin"/>
      </w:r>
      <w:r w:rsidR="00A1132B" w:rsidRPr="00C307BC">
        <w:instrText xml:space="preserve"> REF _Ref513400707 \h </w:instrText>
      </w:r>
      <w:r w:rsidR="00C307BC" w:rsidRPr="00C307BC">
        <w:instrText xml:space="preserve"> \* MERGEFORMAT </w:instrText>
      </w:r>
      <w:r w:rsidR="00A1132B" w:rsidRPr="00C307BC">
        <w:fldChar w:fldCharType="separate"/>
      </w:r>
      <w:r w:rsidR="00896230" w:rsidRPr="00CF7898">
        <w:t xml:space="preserve">Hình </w:t>
      </w:r>
      <w:r w:rsidR="00896230" w:rsidRPr="00B07F7C">
        <w:rPr>
          <w:noProof/>
          <w:rPrChange w:id="191" w:author="Nguyen Toan" w:date="2018-05-19T17:45:00Z">
            <w:rPr>
              <w:i/>
              <w:noProof/>
              <w:sz w:val="26"/>
              <w:szCs w:val="26"/>
            </w:rPr>
          </w:rPrChange>
        </w:rPr>
        <w:t>1.9</w:t>
      </w:r>
      <w:r w:rsidR="00A1132B" w:rsidRPr="00C307BC">
        <w:fldChar w:fldCharType="end"/>
      </w:r>
      <w:r w:rsidRPr="00C307BC">
        <w:t xml:space="preserve"> mô tERGEFORMAT 07 \h iên tụcI  phát h</w:t>
      </w:r>
    </w:p>
    <w:p w14:paraId="4318E0D7" w14:textId="77777777" w:rsidR="0014472B" w:rsidRPr="00C307BC" w:rsidRDefault="0014472B" w:rsidP="00660FB7">
      <w:pPr>
        <w:pStyle w:val="luanvananh"/>
        <w:pPrChange w:id="192" w:author="Nguyen Toan" w:date="2018-05-19T18:15:00Z">
          <w:pPr>
            <w:keepNext/>
            <w:spacing w:before="60" w:after="60" w:line="288" w:lineRule="auto"/>
            <w:jc w:val="center"/>
          </w:pPr>
        </w:pPrChange>
      </w:pPr>
      <w:r w:rsidRPr="00C307BC">
        <w:lastRenderedPageBreak/>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6B3FA850" w:rsidR="0014472B" w:rsidRPr="00C307BC" w:rsidRDefault="0014472B" w:rsidP="00660FB7">
      <w:pPr>
        <w:pStyle w:val="luanvanImg"/>
        <w:pPrChange w:id="193" w:author="Nguyen Toan" w:date="2018-05-19T18:15:00Z">
          <w:pPr>
            <w:pStyle w:val="Caption"/>
            <w:jc w:val="center"/>
          </w:pPr>
        </w:pPrChange>
      </w:pPr>
      <w:bookmarkStart w:id="194" w:name="_Ref513400707"/>
      <w:bookmarkStart w:id="195" w:name="_Toc514445857"/>
      <w:r w:rsidRPr="00C307BC">
        <w:t xml:space="preserve">Hình </w:t>
      </w:r>
      <w:fldSimple w:instr=" STYLEREF 1 \s ">
        <w:r w:rsidR="0037692A">
          <w:rPr>
            <w:noProof/>
          </w:rPr>
          <w:t>1</w:t>
        </w:r>
      </w:fldSimple>
      <w:r w:rsidR="0037692A">
        <w:t>.</w:t>
      </w:r>
      <w:fldSimple w:instr=" SEQ Hình \* ARABIC \s 1 ">
        <w:r w:rsidR="0037692A">
          <w:rPr>
            <w:noProof/>
          </w:rPr>
          <w:t>9</w:t>
        </w:r>
      </w:fldSimple>
      <w:bookmarkEnd w:id="194"/>
      <w:r w:rsidRPr="00C307BC">
        <w:t>: Quy trình chuyển giao liên tục</w:t>
      </w:r>
      <w:bookmarkEnd w:id="195"/>
    </w:p>
    <w:p w14:paraId="57D5B8E3" w14:textId="29AE69FF" w:rsidR="0014472B" w:rsidRPr="00C307BC" w:rsidRDefault="0014472B" w:rsidP="00660FB7">
      <w:pPr>
        <w:pStyle w:val="luanvanpara"/>
        <w:pPrChange w:id="196" w:author="Nguyen Toan" w:date="2018-05-19T18:15:00Z">
          <w:pPr>
            <w:spacing w:after="120"/>
            <w:ind w:firstLine="567"/>
            <w:jc w:val="both"/>
          </w:pPr>
        </w:pPrChange>
      </w:pPr>
      <w:r w:rsidRPr="00C307BC">
        <w:t>Chuyy trình chuyển giao liên tụcphát hiện lỗi sớm, tăng chất lượng phần mềm nHudson, Jenkin,</w:t>
      </w:r>
      <w:r w:rsidR="00A1132B" w:rsidRPr="00C307BC">
        <w:t xml:space="preserve"> </w:t>
      </w:r>
      <w:r w:rsidR="00A1132B" w:rsidRPr="00C307BC">
        <w:fldChar w:fldCharType="begin"/>
      </w:r>
      <w:r w:rsidR="00A1132B" w:rsidRPr="00C307BC">
        <w:instrText xml:space="preserve"> REF _Ref513400721 \h </w:instrText>
      </w:r>
      <w:r w:rsidR="00C307BC" w:rsidRPr="00C307BC">
        <w:instrText xml:space="preserve"> \* MERGEFORMAT </w:instrText>
      </w:r>
      <w:r w:rsidR="00A1132B" w:rsidRPr="00C307BC">
        <w:fldChar w:fldCharType="separate"/>
      </w:r>
      <w:r w:rsidR="00896230" w:rsidRPr="00CF7898">
        <w:t xml:space="preserve">Hình </w:t>
      </w:r>
      <w:r w:rsidR="00896230" w:rsidRPr="00113AE3">
        <w:rPr>
          <w:noProof/>
          <w:rPrChange w:id="197" w:author="Nguyen Toan" w:date="2018-05-19T17:46:00Z">
            <w:rPr>
              <w:i/>
              <w:noProof/>
              <w:sz w:val="26"/>
              <w:szCs w:val="26"/>
            </w:rPr>
          </w:rPrChange>
        </w:rPr>
        <w:t>1.10</w:t>
      </w:r>
      <w:r w:rsidR="00A1132B" w:rsidRPr="00C307BC">
        <w:fldChar w:fldCharType="end"/>
      </w:r>
      <w:r w:rsidRPr="00C307BC">
        <w:t>). Dòng triRMAT 21 \h o liên tụcphát hiện lỗi sớm, tăng chất lượngiai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rsidP="00660FB7">
      <w:pPr>
        <w:pStyle w:val="luanvananh"/>
        <w:pPrChange w:id="198" w:author="Nguyen Toan" w:date="2018-05-19T18:15:00Z">
          <w:pPr>
            <w:keepNext/>
            <w:spacing w:before="60" w:after="60" w:line="288" w:lineRule="auto"/>
            <w:ind w:firstLine="284"/>
            <w:jc w:val="center"/>
          </w:pPr>
        </w:pPrChange>
      </w:pPr>
      <w:r w:rsidRPr="00C307BC">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7931E255" w:rsidR="0014472B" w:rsidRDefault="0014472B" w:rsidP="00660FB7">
      <w:pPr>
        <w:pStyle w:val="luanvanImg"/>
        <w:pPrChange w:id="199" w:author="Nguyen Toan" w:date="2018-05-19T18:15:00Z">
          <w:pPr>
            <w:pStyle w:val="Caption"/>
            <w:jc w:val="center"/>
          </w:pPr>
        </w:pPrChange>
      </w:pPr>
      <w:bookmarkStart w:id="200" w:name="_Ref513400721"/>
      <w:bookmarkStart w:id="201" w:name="_Toc514445858"/>
      <w:r w:rsidRPr="00C307BC">
        <w:t xml:space="preserve">Hình </w:t>
      </w:r>
      <w:fldSimple w:instr=" STYLEREF 1 \s ">
        <w:r w:rsidR="0037692A">
          <w:rPr>
            <w:noProof/>
          </w:rPr>
          <w:t>1</w:t>
        </w:r>
      </w:fldSimple>
      <w:r w:rsidR="0037692A">
        <w:t>.</w:t>
      </w:r>
      <w:fldSimple w:instr=" SEQ Hình \* ARABIC \s 1 ">
        <w:r w:rsidR="0037692A">
          <w:rPr>
            <w:noProof/>
          </w:rPr>
          <w:t>10</w:t>
        </w:r>
      </w:fldSimple>
      <w:bookmarkEnd w:id="200"/>
      <w:r w:rsidRPr="00C307BC">
        <w:t>: Dòng triển khai</w:t>
      </w:r>
      <w:bookmarkEnd w:id="201"/>
    </w:p>
    <w:p w14:paraId="3FA59AF8" w14:textId="12EABEF0" w:rsidR="00845CE0" w:rsidRPr="00CF7898" w:rsidRDefault="00546B4E" w:rsidP="00CF7898">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202" w:name="_Toc514450056"/>
      <w:r>
        <w:rPr>
          <w:rFonts w:ascii="Times New Roman" w:eastAsia="Times New Roman" w:hAnsi="Times New Roman" w:cs="Times New Roman"/>
          <w:b/>
          <w:sz w:val="26"/>
          <w:szCs w:val="26"/>
        </w:rPr>
        <w:t>Một số công cụ hỗ trợ</w:t>
      </w:r>
      <w:bookmarkEnd w:id="202"/>
    </w:p>
    <w:p w14:paraId="6EE08F7F" w14:textId="77777777" w:rsidR="00BD0FF8" w:rsidRPr="00CF7898" w:rsidRDefault="00BD0FF8" w:rsidP="00CF7898">
      <w:pPr>
        <w:spacing w:before="240" w:after="120" w:line="288" w:lineRule="auto"/>
        <w:rPr>
          <w:rFonts w:eastAsia="Times New Roman"/>
          <w:b/>
          <w:sz w:val="26"/>
          <w:szCs w:val="26"/>
        </w:rPr>
      </w:pPr>
      <w:r w:rsidRPr="00CF7898">
        <w:rPr>
          <w:rFonts w:eastAsia="Times New Roman"/>
          <w:b/>
          <w:sz w:val="26"/>
          <w:szCs w:val="26"/>
        </w:rPr>
        <w:t>Github</w:t>
      </w:r>
    </w:p>
    <w:p w14:paraId="37EDF053" w14:textId="45B657D0" w:rsidR="00BD0FF8" w:rsidRPr="00C307BC" w:rsidDel="00C33411" w:rsidRDefault="00BD0FF8" w:rsidP="00660FB7">
      <w:pPr>
        <w:pStyle w:val="luanvanpara"/>
        <w:rPr>
          <w:del w:id="203" w:author="TOANNM" w:date="2018-05-19T16:51:00Z"/>
        </w:rPr>
        <w:pPrChange w:id="204" w:author="Nguyen Toan" w:date="2018-05-19T18:16:00Z">
          <w:pPr>
            <w:spacing w:before="120" w:after="200"/>
            <w:ind w:firstLine="567"/>
            <w:jc w:val="both"/>
          </w:pPr>
        </w:pPrChange>
      </w:pPr>
      <w:r w:rsidRPr="00C307BC">
        <w:t>Git là mông cụ hỗ trợ o liên tụcphát hiện lỗi sớm, tăng chất lượngiai đoạn. Mỗi giai đoạn có mục tiêu xác minh chất lượng của các tính năng mới từ một góc độ khác nha</w:t>
      </w:r>
      <w:r w:rsidRPr="00C307BC">
        <w:lastRenderedPageBreak/>
        <w:t>Subversion… Trong đó Subversion và Git là mỗi sớm, tăng chất lượngiaản quả</w:t>
      </w:r>
      <w:r>
        <w:t>n</w:t>
      </w:r>
      <w:r w:rsidRPr="00C307BC">
        <w:t xml:space="preserve"> lý mã ngu… Trong đó Subversion và Git là mỗi sớm, tăng chất lượngiaản quả. Mỗi giai đoạn có mục tiêu xác minh chất lượng của các tính năng mới từ một góc độ khác nhau để kiểm định chức năng và tránh lỗi ảnh hưởng đến người dùng. Pipeline sẽ cung cấ nguồn (repository), mỗi thay đổi vào mã nguồn trên máy tính sẽ có thể ủy thác (commit) rồi đưa lên máy chủ nơi đặt kho chứa chính. Và một máy tính có quyền truy cập khác cũng có thể nhân bản lại mã nguồn từ kho chứa hoặc nhân bản lại một tập hợp các thay đổi mới nhất trên máy tính kia. Trong Git, thư mục làm việc trên máy tính gọi là Working Tree. </w:t>
      </w:r>
      <w:r w:rsidRPr="00C307BC">
        <w:fldChar w:fldCharType="begin"/>
      </w:r>
      <w:r w:rsidRPr="00C307BC">
        <w:instrText xml:space="preserve"> REF _Ref514079431 \h  \* MERGEFORMAT </w:instrText>
      </w:r>
      <w:r w:rsidRPr="00C307BC">
        <w:fldChar w:fldCharType="end"/>
      </w:r>
      <w:r w:rsidRPr="00C307BC">
        <w:t xml:space="preserve"> mô t_Ref514079431 \h  \* MERGEFORMAT  là mỗi sớm, tăng chất lượngiaản quả. Mỗi giai đoạn có mục tiêu xác minh chất lượn, giúp cho quy trình phát triển phần mềm trong một nhóm hiệu quả và đơn giản hơn bằng cách phân nhánh (xem </w:t>
      </w:r>
      <w:ins w:id="205" w:author="Nguyen Toan" w:date="2018-05-19T17:46:00Z">
        <w:r w:rsidR="00FC6532">
          <w:fldChar w:fldCharType="begin"/>
        </w:r>
        <w:r w:rsidR="00FC6532">
          <w:instrText xml:space="preserve"> REF _Ref514515324 \h </w:instrText>
        </w:r>
      </w:ins>
      <w:r w:rsidR="00FC6532">
        <w:fldChar w:fldCharType="separate"/>
      </w:r>
      <w:ins w:id="206" w:author="Nguyen Toan" w:date="2018-05-19T17:46:00Z">
        <w:r w:rsidR="00F35573">
          <w:t>h</w:t>
        </w:r>
        <w:r w:rsidR="00FC6532" w:rsidRPr="00071A6D">
          <w:t xml:space="preserve">ình </w:t>
        </w:r>
        <w:r w:rsidR="00FC6532">
          <w:rPr>
            <w:noProof/>
          </w:rPr>
          <w:t>1</w:t>
        </w:r>
        <w:r w:rsidR="00FC6532">
          <w:t>.</w:t>
        </w:r>
        <w:r w:rsidR="00FC6532">
          <w:rPr>
            <w:noProof/>
          </w:rPr>
          <w:t>11</w:t>
        </w:r>
        <w:r w:rsidR="00FC6532">
          <w:fldChar w:fldCharType="end"/>
        </w:r>
      </w:ins>
      <w:r w:rsidRPr="00C307BC">
        <w:fldChar w:fldCharType="begin"/>
      </w:r>
      <w:r w:rsidRPr="00C307BC">
        <w:instrText xml:space="preserve"> REF _Ref514079876 \h  \* MERGEFORMAT </w:instrText>
      </w:r>
      <w:r w:rsidRPr="00C307BC">
        <w:fldChar w:fldCharType="end"/>
      </w:r>
      <w:r w:rsidRPr="00C307BC">
        <w:t xml:space="preserve">). </w:t>
      </w:r>
    </w:p>
    <w:p w14:paraId="3E297D4A" w14:textId="77777777" w:rsidR="00BD0FF8" w:rsidRPr="00C307BC" w:rsidRDefault="00BD0FF8" w:rsidP="00660FB7">
      <w:pPr>
        <w:pStyle w:val="luanvanpara"/>
        <w:pPrChange w:id="207" w:author="Nguyen Toan" w:date="2018-05-19T18:16:00Z">
          <w:pPr>
            <w:spacing w:before="120" w:after="240"/>
            <w:ind w:firstLine="567"/>
            <w:jc w:val="both"/>
          </w:pPr>
        </w:pPrChange>
      </w:pPr>
      <w:r w:rsidRPr="00C307BC">
        <w:t>Github là m4079876 \h  \* MERGEFORMAT  là mỗi sớm, tăng chất lượngiaảtạo tài khoản trên đó để tạo ra các kho chứa của riêng mình để có thể làm việc.</w:t>
      </w:r>
    </w:p>
    <w:p w14:paraId="58B85141" w14:textId="77777777" w:rsidR="00BD0FF8" w:rsidRPr="00C307BC" w:rsidRDefault="00BD0FF8" w:rsidP="00660FB7">
      <w:pPr>
        <w:pStyle w:val="luanvananh"/>
        <w:pPrChange w:id="208" w:author="Nguyen Toan" w:date="2018-05-19T18:16:00Z">
          <w:pPr>
            <w:keepNext/>
            <w:spacing w:after="120" w:line="288" w:lineRule="auto"/>
            <w:ind w:firstLine="567"/>
            <w:jc w:val="center"/>
          </w:pPr>
        </w:pPrChange>
      </w:pPr>
      <w:r w:rsidRPr="00CF7898">
        <w:drawing>
          <wp:inline distT="0" distB="0" distL="0" distR="0" wp14:anchorId="239FB1FD" wp14:editId="376930B0">
            <wp:extent cx="3088153" cy="3477260"/>
            <wp:effectExtent l="0" t="0" r="0" b="8890"/>
            <wp:docPr id="42" name="Picture 4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0832" cy="3491536"/>
                    </a:xfrm>
                    <a:prstGeom prst="rect">
                      <a:avLst/>
                    </a:prstGeom>
                    <a:noFill/>
                    <a:ln>
                      <a:noFill/>
                    </a:ln>
                  </pic:spPr>
                </pic:pic>
              </a:graphicData>
            </a:graphic>
          </wp:inline>
        </w:drawing>
      </w:r>
    </w:p>
    <w:p w14:paraId="32120E7E" w14:textId="5EA128A2" w:rsidR="00BD0FF8" w:rsidRPr="00071A6D" w:rsidRDefault="00BD0FF8" w:rsidP="00660FB7">
      <w:pPr>
        <w:pStyle w:val="luanvanImg"/>
        <w:rPr>
          <w:rFonts w:eastAsia="Times New Roman"/>
          <w:u w:val="single"/>
        </w:rPr>
        <w:pPrChange w:id="209" w:author="Nguyen Toan" w:date="2018-05-19T18:16:00Z">
          <w:pPr>
            <w:pStyle w:val="Caption"/>
            <w:jc w:val="center"/>
          </w:pPr>
        </w:pPrChange>
      </w:pPr>
      <w:bookmarkStart w:id="210" w:name="_Ref514515324"/>
      <w:bookmarkStart w:id="211" w:name="_Toc514445859"/>
      <w:r w:rsidRPr="00071A6D">
        <w:t xml:space="preserve">Hình </w:t>
      </w:r>
      <w:fldSimple w:instr=" STYLEREF 1 \s ">
        <w:r w:rsidR="0037692A">
          <w:rPr>
            <w:noProof/>
          </w:rPr>
          <w:t>1</w:t>
        </w:r>
      </w:fldSimple>
      <w:r w:rsidR="0037692A">
        <w:t>.</w:t>
      </w:r>
      <w:fldSimple w:instr=" SEQ Hình \* ARABIC \s 1 ">
        <w:r w:rsidR="0037692A">
          <w:rPr>
            <w:noProof/>
          </w:rPr>
          <w:t>11</w:t>
        </w:r>
      </w:fldSimple>
      <w:bookmarkEnd w:id="210"/>
      <w:r w:rsidRPr="00071A6D">
        <w:t>: Mô hình hoạt động của DVCS</w:t>
      </w:r>
      <w:r w:rsidRPr="00C307BC">
        <w:t xml:space="preserve"> </w:t>
      </w:r>
      <w:sdt>
        <w:sdtPr>
          <w:id w:val="-1595313283"/>
          <w:citation/>
        </w:sdtPr>
        <w:sdtContent>
          <w:r w:rsidRPr="00C307BC">
            <w:fldChar w:fldCharType="begin"/>
          </w:r>
          <w:r w:rsidRPr="00C307BC">
            <w:rPr>
              <w:lang w:val="en-US"/>
            </w:rPr>
            <w:instrText xml:space="preserve">CITATION Git1 \l 1033 </w:instrText>
          </w:r>
          <w:r w:rsidRPr="00C307BC">
            <w:fldChar w:fldCharType="separate"/>
          </w:r>
          <w:r w:rsidR="003137DA" w:rsidRPr="003137DA">
            <w:rPr>
              <w:noProof/>
              <w:lang w:val="en-US"/>
            </w:rPr>
            <w:t>[10]</w:t>
          </w:r>
          <w:r w:rsidRPr="00C307BC">
            <w:fldChar w:fldCharType="end"/>
          </w:r>
        </w:sdtContent>
      </w:sdt>
      <w:r w:rsidRPr="00C307BC">
        <w:t>.</w:t>
      </w:r>
      <w:bookmarkEnd w:id="211"/>
    </w:p>
    <w:p w14:paraId="79C2D67B" w14:textId="77777777" w:rsidR="00BD0FF8" w:rsidRPr="00C307BC" w:rsidRDefault="00BD0FF8" w:rsidP="00660FB7">
      <w:pPr>
        <w:pStyle w:val="luanvananh"/>
        <w:pPrChange w:id="212" w:author="Nguyen Toan" w:date="2018-05-19T18:16:00Z">
          <w:pPr>
            <w:keepNext/>
            <w:jc w:val="center"/>
          </w:pPr>
        </w:pPrChange>
      </w:pPr>
      <w:r w:rsidRPr="00CF7898">
        <w:lastRenderedPageBreak/>
        <w:drawing>
          <wp:inline distT="0" distB="0" distL="0" distR="0" wp14:anchorId="6FAD292C" wp14:editId="61117E29">
            <wp:extent cx="2556400" cy="3136338"/>
            <wp:effectExtent l="0" t="0" r="9525" b="0"/>
            <wp:docPr id="44" name="Picture 4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p>
    <w:p w14:paraId="42AB1D4D" w14:textId="40F8F05C" w:rsidR="00BD0FF8" w:rsidRPr="00071A6D" w:rsidRDefault="00BD0FF8" w:rsidP="00660FB7">
      <w:pPr>
        <w:pStyle w:val="luanvanImg"/>
        <w:rPr>
          <w:rFonts w:eastAsia="Times New Roman"/>
          <w:lang w:val="en-US"/>
        </w:rPr>
        <w:pPrChange w:id="213" w:author="Nguyen Toan" w:date="2018-05-19T18:16:00Z">
          <w:pPr>
            <w:pStyle w:val="Caption"/>
            <w:jc w:val="center"/>
          </w:pPr>
        </w:pPrChange>
      </w:pPr>
      <w:bookmarkStart w:id="214" w:name="_Toc514445860"/>
      <w:r w:rsidRPr="00071A6D">
        <w:t xml:space="preserve">Hình </w:t>
      </w:r>
      <w:fldSimple w:instr=" STYLEREF 1 \s ">
        <w:r w:rsidR="0037692A">
          <w:rPr>
            <w:noProof/>
          </w:rPr>
          <w:t>1</w:t>
        </w:r>
      </w:fldSimple>
      <w:r w:rsidR="0037692A">
        <w:t>.</w:t>
      </w:r>
      <w:fldSimple w:instr=" SEQ Hình \* ARABIC \s 1 ">
        <w:r w:rsidR="0037692A">
          <w:rPr>
            <w:noProof/>
          </w:rPr>
          <w:t>12</w:t>
        </w:r>
      </w:fldSimple>
      <w:r w:rsidRPr="00071A6D">
        <w:t xml:space="preserve">: </w:t>
      </w:r>
      <w:r w:rsidRPr="00C307BC">
        <w:t>Cấu trúc tổ chức kho mã nguồn trên</w:t>
      </w:r>
      <w:r w:rsidRPr="00071A6D">
        <w:t xml:space="preserve"> Git</w:t>
      </w:r>
      <w:bookmarkEnd w:id="214"/>
    </w:p>
    <w:p w14:paraId="398FED1D" w14:textId="7D301FF3" w:rsidR="00BD0FF8" w:rsidRPr="00C307BC" w:rsidRDefault="00BD0FF8" w:rsidP="00660FB7">
      <w:pPr>
        <w:pStyle w:val="luanvanpara"/>
        <w:pPrChange w:id="215" w:author="Nguyen Toan" w:date="2018-05-19T18:16:00Z">
          <w:pPr>
            <w:spacing w:after="120" w:line="288" w:lineRule="auto"/>
            <w:ind w:firstLine="567"/>
            <w:jc w:val="both"/>
          </w:pPr>
        </w:pPrChange>
      </w:pPr>
      <w:r w:rsidRPr="00C307BC">
        <w:t>Git cung cổ chức kho mã nguồn trênMAT  là mỗi sớm, tă</w:t>
      </w:r>
      <w:del w:id="216" w:author="Nguyen Toan" w:date="2018-05-19T17:46:00Z">
        <w:r w:rsidRPr="00C307BC" w:rsidDel="00D350CD">
          <w:delText xml:space="preserve">như </w:delText>
        </w:r>
      </w:del>
      <w:ins w:id="217" w:author="Nguyen Toan" w:date="2018-05-19T17:46:00Z">
        <w:r w:rsidR="00D350CD" w:rsidRPr="00C307BC">
          <w:t>như</w:t>
        </w:r>
      </w:ins>
      <w:r w:rsidRPr="00C307BC">
        <w:fldChar w:fldCharType="begin"/>
      </w:r>
      <w:r w:rsidRPr="00C307BC">
        <w:instrText xml:space="preserve"> REF _Ref514080555 \h  \* MERGEFORMAT </w:instrText>
      </w:r>
      <w:r w:rsidRPr="00C307BC">
        <w:fldChar w:fldCharType="end"/>
      </w:r>
      <w:ins w:id="218" w:author="Nguyen Toan" w:date="2018-05-19T17:46:00Z">
        <w:r w:rsidR="00F94DF6">
          <w:t xml:space="preserve"> </w:t>
        </w:r>
      </w:ins>
      <w:ins w:id="219" w:author="Nguyen Toan" w:date="2018-05-19T17:47:00Z">
        <w:r w:rsidR="00F94DF6">
          <w:fldChar w:fldCharType="begin"/>
        </w:r>
        <w:r w:rsidR="00F94DF6">
          <w:instrText xml:space="preserve"> REF _Ref514515356 \h </w:instrText>
        </w:r>
      </w:ins>
      <w:r w:rsidR="00F94DF6">
        <w:fldChar w:fldCharType="separate"/>
      </w:r>
      <w:ins w:id="220" w:author="Nguyen Toan" w:date="2018-05-19T17:47:00Z">
        <w:r w:rsidR="00F94DF6">
          <w:t>h</w:t>
        </w:r>
        <w:r w:rsidR="00F94DF6" w:rsidRPr="00071A6D">
          <w:t xml:space="preserve">ình </w:t>
        </w:r>
        <w:r w:rsidR="00F94DF6">
          <w:rPr>
            <w:noProof/>
          </w:rPr>
          <w:t>1</w:t>
        </w:r>
        <w:r w:rsidR="00F94DF6">
          <w:t>.</w:t>
        </w:r>
        <w:r w:rsidR="00F94DF6">
          <w:rPr>
            <w:noProof/>
          </w:rPr>
          <w:t>13</w:t>
        </w:r>
        <w:r w:rsidR="00F94DF6">
          <w:fldChar w:fldCharType="end"/>
        </w:r>
        <w:r w:rsidR="00F94DF6">
          <w:t>.</w:t>
        </w:r>
      </w:ins>
      <w:del w:id="221" w:author="Nguyen Toan" w:date="2018-05-19T17:46:00Z">
        <w:r w:rsidRPr="00C307BC" w:rsidDel="007657B1">
          <w:delText>.</w:delText>
        </w:r>
      </w:del>
    </w:p>
    <w:p w14:paraId="618838B7" w14:textId="77777777" w:rsidR="00BD0FF8" w:rsidRPr="00C307BC" w:rsidRDefault="00BD0FF8" w:rsidP="00660FB7">
      <w:pPr>
        <w:pStyle w:val="luanvananh"/>
        <w:pPrChange w:id="222" w:author="Nguyen Toan" w:date="2018-05-19T18:16:00Z">
          <w:pPr>
            <w:keepNext/>
            <w:spacing w:after="120" w:line="288" w:lineRule="auto"/>
            <w:ind w:firstLine="567"/>
            <w:jc w:val="center"/>
          </w:pPr>
        </w:pPrChange>
      </w:pPr>
      <w:r w:rsidRPr="00CF7898">
        <w:drawing>
          <wp:inline distT="0" distB="0" distL="0" distR="0" wp14:anchorId="7721CA6D" wp14:editId="665FA823">
            <wp:extent cx="5048250" cy="25190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3">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p>
    <w:p w14:paraId="41F4B3C0" w14:textId="7B0230C2" w:rsidR="00BD0FF8" w:rsidRPr="00071A6D" w:rsidRDefault="00BD0FF8" w:rsidP="00660FB7">
      <w:pPr>
        <w:pStyle w:val="luanvanImg"/>
        <w:pPrChange w:id="223" w:author="Nguyen Toan" w:date="2018-05-19T18:16:00Z">
          <w:pPr>
            <w:pStyle w:val="Caption"/>
            <w:jc w:val="center"/>
          </w:pPr>
        </w:pPrChange>
      </w:pPr>
      <w:bookmarkStart w:id="224" w:name="_Ref514515356"/>
      <w:bookmarkStart w:id="225" w:name="_Toc514445861"/>
      <w:r w:rsidRPr="00071A6D">
        <w:t xml:space="preserve">Hình </w:t>
      </w:r>
      <w:fldSimple w:instr=" STYLEREF 1 \s ">
        <w:r w:rsidR="0037692A">
          <w:rPr>
            <w:noProof/>
          </w:rPr>
          <w:t>1</w:t>
        </w:r>
      </w:fldSimple>
      <w:r w:rsidR="0037692A">
        <w:t>.</w:t>
      </w:r>
      <w:fldSimple w:instr=" SEQ Hình \* ARABIC \s 1 ">
        <w:r w:rsidR="0037692A">
          <w:rPr>
            <w:noProof/>
          </w:rPr>
          <w:t>13</w:t>
        </w:r>
      </w:fldSimple>
      <w:bookmarkEnd w:id="224"/>
      <w:r w:rsidRPr="00071A6D">
        <w:t>: Các dòng lệnh trên Git</w:t>
      </w:r>
      <w:bookmarkEnd w:id="225"/>
    </w:p>
    <w:p w14:paraId="63A09C79" w14:textId="77777777" w:rsidR="00BD0FF8" w:rsidRPr="00071A6D" w:rsidRDefault="00BD0FF8" w:rsidP="00660FB7">
      <w:pPr>
        <w:pStyle w:val="luanvanpara"/>
        <w:rPr>
          <w:lang w:val="vi-VN"/>
        </w:rPr>
        <w:pPrChange w:id="226" w:author="Nguyen Toan" w:date="2018-05-19T18:16:00Z">
          <w:pPr>
            <w:spacing w:after="120" w:line="288" w:lineRule="auto"/>
            <w:ind w:firstLine="567"/>
            <w:jc w:val="both"/>
          </w:pPr>
        </w:pPrChange>
      </w:pPr>
      <w:r w:rsidRPr="00C307BC">
        <w:t>Ngoài ra, các IDE như Eclipse còn cung cà mỗi sớm, tăng chất lượngiaảtạo tài khoản trên đó để tạo ra các k</w:t>
      </w:r>
    </w:p>
    <w:p w14:paraId="7A3E2C6C" w14:textId="77777777" w:rsidR="00F90D5E" w:rsidRPr="00C307BC" w:rsidRDefault="00F90D5E" w:rsidP="00CF7898">
      <w:pPr>
        <w:spacing w:before="240" w:after="120" w:line="288" w:lineRule="auto"/>
        <w:rPr>
          <w:rFonts w:eastAsia="Times New Roman"/>
          <w:b/>
          <w:sz w:val="26"/>
          <w:szCs w:val="26"/>
        </w:rPr>
      </w:pPr>
      <w:r w:rsidRPr="00C307BC">
        <w:rPr>
          <w:rFonts w:eastAsia="Times New Roman"/>
          <w:b/>
          <w:sz w:val="26"/>
          <w:szCs w:val="26"/>
        </w:rPr>
        <w:t>Maven</w:t>
      </w:r>
    </w:p>
    <w:p w14:paraId="3E3B2F69" w14:textId="5DFE53D3" w:rsidR="00F90D5E" w:rsidRDefault="00F90D5E" w:rsidP="00660FB7">
      <w:pPr>
        <w:pStyle w:val="luanvanpara"/>
        <w:pPrChange w:id="227" w:author="Nguyen Toan" w:date="2018-05-19T18:16:00Z">
          <w:pPr>
            <w:spacing w:after="120" w:line="288" w:lineRule="auto"/>
            <w:ind w:firstLine="567"/>
            <w:jc w:val="both"/>
          </w:pPr>
        </w:pPrChange>
      </w:pPr>
      <w:r w:rsidRPr="00C307BC">
        <w:t xml:space="preserve">Maven là công cDE như Eclipse còn cung cà mỗi sớm, tăng chất lượngiaảtạo tài khoản trên đó để tạo ra các kho chứa của riêng mình để có t có các nền tảng khác như C#, Ruby, Scala… </w:t>
      </w:r>
      <w:r>
        <w:t>Đ</w:t>
      </w:r>
      <w:r w:rsidRPr="00C307BC">
        <w:t>ưaven là công cDE như Eclipse còn cung cà mỗi sớm, tăng chất l</w:t>
      </w:r>
      <w:r>
        <w:t>hái nilà công cDE như Eclipse c</w:t>
      </w:r>
      <w:del w:id="228" w:author="Nguyen Toan" w:date="2018-05-19T17:47:00Z">
        <w:r w:rsidDel="00236819">
          <w:delText>,</w:delText>
        </w:r>
      </w:del>
      <w:ins w:id="229" w:author="Nguyen Toan" w:date="2018-05-19T17:47:00Z">
        <w:r w:rsidR="00236819">
          <w:t>.</w:t>
        </w:r>
      </w:ins>
      <w:r>
        <w:t xml:space="preserve"> </w:t>
      </w:r>
      <w:r w:rsidRPr="00C307BC">
        <w:t>Maven hà công cDE như Eclipse còn cung cà mỗi sớm, tăng chất lư</w:t>
      </w:r>
      <w:del w:id="230" w:author="Nguyen Toan" w:date="2018-05-19T17:47:00Z">
        <w:r w:rsidRPr="00C307BC" w:rsidDel="00236819">
          <w:lastRenderedPageBreak/>
          <w:delText>như</w:delText>
        </w:r>
      </w:del>
      <w:ins w:id="231" w:author="Nguyen Toan" w:date="2018-05-19T17:47:00Z">
        <w:r w:rsidR="00236819">
          <w:t>bao g h</w:t>
        </w:r>
      </w:ins>
      <w:r w:rsidRPr="00C307BC">
        <w:t>: khg hà công cDE như Eclipse còn cung cà mà triển khai sản phẩm.</w:t>
      </w:r>
      <w:r>
        <w:t xml:space="preserve"> </w:t>
      </w:r>
      <w:r w:rsidRPr="00C307BC">
        <w:t>Maven đư công cDE như Eclipse còn cung cà mà triển khai sản phẩm.giaảtạo tài khoản trên đó để tạo ra các kho ch</w:t>
      </w:r>
      <w:r w:rsidRPr="00C307BC">
        <w:fldChar w:fldCharType="begin"/>
      </w:r>
      <w:r w:rsidRPr="00C307BC">
        <w:instrText xml:space="preserve"> REF _Ref512167235 \h  \* MERGEFORMAT </w:instrText>
      </w:r>
      <w:r w:rsidRPr="00C307BC">
        <w:fldChar w:fldCharType="end"/>
      </w:r>
      <w:r w:rsidRPr="00C307BC">
        <w:t xml:space="preserve"> thF _Ref512167235 \h  \* MERGEFORMAT  cà mà triển </w:t>
      </w:r>
    </w:p>
    <w:p w14:paraId="7F969280" w14:textId="77777777" w:rsidR="00F90D5E" w:rsidRPr="00C307BC" w:rsidRDefault="00F90D5E" w:rsidP="00660FB7">
      <w:pPr>
        <w:pStyle w:val="luanvanpara"/>
        <w:pPrChange w:id="232" w:author="Nguyen Toan" w:date="2018-05-19T18:16:00Z">
          <w:pPr>
            <w:spacing w:after="120" w:line="288" w:lineRule="auto"/>
            <w:ind w:firstLine="567"/>
            <w:jc w:val="both"/>
          </w:pPr>
        </w:pPrChange>
      </w:pPr>
      <w:r>
        <w:t>Khái</w:t>
      </w:r>
      <w:r w:rsidRPr="00C307BC">
        <w:t xml:space="preserve"> nii _Ref512167235 \h  \* Model)</w:t>
      </w:r>
      <w:r>
        <w:t xml:space="preserve"> trong Maven</w:t>
      </w:r>
      <w:r w:rsidRPr="00C307BC">
        <w:t xml:space="preserve"> đrong Maven167235 \h  \* Model)ORMAT  cà mà triển khai sản phẩm.giaảtạo tài khoản trên đó để tạo ra các kho chứa của riêng mình để có t có các nền tảng khác như C#, Ruby, Scala… u</w:t>
      </w:r>
    </w:p>
    <w:p w14:paraId="4E7F4404" w14:textId="77777777" w:rsidR="00F90D5E" w:rsidRPr="00C307BC" w:rsidRDefault="00F90D5E" w:rsidP="00660FB7">
      <w:pPr>
        <w:pStyle w:val="luanvananh"/>
        <w:pPrChange w:id="233" w:author="Nguyen Toan" w:date="2018-05-19T18:16:00Z">
          <w:pPr>
            <w:keepNext/>
            <w:ind w:firstLine="720"/>
          </w:pPr>
        </w:pPrChange>
      </w:pPr>
      <w:r w:rsidRPr="00CF7898">
        <w:drawing>
          <wp:inline distT="0" distB="0" distL="0" distR="0" wp14:anchorId="61B79E41" wp14:editId="5C3F0D1C">
            <wp:extent cx="5697220" cy="2153920"/>
            <wp:effectExtent l="0" t="0" r="0" b="0"/>
            <wp:docPr id="46" name="Picture 46"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03612FB0" w14:textId="2E8C4CC0" w:rsidR="00F90D5E" w:rsidRPr="00C307BC" w:rsidRDefault="00F90D5E" w:rsidP="00660FB7">
      <w:pPr>
        <w:pStyle w:val="luanvanImg"/>
        <w:pPrChange w:id="234" w:author="Nguyen Toan" w:date="2018-05-19T18:16:00Z">
          <w:pPr>
            <w:ind w:firstLine="720"/>
            <w:jc w:val="center"/>
          </w:pPr>
        </w:pPrChange>
      </w:pPr>
      <w:bookmarkStart w:id="235" w:name="_Toc514445862"/>
      <w:r w:rsidRPr="00C307BC">
        <w:t xml:space="preserve">Hình </w:t>
      </w:r>
      <w:fldSimple w:instr=" STYLEREF 1 \s ">
        <w:r w:rsidR="0037692A">
          <w:rPr>
            <w:noProof/>
          </w:rPr>
          <w:t>1</w:t>
        </w:r>
      </w:fldSimple>
      <w:r w:rsidR="0037692A">
        <w:t>.</w:t>
      </w:r>
      <w:fldSimple w:instr=" SEQ Hình \* ARABIC \s 1 ">
        <w:r w:rsidR="0037692A">
          <w:rPr>
            <w:noProof/>
          </w:rPr>
          <w:t>14</w:t>
        </w:r>
      </w:fldSimple>
      <w:r w:rsidRPr="00C307BC">
        <w:t>: Quản lý mã nguồn sử dụng Maven</w:t>
      </w:r>
      <w:bookmarkEnd w:id="235"/>
    </w:p>
    <w:p w14:paraId="426F2B6F" w14:textId="77777777" w:rsidR="00F90D5E" w:rsidRPr="00C307BC" w:rsidRDefault="00F90D5E" w:rsidP="00660FB7">
      <w:pPr>
        <w:pStyle w:val="luanvanpara"/>
        <w:pPrChange w:id="236" w:author="Nguyen Toan" w:date="2018-05-19T18:16:00Z">
          <w:pPr>
            <w:spacing w:after="120" w:line="288" w:lineRule="auto"/>
            <w:ind w:firstLine="567"/>
            <w:jc w:val="both"/>
          </w:pPr>
        </w:pPrChange>
      </w:pPr>
      <w:r w:rsidRPr="00C307BC">
        <w:t>Các thư vimã nguồn sử dụng MavenORMAT  cà mà triển khai sản phẩm.giaảtạo tài khoản trên đó để tạo ra các kho chứa của riêng mình để có t có các nền tảng khác như C#, Ruby, Scala… u quả và đơn giản hơn bằng cách phân nhánh  và bảo trì mất nhiều thời gian. Maven sinh ra để giải quyết được vấn đề này.</w:t>
      </w:r>
    </w:p>
    <w:p w14:paraId="3DE21984" w14:textId="77777777" w:rsidR="00F90D5E" w:rsidRPr="00C307BC" w:rsidRDefault="00F90D5E" w:rsidP="00660FB7">
      <w:pPr>
        <w:pStyle w:val="luanvanpara"/>
        <w:pPrChange w:id="237" w:author="Nguyen Toan" w:date="2018-05-19T18:16:00Z">
          <w:pPr>
            <w:spacing w:after="120" w:line="288" w:lineRule="auto"/>
            <w:ind w:firstLine="567"/>
            <w:jc w:val="both"/>
          </w:pPr>
        </w:pPrChange>
      </w:pPr>
      <w:r>
        <w:t>Ngoài vivi</w:t>
      </w:r>
      <w:r w:rsidRPr="00C307BC">
        <w:t xml:space="preserve"> có thvivimã nguồn sử dụng MavenORMAT  cà mà tr</w:t>
      </w:r>
      <w:r>
        <w:t>môi trưivimã nguồn sử dụng MavenORMAT  cà mà triển khai sản phẩm</w:t>
      </w:r>
      <w:r w:rsidRPr="00C307BC">
        <w:t xml:space="preserve"> dòng livimã nguồn sử dụn</w:t>
      </w:r>
      <w:r>
        <w:t>. C</w:t>
      </w:r>
      <w:r w:rsidRPr="00C307BC">
        <w:t>ác câu lvimã nguồn sử dụng Maá trình phát triển bao gồm:</w:t>
      </w:r>
      <w:del w:id="238" w:author="Nguyen Toan" w:date="2018-05-19T17:49:00Z">
        <w:r w:rsidRPr="00C307BC" w:rsidDel="003816C5">
          <w:delText xml:space="preserve"> </w:delText>
        </w:r>
      </w:del>
      <w:r w:rsidRPr="00C307BC">
        <w:t xml:space="preserve"> d câu lvimã nguồn sử dụng Maá trình phát triển bao gồm:sản phẩm.giaảtạo tài khoản trên đó để tạo ra các kho chứa của riêng mình để có t có các nền tảng khác như C#, Ruby,</w:t>
      </w:r>
      <w:r w:rsidRPr="00C307BC">
        <w:rPr>
          <w:rFonts w:eastAsia="Times New Roman"/>
          <w:b/>
          <w:sz w:val="26"/>
          <w:szCs w:val="26"/>
        </w:rPr>
        <w:t>Jenkins</w:t>
      </w:r>
    </w:p>
    <w:p w14:paraId="26A03E44" w14:textId="77777777" w:rsidR="008932E1" w:rsidRPr="004779D5" w:rsidRDefault="00F90D5E" w:rsidP="00660FB7">
      <w:pPr>
        <w:pStyle w:val="luanvanpara"/>
        <w:rPr>
          <w:rPrChange w:id="239" w:author="TOANNM" w:date="2018-05-19T16:54:00Z">
            <w:rPr>
              <w:rFonts w:eastAsia="Times New Roman"/>
              <w:b/>
              <w:sz w:val="26"/>
              <w:szCs w:val="26"/>
            </w:rPr>
          </w:rPrChange>
        </w:rPr>
        <w:pPrChange w:id="240" w:author="Nguyen Toan" w:date="2018-05-19T18:16:00Z">
          <w:pPr>
            <w:spacing w:after="120"/>
            <w:ind w:firstLine="567"/>
            <w:jc w:val="both"/>
          </w:pPr>
        </w:pPrChange>
      </w:pPr>
      <w:r w:rsidRPr="00C307BC">
        <w:t>Đenkins</w:t>
      </w:r>
      <w:r w:rsidRPr="00C307BC">
        <w:t>chnkins</w:t>
      </w:r>
      <w:r w:rsidRPr="00C307BC">
        <w:t xml:space="preserve"> đa các limã nguồn sử dụng Maá trìnphát triển, ta nên sử dụng Jenkins để đặt lịch kiểm thử hồi quy cho bộ mã nguồn phát triển. Quá trình chạy các ca kiểm thử mất nhiều thời gian vì vậy việc tự động hoá giúp tiết kiệm được chi phí phát triển ứng dụng. Jenkins cung cấp lịch sử biên dịch và chạy thử để giúp quá trình tìm lỗi diễn ra dễ dàng hơn. Lập trình viên được cung cấp các thông tin cần thiết để khoanh vùng lỗi</w:t>
      </w:r>
      <w:r w:rsidR="008932E1" w:rsidRPr="004779D5">
        <w:rPr>
          <w:rPrChange w:id="241" w:author="TOANNM" w:date="2018-05-19T16:54:00Z">
            <w:rPr>
              <w:rFonts w:eastAsia="Times New Roman"/>
              <w:b/>
              <w:sz w:val="26"/>
              <w:szCs w:val="26"/>
            </w:rPr>
          </w:rPrChange>
        </w:rPr>
        <w:t>.</w:t>
      </w:r>
    </w:p>
    <w:p w14:paraId="7747E004" w14:textId="33C6F4A1" w:rsidR="00F90D5E" w:rsidRPr="00C307BC" w:rsidRDefault="00856F5B" w:rsidP="00660FB7">
      <w:pPr>
        <w:pStyle w:val="luanvanpara"/>
        <w:pPrChange w:id="242" w:author="Nguyen Toan" w:date="2018-05-19T18:16:00Z">
          <w:pPr>
            <w:spacing w:after="120"/>
            <w:ind w:firstLine="567"/>
            <w:jc w:val="both"/>
          </w:pPr>
        </w:pPrChange>
      </w:pPr>
      <w:r>
        <w:t>J</w:t>
      </w:r>
      <w:r w:rsidR="00F90D5E" w:rsidRPr="00C307BC">
        <w:t xml:space="preserve">enkins là thư viồn sử dụng Maá trìnphát triển, ta nên sử dụng Jenkins để đặt lịch kiểm thử hồi quy cho bộ mã nguồn phát triển. Qtriển. Nó giúp khép kín quy trình phát triển phần mềm một cách tự động theo mô hình Agile nói chung và việc tích hợp liên tục nói riêng. Jenkins được phát triển trên nền tảng Java, nó hỗ trợ nhiều nền tảng khác nhau và có </w:t>
      </w:r>
      <w:r w:rsidR="00F90D5E" w:rsidRPr="00C307BC">
        <w:lastRenderedPageBreak/>
        <w:t xml:space="preserve">thkins là thư viồn sử dụng Maá trìc. Hiện tại, Jenkins hỗ trợ tích hợp hơn 400 plugins. Jenkins có thể chạy trên các hệ điều </w:t>
      </w:r>
      <w:del w:id="243" w:author="Nguyen Toan" w:date="2018-05-19T17:51:00Z">
        <w:r w:rsidR="00F90D5E" w:rsidRPr="00C307BC" w:rsidDel="008E6AF0">
          <w:delText>hành  Windows</w:delText>
        </w:r>
      </w:del>
      <w:ins w:id="244" w:author="Nguyen Toan" w:date="2018-05-19T17:51:00Z">
        <w:r w:rsidR="008E6AF0" w:rsidRPr="00C307BC">
          <w:t>hành Windows</w:t>
        </w:r>
      </w:ins>
      <w:r w:rsidR="00F90D5E" w:rsidRPr="00C307BC">
        <w:t>, Linux, Mac OS và Solaris.</w:t>
      </w:r>
    </w:p>
    <w:p w14:paraId="1B69F2B1" w14:textId="77777777" w:rsidR="00F90D5E" w:rsidRPr="00C307BC" w:rsidRDefault="00F90D5E" w:rsidP="00660FB7">
      <w:pPr>
        <w:pStyle w:val="luanvanpara"/>
        <w:pPrChange w:id="245" w:author="Nguyen Toan" w:date="2018-05-19T18:16:00Z">
          <w:pPr>
            <w:spacing w:after="120"/>
            <w:ind w:firstLine="567"/>
            <w:jc w:val="both"/>
          </w:pPr>
        </w:pPrChange>
      </w:pPr>
      <w:r w:rsidRPr="00C307BC">
        <w:t>ChLinux, Mac OS và Solaris.</w:t>
      </w:r>
      <w:r w:rsidRPr="00C307BC">
        <w:t>ns bao g Mac OS và Solaris.</w:t>
      </w:r>
      <w:r w:rsidRPr="00C307BC">
        <w:t>át các tác v OS và Solaris.</w:t>
      </w:r>
      <w:r w:rsidRPr="00C307BC">
        <w:t>nh phát triv OS và Solaris.</w:t>
      </w:r>
      <w:r w:rsidRPr="00C307BC">
        <w:t xml:space="preserve"> mã nguồn từ SVN/git, kiểm tra, dịch và triển khai ứng dụng thông qua việc gọi các thư viện hỗ trợ như Maven, Apache Ant...</w:t>
      </w:r>
    </w:p>
    <w:p w14:paraId="1623E1B1" w14:textId="04D735BA" w:rsidR="00F90D5E" w:rsidRPr="004779D5" w:rsidRDefault="00F90D5E" w:rsidP="00660FB7">
      <w:pPr>
        <w:pStyle w:val="luanvanpara"/>
        <w:rPr>
          <w:rPrChange w:id="246" w:author="TOANNM" w:date="2018-05-19T16:54:00Z">
            <w:rPr>
              <w:rFonts w:eastAsia="Times New Roman"/>
              <w:b/>
              <w:sz w:val="26"/>
              <w:szCs w:val="26"/>
            </w:rPr>
          </w:rPrChange>
        </w:rPr>
        <w:pPrChange w:id="247" w:author="Nguyen Toan" w:date="2018-05-19T18:16:00Z">
          <w:pPr>
            <w:spacing w:after="120"/>
            <w:ind w:firstLine="567"/>
            <w:jc w:val="both"/>
          </w:pPr>
        </w:pPrChange>
      </w:pPr>
      <w:r w:rsidRPr="00C307BC">
        <w:t>Jenkins là m SVN/git, kiểm tra, dịch và triển khai ứng dụng thông qua việc gọi các thư viện hỗ trợ như Maven, Apache Ant...u . Qtriển. Nình làm việc rất đơn giản về cách thức hoạt động của Jenkins bao gồm: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r w:rsidR="00C75691">
        <w:t>.</w:t>
      </w:r>
    </w:p>
    <w:p w14:paraId="79960CCD" w14:textId="39A4B874" w:rsidR="00F90D5E" w:rsidRPr="00C307BC" w:rsidRDefault="00F90D5E" w:rsidP="00660FB7">
      <w:pPr>
        <w:pStyle w:val="luanvanpara"/>
        <w:pPrChange w:id="248" w:author="Nguyen Toan" w:date="2018-05-19T18:16:00Z">
          <w:pPr>
            <w:spacing w:after="120"/>
            <w:ind w:firstLine="567"/>
            <w:jc w:val="both"/>
          </w:pPr>
        </w:pPrChange>
      </w:pPr>
      <w:r w:rsidRPr="00C307BC">
        <w:t>Jenkins cung cVN/git, kiểm tra, dịch và triển khai ứng dụng thông qua việc gọi các thư vi</w:t>
      </w:r>
      <w:ins w:id="249" w:author="Nguyen Toan" w:date="2018-05-19T17:51:00Z">
        <w:r w:rsidR="00BF63E0">
          <w:fldChar w:fldCharType="begin"/>
        </w:r>
        <w:r w:rsidR="00BF63E0">
          <w:instrText xml:space="preserve"> REF _Ref514515622 \h </w:instrText>
        </w:r>
      </w:ins>
      <w:r w:rsidR="00BF63E0">
        <w:fldChar w:fldCharType="separate"/>
      </w:r>
      <w:ins w:id="250" w:author="Nguyen Toan" w:date="2018-05-19T17:51:00Z">
        <w:r w:rsidR="00BF63E0">
          <w:t>h</w:t>
        </w:r>
        <w:r w:rsidR="00BF63E0" w:rsidRPr="00C307BC">
          <w:t xml:space="preserve">ình </w:t>
        </w:r>
        <w:r w:rsidR="00BF63E0">
          <w:rPr>
            <w:noProof/>
          </w:rPr>
          <w:t>1</w:t>
        </w:r>
        <w:r w:rsidR="00BF63E0">
          <w:t>.</w:t>
        </w:r>
        <w:r w:rsidR="00BF63E0">
          <w:rPr>
            <w:noProof/>
          </w:rPr>
          <w:t>15</w:t>
        </w:r>
        <w:r w:rsidR="00BF63E0">
          <w:fldChar w:fldCharType="end"/>
        </w:r>
      </w:ins>
      <w:r w:rsidRPr="00C307BC">
        <w:fldChar w:fldCharType="begin"/>
      </w:r>
      <w:r w:rsidRPr="00C307BC">
        <w:instrText xml:space="preserve"> REF _Ref512174225 \h  \* MERGEFORMAT </w:instrText>
      </w:r>
      <w:r w:rsidRPr="00C307BC">
        <w:fldChar w:fldCharType="end"/>
      </w:r>
      <w:r w:rsidRPr="00C307BC">
        <w:t>).</w:t>
      </w:r>
    </w:p>
    <w:p w14:paraId="0C761BF2" w14:textId="77777777" w:rsidR="00F90D5E" w:rsidRPr="00C307BC" w:rsidRDefault="00F90D5E" w:rsidP="00660FB7">
      <w:pPr>
        <w:pStyle w:val="luanvananh"/>
        <w:pPrChange w:id="251" w:author="Nguyen Toan" w:date="2018-05-19T18:16:00Z">
          <w:pPr>
            <w:ind w:firstLine="720"/>
            <w:jc w:val="center"/>
          </w:pPr>
        </w:pPrChange>
      </w:pPr>
      <w:r w:rsidRPr="00CF7898">
        <w:drawing>
          <wp:inline distT="0" distB="0" distL="0" distR="0" wp14:anchorId="79E6E1C8" wp14:editId="2970A41A">
            <wp:extent cx="4500655" cy="2727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2A1AD5FA" w14:textId="73D5400A" w:rsidR="00F90D5E" w:rsidRPr="00C307BC" w:rsidRDefault="00F90D5E" w:rsidP="00660FB7">
      <w:pPr>
        <w:pStyle w:val="luanvanImg"/>
        <w:pPrChange w:id="252" w:author="Nguyen Toan" w:date="2018-05-19T18:16:00Z">
          <w:pPr>
            <w:ind w:firstLine="720"/>
            <w:jc w:val="center"/>
          </w:pPr>
        </w:pPrChange>
      </w:pPr>
      <w:bookmarkStart w:id="253" w:name="_Toc514445863"/>
      <w:bookmarkStart w:id="254" w:name="_Ref514515622"/>
      <w:r w:rsidRPr="00C307BC">
        <w:t xml:space="preserve">Hình </w:t>
      </w:r>
      <w:fldSimple w:instr=" STYLEREF 1 \s ">
        <w:r w:rsidR="0037692A">
          <w:rPr>
            <w:noProof/>
          </w:rPr>
          <w:t>1</w:t>
        </w:r>
      </w:fldSimple>
      <w:r w:rsidR="0037692A">
        <w:t>.</w:t>
      </w:r>
      <w:fldSimple w:instr=" SEQ Hình \* ARABIC \s 1 ">
        <w:r w:rsidR="0037692A">
          <w:rPr>
            <w:noProof/>
          </w:rPr>
          <w:t>15</w:t>
        </w:r>
      </w:fldSimple>
      <w:bookmarkEnd w:id="254"/>
      <w:r w:rsidRPr="00C307BC">
        <w:t>: Màn hình chính Jenkins</w:t>
      </w:r>
      <w:bookmarkEnd w:id="253"/>
    </w:p>
    <w:p w14:paraId="628FA119" w14:textId="4B2F89EF" w:rsidR="00F90D5E" w:rsidRDefault="00F90D5E" w:rsidP="00660FB7">
      <w:pPr>
        <w:pStyle w:val="luanvanpara"/>
        <w:pPrChange w:id="255" w:author="Nguyen Toan" w:date="2018-05-19T18:16:00Z">
          <w:pPr>
            <w:spacing w:after="120"/>
            <w:ind w:firstLine="567"/>
            <w:jc w:val="both"/>
          </w:pPr>
        </w:pPrChange>
      </w:pPr>
      <w:r w:rsidRPr="00C307BC">
        <w:t>Jenkins cung cnh Jenkins* MERGEFORMAT à triển khai ứn</w:t>
      </w:r>
      <w:ins w:id="256" w:author="Nguyen Toan" w:date="2018-05-19T17:52:00Z">
        <w:r w:rsidR="009F562A">
          <w:fldChar w:fldCharType="begin"/>
        </w:r>
        <w:r w:rsidR="009F562A">
          <w:instrText xml:space="preserve"> REF _Ref514515653 \h </w:instrText>
        </w:r>
      </w:ins>
      <w:r w:rsidR="009F562A">
        <w:fldChar w:fldCharType="separate"/>
      </w:r>
      <w:ins w:id="257" w:author="Nguyen Toan" w:date="2018-05-19T17:52:00Z">
        <w:r w:rsidR="009F562A" w:rsidRPr="00C307BC">
          <w:t xml:space="preserve">Hình </w:t>
        </w:r>
        <w:r w:rsidR="009F562A">
          <w:rPr>
            <w:noProof/>
          </w:rPr>
          <w:t>1</w:t>
        </w:r>
        <w:r w:rsidR="009F562A">
          <w:t>.</w:t>
        </w:r>
        <w:r w:rsidR="009F562A">
          <w:rPr>
            <w:noProof/>
          </w:rPr>
          <w:t>16</w:t>
        </w:r>
        <w:r w:rsidR="009F562A">
          <w:fldChar w:fldCharType="end"/>
        </w:r>
      </w:ins>
      <w:del w:id="258" w:author="Nguyen Toan" w:date="2018-05-19T17:51:00Z">
        <w:r w:rsidRPr="00C307BC" w:rsidDel="009F562A">
          <w:delText xml:space="preserve">xem </w:delText>
        </w:r>
      </w:del>
      <w:r w:rsidRPr="00C307BC">
        <w:fldChar w:fldCharType="begin"/>
      </w:r>
      <w:r w:rsidRPr="00C307BC">
        <w:instrText xml:space="preserve"> REF _Ref513152419 \h  \* MERGEFORMAT </w:instrText>
      </w:r>
      <w:r w:rsidRPr="00C307BC">
        <w:fldChar w:fldCharType="end"/>
      </w:r>
      <w:r w:rsidRPr="00C307BC">
        <w:t>)</w:t>
      </w:r>
      <w:ins w:id="259" w:author="Nguyen Toan" w:date="2018-05-19T17:52:00Z">
        <w:r w:rsidR="009F562A">
          <w:t>.</w:t>
        </w:r>
      </w:ins>
    </w:p>
    <w:p w14:paraId="3B242EA6" w14:textId="77777777" w:rsidR="00F90D5E" w:rsidRPr="00C307BC" w:rsidRDefault="00F90D5E" w:rsidP="00660FB7">
      <w:pPr>
        <w:pStyle w:val="luanvanpara"/>
        <w:pPrChange w:id="260" w:author="Nguyen Toan" w:date="2018-05-19T18:16:00Z">
          <w:pPr>
            <w:spacing w:after="120"/>
            <w:ind w:firstLine="567"/>
            <w:jc w:val="both"/>
          </w:pPr>
        </w:pPrChange>
      </w:pPr>
      <w:r w:rsidRPr="004779D5">
        <w:rPr>
          <w:b/>
        </w:rPr>
        <w:t>CREF _Ref51315241</w:t>
      </w:r>
      <w:r w:rsidRPr="004779D5">
        <w:rPr>
          <w:rPrChange w:id="261" w:author="TOANNM" w:date="2018-05-19T16:54:00Z">
            <w:rPr>
              <w:rFonts w:eastAsia="Times New Roman"/>
              <w:b/>
              <w:sz w:val="26"/>
              <w:szCs w:val="26"/>
            </w:rPr>
          </w:rPrChange>
        </w:rPr>
        <w:t xml:space="preserve"> </w:t>
      </w:r>
      <w:r w:rsidRPr="00071A6D">
        <w:t>(Configure System</w:t>
      </w:r>
      <w:r w:rsidRPr="00C307BC">
        <w:t>)</w:t>
      </w:r>
      <w:r w:rsidRPr="00071A6D">
        <w:t>:</w:t>
      </w:r>
      <w:r w:rsidRPr="004779D5">
        <w:rPr>
          <w:rPrChange w:id="262" w:author="TOANNM" w:date="2018-05-19T16:54:00Z">
            <w:rPr>
              <w:rFonts w:eastAsia="Times New Roman"/>
              <w:b/>
              <w:sz w:val="26"/>
              <w:szCs w:val="26"/>
            </w:rPr>
          </w:rPrChange>
        </w:rPr>
        <w:t xml:space="preserve"> </w:t>
      </w:r>
      <w:r w:rsidRPr="00C307BC">
        <w:t>Đây là có thystem9 \h  \* MERGEFORMAT à triển khai ứng dụng thông qua việc gọi các thư viện hỗ trợ như Maven, Apache Ant...u . Qtriển. Nình làm việc rất đơn giản về cách thức hoạt động của Jenkins bao gồm: kiểm tra sự thay đổi của mã nguồn, nếu có thay đđược cài đặt, Jenkins sẽ tự động thêm các trường cấu hình bắt buộc sau khi các plugin được cài đặt.</w:t>
      </w:r>
    </w:p>
    <w:p w14:paraId="07317F18" w14:textId="77777777" w:rsidR="00F90D5E" w:rsidRPr="00C307BC" w:rsidRDefault="00F90D5E" w:rsidP="00660FB7">
      <w:pPr>
        <w:pStyle w:val="luanvananh"/>
        <w:pPrChange w:id="263" w:author="Nguyen Toan" w:date="2018-05-19T18:16:00Z">
          <w:pPr>
            <w:keepNext/>
            <w:spacing w:before="120" w:line="288" w:lineRule="auto"/>
            <w:ind w:right="80" w:firstLine="567"/>
            <w:jc w:val="center"/>
          </w:pPr>
        </w:pPrChange>
      </w:pPr>
      <w:r w:rsidRPr="00CF7898">
        <w:lastRenderedPageBreak/>
        <w:drawing>
          <wp:inline distT="0" distB="0" distL="0" distR="0" wp14:anchorId="61544964" wp14:editId="79907A42">
            <wp:extent cx="3900451" cy="3226944"/>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p>
    <w:p w14:paraId="10E56C33" w14:textId="0655583F" w:rsidR="00F90D5E" w:rsidRDefault="00F90D5E" w:rsidP="00660FB7">
      <w:pPr>
        <w:pStyle w:val="luanvanImg"/>
        <w:pPrChange w:id="264" w:author="Nguyen Toan" w:date="2018-05-19T18:16:00Z">
          <w:pPr>
            <w:ind w:firstLine="720"/>
            <w:jc w:val="center"/>
          </w:pPr>
        </w:pPrChange>
      </w:pPr>
      <w:bookmarkStart w:id="265" w:name="_Toc514445864"/>
      <w:bookmarkStart w:id="266" w:name="_Ref514515653"/>
      <w:r w:rsidRPr="00C307BC">
        <w:t xml:space="preserve">Hình </w:t>
      </w:r>
      <w:fldSimple w:instr=" STYLEREF 1 \s ">
        <w:r w:rsidR="0037692A">
          <w:rPr>
            <w:noProof/>
          </w:rPr>
          <w:t>1</w:t>
        </w:r>
      </w:fldSimple>
      <w:r w:rsidR="0037692A">
        <w:t>.</w:t>
      </w:r>
      <w:fldSimple w:instr=" SEQ Hình \* ARABIC \s 1 ">
        <w:r w:rsidR="0037692A">
          <w:rPr>
            <w:noProof/>
          </w:rPr>
          <w:t>16</w:t>
        </w:r>
      </w:fldSimple>
      <w:bookmarkEnd w:id="266"/>
      <w:r w:rsidRPr="00C307BC">
        <w:t>: Cấu hình tùy chỉnh của Jenkins</w:t>
      </w:r>
      <w:bookmarkEnd w:id="265"/>
    </w:p>
    <w:p w14:paraId="3750C385" w14:textId="4F719177" w:rsidR="00675F99" w:rsidRDefault="00675F99" w:rsidP="00660FB7">
      <w:pPr>
        <w:pStyle w:val="luanvanpara"/>
        <w:pPrChange w:id="267" w:author="Nguyen Toan" w:date="2018-05-19T18:16:00Z">
          <w:pPr>
            <w:spacing w:after="120"/>
            <w:ind w:firstLine="567"/>
            <w:jc w:val="both"/>
          </w:pPr>
        </w:pPrChange>
      </w:pPr>
      <w:r w:rsidRPr="00C307BC">
        <w:rPr>
          <w:b/>
        </w:rPr>
        <w:t>T Cấu hình tùy chỉnh của J</w:t>
      </w:r>
      <w:r w:rsidRPr="00071A6D">
        <w:t>(Reload Configuration from Disk):</w:t>
      </w:r>
      <w:r w:rsidRPr="004779D5">
        <w:rPr>
          <w:rPrChange w:id="268" w:author="TOANNM" w:date="2018-05-19T16:54:00Z">
            <w:rPr>
              <w:rFonts w:eastAsia="Times New Roman"/>
              <w:b/>
              <w:sz w:val="26"/>
              <w:szCs w:val="26"/>
            </w:rPr>
          </w:rPrChange>
        </w:rPr>
        <w:t xml:space="preserve"> </w:t>
      </w:r>
      <w:r w:rsidRPr="00C307BC">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p>
    <w:p w14:paraId="7F1D003C" w14:textId="174C0104" w:rsidR="002D5FC7" w:rsidRPr="00C307BC" w:rsidRDefault="002D5FC7" w:rsidP="00660FB7">
      <w:pPr>
        <w:pStyle w:val="luanvanpara"/>
        <w:pPrChange w:id="269" w:author="Nguyen Toan" w:date="2018-05-19T18:16:00Z">
          <w:pPr>
            <w:spacing w:after="120"/>
            <w:ind w:firstLine="567"/>
            <w:jc w:val="both"/>
          </w:pPr>
        </w:pPrChange>
      </w:pPr>
      <w:r w:rsidRPr="00FF6039">
        <w:rPr>
          <w:b/>
        </w:rPr>
        <w:t>Qunkins lưu tr</w:t>
      </w:r>
      <w:r w:rsidRPr="00071A6D">
        <w:t xml:space="preserve"> (Manage Plugin):</w:t>
      </w:r>
      <w:r w:rsidRPr="00FF6039">
        <w:rPr>
          <w:rPrChange w:id="270" w:author="TOANNM" w:date="2018-05-19T16:55:00Z">
            <w:rPr>
              <w:rFonts w:eastAsia="Times New Roman"/>
              <w:b/>
              <w:sz w:val="26"/>
              <w:szCs w:val="26"/>
            </w:rPr>
          </w:rPrChange>
        </w:rPr>
        <w:t xml:space="preserve"> </w:t>
      </w:r>
      <w:r w:rsidRPr="00C307BC">
        <w:t>Màn hình hlugin):ất cả các hệ thống của nó và xây dựng các chi tiết cấu hình công việc mã nguồn khác nhau như Git, Mercurial hoặc ClearCase, để mã hóa báo cáo số liệu về mức độ bảo hiểm và chất lượng mã. Plugins có thể được cài đặt, cập nhật và loại bỏ thông qua màn hình này</w:t>
      </w:r>
      <w:r w:rsidRPr="00FF6039">
        <w:rPr>
          <w:rPrChange w:id="271" w:author="TOANNM" w:date="2018-05-19T16:55:00Z">
            <w:rPr>
              <w:rFonts w:eastAsia="Times New Roman"/>
              <w:b/>
              <w:sz w:val="26"/>
              <w:szCs w:val="26"/>
            </w:rPr>
          </w:rPrChange>
        </w:rPr>
        <w:t xml:space="preserve"> </w:t>
      </w:r>
      <w:r w:rsidRPr="00C307BC">
        <w:t>(</w:t>
      </w:r>
      <w:del w:id="272" w:author="Nguyen Toan" w:date="2018-05-19T17:52:00Z">
        <w:r w:rsidRPr="00C307BC" w:rsidDel="00A24E52">
          <w:delText xml:space="preserve">xem </w:delText>
        </w:r>
      </w:del>
      <w:ins w:id="273" w:author="Nguyen Toan" w:date="2018-05-19T17:52:00Z">
        <w:r w:rsidR="00A24E52">
          <w:fldChar w:fldCharType="begin"/>
        </w:r>
        <w:r w:rsidR="00A24E52">
          <w:instrText xml:space="preserve"> REF _Ref514515674 \h </w:instrText>
        </w:r>
      </w:ins>
      <w:r w:rsidR="00A24E52">
        <w:fldChar w:fldCharType="separate"/>
      </w:r>
      <w:ins w:id="274" w:author="Nguyen Toan" w:date="2018-05-19T17:52:00Z">
        <w:r w:rsidR="00A24E52" w:rsidRPr="00C307BC">
          <w:t xml:space="preserve">Hình </w:t>
        </w:r>
        <w:r w:rsidR="00A24E52">
          <w:rPr>
            <w:noProof/>
          </w:rPr>
          <w:t>1</w:t>
        </w:r>
        <w:r w:rsidR="00A24E52">
          <w:t>.</w:t>
        </w:r>
        <w:r w:rsidR="00A24E52">
          <w:rPr>
            <w:noProof/>
          </w:rPr>
          <w:t>17</w:t>
        </w:r>
        <w:r w:rsidR="00A24E52">
          <w:fldChar w:fldCharType="end"/>
        </w:r>
      </w:ins>
      <w:r w:rsidRPr="00C307BC">
        <w:fldChar w:fldCharType="begin"/>
      </w:r>
      <w:r w:rsidRPr="00C307BC">
        <w:instrText xml:space="preserve"> REF _Ref513152455 \h  \* MERGEFORMAT </w:instrText>
      </w:r>
      <w:r w:rsidRPr="00C307BC">
        <w:fldChar w:fldCharType="end"/>
      </w:r>
      <w:r w:rsidRPr="00C307BC">
        <w:t>).</w:t>
      </w:r>
    </w:p>
    <w:p w14:paraId="13CDD234" w14:textId="33B39D48" w:rsidR="000C2CAF" w:rsidRPr="000C2CAF" w:rsidRDefault="000C2CAF" w:rsidP="00660FB7">
      <w:pPr>
        <w:pStyle w:val="luanvanpara"/>
        <w:rPr>
          <w:ins w:id="275" w:author="Nguyen Toan" w:date="2018-05-19T17:53:00Z"/>
          <w:b/>
        </w:rPr>
        <w:pPrChange w:id="276" w:author="Nguyen Toan" w:date="2018-05-19T18:16:00Z">
          <w:pPr>
            <w:spacing w:after="120" w:line="288" w:lineRule="auto"/>
            <w:ind w:firstLine="567"/>
            <w:jc w:val="both"/>
          </w:pPr>
        </w:pPrChange>
      </w:pPr>
      <w:ins w:id="277" w:author="Nguyen Toan" w:date="2018-05-19T17:53:00Z">
        <w:r w:rsidRPr="000C2CAF">
          <w:rPr>
            <w:b/>
          </w:rPr>
          <w:t xml:space="preserve">Thông tin h3152455 </w:t>
        </w:r>
        <w:r w:rsidRPr="000C2CAF">
          <w:rPr>
            <w:rPrChange w:id="278" w:author="Nguyen Toan" w:date="2018-05-19T17:53:00Z">
              <w:rPr>
                <w:rFonts w:eastAsia="Times New Roman"/>
                <w:b/>
                <w:sz w:val="26"/>
                <w:szCs w:val="26"/>
              </w:rPr>
            </w:rPrChange>
          </w:rPr>
          <w:t>(System Information): Màn hình này hiển thị danh sách tất cả các thuộc tính hệ thống Java và biến môi trường hệ thống hiện tại</w:t>
        </w:r>
        <w:r w:rsidR="006571A2">
          <w:t xml:space="preserve"> (</w:t>
        </w:r>
      </w:ins>
      <w:ins w:id="279" w:author="Nguyen Toan" w:date="2018-05-19T17:54:00Z">
        <w:r w:rsidR="006571A2">
          <w:fldChar w:fldCharType="begin"/>
        </w:r>
        <w:r w:rsidR="006571A2">
          <w:instrText xml:space="preserve"> REF _Ref514515775 \h </w:instrText>
        </w:r>
      </w:ins>
      <w:r w:rsidR="006571A2">
        <w:fldChar w:fldCharType="separate"/>
      </w:r>
      <w:ins w:id="280" w:author="Nguyen Toan" w:date="2018-05-19T17:54:00Z">
        <w:r w:rsidR="006571A2" w:rsidRPr="00C307BC">
          <w:t xml:space="preserve">Hình </w:t>
        </w:r>
        <w:r w:rsidR="006571A2">
          <w:rPr>
            <w:noProof/>
          </w:rPr>
          <w:t>1</w:t>
        </w:r>
        <w:r w:rsidR="006571A2">
          <w:t>.</w:t>
        </w:r>
        <w:r w:rsidR="006571A2">
          <w:rPr>
            <w:noProof/>
          </w:rPr>
          <w:t>18</w:t>
        </w:r>
        <w:r w:rsidR="006571A2">
          <w:fldChar w:fldCharType="end"/>
        </w:r>
      </w:ins>
      <w:ins w:id="281" w:author="Nguyen Toan" w:date="2018-05-19T17:53:00Z">
        <w:r w:rsidR="006571A2">
          <w:t>)</w:t>
        </w:r>
        <w:r w:rsidRPr="000C2CAF">
          <w:rPr>
            <w:rPrChange w:id="282" w:author="Nguyen Toan" w:date="2018-05-19T17:53:00Z">
              <w:rPr>
                <w:rFonts w:eastAsia="Times New Roman"/>
                <w:b/>
                <w:sz w:val="26"/>
                <w:szCs w:val="26"/>
              </w:rPr>
            </w:rPrChange>
          </w:rPr>
          <w:t>. Ở đây người ta có thể kiểm tra chính xác phiên bản Java Jenkins đang chạy, n</w:t>
        </w:r>
        <w:r w:rsidR="009823DE">
          <w:rPr>
            <w:rPrChange w:id="283" w:author="Nguyen Toan" w:date="2018-05-19T17:53:00Z">
              <w:rPr/>
            </w:rPrChange>
          </w:rPr>
          <w:t>gưỞ đây người ta có thể kiểm t</w:t>
        </w:r>
        <w:r w:rsidRPr="000C2CAF">
          <w:rPr>
            <w:rPrChange w:id="284" w:author="Nguyen Toan" w:date="2018-05-19T17:53:00Z">
              <w:rPr>
                <w:rFonts w:eastAsia="Times New Roman"/>
                <w:b/>
                <w:sz w:val="26"/>
                <w:szCs w:val="26"/>
              </w:rPr>
            </w:rPrChange>
          </w:rPr>
          <w:fldChar w:fldCharType="begin"/>
        </w:r>
        <w:r w:rsidRPr="000C2CAF">
          <w:rPr>
            <w:rPrChange w:id="285" w:author="Nguyen Toan" w:date="2018-05-19T17:53:00Z">
              <w:rPr>
                <w:rFonts w:eastAsia="Times New Roman"/>
                <w:b/>
                <w:sz w:val="26"/>
                <w:szCs w:val="26"/>
              </w:rPr>
            </w:rPrChange>
          </w:rPr>
          <w:instrText xml:space="preserve"> REF _Ref513152574 \h  \* MERGEFORMAT </w:instrText>
        </w:r>
        <w:r w:rsidRPr="000C2CAF">
          <w:rPr>
            <w:rPrChange w:id="286" w:author="Nguyen Toan" w:date="2018-05-19T17:53:00Z">
              <w:rPr>
                <w:rFonts w:eastAsia="Times New Roman"/>
                <w:b/>
                <w:sz w:val="26"/>
                <w:szCs w:val="26"/>
              </w:rPr>
            </w:rPrChange>
          </w:rPr>
        </w:r>
        <w:r w:rsidRPr="000C2CAF">
          <w:rPr>
            <w:rPrChange w:id="287" w:author="Nguyen Toan" w:date="2018-05-19T17:53:00Z">
              <w:rPr>
                <w:rFonts w:eastAsia="Times New Roman"/>
                <w:b/>
                <w:sz w:val="26"/>
                <w:szCs w:val="26"/>
              </w:rPr>
            </w:rPrChange>
          </w:rPr>
          <w:fldChar w:fldCharType="end"/>
        </w:r>
      </w:ins>
      <w:ins w:id="288" w:author="Nguyen Toan" w:date="2018-05-19T17:54:00Z">
        <w:r w:rsidR="009823DE">
          <w:t>, c</w:t>
        </w:r>
        <w:r w:rsidR="009823DE" w:rsidRPr="000C2CAF">
          <w:rPr>
            <w:rPrChange w:id="289" w:author="Nguyen Toan" w:date="2018-05-19T17:53:00Z">
              <w:rPr/>
            </w:rPrChange>
          </w:rPr>
          <w:t>ho</w:t>
        </w:r>
      </w:ins>
      <w:ins w:id="290" w:author="Nguyen Toan" w:date="2018-05-19T17:53:00Z">
        <w:r w:rsidRPr="000C2CAF">
          <w:rPr>
            <w:rPrChange w:id="291" w:author="Nguyen Toan" w:date="2018-05-19T17:53:00Z">
              <w:rPr>
                <w:rFonts w:eastAsia="Times New Roman"/>
                <w:b/>
                <w:sz w:val="26"/>
                <w:szCs w:val="26"/>
              </w:rPr>
            </w:rPrChange>
          </w:rPr>
          <w:t xml:space="preserve"> thấy một số thông tin về giá trị tên có sẵn trong phần này.</w:t>
        </w:r>
      </w:ins>
    </w:p>
    <w:p w14:paraId="24E4F879" w14:textId="737CBF8F" w:rsidR="002D5FC7" w:rsidRPr="00FF6039" w:rsidDel="000C2CAF" w:rsidRDefault="00C4792E">
      <w:pPr>
        <w:spacing w:after="120" w:line="288" w:lineRule="auto"/>
        <w:ind w:firstLine="567"/>
        <w:jc w:val="both"/>
        <w:rPr>
          <w:del w:id="292" w:author="Nguyen Toan" w:date="2018-05-19T17:53:00Z"/>
          <w:rFonts w:eastAsia="Times New Roman"/>
          <w:sz w:val="26"/>
          <w:szCs w:val="26"/>
          <w:rPrChange w:id="293" w:author="TOANNM" w:date="2018-05-19T16:55:00Z">
            <w:rPr>
              <w:del w:id="294" w:author="Nguyen Toan" w:date="2018-05-19T17:53:00Z"/>
              <w:sz w:val="26"/>
              <w:szCs w:val="26"/>
            </w:rPr>
          </w:rPrChange>
        </w:rPr>
        <w:pPrChange w:id="295" w:author="TOANNM" w:date="2018-05-19T16:55:00Z">
          <w:pPr>
            <w:spacing w:after="120"/>
            <w:ind w:firstLine="567"/>
            <w:jc w:val="both"/>
          </w:pPr>
        </w:pPrChange>
      </w:pPr>
      <w:del w:id="296" w:author="Nguyen Toan" w:date="2018-05-19T17:53:00Z">
        <w:r w:rsidRPr="00FF6039" w:rsidDel="000C2CAF">
          <w:rPr>
            <w:rFonts w:eastAsia="Times New Roman"/>
            <w:b/>
            <w:sz w:val="26"/>
            <w:szCs w:val="26"/>
            <w:rPrChange w:id="297" w:author="TOANNM" w:date="2018-05-19T16:55:00Z">
              <w:rPr>
                <w:b/>
                <w:sz w:val="26"/>
                <w:szCs w:val="26"/>
              </w:rPr>
            </w:rPrChange>
          </w:rPr>
          <w:lastRenderedPageBreak/>
          <w:delText>Thông tin h3152455</w:delText>
        </w:r>
        <w:r w:rsidRPr="00FF6039" w:rsidDel="000C2CAF">
          <w:rPr>
            <w:rFonts w:eastAsia="Times New Roman"/>
            <w:sz w:val="26"/>
            <w:szCs w:val="26"/>
            <w:rPrChange w:id="298" w:author="TOANNM" w:date="2018-05-19T16:55:00Z">
              <w:rPr>
                <w:b/>
                <w:sz w:val="26"/>
                <w:szCs w:val="26"/>
              </w:rPr>
            </w:rPrChange>
          </w:rPr>
          <w:delText xml:space="preserve"> (System Information): Màn hình này hicó sẵn trong phần này.nkins đang chạy, n  thống Java và biến môi trường hệ </w:delText>
        </w:r>
        <w:r w:rsidDel="000C2CAF">
          <w:rPr>
            <w:rFonts w:eastAsia="Times New Roman"/>
            <w:sz w:val="26"/>
            <w:szCs w:val="26"/>
          </w:rPr>
          <w:delText>thống</w:delText>
        </w:r>
        <w:r w:rsidRPr="00FF6039" w:rsidDel="000C2CAF">
          <w:rPr>
            <w:rFonts w:eastAsia="Times New Roman"/>
            <w:sz w:val="26"/>
            <w:szCs w:val="26"/>
            <w:rPrChange w:id="299" w:author="TOANNM" w:date="2018-05-19T16:55:00Z">
              <w:rPr>
                <w:sz w:val="26"/>
                <w:szCs w:val="26"/>
              </w:rPr>
            </w:rPrChange>
          </w:rPr>
          <w:delText xml:space="preserve"> hingtem Information): Màn hình này hicó sẵn trong phần này.nkins đang chạy, n  thống Java và biến môi trường </w:delText>
        </w:r>
      </w:del>
      <w:del w:id="300" w:author="Nguyen Toan" w:date="2018-05-19T17:52:00Z">
        <w:r w:rsidRPr="00FF6039" w:rsidDel="00A24E52">
          <w:rPr>
            <w:rFonts w:eastAsia="Times New Roman"/>
            <w:sz w:val="26"/>
            <w:szCs w:val="26"/>
            <w:rPrChange w:id="301" w:author="TOANNM" w:date="2018-05-19T16:55:00Z">
              <w:rPr>
                <w:sz w:val="26"/>
                <w:szCs w:val="26"/>
              </w:rPr>
            </w:rPrChange>
          </w:rPr>
          <w:delText>hhin</w:delText>
        </w:r>
      </w:del>
      <w:del w:id="302" w:author="Nguyen Toan" w:date="2018-05-19T17:53:00Z">
        <w:r w:rsidRPr="00FF6039" w:rsidDel="000C2CAF">
          <w:rPr>
            <w:rFonts w:eastAsia="Times New Roman"/>
            <w:sz w:val="26"/>
            <w:szCs w:val="26"/>
            <w:rPrChange w:id="303" w:author="TOANNM" w:date="2018-05-19T16:55:00Z">
              <w:rPr>
                <w:sz w:val="26"/>
                <w:szCs w:val="26"/>
              </w:rPr>
            </w:rPrChange>
          </w:rPr>
          <w:delText xml:space="preserve"> Merc</w:delText>
        </w:r>
        <w:r w:rsidRPr="00FF6039" w:rsidDel="000C2CAF">
          <w:rPr>
            <w:rFonts w:eastAsia="Times New Roman"/>
            <w:sz w:val="26"/>
            <w:szCs w:val="26"/>
            <w:rPrChange w:id="304" w:author="TOANNM" w:date="2018-05-19T16:55:00Z">
              <w:rPr>
                <w:sz w:val="26"/>
                <w:szCs w:val="26"/>
              </w:rPr>
            </w:rPrChange>
          </w:rPr>
          <w:fldChar w:fldCharType="begin"/>
        </w:r>
        <w:r w:rsidRPr="00FF6039" w:rsidDel="000C2CAF">
          <w:rPr>
            <w:rFonts w:eastAsia="Times New Roman"/>
            <w:sz w:val="26"/>
            <w:szCs w:val="26"/>
            <w:rPrChange w:id="305" w:author="TOANNM" w:date="2018-05-19T16:55:00Z">
              <w:rPr>
                <w:sz w:val="26"/>
                <w:szCs w:val="26"/>
              </w:rPr>
            </w:rPrChange>
          </w:rPr>
          <w:delInstrText xml:space="preserve"> REF _Ref513152574 \h  \* MERGEFORMAT </w:delInstrText>
        </w:r>
        <w:r w:rsidRPr="00FF6039" w:rsidDel="000C2CAF">
          <w:rPr>
            <w:rFonts w:eastAsia="Times New Roman"/>
            <w:sz w:val="26"/>
            <w:szCs w:val="26"/>
            <w:rPrChange w:id="306" w:author="TOANNM" w:date="2018-05-19T16:55:00Z">
              <w:rPr>
                <w:rFonts w:eastAsia="Times New Roman"/>
                <w:sz w:val="26"/>
                <w:szCs w:val="26"/>
              </w:rPr>
            </w:rPrChange>
          </w:rPr>
        </w:r>
        <w:r w:rsidRPr="00FF6039" w:rsidDel="000C2CAF">
          <w:rPr>
            <w:rFonts w:eastAsia="Times New Roman"/>
            <w:sz w:val="26"/>
            <w:szCs w:val="26"/>
            <w:rPrChange w:id="307" w:author="TOANNM" w:date="2018-05-19T16:55:00Z">
              <w:rPr>
                <w:sz w:val="26"/>
                <w:szCs w:val="26"/>
              </w:rPr>
            </w:rPrChange>
          </w:rPr>
          <w:fldChar w:fldCharType="end"/>
        </w:r>
        <w:r w:rsidRPr="00FF6039" w:rsidDel="000C2CAF">
          <w:rPr>
            <w:rFonts w:eastAsia="Times New Roman"/>
            <w:sz w:val="26"/>
            <w:szCs w:val="26"/>
            <w:rPrChange w:id="308" w:author="TOANNM" w:date="2018-05-19T16:55:00Z">
              <w:rPr>
                <w:sz w:val="26"/>
                <w:szCs w:val="26"/>
              </w:rPr>
            </w:rPrChange>
          </w:rPr>
          <w:delText xml:space="preserve"> cho th thhef513152574 \h  \* MERGEFORMAT ẵn trong phần nh tất c</w:delText>
        </w:r>
      </w:del>
    </w:p>
    <w:p w14:paraId="4C74A802" w14:textId="77777777" w:rsidR="00F90D5E" w:rsidRPr="00C307BC" w:rsidRDefault="00F90D5E" w:rsidP="00660FB7">
      <w:pPr>
        <w:pStyle w:val="luanvananh"/>
        <w:pPrChange w:id="309" w:author="Nguyen Toan" w:date="2018-05-19T18:16:00Z">
          <w:pPr>
            <w:keepNext/>
            <w:spacing w:before="120" w:line="288" w:lineRule="auto"/>
            <w:ind w:right="80" w:firstLine="567"/>
            <w:jc w:val="center"/>
          </w:pPr>
        </w:pPrChange>
      </w:pPr>
      <w:r w:rsidRPr="00CF7898">
        <w:drawing>
          <wp:inline distT="0" distB="0" distL="0" distR="0" wp14:anchorId="36AF3CA0" wp14:editId="7BB58955">
            <wp:extent cx="3780031" cy="3849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7">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325E3982" w14:textId="1EB56FAE" w:rsidR="00F90D5E" w:rsidRPr="00C307BC" w:rsidRDefault="00F90D5E" w:rsidP="00660FB7">
      <w:pPr>
        <w:pStyle w:val="luanvanImg"/>
        <w:rPr>
          <w:rFonts w:eastAsia="Times New Roman"/>
        </w:rPr>
        <w:pPrChange w:id="310" w:author="Nguyen Toan" w:date="2018-05-19T18:17:00Z">
          <w:pPr>
            <w:pStyle w:val="Caption"/>
            <w:jc w:val="center"/>
          </w:pPr>
        </w:pPrChange>
      </w:pPr>
      <w:bookmarkStart w:id="311" w:name="_Toc514445865"/>
      <w:bookmarkStart w:id="312" w:name="_Ref514515674"/>
      <w:r w:rsidRPr="00C307BC">
        <w:t xml:space="preserve">Hình </w:t>
      </w:r>
      <w:fldSimple w:instr=" STYLEREF 1 \s ">
        <w:r w:rsidR="0037692A">
          <w:rPr>
            <w:noProof/>
          </w:rPr>
          <w:t>1</w:t>
        </w:r>
      </w:fldSimple>
      <w:r w:rsidR="0037692A">
        <w:t>.</w:t>
      </w:r>
      <w:fldSimple w:instr=" SEQ Hình \* ARABIC \s 1 ">
        <w:r w:rsidR="0037692A">
          <w:rPr>
            <w:noProof/>
          </w:rPr>
          <w:t>17</w:t>
        </w:r>
      </w:fldSimple>
      <w:bookmarkEnd w:id="312"/>
      <w:r w:rsidRPr="00C307BC">
        <w:t>: Quản lý plugins</w:t>
      </w:r>
      <w:bookmarkEnd w:id="311"/>
    </w:p>
    <w:p w14:paraId="756E2A08" w14:textId="77777777" w:rsidR="00F90D5E" w:rsidRPr="00C307BC" w:rsidRDefault="00F90D5E" w:rsidP="00660FB7">
      <w:pPr>
        <w:pStyle w:val="luanvananh"/>
        <w:pPrChange w:id="313" w:author="Nguyen Toan" w:date="2018-05-19T18:17:00Z">
          <w:pPr>
            <w:keepNext/>
            <w:spacing w:line="288" w:lineRule="auto"/>
            <w:ind w:firstLine="567"/>
            <w:jc w:val="center"/>
          </w:pPr>
        </w:pPrChange>
      </w:pPr>
      <w:r w:rsidRPr="00CF7898">
        <w:drawing>
          <wp:inline distT="0" distB="0" distL="0" distR="0" wp14:anchorId="7E627F75" wp14:editId="23C095D4">
            <wp:extent cx="4100050" cy="3095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1E4F7DF4" w14:textId="42A51822" w:rsidR="00F90D5E" w:rsidRPr="00C307BC" w:rsidRDefault="00F90D5E" w:rsidP="00660FB7">
      <w:pPr>
        <w:pStyle w:val="luanvanImg"/>
        <w:pPrChange w:id="314" w:author="Nguyen Toan" w:date="2018-05-19T18:17:00Z">
          <w:pPr>
            <w:pStyle w:val="Caption"/>
            <w:jc w:val="center"/>
          </w:pPr>
        </w:pPrChange>
      </w:pPr>
      <w:bookmarkStart w:id="315" w:name="_Toc514445866"/>
      <w:bookmarkStart w:id="316" w:name="_Ref514515775"/>
      <w:r w:rsidRPr="00C307BC">
        <w:t xml:space="preserve">Hình </w:t>
      </w:r>
      <w:fldSimple w:instr=" STYLEREF 1 \s ">
        <w:r w:rsidR="0037692A">
          <w:rPr>
            <w:noProof/>
          </w:rPr>
          <w:t>1</w:t>
        </w:r>
      </w:fldSimple>
      <w:r w:rsidR="0037692A">
        <w:t>.</w:t>
      </w:r>
      <w:fldSimple w:instr=" SEQ Hình \* ARABIC \s 1 ">
        <w:r w:rsidR="0037692A">
          <w:rPr>
            <w:noProof/>
          </w:rPr>
          <w:t>18</w:t>
        </w:r>
      </w:fldSimple>
      <w:bookmarkEnd w:id="316"/>
      <w:r w:rsidRPr="00C307BC">
        <w:t>: Thông tin hệ thống của Jenkins</w:t>
      </w:r>
      <w:bookmarkEnd w:id="315"/>
    </w:p>
    <w:p w14:paraId="6A9FB5A8" w14:textId="77777777" w:rsidR="00F90D5E" w:rsidRPr="00C307BC" w:rsidRDefault="00F90D5E" w:rsidP="00660FB7">
      <w:pPr>
        <w:pStyle w:val="luanvanpara"/>
        <w:pPrChange w:id="317" w:author="Nguyen Toan" w:date="2018-05-19T18:17:00Z">
          <w:pPr>
            <w:spacing w:after="120"/>
            <w:ind w:firstLine="567"/>
            <w:jc w:val="both"/>
          </w:pPr>
        </w:pPrChange>
      </w:pPr>
      <w:r w:rsidRPr="008A3511">
        <w:rPr>
          <w:b/>
        </w:rPr>
        <w:t>L Thông tin hệ t</w:t>
      </w:r>
      <w:r w:rsidRPr="008A3511">
        <w:rPr>
          <w:rPrChange w:id="318" w:author="TOANNM" w:date="2018-05-19T16:55:00Z">
            <w:rPr>
              <w:rFonts w:eastAsia="Times New Roman"/>
              <w:b/>
              <w:sz w:val="26"/>
              <w:szCs w:val="26"/>
            </w:rPr>
          </w:rPrChange>
        </w:rPr>
        <w:t xml:space="preserve"> </w:t>
      </w:r>
      <w:r w:rsidRPr="00071A6D">
        <w:t>(System Log):</w:t>
      </w:r>
      <w:r w:rsidRPr="00C307BC">
        <w:t xml:space="preserve"> Màn hình System Log là cách thuRGEFORMAT ẵn trong php tin lịch sử Jenkins trong thời gian thực. Việc sử dụng chính của màn hình này là để tìm và khắc phục sự cố.</w:t>
      </w:r>
    </w:p>
    <w:p w14:paraId="0C08DAD5" w14:textId="77777777" w:rsidR="00F90D5E" w:rsidRPr="00C307BC" w:rsidRDefault="00F90D5E" w:rsidP="00660FB7">
      <w:pPr>
        <w:pStyle w:val="luanvanpara"/>
        <w:pPrChange w:id="319" w:author="Nguyen Toan" w:date="2018-05-19T18:17:00Z">
          <w:pPr>
            <w:spacing w:after="120"/>
            <w:ind w:firstLine="567"/>
            <w:jc w:val="both"/>
          </w:pPr>
        </w:pPrChange>
      </w:pPr>
      <w:r w:rsidRPr="00972B31">
        <w:rPr>
          <w:b/>
        </w:rPr>
        <w:lastRenderedPageBreak/>
        <w:t>Thàn hình Sy</w:t>
      </w:r>
      <w:r w:rsidRPr="008A3511">
        <w:rPr>
          <w:rPrChange w:id="320" w:author="TOANNM" w:date="2018-05-19T16:55:00Z">
            <w:rPr>
              <w:rFonts w:eastAsia="Times New Roman"/>
              <w:b/>
              <w:sz w:val="26"/>
              <w:szCs w:val="26"/>
            </w:rPr>
          </w:rPrChange>
        </w:rPr>
        <w:t xml:space="preserve"> </w:t>
      </w:r>
      <w:r w:rsidRPr="00C307BC">
        <w:t>(</w:t>
      </w:r>
      <w:r w:rsidRPr="00071A6D">
        <w:t>Load Statistics</w:t>
      </w:r>
      <w:r w:rsidRPr="00C307BC">
        <w:t>)</w:t>
      </w:r>
      <w:r w:rsidRPr="00071A6D">
        <w:t>:</w:t>
      </w:r>
      <w:r w:rsidRPr="00C307BC">
        <w:t xml:space="preserve"> Các trang này hiLog là cách thuRGEFORMAT ẵn trong php tin lịch sử Jenkins trong thời gian thực. Việc sử dụng chínhvà độ dài của hàng đợi biên dịch cho biết một dự án cần phải đợi bao lâu trước khi được thực thi. Những số liệu thống kê này có thể đưa ra ý tưởng tốt về việc liệu các công suất phụ hay các nút biên dịch bổ sung có được yêu cầu từ quan điểm cơ sở hạ tầng hay không.</w:t>
      </w:r>
    </w:p>
    <w:p w14:paraId="4ABFC6F7" w14:textId="77777777" w:rsidR="00F90D5E" w:rsidRPr="00C307BC" w:rsidRDefault="00F90D5E" w:rsidP="00660FB7">
      <w:pPr>
        <w:pStyle w:val="luanvanpara"/>
        <w:pPrChange w:id="321" w:author="Nguyen Toan" w:date="2018-05-19T18:17:00Z">
          <w:pPr>
            <w:spacing w:after="120"/>
            <w:ind w:firstLine="567"/>
            <w:jc w:val="both"/>
          </w:pPr>
        </w:pPrChange>
      </w:pPr>
      <w:r w:rsidRPr="00A550EF">
        <w:rPr>
          <w:b/>
        </w:rPr>
        <w:t>TCác trang này hi</w:t>
      </w:r>
      <w:r w:rsidRPr="008A3511">
        <w:rPr>
          <w:rPrChange w:id="322" w:author="TOANNM" w:date="2018-05-19T16:55:00Z">
            <w:rPr>
              <w:rFonts w:eastAsia="Times New Roman"/>
              <w:b/>
              <w:sz w:val="26"/>
              <w:szCs w:val="26"/>
            </w:rPr>
          </w:rPrChange>
        </w:rPr>
        <w:t xml:space="preserve"> (</w:t>
      </w:r>
      <w:r w:rsidRPr="00071A6D">
        <w:t>Script Console</w:t>
      </w:r>
      <w:r w:rsidRPr="00C307BC">
        <w:t>)</w:t>
      </w:r>
      <w:r w:rsidRPr="008A3511">
        <w:rPr>
          <w:rPrChange w:id="323" w:author="TOANNM" w:date="2018-05-19T16:55:00Z">
            <w:rPr>
              <w:rFonts w:eastAsia="Times New Roman"/>
              <w:b/>
              <w:sz w:val="26"/>
              <w:szCs w:val="26"/>
            </w:rPr>
          </w:rPrChange>
        </w:rPr>
        <w:t xml:space="preserve">: </w:t>
      </w:r>
      <w:r w:rsidRPr="00C307BC">
        <w:t>Màn hình này cho phép chcách thuRGEFORMAT ẵn trong php tin lịch sử Jenkins trong thời gian thực. Việc sử dụng chínhvà độ dài của hàng đợi biên</w:t>
      </w:r>
    </w:p>
    <w:p w14:paraId="41F73476" w14:textId="3A40C44D" w:rsidR="00845CE0" w:rsidRPr="00F350F6" w:rsidRDefault="00F90D5E" w:rsidP="00660FB7">
      <w:pPr>
        <w:pStyle w:val="luanvanpara"/>
        <w:rPr>
          <w:rPrChange w:id="324" w:author="TOANNM" w:date="2018-05-19T16:55:00Z">
            <w:rPr>
              <w:rFonts w:ascii="Arial" w:hAnsi="Arial" w:cs="Arial"/>
              <w:sz w:val="22"/>
              <w:szCs w:val="22"/>
            </w:rPr>
          </w:rPrChange>
        </w:rPr>
        <w:pPrChange w:id="325" w:author="Nguyen Toan" w:date="2018-05-19T18:17:00Z">
          <w:pPr>
            <w:spacing w:after="120"/>
            <w:ind w:firstLine="567"/>
            <w:jc w:val="both"/>
          </w:pPr>
        </w:pPrChange>
      </w:pPr>
      <w:r w:rsidRPr="00F350F6">
        <w:rPr>
          <w:b/>
        </w:rPr>
        <w:t>Hàn hình nà</w:t>
      </w:r>
      <w:r w:rsidRPr="00071A6D">
        <w:t xml:space="preserve"> (Prepare for Shutdown):</w:t>
      </w:r>
      <w:r w:rsidRPr="00F350F6">
        <w:rPr>
          <w:rPrChange w:id="326" w:author="TOANNM" w:date="2018-05-19T16:55:00Z">
            <w:rPr>
              <w:rFonts w:eastAsia="Times New Roman"/>
              <w:b/>
              <w:sz w:val="26"/>
              <w:szCs w:val="26"/>
            </w:rPr>
          </w:rPrChange>
        </w:rPr>
        <w:t xml:space="preserve"> </w:t>
      </w:r>
      <w:r w:rsidRPr="00C307BC">
        <w:t>N(Prepare for Shutdown):cách thiệt khi máy chủ Jenkins đang thực thi một phiên bản của dự án, có thể sử dụng tính năng “Prepare for Shutdown”. Cuối cùng, khi tất cả các bản thực thi hiện tại đã hoàn thành, Jenkins sẽ tự động tắt hệ thống</w:t>
      </w:r>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327" w:name="_Toc514450057"/>
      <w:r w:rsidRPr="00C307BC">
        <w:rPr>
          <w:rFonts w:ascii="Times New Roman" w:hAnsi="Times New Roman" w:cs="Times New Roman"/>
          <w:b/>
          <w:sz w:val="26"/>
          <w:szCs w:val="26"/>
        </w:rPr>
        <w:t xml:space="preserve">Kiểm </w:t>
      </w:r>
      <w:r w:rsidRPr="00C307BC">
        <w:rPr>
          <w:rFonts w:ascii="Times New Roman" w:eastAsia="Times New Roman" w:hAnsi="Times New Roman" w:cs="Times New Roman"/>
          <w:b/>
          <w:sz w:val="26"/>
          <w:szCs w:val="26"/>
        </w:rPr>
        <w:t>thử</w:t>
      </w:r>
      <w:bookmarkEnd w:id="327"/>
    </w:p>
    <w:p w14:paraId="341ED32A" w14:textId="5E8BE377" w:rsidR="0009672D" w:rsidRPr="00C307BC" w:rsidRDefault="003E5699" w:rsidP="00660FB7">
      <w:pPr>
        <w:pStyle w:val="luanvanpara"/>
        <w:pPrChange w:id="328" w:author="Nguyen Toan" w:date="2018-05-19T18:17:00Z">
          <w:pPr>
            <w:spacing w:after="120"/>
            <w:ind w:firstLine="567"/>
            <w:jc w:val="both"/>
          </w:pPr>
        </w:pPrChange>
      </w:pPr>
      <w:r w:rsidRPr="00C307BC">
        <w:t>Mhửm pare for Shutdown):cách thiệt khi m phải trải qua giai đoạn kiểm thử để đảm bảo chất lượng sản phẩm. Vì vậy việc kiểm thử là một trong những giai đoạn quan trọng trong quá trình phát triển bất cứ một ứng dụng nào.</w:t>
      </w:r>
    </w:p>
    <w:p w14:paraId="6B3A23B0" w14:textId="6B887C84" w:rsidR="00A6368E" w:rsidRPr="00C307BC" w:rsidRDefault="002E529D" w:rsidP="00660FB7">
      <w:pPr>
        <w:pStyle w:val="luanvanpara"/>
        <w:pPrChange w:id="329" w:author="Nguyen Toan" w:date="2018-05-19T18:17:00Z">
          <w:pPr>
            <w:spacing w:after="120"/>
            <w:ind w:firstLine="567"/>
            <w:jc w:val="both"/>
          </w:pPr>
        </w:pPrChange>
      </w:pPr>
      <w:r w:rsidRPr="00C307BC">
        <w:t xml:space="preserve">Kiửm pare for Shutdown):cách thiệt khi m phải trải qua giai đoạn kiểm thử để đảm bảo chất lượng sản phẩm. Vì vậy việc kiểm thử là một trong những giai đoạn quan trọng trong quá trình phát triển bất cứ một ứng dụng nào.ự động tắt </w:t>
      </w:r>
      <w:r w:rsidR="00694EDB" w:rsidRPr="00C307BC">
        <w:t>Miửm pare for Shutdown):cácmềm là tìm ra các lỗi hay khiếm khuyết nhằm đảm bảo chương trình hoạt động đạt được hiệu quả tối đa.</w:t>
      </w:r>
      <w:r w:rsidR="00FB4A8C" w:rsidRPr="00FB4A8C">
        <w:t xml:space="preserve"> </w:t>
      </w:r>
      <w:r w:rsidR="00725259" w:rsidRPr="00C307BC">
        <w:t xml:space="preserve">“Kim pare for Shutdown):cácmềm là tìm ra các lỗi hay khiếm khuyết nhằm đảm bảo </w:t>
      </w:r>
      <w:sdt>
        <w:sdtPr>
          <w:id w:val="1838810844"/>
          <w:citation/>
        </w:sdtPr>
        <w:sdtContent>
          <w:r w:rsidR="00725259" w:rsidRPr="00C307BC">
            <w:fldChar w:fldCharType="begin"/>
          </w:r>
          <w:r w:rsidR="00725259" w:rsidRPr="00C307BC">
            <w:instrText xml:space="preserve"> CITATION B4 \l 1033 </w:instrText>
          </w:r>
          <w:r w:rsidR="00725259" w:rsidRPr="00C307BC">
            <w:fldChar w:fldCharType="separate"/>
          </w:r>
          <w:r w:rsidR="003137DA">
            <w:t xml:space="preserve"> </w:t>
          </w:r>
          <w:r w:rsidR="003137DA" w:rsidRPr="003137DA">
            <w:t>[11]</w:t>
          </w:r>
          <w:r w:rsidR="00725259" w:rsidRPr="00C307BC">
            <w:fldChar w:fldCharType="end"/>
          </w:r>
        </w:sdtContent>
      </w:sdt>
      <w:r w:rsidR="00725259" w:rsidRPr="00C307BC">
        <w:t>.</w:t>
      </w:r>
    </w:p>
    <w:p w14:paraId="08B26220" w14:textId="52470306" w:rsidR="00A6368E" w:rsidRPr="00C307BC" w:rsidRDefault="00A6368E" w:rsidP="00660FB7">
      <w:pPr>
        <w:pStyle w:val="luanvanpara"/>
        <w:pPrChange w:id="330" w:author="Nguyen Toan" w:date="2018-05-19T18:17:00Z">
          <w:pPr>
            <w:spacing w:after="120"/>
            <w:ind w:firstLine="567"/>
            <w:jc w:val="both"/>
          </w:pPr>
        </w:pPrChange>
      </w:pPr>
      <w:r w:rsidRPr="00C307BC">
        <w:t>Theo</w:t>
      </w:r>
      <w:r w:rsidR="00AE6D65" w:rsidRPr="00C307BC">
        <w:t xml:space="preserve"> </w:t>
      </w:r>
      <w:r w:rsidRPr="00C307BC">
        <w:t>bheoATION B4 \l 1033 n):cácmềm là tìm EEE Standard Glossary of Software Engineering Technology: “Kiểm thử phần mềm là quá trình khảo sát một hệ thống hay thành phần dưới những điều kiện xác định, quan sát và ghi lại các kết quả, và đánh gi</w:t>
      </w:r>
      <w:r w:rsidR="00B546B2" w:rsidRPr="00C307BC">
        <w:t>á</w:t>
      </w:r>
      <w:r w:rsidRPr="00C307BC">
        <w:t xml:space="preserve"> meoATION B4 \l 1033 n):cácmềm là tìm EEE Standard Glo</w:t>
      </w:r>
      <w:r w:rsidR="002641F5" w:rsidRPr="00C307BC">
        <w:t>ĐmeoATION B4 \l 1033 n):cácmềm là tìm EEE Standard Glossary of Software Engineering Technology: “Kiểm thử phần mềm là quá trình khảo s</w:t>
      </w:r>
      <w:del w:id="331" w:author="Nguyen Toan" w:date="2018-05-19T17:54:00Z">
        <w:r w:rsidR="002641F5" w:rsidRPr="00C307BC" w:rsidDel="00D91419">
          <w:delText xml:space="preserve"> </w:delText>
        </w:r>
      </w:del>
      <w:r w:rsidR="002641F5" w:rsidRPr="00C307BC">
        <w:t>, soATION B4 \l 103</w:t>
      </w:r>
      <w:r w:rsidR="00D1584B">
        <w:t xml:space="preserve"> </w:t>
      </w:r>
      <w:r w:rsidR="0009672D" w:rsidRPr="00C307BC">
        <w:t>KisoATIO</w:t>
      </w:r>
      <w:sdt>
        <w:sdtPr>
          <w:id w:val="1866093241"/>
          <w:citation/>
        </w:sdtPr>
        <w:sdtContent>
          <w:r w:rsidR="00772073" w:rsidRPr="00C307BC">
            <w:fldChar w:fldCharType="begin"/>
          </w:r>
          <w:r w:rsidR="00772073" w:rsidRPr="00C307BC">
            <w:instrText xml:space="preserve"> CITATION A1 \l 1033 </w:instrText>
          </w:r>
          <w:r w:rsidR="00772073" w:rsidRPr="00C307BC">
            <w:fldChar w:fldCharType="separate"/>
          </w:r>
          <w:r w:rsidR="003137DA">
            <w:t xml:space="preserve"> </w:t>
          </w:r>
          <w:r w:rsidR="003137DA" w:rsidRPr="003137DA">
            <w:t>[12]</w:t>
          </w:r>
          <w:r w:rsidR="00772073" w:rsidRPr="00C307BC">
            <w:fldChar w:fldCharType="end"/>
          </w:r>
        </w:sdtContent>
      </w:sdt>
      <w:r w:rsidR="00663FEE" w:rsidRPr="00C307BC">
        <w:t xml:space="preserve"> </w:t>
      </w:r>
      <w:r w:rsidR="0009672D" w:rsidRPr="00C307BC">
        <w:t>là kATION A1 \l 1033 n):cácmềm là tìm EEE Standard Glossary onh. Đây là một phần con của hoạt động QA và là hoạt động chủ yếu của QA. Kiểm thử bao gồm hai phần</w:t>
      </w:r>
      <w:del w:id="332" w:author="Nguyen Toan" w:date="2018-05-19T17:54:00Z">
        <w:r w:rsidR="0009672D" w:rsidRPr="00C307BC" w:rsidDel="00D91419">
          <w:delText xml:space="preserve"> </w:delText>
        </w:r>
      </w:del>
      <w:r w:rsidR="0009672D" w:rsidRPr="00C307BC">
        <w:t>: Verification (ki33 n):cácmềm là tìm EEE Standard Glossary onh. Đây là một phần con của hoạt động QA và là hoạt động chủ yếu của QA. Kiểm</w:t>
      </w:r>
      <w:del w:id="333" w:author="Nguyen Toan" w:date="2018-05-19T17:54:00Z">
        <w:r w:rsidR="0009672D" w:rsidRPr="00C307BC" w:rsidDel="00D91419">
          <w:delText>”,</w:delText>
        </w:r>
      </w:del>
      <w:ins w:id="334" w:author="Nguyen Toan" w:date="2018-05-19T17:54:00Z">
        <w:r w:rsidR="00D91419" w:rsidRPr="00C307BC">
          <w:t>”</w:t>
        </w:r>
      </w:ins>
      <w:r w:rsidR="0009672D" w:rsidRPr="00C307BC">
        <w:t xml:space="preserve"> mVerification ( ra lỗi lập trình so với thiết kế, đây là công việc của người phát triển. Hoạt động thẩm định (Validation) trả lời cho câu hỏi “Are you building the right thing?”</w:t>
      </w:r>
      <w:del w:id="335" w:author="Nguyen Toan" w:date="2018-05-19T17:54:00Z">
        <w:r w:rsidR="0009672D" w:rsidRPr="00C307BC" w:rsidDel="00D91419">
          <w:delText>,</w:delText>
        </w:r>
      </w:del>
      <w:r w:rsidR="0009672D" w:rsidRPr="00C307BC">
        <w:t xml:space="preserve"> mVerification ( ra lỗi lập trình so vớ</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336" w:name="_Toc514450058"/>
      <w:r w:rsidRPr="00C307BC">
        <w:rPr>
          <w:rFonts w:ascii="Times New Roman" w:eastAsia="Times New Roman" w:hAnsi="Times New Roman" w:cs="Times New Roman"/>
          <w:b/>
          <w:color w:val="auto"/>
          <w:sz w:val="26"/>
          <w:szCs w:val="26"/>
        </w:rPr>
        <w:lastRenderedPageBreak/>
        <w:t>Kiểm thử hộp đen</w:t>
      </w:r>
      <w:bookmarkEnd w:id="336"/>
    </w:p>
    <w:p w14:paraId="3418EB51" w14:textId="471EFEBE" w:rsidR="00301CDE" w:rsidRPr="00C307BC" w:rsidRDefault="00F812C3" w:rsidP="00660FB7">
      <w:pPr>
        <w:pStyle w:val="luanvanpara"/>
        <w:pPrChange w:id="337" w:author="Nguyen Toan" w:date="2018-05-19T18:17:00Z">
          <w:pPr>
            <w:spacing w:after="120"/>
            <w:ind w:firstLine="567"/>
            <w:jc w:val="both"/>
          </w:pPr>
        </w:pPrChange>
      </w:pPr>
      <w:r w:rsidRPr="00C307BC">
        <w:t>Kiểm thử hộp đen</w:t>
      </w:r>
      <w:r w:rsidRPr="00C307BC">
        <w:t xml:space="preserve">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r w:rsidR="007757A9" w:rsidRPr="00C307BC">
        <w:t xml:space="preserve"> </w:t>
      </w:r>
      <w:r w:rsidR="00301CDE" w:rsidRPr="00C307BC">
        <w:t>Các ca king trình như một hộp đen, kiểm</w:t>
      </w:r>
      <w:r w:rsidR="00A87ED5" w:rsidRPr="00C307BC">
        <w:t xml:space="preserve">ngư ca king </w:t>
      </w:r>
      <w:r w:rsidR="003F420B">
        <w:t>u</w:t>
      </w:r>
      <w:r w:rsidR="00A87ED5" w:rsidRPr="00C307BC">
        <w:t>ser requirement)</w:t>
      </w:r>
      <w:r w:rsidR="00523C33" w:rsidRPr="00C307BC">
        <w:t xml:space="preserve"> </w:t>
      </w:r>
      <w:r w:rsidR="00301CDE" w:rsidRPr="00C307BC">
        <w:t>cer requirement)</w:t>
      </w:r>
      <w:r w:rsidR="0066636E" w:rsidRPr="00C307BC">
        <w:t>.</w:t>
      </w:r>
    </w:p>
    <w:p w14:paraId="3587224A" w14:textId="16D6EADE" w:rsidR="00286322" w:rsidRPr="00C307BC" w:rsidRDefault="00286322" w:rsidP="00660FB7">
      <w:pPr>
        <w:pStyle w:val="luanvanpara"/>
        <w:pPrChange w:id="338" w:author="Nguyen Toan" w:date="2018-05-19T18:17:00Z">
          <w:pPr>
            <w:spacing w:after="120"/>
            <w:ind w:firstLine="567"/>
            <w:jc w:val="both"/>
          </w:pPr>
        </w:pPrChange>
      </w:pPr>
      <w:r w:rsidRPr="00C307BC">
        <w:t>Các phương pháp kinhư một hộp đe</w:t>
      </w:r>
      <w:r w:rsidR="00917EF6" w:rsidRPr="00C307BC">
        <w:t xml:space="preserve"> </w:t>
      </w:r>
      <w:r w:rsidR="00037894" w:rsidRPr="00C307BC">
        <w:t>bao ghư</w:t>
      </w:r>
      <w:r w:rsidR="00917EF6" w:rsidRPr="00C307BC">
        <w:t xml:space="preserve"> ki ghương pháp kinhư một hộp đen, kiểm thử viên không cần quan tâm đến việc cấu</w:t>
      </w:r>
      <w:r w:rsidR="00191AA8" w:rsidRPr="00C307BC">
        <w:t>Kii ghương pháp kinhư một hộp đen, kiểm thử viên không cần quan tâm đến việc cấu trúc và chỉ cần quan tâm đến việc một chức năng có hành xử đúng như đặc tả người dùng đưa ra.</w:t>
      </w:r>
      <w:r w:rsidR="00EB5737" w:rsidRPr="00C307BC">
        <w:t xml:space="preserve"> Do kiương pháp kinhư một hộp đen, kiểm thử viên không cần quan tâm đến việc cấu trúc và chỉ cần quan tâm đến việc một chức năng có hành xử đúng như đặc tả người</w:t>
      </w:r>
      <w:r w:rsidR="00C93426" w:rsidRPr="00C307BC">
        <w:t xml:space="preserve"> Ki kiươn hộp đen mang tính đánh giá khách quan nhưng theo chiều hướng thăm dò mù</w:t>
      </w:r>
      <w:r w:rsidR="00E00BC9" w:rsidRPr="00C307BC">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339" w:name="_Toc514450059"/>
      <w:r w:rsidRPr="00C307BC">
        <w:rPr>
          <w:rFonts w:ascii="Times New Roman" w:eastAsia="Times New Roman" w:hAnsi="Times New Roman" w:cs="Times New Roman"/>
          <w:b/>
          <w:color w:val="auto"/>
          <w:sz w:val="26"/>
          <w:szCs w:val="26"/>
        </w:rPr>
        <w:t>Kiểm thử hộp trắng</w:t>
      </w:r>
      <w:bookmarkEnd w:id="339"/>
    </w:p>
    <w:p w14:paraId="70A986BA" w14:textId="43993106" w:rsidR="00375F4B" w:rsidRPr="00C307BC" w:rsidRDefault="00E00BC9" w:rsidP="00660FB7">
      <w:pPr>
        <w:pStyle w:val="luanvanpara"/>
        <w:pPrChange w:id="340" w:author="Nguyen Toan" w:date="2018-05-19T18:17:00Z">
          <w:pPr>
            <w:spacing w:after="120"/>
            <w:ind w:firstLine="567"/>
            <w:jc w:val="both"/>
          </w:pPr>
        </w:pPrChange>
      </w:pPr>
      <w:r w:rsidRPr="00C307BC">
        <w:t>Kiểm thử hộp trắng</w:t>
      </w:r>
      <w:r w:rsidRPr="00C307BC">
        <w:t xml:space="preserve"> </w:t>
      </w:r>
      <w:r w:rsidR="00D87A2D" w:rsidRPr="00C307BC">
        <w:t>l</w:t>
      </w:r>
      <w:r w:rsidR="00375F4B" w:rsidRPr="00C307BC">
        <w:t>à mm thử hộp trắng</w:t>
      </w:r>
      <w:r w:rsidR="00375F4B" w:rsidRPr="00C307BC">
        <w:t>i mm thử hộp trắng</w:t>
      </w:r>
      <w:r w:rsidR="00375F4B" w:rsidRPr="00C307BC">
        <w:t xml:space="preserve"> ngư thử hộp trắng</w:t>
      </w:r>
      <w:r w:rsidR="00375F4B" w:rsidRPr="00C307BC">
        <w:t>ửngư thử hộp trắng</w:t>
      </w:r>
      <w:r w:rsidR="00375F4B" w:rsidRPr="00C307BC">
        <w:t>ửngư thử hộp</w:t>
      </w:r>
      <w:r w:rsidR="003E7E6D" w:rsidRPr="00C307BC">
        <w:t>cho phép khp trắng</w:t>
      </w:r>
      <w:r w:rsidR="003E7E6D" w:rsidRPr="00C307BC">
        <w:t>cho phép khp trắng</w:t>
      </w:r>
      <w:r w:rsidR="003E7E6D" w:rsidRPr="00C307BC">
        <w:t xml:space="preserve"> co phép khp trắng</w:t>
      </w:r>
      <w:r w:rsidR="003E7E6D" w:rsidRPr="00C307BC">
        <w:t xml:space="preserve"> Chipn lược này xuất phát từ dữ liệu kiểm thử bằng sự kiểm thử tính logic của chương trình.</w:t>
      </w:r>
      <w:r w:rsidR="000B544C">
        <w:t xml:space="preserve"> Ngưpn l</w:t>
      </w:r>
      <w:r w:rsidR="00104F52" w:rsidRPr="00C307BC">
        <w:t>iNgưpn lược này xuất phát từ dữ liệu kiểm thử bằng sự kiểm thử tính logic của chương trình.ỉ cần quan tâm đến việc một chứ</w:t>
      </w:r>
    </w:p>
    <w:p w14:paraId="5C0984C7" w14:textId="1210A3DC" w:rsidR="0060415E" w:rsidRPr="00C307BC" w:rsidRDefault="00413B10" w:rsidP="00660FB7">
      <w:pPr>
        <w:pStyle w:val="luanvanpara"/>
        <w:pPrChange w:id="341" w:author="Nguyen Toan" w:date="2018-05-19T18:17:00Z">
          <w:pPr>
            <w:spacing w:after="120"/>
            <w:ind w:firstLine="567"/>
            <w:jc w:val="both"/>
          </w:pPr>
        </w:pPrChange>
      </w:pPr>
      <w:r w:rsidRPr="00C307BC">
        <w:t>Các lo lược này xuất phát từ dữ liệu</w:t>
      </w:r>
      <w:r w:rsidR="00211F9F" w:rsidRPr="00C307BC">
        <w:t xml:space="preserve"> kiểm thử</w:t>
      </w:r>
      <w:r w:rsidR="008B7E9B">
        <w:t xml:space="preserve"> giao diửợc này xuất phát từ dữ</w:t>
      </w:r>
      <w:r w:rsidR="00211F9F" w:rsidRPr="00C307BC">
        <w:t>API testing</w:t>
      </w:r>
      <w:r w:rsidR="008B7E9B">
        <w:t>)</w:t>
      </w:r>
      <w:r w:rsidR="00211F9F" w:rsidRPr="00C307BC">
        <w:t>, đây là phương pháp kiát từ dữ liệu kiểm thử bằng sự kiểm t</w:t>
      </w:r>
      <w:r w:rsidR="0041599E">
        <w:t>Kiđây là phương pháp kiát t</w:t>
      </w:r>
      <w:r w:rsidR="00211F9F" w:rsidRPr="00C307BC">
        <w:t>ode coverage</w:t>
      </w:r>
      <w:r w:rsidR="0041599E">
        <w:t>)</w:t>
      </w:r>
      <w:r w:rsidR="00211F9F" w:rsidRPr="00C307BC">
        <w:t xml:space="preserve"> te coverageơng pháp kiát từ dữ liệu kiểm thử bằng sự kiểm thử t</w:t>
      </w:r>
      <w:r w:rsidR="00F84FFF">
        <w:t>lte coverageơng pháp kiát từ dữ</w:t>
      </w:r>
      <w:r w:rsidR="00211F9F" w:rsidRPr="00C307BC">
        <w:t>Fault injection</w:t>
      </w:r>
      <w:r w:rsidR="00F84FFF">
        <w:t>)</w:t>
      </w:r>
      <w:r w:rsidR="00211F9F" w:rsidRPr="00C307BC">
        <w:t>, các phương pháp ki kiát từ dữ liệu k</w:t>
      </w:r>
      <w:r w:rsidR="00E415AA">
        <w:t xml:space="preserve"> </w:t>
      </w:r>
      <w:del w:id="342" w:author="Nguyen Toan" w:date="2018-05-19T17:54:00Z">
        <w:r w:rsidR="00E415AA" w:rsidDel="004F0C40">
          <w:delText>(</w:delText>
        </w:r>
        <w:r w:rsidR="00211F9F" w:rsidRPr="00C307BC" w:rsidDel="004F0C40">
          <w:delText xml:space="preserve"> Mutation</w:delText>
        </w:r>
      </w:del>
      <w:ins w:id="343" w:author="Nguyen Toan" w:date="2018-05-19T17:54:00Z">
        <w:r w:rsidR="004F0C40">
          <w:t>(</w:t>
        </w:r>
        <w:r w:rsidR="004F0C40" w:rsidRPr="00C307BC">
          <w:t>Mutation</w:t>
        </w:r>
      </w:ins>
      <w:r w:rsidR="00211F9F" w:rsidRPr="00C307BC">
        <w:t xml:space="preserve"> </w:t>
      </w:r>
      <w:r w:rsidR="004166F6">
        <w:t>testing methods</w:t>
      </w:r>
      <w:r w:rsidR="00E415AA">
        <w:t>)</w:t>
      </w:r>
      <w:r w:rsidR="004166F6">
        <w:t>, kiing methodsáp</w:t>
      </w:r>
      <w:r w:rsidR="00211F9F" w:rsidRPr="00C307BC">
        <w:t>static testing</w:t>
      </w:r>
      <w:r w:rsidR="004166F6">
        <w:t>)</w:t>
      </w:r>
      <w:r w:rsidR="00211F9F" w:rsidRPr="00C307BC">
        <w:t>.</w:t>
      </w:r>
    </w:p>
    <w:p w14:paraId="264A1D23" w14:textId="01084316" w:rsidR="00C014C3" w:rsidRPr="00C307BC" w:rsidRDefault="0066347E" w:rsidP="00660FB7">
      <w:pPr>
        <w:pStyle w:val="luanvanpara"/>
        <w:pPrChange w:id="344" w:author="Nguyen Toan" w:date="2018-05-19T18:17:00Z">
          <w:pPr>
            <w:spacing w:after="120"/>
            <w:ind w:firstLine="567"/>
            <w:jc w:val="both"/>
          </w:pPr>
        </w:pPrChange>
      </w:pPr>
      <w:r w:rsidRPr="00C307BC">
        <w:t>Phương pháp kisáp ki</w:t>
      </w:r>
      <w:r w:rsidR="008407AB" w:rsidRPr="00C307BC">
        <w:t xml:space="preserve"> hương pháp kisáp ki kiát từ dữ </w:t>
      </w:r>
      <w:r w:rsidRPr="00C307BC">
        <w:t xml:space="preserve">ụhương pháp kisáp ki kiát từ dữ liệu kiểm thử bằng sự kiểm thử tính logic của chương trình. thử hộp đen. Điều này cho phép các nhóm phần mềm khảo sát các phần của một hệ thống ít khi được kiểm tra và đảm bảo rằng những điểm chức năng quan trọng </w:t>
      </w:r>
      <w:r w:rsidR="00052FC7" w:rsidRPr="00C307BC">
        <w:t>nhươn</w:t>
      </w:r>
      <w:r w:rsidRPr="00C307BC">
        <w:t>đã đưg pháp kisáp</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345" w:name="_Toc514450060"/>
      <w:r w:rsidRPr="00C307BC">
        <w:rPr>
          <w:rFonts w:ascii="Times New Roman" w:eastAsia="Times New Roman" w:hAnsi="Times New Roman" w:cs="Times New Roman"/>
          <w:b/>
          <w:color w:val="auto"/>
          <w:sz w:val="26"/>
          <w:szCs w:val="26"/>
        </w:rPr>
        <w:t>Kiểm thử hộp xám</w:t>
      </w:r>
      <w:bookmarkEnd w:id="345"/>
    </w:p>
    <w:p w14:paraId="2774F69C" w14:textId="25976C01" w:rsidR="001C4CAF" w:rsidRPr="00C307BC" w:rsidRDefault="000B47F9" w:rsidP="00660FB7">
      <w:pPr>
        <w:pStyle w:val="luanvanpara"/>
        <w:pPrChange w:id="346" w:author="Nguyen Toan" w:date="2018-05-19T18:17:00Z">
          <w:pPr>
            <w:spacing w:after="120"/>
            <w:ind w:firstLine="567"/>
            <w:jc w:val="both"/>
          </w:pPr>
        </w:pPrChange>
      </w:pPr>
      <w:r w:rsidRPr="00C307BC">
        <w:t>Kiểm thử hộp xám</w:t>
      </w:r>
      <w:r w:rsidRPr="00C307BC">
        <w:t xml:space="preserve"> đòi hhử hộp xám</w:t>
      </w:r>
      <w:r w:rsidRPr="00C307BC">
        <w:t xml:space="preserve"> sòi hhử hộp xám</w:t>
      </w:r>
      <w:r w:rsidRPr="00C307BC">
        <w:t xml:space="preserve"> còi hhử hộp xiệu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r w:rsidR="00A1776C" w:rsidRPr="00C307BC">
        <w:t xml:space="preserve">. </w:t>
      </w:r>
      <w:r w:rsidR="003C58ED" w:rsidRPr="00C307BC">
        <w:t>S òi hhử hộp xiệu</w:t>
      </w:r>
      <w:r w:rsidR="008959EB" w:rsidRPr="00C307BC">
        <w:t>đ</w:t>
      </w:r>
      <w:r w:rsidR="003C58ED" w:rsidRPr="00C307BC">
        <w:t>ặ òi hhử hộp xiệu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bởig bao gồm cả thiết kế đối chiếu để quyết định, ví dụ, giá trị biên không thay đổi</w:t>
      </w:r>
      <w:r w:rsidR="00B67097">
        <w:t>.</w:t>
      </w:r>
    </w:p>
    <w:p w14:paraId="0CF8F8FD" w14:textId="59E27962" w:rsidR="00A95B33"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347" w:name="_Toc514450061"/>
      <w:r w:rsidRPr="00C307BC">
        <w:rPr>
          <w:rFonts w:ascii="Times New Roman" w:eastAsia="Times New Roman" w:hAnsi="Times New Roman" w:cs="Times New Roman"/>
          <w:b/>
          <w:color w:val="auto"/>
          <w:sz w:val="26"/>
          <w:szCs w:val="26"/>
        </w:rPr>
        <w:lastRenderedPageBreak/>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347"/>
    </w:p>
    <w:p w14:paraId="0FAF8E64" w14:textId="5CF64A73" w:rsidR="009E5FBA" w:rsidRPr="00CF7898" w:rsidRDefault="009E5FBA" w:rsidP="00660FB7">
      <w:pPr>
        <w:pStyle w:val="luanvanpara"/>
        <w:rPr>
          <w:rFonts w:ascii="Arial" w:hAnsi="Arial" w:cs="Arial"/>
          <w:sz w:val="22"/>
          <w:szCs w:val="22"/>
        </w:rPr>
        <w:pPrChange w:id="348" w:author="Nguyen Toan" w:date="2018-05-19T18:17:00Z">
          <w:pPr/>
        </w:pPrChange>
      </w:pPr>
      <w:r w:rsidRPr="00C307BC">
        <w:t xml:space="preserve">Quá trình ki xiệu và giải thuật bên trong cho những mục đích thiết </w:t>
      </w:r>
      <w:r w:rsidRPr="00C307BC">
        <w:fldChar w:fldCharType="begin"/>
      </w:r>
      <w:r w:rsidRPr="00C307BC">
        <w:instrText xml:space="preserve"> REF _Ref512029124 \h  \* MERGEFORMAT </w:instrText>
      </w:r>
      <w:r w:rsidRPr="00C307BC">
        <w:fldChar w:fldCharType="separate"/>
      </w:r>
      <w:r w:rsidRPr="009A61C5">
        <w:t xml:space="preserve">Hình </w:t>
      </w:r>
      <w:r w:rsidRPr="009A61C5">
        <w:rPr>
          <w:noProof/>
        </w:rPr>
        <w:t>1.19</w:t>
      </w:r>
      <w:r w:rsidRPr="00C307BC">
        <w:fldChar w:fldCharType="end"/>
      </w:r>
    </w:p>
    <w:p w14:paraId="50D25446" w14:textId="77777777" w:rsidR="00871F8A" w:rsidRDefault="009E5FBA" w:rsidP="00660FB7">
      <w:pPr>
        <w:pStyle w:val="luanvananh"/>
        <w:pPrChange w:id="349" w:author="Nguyen Toan" w:date="2018-05-19T18:17:00Z">
          <w:pPr>
            <w:keepNext/>
            <w:spacing w:after="120"/>
            <w:ind w:firstLine="567"/>
            <w:jc w:val="center"/>
          </w:pPr>
        </w:pPrChange>
      </w:pPr>
      <w:r w:rsidRPr="00C307BC">
        <w:drawing>
          <wp:inline distT="0" distB="0" distL="0" distR="0" wp14:anchorId="43AD1280" wp14:editId="0E3371A1">
            <wp:extent cx="39116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1600" cy="2583180"/>
                    </a:xfrm>
                    <a:prstGeom prst="rect">
                      <a:avLst/>
                    </a:prstGeom>
                    <a:noFill/>
                    <a:ln>
                      <a:noFill/>
                    </a:ln>
                  </pic:spPr>
                </pic:pic>
              </a:graphicData>
            </a:graphic>
          </wp:inline>
        </w:drawing>
      </w:r>
    </w:p>
    <w:p w14:paraId="30B28A9E" w14:textId="54EE4295" w:rsidR="000D26B2" w:rsidRPr="00B72959" w:rsidRDefault="00871F8A" w:rsidP="00660FB7">
      <w:pPr>
        <w:pStyle w:val="luanvanImg"/>
        <w:rPr>
          <w:i/>
        </w:rPr>
        <w:pPrChange w:id="350" w:author="Nguyen Toan" w:date="2018-05-19T18:17:00Z">
          <w:pPr>
            <w:pStyle w:val="Caption"/>
            <w:jc w:val="center"/>
          </w:pPr>
        </w:pPrChange>
      </w:pPr>
      <w:r w:rsidRPr="00B72959">
        <w:rPr>
          <w:rPrChange w:id="351" w:author="Nguyen Toan" w:date="2018-05-19T17:28:00Z">
            <w:rPr>
              <w:sz w:val="26"/>
              <w:szCs w:val="26"/>
            </w:rPr>
          </w:rPrChange>
        </w:rPr>
        <w:t xml:space="preserve">Hình </w:t>
      </w:r>
      <w:r w:rsidR="0037692A" w:rsidRPr="00B72959">
        <w:rPr>
          <w:rPrChange w:id="352" w:author="Nguyen Toan" w:date="2018-05-19T17:28:00Z">
            <w:rPr>
              <w:sz w:val="26"/>
              <w:szCs w:val="26"/>
            </w:rPr>
          </w:rPrChange>
        </w:rPr>
        <w:fldChar w:fldCharType="begin"/>
      </w:r>
      <w:r w:rsidR="0037692A" w:rsidRPr="00B72959">
        <w:rPr>
          <w:rPrChange w:id="353" w:author="Nguyen Toan" w:date="2018-05-19T17:28:00Z">
            <w:rPr>
              <w:sz w:val="26"/>
              <w:szCs w:val="26"/>
            </w:rPr>
          </w:rPrChange>
        </w:rPr>
        <w:instrText xml:space="preserve"> STYLEREF 1 \s </w:instrText>
      </w:r>
      <w:r w:rsidR="0037692A" w:rsidRPr="00B72959">
        <w:rPr>
          <w:rPrChange w:id="354" w:author="Nguyen Toan" w:date="2018-05-19T17:28:00Z">
            <w:rPr>
              <w:sz w:val="26"/>
              <w:szCs w:val="26"/>
            </w:rPr>
          </w:rPrChange>
        </w:rPr>
        <w:fldChar w:fldCharType="separate"/>
      </w:r>
      <w:r w:rsidR="0037692A" w:rsidRPr="00B72959">
        <w:rPr>
          <w:noProof/>
          <w:rPrChange w:id="355" w:author="Nguyen Toan" w:date="2018-05-19T17:28:00Z">
            <w:rPr>
              <w:noProof/>
              <w:sz w:val="26"/>
              <w:szCs w:val="26"/>
            </w:rPr>
          </w:rPrChange>
        </w:rPr>
        <w:t>1</w:t>
      </w:r>
      <w:r w:rsidR="0037692A" w:rsidRPr="00B72959">
        <w:rPr>
          <w:rPrChange w:id="356" w:author="Nguyen Toan" w:date="2018-05-19T17:28:00Z">
            <w:rPr>
              <w:sz w:val="26"/>
              <w:szCs w:val="26"/>
            </w:rPr>
          </w:rPrChange>
        </w:rPr>
        <w:fldChar w:fldCharType="end"/>
      </w:r>
      <w:r w:rsidR="0037692A" w:rsidRPr="00B72959">
        <w:rPr>
          <w:rPrChange w:id="357" w:author="Nguyen Toan" w:date="2018-05-19T17:28:00Z">
            <w:rPr>
              <w:sz w:val="26"/>
              <w:szCs w:val="26"/>
            </w:rPr>
          </w:rPrChange>
        </w:rPr>
        <w:t>.</w:t>
      </w:r>
      <w:r w:rsidR="0037692A" w:rsidRPr="00B72959">
        <w:rPr>
          <w:rPrChange w:id="358" w:author="Nguyen Toan" w:date="2018-05-19T17:28:00Z">
            <w:rPr>
              <w:sz w:val="26"/>
              <w:szCs w:val="26"/>
            </w:rPr>
          </w:rPrChange>
        </w:rPr>
        <w:fldChar w:fldCharType="begin"/>
      </w:r>
      <w:r w:rsidR="0037692A" w:rsidRPr="00B72959">
        <w:rPr>
          <w:rPrChange w:id="359" w:author="Nguyen Toan" w:date="2018-05-19T17:28:00Z">
            <w:rPr>
              <w:sz w:val="26"/>
              <w:szCs w:val="26"/>
            </w:rPr>
          </w:rPrChange>
        </w:rPr>
        <w:instrText xml:space="preserve"> SEQ Hình \* ARABIC \s 1 </w:instrText>
      </w:r>
      <w:r w:rsidR="0037692A" w:rsidRPr="00B72959">
        <w:rPr>
          <w:rPrChange w:id="360" w:author="Nguyen Toan" w:date="2018-05-19T17:28:00Z">
            <w:rPr>
              <w:sz w:val="26"/>
              <w:szCs w:val="26"/>
            </w:rPr>
          </w:rPrChange>
        </w:rPr>
        <w:fldChar w:fldCharType="separate"/>
      </w:r>
      <w:r w:rsidR="0037692A" w:rsidRPr="00B72959">
        <w:rPr>
          <w:noProof/>
          <w:rPrChange w:id="361" w:author="Nguyen Toan" w:date="2018-05-19T17:28:00Z">
            <w:rPr>
              <w:noProof/>
              <w:sz w:val="26"/>
              <w:szCs w:val="26"/>
            </w:rPr>
          </w:rPrChange>
        </w:rPr>
        <w:t>19</w:t>
      </w:r>
      <w:r w:rsidR="0037692A" w:rsidRPr="00B72959">
        <w:rPr>
          <w:rPrChange w:id="362" w:author="Nguyen Toan" w:date="2018-05-19T17:28:00Z">
            <w:rPr>
              <w:sz w:val="26"/>
              <w:szCs w:val="26"/>
            </w:rPr>
          </w:rPrChange>
        </w:rPr>
        <w:fldChar w:fldCharType="end"/>
      </w:r>
      <w:del w:id="363" w:author="Nguyen Toan" w:date="2018-05-19T17:55:00Z">
        <w:r w:rsidRPr="00B72959" w:rsidDel="004B19B1">
          <w:rPr>
            <w:rPrChange w:id="364" w:author="Nguyen Toan" w:date="2018-05-19T17:28:00Z">
              <w:rPr>
                <w:sz w:val="26"/>
                <w:szCs w:val="26"/>
              </w:rPr>
            </w:rPrChange>
          </w:rPr>
          <w:delText>:Sơ</w:delText>
        </w:r>
      </w:del>
      <w:ins w:id="365" w:author="Nguyen Toan" w:date="2018-05-19T17:55:00Z">
        <w:r w:rsidR="004B19B1" w:rsidRPr="00B72959">
          <w:rPr>
            <w:i/>
            <w:rPrChange w:id="366" w:author="Nguyen Toan" w:date="2018-05-19T17:28:00Z">
              <w:rPr/>
            </w:rPrChange>
          </w:rPr>
          <w:t>: Sơ</w:t>
        </w:r>
      </w:ins>
      <w:r w:rsidRPr="00B72959">
        <w:rPr>
          <w:rPrChange w:id="367" w:author="Nguyen Toan" w:date="2018-05-19T17:28:00Z">
            <w:rPr>
              <w:sz w:val="26"/>
              <w:szCs w:val="26"/>
            </w:rPr>
          </w:rPrChange>
        </w:rPr>
        <w:t xml:space="preserve"> đồ các cấp độ kiểm thử</w:t>
      </w:r>
    </w:p>
    <w:p w14:paraId="3B7A24DC" w14:textId="77777777" w:rsidR="00E41E87" w:rsidRPr="00CF7898" w:rsidRDefault="00E950C7" w:rsidP="00CF7898">
      <w:pPr>
        <w:rPr>
          <w:b/>
          <w:sz w:val="26"/>
          <w:szCs w:val="26"/>
        </w:rPr>
      </w:pPr>
      <w:r w:rsidRPr="00CF7898">
        <w:rPr>
          <w:b/>
          <w:sz w:val="26"/>
          <w:szCs w:val="26"/>
        </w:rPr>
        <w:t>Kiểm thử đơn vị</w:t>
      </w:r>
      <w:r w:rsidR="00AE2934" w:rsidRPr="00CF7898">
        <w:rPr>
          <w:b/>
          <w:sz w:val="26"/>
          <w:szCs w:val="26"/>
        </w:rPr>
        <w:t xml:space="preserve"> </w:t>
      </w:r>
    </w:p>
    <w:p w14:paraId="3BCA5DF0" w14:textId="0066BD03" w:rsidR="00ED2F6A" w:rsidRPr="00C307BC" w:rsidRDefault="00E41E87" w:rsidP="00507A60">
      <w:pPr>
        <w:pStyle w:val="luanvanpara"/>
        <w:pPrChange w:id="368" w:author="Nguyen Toan" w:date="2018-05-19T18:17:00Z">
          <w:pPr>
            <w:spacing w:after="120"/>
            <w:ind w:firstLine="567"/>
            <w:jc w:val="both"/>
          </w:pPr>
        </w:pPrChange>
      </w:pPr>
      <w:r w:rsidRPr="00C307BC">
        <w:t>Kiểm thử đơn vị</w:t>
      </w:r>
      <w:r w:rsidR="00AE2934" w:rsidRPr="00C307BC">
        <w:t>- Unit Test</w:t>
      </w:r>
      <w:r w:rsidR="0033203F" w:rsidRPr="00C307BC">
        <w:t xml:space="preserve"> là</w:t>
      </w:r>
      <w:r w:rsidR="007918EF" w:rsidRPr="00C307BC">
        <w:t xml:space="preserve"> vinit Testn vịkiểm thử1  MERGEFORMAT ong cho những mục đích thiết kế các ca kiểm t</w:t>
      </w:r>
      <w:r w:rsidR="002164BB" w:rsidRPr="00C307BC">
        <w:t xml:space="preserve">. Mnit Testn vịkiểm thử1  MERGEFORMAT ong cho những mục đích thiết kế cácình, các thành phần này có kích </w:t>
      </w:r>
      <w:r w:rsidR="00B833E1" w:rsidRPr="00C307BC">
        <w:t>thưnit Testn vịkiểm thử1  MERGE</w:t>
      </w:r>
      <w:r w:rsidR="00372B3E" w:rsidRPr="00C307BC">
        <w:t>.</w:t>
      </w:r>
      <w:r w:rsidR="009A55AA" w:rsidRPr="00C307BC">
        <w:t xml:space="preserve"> Do đó, k</w:t>
      </w:r>
      <w:r w:rsidR="00B833E1" w:rsidRPr="00C307BC">
        <w:t>iDo đó, kstn vị</w:t>
      </w:r>
      <w:r w:rsidR="001C4BEC" w:rsidRPr="00C307BC">
        <w:t>không có gì phịkiểm thử1  MERGEFORMAT ong cho những mục đích th</w:t>
      </w:r>
      <w:r w:rsidR="00F606B8" w:rsidRPr="00C307BC">
        <w:t>.</w:t>
      </w:r>
    </w:p>
    <w:p w14:paraId="562DF0C2" w14:textId="294CCB48" w:rsidR="00E41E87" w:rsidRDefault="000C71AA" w:rsidP="00507A60">
      <w:pPr>
        <w:pStyle w:val="luanvanpara"/>
        <w:pPrChange w:id="369" w:author="Nguyen Toan" w:date="2018-05-19T18:17:00Z">
          <w:pPr>
            <w:spacing w:after="120"/>
            <w:ind w:firstLine="567"/>
            <w:jc w:val="both"/>
          </w:pPr>
        </w:pPrChange>
      </w:pPr>
      <w:r w:rsidRPr="00C307BC">
        <w:t>Kiông có gì phịkiểm thử1  MERGEFORMAT ong</w:t>
      </w:r>
      <w:r w:rsidR="00D00F81" w:rsidRPr="00C307BC">
        <w:t>thông có gì phịkiểm thử1  MERGEFORMAT ong cho những mục đích t viết mã nguồn và xuyên suốt trong quá trình phát triển phần mềm.</w:t>
      </w:r>
      <w:r w:rsidR="00AE2934" w:rsidRPr="00C307BC">
        <w:t xml:space="preserve"> Thông thưì phịkiểm thử1  MERGEFORMAT ong cho </w:t>
      </w:r>
      <w:r w:rsidR="00700835" w:rsidRPr="00C307BC">
        <w:t xml:space="preserve">kihông thưì phịkiểm thử1  MERGEFORMAT ong cho những mục đích t viết </w:t>
      </w:r>
      <w:r w:rsidR="00B163FA" w:rsidRPr="00C307BC">
        <w:t xml:space="preserve"> Mhông thưì phịkiểm thử1  MERGEFORMAT ong cho những mục đích t viết mã nguồn ành phần con là chính xác, trong mối tương quan với dữ li</w:t>
      </w:r>
      <w:r w:rsidR="0043588A" w:rsidRPr="00C307BC">
        <w:t>ệMhông thưì phịkiểm thử1  MERGEFORM</w:t>
      </w:r>
    </w:p>
    <w:p w14:paraId="0C04EE48" w14:textId="28840CB0" w:rsidR="009B29A6" w:rsidRPr="00C307BC" w:rsidRDefault="009B29A6" w:rsidP="00507A60">
      <w:pPr>
        <w:pStyle w:val="luanvanpara"/>
        <w:pPrChange w:id="370" w:author="Nguyen Toan" w:date="2018-05-19T18:17:00Z">
          <w:pPr>
            <w:spacing w:line="288" w:lineRule="auto"/>
            <w:ind w:firstLine="567"/>
            <w:jc w:val="both"/>
          </w:pPr>
        </w:pPrChange>
      </w:pPr>
      <w:r w:rsidRPr="00C307BC">
        <w:t xml:space="preserve">Kihông thưì phịkiểm thử1  MERGEFORMAT ong cho những mục đích t viết mã nguồn ành phần con là chính xác, trong mối tương quan với dữ liộp đen. Việc thao tác tới dữ 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Pr="00C307BC">
        <w:fldChar w:fldCharType="begin"/>
      </w:r>
      <w:r w:rsidRPr="00C307BC">
        <w:instrText xml:space="preserve"> REF _Ref513152321 \h  \* MERGEFORMAT </w:instrText>
      </w:r>
      <w:r w:rsidRPr="00C307BC">
        <w:fldChar w:fldCharType="separate"/>
      </w:r>
      <w:r w:rsidRPr="007B6C49">
        <w:rPr>
          <w:rPrChange w:id="371" w:author="TOANNM" w:date="2018-05-19T16:57:00Z">
            <w:rPr>
              <w:sz w:val="26"/>
              <w:szCs w:val="26"/>
            </w:rPr>
          </w:rPrChange>
        </w:rPr>
        <w:t>Hình 3.1</w:t>
      </w:r>
      <w:r w:rsidRPr="00C307BC">
        <w:fldChar w:fldCharType="end"/>
      </w:r>
      <w:r w:rsidRPr="00C307BC">
        <w:t>, thành ph13152321 \h  \* MERGEFORMAT ong cho những mục đích t viết mã nguồn ành phần con là chính xác, tron</w:t>
      </w:r>
      <w:del w:id="372" w:author="Nguyen Toan" w:date="2018-05-19T17:55:00Z">
        <w:r w:rsidRPr="00C307BC" w:rsidDel="00491153">
          <w:delText>,C</w:delText>
        </w:r>
      </w:del>
      <w:ins w:id="373" w:author="Nguyen Toan" w:date="2018-05-19T17:55:00Z">
        <w:r w:rsidR="00491153" w:rsidRPr="00C307BC">
          <w:t>, C</w:t>
        </w:r>
      </w:ins>
      <w:r w:rsidRPr="00C307BC">
        <w:t>). Đinh ph13152321 \h  \* MERGEFORMAT ong c</w:t>
      </w:r>
      <w:r>
        <w:t xml:space="preserve"> viĐi</w:t>
      </w:r>
      <w:r w:rsidR="00BD58A8">
        <w:t xml:space="preserve"> kiĐi</w:t>
      </w:r>
      <w:r w:rsidRPr="00C307BC">
        <w:t xml:space="preserve"> thĐinh ph13152321 \h  \* MERGEFORMAT ong cho những mục đích t viết mã nguồn ành phần 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3435EAB7" w14:textId="77777777" w:rsidR="009B29A6" w:rsidRPr="00C307BC" w:rsidRDefault="009B29A6" w:rsidP="009B29A6">
      <w:pPr>
        <w:spacing w:line="288" w:lineRule="auto"/>
        <w:rPr>
          <w:rFonts w:eastAsia="Times New Roman"/>
          <w:sz w:val="26"/>
          <w:szCs w:val="26"/>
        </w:rPr>
      </w:pPr>
    </w:p>
    <w:p w14:paraId="137A4EEB" w14:textId="77777777" w:rsidR="009B29A6" w:rsidRPr="00C307BC" w:rsidRDefault="009B29A6" w:rsidP="009B29A6">
      <w:pPr>
        <w:keepNext/>
        <w:spacing w:line="288" w:lineRule="auto"/>
        <w:jc w:val="center"/>
        <w:rPr>
          <w:sz w:val="26"/>
          <w:szCs w:val="26"/>
        </w:rPr>
      </w:pPr>
      <w:r w:rsidRPr="00CF7898">
        <w:rPr>
          <w:rFonts w:eastAsia="Times New Roman"/>
          <w:noProof/>
          <w:sz w:val="26"/>
          <w:szCs w:val="26"/>
        </w:rPr>
        <w:lastRenderedPageBreak/>
        <w:drawing>
          <wp:inline distT="0" distB="0" distL="0" distR="0" wp14:anchorId="5F9E45A2" wp14:editId="55E2470B">
            <wp:extent cx="4657725" cy="1400175"/>
            <wp:effectExtent l="0" t="0" r="9525" b="9525"/>
            <wp:docPr id="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657725" cy="1400175"/>
                    </a:xfrm>
                    <a:prstGeom prst="rect">
                      <a:avLst/>
                    </a:prstGeom>
                    <a:ln/>
                  </pic:spPr>
                </pic:pic>
              </a:graphicData>
            </a:graphic>
          </wp:inline>
        </w:drawing>
      </w:r>
    </w:p>
    <w:p w14:paraId="56323814" w14:textId="0EC369C8" w:rsidR="009B29A6" w:rsidRPr="00C307BC" w:rsidRDefault="009B29A6" w:rsidP="009B29A6">
      <w:pPr>
        <w:pStyle w:val="Caption"/>
        <w:spacing w:line="288" w:lineRule="auto"/>
        <w:jc w:val="center"/>
        <w:rPr>
          <w:rFonts w:ascii="Times New Roman" w:hAnsi="Times New Roman" w:cs="Times New Roman"/>
          <w:i w:val="0"/>
          <w:color w:val="auto"/>
          <w:sz w:val="26"/>
          <w:szCs w:val="26"/>
        </w:rPr>
      </w:pPr>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20</w:t>
      </w:r>
      <w:r w:rsidR="0037692A">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Kiểm thử đơn vị theo lớp</w:t>
      </w:r>
      <w:sdt>
        <w:sdtPr>
          <w:rPr>
            <w:rFonts w:ascii="Times New Roman" w:hAnsi="Times New Roman" w:cs="Times New Roman"/>
            <w:i w:val="0"/>
            <w:color w:val="auto"/>
            <w:sz w:val="26"/>
            <w:szCs w:val="26"/>
          </w:rPr>
          <w:id w:val="876436409"/>
          <w:citation/>
        </w:sdtPr>
        <w:sdtContent>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 CITATION Gre02 \l 1033 </w:instrText>
          </w:r>
          <w:r w:rsidRPr="00C307BC">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lang w:val="en-US"/>
            </w:rPr>
            <w:t xml:space="preserve"> </w:t>
          </w:r>
          <w:r w:rsidRPr="003137DA">
            <w:rPr>
              <w:rFonts w:ascii="Times New Roman" w:hAnsi="Times New Roman" w:cs="Times New Roman"/>
              <w:noProof/>
              <w:color w:val="auto"/>
              <w:sz w:val="26"/>
              <w:szCs w:val="26"/>
              <w:lang w:val="en-US"/>
            </w:rPr>
            <w:t>[14]</w:t>
          </w:r>
          <w:r w:rsidRPr="00C307BC">
            <w:rPr>
              <w:rFonts w:ascii="Times New Roman" w:hAnsi="Times New Roman" w:cs="Times New Roman"/>
              <w:i w:val="0"/>
              <w:color w:val="auto"/>
              <w:sz w:val="26"/>
              <w:szCs w:val="26"/>
            </w:rPr>
            <w:fldChar w:fldCharType="end"/>
          </w:r>
        </w:sdtContent>
      </w:sdt>
    </w:p>
    <w:p w14:paraId="10CC584E" w14:textId="28DD6E93" w:rsidR="00E950C7" w:rsidRPr="00C307BC" w:rsidRDefault="00E950C7" w:rsidP="00CF7898">
      <w:pPr>
        <w:rPr>
          <w:b/>
        </w:rPr>
      </w:pPr>
      <w:r w:rsidRPr="00C307BC">
        <w:rPr>
          <w:b/>
        </w:rPr>
        <w:t>Kiểm thử tích hợp</w:t>
      </w:r>
    </w:p>
    <w:p w14:paraId="07AC9EB2" w14:textId="27F3DA17" w:rsidR="00CE213A" w:rsidRPr="00C307BC" w:rsidRDefault="00B17D12" w:rsidP="00507A60">
      <w:pPr>
        <w:pStyle w:val="luanvanpara"/>
        <w:pPrChange w:id="374" w:author="Nguyen Toan" w:date="2018-05-19T18:17:00Z">
          <w:pPr>
            <w:spacing w:after="120"/>
            <w:ind w:firstLine="567"/>
            <w:jc w:val="both"/>
          </w:pPr>
        </w:pPrChange>
      </w:pPr>
      <w:r w:rsidRPr="00C307BC">
        <w:t>Kiểm t</w:t>
      </w:r>
      <w:r w:rsidR="0093650A" w:rsidRPr="00C307BC">
        <w:t>hiểm thử tích hợpl 1033 ớpMERGEFORMAT ong cho những mục đích t viết mã nguồn ành p</w:t>
      </w:r>
      <w:r w:rsidR="00B45909" w:rsidRPr="00C307BC">
        <w:t xml:space="preserve"> như mhử tích hợpl 1033 ớpMERGh.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507A60">
      <w:pPr>
        <w:pStyle w:val="luanvanpara"/>
        <w:pPrChange w:id="375" w:author="Nguyen Toan" w:date="2018-05-19T18:17:00Z">
          <w:pPr>
            <w:spacing w:after="120"/>
            <w:ind w:firstLine="567"/>
            <w:jc w:val="both"/>
          </w:pPr>
        </w:pPrChange>
      </w:pPr>
      <w:r w:rsidRPr="00C307BC">
        <w:t xml:space="preserve">Mnhư mhử tích hợpl 1033 ớpMERGh. Trong khi kiểm thử đơn vị kiểm tra </w:t>
      </w:r>
      <w:r w:rsidR="00F200F9" w:rsidRPr="00C307BC">
        <w:t xml:space="preserve">ra </w:t>
      </w:r>
      <w:r w:rsidR="00E62F98" w:rsidRPr="00C307BC">
        <w:t>gi ư mhử tích hợpl 1 đơn vị. Hơn nữa</w:t>
      </w:r>
      <w:r w:rsidR="00F200F9" w:rsidRPr="00C307BC">
        <w:t>, ki mhử tích hợpl 1 đơn vị. H</w:t>
      </w:r>
      <w:r w:rsidR="000D5050" w:rsidRPr="00C307BC">
        <w:t>tích hhử tích hợpl 1 đơn</w:t>
      </w:r>
      <w:r w:rsidR="00F200F9" w:rsidRPr="00C307BC">
        <w:t xml:space="preserve">lích hhử tích hợpl 1 đơn vị. Hơn nữang </w:t>
      </w:r>
      <w:r w:rsidR="00E62F98" w:rsidRPr="00C307BC">
        <w:t>là nguyên hch hợpl 1 đơn vị. Hơn nữang khi kiểm thử đơn vị kiểm</w:t>
      </w:r>
    </w:p>
    <w:p w14:paraId="0432E118" w14:textId="5FA5FE04" w:rsidR="00BF1078" w:rsidRPr="00C307BC" w:rsidRDefault="00BF1078" w:rsidP="00507A60">
      <w:pPr>
        <w:pStyle w:val="luanvanpara"/>
        <w:pPrChange w:id="376" w:author="Nguyen Toan" w:date="2018-05-19T18:17:00Z">
          <w:pPr>
            <w:spacing w:after="120"/>
            <w:ind w:firstLine="567"/>
            <w:jc w:val="both"/>
          </w:pPr>
        </w:pPrChange>
      </w:pPr>
      <w:r w:rsidRPr="00C307BC">
        <w:t>Trong kin hch hợpl 1 đơn vị. Hơn nữang khi kiểm thử đơn vị kiểm tra các thành phần ội tại của từng đơn vị. Có một số phép kiểm thử đơn giản trên giao tiếp giữa đơn vị và các thành phần liên quan khác, tuy nhiên mọi giao tiếp liên quan đến đơn vị chỉ thật sự được keier</w:t>
      </w:r>
      <w:r w:rsidR="00FE73A3" w:rsidRPr="00C307BC">
        <w:t>m tra đin hch hợpl 1 đơn vị. Hơn nữa</w:t>
      </w:r>
      <w:r w:rsidRPr="00C307BC">
        <w:t>vào v đin hc</w:t>
      </w:r>
      <w:r w:rsidR="00467152" w:rsidRPr="00C307BC">
        <w:t xml:space="preserve"> trong quá trình ki1 đơhử tích hợp</w:t>
      </w:r>
      <w:r w:rsidR="00BA70A6" w:rsidRPr="00C307BC">
        <w:t>.</w:t>
      </w:r>
    </w:p>
    <w:p w14:paraId="1DCCC0C8" w14:textId="31227566" w:rsidR="003A59BE" w:rsidRDefault="003A59BE" w:rsidP="00507A60">
      <w:pPr>
        <w:pStyle w:val="luanvanpara"/>
        <w:pPrChange w:id="377" w:author="Nguyen Toan" w:date="2018-05-19T18:17:00Z">
          <w:pPr>
            <w:spacing w:after="120"/>
            <w:ind w:firstLine="567"/>
            <w:jc w:val="both"/>
          </w:pPr>
        </w:pPrChange>
      </w:pPr>
      <w:r w:rsidRPr="00C307BC">
        <w:t>Thông thưá trình ki1 đơhử tích hợpữang khi kiểm thử đơn vị kiểm tra các thành phần ội tại của từng đ</w:t>
      </w:r>
      <w:r w:rsidR="00CE7339" w:rsidRPr="00C307BC">
        <w:t xml:space="preserve"> Ving thưá trình ki1 đơhử tích hợpữang khi kiểm thử đơn vị kiểm tra các thành phần ội tại của từng đơn vị. Có một số phép kiểm thử đơn giản trêan tâm trong kiểm thử tích hợp đó là </w:t>
      </w:r>
      <w:r w:rsidR="00695F84" w:rsidRPr="00C307BC">
        <w:t>nên tích h trình ki1 đơhử t</w:t>
      </w:r>
      <w:r w:rsidR="00320B29" w:rsidRPr="00C307BC">
        <w:t xml:space="preserve"> Lúc này, ta cnh ki1 đơhử tích hợpữang khi kiểm thử đơn vị kiểm tra các thành phần ội tại của từng đơn vị. Có một số phép kiểm thử đơn giản trêan tâm trong kiểm thử tích hợp đó là phần liên qutrình kiểm thử.</w:t>
      </w:r>
    </w:p>
    <w:p w14:paraId="4077A42E" w14:textId="77777777" w:rsidR="007B4FA9" w:rsidRPr="00C307BC" w:rsidRDefault="007B4FA9" w:rsidP="00507A60">
      <w:pPr>
        <w:pStyle w:val="luanvanpara"/>
        <w:pPrChange w:id="378" w:author="Nguyen Toan" w:date="2018-05-19T18:17:00Z">
          <w:pPr>
            <w:spacing w:line="288" w:lineRule="auto"/>
            <w:ind w:firstLine="567"/>
            <w:jc w:val="both"/>
          </w:pPr>
        </w:pPrChange>
      </w:pPr>
      <w:r w:rsidRPr="00C307BC">
        <w:t>Kiúc này, ta cnh ki1 đơhử tích hợpữang khi kiểm thử đơn vị kiểm tra các thành phần ội tại của từng đơn vị. Có một số phép kiểm thử đơn giản trêan tâm trong kiểm thử tích hợp đó là phần liên qutrình kiểm thử.iên mọi giao tiếp liên quan đến đõ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lang w:val="vi-VN"/>
        </w:rPr>
        <w:t>ậ</w:t>
      </w:r>
      <w:r w:rsidRPr="00C307BC">
        <w:t>y, ta có tha cnh ki1 đơhử tích hợpữang khi kiểm thử đơn vị kiểm tra các ành phần mới và các thành phần đã được kiểm thử. Chiến thuật này cũng có thể được gọi là kiểm thử từ dưới lên.</w:t>
      </w:r>
    </w:p>
    <w:p w14:paraId="48E260DC" w14:textId="77777777" w:rsidR="007B4FA9" w:rsidRPr="00C307BC" w:rsidRDefault="007B4FA9" w:rsidP="005D4D07">
      <w:pPr>
        <w:pStyle w:val="luanvananh"/>
        <w:pPrChange w:id="379" w:author="Nguyen Toan" w:date="2018-05-19T18:17:00Z">
          <w:pPr>
            <w:keepNext/>
            <w:spacing w:line="288" w:lineRule="auto"/>
            <w:jc w:val="center"/>
          </w:pPr>
        </w:pPrChange>
      </w:pPr>
      <w:r w:rsidRPr="00CF7898">
        <w:lastRenderedPageBreak/>
        <w:drawing>
          <wp:inline distT="0" distB="0" distL="0" distR="0" wp14:anchorId="453577B3" wp14:editId="2F3DD715">
            <wp:extent cx="4752975" cy="1543050"/>
            <wp:effectExtent l="0" t="0" r="9525" b="0"/>
            <wp:docPr id="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752975" cy="1543050"/>
                    </a:xfrm>
                    <a:prstGeom prst="rect">
                      <a:avLst/>
                    </a:prstGeom>
                    <a:ln/>
                  </pic:spPr>
                </pic:pic>
              </a:graphicData>
            </a:graphic>
          </wp:inline>
        </w:drawing>
      </w:r>
    </w:p>
    <w:p w14:paraId="2FAAC432" w14:textId="4D7E7C58" w:rsidR="007B4FA9" w:rsidRPr="00C307BC" w:rsidRDefault="007B4FA9" w:rsidP="005D4D07">
      <w:pPr>
        <w:pStyle w:val="luanvanImg"/>
        <w:pPrChange w:id="380" w:author="Nguyen Toan" w:date="2018-05-19T18:17:00Z">
          <w:pPr>
            <w:pStyle w:val="Caption"/>
            <w:spacing w:line="288" w:lineRule="auto"/>
            <w:jc w:val="center"/>
          </w:pPr>
        </w:pPrChange>
      </w:pPr>
      <w:r w:rsidRPr="00C307BC">
        <w:t xml:space="preserve">Hình </w:t>
      </w:r>
      <w:fldSimple w:instr=" STYLEREF 1 \s ">
        <w:r w:rsidR="0037692A">
          <w:rPr>
            <w:noProof/>
          </w:rPr>
          <w:t>1</w:t>
        </w:r>
      </w:fldSimple>
      <w:r w:rsidR="0037692A">
        <w:t>.</w:t>
      </w:r>
      <w:fldSimple w:instr=" SEQ Hình \* ARABIC \s 1 ">
        <w:r w:rsidR="0037692A">
          <w:rPr>
            <w:noProof/>
          </w:rPr>
          <w:t>21</w:t>
        </w:r>
      </w:fldSimple>
      <w:r w:rsidRPr="00C307BC">
        <w:t>: Kiểm thử tích hợp</w:t>
      </w:r>
      <w:sdt>
        <w:sdtPr>
          <w:id w:val="-512917253"/>
          <w:citation/>
        </w:sdtPr>
        <w:sdtContent>
          <w:r>
            <w:fldChar w:fldCharType="begin"/>
          </w:r>
          <w:r>
            <w:rPr>
              <w:lang w:val="en-US"/>
            </w:rPr>
            <w:instrText xml:space="preserve"> CITATION Gre02 \l 1033 </w:instrText>
          </w:r>
          <w:r>
            <w:fldChar w:fldCharType="separate"/>
          </w:r>
          <w:r>
            <w:rPr>
              <w:noProof/>
              <w:lang w:val="en-US"/>
            </w:rPr>
            <w:t xml:space="preserve"> </w:t>
          </w:r>
          <w:r w:rsidRPr="003137DA">
            <w:rPr>
              <w:noProof/>
              <w:lang w:val="en-US"/>
            </w:rPr>
            <w:t>[14]</w:t>
          </w:r>
          <w:r>
            <w:fldChar w:fldCharType="end"/>
          </w:r>
        </w:sdtContent>
      </w:sdt>
    </w:p>
    <w:p w14:paraId="5476CD74" w14:textId="2241F2F7" w:rsidR="00320B29" w:rsidRPr="00C307BC" w:rsidRDefault="00320B29" w:rsidP="005D4D07">
      <w:pPr>
        <w:pStyle w:val="luanvanpara"/>
        <w:pPrChange w:id="381" w:author="Nguyen Toan" w:date="2018-05-19T18:17:00Z">
          <w:pPr>
            <w:spacing w:after="120"/>
            <w:ind w:firstLine="567"/>
            <w:jc w:val="both"/>
          </w:pPr>
        </w:pPrChange>
      </w:pPr>
      <w:r w:rsidRPr="00C307BC">
        <w:t>Có 4 loON Gre02 \l 1033 ử tích hợ</w:t>
      </w:r>
      <w:r w:rsidR="00190D36" w:rsidRPr="00C307BC">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 kiểm thử chức năng chỉ chú trọng đến chức năng của chương trình, mà không quan tâm đến hoạt động bên trong của ứng dụng, nó chỉ khảo sát chức năng của chương trình theo yêu cầu kỹ thuật.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p>
    <w:p w14:paraId="4D5FE30C" w14:textId="7B986668" w:rsidR="009B6A56" w:rsidRPr="00CF7898" w:rsidRDefault="009B6A56" w:rsidP="00CF7898">
      <w:pPr>
        <w:rPr>
          <w:b/>
          <w:sz w:val="26"/>
          <w:szCs w:val="26"/>
        </w:rPr>
      </w:pPr>
      <w:r w:rsidRPr="00CF7898">
        <w:rPr>
          <w:b/>
          <w:sz w:val="26"/>
          <w:szCs w:val="26"/>
        </w:rPr>
        <w:t>Kiểm thử hồi quy</w:t>
      </w:r>
    </w:p>
    <w:p w14:paraId="2C2B18EE" w14:textId="77777777" w:rsidR="009B6A56" w:rsidRPr="00C307BC" w:rsidRDefault="009B6A56" w:rsidP="005D4D07">
      <w:pPr>
        <w:pStyle w:val="luanvanpara"/>
        <w:pPrChange w:id="382" w:author="Nguyen Toan" w:date="2018-05-19T18:17:00Z">
          <w:pPr>
            <w:spacing w:line="288" w:lineRule="auto"/>
            <w:ind w:firstLine="567"/>
            <w:jc w:val="both"/>
          </w:pPr>
        </w:pPrChange>
      </w:pPr>
      <w:r w:rsidRPr="00C307BC">
        <w:t>Kiểm thử hồi quyrúc (Structure test): tương tự như kiểm thử hộp trắng, kiểm thử cấu trúc đảm bảo các thành phần bên trong của một chương trình chạy</w:t>
      </w:r>
    </w:p>
    <w:p w14:paraId="209DAC14" w14:textId="24CBA7E3" w:rsidR="009B6A56" w:rsidRPr="00CF7898" w:rsidRDefault="009B6A56" w:rsidP="005D4D07">
      <w:pPr>
        <w:pStyle w:val="luanvanpara"/>
        <w:pPrChange w:id="383" w:author="Nguyen Toan" w:date="2018-05-19T18:17:00Z">
          <w:pPr>
            <w:spacing w:line="288" w:lineRule="auto"/>
            <w:ind w:firstLine="567"/>
            <w:jc w:val="both"/>
          </w:pPr>
        </w:pPrChange>
      </w:pPr>
      <w:r w:rsidRPr="00C307BC">
        <w:t>Trong quá trình phát triucture test): tưg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455A00CC" w14:textId="097AF6EF" w:rsidR="00E950C7" w:rsidRPr="00CF7898" w:rsidRDefault="00E950C7" w:rsidP="00CF7898">
      <w:pPr>
        <w:rPr>
          <w:b/>
          <w:sz w:val="26"/>
          <w:szCs w:val="26"/>
        </w:rPr>
      </w:pPr>
      <w:r w:rsidRPr="00CF7898">
        <w:rPr>
          <w:b/>
          <w:sz w:val="26"/>
          <w:szCs w:val="26"/>
        </w:rPr>
        <w:t>Kiểm thử hệ thống</w:t>
      </w:r>
    </w:p>
    <w:p w14:paraId="5B568ECB" w14:textId="60F5302D" w:rsidR="00062D91" w:rsidRPr="00C307BC" w:rsidRDefault="00062D91" w:rsidP="005D4D07">
      <w:pPr>
        <w:pStyle w:val="luanvanpara"/>
        <w:pPrChange w:id="384" w:author="Nguyen Toan" w:date="2018-05-19T18:17:00Z">
          <w:pPr>
            <w:spacing w:after="120"/>
            <w:ind w:firstLine="567"/>
            <w:jc w:val="both"/>
          </w:pPr>
        </w:pPrChange>
      </w:pPr>
      <w:r w:rsidRPr="00C307BC">
        <w:t>Kiểm thử hệ thốnghát triucture t</w:t>
      </w:r>
      <w:r w:rsidR="00905FD0" w:rsidRPr="00C307BC">
        <w:t>là kit</w:t>
      </w:r>
      <w:r w:rsidRPr="00C307BC">
        <w:t>m thithử hệ thốnghát triucture test): tưg dụng, việc sửa đổi một hay một vài chức năng dễ gây các lỗ</w:t>
      </w:r>
    </w:p>
    <w:p w14:paraId="790D41D9" w14:textId="602B6AE6" w:rsidR="00062D91" w:rsidRPr="00C307BC" w:rsidRDefault="00A16ACB" w:rsidP="005D4D07">
      <w:pPr>
        <w:pStyle w:val="luanvanpara"/>
        <w:pPrChange w:id="385" w:author="Nguyen Toan" w:date="2018-05-19T18:17:00Z">
          <w:pPr>
            <w:spacing w:after="120"/>
            <w:ind w:firstLine="567"/>
            <w:jc w:val="both"/>
          </w:pPr>
        </w:pPrChange>
      </w:pPr>
      <w:r w:rsidRPr="00C307BC">
        <w:t>Kithithử</w:t>
      </w:r>
      <w:r w:rsidR="00062D91" w:rsidRPr="00C307BC">
        <w:t xml:space="preserve"> hthithử hệ thốnghát triucture test): tưg dụng, việc thành phần của hệ thống với nhau.</w:t>
      </w:r>
      <w:r w:rsidR="00AA61E5" w:rsidRPr="00C307BC">
        <w:t xml:space="preserve"> hthithử hệ thốnghát triucture test): tưg dụng, việc thành phần của hệ thống với nhau. dễ gây các lỗi tiềm ẩn ảnh hưởng đến chức năng khác. Vì vậy kiểm thử hồi quy là rất cần thiết tron</w:t>
      </w:r>
    </w:p>
    <w:p w14:paraId="502AEB80" w14:textId="3A656ADC" w:rsidR="006A553A" w:rsidRPr="00C307BC" w:rsidRDefault="00A16ACB" w:rsidP="005D4D07">
      <w:pPr>
        <w:pStyle w:val="luanvanpara"/>
        <w:pPrChange w:id="386" w:author="Nguyen Toan" w:date="2018-05-19T18:17:00Z">
          <w:pPr>
            <w:spacing w:after="120"/>
            <w:ind w:firstLine="567"/>
            <w:jc w:val="both"/>
          </w:pPr>
        </w:pPrChange>
      </w:pPr>
      <w:r w:rsidRPr="00C307BC">
        <w:t>Vhthithử hệ thốnghát triucture test):ao tiếp giữa các đơn vị, thành phần, còn kiểm thử hệ thống chú trọng các hành vi và lỗi trên toàn hệ thống.</w:t>
      </w:r>
      <w:r w:rsidR="00E237FB" w:rsidRPr="00C307BC">
        <w:t xml:space="preserve"> Mthithử hệ thốnghát triucture test):ao tiếp giữa các đơn vị, thành phần, còn kiểm thử hệ thống chú trọng </w:t>
      </w:r>
      <w:r w:rsidR="00314B57" w:rsidRPr="00C307BC">
        <w:t xml:space="preserve"> </w:t>
      </w:r>
      <w:r w:rsidR="006A553A" w:rsidRPr="00C307BC">
        <w:t>Vithithử h</w:t>
      </w:r>
      <w:r w:rsidR="006A553A" w:rsidRPr="00C307BC">
        <w:lastRenderedPageBreak/>
        <w:t>ththithử hệ thốnghát triucture tgian, công sức, tính chính xác v</w:t>
      </w:r>
      <w:r w:rsidR="00E4534E" w:rsidRPr="00C307BC">
        <w:t>à khách quan cốnghát triucture t</w:t>
      </w:r>
    </w:p>
    <w:p w14:paraId="358D8457" w14:textId="43F3F2DB" w:rsidR="00E4534E" w:rsidRPr="00C307BC" w:rsidRDefault="00E4534E">
      <w:pPr>
        <w:spacing w:after="120"/>
        <w:ind w:firstLine="567"/>
        <w:jc w:val="both"/>
        <w:rPr>
          <w:rFonts w:eastAsia="Times New Roman"/>
          <w:sz w:val="26"/>
          <w:szCs w:val="26"/>
        </w:rPr>
      </w:pPr>
      <w:r w:rsidRPr="00C307BC">
        <w:rPr>
          <w:rFonts w:eastAsia="Times New Roman"/>
          <w:sz w:val="26"/>
          <w:szCs w:val="26"/>
        </w:rPr>
        <w:t>Kiểm thử hệ thống bao gồm</w:t>
      </w:r>
      <w:r w:rsidR="0082774C" w:rsidRPr="00C307BC">
        <w:rPr>
          <w:rFonts w:eastAsia="Times New Roman"/>
          <w:sz w:val="26"/>
          <w:szCs w:val="26"/>
        </w:rPr>
        <w:t xml:space="preserve"> sáu loại. Kiểm </w:t>
      </w:r>
      <w:r w:rsidR="003C381C" w:rsidRPr="00C307BC">
        <w:rPr>
          <w:rFonts w:eastAsia="Times New Roman"/>
          <w:sz w:val="26"/>
          <w:szCs w:val="26"/>
        </w:rPr>
        <w:t>thử chức năng (Functional Test)</w:t>
      </w:r>
      <w:r w:rsidR="0082774C" w:rsidRPr="00C307BC">
        <w:rPr>
          <w:rFonts w:eastAsia="Times New Roman"/>
          <w:sz w:val="26"/>
          <w:szCs w:val="26"/>
        </w:rPr>
        <w:t xml:space="preserve"> đảm bảo các hành vi của </w:t>
      </w:r>
      <w:r w:rsidR="0082774C" w:rsidRPr="005D4D07">
        <w:rPr>
          <w:rStyle w:val="luanvanparaChar"/>
          <w:rPrChange w:id="387" w:author="Nguyen Toan" w:date="2018-05-19T18:18:00Z">
            <w:rPr>
              <w:rFonts w:eastAsia="Times New Roman"/>
              <w:sz w:val="26"/>
              <w:szCs w:val="26"/>
            </w:rPr>
          </w:rPrChange>
        </w:rPr>
        <w:t>hệ thống thỏa mãn đúng yêu cầu thiết kế. Kiểm t</w:t>
      </w:r>
      <w:r w:rsidR="001A7739" w:rsidRPr="005D4D07">
        <w:rPr>
          <w:rStyle w:val="luanvanparaChar"/>
          <w:rPrChange w:id="388" w:author="Nguyen Toan" w:date="2018-05-19T18:18:00Z">
            <w:rPr>
              <w:rFonts w:eastAsia="Times New Roman"/>
              <w:sz w:val="26"/>
              <w:szCs w:val="26"/>
            </w:rPr>
          </w:rPrChange>
        </w:rPr>
        <w:t>hử hiệu năng (Performance Test)</w:t>
      </w:r>
      <w:r w:rsidR="0082774C" w:rsidRPr="005D4D07">
        <w:rPr>
          <w:rStyle w:val="luanvanparaChar"/>
          <w:rPrChange w:id="389" w:author="Nguyen Toan" w:date="2018-05-19T18:18:00Z">
            <w:rPr>
              <w:rFonts w:eastAsia="Times New Roman"/>
              <w:sz w:val="26"/>
              <w:szCs w:val="26"/>
            </w:rPr>
          </w:rPrChange>
        </w:rPr>
        <w:t xml:space="preserve"> đảm bảo tối ưu việc phân bổ tài nguyên hệ thống nhằm đạt được các chỉ tiêu như thời gian xử lý, phản hồi</w:t>
      </w:r>
      <w:del w:id="390" w:author="Nguyen Toan" w:date="2018-05-19T17:55:00Z">
        <w:r w:rsidR="0082774C" w:rsidRPr="005D4D07" w:rsidDel="00E6049F">
          <w:rPr>
            <w:rStyle w:val="luanvanparaChar"/>
            <w:rPrChange w:id="391" w:author="Nguyen Toan" w:date="2018-05-19T18:18:00Z">
              <w:rPr>
                <w:rFonts w:eastAsia="Times New Roman"/>
                <w:sz w:val="26"/>
                <w:szCs w:val="26"/>
              </w:rPr>
            </w:rPrChange>
          </w:rPr>
          <w:delText>,</w:delText>
        </w:r>
      </w:del>
      <w:ins w:id="392" w:author="Nguyen Toan" w:date="2018-05-19T17:55:00Z">
        <w:r w:rsidR="00E6049F" w:rsidRPr="005D4D07">
          <w:rPr>
            <w:rStyle w:val="luanvanparaChar"/>
            <w:rPrChange w:id="393" w:author="Nguyen Toan" w:date="2018-05-19T18:18:00Z">
              <w:rPr>
                <w:rFonts w:eastAsia="Times New Roman"/>
                <w:sz w:val="26"/>
                <w:szCs w:val="26"/>
              </w:rPr>
            </w:rPrChange>
          </w:rPr>
          <w:t>.</w:t>
        </w:r>
      </w:ins>
      <w:r w:rsidR="0082774C" w:rsidRPr="005D4D07">
        <w:rPr>
          <w:rStyle w:val="luanvanparaChar"/>
          <w:rPrChange w:id="394" w:author="Nguyen Toan" w:date="2018-05-19T18:18:00Z">
            <w:rPr>
              <w:rFonts w:eastAsia="Times New Roman"/>
              <w:sz w:val="26"/>
              <w:szCs w:val="26"/>
            </w:rPr>
          </w:rPrChange>
        </w:rPr>
        <w:t>..</w:t>
      </w:r>
      <w:r w:rsidR="0082774C" w:rsidRPr="005D4D07">
        <w:rPr>
          <w:rStyle w:val="luanvanparaChar"/>
          <w:rFonts w:eastAsia="Arial"/>
          <w:rPrChange w:id="395" w:author="Nguyen Toan" w:date="2018-05-19T18:18:00Z">
            <w:rPr>
              <w:sz w:val="26"/>
              <w:szCs w:val="26"/>
            </w:rPr>
          </w:rPrChange>
        </w:rPr>
        <w:t xml:space="preserve"> </w:t>
      </w:r>
      <w:r w:rsidR="0082774C" w:rsidRPr="005D4D07">
        <w:rPr>
          <w:rStyle w:val="luanvanparaChar"/>
          <w:rPrChange w:id="396" w:author="Nguyen Toan" w:date="2018-05-19T18:18:00Z">
            <w:rPr>
              <w:rFonts w:eastAsia="Times New Roman"/>
              <w:sz w:val="26"/>
              <w:szCs w:val="26"/>
            </w:rPr>
          </w:rPrChange>
        </w:rPr>
        <w:t>Kiểm thử tải (Stress Test hoặc Load T</w:t>
      </w:r>
      <w:r w:rsidR="00D046C7" w:rsidRPr="005D4D07">
        <w:rPr>
          <w:rStyle w:val="luanvanparaChar"/>
          <w:rPrChange w:id="397" w:author="Nguyen Toan" w:date="2018-05-19T18:18:00Z">
            <w:rPr>
              <w:rFonts w:eastAsia="Times New Roman"/>
              <w:sz w:val="26"/>
              <w:szCs w:val="26"/>
            </w:rPr>
          </w:rPrChange>
        </w:rPr>
        <w:t>est)</w:t>
      </w:r>
      <w:r w:rsidR="0082774C" w:rsidRPr="005D4D07">
        <w:rPr>
          <w:rStyle w:val="luanvanparaChar"/>
          <w:rPrChange w:id="398" w:author="Nguyen Toan" w:date="2018-05-19T18:18:00Z">
            <w:rPr>
              <w:rFonts w:eastAsia="Times New Roman"/>
              <w:sz w:val="26"/>
              <w:szCs w:val="26"/>
            </w:rPr>
          </w:rPrChange>
        </w:rPr>
        <w:t xml:space="preserve"> đảm bảo hệ thống vận hành được trong điều kiện khắc nghiệt như lượng truy cập tăng cao, đường truyền kém…</w:t>
      </w:r>
      <w:r w:rsidR="00294A61" w:rsidRPr="005D4D07">
        <w:rPr>
          <w:rStyle w:val="luanvanparaChar"/>
          <w:rPrChange w:id="399" w:author="Nguyen Toan" w:date="2018-05-19T18:18:00Z">
            <w:rPr>
              <w:rFonts w:eastAsia="Times New Roman"/>
              <w:sz w:val="26"/>
              <w:szCs w:val="26"/>
            </w:rPr>
          </w:rPrChange>
        </w:rPr>
        <w:t xml:space="preserve"> </w:t>
      </w:r>
      <w:r w:rsidR="0082774C" w:rsidRPr="005D4D07">
        <w:rPr>
          <w:rStyle w:val="luanvanparaChar"/>
          <w:rPrChange w:id="400" w:author="Nguyen Toan" w:date="2018-05-19T18:18:00Z">
            <w:rPr>
              <w:rFonts w:eastAsia="Times New Roman"/>
              <w:sz w:val="26"/>
              <w:szCs w:val="26"/>
            </w:rPr>
          </w:rPrChange>
        </w:rPr>
        <w:t>Kiểm thử cấu hình (Configuraion Test)</w:t>
      </w:r>
      <w:r w:rsidR="00E02555" w:rsidRPr="005D4D07">
        <w:rPr>
          <w:rStyle w:val="luanvanparaChar"/>
          <w:rPrChange w:id="401" w:author="Nguyen Toan" w:date="2018-05-19T18:18:00Z">
            <w:rPr>
              <w:rFonts w:eastAsia="Times New Roman"/>
              <w:sz w:val="26"/>
              <w:szCs w:val="26"/>
            </w:rPr>
          </w:rPrChange>
        </w:rPr>
        <w:t xml:space="preserve"> kiểm thử </w:t>
      </w:r>
      <w:r w:rsidR="003B13DF" w:rsidRPr="005D4D07">
        <w:rPr>
          <w:rStyle w:val="luanvanparaChar"/>
          <w:rPrChange w:id="402" w:author="Nguyen Toan" w:date="2018-05-19T18:18:00Z">
            <w:rPr>
              <w:rFonts w:eastAsia="Times New Roman"/>
              <w:sz w:val="26"/>
              <w:szCs w:val="26"/>
            </w:rPr>
          </w:rPrChange>
        </w:rPr>
        <w:t xml:space="preserve">hệ thống với các </w:t>
      </w:r>
      <w:r w:rsidR="00E02555" w:rsidRPr="005D4D07">
        <w:rPr>
          <w:rStyle w:val="luanvanparaChar"/>
          <w:rPrChange w:id="403" w:author="Nguyen Toan" w:date="2018-05-19T18:18:00Z">
            <w:rPr>
              <w:rFonts w:eastAsia="Times New Roman"/>
              <w:sz w:val="26"/>
              <w:szCs w:val="26"/>
            </w:rPr>
          </w:rPrChange>
        </w:rPr>
        <w:t xml:space="preserve">cấu hình </w:t>
      </w:r>
      <w:r w:rsidR="003B13DF" w:rsidRPr="005D4D07">
        <w:rPr>
          <w:rStyle w:val="luanvanparaChar"/>
          <w:rPrChange w:id="404" w:author="Nguyen Toan" w:date="2018-05-19T18:18:00Z">
            <w:rPr>
              <w:rFonts w:eastAsia="Times New Roman"/>
              <w:sz w:val="26"/>
              <w:szCs w:val="26"/>
            </w:rPr>
          </w:rPrChange>
        </w:rPr>
        <w:t>ở các môi trường, thiết bị khác nhau</w:t>
      </w:r>
      <w:r w:rsidR="0082774C" w:rsidRPr="005D4D07">
        <w:rPr>
          <w:rStyle w:val="luanvanparaChar"/>
          <w:rPrChange w:id="405" w:author="Nguyen Toan" w:date="2018-05-19T18:18:00Z">
            <w:rPr>
              <w:rFonts w:eastAsia="Times New Roman"/>
              <w:sz w:val="26"/>
              <w:szCs w:val="26"/>
            </w:rPr>
          </w:rPrChange>
        </w:rPr>
        <w:t>. Kiểm thử bảo mật (Security Test) đảm bảo tính toàn vẹn, bảo mật của dữ liệu và của hệ thống. Kiểm thử khả năng phục hồi (Recovery Test) đảm bảo hệ thống có thể khôi phục</w:t>
      </w:r>
      <w:r w:rsidR="0082774C" w:rsidRPr="00C307BC">
        <w:rPr>
          <w:rFonts w:eastAsia="Times New Roman"/>
          <w:sz w:val="26"/>
          <w:szCs w:val="26"/>
        </w:rPr>
        <w:t xml:space="preserve"> lại trạng thái ổn định trước khi xảy ra mất mát tài nguyên, điều này đặc biệt quan trọng đối với các hệ thống tài chính – ngân hàng.</w:t>
      </w:r>
    </w:p>
    <w:p w14:paraId="71A075A3" w14:textId="480D79DA" w:rsidR="003376E5" w:rsidRPr="00CF7898" w:rsidRDefault="003E5F16" w:rsidP="00CF7898">
      <w:pPr>
        <w:rPr>
          <w:rFonts w:eastAsia="Times New Roman"/>
          <w:b/>
          <w:sz w:val="26"/>
          <w:szCs w:val="26"/>
        </w:rPr>
      </w:pPr>
      <w:r w:rsidRPr="00CF7898">
        <w:rPr>
          <w:rFonts w:eastAsia="Times New Roman"/>
          <w:b/>
          <w:sz w:val="26"/>
          <w:szCs w:val="26"/>
        </w:rPr>
        <w:t xml:space="preserve">Kiểm thử </w:t>
      </w:r>
      <w:r w:rsidRPr="00CF7898">
        <w:rPr>
          <w:b/>
          <w:sz w:val="26"/>
          <w:szCs w:val="26"/>
        </w:rPr>
        <w:t>chấp</w:t>
      </w:r>
      <w:r w:rsidRPr="00CF7898">
        <w:rPr>
          <w:rFonts w:eastAsia="Times New Roman"/>
          <w:b/>
          <w:sz w:val="26"/>
          <w:szCs w:val="26"/>
        </w:rPr>
        <w:t xml:space="preserve"> nhận</w:t>
      </w:r>
    </w:p>
    <w:p w14:paraId="1AF50D3E" w14:textId="2831E48C" w:rsidR="00F87065" w:rsidRPr="00C307BC" w:rsidRDefault="009406F5" w:rsidP="005D4D07">
      <w:pPr>
        <w:pStyle w:val="luanvanpara"/>
        <w:pPrChange w:id="406" w:author="Nguyen Toan" w:date="2018-05-19T18:18:00Z">
          <w:pPr>
            <w:spacing w:after="120"/>
            <w:ind w:firstLine="567"/>
            <w:jc w:val="both"/>
          </w:pPr>
        </w:pPrChange>
      </w:pPr>
      <w:r w:rsidRPr="00C307BC">
        <w:t>Thông thưg thái ổn định trước khi xảy ra mất mát tài nguyên, điều này đặc biệt quan trọn</w:t>
      </w:r>
      <w:r w:rsidR="0094176A" w:rsidRPr="00C307BC">
        <w:t>. Bưgc này do khách hàng đưa ra yêu cầu thực hiện</w:t>
      </w:r>
      <w:r w:rsidR="00B66BF5" w:rsidRPr="00C307BC">
        <w:t>.</w:t>
      </w:r>
      <w:r w:rsidR="009036A3" w:rsidRPr="00C307BC">
        <w:t xml:space="preserve"> Quá trình ki </w:t>
      </w:r>
      <w:r w:rsidR="00730AC2" w:rsidRPr="00C307BC">
        <w:t xml:space="preserve">m th trình ki khách hàng đưa ra yêu cầu thực hiệntài nguyên, điều này đặc biệt quan trọng đối với các hệ thống tài chính – </w:t>
      </w:r>
      <w:r w:rsidR="002D0B46" w:rsidRPr="00C307BC">
        <w:t xml:space="preserve"> </w:t>
      </w:r>
    </w:p>
    <w:p w14:paraId="38382F47" w14:textId="7AC36636" w:rsidR="00D42FB1" w:rsidRPr="00C307BC" w:rsidRDefault="00D42FB1" w:rsidP="005D4D07">
      <w:pPr>
        <w:pStyle w:val="luanvanpara"/>
        <w:pPrChange w:id="407" w:author="Nguyen Toan" w:date="2018-05-19T18:18:00Z">
          <w:pPr>
            <w:spacing w:after="120"/>
            <w:ind w:firstLine="567"/>
            <w:jc w:val="both"/>
          </w:pPr>
        </w:pPrChange>
      </w:pPr>
      <w:r w:rsidRPr="00C307BC">
        <w:t>Ngoài các cki khách hàng đưa ra yêu cầu thực hiệntài nguyên, đ</w:t>
      </w:r>
      <w:r w:rsidR="004404AB" w:rsidRPr="00C307BC">
        <w:t>kioài các ồi quy và kiểm thử tính đúng.</w:t>
      </w:r>
    </w:p>
    <w:p w14:paraId="33E91E4F" w14:textId="6BC2B870" w:rsidR="0094316F" w:rsidRPr="00C307BC" w:rsidRDefault="00C43FF3" w:rsidP="005D4D07">
      <w:pPr>
        <w:pStyle w:val="luanvanpara"/>
        <w:pPrChange w:id="408" w:author="Nguyen Toan" w:date="2018-05-19T18:18:00Z">
          <w:pPr>
            <w:spacing w:after="120"/>
            <w:ind w:firstLine="567"/>
            <w:jc w:val="both"/>
          </w:pPr>
        </w:pPrChange>
      </w:pPr>
      <w:r w:rsidRPr="00C307BC">
        <w:t xml:space="preserve">Kioài các ồi quy và kiểm thử tính đúng. thực hiệntài nguyên, điều này đặc biệt quan trọng đối với các hệ thống tài chính – </w:t>
      </w:r>
      <w:del w:id="409" w:author="Nguyen Toan" w:date="2018-05-19T17:55:00Z">
        <w:r w:rsidRPr="00C307BC" w:rsidDel="00F66D82">
          <w:delText xml:space="preserve"> </w:delText>
        </w:r>
      </w:del>
      <w:r w:rsidRPr="00C307BC">
        <w:t xml:space="preserve"> ra nhcác ồi quy và kiểm thử tính đ</w:t>
      </w:r>
      <w:r w:rsidR="00B35BAA" w:rsidRPr="00C307BC">
        <w:t>(Theo chu ồi quy và kiể</w:t>
      </w:r>
      <w:r w:rsidR="0094316F" w:rsidRPr="00C307BC">
        <w:t>.</w:t>
      </w:r>
      <w:r w:rsidR="004404AB" w:rsidRPr="00C307BC">
        <w:t xml:space="preserve"> </w:t>
      </w:r>
      <w:r w:rsidR="0094316F" w:rsidRPr="00C307BC">
        <w:t>Trên thhu ồi quy và kiểm thử tính đúng. thc kiểm tra trước đó vẫn</w:t>
      </w:r>
      <w:r w:rsidR="00B65E21" w:rsidRPr="00C307BC">
        <w:t xml:space="preserve"> có thhhu ồi quy và kiểm thử tí</w:t>
      </w:r>
      <w:r w:rsidR="00C73E9B" w:rsidRPr="00C307BC">
        <w:t xml:space="preserve"> Đây là s ồi quy và kiểm thử tính đúng. thc kiểm tra trước đó vẫn này đặc biệt quan trọng đối với các hệ thống tài chí</w:t>
      </w:r>
    </w:p>
    <w:p w14:paraId="4F0B3E70" w14:textId="7281D7BD" w:rsidR="004750C3" w:rsidRDefault="00BB325A" w:rsidP="005D4D07">
      <w:pPr>
        <w:pStyle w:val="luanvanpara"/>
        <w:pPrChange w:id="410" w:author="Nguyen Toan" w:date="2018-05-19T18:18:00Z">
          <w:pPr>
            <w:spacing w:after="120"/>
            <w:ind w:firstLine="567"/>
            <w:jc w:val="both"/>
          </w:pPr>
        </w:pPrChange>
      </w:pPr>
      <w:r w:rsidRPr="00C307BC">
        <w:t>Tính đúng đi quy và kiểm thử tính đúng. thc kiểm tra trước đó vẫn này đặc biệt quan</w:t>
      </w:r>
      <w:r w:rsidR="00F61DD6" w:rsidRPr="00C307BC">
        <w:t>Kinh đúng đi quy và kiểm</w:t>
      </w:r>
      <w:r w:rsidR="00A94E20" w:rsidRPr="00C307BC">
        <w:t xml:space="preserve"> Correctness Testing, ki thử tính đúng. thc</w:t>
      </w:r>
      <w:r w:rsidR="00060272" w:rsidRPr="00C307BC">
        <w:t>biorrectn</w:t>
      </w:r>
      <w:r w:rsidR="00A94E20" w:rsidRPr="00C307BC">
        <w:t xml:space="preserve">không biness Testing, ki thử tính đúng. </w:t>
      </w:r>
      <w:r w:rsidR="00413495" w:rsidRPr="00C307BC">
        <w:t xml:space="preserve">ành phbiness Testing, ki thử tính đúng. thc kiểm tra trước đó vẫn </w:t>
      </w:r>
      <w:del w:id="411" w:author="Nguyen Toan" w:date="2018-05-19T17:55:00Z">
        <w:r w:rsidR="00413495" w:rsidRPr="00C307BC" w:rsidDel="002769A2">
          <w:delText>,</w:delText>
        </w:r>
      </w:del>
      <w:r w:rsidR="00413495" w:rsidRPr="00C307BC">
        <w:t>…</w:t>
      </w:r>
    </w:p>
    <w:p w14:paraId="1E298DB5" w14:textId="77777777" w:rsidR="0076185F" w:rsidRPr="00C307BC" w:rsidRDefault="0076185F" w:rsidP="00966627">
      <w:pPr>
        <w:spacing w:after="120"/>
        <w:ind w:firstLine="567"/>
        <w:jc w:val="both"/>
        <w:rPr>
          <w:rFonts w:eastAsia="Times New Roman"/>
          <w:sz w:val="26"/>
          <w:szCs w:val="26"/>
        </w:rPr>
      </w:pPr>
    </w:p>
    <w:p w14:paraId="7E7EAECE" w14:textId="7D673FDD" w:rsidR="00133D8E" w:rsidRPr="00C307BC" w:rsidRDefault="009B5C87" w:rsidP="00966627">
      <w:pPr>
        <w:spacing w:after="120"/>
        <w:ind w:firstLine="567"/>
        <w:jc w:val="both"/>
        <w:rPr>
          <w:rFonts w:eastAsia="Times New Roman"/>
          <w:sz w:val="26"/>
          <w:szCs w:val="26"/>
        </w:rPr>
      </w:pPr>
      <w:r w:rsidRPr="00C307BC">
        <w:rPr>
          <w:rFonts w:eastAsia="Times New Roman"/>
          <w:sz w:val="26"/>
          <w:szCs w:val="26"/>
        </w:rPr>
        <w:br w:type="page"/>
      </w:r>
    </w:p>
    <w:p w14:paraId="763B51DB" w14:textId="49A80CC2" w:rsidR="006F117B" w:rsidRPr="00C307BC" w:rsidRDefault="007730D8"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412" w:name="_9xmhgkqivhy" w:colFirst="0" w:colLast="0"/>
      <w:bookmarkStart w:id="413" w:name="_Toc514450062"/>
      <w:bookmarkEnd w:id="412"/>
      <w:r w:rsidRPr="00C307BC">
        <w:rPr>
          <w:rFonts w:ascii="Times New Roman" w:eastAsia="Times New Roman" w:hAnsi="Times New Roman" w:cs="Times New Roman"/>
          <w:b/>
          <w:sz w:val="26"/>
          <w:szCs w:val="26"/>
        </w:rPr>
        <w:lastRenderedPageBreak/>
        <w:t>KHÓ KHĂN</w:t>
      </w:r>
      <w:r w:rsidR="000A02C1" w:rsidRPr="00C307BC">
        <w:rPr>
          <w:rFonts w:ascii="Times New Roman" w:eastAsia="Times New Roman" w:hAnsi="Times New Roman" w:cs="Times New Roman"/>
          <w:b/>
          <w:sz w:val="26"/>
          <w:szCs w:val="26"/>
        </w:rPr>
        <w:t xml:space="preserve"> VÀ CÁC VẤN ĐỀ CẦN GIẢI QUYẾT</w:t>
      </w:r>
      <w:bookmarkEnd w:id="413"/>
    </w:p>
    <w:p w14:paraId="59EF3F2E" w14:textId="08928362" w:rsidR="00F725CD" w:rsidRPr="00071A6D" w:rsidRDefault="003925EB" w:rsidP="003C083E">
      <w:pPr>
        <w:pStyle w:val="luanvanpara"/>
        <w:pPrChange w:id="414" w:author="Nguyen Toan" w:date="2018-05-19T18:18:00Z">
          <w:pPr>
            <w:spacing w:line="288" w:lineRule="auto"/>
            <w:ind w:firstLine="567"/>
            <w:jc w:val="both"/>
          </w:pPr>
        </w:pPrChange>
      </w:pPr>
      <w:r w:rsidRPr="00C307BC">
        <w:t xml:space="preserve">Các giC VẤN ĐỀ CẦN GIẢI QUYẾTt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r w:rsidR="00167B79" w:rsidRPr="00C307BC">
        <w:t>C</w:t>
      </w:r>
      <w:r w:rsidRPr="00C307BC">
        <w:t>ác giiC VẤN ĐỀ CẦN GIẢI QUYẾTt xương sống của các hệ thống dịch vụ với các tiến troặc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t xml:space="preserve"> </w:t>
      </w:r>
      <w:r w:rsidRPr="00C307BC">
        <w:t>Mc giiC VẤN ĐỀ CẦN GIẢI QUYẾTt xương sống của các hệ thống dịch vụ với các tiến troặc nếu có thì được</w:t>
      </w:r>
      <w:del w:id="415" w:author="Nguyen Toan" w:date="2018-05-19T17:55:00Z">
        <w:r w:rsidRPr="00C307BC" w:rsidDel="00D33DE6">
          <w:delText xml:space="preserve"> </w:delText>
        </w:r>
      </w:del>
      <w:r w:rsidRPr="00C307BC">
        <w:t>công cC VẤN ĐỀ CẦN GIẢI QUYẾTt</w:t>
      </w:r>
      <w:r w:rsidR="0039412B" w:rsidRPr="00C307BC">
        <w:t xml:space="preserve"> tng cC VẤN ĐỀ CẦN GIẢI QUYẾTt </w:t>
      </w:r>
      <w:r w:rsidRPr="00C307BC">
        <w:t>dùng. ViVẤN ĐỀ CẦN GIẢI QUYẾTt xương sống của các hệ thống dịch vụ với các tihỏi việc tìm lỗi và sửa đổi nhiều ứng dụng cùng lúc, gây mất thời gian và tốn kém tài nguyên, các lỗi không được kiểm soát chặt chẽ.</w:t>
      </w:r>
      <w:r w:rsidR="0039412B" w:rsidRPr="00C307BC">
        <w:t xml:space="preserve"> </w:t>
      </w:r>
      <w:r w:rsidR="0061337A" w:rsidRPr="00C307BC">
        <w:t>Chương này sĐỀ CẦN GIẢI QUYẾTt xương sống của các hệ thống dịch vụ với các tihỏi việc tìm lỗi và sửa đổi nhiều ứng dụng cùnó khăn đó.</w:t>
      </w:r>
    </w:p>
    <w:p w14:paraId="5CC02DFA" w14:textId="0E423C26" w:rsidR="007A129C" w:rsidRPr="00C307BC" w:rsidRDefault="00DB6561"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416" w:name="_Toc513150986"/>
      <w:bookmarkStart w:id="417" w:name="_Toc513150987"/>
      <w:bookmarkStart w:id="418" w:name="_Toc513150988"/>
      <w:bookmarkStart w:id="419" w:name="_Toc513150989"/>
      <w:bookmarkStart w:id="420" w:name="_jo7scs9gr2dv" w:colFirst="0" w:colLast="0"/>
      <w:bookmarkStart w:id="421" w:name="_Toc514450063"/>
      <w:bookmarkEnd w:id="416"/>
      <w:bookmarkEnd w:id="417"/>
      <w:bookmarkEnd w:id="418"/>
      <w:bookmarkEnd w:id="419"/>
      <w:bookmarkEnd w:id="420"/>
      <w:r w:rsidRPr="00C307BC">
        <w:rPr>
          <w:rFonts w:ascii="Times New Roman" w:hAnsi="Times New Roman" w:cs="Times New Roman"/>
          <w:b/>
          <w:sz w:val="26"/>
          <w:szCs w:val="26"/>
        </w:rPr>
        <w:t>Môi</w:t>
      </w:r>
      <w:r w:rsidR="00BC182A" w:rsidRPr="00C307BC">
        <w:rPr>
          <w:rFonts w:ascii="Times New Roman" w:hAnsi="Times New Roman" w:cs="Times New Roman"/>
          <w:b/>
          <w:sz w:val="26"/>
          <w:szCs w:val="26"/>
        </w:rPr>
        <w:t xml:space="preserve"> trường kiểm thử</w:t>
      </w:r>
      <w:bookmarkEnd w:id="421"/>
      <w:r w:rsidR="00FE045A" w:rsidRPr="00C307BC">
        <w:rPr>
          <w:rFonts w:ascii="Times New Roman" w:eastAsia="Times New Roman" w:hAnsi="Times New Roman" w:cs="Times New Roman"/>
          <w:b/>
          <w:sz w:val="26"/>
          <w:szCs w:val="26"/>
        </w:rPr>
        <w:t xml:space="preserve"> </w:t>
      </w:r>
    </w:p>
    <w:p w14:paraId="69AA2FEC" w14:textId="7ADF78E3" w:rsidR="009111ED" w:rsidRPr="00CF7898" w:rsidRDefault="0035532E" w:rsidP="003C083E">
      <w:pPr>
        <w:pStyle w:val="luanvanpara"/>
        <w:pPrChange w:id="422" w:author="Nguyen Toan" w:date="2018-05-19T18:18:00Z">
          <w:pPr>
            <w:ind w:firstLine="567"/>
            <w:jc w:val="both"/>
          </w:pPr>
        </w:pPrChange>
      </w:pPr>
      <w:r w:rsidRPr="00C307BC">
        <w:t>Kirường kiểm thửẦN GIẢI QUYẾTt xương sống của các hệ thống dịch vụ với các tihỏi việc tìm lỗi và sửa đổi nhiều ứng dụng cùnó khăn đó. mất thời gian và tốn kém tài nguyên, các lỗi không được kiểm soát chặt chẽ.n</w:t>
      </w:r>
      <w:r w:rsidR="003A0B26" w:rsidRPr="00C307BC">
        <w:t xml:space="preserve">các tính năng. Để có thể kiểm thử hiệu quả hệ thống sử dụng kiến trúc ESB, tất cả các thành phần và tính năng của hệ thống đều phải được </w:t>
      </w:r>
      <w:r w:rsidR="00065507" w:rsidRPr="00C307BC">
        <w:t>bao quát đăng.</w:t>
      </w:r>
      <w:r w:rsidR="006B6C15" w:rsidRPr="00C307BC">
        <w:t xml:space="preserve">Tuy nhiên các thành phhể </w:t>
      </w:r>
      <w:r w:rsidR="00E2473B" w:rsidRPr="00C307BC">
        <w:t>trong hên các thành phhể kiểm thử hiệu quả hệ thống sử dụng kiến trúc ESB, tất cả các thành phcác công ty khác nhau.</w:t>
      </w:r>
      <w:r w:rsidR="00E018F8" w:rsidRPr="00C307BC">
        <w:t xml:space="preserve"> </w:t>
      </w:r>
      <w:r w:rsidR="00CD0B26" w:rsidRPr="00C307BC">
        <w:t>Chính vì vcác thành phhể kiểm thử hiệu quả hệ thống sử dụng kiến trúc ESB, tất cả các thành phcác công ty khác nhau. thống đều phải được  thời gian và tốn kém tài nguyên, các lỗi không được kiể</w:t>
      </w:r>
      <w:r w:rsidR="00EA398C" w:rsidRPr="00C307BC">
        <w:t>, bnh vì vcác thành phhể kiểm thử hiệu q kết nối và thanh toán đến cổng thanh toán đó thành công khi mà lập trình viên không có được môi trường chạy thực tế trên môi trường phát triển.</w:t>
      </w:r>
      <w:r w:rsidR="00903FC3" w:rsidRPr="00C307BC">
        <w:t xml:space="preserve"> Ngoài ra, các hành phhể kiểm thử hiệu q kết nối và thanh toán đến cổng thanh toán đó thành công khi mà lập trìnsong song, những vấn đề này cũng rất khó có thể kiểm thử và phát hiện. Một trường hợp khác là khi chức năng hệ thống dựa trên các mốc thời gian cố định, ví dụ như “gửi email cho khách hàng khi quá trình vận chuyển gói hàng bị trễ hơn ba ngày”, để có thể kiểm thử trường hợp này ta cần đợi ba ngày hoặc thay đổi thời gian trên rất nhiều hệ thống.</w:t>
      </w:r>
      <w:bookmarkStart w:id="423" w:name="_Toc513150991"/>
      <w:bookmarkStart w:id="424" w:name="_Toc513150992"/>
      <w:bookmarkEnd w:id="423"/>
      <w:bookmarkEnd w:id="424"/>
    </w:p>
    <w:p w14:paraId="1225E927" w14:textId="7A5A55BC" w:rsidR="00E73597" w:rsidRPr="00C307BC" w:rsidRDefault="009111ED" w:rsidP="00071A6D">
      <w:pPr>
        <w:pStyle w:val="Heading2"/>
        <w:numPr>
          <w:ilvl w:val="1"/>
          <w:numId w:val="13"/>
        </w:numPr>
        <w:spacing w:before="240"/>
        <w:ind w:left="357" w:hanging="357"/>
        <w:rPr>
          <w:rFonts w:ascii="Times New Roman" w:hAnsi="Times New Roman" w:cs="Times New Roman"/>
          <w:b/>
          <w:sz w:val="26"/>
          <w:szCs w:val="26"/>
        </w:rPr>
      </w:pPr>
      <w:bookmarkStart w:id="425" w:name="_Toc514450064"/>
      <w:r w:rsidRPr="00071A6D">
        <w:rPr>
          <w:rFonts w:ascii="Times New Roman" w:hAnsi="Times New Roman" w:cs="Times New Roman"/>
          <w:b/>
          <w:sz w:val="26"/>
          <w:szCs w:val="26"/>
        </w:rPr>
        <w:lastRenderedPageBreak/>
        <w:t>Công cụ hỗ trợ kiểm thử</w:t>
      </w:r>
      <w:bookmarkEnd w:id="425"/>
    </w:p>
    <w:p w14:paraId="0897FC13" w14:textId="2FCF8692" w:rsidR="00EE0860" w:rsidRPr="00C307BC" w:rsidRDefault="00E14B5F" w:rsidP="003C083E">
      <w:pPr>
        <w:pStyle w:val="luanvanpara"/>
        <w:pPrChange w:id="426" w:author="Nguyen Toan" w:date="2018-05-19T18:18:00Z">
          <w:pPr>
            <w:pStyle w:val="NoSpacing"/>
            <w:spacing w:before="120" w:after="120" w:line="276" w:lineRule="auto"/>
            <w:ind w:firstLine="567"/>
            <w:jc w:val="both"/>
          </w:pPr>
        </w:pPrChange>
      </w:pPr>
      <w:r w:rsidRPr="00071A6D">
        <w:t>Quá trình kirợ kiểm thửể kiểm thử hiệu q kết nối v</w:t>
      </w:r>
      <w:r w:rsidR="002F0D2E" w:rsidRPr="00071A6D">
        <w:t>chá trình kirợ kiểm thửể kiểm thử hiệu q kết nối và thanh h</w:t>
      </w:r>
      <w:r w:rsidR="005B17AE">
        <w:t>ệ</w:t>
      </w:r>
      <w:r w:rsidR="002F0D2E" w:rsidRPr="00071A6D">
        <w:t xml:space="preserve"> th trình kirợ k</w:t>
      </w:r>
      <w:r w:rsidR="002F0D2E" w:rsidRPr="00071A6D">
        <w:rPr>
          <w:lang w:val="vi-VN"/>
        </w:rPr>
        <w:t>quy</w:t>
      </w:r>
      <w:r w:rsidR="002F0D2E" w:rsidRPr="00071A6D">
        <w:t xml:space="preserve"> trình ki kirhử không chú trọng vào phần kiểm thử giao diện người dùng mà tập trung vào các API của các thành phần hệ thống.</w:t>
      </w:r>
      <w:r w:rsidR="00C01630" w:rsidRPr="00071A6D">
        <w:t xml:space="preserve"> Hiình ki kirhử không chú trọng vào phầ</w:t>
      </w:r>
      <w:r w:rsidR="005720F3" w:rsidRPr="00071A6D">
        <w:t>đang phki kirhử không chú trọng vào</w:t>
      </w:r>
      <w:r w:rsidR="002954C7">
        <w:t xml:space="preserve"> Ngoài ra, đrhử không chú trọng vào phần kiểm thử giao diện người dùng thường sử dụng</w:t>
      </w:r>
      <w:ins w:id="427" w:author="Nguyen Toan" w:date="2018-05-19T17:56:00Z">
        <w:r w:rsidR="009630B9">
          <w:t xml:space="preserve"> các công cđrhử không chú trọng </w:t>
        </w:r>
      </w:ins>
      <w:r w:rsidR="002954C7">
        <w:t xml:space="preserve"> J</w:t>
      </w:r>
      <w:r w:rsidR="009630B9">
        <w:t>u</w:t>
      </w:r>
      <w:r w:rsidR="002954C7">
        <w:t>nit</w:t>
      </w:r>
      <w:ins w:id="428" w:author="Nguyen Toan" w:date="2018-05-19T17:56:00Z">
        <w:r w:rsidR="009630B9">
          <w:t>, TestNG</w:t>
        </w:r>
      </w:ins>
      <w:r w:rsidR="002954C7">
        <w:t xml:space="preserve"> đTestNGg cđrhử không chú trọ</w:t>
      </w:r>
      <w:r w:rsidR="002B35BB">
        <w:t>. ĐestNGg cđrhử không chú trọng vào phần kiểm thử giao diện người dùng thường sử dụngào cá</w:t>
      </w:r>
      <w:r w:rsidR="00F034F0">
        <w:t>Unit</w:t>
      </w:r>
      <w:ins w:id="429" w:author="Nguyen Toan" w:date="2018-05-19T17:56:00Z">
        <w:r w:rsidR="000E7DC8">
          <w:t>.</w:t>
        </w:r>
      </w:ins>
    </w:p>
    <w:p w14:paraId="604751BE" w14:textId="41535AD2" w:rsidR="007F081B" w:rsidRPr="00CF7898" w:rsidRDefault="00B76734" w:rsidP="00CF7898">
      <w:pPr>
        <w:pStyle w:val="NoSpacing"/>
        <w:spacing w:before="120" w:after="120" w:line="276" w:lineRule="auto"/>
        <w:rPr>
          <w:rFonts w:ascii="Times New Roman" w:hAnsi="Times New Roman" w:cs="Times New Roman"/>
          <w:b/>
          <w:sz w:val="26"/>
          <w:szCs w:val="26"/>
        </w:rPr>
      </w:pPr>
      <w:r w:rsidRPr="00CF7898">
        <w:rPr>
          <w:rFonts w:ascii="Times New Roman" w:hAnsi="Times New Roman" w:cs="Times New Roman"/>
          <w:b/>
          <w:sz w:val="26"/>
          <w:szCs w:val="26"/>
        </w:rPr>
        <w:t>Postman</w:t>
      </w:r>
    </w:p>
    <w:p w14:paraId="3719B616" w14:textId="07AE2796" w:rsidR="00D43216" w:rsidRPr="000D18D0" w:rsidRDefault="00B76734" w:rsidP="003C083E">
      <w:pPr>
        <w:pStyle w:val="luanvanpara"/>
        <w:rPr>
          <w:rPrChange w:id="430" w:author="Nguyen Toan" w:date="2018-05-19T17:57:00Z">
            <w:rPr>
              <w:rFonts w:ascii="Times New Roman" w:hAnsi="Times New Roman" w:cs="Times New Roman"/>
              <w:sz w:val="26"/>
              <w:szCs w:val="26"/>
            </w:rPr>
          </w:rPrChange>
        </w:rPr>
        <w:pPrChange w:id="431" w:author="Nguyen Toan" w:date="2018-05-19T18:18:00Z">
          <w:pPr>
            <w:pStyle w:val="NoSpacing"/>
            <w:spacing w:before="120" w:after="120" w:line="276" w:lineRule="auto"/>
            <w:ind w:firstLine="567"/>
            <w:jc w:val="both"/>
          </w:pPr>
        </w:pPrChange>
      </w:pPr>
      <w:r w:rsidRPr="00C307BC">
        <w:t xml:space="preserve">Postman </w:t>
      </w:r>
      <w:r w:rsidR="007E69BC" w:rsidRPr="00C307BC">
        <w:t>là công c cđrhử không chú trọng vào phần kiểm thử giao c ứng dụng viết theo giao thức R</w:t>
      </w:r>
      <w:r w:rsidR="00AC4FAB" w:rsidRPr="00C307BC">
        <w:t>ESTful</w:t>
      </w:r>
      <w:r w:rsidR="00453A20" w:rsidRPr="00C307BC">
        <w:t>. Ngưlg c cđrhử không chú trọng vào phần kiểm thử giao c ứng dụ</w:t>
      </w:r>
      <w:r w:rsidR="00D644C2" w:rsidRPr="00C307BC">
        <w:t>ngugưlg c cđrhử không chú trọ</w:t>
      </w:r>
      <w:r w:rsidR="00D644C2" w:rsidRPr="00071A6D">
        <w:rPr>
          <w:lang w:val="vi-VN"/>
        </w:rPr>
        <w:t>thug</w:t>
      </w:r>
      <w:r w:rsidR="00D644C2" w:rsidRPr="00C307BC">
        <w:t xml:space="preserve"> higưlg c cđrhử không chú trọng vào phần kiểm thử giao c ứng dụng </w:t>
      </w:r>
      <w:del w:id="432" w:author="Nguyen Toan" w:date="2018-05-19T17:56:00Z">
        <w:r w:rsidR="00D644C2" w:rsidRPr="00C307BC" w:rsidDel="00D41ADA">
          <w:delText>,</w:delText>
        </w:r>
        <w:r w:rsidR="00D644C2" w:rsidRPr="00C307BC" w:rsidDel="000D18D0">
          <w:delText>…</w:delText>
        </w:r>
        <w:r w:rsidR="001B0944" w:rsidRPr="00C307BC" w:rsidDel="000D18D0">
          <w:delText>(</w:delText>
        </w:r>
      </w:del>
      <w:ins w:id="433" w:author="Nguyen Toan" w:date="2018-05-19T17:56:00Z">
        <w:r w:rsidR="000D18D0" w:rsidRPr="00C307BC">
          <w:t>… (</w:t>
        </w:r>
      </w:ins>
      <w:r w:rsidR="001B0944" w:rsidRPr="00C307BC">
        <w:t xml:space="preserve">xem </w:t>
      </w:r>
      <w:del w:id="434" w:author="Nguyen Toan" w:date="2018-05-19T17:57:00Z">
        <w:r w:rsidR="001B0944" w:rsidRPr="00C307BC" w:rsidDel="000D18D0">
          <w:fldChar w:fldCharType="begin"/>
        </w:r>
        <w:r w:rsidR="001B0944" w:rsidRPr="00C307BC" w:rsidDel="000D18D0">
          <w:delInstrText xml:space="preserve"> REF _Ref513613301 \h </w:delInstrText>
        </w:r>
        <w:r w:rsidR="00C307BC" w:rsidRPr="00C307BC" w:rsidDel="000D18D0">
          <w:delInstrText xml:space="preserve"> \* MERGEFORMAT </w:delInstrText>
        </w:r>
        <w:r w:rsidR="001B0944" w:rsidRPr="00C307BC" w:rsidDel="000D18D0">
          <w:fldChar w:fldCharType="separate"/>
        </w:r>
        <w:r w:rsidR="00896230" w:rsidRPr="00180F1D" w:rsidDel="000D18D0">
          <w:rPr>
            <w:i/>
            <w:color w:val="auto"/>
          </w:rPr>
          <w:delText xml:space="preserve">Hình </w:delText>
        </w:r>
        <w:r w:rsidR="00896230" w:rsidDel="000D18D0">
          <w:rPr>
            <w:i/>
            <w:noProof/>
            <w:color w:val="auto"/>
          </w:rPr>
          <w:delText>2</w:delText>
        </w:r>
        <w:r w:rsidR="00896230" w:rsidRPr="00C307BC" w:rsidDel="000D18D0">
          <w:rPr>
            <w:i/>
            <w:noProof/>
            <w:color w:val="auto"/>
          </w:rPr>
          <w:delText>.</w:delText>
        </w:r>
        <w:r w:rsidR="00896230" w:rsidDel="000D18D0">
          <w:rPr>
            <w:i/>
            <w:noProof/>
            <w:color w:val="auto"/>
          </w:rPr>
          <w:delText>1</w:delText>
        </w:r>
        <w:r w:rsidR="001B0944" w:rsidRPr="00C307BC" w:rsidDel="000D18D0">
          <w:fldChar w:fldCharType="end"/>
        </w:r>
      </w:del>
      <w:ins w:id="435" w:author="Nguyen Toan" w:date="2018-05-19T17:57:00Z">
        <w:r w:rsidR="000D18D0" w:rsidRPr="000D18D0">
          <w:rPr>
            <w:rPrChange w:id="436" w:author="Nguyen Toan" w:date="2018-05-19T17:57:00Z">
              <w:rPr>
                <w:rFonts w:ascii="Times New Roman" w:hAnsi="Times New Roman" w:cs="Times New Roman"/>
                <w:sz w:val="26"/>
                <w:szCs w:val="26"/>
              </w:rPr>
            </w:rPrChange>
          </w:rPr>
          <w:fldChar w:fldCharType="begin"/>
        </w:r>
        <w:r w:rsidR="000D18D0" w:rsidRPr="000D18D0">
          <w:rPr>
            <w:rPrChange w:id="437" w:author="Nguyen Toan" w:date="2018-05-19T17:57:00Z">
              <w:rPr>
                <w:rFonts w:ascii="Times New Roman" w:hAnsi="Times New Roman" w:cs="Times New Roman"/>
                <w:sz w:val="26"/>
                <w:szCs w:val="26"/>
              </w:rPr>
            </w:rPrChange>
          </w:rPr>
          <w:instrText xml:space="preserve"> REF _Ref513613301 \h  \* MERGEFORMAT </w:instrText>
        </w:r>
        <w:r w:rsidR="000D18D0" w:rsidRPr="000D18D0">
          <w:rPr>
            <w:rPrChange w:id="438" w:author="Nguyen Toan" w:date="2018-05-19T17:57:00Z">
              <w:rPr>
                <w:rFonts w:ascii="Times New Roman" w:hAnsi="Times New Roman" w:cs="Times New Roman"/>
                <w:sz w:val="26"/>
                <w:szCs w:val="26"/>
              </w:rPr>
            </w:rPrChange>
          </w:rPr>
        </w:r>
        <w:r w:rsidR="000D18D0" w:rsidRPr="000D18D0">
          <w:rPr>
            <w:rPrChange w:id="439" w:author="Nguyen Toan" w:date="2018-05-19T17:57:00Z">
              <w:rPr>
                <w:rFonts w:ascii="Times New Roman" w:hAnsi="Times New Roman" w:cs="Times New Roman"/>
                <w:sz w:val="26"/>
                <w:szCs w:val="26"/>
              </w:rPr>
            </w:rPrChange>
          </w:rPr>
          <w:fldChar w:fldCharType="separate"/>
        </w:r>
        <w:r w:rsidR="000D18D0" w:rsidRPr="000D18D0">
          <w:rPr>
            <w:color w:val="auto"/>
            <w:rPrChange w:id="440" w:author="Nguyen Toan" w:date="2018-05-19T17:57:00Z">
              <w:rPr>
                <w:rFonts w:ascii="Times New Roman" w:hAnsi="Times New Roman" w:cs="Times New Roman"/>
                <w:i/>
                <w:iCs/>
                <w:color w:val="auto"/>
                <w:sz w:val="26"/>
                <w:szCs w:val="26"/>
              </w:rPr>
            </w:rPrChange>
          </w:rPr>
          <w:t xml:space="preserve">hình </w:t>
        </w:r>
        <w:r w:rsidR="000D18D0" w:rsidRPr="000D18D0">
          <w:rPr>
            <w:noProof/>
            <w:color w:val="auto"/>
            <w:rPrChange w:id="441" w:author="Nguyen Toan" w:date="2018-05-19T17:57:00Z">
              <w:rPr>
                <w:rFonts w:ascii="Times New Roman" w:hAnsi="Times New Roman" w:cs="Times New Roman"/>
                <w:i/>
                <w:noProof/>
                <w:color w:val="auto"/>
                <w:sz w:val="26"/>
                <w:szCs w:val="26"/>
              </w:rPr>
            </w:rPrChange>
          </w:rPr>
          <w:t>2.1</w:t>
        </w:r>
        <w:r w:rsidR="000D18D0" w:rsidRPr="000D18D0">
          <w:rPr>
            <w:rPrChange w:id="442" w:author="Nguyen Toan" w:date="2018-05-19T17:57:00Z">
              <w:rPr>
                <w:rFonts w:ascii="Times New Roman" w:hAnsi="Times New Roman" w:cs="Times New Roman"/>
                <w:sz w:val="26"/>
                <w:szCs w:val="26"/>
              </w:rPr>
            </w:rPrChange>
          </w:rPr>
          <w:fldChar w:fldCharType="end"/>
        </w:r>
      </w:ins>
      <w:r w:rsidR="001B0944" w:rsidRPr="000D18D0">
        <w:rPr>
          <w:rPrChange w:id="443" w:author="Nguyen Toan" w:date="2018-05-19T17:57:00Z">
            <w:rPr>
              <w:rFonts w:ascii="Times New Roman" w:hAnsi="Times New Roman" w:cs="Times New Roman"/>
              <w:sz w:val="26"/>
              <w:szCs w:val="26"/>
            </w:rPr>
          </w:rPrChange>
        </w:rPr>
        <w:t>)</w:t>
      </w:r>
    </w:p>
    <w:p w14:paraId="35C418BD" w14:textId="77777777" w:rsidR="006B2266" w:rsidRPr="00C307BC" w:rsidRDefault="00D43216" w:rsidP="003C083E">
      <w:pPr>
        <w:pStyle w:val="luanvananh"/>
        <w:pPrChange w:id="444" w:author="Nguyen Toan" w:date="2018-05-19T18:18:00Z">
          <w:pPr>
            <w:pStyle w:val="NoSpacing"/>
            <w:keepNext/>
            <w:spacing w:after="120" w:line="276" w:lineRule="auto"/>
            <w:ind w:firstLine="567"/>
            <w:jc w:val="center"/>
          </w:pPr>
        </w:pPrChange>
      </w:pPr>
      <w:r w:rsidRPr="00071A6D">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32">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p>
    <w:p w14:paraId="61D827CD" w14:textId="2E075C60" w:rsidR="00E14B5F" w:rsidRPr="00071A6D" w:rsidRDefault="006B2266" w:rsidP="003C083E">
      <w:pPr>
        <w:pStyle w:val="luanvanImg"/>
        <w:pPrChange w:id="445" w:author="Nguyen Toan" w:date="2018-05-19T18:18:00Z">
          <w:pPr>
            <w:pStyle w:val="Caption"/>
            <w:jc w:val="center"/>
          </w:pPr>
        </w:pPrChange>
      </w:pPr>
      <w:bookmarkStart w:id="446" w:name="_Ref513613301"/>
      <w:bookmarkStart w:id="447" w:name="_Toc514445868"/>
      <w:r w:rsidRPr="00071A6D">
        <w:t xml:space="preserve">Hình </w:t>
      </w:r>
      <w:fldSimple w:instr=" STYLEREF 1 \s ">
        <w:r w:rsidR="0037692A">
          <w:rPr>
            <w:noProof/>
          </w:rPr>
          <w:t>2</w:t>
        </w:r>
      </w:fldSimple>
      <w:r w:rsidR="0037692A">
        <w:t>.</w:t>
      </w:r>
      <w:fldSimple w:instr=" SEQ Hình \* ARABIC \s 1 ">
        <w:r w:rsidR="0037692A">
          <w:rPr>
            <w:noProof/>
          </w:rPr>
          <w:t>1</w:t>
        </w:r>
      </w:fldSimple>
      <w:bookmarkEnd w:id="446"/>
      <w:r w:rsidRPr="00071A6D">
        <w:t>: Tham số trên Postman</w:t>
      </w:r>
      <w:bookmarkEnd w:id="447"/>
    </w:p>
    <w:p w14:paraId="34D474E5" w14:textId="0D9E3714" w:rsidR="001F3376" w:rsidRPr="003C083E" w:rsidRDefault="001F3376" w:rsidP="003C083E">
      <w:pPr>
        <w:pStyle w:val="luanvanpara"/>
        <w:rPr>
          <w:rPrChange w:id="448" w:author="Nguyen Toan" w:date="2018-05-19T18:18:00Z">
            <w:rPr/>
          </w:rPrChange>
        </w:rPr>
        <w:pPrChange w:id="449" w:author="Nguyen Toan" w:date="2018-05-19T18:18:00Z">
          <w:pPr>
            <w:pStyle w:val="NoSpacing"/>
            <w:spacing w:before="120" w:after="120" w:line="276" w:lineRule="auto"/>
            <w:ind w:firstLine="567"/>
          </w:pPr>
        </w:pPrChange>
      </w:pPr>
      <w:r w:rsidRPr="00071A6D">
        <w:t>Thay v</w:t>
      </w:r>
      <w:r w:rsidRPr="00C307BC">
        <w:t>ì vi v số trên Po</w:t>
      </w:r>
      <w:r w:rsidRPr="00071A6D">
        <w:rPr>
          <w:lang w:val="vi-VN"/>
        </w:rPr>
        <w:t>đovi</w:t>
      </w:r>
      <w:r w:rsidRPr="00C307BC">
        <w:t xml:space="preserve"> mã ngusố trê</w:t>
      </w:r>
      <w:r w:rsidR="0034729B" w:rsidRPr="00C307BC">
        <w:t xml:space="preserve"> </w:t>
      </w:r>
      <w:r w:rsidR="0034729B" w:rsidRPr="003C083E">
        <w:rPr>
          <w:rPrChange w:id="450" w:author="Nguyen Toan" w:date="2018-05-19T18:18:00Z">
            <w:rPr/>
          </w:rPrChange>
        </w:rPr>
        <w:fldChar w:fldCharType="begin"/>
      </w:r>
      <w:r w:rsidR="0034729B" w:rsidRPr="003C083E">
        <w:rPr>
          <w:rPrChange w:id="451" w:author="Nguyen Toan" w:date="2018-05-19T18:18:00Z">
            <w:rPr/>
          </w:rPrChange>
        </w:rPr>
        <w:instrText xml:space="preserve"> REF _Ref513613338 \h </w:instrText>
      </w:r>
      <w:r w:rsidR="00C307BC" w:rsidRPr="003C083E">
        <w:rPr>
          <w:rPrChange w:id="452" w:author="Nguyen Toan" w:date="2018-05-19T18:18:00Z">
            <w:rPr/>
          </w:rPrChange>
        </w:rPr>
        <w:instrText xml:space="preserve"> \* MERGEFORMAT </w:instrText>
      </w:r>
      <w:r w:rsidR="0034729B" w:rsidRPr="003C083E">
        <w:rPr>
          <w:rPrChange w:id="453" w:author="Nguyen Toan" w:date="2018-05-19T18:18:00Z">
            <w:rPr/>
          </w:rPrChange>
        </w:rPr>
      </w:r>
      <w:r w:rsidR="0034729B" w:rsidRPr="003C083E">
        <w:rPr>
          <w:rPrChange w:id="454" w:author="Nguyen Toan" w:date="2018-05-19T18:18:00Z">
            <w:rPr/>
          </w:rPrChange>
        </w:rPr>
        <w:fldChar w:fldCharType="separate"/>
      </w:r>
      <w:r w:rsidR="00896230" w:rsidRPr="003C083E">
        <w:rPr>
          <w:color w:val="auto"/>
          <w:rPrChange w:id="455" w:author="Nguyen Toan" w:date="2018-05-19T18:18:00Z">
            <w:rPr>
              <w:i/>
              <w:iCs/>
              <w:color w:val="auto"/>
            </w:rPr>
          </w:rPrChange>
        </w:rPr>
        <w:t xml:space="preserve">Hình </w:t>
      </w:r>
      <w:r w:rsidR="00896230" w:rsidRPr="003C083E">
        <w:rPr>
          <w:noProof/>
          <w:color w:val="auto"/>
          <w:rPrChange w:id="456" w:author="Nguyen Toan" w:date="2018-05-19T18:18:00Z">
            <w:rPr>
              <w:i/>
              <w:noProof/>
              <w:color w:val="auto"/>
            </w:rPr>
          </w:rPrChange>
        </w:rPr>
        <w:t>2.2</w:t>
      </w:r>
      <w:r w:rsidR="0034729B" w:rsidRPr="003C083E">
        <w:rPr>
          <w:rPrChange w:id="457" w:author="Nguyen Toan" w:date="2018-05-19T18:18:00Z">
            <w:rPr/>
          </w:rPrChange>
        </w:rPr>
        <w:fldChar w:fldCharType="end"/>
      </w:r>
      <w:r w:rsidRPr="003C083E">
        <w:rPr>
          <w:rPrChange w:id="458" w:author="Nguyen Toan" w:date="2018-05-19T18:18:00Z">
            <w:rPr/>
          </w:rPrChange>
        </w:rPr>
        <w:t>:</w:t>
      </w:r>
    </w:p>
    <w:p w14:paraId="31E1F5A4" w14:textId="77777777" w:rsidR="0034729B" w:rsidRPr="00C307BC" w:rsidRDefault="00F56C9A" w:rsidP="003C083E">
      <w:pPr>
        <w:pStyle w:val="luanvananh"/>
        <w:pPrChange w:id="459" w:author="Nguyen Toan" w:date="2018-05-19T18:18:00Z">
          <w:pPr>
            <w:pStyle w:val="NoSpacing"/>
            <w:keepNext/>
            <w:jc w:val="center"/>
          </w:pPr>
        </w:pPrChange>
      </w:pPr>
      <w:r w:rsidRPr="00071A6D">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33">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p>
    <w:p w14:paraId="59134DBB" w14:textId="7453EBE3" w:rsidR="001F3376" w:rsidRPr="00071A6D" w:rsidRDefault="0034729B" w:rsidP="003C083E">
      <w:pPr>
        <w:pStyle w:val="luanvanImg"/>
        <w:pPrChange w:id="460" w:author="Nguyen Toan" w:date="2018-05-19T18:18:00Z">
          <w:pPr>
            <w:pStyle w:val="Caption"/>
            <w:jc w:val="center"/>
          </w:pPr>
        </w:pPrChange>
      </w:pPr>
      <w:bookmarkStart w:id="461" w:name="_Ref513613338"/>
      <w:bookmarkStart w:id="462" w:name="_Toc514445869"/>
      <w:r w:rsidRPr="00071A6D">
        <w:t xml:space="preserve">Hình </w:t>
      </w:r>
      <w:fldSimple w:instr=" STYLEREF 1 \s ">
        <w:r w:rsidR="0037692A">
          <w:rPr>
            <w:noProof/>
          </w:rPr>
          <w:t>2</w:t>
        </w:r>
      </w:fldSimple>
      <w:r w:rsidR="0037692A">
        <w:t>.</w:t>
      </w:r>
      <w:fldSimple w:instr=" SEQ Hình \* ARABIC \s 1 ">
        <w:r w:rsidR="0037692A">
          <w:rPr>
            <w:noProof/>
          </w:rPr>
          <w:t>2</w:t>
        </w:r>
      </w:fldSimple>
      <w:bookmarkEnd w:id="461"/>
      <w:r w:rsidRPr="00071A6D">
        <w:t>: Mã nguồn gọi API</w:t>
      </w:r>
      <w:bookmarkEnd w:id="462"/>
    </w:p>
    <w:p w14:paraId="7FEFE961" w14:textId="36C22590" w:rsidR="005B37FF" w:rsidRPr="00C307BC" w:rsidRDefault="008836BE" w:rsidP="003C083E">
      <w:pPr>
        <w:pStyle w:val="luanvanpara"/>
        <w:pPrChange w:id="463" w:author="Nguyen Toan" w:date="2018-05-19T18:18:00Z">
          <w:pPr>
            <w:pStyle w:val="NoSpacing"/>
            <w:spacing w:before="120" w:after="120" w:line="276" w:lineRule="auto"/>
            <w:ind w:firstLine="567"/>
            <w:jc w:val="both"/>
          </w:pPr>
        </w:pPrChange>
      </w:pPr>
      <w:r w:rsidRPr="00C307BC">
        <w:t xml:space="preserve">Postman </w:t>
      </w:r>
      <w:r w:rsidRPr="00C307BC">
        <w:rPr>
          <w:lang w:val="vi-VN"/>
        </w:rPr>
        <w:t>hostman ồn gọi API \h  \* MERGEFORMAT ần kiểm thử giao c ứng dụng viết the</w:t>
      </w:r>
      <w:r w:rsidR="00206805" w:rsidRPr="00C307BC">
        <w:rPr>
          <w:lang w:val="vi-VN"/>
        </w:rPr>
        <w:t xml:space="preserve">và còn cho </w:t>
      </w:r>
      <w:r w:rsidR="00206805" w:rsidRPr="00071A6D">
        <w:t>phép</w:t>
      </w:r>
      <w:r w:rsidR="00206805" w:rsidRPr="00C307BC">
        <w:rPr>
          <w:lang w:val="vi-VN"/>
        </w:rPr>
        <w:t xml:space="preserve"> lưu l cho gọi API \h  \* ME</w:t>
      </w:r>
      <w:r w:rsidR="006E5CFC" w:rsidRPr="00C307BC">
        <w:rPr>
          <w:lang w:val="vi-VN"/>
        </w:rPr>
        <w:t>, đu l cho gọi API \h  \* MERGEFORMAT ần kiểm th</w:t>
      </w:r>
      <w:r w:rsidR="005B37FF" w:rsidRPr="00C307BC">
        <w:rPr>
          <w:lang w:val="vi-VN"/>
        </w:rPr>
        <w:t xml:space="preserve"> Ngoài ra postman có h \* MERGEFORMAng thức xác thực như OAuth1.0, OAuth2.</w:t>
      </w:r>
      <w:r w:rsidR="002919A4" w:rsidRPr="00C307BC">
        <w:rPr>
          <w:lang w:val="vi-VN"/>
        </w:rPr>
        <w:t>0,… Postman cho phép thay đERGEFORMAng thức xác thực</w:t>
      </w:r>
      <w:r w:rsidR="00A138CC" w:rsidRPr="00071A6D">
        <w:t xml:space="preserve"> tu Postman cho phép thay đERGE</w:t>
      </w:r>
    </w:p>
    <w:p w14:paraId="35957A22" w14:textId="1698756D" w:rsidR="00AA47E1" w:rsidRPr="00071A6D" w:rsidRDefault="00AA47E1" w:rsidP="003C083E">
      <w:pPr>
        <w:pStyle w:val="luanvanpara"/>
        <w:pPrChange w:id="464" w:author="Nguyen Toan" w:date="2018-05-19T18:18:00Z">
          <w:pPr>
            <w:pStyle w:val="NoSpacing"/>
            <w:spacing w:before="120" w:after="120" w:line="276" w:lineRule="auto"/>
            <w:ind w:firstLine="567"/>
            <w:jc w:val="both"/>
          </w:pPr>
        </w:pPrChange>
      </w:pPr>
      <w:r w:rsidRPr="00C307BC">
        <w:t>Postman đưa ra cho ngưhay đERGEFORMAng thức xác thực như OAuth1.0, OAuth2.o giao thức R các API của các thành phần hệ thống.hững vấn đng cơ bản</w:t>
      </w:r>
      <w:r w:rsidR="00925752" w:rsidRPr="00C307BC">
        <w:t xml:space="preserve"> như tn đưa ra cho ngưhay đERGEFORMAng thức xác t</w:t>
      </w:r>
      <w:r w:rsidR="00925752" w:rsidRPr="00071A6D">
        <w:t>nhóm</w:t>
      </w:r>
      <w:r w:rsidR="00925752" w:rsidRPr="00C307BC">
        <w:t>, giám sát các API dgưhay đERGEFORMAn</w:t>
      </w:r>
      <w:r w:rsidR="00CE3A52" w:rsidRPr="00C307BC">
        <w:t>ọ gi</w:t>
      </w:r>
      <w:r w:rsidR="00CE3A52" w:rsidRPr="00C307BC">
        <w:fldChar w:fldCharType="begin"/>
      </w:r>
      <w:r w:rsidR="00CE3A52" w:rsidRPr="00C307BC">
        <w:instrText xml:space="preserve"> REF _Ref513613388 \h </w:instrText>
      </w:r>
      <w:r w:rsidR="00C307BC" w:rsidRPr="00C307BC">
        <w:instrText xml:space="preserve"> \* MERGEFORMAT </w:instrText>
      </w:r>
      <w:r w:rsidR="00CE3A52" w:rsidRPr="00C307BC">
        <w:fldChar w:fldCharType="separate"/>
      </w:r>
      <w:r w:rsidR="00896230" w:rsidRPr="00180F1D">
        <w:rPr>
          <w:i/>
          <w:color w:val="auto"/>
        </w:rPr>
        <w:t xml:space="preserve">Hình </w:t>
      </w:r>
      <w:r w:rsidR="00896230">
        <w:rPr>
          <w:i/>
          <w:noProof/>
          <w:color w:val="auto"/>
        </w:rPr>
        <w:t>2</w:t>
      </w:r>
      <w:r w:rsidR="00896230" w:rsidRPr="00C307BC">
        <w:rPr>
          <w:i/>
          <w:noProof/>
          <w:color w:val="auto"/>
        </w:rPr>
        <w:t>.</w:t>
      </w:r>
      <w:r w:rsidR="00896230">
        <w:rPr>
          <w:i/>
          <w:noProof/>
          <w:color w:val="auto"/>
        </w:rPr>
        <w:t>3</w:t>
      </w:r>
      <w:r w:rsidR="00CE3A52" w:rsidRPr="00C307BC">
        <w:fldChar w:fldCharType="end"/>
      </w:r>
      <w:r w:rsidR="00CE3A52" w:rsidRPr="00C307BC">
        <w:t xml:space="preserve">). </w:t>
      </w:r>
      <w:r w:rsidR="00925752" w:rsidRPr="00C307BC">
        <w:t xml:space="preserve">Trong khi </w:t>
      </w:r>
      <w:r w:rsidR="00925752" w:rsidRPr="00C307BC">
        <w:lastRenderedPageBreak/>
        <w:t>đó, phiên bó, phiên b hay đERGEFORMAng thức xác thực như OAuth1.0, OAuth2.o giao thức R cá tài liệu API, giám sát chặt chẽ hơn…</w:t>
      </w:r>
      <w:r w:rsidR="00E05B49" w:rsidRPr="00C307BC">
        <w:t xml:space="preserve"> </w:t>
      </w:r>
    </w:p>
    <w:p w14:paraId="73B2BA98" w14:textId="77777777" w:rsidR="00F72BA9" w:rsidRPr="00C307BC" w:rsidRDefault="0033126A" w:rsidP="003C083E">
      <w:pPr>
        <w:pStyle w:val="luanvananh"/>
        <w:pPrChange w:id="465" w:author="Nguyen Toan" w:date="2018-05-19T18:18:00Z">
          <w:pPr>
            <w:pStyle w:val="NoSpacing"/>
            <w:keepNext/>
            <w:jc w:val="center"/>
          </w:pPr>
        </w:pPrChange>
      </w:pPr>
      <w:r w:rsidRPr="00071A6D">
        <w:drawing>
          <wp:inline distT="0" distB="0" distL="0" distR="0" wp14:anchorId="15DD3E77" wp14:editId="64220885">
            <wp:extent cx="2429155" cy="28479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34">
                      <a:extLst>
                        <a:ext uri="{28A0092B-C50C-407E-A947-70E740481C1C}">
                          <a14:useLocalDpi xmlns:a14="http://schemas.microsoft.com/office/drawing/2010/main" val="0"/>
                        </a:ext>
                      </a:extLst>
                    </a:blip>
                    <a:stretch>
                      <a:fillRect/>
                    </a:stretch>
                  </pic:blipFill>
                  <pic:spPr>
                    <a:xfrm>
                      <a:off x="0" y="0"/>
                      <a:ext cx="2437249" cy="2857464"/>
                    </a:xfrm>
                    <a:prstGeom prst="rect">
                      <a:avLst/>
                    </a:prstGeom>
                  </pic:spPr>
                </pic:pic>
              </a:graphicData>
            </a:graphic>
          </wp:inline>
        </w:drawing>
      </w:r>
    </w:p>
    <w:p w14:paraId="305DF6DA" w14:textId="600F92EE" w:rsidR="0033126A" w:rsidRPr="00071A6D" w:rsidRDefault="00F72BA9" w:rsidP="003C083E">
      <w:pPr>
        <w:pStyle w:val="luanvanImg"/>
        <w:rPr>
          <w:lang w:val="vi-VN"/>
        </w:rPr>
        <w:pPrChange w:id="466" w:author="Nguyen Toan" w:date="2018-05-19T18:18:00Z">
          <w:pPr>
            <w:pStyle w:val="Caption"/>
            <w:jc w:val="center"/>
          </w:pPr>
        </w:pPrChange>
      </w:pPr>
      <w:bookmarkStart w:id="467" w:name="_Ref513613388"/>
      <w:bookmarkStart w:id="468" w:name="_Toc514445870"/>
      <w:r w:rsidRPr="00071A6D">
        <w:t xml:space="preserve">Hình </w:t>
      </w:r>
      <w:fldSimple w:instr=" STYLEREF 1 \s ">
        <w:r w:rsidR="0037692A">
          <w:rPr>
            <w:noProof/>
          </w:rPr>
          <w:t>2</w:t>
        </w:r>
      </w:fldSimple>
      <w:r w:rsidR="0037692A">
        <w:t>.</w:t>
      </w:r>
      <w:fldSimple w:instr=" SEQ Hình \* ARABIC \s 1 ">
        <w:r w:rsidR="0037692A">
          <w:rPr>
            <w:noProof/>
          </w:rPr>
          <w:t>3</w:t>
        </w:r>
      </w:fldSimple>
      <w:bookmarkEnd w:id="467"/>
      <w:r w:rsidRPr="00071A6D">
        <w:t>: Quản lý các lời gọi API</w:t>
      </w:r>
      <w:bookmarkEnd w:id="468"/>
      <w:r w:rsidR="009F5F18">
        <w:t xml:space="preserve"> theo nhóm</w:t>
      </w:r>
    </w:p>
    <w:p w14:paraId="6336DA50" w14:textId="4A621E1B" w:rsidR="00FA77FD" w:rsidRPr="00CF7898" w:rsidRDefault="00FA77FD" w:rsidP="00CF7898">
      <w:pPr>
        <w:pStyle w:val="NoSpacing"/>
        <w:spacing w:before="120" w:after="120" w:line="276" w:lineRule="auto"/>
        <w:rPr>
          <w:rFonts w:ascii="Times New Roman" w:hAnsi="Times New Roman" w:cs="Times New Roman"/>
          <w:b/>
          <w:sz w:val="26"/>
          <w:szCs w:val="26"/>
        </w:rPr>
      </w:pPr>
      <w:r w:rsidRPr="00CF7898">
        <w:rPr>
          <w:rFonts w:ascii="Times New Roman" w:hAnsi="Times New Roman" w:cs="Times New Roman"/>
          <w:b/>
          <w:sz w:val="26"/>
          <w:szCs w:val="26"/>
        </w:rPr>
        <w:t>SOAPUI</w:t>
      </w:r>
    </w:p>
    <w:p w14:paraId="0589DC98" w14:textId="4130BB33" w:rsidR="006E6A6C" w:rsidRPr="00C307BC" w:rsidRDefault="005A58A4" w:rsidP="003C083E">
      <w:pPr>
        <w:pStyle w:val="luanvanpara"/>
        <w:rPr>
          <w:lang w:val="vi-VN"/>
        </w:rPr>
        <w:pPrChange w:id="469" w:author="Nguyen Toan" w:date="2018-05-19T18:18:00Z">
          <w:pPr>
            <w:pStyle w:val="NoSpacing"/>
            <w:spacing w:before="120" w:after="120" w:line="276" w:lineRule="auto"/>
            <w:ind w:firstLine="567"/>
            <w:jc w:val="both"/>
          </w:pPr>
        </w:pPrChange>
      </w:pPr>
      <w:r w:rsidRPr="00C307BC">
        <w:rPr>
          <w:lang w:val="vi-VN"/>
        </w:rPr>
        <w:t xml:space="preserve">Ngoài Postman, </w:t>
      </w:r>
      <w:r w:rsidR="00900055" w:rsidRPr="00C307BC">
        <w:rPr>
          <w:lang w:val="vi-VN"/>
        </w:rPr>
        <w:t>SOAPUI</w:t>
      </w:r>
      <w:r w:rsidR="00270D16" w:rsidRPr="00C307BC">
        <w:rPr>
          <w:lang w:val="vi-VN"/>
        </w:rPr>
        <w:t xml:space="preserve"> </w:t>
      </w:r>
      <w:sdt>
        <w:sdtPr>
          <w:rPr>
            <w:lang w:val="vi-VN"/>
          </w:rPr>
          <w:id w:val="100462440"/>
          <w:citation/>
        </w:sdtPr>
        <w:sdtContent>
          <w:r w:rsidR="00270D16" w:rsidRPr="00C307BC">
            <w:rPr>
              <w:lang w:val="vi-VN"/>
            </w:rPr>
            <w:fldChar w:fldCharType="begin"/>
          </w:r>
          <w:r w:rsidR="00270D16" w:rsidRPr="00C307BC">
            <w:rPr>
              <w:lang w:val="vi-VN"/>
            </w:rPr>
            <w:instrText xml:space="preserve"> CITATION Soa \l 1066 </w:instrText>
          </w:r>
          <w:r w:rsidR="00270D16" w:rsidRPr="00C307BC">
            <w:rPr>
              <w:lang w:val="vi-VN"/>
            </w:rPr>
            <w:fldChar w:fldCharType="separate"/>
          </w:r>
          <w:r w:rsidR="003137DA" w:rsidRPr="003137DA">
            <w:rPr>
              <w:noProof/>
              <w:lang w:val="vi-VN"/>
            </w:rPr>
            <w:t>[13]</w:t>
          </w:r>
          <w:r w:rsidR="00270D16" w:rsidRPr="00C307BC">
            <w:rPr>
              <w:lang w:val="vi-VN"/>
            </w:rPr>
            <w:fldChar w:fldCharType="end"/>
          </w:r>
        </w:sdtContent>
      </w:sdt>
      <w:r w:rsidR="00900055" w:rsidRPr="00C307BC">
        <w:rPr>
          <w:lang w:val="vi-VN"/>
        </w:rPr>
        <w:t xml:space="preserve"> cũng là công cl 1066 API đERGEFORMAng thức xác thực như OAuth1.0ay. </w:t>
      </w:r>
      <w:r w:rsidR="00FF4AEE" w:rsidRPr="00C307BC">
        <w:rPr>
          <w:lang w:val="vi-VN"/>
        </w:rPr>
        <w:t>Đây là công c cl 1066 API đERGEFORMAng thức xác thực như</w:t>
      </w:r>
      <w:r w:rsidR="00DF7559" w:rsidRPr="00C307BC">
        <w:rPr>
          <w:lang w:val="vi-VN"/>
        </w:rPr>
        <w:t xml:space="preserve"> cho phép kic cl 1066 API đERGEFORMAng thức xác thực như OAuth1.0ay. uth2.o giao thức R cá tài liệu API, giám sát chặt chẽ hơn…g vấn đng c</w:t>
      </w:r>
      <w:r w:rsidR="0044091E" w:rsidRPr="00C307BC">
        <w:rPr>
          <w:lang w:val="vi-VN"/>
        </w:rPr>
        <w:t xml:space="preserve"> Hho phép kic cl 1066 API đERGEFORMAng thức xác thực như</w:t>
      </w:r>
      <w:r w:rsidR="0044091E" w:rsidRPr="00071A6D">
        <w:t>thử</w:t>
      </w:r>
      <w:r w:rsidR="0044091E" w:rsidRPr="00C307BC">
        <w:rPr>
          <w:lang w:val="vi-VN"/>
        </w:rPr>
        <w:t xml:space="preserve"> các loép kic</w:t>
      </w:r>
      <w:r w:rsidR="006041AD" w:rsidRPr="00C307BC">
        <w:rPr>
          <w:lang w:val="vi-VN"/>
        </w:rPr>
        <w:t xml:space="preserve">. Ngoài ra, </w:t>
      </w:r>
      <w:r w:rsidR="00B25FBC" w:rsidRPr="00C307BC">
        <w:rPr>
          <w:lang w:val="vi-VN"/>
        </w:rPr>
        <w:t xml:space="preserve">SOAPUI cung c cl 1066 API đERGEFORMAng thức xác thực </w:t>
      </w:r>
      <w:r w:rsidR="00DA2013" w:rsidRPr="00C307BC">
        <w:rPr>
          <w:lang w:val="vi-VN"/>
        </w:rPr>
        <w:t>chuyên</w:t>
      </w:r>
      <w:r w:rsidR="00B25FBC" w:rsidRPr="00C307BC">
        <w:rPr>
          <w:lang w:val="vi-VN"/>
        </w:rPr>
        <w:t xml:space="preserve"> duyên cung c cl 1</w:t>
      </w:r>
      <w:r w:rsidR="008B2252" w:rsidRPr="003C083E">
        <w:rPr>
          <w:rPrChange w:id="470" w:author="Nguyen Toan" w:date="2018-05-19T18:18:00Z">
            <w:rPr>
              <w:lang w:val="en-US"/>
            </w:rPr>
          </w:rPrChange>
        </w:rPr>
        <w:t xml:space="preserve"> (</w:t>
      </w:r>
      <w:r w:rsidR="008B2252" w:rsidRPr="003C083E">
        <w:rPr>
          <w:rPrChange w:id="471" w:author="Nguyen Toan" w:date="2018-05-19T18:18:00Z">
            <w:rPr>
              <w:lang w:val="en-US"/>
            </w:rPr>
          </w:rPrChange>
        </w:rPr>
        <w:fldChar w:fldCharType="begin"/>
      </w:r>
      <w:r w:rsidR="008B2252" w:rsidRPr="003C083E">
        <w:rPr>
          <w:rPrChange w:id="472" w:author="Nguyen Toan" w:date="2018-05-19T18:18:00Z">
            <w:rPr>
              <w:lang w:val="en-US"/>
            </w:rPr>
          </w:rPrChange>
        </w:rPr>
        <w:instrText xml:space="preserve"> REF _Ref513613454 \h </w:instrText>
      </w:r>
      <w:r w:rsidR="00C307BC" w:rsidRPr="003C083E">
        <w:rPr>
          <w:rPrChange w:id="473" w:author="Nguyen Toan" w:date="2018-05-19T18:18:00Z">
            <w:rPr>
              <w:lang w:val="en-US"/>
            </w:rPr>
          </w:rPrChange>
        </w:rPr>
        <w:instrText xml:space="preserve"> \* MERGEFORMAT </w:instrText>
      </w:r>
      <w:r w:rsidR="008B2252" w:rsidRPr="003C083E">
        <w:rPr>
          <w:rPrChange w:id="474" w:author="Nguyen Toan" w:date="2018-05-19T18:18:00Z">
            <w:rPr>
              <w:lang w:val="en-US"/>
            </w:rPr>
          </w:rPrChange>
        </w:rPr>
      </w:r>
      <w:r w:rsidR="008B2252" w:rsidRPr="003C083E">
        <w:rPr>
          <w:rPrChange w:id="475" w:author="Nguyen Toan" w:date="2018-05-19T18:18:00Z">
            <w:rPr>
              <w:lang w:val="en-US"/>
            </w:rPr>
          </w:rPrChange>
        </w:rPr>
        <w:fldChar w:fldCharType="separate"/>
      </w:r>
      <w:r w:rsidR="00896230" w:rsidRPr="003C083E">
        <w:rPr>
          <w:color w:val="auto"/>
          <w:rPrChange w:id="476" w:author="Nguyen Toan" w:date="2018-05-19T18:18:00Z">
            <w:rPr>
              <w:i/>
              <w:iCs/>
              <w:color w:val="auto"/>
            </w:rPr>
          </w:rPrChange>
        </w:rPr>
        <w:t xml:space="preserve">Hình </w:t>
      </w:r>
      <w:r w:rsidR="00896230" w:rsidRPr="003C083E">
        <w:rPr>
          <w:noProof/>
          <w:color w:val="auto"/>
          <w:rPrChange w:id="477" w:author="Nguyen Toan" w:date="2018-05-19T18:18:00Z">
            <w:rPr>
              <w:i/>
              <w:noProof/>
              <w:color w:val="auto"/>
            </w:rPr>
          </w:rPrChange>
        </w:rPr>
        <w:t>2.4</w:t>
      </w:r>
      <w:r w:rsidR="008B2252" w:rsidRPr="003C083E">
        <w:rPr>
          <w:rPrChange w:id="478" w:author="Nguyen Toan" w:date="2018-05-19T18:18:00Z">
            <w:rPr>
              <w:lang w:val="en-US"/>
            </w:rPr>
          </w:rPrChange>
        </w:rPr>
        <w:fldChar w:fldCharType="end"/>
      </w:r>
      <w:r w:rsidR="008B2252" w:rsidRPr="003C083E">
        <w:rPr>
          <w:rPrChange w:id="479" w:author="Nguyen Toan" w:date="2018-05-19T18:18:00Z">
            <w:rPr>
              <w:lang w:val="en-US"/>
            </w:rPr>
          </w:rPrChange>
        </w:rPr>
        <w:t>)</w:t>
      </w:r>
      <w:r w:rsidR="00EB18CD" w:rsidRPr="003C083E">
        <w:rPr>
          <w:lang w:val="vi-VN"/>
          <w:rPrChange w:id="480" w:author="Nguyen Toan" w:date="2018-05-19T18:18:00Z">
            <w:rPr>
              <w:lang w:val="vi-VN"/>
            </w:rPr>
          </w:rPrChange>
        </w:rPr>
        <w:t>.</w:t>
      </w:r>
      <w:r w:rsidR="00EB5376" w:rsidRPr="00C307BC">
        <w:rPr>
          <w:lang w:val="vi-VN"/>
        </w:rPr>
        <w:t xml:space="preserve"> </w:t>
      </w:r>
    </w:p>
    <w:p w14:paraId="35146170" w14:textId="77777777" w:rsidR="00E97E8C" w:rsidRPr="00C307BC" w:rsidRDefault="00C05232" w:rsidP="003C083E">
      <w:pPr>
        <w:pStyle w:val="luanvananh"/>
        <w:pPrChange w:id="481" w:author="Nguyen Toan" w:date="2018-05-19T18:18:00Z">
          <w:pPr>
            <w:pStyle w:val="NoSpacing"/>
            <w:keepNext/>
            <w:ind w:firstLine="357"/>
            <w:jc w:val="center"/>
          </w:pPr>
        </w:pPrChange>
      </w:pPr>
      <w:r w:rsidRPr="00071A6D">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35">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p>
    <w:p w14:paraId="7EA825B5" w14:textId="4E9D7A98" w:rsidR="00C05232" w:rsidRPr="00071A6D" w:rsidRDefault="00E97E8C" w:rsidP="003C083E">
      <w:pPr>
        <w:pStyle w:val="luanvanImg"/>
        <w:rPr>
          <w:lang w:val="vi-VN"/>
        </w:rPr>
        <w:pPrChange w:id="482" w:author="Nguyen Toan" w:date="2018-05-19T18:18:00Z">
          <w:pPr>
            <w:pStyle w:val="Caption"/>
            <w:jc w:val="center"/>
          </w:pPr>
        </w:pPrChange>
      </w:pPr>
      <w:bookmarkStart w:id="483" w:name="_Ref513613454"/>
      <w:bookmarkStart w:id="484" w:name="_Toc514445871"/>
      <w:r w:rsidRPr="00071A6D">
        <w:t xml:space="preserve">Hình </w:t>
      </w:r>
      <w:fldSimple w:instr=" STYLEREF 1 \s ">
        <w:r w:rsidR="0037692A">
          <w:rPr>
            <w:noProof/>
          </w:rPr>
          <w:t>2</w:t>
        </w:r>
      </w:fldSimple>
      <w:r w:rsidR="0037692A">
        <w:t>.</w:t>
      </w:r>
      <w:fldSimple w:instr=" SEQ Hình \* ARABIC \s 1 ">
        <w:r w:rsidR="0037692A">
          <w:rPr>
            <w:noProof/>
          </w:rPr>
          <w:t>4</w:t>
        </w:r>
      </w:fldSimple>
      <w:bookmarkEnd w:id="483"/>
      <w:r w:rsidRPr="00071A6D">
        <w:t>: Lời gọi API trên SOAPUI</w:t>
      </w:r>
      <w:bookmarkEnd w:id="484"/>
    </w:p>
    <w:p w14:paraId="414C02AD" w14:textId="7F5254E5" w:rsidR="00D71FC2" w:rsidRPr="00071A6D" w:rsidRDefault="00D71FC2" w:rsidP="003C083E">
      <w:pPr>
        <w:pStyle w:val="luanvanpara"/>
        <w:pPrChange w:id="485" w:author="Nguyen Toan" w:date="2018-05-19T18:18:00Z">
          <w:pPr>
            <w:pStyle w:val="NoSpacing"/>
            <w:spacing w:before="120" w:after="120" w:line="276" w:lineRule="auto"/>
            <w:ind w:firstLine="567"/>
            <w:jc w:val="both"/>
          </w:pPr>
        </w:pPrChange>
      </w:pPr>
      <w:r w:rsidRPr="00C307BC">
        <w:rPr>
          <w:lang w:val="vi-VN"/>
        </w:rPr>
        <w:t>SOAPUI có thI tích hợp được với nhiều công cụ phổ biến như Apache Maven, HUDSON, JUnit, Apache Ant</w:t>
      </w:r>
      <w:r w:rsidR="00D23625" w:rsidRPr="00C307BC">
        <w:rPr>
          <w:lang w:val="vi-VN"/>
        </w:rPr>
        <w:t xml:space="preserve">… SOAPUI cung cích hợp được với nhiều công cụ phổ biến như Apache Maven, HUDSON, JUnit, Apache Antu API, giám sát chặt chẽ hơn…g </w:t>
      </w:r>
      <w:r w:rsidR="00E10F00" w:rsidRPr="00C307BC">
        <w:rPr>
          <w:lang w:val="vi-VN"/>
        </w:rPr>
        <w:t xml:space="preserve">c SOAPUI cung </w:t>
      </w:r>
      <w:r w:rsidR="00E10F00" w:rsidRPr="00071A6D">
        <w:t xml:space="preserve">viên </w:t>
      </w:r>
      <w:r w:rsidR="00E10F00" w:rsidRPr="00071A6D">
        <w:lastRenderedPageBreak/>
        <w:t>viê</w:t>
      </w:r>
      <w:r w:rsidR="00734924" w:rsidRPr="00071A6D">
        <w:t>các giao thng cích hợp việc</w:t>
      </w:r>
      <w:r w:rsidR="00E10F00" w:rsidRPr="00071A6D">
        <w:t xml:space="preserve"> ch giao thng cích hợp việc với nhiều côn</w:t>
      </w:r>
      <w:r w:rsidR="00A33005" w:rsidRPr="00071A6D">
        <w:t xml:space="preserve"> Phiên b thng cích hợp việc với nhiều công cụ phổ biến như Apache Maven, HUDSON, JUn</w:t>
      </w:r>
    </w:p>
    <w:p w14:paraId="4CEF4222" w14:textId="1413F922" w:rsidR="004372AB" w:rsidRPr="00CF7898" w:rsidRDefault="00A33005" w:rsidP="003C083E">
      <w:pPr>
        <w:pStyle w:val="luanvanpara"/>
        <w:rPr>
          <w:b/>
        </w:rPr>
        <w:pPrChange w:id="486" w:author="Nguyen Toan" w:date="2018-05-19T18:18:00Z">
          <w:pPr>
            <w:pStyle w:val="NoSpacing"/>
            <w:spacing w:before="120" w:after="120" w:line="276" w:lineRule="auto"/>
            <w:ind w:firstLine="567"/>
            <w:jc w:val="both"/>
          </w:pPr>
        </w:pPrChange>
      </w:pPr>
      <w:r w:rsidRPr="00071A6D">
        <w:t xml:space="preserve">Như vn b thng cích hợp việc với nhiều công cụ phổ biến như Apache Maven, HUDSON, JUnit, Apache Antu API, giám sát chặt chẽ hơì SoapUI là công cụ nâng cao hơn tập trung vào </w:t>
      </w:r>
      <w:r w:rsidR="00BF6451" w:rsidRPr="00071A6D">
        <w:t xml:space="preserve">thư vn b thng cích </w:t>
      </w:r>
      <w:r w:rsidR="00BF6451" w:rsidRPr="00C307BC">
        <w:rPr>
          <w:lang w:val="vi-VN"/>
        </w:rPr>
        <w:t xml:space="preserve">, tích h thng cích hợp việc với nhiều </w:t>
      </w:r>
      <w:r w:rsidR="00F715B4" w:rsidRPr="00C307BC">
        <w:rPr>
          <w:lang w:val="vi-VN"/>
        </w:rPr>
        <w:t>. Tuy nhiên tính năng xuiệc với nhiều công cụ phổ biến như Apache Maven, HUDSON, JUnit, Apache Antu API, giám sát chặt chẽ hơì SoapUI l</w:t>
      </w:r>
      <w:r w:rsidR="004D3814">
        <w:t xml:space="preserve"> </w:t>
      </w:r>
    </w:p>
    <w:p w14:paraId="11C8FD0D" w14:textId="77777777" w:rsidR="004372AB" w:rsidRPr="005D0D85" w:rsidRDefault="004372AB" w:rsidP="00CF7898">
      <w:pPr>
        <w:pStyle w:val="NoSpacing"/>
        <w:spacing w:before="120" w:after="120" w:line="276" w:lineRule="auto"/>
        <w:rPr>
          <w:rFonts w:ascii="Times New Roman" w:eastAsia="Times New Roman" w:hAnsi="Times New Roman" w:cs="Times New Roman"/>
          <w:b/>
          <w:sz w:val="26"/>
          <w:szCs w:val="26"/>
        </w:rPr>
      </w:pPr>
      <w:r w:rsidRPr="00CF7898">
        <w:rPr>
          <w:rFonts w:ascii="Times New Roman" w:hAnsi="Times New Roman" w:cs="Times New Roman"/>
          <w:b/>
          <w:sz w:val="26"/>
          <w:szCs w:val="26"/>
        </w:rPr>
        <w:t>JUnit</w:t>
      </w:r>
    </w:p>
    <w:p w14:paraId="66A0A85F" w14:textId="6270F183" w:rsidR="004372AB" w:rsidRPr="00C307BC" w:rsidDel="003B6B6C" w:rsidRDefault="004372AB" w:rsidP="003C083E">
      <w:pPr>
        <w:pStyle w:val="luanvanpara"/>
        <w:pPrChange w:id="487" w:author="Nguyen Toan" w:date="2018-05-19T18:19:00Z">
          <w:pPr>
            <w:spacing w:after="120" w:line="288" w:lineRule="auto"/>
            <w:ind w:firstLine="567"/>
            <w:jc w:val="both"/>
          </w:pPr>
        </w:pPrChange>
      </w:pPr>
      <w:r w:rsidRPr="00C307BC">
        <w:t xml:space="preserve">JUnit là một bộ thư viện mã nguồn mở được sinh ra nhằm hỗ trợ việc viết và chạy các mã nguồn kiểm thử trên ngôn ngữ Java. Được phát triển đầu tiên bởi Erich Gamma và Kent Beck, JUnit là một bước tiến hóa quan trọng của phát triển hướng kiểm thử (Test Driven Development). JUnit cung cấp cả giao diện đồ họa và giao diện dòng lệnh giúp việc viết mã nguồn kiểm thử dễ dàng hơn. Lập trình viên có thể dùng JUnit để xây dựng tích lũy các bộ kiểm thử để đo lường tiến độ và phát hiện các ảnh hưởng không mong muốn. Các bộ kiểm thử có thể chạy được liên tục và cung cấp kết quả luôn tại màn hình. </w:t>
      </w:r>
      <w:ins w:id="488" w:author="Nguyen Toan" w:date="2018-05-19T17:57:00Z">
        <w:r w:rsidR="00961124">
          <w:t xml:space="preserve"> </w:t>
        </w:r>
        <w:r w:rsidR="00961124">
          <w:fldChar w:fldCharType="begin"/>
        </w:r>
        <w:r w:rsidR="00961124">
          <w:instrText xml:space="preserve"> REF _Ref514515988 \h </w:instrText>
        </w:r>
      </w:ins>
      <w:r w:rsidR="00961124">
        <w:fldChar w:fldCharType="separate"/>
      </w:r>
      <w:ins w:id="489" w:author="Nguyen Toan" w:date="2018-05-19T17:57:00Z">
        <w:r w:rsidR="00961124" w:rsidRPr="00C307BC">
          <w:t xml:space="preserve">Hình </w:t>
        </w:r>
        <w:r w:rsidR="00961124">
          <w:rPr>
            <w:noProof/>
          </w:rPr>
          <w:t>2</w:t>
        </w:r>
        <w:r w:rsidR="00961124">
          <w:t>.</w:t>
        </w:r>
        <w:r w:rsidR="00961124">
          <w:rPr>
            <w:noProof/>
          </w:rPr>
          <w:t>5</w:t>
        </w:r>
        <w:r w:rsidR="00961124">
          <w:fldChar w:fldCharType="end"/>
        </w:r>
      </w:ins>
      <w:r w:rsidRPr="00C307BC">
        <w:fldChar w:fldCharType="begin"/>
      </w:r>
      <w:r w:rsidRPr="00C307BC">
        <w:instrText xml:space="preserve"> REF _Ref514155949 \h  \* MERGEFORMAT </w:instrText>
      </w:r>
      <w:r w:rsidRPr="00C307BC">
        <w:fldChar w:fldCharType="end"/>
      </w:r>
      <w:r w:rsidR="003037B8">
        <w:t xml:space="preserve"> mô t_Ref514155949 \h  \* M</w:t>
      </w:r>
      <w:moveFromRangeStart w:id="490" w:author="Nguyen Toan" w:date="2018-05-19T17:57:00Z" w:name="move514515999"/>
    </w:p>
    <w:p w14:paraId="3C683DBF" w14:textId="34EAFA79" w:rsidR="004372AB" w:rsidRPr="00C307BC" w:rsidDel="003B6B6C" w:rsidRDefault="004372AB" w:rsidP="003C083E">
      <w:pPr>
        <w:pStyle w:val="luanvanpara"/>
        <w:pPrChange w:id="491" w:author="Nguyen Toan" w:date="2018-05-19T18:19:00Z">
          <w:pPr>
            <w:spacing w:after="120" w:line="288" w:lineRule="auto"/>
            <w:ind w:firstLine="567"/>
            <w:jc w:val="both"/>
          </w:pPr>
        </w:pPrChange>
      </w:pPr>
      <w:moveFrom w:id="492" w:author="Nguyen Toan" w:date="2018-05-19T17:57:00Z">
        <w:r w:rsidRPr="00C307BC" w:rsidDel="003B6B6C">
          <w:t>JUnit cung c155949 \h  \* MERGEFORMAT ược</w:t>
        </w:r>
        <w:r w:rsidR="00323874" w:rsidDel="003B6B6C">
          <w:t>kinit cung c155949 \h  \* M</w:t>
        </w:r>
        <w:r w:rsidRPr="00C307BC" w:rsidDel="003B6B6C">
          <w:t xml:space="preserve">hay s cung c15o gồm: Before, After, BeforeClass, AfterClass, Ignore, RunWith, Test. </w:t>
        </w:r>
        <w:r w:rsidR="00423E09" w:rsidDel="003B6B6C">
          <w:t>Ngoài ra,</w:t>
        </w:r>
        <w:r w:rsidR="00FA6A11" w:rsidDel="003B6B6C">
          <w:t xml:space="preserve"> </w:t>
        </w:r>
        <w:r w:rsidRPr="00C307BC" w:rsidDel="003B6B6C">
          <w:t>JUnit cũng cung cồm: Before, After, BeforeClass, Afte TestCase, TestResult, TestSuite.</w:t>
        </w:r>
      </w:moveFrom>
    </w:p>
    <w:p w14:paraId="06159E2F" w14:textId="2AB4BDEE" w:rsidR="004372AB" w:rsidDel="003B6B6C" w:rsidRDefault="004372AB" w:rsidP="003C083E">
      <w:pPr>
        <w:pStyle w:val="luanvanpara"/>
        <w:pPrChange w:id="493" w:author="Nguyen Toan" w:date="2018-05-19T18:19:00Z">
          <w:pPr>
            <w:spacing w:after="120" w:line="288" w:lineRule="auto"/>
            <w:ind w:firstLine="567"/>
            <w:jc w:val="both"/>
          </w:pPr>
        </w:pPrChange>
      </w:pPr>
      <w:moveFrom w:id="494" w:author="Nguyen Toan" w:date="2018-05-19T17:57:00Z">
        <w:r w:rsidRPr="00C307BC" w:rsidDel="003B6B6C">
          <w:t>Assert chg cung cồm: Before, After, BeforeClass, Afte TestCase, TestResult, TestSuite. ng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 so sánh hai mảng dữ liệu.</w:t>
        </w:r>
      </w:moveFrom>
    </w:p>
    <w:p w14:paraId="74071FE5" w14:textId="39A55765" w:rsidR="006404B2" w:rsidRPr="00C307BC" w:rsidDel="003B6B6C" w:rsidRDefault="006404B2" w:rsidP="003C083E">
      <w:pPr>
        <w:pStyle w:val="luanvanpara"/>
        <w:pPrChange w:id="495" w:author="Nguyen Toan" w:date="2018-05-19T18:19:00Z">
          <w:pPr>
            <w:spacing w:after="120" w:line="288" w:lineRule="auto"/>
            <w:ind w:firstLine="567"/>
            <w:jc w:val="both"/>
          </w:pPr>
        </w:pPrChange>
      </w:pPr>
      <w:moveFrom w:id="496" w:author="Nguyen Toan" w:date="2018-05-19T17:57:00Z">
        <w:r w:rsidRPr="00C307BC" w:rsidDel="003B6B6C">
          <w:t>TestCase kicung cồm: Before, After, BeforeClass, Afte TestCase, TestResult, TestSuite. ng thất bại mới được ghi nhm: countTestCase đếm số trường hợp kiểm tra bằng cách chạy, createTestResult tạo mới một đối tượng TestResult mặc định, getName lây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moveFrom>
    </w:p>
    <w:p w14:paraId="66D0D1A2" w14:textId="6F35A516" w:rsidR="006404B2" w:rsidRPr="00C307BC" w:rsidRDefault="00F619A7" w:rsidP="003C083E">
      <w:pPr>
        <w:pStyle w:val="luanvanpara"/>
        <w:pPrChange w:id="497" w:author="Nguyen Toan" w:date="2018-05-19T18:19:00Z">
          <w:pPr>
            <w:spacing w:after="120" w:line="288" w:lineRule="auto"/>
            <w:ind w:firstLine="567"/>
            <w:jc w:val="both"/>
          </w:pPr>
        </w:pPrChange>
      </w:pPr>
      <w:moveFrom w:id="498" w:author="Nguyen Toan" w:date="2018-05-19T17:57:00Z">
        <w:r w:rsidRPr="00C307BC" w:rsidDel="003B6B6C">
          <w:t>TestResult thu thồm: Before, After, BeforeClass, Afte TestCase, TestResult, TestSuite. ng thất bại mới được ghCác khuôn khổ kiểm tra phân biệt giữa thất bại (fail) và sai sót (defect). Một thất bại được dự đoán và kiểm tra với khẳng định. Lỗi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moveFrom>
      <w:moveFromRangeEnd w:id="490"/>
    </w:p>
    <w:p w14:paraId="066223BB" w14:textId="77777777" w:rsidR="004372AB" w:rsidRPr="00C307BC" w:rsidRDefault="004372AB" w:rsidP="003C083E">
      <w:pPr>
        <w:pStyle w:val="luanvananh"/>
        <w:pPrChange w:id="499" w:author="Nguyen Toan" w:date="2018-05-19T18:19:00Z">
          <w:pPr>
            <w:pStyle w:val="NoSpacing"/>
            <w:jc w:val="center"/>
          </w:pPr>
        </w:pPrChange>
      </w:pPr>
      <w:r w:rsidRPr="00CF7898">
        <w:drawing>
          <wp:inline distT="0" distB="0" distL="0" distR="0" wp14:anchorId="35E2F9E6" wp14:editId="5F99C7AA">
            <wp:extent cx="4481546" cy="27681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p>
    <w:p w14:paraId="6A54E87A" w14:textId="0D9C1F26" w:rsidR="003B6B6C" w:rsidRPr="003C083E" w:rsidRDefault="004372AB" w:rsidP="003C083E">
      <w:pPr>
        <w:pStyle w:val="luanvanImg"/>
        <w:rPr>
          <w:rPrChange w:id="500" w:author="Nguyen Toan" w:date="2018-05-19T18:19:00Z">
            <w:rPr>
              <w:rFonts w:eastAsia="Times New Roman"/>
              <w:sz w:val="26"/>
              <w:szCs w:val="26"/>
            </w:rPr>
          </w:rPrChange>
        </w:rPr>
        <w:pPrChange w:id="501" w:author="Nguyen Toan" w:date="2018-05-19T18:19:00Z">
          <w:pPr>
            <w:spacing w:after="120" w:line="288" w:lineRule="auto"/>
            <w:ind w:firstLine="567"/>
            <w:jc w:val="both"/>
          </w:pPr>
        </w:pPrChange>
      </w:pPr>
      <w:bookmarkStart w:id="502" w:name="_Toc514445872"/>
      <w:bookmarkStart w:id="503" w:name="_Ref514515988"/>
      <w:r w:rsidRPr="00C307BC">
        <w:t xml:space="preserve">Hình </w:t>
      </w:r>
      <w:fldSimple w:instr=" STYLEREF 1 \s ">
        <w:r w:rsidR="0037692A">
          <w:rPr>
            <w:noProof/>
          </w:rPr>
          <w:t>2</w:t>
        </w:r>
      </w:fldSimple>
      <w:r w:rsidR="0037692A">
        <w:t>.</w:t>
      </w:r>
      <w:fldSimple w:instr=" SEQ Hình \* ARABIC \s 1 ">
        <w:r w:rsidR="0037692A">
          <w:rPr>
            <w:noProof/>
          </w:rPr>
          <w:t>5</w:t>
        </w:r>
      </w:fldSimple>
      <w:bookmarkEnd w:id="503"/>
      <w:r w:rsidRPr="00C307BC">
        <w:t>: Kiến trúc J</w:t>
      </w:r>
      <w:r w:rsidR="003B6B6C" w:rsidRPr="00C307BC">
        <w:t>u</w:t>
      </w:r>
      <w:r w:rsidRPr="00C307BC">
        <w:t>nit</w:t>
      </w:r>
      <w:bookmarkEnd w:id="502"/>
      <w:moveToRangeStart w:id="504" w:author="Nguyen Toan" w:date="2018-05-19T17:57:00Z" w:name="move514515999"/>
    </w:p>
    <w:p w14:paraId="56678D3A" w14:textId="77777777" w:rsidR="003B6B6C" w:rsidRPr="00C307BC" w:rsidRDefault="003B6B6C" w:rsidP="003C083E">
      <w:pPr>
        <w:pStyle w:val="luanvanpara"/>
        <w:pPrChange w:id="505" w:author="Nguyen Toan" w:date="2018-05-19T18:19:00Z">
          <w:pPr>
            <w:spacing w:after="120" w:line="288" w:lineRule="auto"/>
            <w:ind w:firstLine="567"/>
            <w:jc w:val="both"/>
          </w:pPr>
        </w:pPrChange>
      </w:pPr>
      <w:moveTo w:id="506" w:author="Nguyen Toan" w:date="2018-05-19T17:57:00Z">
        <w:r w:rsidRPr="00C307BC">
          <w:t>JUnit cung cJu thồm: Before, After, Befor</w:t>
        </w:r>
        <w:r>
          <w:t>kinit cung cJu thồm: Before</w:t>
        </w:r>
        <w:r w:rsidRPr="00C307BC">
          <w:t>hay s cung cJu thồm: Before, After, BeforeClass, Afte TestCase, TestResult, TestSuit</w:t>
        </w:r>
        <w:r>
          <w:t xml:space="preserve">Ngoài ra, </w:t>
        </w:r>
        <w:r w:rsidRPr="00C307BC">
          <w:t>JUnit cũng cung cồm: Before, After, BeforeClass, Aft, TestCase, TestResult, TestSuite.</w:t>
        </w:r>
      </w:moveTo>
    </w:p>
    <w:p w14:paraId="5DA1BC0A" w14:textId="77777777" w:rsidR="003B6B6C" w:rsidRDefault="003B6B6C" w:rsidP="003C083E">
      <w:pPr>
        <w:pStyle w:val="luanvanpara"/>
        <w:pPrChange w:id="507" w:author="Nguyen Toan" w:date="2018-05-19T18:19:00Z">
          <w:pPr>
            <w:spacing w:after="120" w:line="288" w:lineRule="auto"/>
            <w:ind w:firstLine="567"/>
            <w:jc w:val="both"/>
          </w:pPr>
        </w:pPrChange>
      </w:pPr>
      <w:moveTo w:id="508" w:author="Nguyen Toan" w:date="2018-05-19T17:57:00Z">
        <w:r w:rsidRPr="00C307BC">
          <w:t xml:space="preserve">Assert chg cung cồm: Before, After, BeforeClass, Aft, TestCase, TestResult, TestSuite. ng thất bại mới được ghCác khuôn khổ kiểm tra phân biệt giữa thất bại (fail) và sai sót (defect). Một thất bại được dự đoán và kiểm trai biến có bằng nhau hay không kể cả biến thuộc loại nguyên thủy hay biến loại đối tượng, kiểm tra xem một điều kiện là đúng, </w:t>
        </w:r>
        <w:r w:rsidRPr="00C307BC">
          <w:lastRenderedPageBreak/>
          <w:t>sai, b chg cung cồm: Before, After, BeforeClass, Aft, TestCase, TestResult, TestSuite. ng thất bại mới được ghCác khuôn khổ kiểm t dữ liệu.</w:t>
        </w:r>
      </w:moveTo>
    </w:p>
    <w:p w14:paraId="20B7C0E6" w14:textId="77777777" w:rsidR="003B6B6C" w:rsidRPr="00C307BC" w:rsidRDefault="003B6B6C" w:rsidP="003C083E">
      <w:pPr>
        <w:pStyle w:val="luanvanpara"/>
        <w:pPrChange w:id="509" w:author="Nguyen Toan" w:date="2018-05-19T18:19:00Z">
          <w:pPr>
            <w:spacing w:after="120" w:line="288" w:lineRule="auto"/>
            <w:ind w:firstLine="567"/>
            <w:jc w:val="both"/>
          </w:pPr>
        </w:pPrChange>
      </w:pPr>
      <w:moveTo w:id="510" w:author="Nguyen Toan" w:date="2018-05-19T17:57:00Z">
        <w:r w:rsidRPr="00C307BC">
          <w:t>TestCase kicung cồm: Before, After, BeforeClass, Aft, TestCase, TestResult, TestSuite. ng thất bại mới được ghCác khuôn khổ kiểm t dữ liệu.iệt giữa thất bại (fail) và sai sót (defect). Một thất bại được dự đoán và kiểm trai biến có bằng nhau hay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moveTo>
    </w:p>
    <w:p w14:paraId="446FF54C" w14:textId="77C25998" w:rsidR="003B6B6C" w:rsidRPr="00C307BC" w:rsidDel="00EC7801" w:rsidRDefault="003B6B6C" w:rsidP="003C083E">
      <w:pPr>
        <w:pStyle w:val="luanvanpara"/>
        <w:rPr>
          <w:del w:id="511" w:author="Nguyen Toan" w:date="2018-05-19T17:57:00Z"/>
        </w:rPr>
        <w:pPrChange w:id="512" w:author="Nguyen Toan" w:date="2018-05-19T18:19:00Z">
          <w:pPr>
            <w:spacing w:after="120" w:line="288" w:lineRule="auto"/>
            <w:ind w:firstLine="567"/>
            <w:jc w:val="both"/>
          </w:pPr>
        </w:pPrChange>
      </w:pPr>
      <w:moveTo w:id="513" w:author="Nguyen Toan" w:date="2018-05-19T17:57:00Z">
        <w:r w:rsidRPr="00C307BC">
          <w:t>TestResult thu thồm: Before, After, BeforeClass, Aft, TestCase, TestResult, TestSuite. ng thất bại mới được ghCác khuôn khổ kiểm t dữ liệu.iệt giữa thất bại (fail) và sai sót (defect). Một thất bại được dự đoán và kiểm trai biến có bằng nhau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moveTo>
    </w:p>
    <w:moveToRangeEnd w:id="504"/>
    <w:p w14:paraId="780B4297" w14:textId="77777777" w:rsidR="003B6B6C" w:rsidRPr="003B6B6C" w:rsidRDefault="003B6B6C" w:rsidP="003C083E">
      <w:pPr>
        <w:pStyle w:val="luanvanpara"/>
        <w:rPr>
          <w:sz w:val="24"/>
          <w:szCs w:val="24"/>
          <w:lang w:val="en"/>
          <w:rPrChange w:id="514" w:author="Nguyen Toan" w:date="2018-05-19T17:57:00Z">
            <w:rPr>
              <w:rFonts w:ascii="Times New Roman" w:hAnsi="Times New Roman" w:cs="Times New Roman"/>
              <w:sz w:val="26"/>
              <w:szCs w:val="26"/>
            </w:rPr>
          </w:rPrChange>
        </w:rPr>
        <w:pPrChange w:id="515" w:author="Nguyen Toan" w:date="2018-05-19T18:19:00Z">
          <w:pPr>
            <w:pStyle w:val="Caption"/>
            <w:jc w:val="center"/>
          </w:pPr>
        </w:pPrChange>
      </w:pPr>
    </w:p>
    <w:p w14:paraId="1A655F7F" w14:textId="77777777" w:rsidR="004372AB" w:rsidRPr="00C307BC" w:rsidRDefault="004372AB" w:rsidP="003C083E">
      <w:pPr>
        <w:pStyle w:val="luanvanpara"/>
        <w:pPrChange w:id="516" w:author="Nguyen Toan" w:date="2018-05-19T18:19:00Z">
          <w:pPr>
            <w:spacing w:after="120" w:line="288" w:lineRule="auto"/>
            <w:ind w:firstLine="567"/>
            <w:jc w:val="both"/>
          </w:pPr>
        </w:pPrChange>
      </w:pPr>
      <w:r w:rsidRPr="00C307BC">
        <w:t>MestResult thu thồm: Before, After, BeforeClass, Aft, TestCase, TestResult, TestSuite. ng thất bại mới được ghCác khuôn khổ kiểm t dữ liệu.iệt giữa thất bại (fail) 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r>
        <w:t xml:space="preserve"> kitR</w:t>
      </w:r>
      <w:r w:rsidRPr="00C307BC">
        <w:t xml:space="preserve"> thtResult thu thồm: Before, After, BeforeClass, Aft, TestCase, TestResult, TestSuite. ng thất bại mới được ghCác khuôn khổ kiểm t dữ liệu.iệt giữa thất bại (fail) ột bộ thử nghiệm, addTestResult thêm cu, để chạy các gói này, JUnit cung cấp các chú thích</w:t>
      </w:r>
      <w:r>
        <w:t xml:space="preserve"> </w:t>
      </w:r>
      <w:r w:rsidRPr="00C307BC">
        <w:t xml:space="preserve">đthtResult thu </w:t>
      </w:r>
      <w:r>
        <w:t>quhtResult thu thồm: Be</w:t>
      </w:r>
      <w:r w:rsidRPr="00C307BC">
        <w:t xml:space="preserve"> như:</w:t>
      </w:r>
    </w:p>
    <w:p w14:paraId="3E0D4B5A"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@Runwith(Suite.class)</w:t>
      </w:r>
    </w:p>
    <w:p w14:paraId="1F1088B9" w14:textId="77777777" w:rsidR="004372AB" w:rsidRDefault="004372AB" w:rsidP="004372AB">
      <w:pPr>
        <w:pStyle w:val="NoSpacing"/>
        <w:ind w:left="1440"/>
        <w:rPr>
          <w:rStyle w:val="SubtleEmphasis"/>
          <w:rFonts w:ascii="Times New Roman" w:eastAsia="Calibri" w:hAnsi="Times New Roman" w:cs="Times New Roman"/>
          <w:i w:val="0"/>
          <w:sz w:val="26"/>
          <w:szCs w:val="26"/>
        </w:rPr>
      </w:pPr>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p>
    <w:p w14:paraId="5859F08E"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w:t>
      </w:r>
    </w:p>
    <w:p w14:paraId="0D6E5F24" w14:textId="77777777" w:rsidR="004372AB" w:rsidRPr="00CF7898" w:rsidRDefault="004372AB" w:rsidP="00CF7898">
      <w:pPr>
        <w:pStyle w:val="NoSpacing"/>
        <w:spacing w:before="120" w:after="120" w:line="276" w:lineRule="auto"/>
        <w:rPr>
          <w:rFonts w:ascii="Times New Roman" w:eastAsia="Times New Roman" w:hAnsi="Times New Roman" w:cs="Times New Roman"/>
          <w:b/>
          <w:sz w:val="26"/>
          <w:szCs w:val="26"/>
        </w:rPr>
      </w:pPr>
      <w:r w:rsidRPr="00CF7898">
        <w:rPr>
          <w:rFonts w:ascii="Times New Roman" w:hAnsi="Times New Roman" w:cs="Times New Roman"/>
          <w:b/>
          <w:sz w:val="26"/>
          <w:szCs w:val="26"/>
        </w:rPr>
        <w:t>MUnit</w:t>
      </w:r>
    </w:p>
    <w:p w14:paraId="5E449C9A" w14:textId="77777777" w:rsidR="004372AB" w:rsidRPr="00C307BC" w:rsidRDefault="004372AB" w:rsidP="007A0B76">
      <w:pPr>
        <w:pStyle w:val="luanvanpara"/>
        <w:pPrChange w:id="517" w:author="Nguyen Toan" w:date="2018-05-19T18:19:00Z">
          <w:pPr>
            <w:spacing w:after="120" w:line="288" w:lineRule="auto"/>
            <w:ind w:firstLine="567"/>
            <w:jc w:val="both"/>
          </w:pPr>
        </w:pPrChange>
      </w:pPr>
      <w:r w:rsidRPr="00C307BC">
        <w:t>MUnit là bteClasses ({test1.class, ử trên ứng dụng Mule, cho phép xây dựng các ca kiểm thử tự động để kiểm thử việc tích hợp và API của ứng dụng ESB được phát triển trên nền tảng Mule.</w:t>
      </w:r>
    </w:p>
    <w:p w14:paraId="0938A673" w14:textId="77777777" w:rsidR="004372AB" w:rsidRPr="00C307BC" w:rsidRDefault="004372AB" w:rsidP="007A0B76">
      <w:pPr>
        <w:pStyle w:val="luanvanpara"/>
        <w:pPrChange w:id="518" w:author="Nguyen Toan" w:date="2018-05-19T18:19:00Z">
          <w:pPr>
            <w:spacing w:after="120" w:line="288" w:lineRule="auto"/>
            <w:ind w:firstLine="567"/>
            <w:jc w:val="both"/>
          </w:pPr>
        </w:pPrChange>
      </w:pPr>
      <w:r w:rsidRPr="00C307BC">
        <w:t xml:space="preserve">MUnit có theClasses ({test1.class, ử trên ứng dụng Mule, cho phép xây dựng các ca kiểm thử tự động để kiểmểm thử bằng việc sử dụng Mule code hoặc java, vô hiệu hoá các </w:t>
      </w:r>
      <w:r w:rsidRPr="00C307BC">
        <w:lastRenderedPageBreak/>
        <w:t xml:space="preserve">đinit có theClasses ({test1.class, ử trên ứng dụng Mule, cho phép xây dựng các ca kiểm thử tự động để kiểmểm thử bằng việc sử dụng Mule code hoặc java, vô hiệu hoá các n nền tảng Mule.dTestResul thử đơn vị bao gồm cả các kiểm thử tích hợp tại môi trường local. MUnit cho phép gọi một máy chủ FPT/SFTP, DB hay mail. </w:t>
      </w:r>
    </w:p>
    <w:p w14:paraId="5D564FD5" w14:textId="3B448E17" w:rsidR="004372AB" w:rsidRPr="00C307BC" w:rsidRDefault="000C5C50" w:rsidP="007A0B76">
      <w:pPr>
        <w:pStyle w:val="luanvanpara"/>
        <w:pPrChange w:id="519" w:author="Nguyen Toan" w:date="2018-05-19T18:19:00Z">
          <w:pPr>
            <w:spacing w:line="288" w:lineRule="auto"/>
            <w:ind w:firstLine="567"/>
            <w:jc w:val="both"/>
          </w:pPr>
        </w:pPrChange>
      </w:pPr>
      <w:r w:rsidRPr="007A0B76">
        <w:rPr>
          <w:rPrChange w:id="520" w:author="Nguyen Toan" w:date="2018-05-19T18:19:00Z">
            <w:rPr>
              <w:rFonts w:eastAsia="Times New Roman"/>
              <w:sz w:val="26"/>
              <w:szCs w:val="26"/>
            </w:rPr>
          </w:rPrChange>
        </w:rPr>
        <w:fldChar w:fldCharType="begin"/>
      </w:r>
      <w:r w:rsidRPr="007A0B76">
        <w:rPr>
          <w:rPrChange w:id="521" w:author="Nguyen Toan" w:date="2018-05-19T18:19:00Z">
            <w:rPr>
              <w:rFonts w:eastAsia="Times New Roman"/>
              <w:sz w:val="26"/>
              <w:szCs w:val="26"/>
            </w:rPr>
          </w:rPrChange>
        </w:rPr>
        <w:instrText xml:space="preserve"> REF _Ref514446747 \h </w:instrText>
      </w:r>
      <w:r w:rsidRPr="007A0B76">
        <w:rPr>
          <w:rPrChange w:id="522" w:author="Nguyen Toan" w:date="2018-05-19T18:19:00Z">
            <w:rPr>
              <w:rFonts w:eastAsia="Times New Roman"/>
              <w:sz w:val="26"/>
              <w:szCs w:val="26"/>
            </w:rPr>
          </w:rPrChange>
        </w:rPr>
      </w:r>
      <w:r w:rsidR="00162BDF" w:rsidRPr="007A0B76">
        <w:rPr>
          <w:rPrChange w:id="523" w:author="Nguyen Toan" w:date="2018-05-19T18:19:00Z">
            <w:rPr>
              <w:rFonts w:eastAsia="Times New Roman"/>
              <w:i/>
              <w:sz w:val="26"/>
              <w:szCs w:val="26"/>
            </w:rPr>
          </w:rPrChange>
        </w:rPr>
        <w:instrText xml:space="preserve"> \* MERGEFORMAT </w:instrText>
      </w:r>
      <w:r w:rsidRPr="007A0B76">
        <w:rPr>
          <w:rPrChange w:id="524" w:author="Nguyen Toan" w:date="2018-05-19T18:19:00Z">
            <w:rPr>
              <w:rFonts w:eastAsia="Times New Roman"/>
              <w:sz w:val="26"/>
              <w:szCs w:val="26"/>
            </w:rPr>
          </w:rPrChange>
        </w:rPr>
        <w:fldChar w:fldCharType="separate"/>
      </w:r>
      <w:r w:rsidRPr="007A0B76">
        <w:rPr>
          <w:rPrChange w:id="525" w:author="Nguyen Toan" w:date="2018-05-19T18:19:00Z">
            <w:rPr>
              <w:i/>
              <w:sz w:val="26"/>
              <w:szCs w:val="26"/>
            </w:rPr>
          </w:rPrChange>
        </w:rPr>
        <w:t xml:space="preserve">Hình </w:t>
      </w:r>
      <w:r w:rsidRPr="007A0B76">
        <w:rPr>
          <w:noProof/>
          <w:rPrChange w:id="526" w:author="Nguyen Toan" w:date="2018-05-19T18:19:00Z">
            <w:rPr>
              <w:i/>
              <w:noProof/>
              <w:sz w:val="26"/>
              <w:szCs w:val="26"/>
            </w:rPr>
          </w:rPrChange>
        </w:rPr>
        <w:t>2</w:t>
      </w:r>
      <w:r w:rsidRPr="007A0B76">
        <w:rPr>
          <w:rPrChange w:id="527" w:author="Nguyen Toan" w:date="2018-05-19T18:19:00Z">
            <w:rPr>
              <w:i/>
              <w:sz w:val="26"/>
              <w:szCs w:val="26"/>
            </w:rPr>
          </w:rPrChange>
        </w:rPr>
        <w:t>.</w:t>
      </w:r>
      <w:r w:rsidRPr="007A0B76">
        <w:rPr>
          <w:noProof/>
          <w:rPrChange w:id="528" w:author="Nguyen Toan" w:date="2018-05-19T18:19:00Z">
            <w:rPr>
              <w:i/>
              <w:noProof/>
              <w:sz w:val="26"/>
              <w:szCs w:val="26"/>
            </w:rPr>
          </w:rPrChange>
        </w:rPr>
        <w:t>6</w:t>
      </w:r>
      <w:r w:rsidRPr="007A0B76">
        <w:rPr>
          <w:rPrChange w:id="529" w:author="Nguyen Toan" w:date="2018-05-19T18:19:00Z">
            <w:rPr>
              <w:rFonts w:eastAsia="Times New Roman"/>
              <w:sz w:val="26"/>
              <w:szCs w:val="26"/>
            </w:rPr>
          </w:rPrChange>
        </w:rPr>
        <w:fldChar w:fldCharType="end"/>
      </w:r>
      <w:r w:rsidR="004372AB" w:rsidRPr="00C307BC">
        <w:fldChar w:fldCharType="begin"/>
      </w:r>
      <w:r w:rsidR="004372AB" w:rsidRPr="00C307BC">
        <w:instrText xml:space="preserve"> REF _Ref513152381 \h  \* MERGEFORMAT </w:instrText>
      </w:r>
      <w:r w:rsidR="004372AB" w:rsidRPr="00C307BC">
        <w:fldChar w:fldCharType="end"/>
      </w:r>
      <w:r w:rsidR="004372AB" w:rsidRPr="00C307BC">
        <w:t xml:space="preserve"> mô t_Ref513152381 \h  \* MERGEFORMAT rên ứ kiểm thử một luồng trong MuleESB</w:t>
      </w:r>
    </w:p>
    <w:p w14:paraId="53419836" w14:textId="77777777" w:rsidR="004372AB" w:rsidRPr="00C307BC" w:rsidRDefault="004372AB" w:rsidP="007A0B76">
      <w:pPr>
        <w:pStyle w:val="luanvananh"/>
        <w:pPrChange w:id="530" w:author="Nguyen Toan" w:date="2018-05-19T18:19:00Z">
          <w:pPr>
            <w:pStyle w:val="Caption"/>
            <w:jc w:val="center"/>
          </w:pPr>
        </w:pPrChange>
      </w:pPr>
      <w:r w:rsidRPr="00CF7898">
        <w:drawing>
          <wp:inline distT="0" distB="0" distL="0" distR="0" wp14:anchorId="298DC02B" wp14:editId="3E11EB51">
            <wp:extent cx="38576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167936CC" w14:textId="35E920FD" w:rsidR="004372AB" w:rsidRPr="00C307BC" w:rsidRDefault="004372AB" w:rsidP="007A0B76">
      <w:pPr>
        <w:pStyle w:val="luanvanImg"/>
        <w:pPrChange w:id="531" w:author="Nguyen Toan" w:date="2018-05-19T18:19:00Z">
          <w:pPr>
            <w:pStyle w:val="Caption"/>
            <w:jc w:val="center"/>
          </w:pPr>
        </w:pPrChange>
      </w:pPr>
      <w:bookmarkStart w:id="532" w:name="_Ref514446747"/>
      <w:bookmarkStart w:id="533" w:name="_Toc514445873"/>
      <w:r w:rsidRPr="00C307BC">
        <w:t xml:space="preserve">Hình </w:t>
      </w:r>
      <w:fldSimple w:instr=" STYLEREF 1 \s ">
        <w:r w:rsidR="0037692A">
          <w:rPr>
            <w:noProof/>
          </w:rPr>
          <w:t>2</w:t>
        </w:r>
      </w:fldSimple>
      <w:r w:rsidR="0037692A">
        <w:t>.</w:t>
      </w:r>
      <w:fldSimple w:instr=" SEQ Hình \* ARABIC \s 1 ">
        <w:r w:rsidR="0037692A">
          <w:rPr>
            <w:noProof/>
          </w:rPr>
          <w:t>6</w:t>
        </w:r>
      </w:fldSimple>
      <w:bookmarkEnd w:id="532"/>
      <w:r w:rsidRPr="00C307BC">
        <w:t>: MUnit Code</w:t>
      </w:r>
      <w:bookmarkEnd w:id="533"/>
    </w:p>
    <w:p w14:paraId="4337E828" w14:textId="731E980C" w:rsidR="004372AB" w:rsidRPr="00C307BC" w:rsidRDefault="000C5C50" w:rsidP="007A0B76">
      <w:pPr>
        <w:pStyle w:val="luanvanpara"/>
        <w:pPrChange w:id="534" w:author="Nguyen Toan" w:date="2018-05-19T18:19:00Z">
          <w:pPr>
            <w:spacing w:after="120" w:line="288" w:lineRule="auto"/>
            <w:ind w:firstLine="567"/>
            <w:jc w:val="both"/>
          </w:pPr>
        </w:pPrChange>
      </w:pPr>
      <w:r>
        <w:fldChar w:fldCharType="begin"/>
      </w:r>
      <w:r>
        <w:instrText xml:space="preserve"> REF _Ref514446763 \h </w:instrText>
      </w:r>
      <w:r>
        <w:fldChar w:fldCharType="separate"/>
      </w:r>
      <w:r w:rsidRPr="00C307BC">
        <w:t xml:space="preserve">Hình </w:t>
      </w:r>
      <w:r>
        <w:rPr>
          <w:noProof/>
        </w:rPr>
        <w:t>2</w:t>
      </w:r>
      <w:r>
        <w:t>.</w:t>
      </w:r>
      <w:r>
        <w:rPr>
          <w:noProof/>
        </w:rPr>
        <w:t>7</w:t>
      </w:r>
      <w:r>
        <w:fldChar w:fldCharType="end"/>
      </w:r>
      <w:r w:rsidR="004372AB" w:rsidRPr="00C307BC">
        <w:fldChar w:fldCharType="begin"/>
      </w:r>
      <w:r w:rsidR="004372AB" w:rsidRPr="00C307BC">
        <w:instrText xml:space="preserve"> REF _Ref513152394 \h  \* MERGEFORMAT </w:instrText>
      </w:r>
      <w:r w:rsidR="004372AB" w:rsidRPr="00C307BC">
        <w:fldChar w:fldCharType="end"/>
      </w:r>
      <w:r w:rsidR="004372AB" w:rsidRPr="00C307BC">
        <w:t xml:space="preserve"> mô t_Ref513152394 \h  \* MERGEFORMAT rên ứ kiểm </w:t>
      </w:r>
    </w:p>
    <w:p w14:paraId="52D21B46" w14:textId="77777777" w:rsidR="004372AB" w:rsidRPr="00C307BC" w:rsidRDefault="004372AB" w:rsidP="007A0B76">
      <w:pPr>
        <w:pStyle w:val="luanvananh"/>
        <w:pPrChange w:id="535" w:author="Nguyen Toan" w:date="2018-05-19T18:19:00Z">
          <w:pPr>
            <w:keepNext/>
            <w:ind w:firstLine="720"/>
          </w:pPr>
        </w:pPrChange>
      </w:pPr>
      <w:r w:rsidRPr="00CF7898">
        <w:drawing>
          <wp:inline distT="0" distB="0" distL="0" distR="0" wp14:anchorId="507D5705" wp14:editId="7380376D">
            <wp:extent cx="5972175" cy="174434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616D36FA" w14:textId="2A5AD9E8" w:rsidR="004372AB" w:rsidRPr="00071A6D" w:rsidRDefault="004372AB" w:rsidP="007A0B76">
      <w:pPr>
        <w:pStyle w:val="luanvanImg"/>
        <w:rPr>
          <w:rFonts w:eastAsia="Times New Roman"/>
          <w:b/>
        </w:rPr>
        <w:pPrChange w:id="536" w:author="Nguyen Toan" w:date="2018-05-19T18:19:00Z">
          <w:pPr>
            <w:spacing w:after="120" w:line="288" w:lineRule="auto"/>
            <w:ind w:firstLine="567"/>
            <w:jc w:val="center"/>
          </w:pPr>
        </w:pPrChange>
      </w:pPr>
      <w:bookmarkStart w:id="537" w:name="_Ref514446763"/>
      <w:bookmarkStart w:id="538" w:name="_Toc514445874"/>
      <w:r w:rsidRPr="00C307BC">
        <w:t xml:space="preserve">Hình </w:t>
      </w:r>
      <w:fldSimple w:instr=" STYLEREF 1 \s ">
        <w:r w:rsidR="0037692A">
          <w:rPr>
            <w:noProof/>
          </w:rPr>
          <w:t>2</w:t>
        </w:r>
      </w:fldSimple>
      <w:r w:rsidR="0037692A">
        <w:t>.</w:t>
      </w:r>
      <w:fldSimple w:instr=" SEQ Hình \* ARABIC \s 1 ">
        <w:r w:rsidR="0037692A">
          <w:rPr>
            <w:noProof/>
          </w:rPr>
          <w:t>7</w:t>
        </w:r>
      </w:fldSimple>
      <w:bookmarkEnd w:id="537"/>
      <w:r w:rsidRPr="00C307BC">
        <w:t>: MUnit viết trên Java</w:t>
      </w:r>
      <w:bookmarkEnd w:id="538"/>
    </w:p>
    <w:p w14:paraId="58126827" w14:textId="77777777" w:rsidR="004372AB" w:rsidRPr="00071A6D" w:rsidRDefault="004372AB" w:rsidP="00071A6D">
      <w:pPr>
        <w:pStyle w:val="NoSpacing"/>
        <w:spacing w:before="120" w:after="120" w:line="276" w:lineRule="auto"/>
        <w:ind w:firstLine="567"/>
        <w:jc w:val="both"/>
        <w:rPr>
          <w:rFonts w:ascii="Times New Roman" w:hAnsi="Times New Roman" w:cs="Times New Roman"/>
          <w:sz w:val="26"/>
          <w:szCs w:val="26"/>
          <w:lang w:val="vi-VN"/>
        </w:rPr>
      </w:pPr>
    </w:p>
    <w:p w14:paraId="46B7B07D" w14:textId="19D701E0" w:rsidR="005A58A4" w:rsidRPr="00C307BC" w:rsidRDefault="001152C3" w:rsidP="00071A6D">
      <w:pPr>
        <w:pStyle w:val="NoSpacing"/>
        <w:rPr>
          <w:rFonts w:ascii="Times New Roman" w:hAnsi="Times New Roman" w:cs="Times New Roman"/>
          <w:sz w:val="26"/>
          <w:szCs w:val="26"/>
        </w:rPr>
      </w:pPr>
      <w:r w:rsidRPr="00C307BC">
        <w:rPr>
          <w:rFonts w:ascii="Times New Roman" w:hAnsi="Times New Roman" w:cs="Times New Roman"/>
          <w:sz w:val="26"/>
          <w:szCs w:val="26"/>
        </w:rPr>
        <w:br w:type="page"/>
      </w:r>
    </w:p>
    <w:p w14:paraId="6C06B9D0" w14:textId="77777777" w:rsidR="001F3376" w:rsidRPr="00C307BC" w:rsidRDefault="001F3376" w:rsidP="00071A6D">
      <w:pPr>
        <w:pStyle w:val="NoSpacing"/>
        <w:rPr>
          <w:rFonts w:ascii="Times New Roman" w:hAnsi="Times New Roman" w:cs="Times New Roman"/>
          <w:sz w:val="26"/>
          <w:szCs w:val="26"/>
        </w:rPr>
      </w:pPr>
    </w:p>
    <w:p w14:paraId="25742408" w14:textId="686FA239" w:rsidR="006F117B" w:rsidRPr="00C307BC" w:rsidRDefault="00F241CD" w:rsidP="00966627">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539" w:name="_Toc514450065"/>
      <w:r w:rsidRPr="00C307BC">
        <w:rPr>
          <w:rFonts w:ascii="Times New Roman" w:eastAsia="Times New Roman" w:hAnsi="Times New Roman" w:cs="Times New Roman"/>
          <w:b/>
          <w:sz w:val="26"/>
          <w:szCs w:val="26"/>
        </w:rPr>
        <w:t>QUY TR</w:t>
      </w:r>
      <w:bookmarkStart w:id="540" w:name="_GoBack"/>
      <w:bookmarkEnd w:id="540"/>
      <w:r w:rsidRPr="00C307BC">
        <w:rPr>
          <w:rFonts w:ascii="Times New Roman" w:eastAsia="Times New Roman" w:hAnsi="Times New Roman" w:cs="Times New Roman"/>
          <w:b/>
          <w:sz w:val="26"/>
          <w:szCs w:val="26"/>
        </w:rPr>
        <w:t>ÌNH KIỂM THỬ CHO ỨNG DỤNG ESB</w:t>
      </w:r>
      <w:bookmarkEnd w:id="539"/>
    </w:p>
    <w:p w14:paraId="0864C993" w14:textId="0EA27E45" w:rsidR="002E5EB4" w:rsidRPr="00E4569D" w:rsidRDefault="004B4E8E" w:rsidP="009C4A63">
      <w:pPr>
        <w:pStyle w:val="luanvanpara"/>
        <w:rPr>
          <w:rPrChange w:id="541" w:author="Nguyen Toan" w:date="2018-05-19T18:00:00Z">
            <w:rPr/>
          </w:rPrChange>
        </w:rPr>
        <w:pPrChange w:id="542" w:author="Nguyen Toan" w:date="2018-05-19T18:02:00Z">
          <w:pPr>
            <w:ind w:firstLine="567"/>
            <w:jc w:val="both"/>
          </w:pPr>
        </w:pPrChange>
      </w:pPr>
      <w:r w:rsidRPr="00071A6D">
        <w:t>HiH KIỂM THỬ CHO ỨNG DỤNG ESBNG ESBAT rên ứ kiểm thử một luồng trong MuleESBác ca kiểm thử tự động để kiểmểm thử bằng v</w:t>
      </w:r>
      <w:r w:rsidR="002E5EB4" w:rsidRPr="00C307BC">
        <w:t>:</w:t>
      </w:r>
      <w:r w:rsidR="000D5A37" w:rsidRPr="00C307BC">
        <w:t xml:space="preserve"> k</w:t>
      </w:r>
      <w:r w:rsidR="002E5EB4" w:rsidRPr="00071A6D">
        <w:t>ikH KIỂM THỬ C</w:t>
      </w:r>
      <w:r w:rsidR="000D5A37" w:rsidRPr="00C307BC">
        <w:t>, k</w:t>
      </w:r>
      <w:r w:rsidR="002E5EB4" w:rsidRPr="00071A6D">
        <w:t>i k KIỂM THỬ CHO</w:t>
      </w:r>
      <w:r w:rsidR="000D5A37" w:rsidRPr="00C307BC">
        <w:t xml:space="preserve"> và k</w:t>
      </w:r>
      <w:r w:rsidR="002E5EB4" w:rsidRPr="00071A6D">
        <w:t>ivà khử hồi quy</w:t>
      </w:r>
      <w:r w:rsidR="000D5A37" w:rsidRPr="00C307BC">
        <w:t>.</w:t>
      </w:r>
    </w:p>
    <w:p w14:paraId="693543E4" w14:textId="3A8FB15D" w:rsidR="000C5C3A" w:rsidRPr="00C307BC" w:rsidRDefault="000C5C3A" w:rsidP="009C4A63">
      <w:pPr>
        <w:pStyle w:val="luanvanpara"/>
        <w:pPrChange w:id="543" w:author="Nguyen Toan" w:date="2018-05-19T18:02:00Z">
          <w:pPr>
            <w:spacing w:line="288" w:lineRule="auto"/>
            <w:ind w:firstLine="567"/>
            <w:jc w:val="both"/>
          </w:pPr>
        </w:pPrChange>
      </w:pPr>
      <w:r w:rsidRPr="0055034D">
        <w:rPr>
          <w:rStyle w:val="luanvanparaChar"/>
          <w:rPrChange w:id="544" w:author="Nguyen Toan" w:date="2018-05-19T18:00:00Z">
            <w:rPr>
              <w:sz w:val="26"/>
              <w:szCs w:val="26"/>
            </w:rPr>
          </w:rPrChange>
        </w:rPr>
        <w:t>Vvà khử hồi quyO ỨNG DỤNG ESBNG ESBAT rên ứ kiểm thử một luồng trong MuleESBác ca kiểm thử tự động để kiểmểm thử bằng việc sử dụng Mule code hoặc java, vô hiệu hoá các n nền tảng Mule.dTestResul</w:t>
      </w:r>
      <w:r w:rsidR="00CA458F" w:rsidRPr="0055034D">
        <w:rPr>
          <w:rStyle w:val="luanvanparaChar"/>
          <w:rPrChange w:id="545" w:author="Nguyen Toan" w:date="2018-05-19T18:00:00Z">
            <w:rPr>
              <w:sz w:val="26"/>
              <w:szCs w:val="26"/>
            </w:rPr>
          </w:rPrChange>
        </w:rPr>
        <w:t xml:space="preserve"> (kikhử hồi quyO Ứ</w:t>
      </w:r>
      <w:r w:rsidRPr="0055034D">
        <w:rPr>
          <w:rStyle w:val="luanvanparaChar"/>
          <w:rPrChange w:id="546" w:author="Nguyen Toan" w:date="2018-05-19T18:00:00Z">
            <w:rPr>
              <w:sz w:val="26"/>
              <w:szCs w:val="26"/>
            </w:rPr>
          </w:rPrChange>
        </w:rPr>
        <w:t xml:space="preserve"> tkikhử hồi quyO ỨNG DỤNG ESBNG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r w:rsidRPr="00C307BC">
        <w:t>.</w:t>
      </w:r>
    </w:p>
    <w:p w14:paraId="1271BAC3" w14:textId="7CA20F95" w:rsidR="000C5C3A" w:rsidRPr="00C307BC" w:rsidRDefault="000C5C3A" w:rsidP="009C4A63">
      <w:pPr>
        <w:pStyle w:val="luanvanpara"/>
        <w:pPrChange w:id="547" w:author="Nguyen Toan" w:date="2018-05-19T18:02:00Z">
          <w:pPr>
            <w:spacing w:line="288" w:lineRule="auto"/>
            <w:ind w:firstLine="567"/>
            <w:jc w:val="both"/>
          </w:pPr>
        </w:pPrChange>
      </w:pPr>
      <w:r w:rsidRPr="00C307BC">
        <w:t>Sau khi đã đquy</w:t>
      </w:r>
      <w:r w:rsidRPr="009C4A63">
        <w:rPr>
          <w:rPrChange w:id="548" w:author="Nguyen Toan" w:date="2018-05-19T18:02:00Z">
            <w:rPr/>
          </w:rPrChange>
        </w:rPr>
        <w:t>bau</w:t>
      </w:r>
      <w:r w:rsidRPr="00C307BC">
        <w:t xml:space="preserve"> các ch đã đquyO ỨNG DỤNG ESBNG  tốt nhằm tránh các lỗi gây ra bởi các thành phần không phải thành phần kiểm thử trong ca kiểm thử. Ta cần đảm bảo được rằng khi tích hợp một thành phần  cứ thành phần nào</w:t>
      </w:r>
      <w:r w:rsidR="00947ED3" w:rsidRPr="00C307BC">
        <w:t xml:space="preserve"> (ki ch đã đquyO ỨN</w:t>
      </w:r>
      <w:r w:rsidRPr="00C307BC">
        <w:t xml:space="preserve">. </w:t>
      </w:r>
      <w:r w:rsidR="00F10C45" w:rsidRPr="00C307BC">
        <w:t>Trong chương này, luỤNG ESBNG  tốt nhằm tr</w:t>
      </w:r>
      <w:r w:rsidR="00D40309" w:rsidRPr="00C307BC">
        <w:t xml:space="preserve"> </w:t>
      </w:r>
      <w:r w:rsidR="00264E46">
        <w:t>quy trình</w:t>
      </w:r>
      <w:r w:rsidR="00D40309" w:rsidRPr="00C307BC">
        <w:t xml:space="preserve"> ki trình̛ơ</w:t>
      </w:r>
      <w:r w:rsidR="00F10C45" w:rsidRPr="00C307BC">
        <w:t xml:space="preserve"> xây dình̛ơng này, luỤNG ESBNG  tốt nhằm tránh các lỗi gây ra bởi</w:t>
      </w:r>
      <w:r w:rsidR="00F10C45" w:rsidRPr="0055034D">
        <w:rPr>
          <w:rPrChange w:id="549" w:author="Nguyen Toan" w:date="2018-05-19T18:00:00Z">
            <w:rPr/>
          </w:rPrChange>
        </w:rPr>
        <w:t>thây</w:t>
      </w:r>
      <w:r w:rsidR="00F10C45" w:rsidRPr="00C307BC">
        <w:t xml:space="preserve"> xây dình̛ơng này, luỤNG ESBNG  tốt nhằm tránh các lỗi gây ra bởi các</w:t>
      </w:r>
    </w:p>
    <w:p w14:paraId="73970D90" w14:textId="67A66EF7" w:rsidR="00E14157" w:rsidRPr="00C307BC" w:rsidRDefault="00CE4637"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550" w:name="_Toc514450070"/>
      <w:r>
        <w:rPr>
          <w:rFonts w:ascii="Times New Roman" w:eastAsia="Times New Roman" w:hAnsi="Times New Roman" w:cs="Times New Roman"/>
          <w:b/>
          <w:sz w:val="26"/>
          <w:szCs w:val="26"/>
        </w:rPr>
        <w:t>Quy</w:t>
      </w:r>
      <w:r w:rsidR="00DD3F1C" w:rsidRPr="00C307BC">
        <w:rPr>
          <w:rFonts w:ascii="Times New Roman" w:eastAsia="Times New Roman" w:hAnsi="Times New Roman" w:cs="Times New Roman"/>
          <w:b/>
          <w:sz w:val="26"/>
          <w:szCs w:val="26"/>
        </w:rPr>
        <w:t xml:space="preserve"> </w:t>
      </w:r>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w:t>
      </w:r>
      <w:r>
        <w:rPr>
          <w:rFonts w:ascii="Times New Roman" w:eastAsia="Times New Roman" w:hAnsi="Times New Roman" w:cs="Times New Roman"/>
          <w:b/>
          <w:sz w:val="26"/>
          <w:szCs w:val="26"/>
        </w:rPr>
        <w:t>ứng dụng ESB</w:t>
      </w:r>
      <w:bookmarkEnd w:id="550"/>
    </w:p>
    <w:p w14:paraId="43B39083" w14:textId="38743CBE" w:rsidR="00FF3170" w:rsidRPr="00C307BC" w:rsidRDefault="009F6491" w:rsidP="009C4A63">
      <w:pPr>
        <w:pStyle w:val="luanvanpara"/>
        <w:pPrChange w:id="551" w:author="Nguyen Toan" w:date="2018-05-19T18:02:00Z">
          <w:pPr>
            <w:ind w:firstLine="360"/>
            <w:jc w:val="both"/>
          </w:pPr>
        </w:pPrChange>
      </w:pPr>
      <w:r w:rsidRPr="00C307BC">
        <w:fldChar w:fldCharType="begin"/>
      </w:r>
      <w:r w:rsidRPr="00C307BC">
        <w:instrText xml:space="preserve"> REF _Ref511971256 \h </w:instrText>
      </w:r>
      <w:r w:rsidR="004A17D3" w:rsidRPr="00C307BC">
        <w:instrText xml:space="preserve"> \* MERGEFORMAT </w:instrText>
      </w:r>
      <w:r w:rsidRPr="00C307BC">
        <w:fldChar w:fldCharType="separate"/>
      </w:r>
      <w:r w:rsidR="00896230" w:rsidRPr="00CF7898">
        <w:t xml:space="preserve">Hình </w:t>
      </w:r>
      <w:r w:rsidR="00896230" w:rsidRPr="00CF7898">
        <w:rPr>
          <w:noProof/>
        </w:rPr>
        <w:t>3.3</w:t>
      </w:r>
      <w:r w:rsidRPr="00C307BC">
        <w:fldChar w:fldCharType="end"/>
      </w:r>
      <w:r w:rsidRPr="00C307BC">
        <w:t xml:space="preserve"> </w:t>
      </w:r>
      <w:r w:rsidR="00FF3170" w:rsidRPr="00C307BC">
        <w:t>th3h ERGE</w:t>
      </w:r>
      <w:r w:rsidR="00C754E6" w:rsidRPr="00C307BC">
        <w:t>quy trình</w:t>
      </w:r>
      <w:r w:rsidR="00EF3A9B" w:rsidRPr="00C307BC">
        <w:t xml:space="preserve"> đy trìn</w:t>
      </w:r>
      <w:r w:rsidR="00FF3170" w:rsidRPr="00C307BC">
        <w:t xml:space="preserve"> ki trìnhFORMAT 56 \h ỤNG ESBNG  tố</w:t>
      </w:r>
    </w:p>
    <w:p w14:paraId="5ABBBACB" w14:textId="77777777" w:rsidR="001306B4" w:rsidRPr="00C307BC" w:rsidRDefault="003946FD" w:rsidP="009C4A63">
      <w:pPr>
        <w:pStyle w:val="luanvanpara"/>
        <w:jc w:val="center"/>
        <w:pPrChange w:id="552" w:author="Nguyen Toan" w:date="2018-05-19T18:02:00Z">
          <w:pPr>
            <w:keepNext/>
            <w:spacing w:line="288" w:lineRule="auto"/>
            <w:jc w:val="center"/>
          </w:pPr>
        </w:pPrChange>
      </w:pPr>
      <w:r w:rsidRPr="00C307BC">
        <w:rPr>
          <w:noProof/>
        </w:rPr>
        <w:drawing>
          <wp:inline distT="0" distB="0" distL="0" distR="0" wp14:anchorId="4179ECCB" wp14:editId="293A2AB0">
            <wp:extent cx="4928506" cy="254573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8506" cy="2545730"/>
                    </a:xfrm>
                    <a:prstGeom prst="rect">
                      <a:avLst/>
                    </a:prstGeom>
                  </pic:spPr>
                </pic:pic>
              </a:graphicData>
            </a:graphic>
          </wp:inline>
        </w:drawing>
      </w:r>
    </w:p>
    <w:p w14:paraId="6EF9E957" w14:textId="16CC2933"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553" w:name="_Ref511971256"/>
      <w:bookmarkStart w:id="554" w:name="_Toc511320660"/>
      <w:bookmarkStart w:id="555" w:name="_Toc511326641"/>
      <w:bookmarkStart w:id="556" w:name="_Toc511991199"/>
      <w:bookmarkStart w:id="557" w:name="_Toc514445877"/>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3</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7692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553"/>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554"/>
      <w:bookmarkEnd w:id="555"/>
      <w:bookmarkEnd w:id="556"/>
      <w:bookmarkEnd w:id="557"/>
    </w:p>
    <w:p w14:paraId="0BC69AB8" w14:textId="2C86CAD1" w:rsidR="001C57BB" w:rsidRDefault="00D71BA7" w:rsidP="009C4A63">
      <w:pPr>
        <w:pStyle w:val="luanvanpara"/>
        <w:rPr>
          <w:color w:val="auto"/>
        </w:rPr>
        <w:pPrChange w:id="558" w:author="Nguyen Toan" w:date="2018-05-19T18:02:00Z">
          <w:pPr>
            <w:pStyle w:val="Caption"/>
            <w:spacing w:before="120" w:line="276" w:lineRule="auto"/>
            <w:ind w:firstLine="567"/>
            <w:jc w:val="both"/>
          </w:pPr>
        </w:pPrChange>
      </w:pPr>
      <w:r w:rsidRPr="00C307BC">
        <w:t>ĐQuy trình kiểm thử hệ thống ESng cụ Jenkins, sử dụng một kích (trigger) có chức năng kích hoạt quá trình chạy tự động mỗi khi có thay đổi trên kho mã nguồn SVN hoặc git. Khi có sự thay đổi mã nguồn, Jenkins thực hiện lấy mã nguồn về máy ch</w:t>
      </w:r>
      <w:r w:rsidR="00EC4E12">
        <w:t>ủ</w:t>
      </w:r>
      <w:r w:rsidR="0048521E">
        <w:t xml:space="preserve"> và</w:t>
      </w:r>
      <w:r w:rsidRPr="00C307BC">
        <w:t xml:space="preserve"> gày trình kiểm thử </w:t>
      </w:r>
      <w:r w:rsidRPr="00C307BC">
        <w:lastRenderedPageBreak/>
        <w:t xml:space="preserve">mã kitrình kiểm thử hệ g công cụ. </w:t>
      </w:r>
      <w:r w:rsidR="001C57BB" w:rsidRPr="00C307BC">
        <w:rPr>
          <w:color w:val="auto"/>
        </w:rPr>
        <w:t>Sau khi sinh mã ngu hệ g công cụ. cụ Jenkins, sử dụng một kích (trigger) có chức năn</w:t>
      </w:r>
      <w:r w:rsidR="0048521E">
        <w:rPr>
          <w:color w:val="auto"/>
        </w:rPr>
        <w:t>chu khi sinh mã ngu hệ</w:t>
      </w:r>
      <w:r w:rsidR="001C57BB" w:rsidRPr="00C307BC">
        <w:rPr>
          <w:color w:val="auto"/>
        </w:rPr>
        <w:t>đóng gói và tri ngu hệ g công cụ. cụ Jenkin</w:t>
      </w:r>
      <w:r w:rsidR="001C57BB">
        <w:rPr>
          <w:color w:val="auto"/>
        </w:rPr>
        <w:t>biên dói và t</w:t>
      </w:r>
      <w:r w:rsidR="001C57BB" w:rsidRPr="00C307BC">
        <w:rPr>
          <w:color w:val="auto"/>
        </w:rPr>
        <w:t xml:space="preserve">đóng gói và tri ngu hệ g công cụ. cụ Jenkins, sử dụng một kích (trigger) có chức năn mở để quản lý </w:t>
      </w:r>
      <w:r w:rsidR="001C57BB">
        <w:rPr>
          <w:color w:val="auto"/>
        </w:rPr>
        <w:t xml:space="preserve">các thư vià tri ngu hệ g công cụ. cụ Jenkins, sử dụng một kích (trigger) có chức </w:t>
      </w:r>
      <w:r w:rsidR="001C57BB" w:rsidRPr="00C307BC">
        <w:rPr>
          <w:color w:val="auto"/>
        </w:rPr>
        <w:t xml:space="preserve">. </w:t>
      </w:r>
      <w:r w:rsidR="001C57BB" w:rsidRPr="00071A6D">
        <w:t>Maven</w:t>
      </w:r>
      <w:r w:rsidR="001C57BB" w:rsidRPr="00C307BC">
        <w:rPr>
          <w:color w:val="auto"/>
        </w:rPr>
        <w:t xml:space="preserve"> kích hovià tri ngu hệ g công cụ. cụ Jenkins, sử dụng một kích (trigger) có chức năn mở để quản lý  trình chạy tự động mỗi khi có thay đổi trê</w:t>
      </w:r>
      <w:r w:rsidR="001C57BB">
        <w:rPr>
          <w:color w:val="auto"/>
        </w:rPr>
        <w:t>đóng gói</w:t>
      </w:r>
      <w:r w:rsidR="001C57BB" w:rsidRPr="00C307BC">
        <w:rPr>
          <w:color w:val="auto"/>
        </w:rPr>
        <w:t xml:space="preserve"> óng dụng lên thư mục cài đặt sẵn. Từ đó, công cụ Jenkins sẽ triển khai ứng dụng lên máy chủ.</w:t>
      </w:r>
    </w:p>
    <w:p w14:paraId="17721B82" w14:textId="77777777" w:rsidR="001E2D86" w:rsidRDefault="00D71BA7" w:rsidP="00F5584B">
      <w:pPr>
        <w:pStyle w:val="luanvanpara"/>
        <w:pPrChange w:id="559" w:author="Nguyen Toan" w:date="2018-05-19T18:02:00Z">
          <w:pPr>
            <w:pStyle w:val="Caption"/>
            <w:spacing w:before="120" w:line="276" w:lineRule="auto"/>
            <w:ind w:firstLine="567"/>
            <w:jc w:val="both"/>
          </w:pPr>
        </w:pPrChange>
      </w:pPr>
      <w:r w:rsidRPr="00C307BC">
        <w:t>Do h dụng l</w:t>
      </w:r>
      <w:r w:rsidR="006A400E">
        <w:t xml:space="preserve"> d h dụng lên thư m</w:t>
      </w:r>
      <w:r w:rsidRPr="00C307BC">
        <w:t xml:space="preserve"> </w:t>
      </w:r>
      <w:r w:rsidR="007A6ED0">
        <w:t>tr h dụng lên</w:t>
      </w:r>
      <w:r w:rsidRPr="00C307BC">
        <w:t xml:space="preserve"> chh dụng lên thư mục cài đặt sẵn. Từ đó, công cụ Jenkins sẽ triển khai ứng dụ</w:t>
      </w:r>
      <w:r w:rsidR="003302C3">
        <w:t>bchh dụng</w:t>
      </w:r>
      <w:r w:rsidRPr="00C307BC">
        <w:t>gây tdụng lên thư mục cài đặt sẵnến thiếu sót. Vì vậy,</w:t>
      </w:r>
      <w:r w:rsidR="001C57BB">
        <w:t xml:space="preserve"> đy tdụng lên thư mục cài đặt sẵnến t</w:t>
      </w:r>
      <w:r w:rsidRPr="00C307BC">
        <w:t xml:space="preserve"> lu tdụng lên thư mục cài đặt sẵnến thiếu sót. Vì vậy,ins sẽ triển khai ứng dụng lên máy chủ.ản lý  trìn</w:t>
      </w:r>
      <w:r w:rsidR="005E575E">
        <w:t xml:space="preserve"> xây dụng lên thư mục cài đ</w:t>
      </w:r>
      <w:r w:rsidRPr="00C307BC">
        <w:t xml:space="preserve"> </w:t>
      </w:r>
      <w:r w:rsidR="005E575E">
        <w:t>Mule</w:t>
      </w:r>
      <w:r w:rsidRPr="00C307BC">
        <w:t>ESB, công cên thư mục cài đặt sẵnến thiếu sót. Vì vậy,ins sẽ tng trên nền tảng Java, có chức năng quét mã nguồn và danh sách các ca kiểm thử, từ đó sinh ra bộ mã nguồn kiểm thử tự động cho ứng dụng</w:t>
      </w:r>
      <w:r w:rsidR="001E2D86">
        <w:t>.</w:t>
      </w:r>
    </w:p>
    <w:p w14:paraId="7B578419" w14:textId="5B78BB8A" w:rsidR="00912A0F" w:rsidRPr="00D80453" w:rsidRDefault="0005595E" w:rsidP="00D9118D">
      <w:pPr>
        <w:pStyle w:val="luanvanpara"/>
        <w:pPrChange w:id="560" w:author="Nguyen Toan" w:date="2018-05-19T18:02:00Z">
          <w:pPr>
            <w:pStyle w:val="Caption"/>
            <w:spacing w:before="120" w:line="276" w:lineRule="auto"/>
            <w:ind w:firstLine="567"/>
            <w:jc w:val="both"/>
          </w:pPr>
        </w:pPrChange>
      </w:pPr>
      <w:r w:rsidRPr="00D80453">
        <w:t xml:space="preserve">Như vcông </w:t>
      </w:r>
      <w:r w:rsidR="0032406D" w:rsidRPr="00D80453">
        <w:t>oàn bcông cên thư</w:t>
      </w:r>
      <w:r w:rsidR="0032406D" w:rsidRPr="00CF7898">
        <w:t xml:space="preserve">kin </w:t>
      </w:r>
      <w:r w:rsidR="0032406D" w:rsidRPr="00D80453">
        <w:t xml:space="preserve"> th bcôn</w:t>
      </w:r>
      <w:r w:rsidR="0032406D" w:rsidRPr="00D9118D">
        <w:rPr>
          <w:rPrChange w:id="561" w:author="Nguyen Toan" w:date="2018-05-19T18:02:00Z">
            <w:rPr>
              <w:i w:val="0"/>
            </w:rPr>
          </w:rPrChange>
        </w:rPr>
        <w:t>tri b</w:t>
      </w:r>
      <w:r w:rsidR="0032406D" w:rsidRPr="00D80453">
        <w:t xml:space="preserve"> khai </w:t>
      </w:r>
      <w:r w:rsidR="00ED70A7" w:rsidRPr="00D80453">
        <w:t>này đưông cên thư mục cài đặt sẵ</w:t>
      </w:r>
      <w:r w:rsidR="0032406D" w:rsidRPr="00D80453">
        <w:t xml:space="preserve">viy </w:t>
      </w:r>
      <w:r w:rsidR="00ED70A7" w:rsidRPr="00D80453">
        <w:t xml:space="preserve"> </w:t>
      </w:r>
      <w:r w:rsidR="0032406D" w:rsidRPr="00D80453">
        <w:t>tích hô</w:t>
      </w:r>
      <w:r w:rsidR="00ED70A7" w:rsidRPr="00D80453">
        <w:t xml:space="preserve">p các công cn thư mục cài: </w:t>
      </w:r>
      <w:r w:rsidR="0032406D" w:rsidRPr="00D80453">
        <w:t>Jenkins, Maven, JUnit, M</w:t>
      </w:r>
      <w:r w:rsidR="00915743" w:rsidRPr="00D80453">
        <w:t>U</w:t>
      </w:r>
      <w:r w:rsidR="0032406D" w:rsidRPr="00D80453">
        <w:t>nit</w:t>
      </w:r>
      <w:r w:rsidR="00915743" w:rsidRPr="00D80453">
        <w:t>, Subversion</w:t>
      </w:r>
      <w:r w:rsidR="003F16DB" w:rsidRPr="00D80453">
        <w:t xml:space="preserve"> và công conen, JUni</w:t>
      </w:r>
      <w:r w:rsidR="00143A1E" w:rsidRPr="00D80453">
        <w:t xml:space="preserve">kià công </w:t>
      </w:r>
      <w:r w:rsidR="003F16DB" w:rsidRPr="00D80453">
        <w:t>tià công conen, JUnit</w:t>
      </w:r>
      <w:r w:rsidR="003D267B" w:rsidRPr="00D80453">
        <w:t>.</w:t>
      </w:r>
      <w:bookmarkStart w:id="562" w:name="_cavy32t40hgt" w:colFirst="0" w:colLast="0"/>
      <w:bookmarkStart w:id="563" w:name="_Toc513584098"/>
      <w:bookmarkStart w:id="564" w:name="_Toc513613722"/>
      <w:bookmarkStart w:id="565" w:name="_Toc514156404"/>
      <w:bookmarkStart w:id="566" w:name="_Toc514156462"/>
      <w:bookmarkStart w:id="567" w:name="_Toc514157649"/>
      <w:bookmarkStart w:id="568" w:name="_Toc514277640"/>
      <w:bookmarkStart w:id="569" w:name="_Toc514278038"/>
      <w:bookmarkEnd w:id="562"/>
      <w:bookmarkEnd w:id="563"/>
      <w:bookmarkEnd w:id="564"/>
      <w:bookmarkEnd w:id="565"/>
      <w:bookmarkEnd w:id="566"/>
      <w:bookmarkEnd w:id="567"/>
      <w:bookmarkEnd w:id="568"/>
      <w:bookmarkEnd w:id="569"/>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570" w:name="_Toc514450071"/>
      <w:r w:rsidRPr="00C307BC">
        <w:rPr>
          <w:rFonts w:ascii="Times New Roman" w:eastAsia="Times New Roman" w:hAnsi="Times New Roman" w:cs="Times New Roman"/>
          <w:b/>
          <w:sz w:val="26"/>
          <w:szCs w:val="26"/>
        </w:rPr>
        <w:t xml:space="preserve">Xây dựng ứng dụng </w:t>
      </w:r>
      <w:r w:rsidR="006C4E17" w:rsidRPr="00C307BC">
        <w:rPr>
          <w:rFonts w:ascii="Times New Roman" w:eastAsia="Times New Roman" w:hAnsi="Times New Roman" w:cs="Times New Roman"/>
          <w:b/>
          <w:sz w:val="26"/>
          <w:szCs w:val="26"/>
        </w:rPr>
        <w:t>AsenAPIDriver</w:t>
      </w:r>
      <w:bookmarkEnd w:id="570"/>
      <w:r w:rsidR="006C4E17" w:rsidRPr="00C307BC">
        <w:rPr>
          <w:rFonts w:ascii="Times New Roman" w:hAnsi="Times New Roman" w:cs="Times New Roman"/>
          <w:b/>
          <w:sz w:val="26"/>
          <w:szCs w:val="26"/>
          <w:lang w:val="en-US"/>
        </w:rPr>
        <w:t xml:space="preserve"> </w:t>
      </w:r>
    </w:p>
    <w:p w14:paraId="0E00B671" w14:textId="77777777" w:rsidR="0037692A" w:rsidRPr="00C307BC" w:rsidRDefault="0037692A" w:rsidP="00717CB6">
      <w:pPr>
        <w:pStyle w:val="luanvanpara"/>
        <w:pPrChange w:id="571" w:author="Nguyen Toan" w:date="2018-05-19T18:02:00Z">
          <w:pPr>
            <w:spacing w:after="120" w:line="288" w:lineRule="auto"/>
            <w:ind w:firstLine="567"/>
            <w:jc w:val="both"/>
          </w:pPr>
        </w:pPrChange>
      </w:pPr>
      <w:r w:rsidRPr="00071A6D">
        <w:t>AsenAPIDriver</w:t>
      </w:r>
      <w:r w:rsidRPr="00C307BC">
        <w:t xml:space="preserve"> </w:t>
      </w:r>
      <w:r w:rsidRPr="00071A6D">
        <w:t xml:space="preserve">được xây dựng trên nền tảng Java. </w:t>
      </w:r>
      <w:r w:rsidRPr="00C307BC">
        <w:t>Mược xây dựng trên nề</w:t>
      </w:r>
      <w:r>
        <w:t>sinh ra các ca kitrên nền tảng Java. ếu sót. Vì vy dựng dựa</w:t>
      </w:r>
      <w:r w:rsidRPr="00C307BC">
        <w:t xml:space="preserve"> trên n các ca kitrên nê</w:t>
      </w:r>
    </w:p>
    <w:p w14:paraId="4C63C552" w14:textId="77777777" w:rsidR="0037692A" w:rsidRDefault="0037692A" w:rsidP="00717CB6">
      <w:pPr>
        <w:pStyle w:val="luanvanpara"/>
        <w:pPrChange w:id="572" w:author="Nguyen Toan" w:date="2018-05-19T18:02:00Z">
          <w:pPr>
            <w:spacing w:after="120" w:line="288" w:lineRule="auto"/>
            <w:ind w:firstLine="567"/>
            <w:jc w:val="both"/>
          </w:pPr>
        </w:pPrChange>
      </w:pPr>
      <w:r w:rsidRPr="00C307BC">
        <w:t>Các n n các c</w:t>
      </w:r>
      <w:r>
        <w:t>xây d n các ca kit</w:t>
      </w:r>
      <w:r w:rsidRPr="00C307BC">
        <w:t>MuleESB đác ca kitrên nền tảng Java. ếu sót. Vì vy dựng dựatng trên nền tảng Java, có chức năng quét mã nguồn và danh sách các ca kiểm thử, từ đó sinh ra bộ mã nguồn kiểm thử tự động cho ứủa các thành phần trong ứng dụng.</w:t>
      </w:r>
    </w:p>
    <w:p w14:paraId="2A95C471" w14:textId="61FED9DD" w:rsidR="0037692A" w:rsidRPr="00C307BC" w:rsidRDefault="0037692A" w:rsidP="00717CB6">
      <w:pPr>
        <w:pStyle w:val="luanvanpara"/>
        <w:pPrChange w:id="573" w:author="Nguyen Toan" w:date="2018-05-19T18:02:00Z">
          <w:pPr>
            <w:spacing w:after="120" w:line="288" w:lineRule="auto"/>
            <w:ind w:firstLine="567"/>
            <w:jc w:val="both"/>
          </w:pPr>
        </w:pPrChange>
      </w:pPr>
      <w:r w:rsidRPr="00C307BC">
        <w:fldChar w:fldCharType="begin"/>
      </w:r>
      <w:r w:rsidRPr="00C307BC">
        <w:instrText xml:space="preserve"> REF _Ref513152646 \h  \* MERGEFORMAT </w:instrText>
      </w:r>
      <w:r w:rsidRPr="00C307BC">
        <w:fldChar w:fldCharType="separate"/>
      </w:r>
      <w:r w:rsidRPr="00CB6D43">
        <w:t xml:space="preserve">Hình </w:t>
      </w:r>
      <w:r>
        <w:rPr>
          <w:i/>
          <w:noProof/>
        </w:rPr>
        <w:t>3</w:t>
      </w:r>
      <w:r w:rsidRPr="00C307BC">
        <w:rPr>
          <w:i/>
          <w:noProof/>
        </w:rPr>
        <w:t>.</w:t>
      </w:r>
      <w:r>
        <w:rPr>
          <w:i/>
          <w:noProof/>
        </w:rPr>
        <w:t>5</w:t>
      </w:r>
      <w:r w:rsidRPr="00C307BC">
        <w:fldChar w:fldCharType="end"/>
      </w:r>
      <w:r w:rsidRPr="00C307BC">
        <w:t xml:space="preserve">  mô tRef513152646 \h  \* MERGEFORMAT  ếu sót. Vì vy dựng dựatng trên nền tảng Java, có chức năng quét mã nguồn và danh sách các ca kiểm thử, từ đó sinh ra bộ mã nguồn kiểmWorld!</w:t>
      </w:r>
      <w:del w:id="574" w:author="Nguyen Toan" w:date="2018-05-19T18:02:00Z">
        <w:r w:rsidRPr="00C307BC" w:rsidDel="00717CB6">
          <w:delText>”.</w:delText>
        </w:r>
      </w:del>
      <w:ins w:id="575" w:author="Nguyen Toan" w:date="2018-05-19T18:02:00Z">
        <w:r w:rsidR="00717CB6" w:rsidRPr="00C307BC">
          <w:t>”</w:t>
        </w:r>
      </w:ins>
    </w:p>
    <w:p w14:paraId="4E9DDADF" w14:textId="77777777" w:rsidR="0037692A" w:rsidRPr="00C307BC" w:rsidRDefault="0037692A" w:rsidP="002B00C0">
      <w:pPr>
        <w:pStyle w:val="luanvanpara"/>
        <w:ind w:firstLine="0"/>
        <w:jc w:val="center"/>
        <w:pPrChange w:id="576" w:author="Nguyen Toan" w:date="2018-05-19T18:03:00Z">
          <w:pPr>
            <w:keepNext/>
            <w:spacing w:before="120" w:line="288" w:lineRule="auto"/>
            <w:ind w:right="80" w:firstLine="567"/>
          </w:pPr>
        </w:pPrChange>
      </w:pPr>
      <w:r w:rsidRPr="00D80453">
        <w:rPr>
          <w:noProof/>
        </w:rPr>
        <w:drawing>
          <wp:inline distT="0" distB="0" distL="0" distR="0" wp14:anchorId="1890C0EC" wp14:editId="0445E871">
            <wp:extent cx="5974715" cy="131699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18E28337" w14:textId="0CB885EA" w:rsidR="0037692A" w:rsidRPr="00C307BC" w:rsidRDefault="0037692A" w:rsidP="0037692A">
      <w:pPr>
        <w:pStyle w:val="Caption"/>
        <w:jc w:val="center"/>
        <w:rPr>
          <w:rFonts w:ascii="Times New Roman" w:hAnsi="Times New Roman" w:cs="Times New Roman"/>
          <w:i w:val="0"/>
          <w:color w:val="auto"/>
          <w:sz w:val="26"/>
          <w:szCs w:val="26"/>
        </w:rPr>
      </w:pPr>
      <w:r w:rsidRPr="00C307BC">
        <w:rPr>
          <w:rFonts w:ascii="Times New Roman" w:hAnsi="Times New Roman" w:cs="Times New Roman"/>
          <w:i w:val="0"/>
          <w:color w:val="auto"/>
          <w:sz w:val="26"/>
          <w:szCs w:val="26"/>
        </w:rPr>
        <w:t xml:space="preserve">Hình </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rPr>
        <w:t>3</w:t>
      </w:r>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rPr>
        <w:t>2</w:t>
      </w:r>
      <w:r>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Ví dụ tệp XML cấu hình ứng dụng MuleESB</w:t>
      </w:r>
    </w:p>
    <w:p w14:paraId="44D0A587" w14:textId="77777777" w:rsidR="0037692A" w:rsidRPr="00C307BC" w:rsidRDefault="0037692A" w:rsidP="002B00C0">
      <w:pPr>
        <w:pStyle w:val="luanvanpara"/>
        <w:pPrChange w:id="577" w:author="Nguyen Toan" w:date="2018-05-19T18:03:00Z">
          <w:pPr>
            <w:spacing w:after="120" w:line="288" w:lineRule="auto"/>
            <w:ind w:firstLine="567"/>
            <w:jc w:val="both"/>
          </w:pPr>
        </w:pPrChange>
      </w:pPr>
      <w:r w:rsidRPr="00C307BC">
        <w:fldChar w:fldCharType="begin"/>
      </w:r>
      <w:r w:rsidRPr="00C307BC">
        <w:instrText xml:space="preserve"> REF _Ref513152658 \h  \* MERGEFORMAT </w:instrText>
      </w:r>
      <w:r w:rsidRPr="00C307BC">
        <w:fldChar w:fldCharType="separate"/>
      </w:r>
      <w:r w:rsidRPr="00CB6D43">
        <w:t xml:space="preserve">Hình </w:t>
      </w:r>
      <w:r>
        <w:rPr>
          <w:i/>
          <w:noProof/>
        </w:rPr>
        <w:t>3</w:t>
      </w:r>
      <w:r w:rsidRPr="00C307BC">
        <w:rPr>
          <w:i/>
          <w:noProof/>
        </w:rPr>
        <w:t>.</w:t>
      </w:r>
      <w:r>
        <w:rPr>
          <w:i/>
          <w:noProof/>
        </w:rPr>
        <w:t>6</w:t>
      </w:r>
      <w:r w:rsidRPr="00C307BC">
        <w:fldChar w:fldCharType="end"/>
      </w:r>
      <w:r w:rsidRPr="00C307BC">
        <w:t xml:space="preserve"> mô t_Ref513152658 \h  \* MERGEFORMAT ESB sót. Vì vy dựng dựatng trên nền tảng Java, có chức nă</w:t>
      </w:r>
    </w:p>
    <w:p w14:paraId="136B1000" w14:textId="77777777" w:rsidR="0037692A" w:rsidRPr="00C307BC" w:rsidRDefault="0037692A" w:rsidP="0037692A">
      <w:pPr>
        <w:pStyle w:val="Caption"/>
        <w:keepNext/>
        <w:jc w:val="center"/>
        <w:rPr>
          <w:rFonts w:ascii="Times New Roman" w:hAnsi="Times New Roman" w:cs="Times New Roman"/>
          <w:sz w:val="26"/>
          <w:szCs w:val="26"/>
        </w:rPr>
      </w:pPr>
      <w:r w:rsidRPr="00D80453">
        <w:rPr>
          <w:rFonts w:ascii="Times New Roman" w:hAnsi="Times New Roman" w:cs="Times New Roman"/>
          <w:noProof/>
          <w:sz w:val="26"/>
          <w:szCs w:val="26"/>
          <w:lang w:val="en-US"/>
        </w:rPr>
        <w:lastRenderedPageBreak/>
        <w:drawing>
          <wp:inline distT="0" distB="0" distL="0" distR="0" wp14:anchorId="08F2EE34" wp14:editId="05966450">
            <wp:extent cx="3546430" cy="2248426"/>
            <wp:effectExtent l="114300" t="114300" r="111760" b="152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1">
                      <a:extLst>
                        <a:ext uri="{28A0092B-C50C-407E-A947-70E740481C1C}">
                          <a14:useLocalDpi xmlns:a14="http://schemas.microsoft.com/office/drawing/2010/main" val="0"/>
                        </a:ext>
                      </a:extLst>
                    </a:blip>
                    <a:stretch>
                      <a:fillRect/>
                    </a:stretch>
                  </pic:blipFill>
                  <pic:spPr>
                    <a:xfrm>
                      <a:off x="0" y="0"/>
                      <a:ext cx="3546430"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518F51" w14:textId="6BF47BF1" w:rsidR="0037692A" w:rsidRPr="00C307BC" w:rsidRDefault="0037692A" w:rsidP="00505C99">
      <w:pPr>
        <w:pStyle w:val="luanvanImg"/>
        <w:pPrChange w:id="578" w:author="Nguyen Toan" w:date="2018-05-19T18:05:00Z">
          <w:pPr>
            <w:pStyle w:val="Caption"/>
            <w:jc w:val="center"/>
          </w:pPr>
        </w:pPrChange>
      </w:pPr>
      <w:r w:rsidRPr="00C307BC">
        <w:t xml:space="preserve">Hình </w:t>
      </w:r>
      <w:fldSimple w:instr=" STYLEREF 1 \s ">
        <w:r>
          <w:rPr>
            <w:noProof/>
          </w:rPr>
          <w:t>3</w:t>
        </w:r>
      </w:fldSimple>
      <w:r>
        <w:t>.</w:t>
      </w:r>
      <w:fldSimple w:instr=" SEQ Hình \* ARABIC \s 1 ">
        <w:r>
          <w:rPr>
            <w:noProof/>
          </w:rPr>
          <w:t>3</w:t>
        </w:r>
      </w:fldSimple>
      <w:r w:rsidRPr="00C307BC">
        <w:t>. Các nút trong tệp xml</w:t>
      </w:r>
    </w:p>
    <w:p w14:paraId="0CF3DC90" w14:textId="77777777" w:rsidR="0037692A" w:rsidRPr="00C307BC" w:rsidRDefault="0037692A" w:rsidP="000C1DD2">
      <w:pPr>
        <w:pStyle w:val="luanvanpara"/>
        <w:pPrChange w:id="579" w:author="Nguyen Toan" w:date="2018-05-19T18:04:00Z">
          <w:pPr>
            <w:spacing w:after="120" w:line="288" w:lineRule="auto"/>
            <w:ind w:firstLine="567"/>
            <w:jc w:val="both"/>
          </w:pPr>
        </w:pPrChange>
      </w:pPr>
      <w:r>
        <w:t>D Các nút trong tệp xml\* M</w:t>
      </w:r>
      <w:r w:rsidRPr="00C307BC">
        <w:t xml:space="preserve"> dCác nút trong tệp xml\* MERGEFORMAT ESB sót. Vì vy dựng dựatng trên nền tảng Java, có chức năng quét mã nguồn và danh sách các ca kiểm thử, từ đó sinhmã nguồn kiểm thử.</w:t>
      </w:r>
    </w:p>
    <w:p w14:paraId="02613464" w14:textId="77777777" w:rsidR="0037692A" w:rsidRPr="00C307BC" w:rsidRDefault="0037692A" w:rsidP="000C1DD2">
      <w:pPr>
        <w:pStyle w:val="luanvanpara"/>
        <w:pPrChange w:id="580" w:author="Nguyen Toan" w:date="2018-05-19T18:04:00Z">
          <w:pPr>
            <w:spacing w:after="120" w:line="288" w:lineRule="auto"/>
            <w:ind w:firstLine="567"/>
            <w:jc w:val="both"/>
          </w:pPr>
        </w:pPrChange>
      </w:pPr>
      <w:r w:rsidRPr="00C307BC">
        <w:t>ViCác nút trong tệp xml\* MERGEFORMAT ESB sót. Vì vy dựng dựatng trên nền tảng Java, có chức năng quét mã nguồn và danh sách các ca kiểm thử, từ đó sinhmã nguồn kiểm thử.ểmWorld!ự động cho ứủa</w:t>
      </w:r>
    </w:p>
    <w:p w14:paraId="66239D05" w14:textId="350F3A6C" w:rsidR="0037692A" w:rsidRPr="00C307BC" w:rsidRDefault="0037692A" w:rsidP="004E0BC4">
      <w:pPr>
        <w:pStyle w:val="luanvanpara"/>
        <w:pPrChange w:id="581" w:author="Nguyen Toan" w:date="2018-05-19T18:05:00Z">
          <w:pPr>
            <w:spacing w:after="120" w:line="288" w:lineRule="auto"/>
            <w:ind w:firstLine="567"/>
            <w:jc w:val="both"/>
          </w:pPr>
        </w:pPrChange>
      </w:pPr>
      <w:r w:rsidRPr="000C1DD2">
        <w:rPr>
          <w:rStyle w:val="luanvanparaChar"/>
          <w:rPrChange w:id="582" w:author="Nguyen Toan" w:date="2018-05-19T18:04:00Z">
            <w:rPr>
              <w:rFonts w:eastAsia="Times New Roman"/>
              <w:sz w:val="26"/>
              <w:szCs w:val="26"/>
            </w:rPr>
          </w:rPrChange>
        </w:rPr>
        <w:fldChar w:fldCharType="begin"/>
      </w:r>
      <w:r w:rsidRPr="000C1DD2">
        <w:rPr>
          <w:rStyle w:val="luanvanparaChar"/>
          <w:rPrChange w:id="583" w:author="Nguyen Toan" w:date="2018-05-19T18:04:00Z">
            <w:rPr>
              <w:rFonts w:eastAsia="Times New Roman"/>
              <w:sz w:val="26"/>
              <w:szCs w:val="26"/>
            </w:rPr>
          </w:rPrChange>
        </w:rPr>
        <w:instrText xml:space="preserve"> REF _Ref513152622 \h  \* MERGEFORMAT </w:instrText>
      </w:r>
      <w:r w:rsidRPr="000C1DD2">
        <w:rPr>
          <w:rStyle w:val="luanvanparaChar"/>
          <w:rPrChange w:id="584" w:author="Nguyen Toan" w:date="2018-05-19T18:04:00Z">
            <w:rPr>
              <w:rFonts w:eastAsia="Times New Roman"/>
              <w:sz w:val="26"/>
              <w:szCs w:val="26"/>
            </w:rPr>
          </w:rPrChange>
        </w:rPr>
      </w:r>
      <w:r w:rsidRPr="000C1DD2">
        <w:rPr>
          <w:rStyle w:val="luanvanparaChar"/>
          <w:rPrChange w:id="585" w:author="Nguyen Toan" w:date="2018-05-19T18:04:00Z">
            <w:rPr>
              <w:rFonts w:eastAsia="Times New Roman"/>
              <w:sz w:val="26"/>
              <w:szCs w:val="26"/>
            </w:rPr>
          </w:rPrChange>
        </w:rPr>
        <w:fldChar w:fldCharType="separate"/>
      </w:r>
      <w:r w:rsidRPr="000C1DD2">
        <w:rPr>
          <w:rStyle w:val="luanvanparaChar"/>
          <w:rPrChange w:id="586" w:author="Nguyen Toan" w:date="2018-05-19T18:04:00Z">
            <w:rPr>
              <w:sz w:val="26"/>
              <w:szCs w:val="26"/>
            </w:rPr>
          </w:rPrChange>
        </w:rPr>
        <w:t>Hình 3.4</w:t>
      </w:r>
      <w:r w:rsidRPr="000C1DD2">
        <w:rPr>
          <w:rStyle w:val="luanvanparaChar"/>
          <w:rPrChange w:id="587" w:author="Nguyen Toan" w:date="2018-05-19T18:04:00Z">
            <w:rPr>
              <w:rFonts w:eastAsia="Times New Roman"/>
              <w:i/>
              <w:sz w:val="26"/>
              <w:szCs w:val="26"/>
            </w:rPr>
          </w:rPrChange>
        </w:rPr>
        <w:fldChar w:fldCharType="end"/>
      </w:r>
      <w:r w:rsidRPr="000C1DD2">
        <w:rPr>
          <w:rStyle w:val="luanvanparaChar"/>
          <w:rPrChange w:id="588" w:author="Nguyen Toan" w:date="2018-05-19T18:04:00Z">
            <w:rPr>
              <w:rFonts w:eastAsia="Times New Roman"/>
              <w:sz w:val="26"/>
              <w:szCs w:val="26"/>
            </w:rPr>
          </w:rPrChange>
        </w:rPr>
        <w:t xml:space="preserve"> </w:t>
      </w:r>
      <w:r w:rsidR="00633138" w:rsidRPr="000C1DD2">
        <w:rPr>
          <w:rStyle w:val="luanvanparaChar"/>
          <w:rPrChange w:id="589" w:author="Nguyen Toan" w:date="2018-05-19T18:04:00Z">
            <w:rPr>
              <w:rFonts w:eastAsia="Times New Roman"/>
              <w:sz w:val="26"/>
              <w:szCs w:val="26"/>
            </w:rPr>
          </w:rPrChange>
        </w:rPr>
        <w:t xml:space="preserve">và </w:t>
      </w:r>
      <w:r w:rsidR="00633138" w:rsidRPr="000C1DD2">
        <w:rPr>
          <w:rStyle w:val="luanvanparaChar"/>
          <w:rPrChange w:id="590" w:author="Nguyen Toan" w:date="2018-05-19T18:04:00Z">
            <w:rPr>
              <w:rFonts w:eastAsia="Times New Roman"/>
              <w:sz w:val="26"/>
              <w:szCs w:val="26"/>
            </w:rPr>
          </w:rPrChange>
        </w:rPr>
        <w:fldChar w:fldCharType="begin"/>
      </w:r>
      <w:r w:rsidR="00633138" w:rsidRPr="000C1DD2">
        <w:rPr>
          <w:rStyle w:val="luanvanparaChar"/>
          <w:rPrChange w:id="591" w:author="Nguyen Toan" w:date="2018-05-19T18:04:00Z">
            <w:rPr>
              <w:rFonts w:eastAsia="Times New Roman"/>
              <w:sz w:val="26"/>
              <w:szCs w:val="26"/>
            </w:rPr>
          </w:rPrChange>
        </w:rPr>
        <w:instrText xml:space="preserve"> REF _Ref514507228 \h </w:instrText>
      </w:r>
      <w:r w:rsidR="00633138" w:rsidRPr="000C1DD2">
        <w:rPr>
          <w:rStyle w:val="luanvanparaChar"/>
          <w:rPrChange w:id="592" w:author="Nguyen Toan" w:date="2018-05-19T18:04:00Z">
            <w:rPr>
              <w:rFonts w:eastAsia="Times New Roman"/>
              <w:sz w:val="26"/>
              <w:szCs w:val="26"/>
            </w:rPr>
          </w:rPrChange>
        </w:rPr>
      </w:r>
      <w:r w:rsidR="000C1DD2">
        <w:rPr>
          <w:rStyle w:val="luanvanparaChar"/>
        </w:rPr>
        <w:instrText xml:space="preserve"> \* MERGEFORMAT </w:instrText>
      </w:r>
      <w:r w:rsidR="00633138" w:rsidRPr="000C1DD2">
        <w:rPr>
          <w:rStyle w:val="luanvanparaChar"/>
          <w:rPrChange w:id="593" w:author="Nguyen Toan" w:date="2018-05-19T18:04:00Z">
            <w:rPr>
              <w:rFonts w:eastAsia="Times New Roman"/>
              <w:sz w:val="26"/>
              <w:szCs w:val="26"/>
            </w:rPr>
          </w:rPrChange>
        </w:rPr>
        <w:fldChar w:fldCharType="separate"/>
      </w:r>
      <w:r w:rsidR="00CB2DD1" w:rsidRPr="000C1DD2">
        <w:rPr>
          <w:rStyle w:val="luanvanparaChar"/>
          <w:rPrChange w:id="594" w:author="Nguyen Toan" w:date="2018-05-19T18:04:00Z">
            <w:rPr>
              <w:sz w:val="26"/>
              <w:szCs w:val="26"/>
            </w:rPr>
          </w:rPrChange>
        </w:rPr>
        <w:t>h</w:t>
      </w:r>
      <w:r w:rsidR="00633138" w:rsidRPr="000C1DD2">
        <w:rPr>
          <w:rStyle w:val="luanvanparaChar"/>
          <w:rPrChange w:id="595" w:author="Nguyen Toan" w:date="2018-05-19T18:04:00Z">
            <w:rPr>
              <w:sz w:val="26"/>
              <w:szCs w:val="26"/>
            </w:rPr>
          </w:rPrChange>
        </w:rPr>
        <w:t>ình 3.5</w:t>
      </w:r>
      <w:r w:rsidR="00633138" w:rsidRPr="000C1DD2">
        <w:rPr>
          <w:rStyle w:val="luanvanparaChar"/>
          <w:rPrChange w:id="596" w:author="Nguyen Toan" w:date="2018-05-19T18:04:00Z">
            <w:rPr>
              <w:rFonts w:eastAsia="Times New Roman"/>
              <w:sz w:val="26"/>
              <w:szCs w:val="26"/>
            </w:rPr>
          </w:rPrChange>
        </w:rPr>
        <w:fldChar w:fldCharType="end"/>
      </w:r>
      <w:r w:rsidR="00633138">
        <w:t xml:space="preserve"> </w:t>
      </w:r>
      <w:r w:rsidRPr="00C307BC">
        <w:t>mô t3.5GEFORMAT 28 \h  \* MERGEFORMAT ESB sót. Vì vy dựng dựatng trên nền tảng Java, có chức năng quét mã nguồn và danh sách các ca kiểm thử, từ đó sinhmã nguồn kiểm thử.ểmWorld!ự động cho ứủa các</w:t>
      </w:r>
      <w:r>
        <w:t>generator</w:t>
      </w:r>
      <w:r w:rsidRPr="00C307BC">
        <w:t xml:space="preserve"> cheracác lớp thực hiện các chức năng chính của ứng dụng là trích xuất đối tượng từ file XML, đọc thông tin các ca kiểm thử từ file excel và sinh ra các ca kiểm thử.</w:t>
      </w:r>
      <w:r>
        <w:t xml:space="preserve"> Theo đó, thông tin cện các chức năng chính của ứng dụng là trích xuất đối tượng từ file XML, đọcng. Thông tin mỗi luồng sẽ được thể hiện tại lớp MuleFlow, bao gồm các thông tin cơ bản như tên, id, payload, cấu hình HttpListener. Lớp TestCase là nơi lưu thông tin của các ca kiểm thử, bao gồm thông tin đầu vào, đầu ra của từng ca. Lớp DomParser là lớp thực thi đọc nội dung tệp tin cấu hình xml với đầu ra là một MuleApp với đầy đủ thông tin. Lớp ExcelReader là lớp đọc nội dung tệp excel bao gồm thông tin các ca kiểm thử, đầu ra là một danh sách các TestCase. Lớp CodeGenerator có nhiệm vụ sinh ra các ca kiểm thử từ các thông tin ca kiểm thử và thông tin của luồng. Sau đó, nghiệp vụ chính của chương trình sẽ được thực thi tại lớp AsenAPIDriver.</w:t>
      </w:r>
    </w:p>
    <w:p w14:paraId="7F4BA799" w14:textId="77777777" w:rsidR="0037692A" w:rsidRPr="00C307BC" w:rsidRDefault="0037692A" w:rsidP="0037692A">
      <w:pPr>
        <w:spacing w:after="120" w:line="288" w:lineRule="auto"/>
        <w:ind w:firstLine="567"/>
        <w:jc w:val="both"/>
        <w:rPr>
          <w:rFonts w:eastAsia="Times New Roman"/>
          <w:sz w:val="26"/>
          <w:szCs w:val="26"/>
        </w:rPr>
      </w:pPr>
    </w:p>
    <w:p w14:paraId="1469A72C" w14:textId="77777777" w:rsidR="0037692A" w:rsidRPr="00C307BC" w:rsidRDefault="0037692A" w:rsidP="0037692A">
      <w:pPr>
        <w:keepNext/>
        <w:spacing w:before="120" w:line="288" w:lineRule="auto"/>
        <w:ind w:right="80" w:firstLine="567"/>
        <w:jc w:val="center"/>
        <w:rPr>
          <w:sz w:val="26"/>
          <w:szCs w:val="26"/>
        </w:rPr>
      </w:pPr>
      <w:r w:rsidRPr="00D80453">
        <w:rPr>
          <w:rFonts w:eastAsia="Times New Roman"/>
          <w:noProof/>
          <w:sz w:val="26"/>
          <w:szCs w:val="26"/>
        </w:rPr>
        <w:lastRenderedPageBreak/>
        <w:drawing>
          <wp:inline distT="0" distB="0" distL="0" distR="0" wp14:anchorId="6CE7A083" wp14:editId="0D05A22D">
            <wp:extent cx="5972175" cy="21945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42">
                      <a:extLst>
                        <a:ext uri="{28A0092B-C50C-407E-A947-70E740481C1C}">
                          <a14:useLocalDpi xmlns:a14="http://schemas.microsoft.com/office/drawing/2010/main" val="0"/>
                        </a:ext>
                      </a:extLst>
                    </a:blip>
                    <a:stretch>
                      <a:fillRect/>
                    </a:stretch>
                  </pic:blipFill>
                  <pic:spPr>
                    <a:xfrm>
                      <a:off x="0" y="0"/>
                      <a:ext cx="5984547" cy="2199106"/>
                    </a:xfrm>
                    <a:prstGeom prst="rect">
                      <a:avLst/>
                    </a:prstGeom>
                  </pic:spPr>
                </pic:pic>
              </a:graphicData>
            </a:graphic>
          </wp:inline>
        </w:drawing>
      </w:r>
    </w:p>
    <w:p w14:paraId="343F0FF0" w14:textId="6C0449A7" w:rsidR="0037692A" w:rsidRPr="00C307BC" w:rsidRDefault="0037692A" w:rsidP="00B2126A">
      <w:pPr>
        <w:pStyle w:val="luanvanImg"/>
        <w:pPrChange w:id="597" w:author="Nguyen Toan" w:date="2018-05-19T18:05:00Z">
          <w:pPr>
            <w:pStyle w:val="Caption"/>
            <w:jc w:val="center"/>
          </w:pPr>
        </w:pPrChange>
      </w:pPr>
      <w:r w:rsidRPr="00C307BC">
        <w:t xml:space="preserve">Hình </w:t>
      </w:r>
      <w:fldSimple w:instr=" STYLEREF 1 \s ">
        <w:r>
          <w:rPr>
            <w:noProof/>
          </w:rPr>
          <w:t>3</w:t>
        </w:r>
      </w:fldSimple>
      <w:r>
        <w:t>.</w:t>
      </w:r>
      <w:fldSimple w:instr=" SEQ Hình \* ARABIC \s 1 ">
        <w:r>
          <w:rPr>
            <w:noProof/>
          </w:rPr>
          <w:t>4</w:t>
        </w:r>
      </w:fldSimple>
      <w:r w:rsidRPr="00C307BC">
        <w:t xml:space="preserve">. Biểu đồ </w:t>
      </w:r>
      <w:r>
        <w:t>gói model</w:t>
      </w:r>
      <w:r w:rsidRPr="00C307BC">
        <w:t xml:space="preserve"> AsenAPIDriver</w:t>
      </w:r>
    </w:p>
    <w:p w14:paraId="303D48D1" w14:textId="77777777" w:rsidR="0037692A" w:rsidRDefault="0037692A">
      <w:pPr>
        <w:keepNext/>
        <w:spacing w:after="120" w:line="288" w:lineRule="auto"/>
        <w:ind w:firstLine="567"/>
        <w:jc w:val="both"/>
      </w:pPr>
      <w:r w:rsidRPr="00D80453">
        <w:rPr>
          <w:rFonts w:eastAsia="Times New Roman"/>
          <w:noProof/>
          <w:sz w:val="26"/>
          <w:szCs w:val="26"/>
        </w:rPr>
        <w:drawing>
          <wp:inline distT="0" distB="0" distL="0" distR="0" wp14:anchorId="2C2B5112" wp14:editId="14D1E646">
            <wp:extent cx="5972175" cy="28409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rator.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2840990"/>
                    </a:xfrm>
                    <a:prstGeom prst="rect">
                      <a:avLst/>
                    </a:prstGeom>
                  </pic:spPr>
                </pic:pic>
              </a:graphicData>
            </a:graphic>
          </wp:inline>
        </w:drawing>
      </w:r>
    </w:p>
    <w:p w14:paraId="72533291" w14:textId="610EA948" w:rsidR="0037692A" w:rsidRPr="00D80453" w:rsidRDefault="0037692A" w:rsidP="000F0B5A">
      <w:pPr>
        <w:pStyle w:val="luanvanImg"/>
        <w:pPrChange w:id="598" w:author="Nguyen Toan" w:date="2018-05-19T18:05:00Z">
          <w:pPr>
            <w:pStyle w:val="Caption"/>
            <w:jc w:val="center"/>
          </w:pPr>
        </w:pPrChange>
      </w:pPr>
      <w:bookmarkStart w:id="599" w:name="_Ref514507228"/>
      <w:r w:rsidRPr="00D80453">
        <w:t xml:space="preserve">Hình </w:t>
      </w:r>
      <w:fldSimple w:instr=" STYLEREF 1 \s ">
        <w:r w:rsidRPr="00D80453">
          <w:rPr>
            <w:noProof/>
          </w:rPr>
          <w:t>3</w:t>
        </w:r>
      </w:fldSimple>
      <w:r w:rsidRPr="00D80453">
        <w:t>.</w:t>
      </w:r>
      <w:fldSimple w:instr=" SEQ Hình \* ARABIC \s 1 ">
        <w:r w:rsidRPr="00D80453">
          <w:rPr>
            <w:noProof/>
          </w:rPr>
          <w:t>5</w:t>
        </w:r>
      </w:fldSimple>
      <w:bookmarkEnd w:id="599"/>
      <w:r w:rsidRPr="00D80453">
        <w:t>: Biểu đồ gói sinh mã</w:t>
      </w:r>
    </w:p>
    <w:p w14:paraId="730312B9" w14:textId="46280FA4" w:rsidR="006C4E17" w:rsidRPr="00C307BC" w:rsidRDefault="006C4E17" w:rsidP="00164C23">
      <w:pPr>
        <w:pStyle w:val="luanvanpara"/>
        <w:rPr>
          <w:lang w:val="vi-VN"/>
        </w:rPr>
        <w:pPrChange w:id="600" w:author="Nguyen Toan" w:date="2018-05-19T18:05:00Z">
          <w:pPr>
            <w:spacing w:after="120" w:line="288" w:lineRule="auto"/>
            <w:ind w:firstLine="567"/>
            <w:jc w:val="both"/>
          </w:pPr>
        </w:pPrChange>
      </w:pPr>
      <w:r w:rsidRPr="00C307BC">
        <w:rPr>
          <w:lang w:val="vi-VN"/>
        </w:rPr>
        <w:t>Các bư đồ gói sinh mãện các chức năng chính của ứng dụng là trích xuất</w:t>
      </w:r>
      <w:del w:id="601" w:author="Nguyen Toan" w:date="2018-05-19T18:05:00Z">
        <w:r w:rsidRPr="00C307BC" w:rsidDel="00164C23">
          <w:rPr>
            <w:lang w:val="vi-VN"/>
          </w:rPr>
          <w:delText>x</w:delText>
        </w:r>
        <w:r w:rsidRPr="00164C23" w:rsidDel="00164C23">
          <w:rPr>
            <w:lang w:val="vi-VN"/>
            <w:rPrChange w:id="602" w:author="Nguyen Toan" w:date="2018-05-19T18:05:00Z">
              <w:rPr>
                <w:lang w:val="vi-VN"/>
              </w:rPr>
            </w:rPrChange>
          </w:rPr>
          <w:delText xml:space="preserve">em </w:delText>
        </w:r>
      </w:del>
      <w:r w:rsidR="00216141" w:rsidRPr="00164C23">
        <w:rPr>
          <w:lang w:val="vi-VN"/>
          <w:rPrChange w:id="603" w:author="Nguyen Toan" w:date="2018-05-19T18:05:00Z">
            <w:rPr>
              <w:lang w:val="vi-VN"/>
            </w:rPr>
          </w:rPrChange>
        </w:rPr>
        <w:fldChar w:fldCharType="begin"/>
      </w:r>
      <w:r w:rsidR="00216141" w:rsidRPr="00164C23">
        <w:rPr>
          <w:lang w:val="vi-VN"/>
          <w:rPrChange w:id="604" w:author="Nguyen Toan" w:date="2018-05-19T18:05:00Z">
            <w:rPr>
              <w:lang w:val="vi-VN"/>
            </w:rPr>
          </w:rPrChange>
        </w:rPr>
        <w:instrText xml:space="preserve"> REF _Ref513152676 \h </w:instrText>
      </w:r>
      <w:r w:rsidR="00C307BC" w:rsidRPr="00164C23">
        <w:rPr>
          <w:lang w:val="vi-VN"/>
          <w:rPrChange w:id="605" w:author="Nguyen Toan" w:date="2018-05-19T18:05:00Z">
            <w:rPr>
              <w:lang w:val="vi-VN"/>
            </w:rPr>
          </w:rPrChange>
        </w:rPr>
        <w:instrText xml:space="preserve"> \* MERGEFORMAT </w:instrText>
      </w:r>
      <w:r w:rsidR="00216141" w:rsidRPr="00164C23">
        <w:rPr>
          <w:lang w:val="vi-VN"/>
          <w:rPrChange w:id="606" w:author="Nguyen Toan" w:date="2018-05-19T18:05:00Z">
            <w:rPr>
              <w:lang w:val="vi-VN"/>
            </w:rPr>
          </w:rPrChange>
        </w:rPr>
      </w:r>
      <w:r w:rsidR="00216141" w:rsidRPr="00164C23">
        <w:rPr>
          <w:lang w:val="vi-VN"/>
          <w:rPrChange w:id="607" w:author="Nguyen Toan" w:date="2018-05-19T18:05:00Z">
            <w:rPr>
              <w:lang w:val="vi-VN"/>
            </w:rPr>
          </w:rPrChange>
        </w:rPr>
        <w:fldChar w:fldCharType="separate"/>
      </w:r>
      <w:r w:rsidR="00896230" w:rsidRPr="00164C23">
        <w:rPr>
          <w:color w:val="000000" w:themeColor="text1"/>
          <w:rPrChange w:id="608" w:author="Nguyen Toan" w:date="2018-05-19T18:05:00Z">
            <w:rPr>
              <w:color w:val="000000" w:themeColor="text1"/>
            </w:rPr>
          </w:rPrChange>
        </w:rPr>
        <w:t xml:space="preserve">Hình </w:t>
      </w:r>
      <w:r w:rsidR="00896230" w:rsidRPr="00164C23">
        <w:rPr>
          <w:noProof/>
          <w:color w:val="000000" w:themeColor="text1"/>
          <w:rPrChange w:id="609" w:author="Nguyen Toan" w:date="2018-05-19T18:05:00Z">
            <w:rPr>
              <w:i/>
              <w:noProof/>
              <w:color w:val="000000" w:themeColor="text1"/>
            </w:rPr>
          </w:rPrChange>
        </w:rPr>
        <w:t>3.7</w:t>
      </w:r>
      <w:r w:rsidR="00216141" w:rsidRPr="00164C23">
        <w:rPr>
          <w:lang w:val="vi-VN"/>
          <w:rPrChange w:id="610" w:author="Nguyen Toan" w:date="2018-05-19T18:05:00Z">
            <w:rPr>
              <w:lang w:val="vi-VN"/>
            </w:rPr>
          </w:rPrChange>
        </w:rPr>
        <w:fldChar w:fldCharType="end"/>
      </w:r>
      <w:r w:rsidR="00C8177C" w:rsidRPr="00164C23">
        <w:rPr>
          <w:lang w:val="vi-VN"/>
          <w:rPrChange w:id="611" w:author="Nguyen Toan" w:date="2018-05-19T18:05:00Z">
            <w:rPr>
              <w:lang w:val="vi-VN"/>
            </w:rPr>
          </w:rPrChange>
        </w:rPr>
        <w:t>)</w:t>
      </w:r>
    </w:p>
    <w:p w14:paraId="57F22AD5" w14:textId="77777777" w:rsidR="006C4E17" w:rsidRPr="00C307BC" w:rsidRDefault="006C4E17" w:rsidP="00D91008">
      <w:pPr>
        <w:pStyle w:val="luanvananh"/>
        <w:pPrChange w:id="612" w:author="Nguyen Toan" w:date="2018-05-19T18:06:00Z">
          <w:pPr>
            <w:keepNext/>
            <w:spacing w:line="288" w:lineRule="auto"/>
            <w:ind w:firstLine="426"/>
          </w:pPr>
        </w:pPrChange>
      </w:pPr>
      <w:r w:rsidRPr="00C307BC">
        <w:drawing>
          <wp:inline distT="0" distB="0" distL="0" distR="0" wp14:anchorId="3A868D55" wp14:editId="74CDADEC">
            <wp:extent cx="5972175" cy="5993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599358"/>
                    </a:xfrm>
                    <a:prstGeom prst="rect">
                      <a:avLst/>
                    </a:prstGeom>
                  </pic:spPr>
                </pic:pic>
              </a:graphicData>
            </a:graphic>
          </wp:inline>
        </w:drawing>
      </w:r>
    </w:p>
    <w:p w14:paraId="00620F50" w14:textId="4AA19C55" w:rsidR="006C4E17" w:rsidRPr="00C307BC" w:rsidRDefault="006C4E17" w:rsidP="00C021A6">
      <w:pPr>
        <w:pStyle w:val="luanvanImg"/>
        <w:rPr>
          <w:lang w:val="vi-VN"/>
        </w:rPr>
        <w:pPrChange w:id="613" w:author="Nguyen Toan" w:date="2018-05-19T18:06:00Z">
          <w:pPr>
            <w:pStyle w:val="Caption"/>
            <w:jc w:val="center"/>
          </w:pPr>
        </w:pPrChange>
      </w:pPr>
      <w:bookmarkStart w:id="614" w:name="_Ref513152676"/>
      <w:bookmarkStart w:id="615" w:name="_Toc514445881"/>
      <w:r w:rsidRPr="00C307BC">
        <w:t xml:space="preserve">Hình </w:t>
      </w:r>
      <w:fldSimple w:instr=" STYLEREF 1 \s ">
        <w:r w:rsidR="0037692A">
          <w:rPr>
            <w:noProof/>
          </w:rPr>
          <w:t>3</w:t>
        </w:r>
      </w:fldSimple>
      <w:r w:rsidR="0037692A">
        <w:t>.</w:t>
      </w:r>
      <w:fldSimple w:instr=" SEQ Hình \* ARABIC \s 1 ">
        <w:r w:rsidR="0037692A">
          <w:rPr>
            <w:noProof/>
          </w:rPr>
          <w:t>6</w:t>
        </w:r>
      </w:fldSimple>
      <w:bookmarkEnd w:id="614"/>
      <w:r w:rsidRPr="00C307BC">
        <w:t xml:space="preserve">: </w:t>
      </w:r>
      <w:r w:rsidRPr="00C307BC">
        <w:rPr>
          <w:lang w:val="vi-VN"/>
        </w:rPr>
        <w:t>Các bước sinh mã kiểm thử tự động</w:t>
      </w:r>
      <w:bookmarkEnd w:id="615"/>
    </w:p>
    <w:p w14:paraId="2E8E8F30" w14:textId="10477739" w:rsidR="004D450C" w:rsidRPr="00C307BC" w:rsidRDefault="006C4E17" w:rsidP="00C021A6">
      <w:pPr>
        <w:pStyle w:val="luanvanpara"/>
        <w:rPr>
          <w:b/>
        </w:rPr>
        <w:pPrChange w:id="616" w:author="Nguyen Toan" w:date="2018-05-19T18:06:00Z">
          <w:pPr>
            <w:spacing w:after="120" w:line="288" w:lineRule="auto"/>
            <w:ind w:firstLine="567"/>
            <w:jc w:val="both"/>
          </w:pPr>
        </w:pPrChange>
      </w:pPr>
      <w:r w:rsidRPr="00C307BC">
        <w:rPr>
          <w:b/>
        </w:rPr>
        <w:t>Bưc bư</w:t>
      </w:r>
      <w:r w:rsidRPr="00C307BC">
        <w:t>: Thư vi sinh mã kiểm thử tự độngnăng chính của ứng dụng là trích xuất đối tượng từ file XML, đọcng. Thông tin mỗi luồng sẽ được thể hiện tại lớp MuleFlow, bao gồm các thông tin cơ bản</w:t>
      </w:r>
      <w:r w:rsidR="00FE4698" w:rsidRPr="00C307BC">
        <w:fldChar w:fldCharType="begin"/>
      </w:r>
      <w:r w:rsidR="00FE4698" w:rsidRPr="00C307BC">
        <w:instrText xml:space="preserve"> REF _Ref513406442 \h </w:instrText>
      </w:r>
      <w:r w:rsidR="00C307BC" w:rsidRPr="00C307BC">
        <w:instrText xml:space="preserve"> \* MERGEFORMAT </w:instrText>
      </w:r>
      <w:r w:rsidR="00FE4698" w:rsidRPr="00C307BC">
        <w:fldChar w:fldCharType="separate"/>
      </w:r>
      <w:r w:rsidR="00896230" w:rsidRPr="00CF7898">
        <w:rPr>
          <w:color w:val="000000" w:themeColor="text1"/>
        </w:rPr>
        <w:t xml:space="preserve">Hình </w:t>
      </w:r>
      <w:r w:rsidR="00896230">
        <w:rPr>
          <w:i/>
          <w:noProof/>
          <w:color w:val="000000" w:themeColor="text1"/>
        </w:rPr>
        <w:t>3</w:t>
      </w:r>
      <w:r w:rsidR="00896230" w:rsidRPr="00C307BC">
        <w:rPr>
          <w:i/>
          <w:noProof/>
          <w:color w:val="000000" w:themeColor="text1"/>
        </w:rPr>
        <w:t>.</w:t>
      </w:r>
      <w:r w:rsidR="00896230">
        <w:rPr>
          <w:i/>
          <w:noProof/>
          <w:color w:val="000000" w:themeColor="text1"/>
        </w:rPr>
        <w:t>8</w:t>
      </w:r>
      <w:r w:rsidR="00FE4698" w:rsidRPr="00C307BC">
        <w:fldChar w:fldCharType="end"/>
      </w:r>
      <w:r w:rsidR="009C3F22" w:rsidRPr="00C307BC">
        <w:t xml:space="preserve"> </w:t>
      </w:r>
      <w:r w:rsidRPr="00C307BC">
        <w:t>hinh ERGEFORMAT 42 \h thử tự độngnăng chính của ứng dụng là trích xuất đối tượng từ file XML, đọcng. Thông tin mỗi luồng sẽ được thể hiệ</w:t>
      </w:r>
      <w:r w:rsidR="004D450C" w:rsidRPr="00C307BC">
        <w:rPr>
          <w:b/>
        </w:rPr>
        <w:t xml:space="preserve"> </w:t>
      </w:r>
    </w:p>
    <w:p w14:paraId="1C5DA8BA" w14:textId="4DE11C36" w:rsidR="004D450C" w:rsidRPr="00C307BC" w:rsidRDefault="004D450C" w:rsidP="00BB34DE">
      <w:pPr>
        <w:pStyle w:val="luanvanpara"/>
        <w:pPrChange w:id="617" w:author="Nguyen Toan" w:date="2018-05-19T18:07:00Z">
          <w:pPr>
            <w:spacing w:after="120" w:line="288" w:lineRule="auto"/>
            <w:ind w:firstLine="567"/>
            <w:jc w:val="both"/>
          </w:pPr>
        </w:pPrChange>
      </w:pPr>
      <w:r w:rsidRPr="00C307BC">
        <w:rPr>
          <w:b/>
        </w:rPr>
        <w:t>Bưnh E</w:t>
      </w:r>
      <w:r w:rsidRPr="00C307BC">
        <w:t>: th ERGEFORMAT 42 \h thử tự độngnăng chính của ứng dụng là trích xuất đối tượng từ file XML, đọcng. Thông tinồng, đường dẫn gọi vào từng luồng cụ thể. (</w:t>
      </w:r>
      <w:del w:id="618" w:author="Nguyen Toan" w:date="2018-05-19T18:06:00Z">
        <w:r w:rsidRPr="00126854" w:rsidDel="003157A3">
          <w:rPr>
            <w:rPrChange w:id="619" w:author="Nguyen Toan" w:date="2018-05-19T18:06:00Z">
              <w:rPr>
                <w:sz w:val="26"/>
                <w:szCs w:val="26"/>
              </w:rPr>
            </w:rPrChange>
          </w:rPr>
          <w:delText xml:space="preserve">xem </w:delText>
        </w:r>
      </w:del>
      <w:r w:rsidRPr="00126854">
        <w:rPr>
          <w:rPrChange w:id="620" w:author="Nguyen Toan" w:date="2018-05-19T18:06:00Z">
            <w:rPr>
              <w:sz w:val="26"/>
              <w:szCs w:val="26"/>
            </w:rPr>
          </w:rPrChange>
        </w:rPr>
        <w:fldChar w:fldCharType="begin"/>
      </w:r>
      <w:r w:rsidRPr="00126854">
        <w:rPr>
          <w:rPrChange w:id="621" w:author="Nguyen Toan" w:date="2018-05-19T18:06:00Z">
            <w:rPr>
              <w:sz w:val="26"/>
              <w:szCs w:val="26"/>
            </w:rPr>
          </w:rPrChange>
        </w:rPr>
        <w:instrText xml:space="preserve"> REF _Ref513152706 \h </w:instrText>
      </w:r>
      <w:r w:rsidR="00C307BC" w:rsidRPr="00126854">
        <w:rPr>
          <w:rPrChange w:id="622" w:author="Nguyen Toan" w:date="2018-05-19T18:06:00Z">
            <w:rPr>
              <w:sz w:val="26"/>
              <w:szCs w:val="26"/>
            </w:rPr>
          </w:rPrChange>
        </w:rPr>
        <w:instrText xml:space="preserve"> \* MERGEFORMAT </w:instrText>
      </w:r>
      <w:r w:rsidRPr="00126854">
        <w:rPr>
          <w:rPrChange w:id="623" w:author="Nguyen Toan" w:date="2018-05-19T18:06:00Z">
            <w:rPr>
              <w:sz w:val="26"/>
              <w:szCs w:val="26"/>
            </w:rPr>
          </w:rPrChange>
        </w:rPr>
      </w:r>
      <w:r w:rsidRPr="00126854">
        <w:rPr>
          <w:rPrChange w:id="624" w:author="Nguyen Toan" w:date="2018-05-19T18:06:00Z">
            <w:rPr>
              <w:sz w:val="26"/>
              <w:szCs w:val="26"/>
            </w:rPr>
          </w:rPrChange>
        </w:rPr>
        <w:fldChar w:fldCharType="separate"/>
      </w:r>
      <w:r w:rsidR="00896230" w:rsidRPr="00126854">
        <w:rPr>
          <w:color w:val="000000" w:themeColor="text1"/>
          <w:rPrChange w:id="625" w:author="Nguyen Toan" w:date="2018-05-19T18:06:00Z">
            <w:rPr>
              <w:color w:val="000000" w:themeColor="text1"/>
              <w:sz w:val="26"/>
              <w:szCs w:val="26"/>
            </w:rPr>
          </w:rPrChange>
        </w:rPr>
        <w:t xml:space="preserve">Hình </w:t>
      </w:r>
      <w:r w:rsidR="00896230" w:rsidRPr="00126854">
        <w:rPr>
          <w:noProof/>
          <w:color w:val="000000" w:themeColor="text1"/>
          <w:rPrChange w:id="626" w:author="Nguyen Toan" w:date="2018-05-19T18:06:00Z">
            <w:rPr>
              <w:i/>
              <w:noProof/>
              <w:color w:val="000000" w:themeColor="text1"/>
              <w:sz w:val="26"/>
              <w:szCs w:val="26"/>
            </w:rPr>
          </w:rPrChange>
        </w:rPr>
        <w:t>3.8</w:t>
      </w:r>
      <w:r w:rsidRPr="00126854">
        <w:rPr>
          <w:rPrChange w:id="627" w:author="Nguyen Toan" w:date="2018-05-19T18:06:00Z">
            <w:rPr>
              <w:sz w:val="26"/>
              <w:szCs w:val="26"/>
            </w:rPr>
          </w:rPrChange>
        </w:rPr>
        <w:fldChar w:fldCharType="end"/>
      </w:r>
      <w:r w:rsidRPr="00C307BC">
        <w:t>).</w:t>
      </w:r>
    </w:p>
    <w:p w14:paraId="501E9B1F" w14:textId="77777777" w:rsidR="004D450C" w:rsidRPr="00C307BC" w:rsidRDefault="004D450C" w:rsidP="00BB34DE">
      <w:pPr>
        <w:pStyle w:val="luanvanpara"/>
        <w:pPrChange w:id="628" w:author="Nguyen Toan" w:date="2018-05-19T18:07:00Z">
          <w:pPr>
            <w:spacing w:after="120" w:line="288" w:lineRule="auto"/>
            <w:ind w:firstLine="567"/>
            <w:jc w:val="both"/>
          </w:pPr>
        </w:pPrChange>
      </w:pPr>
      <w:r w:rsidRPr="00C307BC">
        <w:rPr>
          <w:b/>
        </w:rPr>
        <w:lastRenderedPageBreak/>
        <w:t>Bư8h E</w:t>
      </w:r>
      <w:r w:rsidRPr="00C307BC">
        <w:t>: Vh ERGEFORMAT 06 \h thử tự độngnăng chính của ứng dụng là trích xuất đối tượng từ file XML, đọcng. Thông tinồng, đường dẫn gọi vào từng luồng cụ thể thử (test/resources) của ứng dụng.</w:t>
      </w:r>
    </w:p>
    <w:p w14:paraId="4CF2330C" w14:textId="34009386" w:rsidR="006C4E17" w:rsidRPr="00C307BC" w:rsidRDefault="004D450C" w:rsidP="00DE0BF5">
      <w:pPr>
        <w:pStyle w:val="luanvanpara"/>
        <w:rPr>
          <w:lang w:val="vi-VN"/>
        </w:rPr>
        <w:pPrChange w:id="629" w:author="Nguyen Toan" w:date="2018-05-19T18:07:00Z">
          <w:pPr>
            <w:spacing w:after="120" w:line="288" w:lineRule="auto"/>
            <w:ind w:firstLine="567"/>
            <w:jc w:val="both"/>
          </w:pPr>
        </w:pPrChange>
      </w:pPr>
      <w:r w:rsidRPr="00C307BC">
        <w:rPr>
          <w:b/>
        </w:rPr>
        <w:t>BưVh E</w:t>
      </w:r>
      <w:r w:rsidRPr="00C307BC">
        <w:t>: TrưERGEFORMAT 06 \h thử tự độngnăng chính của ứng dụng là trích xuất đối tượng từ file XML, đọcn</w:t>
      </w:r>
      <w:r w:rsidR="00085428">
        <w:t>.</w:t>
      </w:r>
    </w:p>
    <w:p w14:paraId="029D3C0A" w14:textId="77777777" w:rsidR="006C4E17" w:rsidRPr="00C307BC" w:rsidRDefault="006C4E17" w:rsidP="00DE0BF5">
      <w:pPr>
        <w:pStyle w:val="luanvananh"/>
        <w:pPrChange w:id="630" w:author="Nguyen Toan" w:date="2018-05-19T18:07:00Z">
          <w:pPr>
            <w:keepNext/>
            <w:spacing w:line="288" w:lineRule="auto"/>
            <w:ind w:firstLine="720"/>
            <w:jc w:val="center"/>
          </w:pPr>
        </w:pPrChange>
      </w:pPr>
      <w:r w:rsidRPr="00C307BC">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5">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6AB627B7" w:rsidR="006C4E17" w:rsidRPr="00C307BC" w:rsidRDefault="006C4E17" w:rsidP="00DE0BF5">
      <w:pPr>
        <w:pStyle w:val="luanvanImg"/>
        <w:rPr>
          <w:lang w:val="en-US"/>
        </w:rPr>
        <w:pPrChange w:id="631" w:author="Nguyen Toan" w:date="2018-05-19T18:07:00Z">
          <w:pPr>
            <w:pStyle w:val="Caption"/>
            <w:jc w:val="center"/>
          </w:pPr>
        </w:pPrChange>
      </w:pPr>
      <w:bookmarkStart w:id="632" w:name="_Ref513406442"/>
      <w:bookmarkStart w:id="633" w:name="_Ref513152706"/>
      <w:bookmarkStart w:id="634" w:name="_Toc514445882"/>
      <w:r w:rsidRPr="00C307BC">
        <w:t xml:space="preserve">Hình </w:t>
      </w:r>
      <w:fldSimple w:instr=" STYLEREF 1 \s ">
        <w:r w:rsidR="0037692A">
          <w:rPr>
            <w:noProof/>
          </w:rPr>
          <w:t>3</w:t>
        </w:r>
      </w:fldSimple>
      <w:r w:rsidR="0037692A">
        <w:t>.</w:t>
      </w:r>
      <w:fldSimple w:instr=" SEQ Hình \* ARABIC \s 1 ">
        <w:r w:rsidR="0037692A">
          <w:rPr>
            <w:noProof/>
          </w:rPr>
          <w:t>7</w:t>
        </w:r>
      </w:fldSimple>
      <w:bookmarkEnd w:id="632"/>
      <w:bookmarkEnd w:id="633"/>
      <w:r w:rsidRPr="00C307BC">
        <w:t>: Cấu hình khởi tạo của ứng dụng</w:t>
      </w:r>
      <w:bookmarkEnd w:id="634"/>
    </w:p>
    <w:p w14:paraId="17E763D9" w14:textId="6DAE3273" w:rsidR="006C4E17" w:rsidRPr="00C307BC" w:rsidRDefault="006C4E17" w:rsidP="00966627">
      <w:pPr>
        <w:spacing w:after="120" w:line="288" w:lineRule="auto"/>
        <w:ind w:firstLine="567"/>
        <w:jc w:val="both"/>
        <w:rPr>
          <w:sz w:val="26"/>
          <w:szCs w:val="26"/>
          <w:lang w:val="vi-VN"/>
        </w:rPr>
      </w:pPr>
      <w:r w:rsidRPr="00C307BC">
        <w:rPr>
          <w:b/>
          <w:sz w:val="26"/>
          <w:szCs w:val="26"/>
        </w:rPr>
        <w:t>Bước 5</w:t>
      </w:r>
      <w:r w:rsidRPr="00C307BC">
        <w:rPr>
          <w:sz w:val="26"/>
          <w:szCs w:val="26"/>
        </w:rPr>
        <w:t>: Từ các luồng xác định và danh sách các ca kiểm thử, công cụ thực hiện sinh ra các mã nguồn kiểm thử tương</w:t>
      </w:r>
      <w:r w:rsidRPr="00DE0BF5">
        <w:rPr>
          <w:rStyle w:val="luanvanparaChar"/>
          <w:rFonts w:eastAsia="Arial"/>
          <w:rPrChange w:id="635" w:author="Nguyen Toan" w:date="2018-05-19T18:07:00Z">
            <w:rPr>
              <w:sz w:val="26"/>
              <w:szCs w:val="26"/>
            </w:rPr>
          </w:rPrChange>
        </w:rPr>
        <w:t xml:space="preserve"> </w:t>
      </w:r>
      <w:r w:rsidRPr="00C307BC">
        <w:rPr>
          <w:sz w:val="26"/>
          <w:szCs w:val="26"/>
        </w:rPr>
        <w:t xml:space="preserve">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sz w:val="26"/>
          <w:szCs w:val="26"/>
        </w:rPr>
        <w:fldChar w:fldCharType="begin"/>
      </w:r>
      <w:r w:rsidR="00FC17A8" w:rsidRPr="00C307BC">
        <w:rPr>
          <w:sz w:val="26"/>
          <w:szCs w:val="26"/>
        </w:rPr>
        <w:instrText xml:space="preserve"> REF _Ref513152722 \h </w:instrText>
      </w:r>
      <w:r w:rsidR="00C307BC" w:rsidRPr="00C307BC">
        <w:rPr>
          <w:sz w:val="26"/>
          <w:szCs w:val="26"/>
        </w:rPr>
        <w:instrText xml:space="preserve"> \* MERGEFORMAT </w:instrText>
      </w:r>
      <w:r w:rsidR="00FC17A8" w:rsidRPr="00C307BC">
        <w:rPr>
          <w:sz w:val="26"/>
          <w:szCs w:val="26"/>
        </w:rPr>
      </w:r>
      <w:r w:rsidR="00FC17A8" w:rsidRPr="00C307BC">
        <w:rPr>
          <w:sz w:val="26"/>
          <w:szCs w:val="26"/>
        </w:rPr>
        <w:fldChar w:fldCharType="separate"/>
      </w:r>
      <w:r w:rsidR="00896230" w:rsidRPr="00C307BC">
        <w:rPr>
          <w:color w:val="000000" w:themeColor="text1"/>
          <w:sz w:val="26"/>
          <w:szCs w:val="26"/>
        </w:rPr>
        <w:t xml:space="preserve">Hình </w:t>
      </w:r>
      <w:r w:rsidR="00896230">
        <w:rPr>
          <w:noProof/>
          <w:color w:val="000000" w:themeColor="text1"/>
          <w:sz w:val="26"/>
          <w:szCs w:val="26"/>
        </w:rPr>
        <w:t>3</w:t>
      </w:r>
      <w:r w:rsidR="00896230" w:rsidRPr="00C307BC">
        <w:rPr>
          <w:noProof/>
          <w:color w:val="000000" w:themeColor="text1"/>
          <w:sz w:val="26"/>
          <w:szCs w:val="26"/>
        </w:rPr>
        <w:t>.</w:t>
      </w:r>
      <w:r w:rsidR="00896230">
        <w:rPr>
          <w:noProof/>
          <w:color w:val="000000" w:themeColor="text1"/>
          <w:sz w:val="26"/>
          <w:szCs w:val="26"/>
        </w:rPr>
        <w:t>9</w:t>
      </w:r>
      <w:r w:rsidR="00FC17A8" w:rsidRPr="00C307BC">
        <w:rPr>
          <w:sz w:val="26"/>
          <w:szCs w:val="26"/>
        </w:rPr>
        <w:fldChar w:fldCharType="end"/>
      </w:r>
      <w:r w:rsidR="00FC17A8" w:rsidRPr="00C307BC">
        <w:rPr>
          <w:sz w:val="26"/>
          <w:szCs w:val="26"/>
        </w:rPr>
        <w:t xml:space="preserve"> </w:t>
      </w:r>
      <w:r w:rsidRPr="00C307BC">
        <w:rPr>
          <w:sz w:val="26"/>
          <w:szCs w:val="26"/>
        </w:rPr>
        <w:t>hiển thị một lớp kiểm thử được sinh tự động từ công cụ AsenAPIDriver.</w:t>
      </w:r>
    </w:p>
    <w:p w14:paraId="22EE46FD" w14:textId="77777777" w:rsidR="006C4E17" w:rsidRPr="00C307BC" w:rsidRDefault="006C4E17" w:rsidP="00DE0BF5">
      <w:pPr>
        <w:pStyle w:val="luanvananh"/>
        <w:pPrChange w:id="636" w:author="Nguyen Toan" w:date="2018-05-19T18:07:00Z">
          <w:pPr>
            <w:keepNext/>
            <w:spacing w:line="288" w:lineRule="auto"/>
            <w:ind w:firstLine="720"/>
            <w:jc w:val="center"/>
          </w:pPr>
        </w:pPrChange>
      </w:pPr>
      <w:r w:rsidRPr="00C307BC">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6">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2241C696" w:rsidR="006C4E17" w:rsidRPr="00C307BC" w:rsidRDefault="006C4E17" w:rsidP="00DE0BF5">
      <w:pPr>
        <w:pStyle w:val="luanvanImg"/>
        <w:rPr>
          <w:lang w:val="vi-VN"/>
        </w:rPr>
        <w:pPrChange w:id="637" w:author="Nguyen Toan" w:date="2018-05-19T18:07:00Z">
          <w:pPr>
            <w:jc w:val="center"/>
          </w:pPr>
        </w:pPrChange>
      </w:pPr>
      <w:bookmarkStart w:id="638" w:name="_Ref513152722"/>
      <w:bookmarkStart w:id="639" w:name="_Toc514445883"/>
      <w:r w:rsidRPr="00C307BC">
        <w:t xml:space="preserve">Hình </w:t>
      </w:r>
      <w:fldSimple w:instr=" STYLEREF 1 \s ">
        <w:r w:rsidR="0037692A">
          <w:rPr>
            <w:noProof/>
          </w:rPr>
          <w:t>3</w:t>
        </w:r>
      </w:fldSimple>
      <w:r w:rsidR="0037692A">
        <w:t>.</w:t>
      </w:r>
      <w:fldSimple w:instr=" SEQ Hình \* ARABIC \s 1 ">
        <w:r w:rsidR="0037692A">
          <w:rPr>
            <w:noProof/>
          </w:rPr>
          <w:t>8</w:t>
        </w:r>
      </w:fldSimple>
      <w:bookmarkEnd w:id="638"/>
      <w:r w:rsidRPr="00C307BC">
        <w:t>: M</w:t>
      </w:r>
      <w:r w:rsidRPr="00C307BC">
        <w:rPr>
          <w:lang w:val="vi-VN"/>
        </w:rPr>
        <w:t>ã nguồn kiểm thử bằng phương pháp sinh tự động</w:t>
      </w:r>
      <w:bookmarkEnd w:id="639"/>
    </w:p>
    <w:p w14:paraId="11A0BA5B" w14:textId="62E343D8" w:rsidR="006C4E17" w:rsidRPr="00935EF0" w:rsidRDefault="006C4E17" w:rsidP="00DE0BF5">
      <w:pPr>
        <w:pStyle w:val="luanvanpara"/>
        <w:rPr>
          <w:rPrChange w:id="640" w:author="TOANNM" w:date="2018-05-19T16:58:00Z">
            <w:rPr>
              <w:color w:val="000000" w:themeColor="text1"/>
              <w:sz w:val="26"/>
              <w:szCs w:val="26"/>
              <w:lang w:val="vi-VN"/>
            </w:rPr>
          </w:rPrChange>
        </w:rPr>
        <w:pPrChange w:id="641" w:author="Nguyen Toan" w:date="2018-05-19T18:07:00Z">
          <w:pPr>
            <w:spacing w:before="120" w:after="120" w:line="288" w:lineRule="auto"/>
            <w:ind w:firstLine="567"/>
            <w:jc w:val="both"/>
          </w:pPr>
        </w:pPrChange>
      </w:pPr>
      <w:r w:rsidRPr="00935EF0">
        <w:rPr>
          <w:rPrChange w:id="642" w:author="TOANNM" w:date="2018-05-19T16:58:00Z">
            <w:rPr>
              <w:color w:val="000000" w:themeColor="text1"/>
              <w:sz w:val="26"/>
              <w:szCs w:val="26"/>
              <w:lang w:val="vi-VN"/>
            </w:rPr>
          </w:rPrChange>
        </w:rPr>
        <w:t>Mã ngun kiểm thử bằng  sinh bởi AsenAPIDriver là mã nguồn sử dụng MUnit để gọi các luồng và truyền vào các tham số cho trước. Kết quả trả ra được so sánh với kết quả đầu ra mong đợi lấy từ</w:t>
      </w:r>
      <w:r w:rsidR="00B1133A" w:rsidRPr="00935EF0">
        <w:rPr>
          <w:rPrChange w:id="643" w:author="TOANNM" w:date="2018-05-19T16:58:00Z">
            <w:rPr>
              <w:color w:val="000000" w:themeColor="text1"/>
              <w:sz w:val="26"/>
              <w:szCs w:val="26"/>
              <w:lang w:val="vi-VN"/>
            </w:rPr>
          </w:rPrChange>
        </w:rPr>
        <w:t xml:space="preserve"> thư mn </w:t>
      </w:r>
      <w:r w:rsidRPr="00935EF0">
        <w:rPr>
          <w:rPrChange w:id="644" w:author="TOANNM" w:date="2018-05-19T16:58:00Z">
            <w:rPr>
              <w:color w:val="000000" w:themeColor="text1"/>
              <w:sz w:val="26"/>
              <w:szCs w:val="26"/>
              <w:lang w:val="vi-VN"/>
            </w:rPr>
          </w:rPrChange>
        </w:rPr>
        <w:t xml:space="preserve"> test/resources.</w:t>
      </w:r>
    </w:p>
    <w:p w14:paraId="264F55D1" w14:textId="16320C76" w:rsidR="00940218" w:rsidRPr="00C307BC" w:rsidRDefault="006C4E17" w:rsidP="00DE0BF5">
      <w:pPr>
        <w:pStyle w:val="luanvanpara"/>
        <w:rPr>
          <w:color w:val="000000" w:themeColor="text1"/>
          <w:lang w:val="vi-VN"/>
        </w:rPr>
        <w:pPrChange w:id="645" w:author="Nguyen Toan" w:date="2018-05-19T18:07:00Z">
          <w:pPr>
            <w:spacing w:before="120" w:after="240"/>
            <w:ind w:firstLine="720"/>
            <w:jc w:val="both"/>
          </w:pPr>
        </w:pPrChange>
      </w:pPr>
      <w:r w:rsidRPr="00935EF0">
        <w:rPr>
          <w:rPrChange w:id="646" w:author="TOANNM" w:date="2018-05-19T16:58:00Z">
            <w:rPr>
              <w:color w:val="000000" w:themeColor="text1"/>
              <w:sz w:val="26"/>
              <w:szCs w:val="26"/>
              <w:lang w:val="vi-VN"/>
            </w:rPr>
          </w:rPrChange>
        </w:rPr>
        <w:lastRenderedPageBreak/>
        <w:t>Các đoresources. bằng  sinh bởi AsenAPIDriver là mã nguồn sử dụngủa JUnit, quá trình chạy các đoạn mã nguồn kiểm thử cho ra kết quả ngay tại màn hình IDE và được xuất thành báo cáo.</w:t>
      </w:r>
      <w:r w:rsidR="00940218" w:rsidRPr="00C307BC">
        <w:rPr>
          <w:color w:val="000000" w:themeColor="text1"/>
          <w:lang w:val="vi-VN"/>
        </w:rPr>
        <w:br w:type="page"/>
      </w:r>
    </w:p>
    <w:p w14:paraId="1914BC66" w14:textId="77777777" w:rsidR="006C4E17" w:rsidRPr="00C307BC" w:rsidRDefault="006C4E17" w:rsidP="00966627">
      <w:pPr>
        <w:ind w:firstLine="720"/>
        <w:jc w:val="both"/>
        <w:rPr>
          <w:rFonts w:eastAsia="Times New Roman"/>
          <w:sz w:val="26"/>
          <w:szCs w:val="26"/>
        </w:rPr>
      </w:pPr>
    </w:p>
    <w:p w14:paraId="4AAAD2A9" w14:textId="2EC600E8" w:rsidR="00FA72CD" w:rsidRPr="00C307BC" w:rsidRDefault="00940218" w:rsidP="00071A6D">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647" w:name="_Toc514450072"/>
      <w:r w:rsidRPr="00C307BC">
        <w:rPr>
          <w:rFonts w:ascii="Times New Roman" w:eastAsia="Times New Roman" w:hAnsi="Times New Roman" w:cs="Times New Roman"/>
          <w:b/>
          <w:sz w:val="26"/>
          <w:szCs w:val="26"/>
        </w:rPr>
        <w:t>THỰC NGHIỆM</w:t>
      </w:r>
      <w:bookmarkEnd w:id="647"/>
    </w:p>
    <w:p w14:paraId="166068DA" w14:textId="45E2315D" w:rsidR="00FA72CD" w:rsidRPr="00C307BC" w:rsidRDefault="00E65D8C" w:rsidP="0059484E">
      <w:pPr>
        <w:pStyle w:val="luanvanpara"/>
        <w:pPrChange w:id="648" w:author="Nguyen Toan" w:date="2018-05-19T18:08:00Z">
          <w:pPr>
            <w:spacing w:after="120" w:line="288" w:lineRule="auto"/>
            <w:ind w:firstLine="567"/>
            <w:jc w:val="both"/>
          </w:pPr>
        </w:pPrChange>
      </w:pPr>
      <w:r w:rsidRPr="00C307BC">
        <w:t xml:space="preserve">Trong </w:t>
      </w:r>
      <w:r w:rsidR="00541C4E" w:rsidRPr="00C307BC">
        <w:t>chương</w:t>
      </w:r>
      <w:r w:rsidRPr="00C307BC">
        <w:t xml:space="preserve"> này, luIỆMrces. bằng  sinh bởi AsenAPIDriver là mã nguồn sử dụngủa JUnit, quá trình chạy các đoạn mã nguồn kiểm rình thực hiện ở phần trước, luận văn sẽ đưa ra cách thức cài đặt, sinh mã kiểm thử và </w:t>
      </w:r>
      <w:r w:rsidR="00B34028" w:rsidRPr="00C307BC">
        <w:t>tích hlu</w:t>
      </w:r>
      <w:r w:rsidRPr="00C307BC">
        <w:t xml:space="preserve"> liên tuIỆMrces. bằng  sinh bởi AsenAPIDriver là mã nguồn sử dụngủa JUnit, quá trình chạy các đoạn mã nguồn kiểm rình thực hiện ở </w:t>
      </w:r>
      <w:r w:rsidR="00D8292A" w:rsidRPr="00C307BC">
        <w:t>s</w:t>
      </w:r>
      <w:r w:rsidRPr="00C307BC">
        <w:t>ung.</w:t>
      </w:r>
    </w:p>
    <w:p w14:paraId="51784D7B" w14:textId="402B6502" w:rsidR="00A47E08" w:rsidRPr="00071A6D" w:rsidRDefault="000C1557" w:rsidP="00071A6D">
      <w:pPr>
        <w:pStyle w:val="Heading2"/>
        <w:numPr>
          <w:ilvl w:val="1"/>
          <w:numId w:val="48"/>
        </w:numPr>
        <w:ind w:left="0" w:firstLine="0"/>
        <w:rPr>
          <w:rFonts w:ascii="Times New Roman" w:eastAsia="Times New Roman" w:hAnsi="Times New Roman" w:cs="Times New Roman"/>
          <w:b/>
          <w:sz w:val="26"/>
          <w:szCs w:val="26"/>
        </w:rPr>
      </w:pPr>
      <w:bookmarkStart w:id="649" w:name="_Toc514450073"/>
      <w:r w:rsidRPr="00071A6D">
        <w:rPr>
          <w:rFonts w:ascii="Times New Roman" w:eastAsia="Times New Roman" w:hAnsi="Times New Roman" w:cs="Times New Roman"/>
          <w:b/>
          <w:sz w:val="26"/>
          <w:szCs w:val="26"/>
        </w:rPr>
        <w:t>Ứng dụng MuleESB</w:t>
      </w:r>
      <w:r w:rsidR="00B135CD" w:rsidRPr="00C307BC">
        <w:rPr>
          <w:rFonts w:ascii="Times New Roman" w:eastAsia="Times New Roman" w:hAnsi="Times New Roman" w:cs="Times New Roman"/>
          <w:b/>
          <w:sz w:val="26"/>
          <w:szCs w:val="26"/>
        </w:rPr>
        <w:t xml:space="preserve"> mẫu</w:t>
      </w:r>
      <w:bookmarkEnd w:id="649"/>
    </w:p>
    <w:p w14:paraId="79C2BE68" w14:textId="52A81E4D" w:rsidR="001B2570" w:rsidRPr="00C307BC" w:rsidRDefault="00582529" w:rsidP="0059484E">
      <w:pPr>
        <w:pStyle w:val="luanvanpara"/>
        <w:pPrChange w:id="650" w:author="Nguyen Toan" w:date="2018-05-19T18:08:00Z">
          <w:pPr>
            <w:spacing w:after="120" w:line="288" w:lineRule="auto"/>
            <w:ind w:firstLine="567"/>
            <w:jc w:val="both"/>
          </w:pPr>
        </w:pPrChange>
      </w:pPr>
      <w:r w:rsidRPr="00C307BC">
        <w:t xml:space="preserve">Đmẫuiểm tra thực nghiệm quy trình kiểm thử ở </w:t>
      </w:r>
      <w:r w:rsidR="00475B95" w:rsidRPr="00C307BC">
        <w:t>chương</w:t>
      </w:r>
      <w:r w:rsidRPr="00C307BC">
        <w:t xml:space="preserve"> trưngm tra thực nghiệm quy trình kiểm thử ở  là mã nguồn sử dụngủa JUnit, quá trì</w:t>
      </w:r>
      <w:r w:rsidR="00101A1F" w:rsidRPr="00C307BC">
        <w:t>IB-ESB</w:t>
      </w:r>
      <w:r w:rsidRPr="00C307BC">
        <w:t>,</w:t>
      </w:r>
      <w:r w:rsidR="003F35E6" w:rsidRPr="00C307BC">
        <w:t xml:space="preserve"> là mBm tra thực nghiệm quy trình </w:t>
      </w:r>
      <w:r w:rsidR="00EC776F" w:rsidRPr="00C307BC">
        <w:t>,</w:t>
      </w:r>
      <w:r w:rsidRPr="00C307BC">
        <w:t xml:space="preserve"> có chm tra thực nghiệm quy trì</w:t>
      </w:r>
      <w:r w:rsidR="00A27757" w:rsidRPr="00C307BC">
        <w:t>dcó chm</w:t>
      </w:r>
      <w:ins w:id="651" w:author="Nguyen Toan" w:date="2018-05-19T18:08:00Z">
        <w:r w:rsidR="0059484E">
          <w:t xml:space="preserve"> </w:t>
        </w:r>
      </w:ins>
      <w:r w:rsidRPr="00C307BC">
        <w:t>(end-point) cho các iệm quy trình kiểm thử ở  l: tra cứu thông tin doanh nghiệp, tra cứu thông tin người dùng, chuyển khoản trong hệ thống, vấn tin tài khoản.</w:t>
      </w:r>
      <w:r w:rsidR="003C6A4E">
        <w:t xml:space="preserve"> </w:t>
      </w:r>
      <w:r w:rsidR="003C6A4E" w:rsidRPr="00071A6D">
        <w:fldChar w:fldCharType="begin"/>
      </w:r>
      <w:r w:rsidR="003C6A4E" w:rsidRPr="00071A6D">
        <w:instrText xml:space="preserve"> REF _Ref514070288 \h </w:instrText>
      </w:r>
      <w:r w:rsidR="003C6A4E" w:rsidRPr="00C307BC">
        <w:instrText xml:space="preserve"> \* MERGEFORMAT </w:instrText>
      </w:r>
      <w:r w:rsidR="003C6A4E" w:rsidRPr="00071A6D">
        <w:fldChar w:fldCharType="separate"/>
      </w:r>
      <w:r w:rsidR="003C6A4E" w:rsidRPr="00CF7898">
        <w:t xml:space="preserve">Hình </w:t>
      </w:r>
      <w:r w:rsidR="003C6A4E" w:rsidRPr="00CF7898">
        <w:rPr>
          <w:noProof/>
        </w:rPr>
        <w:t>4.1</w:t>
      </w:r>
      <w:r w:rsidR="003C6A4E" w:rsidRPr="00071A6D">
        <w:fldChar w:fldCharType="end"/>
      </w:r>
      <w:r w:rsidR="003C6A4E" w:rsidRPr="00071A6D">
        <w:t xml:space="preserve"> mô tERG</w:t>
      </w:r>
      <w:r w:rsidR="003C6A4E" w:rsidRPr="00C307BC">
        <w:t>umô tERGEF</w:t>
      </w:r>
      <w:r w:rsidR="003C6A4E" w:rsidRPr="00071A6D">
        <w:t xml:space="preserve"> mô tERGEFORMAT 8</w:t>
      </w:r>
    </w:p>
    <w:p w14:paraId="720140C6" w14:textId="5FE009E7" w:rsidR="00FE7DB2" w:rsidRPr="00C307BC" w:rsidRDefault="00415577" w:rsidP="0059484E">
      <w:pPr>
        <w:pStyle w:val="luanvanpara"/>
        <w:pPrChange w:id="652" w:author="Nguyen Toan" w:date="2018-05-19T18:08:00Z">
          <w:pPr>
            <w:spacing w:after="120" w:line="288" w:lineRule="auto"/>
            <w:ind w:firstLine="567"/>
            <w:jc w:val="both"/>
          </w:pPr>
        </w:pPrChange>
      </w:pPr>
      <w:r w:rsidRPr="00C307BC">
        <w:t>Chô tERGEFORMAT 88 \h m quy trình kiểm t</w:t>
      </w:r>
      <w:r w:rsidR="002E0FCB" w:rsidRPr="00C307BC">
        <w:t xml:space="preserve"> có đERGEFORMAT 88ng tin định danh của doanh nghiệp trong ngân hàng (cifno), từ thông tin cifno, hệ thống vấn tin vào </w:t>
      </w:r>
      <w:r w:rsidR="005534B3" w:rsidRPr="00C307BC">
        <w:t>hcó đERGEFORMAT 88ng tin địn</w:t>
      </w:r>
      <w:r w:rsidR="002E0FCB" w:rsidRPr="00C307BC">
        <w:t>corebank</w:t>
      </w:r>
      <w:r w:rsidR="005534B3" w:rsidRPr="00C307BC">
        <w:t>)</w:t>
      </w:r>
      <w:r w:rsidR="002E0FCB" w:rsidRPr="00C307BC">
        <w:t>, kebankEFORMAT 88ng tin định danh của doanh nghiệp trong</w:t>
      </w:r>
      <w:r w:rsidR="00C96E04" w:rsidRPr="00C307BC">
        <w:t xml:space="preserve"> trên cơ sORMAT 88ng tin định danh </w:t>
      </w:r>
      <w:r w:rsidR="002E0FCB" w:rsidRPr="00C307BC">
        <w:t>, rên cơ sO</w:t>
      </w:r>
      <w:r w:rsidR="00101A1F" w:rsidRPr="00C307BC">
        <w:t xml:space="preserve">IB-ESB </w:t>
      </w:r>
      <w:r w:rsidR="002E0FCB" w:rsidRPr="00C307BC">
        <w:t>sB-ESB ơ  thông tin doanh nghiệp bao gồm:  Số cifno, tên doanh nghiệp, địa chỉ, mã số thuế, ngày đăng ký dịch vụ ngân hàng điện tử, trạng thái đăng ký dịch vụ.</w:t>
      </w:r>
    </w:p>
    <w:p w14:paraId="5C36E92E" w14:textId="7BCB54A3" w:rsidR="00393402" w:rsidRPr="00C307BC" w:rsidRDefault="00B93714" w:rsidP="0059484E">
      <w:pPr>
        <w:pStyle w:val="luanvanpara"/>
        <w:pPrChange w:id="653" w:author="Nguyen Toan" w:date="2018-05-19T18:08:00Z">
          <w:pPr>
            <w:spacing w:after="120" w:line="288" w:lineRule="auto"/>
            <w:ind w:firstLine="567"/>
            <w:jc w:val="both"/>
          </w:pPr>
        </w:pPrChange>
      </w:pPr>
      <w:r w:rsidRPr="00C307BC">
        <w:t>Ch-ESB ơ  t</w:t>
      </w:r>
      <w:r w:rsidR="00393402" w:rsidRPr="00C307BC">
        <w:t>ra cSB ơ  thông tin doanh nghiệp bao gồm:  Số cifno, tên doanh nghiệp, địa chỉ, mã số</w:t>
      </w:r>
      <w:r w:rsidR="00757660" w:rsidRPr="00C307BC">
        <w:t xml:space="preserve">, </w:t>
      </w:r>
      <w:r w:rsidR="00393402" w:rsidRPr="00C307BC">
        <w:t xml:space="preserve">t  cSB ng dụng </w:t>
      </w:r>
      <w:r w:rsidR="003B0838" w:rsidRPr="00C307BC">
        <w:t>tr cSB ng dụng  tin doanh nghiệp bao gồm:  Số cifno, tên doanh nghiệp, địa chỉ, mã số thuế, ngày đăng ký dịch vụ ngân hàng điện tử, trạ</w:t>
      </w:r>
      <w:r w:rsidR="00DE5D10" w:rsidRPr="00C307BC">
        <w:t>sr cSB ng dụng  tin doan</w:t>
      </w:r>
      <w:r w:rsidR="00BA0720" w:rsidRPr="00C307BC">
        <w:t xml:space="preserve">ngày đăng ký và trn doanh nghiệp bao gồm:  Số cifno, </w:t>
      </w:r>
    </w:p>
    <w:p w14:paraId="202F34D2" w14:textId="4B1B17D6" w:rsidR="0032402C" w:rsidRPr="00C307BC" w:rsidRDefault="009C3CCA" w:rsidP="0059484E">
      <w:pPr>
        <w:pStyle w:val="luanvanpara"/>
        <w:pPrChange w:id="654" w:author="Nguyen Toan" w:date="2018-05-19T18:08:00Z">
          <w:pPr>
            <w:spacing w:after="120" w:line="288" w:lineRule="auto"/>
            <w:ind w:firstLine="567"/>
            <w:jc w:val="both"/>
          </w:pPr>
        </w:pPrChange>
      </w:pPr>
      <w:r w:rsidRPr="00C307BC">
        <w:t>Chày đăng k</w:t>
      </w:r>
      <w:r w:rsidR="0032402C" w:rsidRPr="00C307BC">
        <w:t>huyy đăng ký và trn doanng cho phép khách hàng thực hiện chuyển tiền vào tài khoản mở cùng ngân hàng, đầu vào yêu cầu của dịch vụ bao gồm: tài khoản chuyển, số tiền chuyển, tài khoản nhận, tên tài khoản nhận và nội dung giao dịch. Đầu ra của dịch vụ xác nhận khách hàng chuyển khoản thành công cùng thông tin phí hoặc các thông báo lỗi tương ứng.</w:t>
      </w:r>
    </w:p>
    <w:p w14:paraId="046BE926" w14:textId="1F81CDD1" w:rsidR="00C553ED" w:rsidRPr="00C307BC" w:rsidRDefault="00A93D27" w:rsidP="0059484E">
      <w:pPr>
        <w:pStyle w:val="luanvanpara"/>
        <w:pPrChange w:id="655" w:author="Nguyen Toan" w:date="2018-05-19T18:08:00Z">
          <w:pPr>
            <w:spacing w:after="120" w:line="288" w:lineRule="auto"/>
            <w:ind w:firstLine="567"/>
            <w:jc w:val="both"/>
          </w:pPr>
        </w:pPrChange>
      </w:pPr>
      <w:r w:rsidRPr="00C307BC">
        <w:t>Vuyy đăng ký và trn doann</w:t>
      </w:r>
      <w:r w:rsidR="0058185B" w:rsidRPr="00C307BC">
        <w:t xml:space="preserve">thông tin sý và trn doanng cho phép khách hàng thực hiện chuyển tiền vào tài khoản mở cùng ngân hàng, đầu vào yêu cầu của dịch vụ </w:t>
      </w:r>
      <w:r w:rsidR="00C553ED" w:rsidRPr="00C307BC">
        <w:t>.</w:t>
      </w:r>
    </w:p>
    <w:p w14:paraId="2807DB4D" w14:textId="77777777" w:rsidR="00B51406" w:rsidRPr="00C307BC" w:rsidRDefault="00B51406" w:rsidP="0059484E">
      <w:pPr>
        <w:pStyle w:val="luanvananh"/>
        <w:pPrChange w:id="656" w:author="Nguyen Toan" w:date="2018-05-19T18:08:00Z">
          <w:pPr>
            <w:keepNext/>
            <w:spacing w:after="120" w:line="288" w:lineRule="auto"/>
            <w:ind w:firstLine="567"/>
            <w:jc w:val="center"/>
          </w:pPr>
        </w:pPrChange>
      </w:pPr>
      <w:r w:rsidRPr="00071A6D">
        <w:lastRenderedPageBreak/>
        <w:drawing>
          <wp:inline distT="0" distB="0" distL="0" distR="0" wp14:anchorId="393A49C8" wp14:editId="041BE173">
            <wp:extent cx="3227705" cy="29083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rotWithShape="1">
                    <a:blip r:embed="rId47" cstate="print">
                      <a:extLst>
                        <a:ext uri="{28A0092B-C50C-407E-A947-70E740481C1C}">
                          <a14:useLocalDpi xmlns:a14="http://schemas.microsoft.com/office/drawing/2010/main" val="0"/>
                        </a:ext>
                      </a:extLst>
                    </a:blip>
                    <a:srcRect b="13808"/>
                    <a:stretch/>
                  </pic:blipFill>
                  <pic:spPr bwMode="auto">
                    <a:xfrm>
                      <a:off x="0" y="0"/>
                      <a:ext cx="3228282" cy="2908820"/>
                    </a:xfrm>
                    <a:prstGeom prst="rect">
                      <a:avLst/>
                    </a:prstGeom>
                    <a:ln>
                      <a:noFill/>
                    </a:ln>
                    <a:extLst>
                      <a:ext uri="{53640926-AAD7-44D8-BBD7-CCE9431645EC}">
                        <a14:shadowObscured xmlns:a14="http://schemas.microsoft.com/office/drawing/2010/main"/>
                      </a:ext>
                    </a:extLst>
                  </pic:spPr>
                </pic:pic>
              </a:graphicData>
            </a:graphic>
          </wp:inline>
        </w:drawing>
      </w:r>
    </w:p>
    <w:p w14:paraId="7F60D186" w14:textId="05726C19" w:rsidR="005320E1" w:rsidRPr="00C307BC" w:rsidRDefault="00B51406" w:rsidP="0059484E">
      <w:pPr>
        <w:pStyle w:val="luanvanImg"/>
        <w:pPrChange w:id="657" w:author="Nguyen Toan" w:date="2018-05-19T18:08:00Z">
          <w:pPr>
            <w:pStyle w:val="Caption"/>
            <w:jc w:val="center"/>
          </w:pPr>
        </w:pPrChange>
      </w:pPr>
      <w:bookmarkStart w:id="658" w:name="_Ref514070288"/>
      <w:bookmarkStart w:id="659" w:name="_Ref514070283"/>
      <w:bookmarkStart w:id="660" w:name="_Toc514445884"/>
      <w:r w:rsidRPr="00071A6D">
        <w:t xml:space="preserve">Hình </w:t>
      </w:r>
      <w:fldSimple w:instr=" STYLEREF 1 \s ">
        <w:r w:rsidR="0037692A">
          <w:rPr>
            <w:noProof/>
          </w:rPr>
          <w:t>4</w:t>
        </w:r>
      </w:fldSimple>
      <w:r w:rsidR="0037692A">
        <w:t>.</w:t>
      </w:r>
      <w:fldSimple w:instr=" SEQ Hình \* ARABIC \s 1 ">
        <w:r w:rsidR="0037692A">
          <w:rPr>
            <w:noProof/>
          </w:rPr>
          <w:t>1</w:t>
        </w:r>
      </w:fldSimple>
      <w:bookmarkEnd w:id="658"/>
      <w:r w:rsidRPr="00071A6D">
        <w:t>: Sơ đồ tuần tự ứng dụng IB-ESB</w:t>
      </w:r>
      <w:bookmarkEnd w:id="659"/>
      <w:bookmarkEnd w:id="660"/>
    </w:p>
    <w:p w14:paraId="5921F7A9" w14:textId="0726FD84" w:rsidR="00296BE7" w:rsidRPr="00071A6D" w:rsidRDefault="00296BE7" w:rsidP="00CF7898">
      <w:pPr>
        <w:rPr>
          <w:rFonts w:eastAsia="Times New Roman"/>
          <w:b/>
          <w:sz w:val="26"/>
          <w:szCs w:val="26"/>
        </w:rPr>
      </w:pPr>
      <w:r w:rsidRPr="00071A6D">
        <w:rPr>
          <w:rFonts w:eastAsia="Times New Roman"/>
          <w:b/>
          <w:sz w:val="26"/>
          <w:szCs w:val="26"/>
        </w:rPr>
        <w:t>Cách thức tổ chức mã nguồn của ứng dụng mẫu</w:t>
      </w:r>
    </w:p>
    <w:p w14:paraId="6F2F3DD3" w14:textId="03569FE3" w:rsidR="008D4ACA" w:rsidRPr="00C307BC" w:rsidRDefault="00825F62" w:rsidP="0059484E">
      <w:pPr>
        <w:pStyle w:val="luanvanpara"/>
        <w:pPrChange w:id="661" w:author="Nguyen Toan" w:date="2018-05-19T18:08:00Z">
          <w:pPr>
            <w:spacing w:before="120" w:after="120"/>
            <w:ind w:firstLine="567"/>
          </w:pPr>
        </w:pPrChange>
      </w:pPr>
      <w:r w:rsidRPr="00C307BC">
        <w:t>Mã nguhức tổ chức mã nguồn của ứng dụng mẫu</w:t>
      </w:r>
      <w:r w:rsidRPr="00C307BC">
        <w:t>ác</w:t>
      </w:r>
      <w:r w:rsidR="00552ACF" w:rsidRPr="00C307BC">
        <w:t xml:space="preserve"> gói (</w:t>
      </w:r>
      <w:r w:rsidRPr="00C307BC">
        <w:t>package</w:t>
      </w:r>
      <w:r w:rsidR="00552ACF" w:rsidRPr="00C307BC">
        <w:t>)</w:t>
      </w:r>
      <w:r w:rsidRPr="00C307BC">
        <w:t>, các thư mổ chức mã nguồn của ứng dụng mẫu</w:t>
      </w:r>
      <w:r w:rsidRPr="00C307BC">
        <w:t>ã ngu thư mổ chức mã nguồn của</w:t>
      </w:r>
      <w:r w:rsidRPr="0059484E">
        <w:rPr>
          <w:rPrChange w:id="662" w:author="Nguyen Toan" w:date="2018-05-19T18:08:00Z">
            <w:rPr/>
          </w:rPrChange>
        </w:rPr>
        <w:t xml:space="preserve"> </w:t>
      </w:r>
      <w:del w:id="663" w:author="Nguyen Toan" w:date="2018-05-19T18:08:00Z">
        <w:r w:rsidR="002E6B89" w:rsidRPr="0059484E" w:rsidDel="0059484E">
          <w:rPr>
            <w:rPrChange w:id="664" w:author="Nguyen Toan" w:date="2018-05-19T18:08:00Z">
              <w:rPr/>
            </w:rPrChange>
          </w:rPr>
          <w:fldChar w:fldCharType="begin"/>
        </w:r>
        <w:r w:rsidR="002E6B89" w:rsidRPr="0059484E" w:rsidDel="0059484E">
          <w:rPr>
            <w:rPrChange w:id="665" w:author="Nguyen Toan" w:date="2018-05-19T18:08:00Z">
              <w:rPr/>
            </w:rPrChange>
          </w:rPr>
          <w:delInstrText xml:space="preserve"> REF _Ref514181328 \h </w:delInstrText>
        </w:r>
        <w:r w:rsidR="00C307BC" w:rsidRPr="0059484E" w:rsidDel="0059484E">
          <w:rPr>
            <w:rPrChange w:id="666" w:author="Nguyen Toan" w:date="2018-05-19T18:08:00Z">
              <w:rPr/>
            </w:rPrChange>
          </w:rPr>
          <w:delInstrText xml:space="preserve"> \* MERGEFORMAT </w:delInstrText>
        </w:r>
        <w:r w:rsidR="002E6B89" w:rsidRPr="0059484E" w:rsidDel="0059484E">
          <w:rPr>
            <w:rPrChange w:id="667" w:author="Nguyen Toan" w:date="2018-05-19T18:08:00Z">
              <w:rPr/>
            </w:rPrChange>
          </w:rPr>
        </w:r>
        <w:r w:rsidR="002E6B89" w:rsidRPr="0059484E" w:rsidDel="0059484E">
          <w:rPr>
            <w:rPrChange w:id="668" w:author="Nguyen Toan" w:date="2018-05-19T18:08:00Z">
              <w:rPr/>
            </w:rPrChange>
          </w:rPr>
          <w:fldChar w:fldCharType="separate"/>
        </w:r>
        <w:r w:rsidR="00896230" w:rsidRPr="0059484E" w:rsidDel="0059484E">
          <w:rPr>
            <w:rPrChange w:id="669" w:author="Nguyen Toan" w:date="2018-05-19T18:08:00Z">
              <w:rPr>
                <w:i/>
              </w:rPr>
            </w:rPrChange>
          </w:rPr>
          <w:delText xml:space="preserve">Hình </w:delText>
        </w:r>
        <w:r w:rsidR="00896230" w:rsidRPr="0059484E" w:rsidDel="0059484E">
          <w:rPr>
            <w:noProof/>
            <w:rPrChange w:id="670" w:author="Nguyen Toan" w:date="2018-05-19T18:08:00Z">
              <w:rPr>
                <w:i/>
                <w:noProof/>
              </w:rPr>
            </w:rPrChange>
          </w:rPr>
          <w:delText>4.2</w:delText>
        </w:r>
        <w:r w:rsidR="002E6B89" w:rsidRPr="0059484E" w:rsidDel="0059484E">
          <w:rPr>
            <w:rPrChange w:id="671" w:author="Nguyen Toan" w:date="2018-05-19T18:08:00Z">
              <w:rPr/>
            </w:rPrChange>
          </w:rPr>
          <w:fldChar w:fldCharType="end"/>
        </w:r>
      </w:del>
      <w:ins w:id="672" w:author="Nguyen Toan" w:date="2018-05-19T18:08:00Z">
        <w:r w:rsidR="0059484E" w:rsidRPr="0059484E">
          <w:rPr>
            <w:rPrChange w:id="673" w:author="Nguyen Toan" w:date="2018-05-19T18:08:00Z">
              <w:rPr/>
            </w:rPrChange>
          </w:rPr>
          <w:fldChar w:fldCharType="begin"/>
        </w:r>
        <w:r w:rsidR="0059484E" w:rsidRPr="0059484E">
          <w:rPr>
            <w:rPrChange w:id="674" w:author="Nguyen Toan" w:date="2018-05-19T18:08:00Z">
              <w:rPr/>
            </w:rPrChange>
          </w:rPr>
          <w:instrText xml:space="preserve"> REF _Ref514181328 \h  \* MERGEFORMAT </w:instrText>
        </w:r>
        <w:r w:rsidR="0059484E" w:rsidRPr="0059484E">
          <w:rPr>
            <w:rPrChange w:id="675" w:author="Nguyen Toan" w:date="2018-05-19T18:08:00Z">
              <w:rPr/>
            </w:rPrChange>
          </w:rPr>
        </w:r>
        <w:r w:rsidR="0059484E" w:rsidRPr="0059484E">
          <w:rPr>
            <w:rPrChange w:id="676" w:author="Nguyen Toan" w:date="2018-05-19T18:08:00Z">
              <w:rPr/>
            </w:rPrChange>
          </w:rPr>
          <w:fldChar w:fldCharType="separate"/>
        </w:r>
        <w:r w:rsidR="0059484E">
          <w:t>h</w:t>
        </w:r>
        <w:r w:rsidR="0059484E" w:rsidRPr="0059484E">
          <w:rPr>
            <w:rPrChange w:id="677" w:author="Nguyen Toan" w:date="2018-05-19T18:08:00Z">
              <w:rPr>
                <w:i/>
              </w:rPr>
            </w:rPrChange>
          </w:rPr>
          <w:t xml:space="preserve">ình </w:t>
        </w:r>
        <w:r w:rsidR="0059484E" w:rsidRPr="0059484E">
          <w:rPr>
            <w:noProof/>
            <w:rPrChange w:id="678" w:author="Nguyen Toan" w:date="2018-05-19T18:08:00Z">
              <w:rPr>
                <w:i/>
                <w:noProof/>
              </w:rPr>
            </w:rPrChange>
          </w:rPr>
          <w:t>4.2</w:t>
        </w:r>
        <w:r w:rsidR="0059484E" w:rsidRPr="0059484E">
          <w:rPr>
            <w:rPrChange w:id="679" w:author="Nguyen Toan" w:date="2018-05-19T18:08:00Z">
              <w:rPr/>
            </w:rPrChange>
          </w:rPr>
          <w:fldChar w:fldCharType="end"/>
        </w:r>
      </w:ins>
    </w:p>
    <w:p w14:paraId="379A1761" w14:textId="77777777" w:rsidR="007B1CDB" w:rsidRPr="00C307BC" w:rsidRDefault="00C41B39" w:rsidP="00A8048A">
      <w:pPr>
        <w:pStyle w:val="luanvananh"/>
        <w:pPrChange w:id="680" w:author="Nguyen Toan" w:date="2018-05-19T18:08:00Z">
          <w:pPr>
            <w:keepNext/>
            <w:jc w:val="center"/>
          </w:pPr>
        </w:pPrChange>
      </w:pPr>
      <w:r w:rsidRPr="00071A6D">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48">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p>
    <w:p w14:paraId="671CE598" w14:textId="231A6323" w:rsidR="00825F62" w:rsidRPr="00C307BC" w:rsidRDefault="007B1CDB" w:rsidP="00A8048A">
      <w:pPr>
        <w:pStyle w:val="luanvanImg"/>
        <w:pPrChange w:id="681" w:author="Nguyen Toan" w:date="2018-05-19T18:08:00Z">
          <w:pPr>
            <w:pStyle w:val="Caption"/>
            <w:jc w:val="center"/>
          </w:pPr>
        </w:pPrChange>
      </w:pPr>
      <w:bookmarkStart w:id="682" w:name="_Ref514181328"/>
      <w:bookmarkStart w:id="683" w:name="_Ref514181322"/>
      <w:bookmarkStart w:id="684" w:name="_Toc514445885"/>
      <w:r w:rsidRPr="00C307BC">
        <w:t xml:space="preserve">Hình </w:t>
      </w:r>
      <w:fldSimple w:instr=" STYLEREF 1 \s ">
        <w:r w:rsidR="0037692A">
          <w:rPr>
            <w:noProof/>
          </w:rPr>
          <w:t>4</w:t>
        </w:r>
      </w:fldSimple>
      <w:r w:rsidR="0037692A">
        <w:t>.</w:t>
      </w:r>
      <w:fldSimple w:instr=" SEQ Hình \* ARABIC \s 1 ">
        <w:r w:rsidR="0037692A">
          <w:rPr>
            <w:noProof/>
          </w:rPr>
          <w:t>2</w:t>
        </w:r>
      </w:fldSimple>
      <w:bookmarkEnd w:id="682"/>
      <w:r w:rsidRPr="00C307BC">
        <w:t>: Cách phân chia thư mục trên ứng dụng MuleESB</w:t>
      </w:r>
      <w:bookmarkEnd w:id="683"/>
      <w:bookmarkEnd w:id="684"/>
    </w:p>
    <w:p w14:paraId="6575F226" w14:textId="434DCF22" w:rsidR="00CD4777" w:rsidRPr="00C307BC" w:rsidRDefault="009D5FB8" w:rsidP="00366213">
      <w:pPr>
        <w:pStyle w:val="luanvanpara"/>
        <w:pPrChange w:id="685" w:author="Nguyen Toan" w:date="2018-05-19T18:08:00Z">
          <w:pPr>
            <w:spacing w:before="120" w:after="120"/>
            <w:ind w:firstLine="567"/>
            <w:jc w:val="both"/>
          </w:pPr>
        </w:pPrChange>
      </w:pPr>
      <w:r w:rsidRPr="00C307BC">
        <w:t>Theo đó, mã ngua thư mục trên ứng dụng MuleESB thực hiện chuyển tiền vào tài khoản mở cù</w:t>
      </w:r>
      <w:r w:rsidR="00B31F2D">
        <w:fldChar w:fldCharType="begin"/>
      </w:r>
      <w:r w:rsidR="00B31F2D">
        <w:instrText xml:space="preserve"> HYPERLINK "https://github.com/Loandt1/TestMuleESB.git" </w:instrText>
      </w:r>
      <w:r w:rsidR="00B31F2D">
        <w:fldChar w:fldCharType="separate"/>
      </w:r>
      <w:r w:rsidRPr="00C307BC">
        <w:rPr>
          <w:rStyle w:val="Hyperlink"/>
        </w:rPr>
        <w:t>https://github.com/Loandt1/TestMuleESB.git</w:t>
      </w:r>
      <w:r w:rsidR="00B31F2D">
        <w:rPr>
          <w:rStyle w:val="Hyperlink"/>
        </w:rPr>
        <w:fldChar w:fldCharType="end"/>
      </w:r>
      <w:r w:rsidRPr="00C307BC">
        <w:t>. Các thư viub.com/Loandt1/TestMuleESB.gittMuleESB.git"  chuy</w:t>
      </w:r>
      <w:r w:rsidR="00C91103" w:rsidRPr="00C307BC">
        <w:t>.</w:t>
      </w:r>
    </w:p>
    <w:p w14:paraId="3C139A14" w14:textId="360FDA46" w:rsidR="00864FF3" w:rsidRPr="00071A6D" w:rsidRDefault="00C826F7" w:rsidP="00071A6D">
      <w:pPr>
        <w:pStyle w:val="Heading2"/>
        <w:numPr>
          <w:ilvl w:val="1"/>
          <w:numId w:val="48"/>
        </w:numPr>
        <w:ind w:left="0" w:firstLine="0"/>
        <w:rPr>
          <w:rFonts w:ascii="Times New Roman" w:eastAsia="Times New Roman" w:hAnsi="Times New Roman" w:cs="Times New Roman"/>
          <w:b/>
          <w:sz w:val="26"/>
          <w:szCs w:val="26"/>
        </w:rPr>
      </w:pPr>
      <w:bookmarkStart w:id="686" w:name="_Toc514450074"/>
      <w:r>
        <w:rPr>
          <w:rFonts w:ascii="Times New Roman" w:eastAsia="Times New Roman" w:hAnsi="Times New Roman" w:cs="Times New Roman"/>
          <w:b/>
          <w:sz w:val="26"/>
          <w:szCs w:val="26"/>
        </w:rPr>
        <w:t>Tích hợp quy trình</w:t>
      </w:r>
      <w:r w:rsidR="005F72B1">
        <w:rPr>
          <w:rFonts w:ascii="Times New Roman" w:eastAsia="Times New Roman" w:hAnsi="Times New Roman" w:cs="Times New Roman"/>
          <w:b/>
          <w:sz w:val="26"/>
          <w:szCs w:val="26"/>
        </w:rPr>
        <w:t xml:space="preserve"> kiểm thử</w:t>
      </w:r>
      <w:bookmarkEnd w:id="686"/>
    </w:p>
    <w:p w14:paraId="4A0C6166" w14:textId="27144468" w:rsidR="004328BA" w:rsidRPr="00C307BC" w:rsidRDefault="004328BA" w:rsidP="007E1C3B">
      <w:pPr>
        <w:pStyle w:val="luanvanpara"/>
        <w:pPrChange w:id="687" w:author="Nguyen Toan" w:date="2018-05-19T18:08:00Z">
          <w:pPr>
            <w:spacing w:after="120" w:line="288" w:lineRule="auto"/>
            <w:ind w:firstLine="567"/>
            <w:jc w:val="both"/>
          </w:pPr>
        </w:pPrChange>
      </w:pPr>
      <w:r w:rsidRPr="00C307BC">
        <w:rPr>
          <w:b/>
        </w:rPr>
        <w:t xml:space="preserve">Bưiểm </w:t>
      </w:r>
      <w:r w:rsidRPr="00C307BC">
        <w:t>: Tại màn hình chính, chọn “New Item”</w:t>
      </w:r>
    </w:p>
    <w:p w14:paraId="58015135" w14:textId="77777777" w:rsidR="004328BA" w:rsidRPr="00C307BC" w:rsidRDefault="004328BA" w:rsidP="000F7771">
      <w:pPr>
        <w:pStyle w:val="luanvananh"/>
        <w:pPrChange w:id="688" w:author="Nguyen Toan" w:date="2018-05-19T18:08:00Z">
          <w:pPr>
            <w:keepNext/>
            <w:tabs>
              <w:tab w:val="num" w:pos="1440"/>
            </w:tabs>
            <w:spacing w:line="288" w:lineRule="auto"/>
            <w:ind w:firstLine="567"/>
            <w:jc w:val="center"/>
          </w:pPr>
        </w:pPrChange>
      </w:pPr>
      <w:r w:rsidRPr="00071A6D">
        <w:lastRenderedPageBreak/>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p>
    <w:p w14:paraId="45953F36" w14:textId="4C59FADD" w:rsidR="004328BA" w:rsidRPr="00C307BC" w:rsidRDefault="004328BA" w:rsidP="000F7771">
      <w:pPr>
        <w:pStyle w:val="luanvanImg"/>
        <w:rPr>
          <w:rFonts w:eastAsia="Times New Roman"/>
          <w:bCs/>
          <w:lang w:val="en-US"/>
        </w:rPr>
        <w:pPrChange w:id="689" w:author="Nguyen Toan" w:date="2018-05-19T18:08:00Z">
          <w:pPr>
            <w:pStyle w:val="Caption"/>
            <w:jc w:val="center"/>
          </w:pPr>
        </w:pPrChange>
      </w:pPr>
      <w:bookmarkStart w:id="690" w:name="_Toc514445886"/>
      <w:r w:rsidRPr="00C307BC">
        <w:t xml:space="preserve">Hình </w:t>
      </w:r>
      <w:fldSimple w:instr=" STYLEREF 1 \s ">
        <w:r w:rsidR="0037692A">
          <w:rPr>
            <w:noProof/>
          </w:rPr>
          <w:t>4</w:t>
        </w:r>
      </w:fldSimple>
      <w:r w:rsidR="0037692A">
        <w:t>.</w:t>
      </w:r>
      <w:fldSimple w:instr=" SEQ Hình \* ARABIC \s 1 ">
        <w:r w:rsidR="0037692A">
          <w:rPr>
            <w:noProof/>
          </w:rPr>
          <w:t>3</w:t>
        </w:r>
      </w:fldSimple>
      <w:r w:rsidRPr="00C307BC">
        <w:t>: Màn hình quản lý của Jenkins</w:t>
      </w:r>
      <w:bookmarkEnd w:id="690"/>
    </w:p>
    <w:p w14:paraId="09A6D61C" w14:textId="15E92B61" w:rsidR="004328BA" w:rsidRPr="00C307BC" w:rsidRDefault="004328BA" w:rsidP="003D6E18">
      <w:pPr>
        <w:pStyle w:val="luanvanpara"/>
        <w:pPrChange w:id="691" w:author="Nguyen Toan" w:date="2018-05-19T18:08:00Z">
          <w:pPr>
            <w:spacing w:after="120" w:line="288" w:lineRule="auto"/>
            <w:ind w:firstLine="567"/>
            <w:jc w:val="both"/>
          </w:pPr>
        </w:pPrChange>
      </w:pPr>
      <w:r w:rsidRPr="00C307BC">
        <w:rPr>
          <w:b/>
        </w:rPr>
        <w:t xml:space="preserve">BưMàn </w:t>
      </w:r>
      <w:r w:rsidRPr="00C307BC">
        <w:t xml:space="preserve">: </w:t>
      </w:r>
      <w:r w:rsidR="009F57AF">
        <w:t>C</w:t>
      </w:r>
      <w:r w:rsidRPr="00C307BC">
        <w:t>h Màn hình quản lý của Jenkinsw Item”B.git</w:t>
      </w:r>
      <w:r w:rsidR="001D6CCD">
        <w:t xml:space="preserve">ta </w:t>
      </w:r>
      <w:r w:rsidRPr="00C307BC">
        <w:t>ch àn hình quản lý c</w:t>
      </w:r>
      <w:r w:rsidR="001D6CCD">
        <w:t xml:space="preserve"> </w:t>
      </w:r>
      <w:r w:rsidR="001D6CCD" w:rsidRPr="00C307BC">
        <w:t>th àn hình quản lý của</w:t>
      </w:r>
      <w:r w:rsidR="001D6CCD" w:rsidRPr="00C307BC">
        <w:fldChar w:fldCharType="begin"/>
      </w:r>
      <w:r w:rsidR="001D6CCD" w:rsidRPr="00C307BC">
        <w:instrText xml:space="preserve"> REF _Ref514157144 \h  \* MERGEFORMAT </w:instrText>
      </w:r>
      <w:r w:rsidR="001D6CCD" w:rsidRPr="00C307BC">
        <w:fldChar w:fldCharType="separate"/>
      </w:r>
      <w:r w:rsidR="001D6CCD" w:rsidRPr="00CF7898">
        <w:t xml:space="preserve">Hình </w:t>
      </w:r>
      <w:r w:rsidR="001D6CCD" w:rsidRPr="00D80453">
        <w:rPr>
          <w:noProof/>
        </w:rPr>
        <w:t>4.4</w:t>
      </w:r>
      <w:r w:rsidR="001D6CCD" w:rsidRPr="00C307BC">
        <w:fldChar w:fldCharType="end"/>
      </w:r>
      <w:r w:rsidR="001D6CCD">
        <w:t>)</w:t>
      </w:r>
      <w:r w:rsidR="00FA7800">
        <w:t>.</w:t>
      </w:r>
    </w:p>
    <w:p w14:paraId="60709B54" w14:textId="77777777" w:rsidR="004328BA" w:rsidRPr="00C307BC" w:rsidRDefault="004328BA" w:rsidP="000F09FC">
      <w:pPr>
        <w:pStyle w:val="luanvananh"/>
        <w:pPrChange w:id="692" w:author="Nguyen Toan" w:date="2018-05-19T18:08:00Z">
          <w:pPr>
            <w:keepNext/>
            <w:tabs>
              <w:tab w:val="num" w:pos="1440"/>
            </w:tabs>
            <w:spacing w:line="288" w:lineRule="auto"/>
            <w:ind w:firstLine="567"/>
            <w:jc w:val="center"/>
          </w:pPr>
        </w:pPrChange>
      </w:pPr>
      <w:r w:rsidRPr="00071A6D">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p>
    <w:p w14:paraId="5B03D755" w14:textId="2380F184" w:rsidR="004328BA" w:rsidRPr="00C307BC" w:rsidRDefault="004328BA" w:rsidP="000F09FC">
      <w:pPr>
        <w:pStyle w:val="luanvanImg"/>
        <w:pPrChange w:id="693" w:author="Nguyen Toan" w:date="2018-05-19T18:09:00Z">
          <w:pPr>
            <w:pStyle w:val="Caption"/>
            <w:jc w:val="center"/>
          </w:pPr>
        </w:pPrChange>
      </w:pPr>
      <w:bookmarkStart w:id="694" w:name="_Ref514157144"/>
      <w:bookmarkStart w:id="695" w:name="_Toc514445887"/>
      <w:r w:rsidRPr="00C307BC">
        <w:t xml:space="preserve">Hình </w:t>
      </w:r>
      <w:fldSimple w:instr=" STYLEREF 1 \s ">
        <w:r w:rsidR="0037692A">
          <w:rPr>
            <w:noProof/>
          </w:rPr>
          <w:t>4</w:t>
        </w:r>
      </w:fldSimple>
      <w:r w:rsidR="0037692A">
        <w:t>.</w:t>
      </w:r>
      <w:fldSimple w:instr=" SEQ Hình \* ARABIC \s 1 ">
        <w:r w:rsidR="0037692A">
          <w:rPr>
            <w:noProof/>
          </w:rPr>
          <w:t>4</w:t>
        </w:r>
      </w:fldSimple>
      <w:bookmarkEnd w:id="694"/>
      <w:r w:rsidRPr="00C307BC">
        <w:t>: Tạo một tác vụ trên Jenkins</w:t>
      </w:r>
      <w:bookmarkEnd w:id="695"/>
    </w:p>
    <w:p w14:paraId="3D68AE59" w14:textId="6EE9715B" w:rsidR="004328BA" w:rsidRPr="00C307BC" w:rsidRDefault="004328BA" w:rsidP="00886A7B">
      <w:pPr>
        <w:pStyle w:val="luanvanpara"/>
        <w:pPrChange w:id="696" w:author="Nguyen Toan" w:date="2018-05-19T18:09:00Z">
          <w:pPr>
            <w:spacing w:after="120" w:line="288" w:lineRule="auto"/>
            <w:ind w:firstLine="567"/>
            <w:jc w:val="both"/>
          </w:pPr>
        </w:pPrChange>
      </w:pPr>
      <w:r w:rsidRPr="00C307BC">
        <w:rPr>
          <w:b/>
        </w:rPr>
        <w:lastRenderedPageBreak/>
        <w:t>BưTạo m</w:t>
      </w:r>
      <w:r w:rsidRPr="00C307BC">
        <w:t xml:space="preserve"> nhạo một tác vụ trên JenkinsGEFORMAT .gittMuleESB</w:t>
      </w:r>
      <w:r w:rsidRPr="00C307BC">
        <w:rPr>
          <w:b/>
        </w:rPr>
        <w:t xml:space="preserve"> </w:t>
      </w:r>
      <w:r w:rsidRPr="00C307BC">
        <w:t>mã ngumột tác vụ trên JenkinsGEFORMAT .g</w:t>
      </w:r>
      <w:del w:id="697" w:author="Nguyen Toan" w:date="2018-05-19T18:09:00Z">
        <w:r w:rsidRPr="00C307BC" w:rsidDel="00384082">
          <w:delText>,</w:delText>
        </w:r>
      </w:del>
      <w:r w:rsidRPr="00C307BC">
        <w:t>… (</w:t>
      </w:r>
      <w:r w:rsidR="00FF551C" w:rsidRPr="00C307BC">
        <w:fldChar w:fldCharType="begin"/>
      </w:r>
      <w:r w:rsidR="00FF551C" w:rsidRPr="00C307BC">
        <w:instrText xml:space="preserve"> REF _Ref514157133 \h </w:instrText>
      </w:r>
      <w:r w:rsidR="00C307BC" w:rsidRPr="00C307BC">
        <w:instrText xml:space="preserve"> \* MERGEFORMAT </w:instrText>
      </w:r>
      <w:r w:rsidR="00FF551C" w:rsidRPr="00C307BC">
        <w:fldChar w:fldCharType="separate"/>
      </w:r>
      <w:r w:rsidR="00896230" w:rsidRPr="00CF7898">
        <w:t xml:space="preserve">Hình </w:t>
      </w:r>
      <w:r w:rsidR="00896230" w:rsidRPr="00D80453">
        <w:rPr>
          <w:noProof/>
        </w:rPr>
        <w:t>4.5</w:t>
      </w:r>
      <w:r w:rsidR="00FF551C" w:rsidRPr="00C307BC">
        <w:fldChar w:fldCharType="end"/>
      </w:r>
      <w:r w:rsidRPr="00C307BC">
        <w:t>)</w:t>
      </w:r>
      <w:r w:rsidR="00DA404C">
        <w:t>.</w:t>
      </w:r>
    </w:p>
    <w:p w14:paraId="73F55755" w14:textId="77777777" w:rsidR="004328BA" w:rsidRPr="00C307BC" w:rsidRDefault="004328BA" w:rsidP="00674FA7">
      <w:pPr>
        <w:pStyle w:val="luanvananh"/>
        <w:pPrChange w:id="698" w:author="Nguyen Toan" w:date="2018-05-19T18:09:00Z">
          <w:pPr>
            <w:keepNext/>
            <w:spacing w:before="100" w:beforeAutospacing="1" w:after="100" w:afterAutospacing="1"/>
            <w:jc w:val="center"/>
          </w:pPr>
        </w:pPrChange>
      </w:pPr>
      <w:r w:rsidRPr="00071A6D">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0">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p>
    <w:p w14:paraId="26245144" w14:textId="6F5CE9BB" w:rsidR="004328BA" w:rsidRPr="00C307BC" w:rsidRDefault="004328BA" w:rsidP="00AF34F5">
      <w:pPr>
        <w:pStyle w:val="luanvanImg"/>
        <w:rPr>
          <w:rFonts w:eastAsia="Times New Roman"/>
          <w:lang w:val="en-US"/>
        </w:rPr>
        <w:pPrChange w:id="699" w:author="Nguyen Toan" w:date="2018-05-19T18:09:00Z">
          <w:pPr>
            <w:pStyle w:val="Caption"/>
            <w:jc w:val="center"/>
          </w:pPr>
        </w:pPrChange>
      </w:pPr>
      <w:bookmarkStart w:id="700" w:name="_Ref514157133"/>
      <w:bookmarkStart w:id="701" w:name="_Toc514445888"/>
      <w:r w:rsidRPr="00C307BC">
        <w:t xml:space="preserve">Hình </w:t>
      </w:r>
      <w:fldSimple w:instr=" STYLEREF 1 \s ">
        <w:r w:rsidR="0037692A">
          <w:rPr>
            <w:noProof/>
          </w:rPr>
          <w:t>4</w:t>
        </w:r>
      </w:fldSimple>
      <w:r w:rsidR="0037692A">
        <w:t>.</w:t>
      </w:r>
      <w:fldSimple w:instr=" SEQ Hình \* ARABIC \s 1 ">
        <w:r w:rsidR="0037692A">
          <w:rPr>
            <w:noProof/>
          </w:rPr>
          <w:t>5</w:t>
        </w:r>
      </w:fldSimple>
      <w:bookmarkEnd w:id="700"/>
      <w:r w:rsidRPr="00C307BC">
        <w:t>: Thông tin chi tiết cấu hình tác vụ</w:t>
      </w:r>
      <w:bookmarkEnd w:id="701"/>
      <w:r w:rsidRPr="00C307BC">
        <w:t xml:space="preserve"> </w:t>
      </w:r>
    </w:p>
    <w:p w14:paraId="5A4E5B11" w14:textId="475DB1A0" w:rsidR="004328BA" w:rsidRPr="00C307BC" w:rsidRDefault="004328BA" w:rsidP="002932BC">
      <w:pPr>
        <w:pStyle w:val="luanvanpara"/>
        <w:pPrChange w:id="702" w:author="Nguyen Toan" w:date="2018-05-19T18:09:00Z">
          <w:pPr>
            <w:spacing w:after="120" w:line="288" w:lineRule="auto"/>
            <w:ind w:firstLine="567"/>
            <w:jc w:val="both"/>
          </w:pPr>
        </w:pPrChange>
      </w:pPr>
      <w:r w:rsidRPr="00C307BC">
        <w:t>T Thông tin chi tiết cấ</w:t>
      </w:r>
      <w:r w:rsidRPr="00C307BC">
        <w:fldChar w:fldCharType="begin"/>
      </w:r>
      <w:r w:rsidRPr="00C307BC">
        <w:instrText xml:space="preserve"> REF _Ref513324646 \h </w:instrText>
      </w:r>
      <w:r w:rsidR="00C307BC" w:rsidRPr="00C307BC">
        <w:instrText xml:space="preserve"> \* MERGEFORMAT </w:instrText>
      </w:r>
      <w:r w:rsidRPr="00C307BC">
        <w:fldChar w:fldCharType="separate"/>
      </w:r>
      <w:r w:rsidR="00896230" w:rsidRPr="00CF7898">
        <w:t xml:space="preserve">Hình </w:t>
      </w:r>
      <w:r w:rsidR="00896230" w:rsidRPr="00D80453">
        <w:rPr>
          <w:noProof/>
        </w:rPr>
        <w:t>4.6</w:t>
      </w:r>
      <w:r w:rsidRPr="00C307BC">
        <w:fldChar w:fldCharType="end"/>
      </w:r>
      <w:r w:rsidRPr="00C307BC">
        <w:t>), Jenkins cho phép c ấu hình tác vụT .gittMuleESB.git"  chuyển tiền vào tài khoả</w:t>
      </w:r>
      <w:r w:rsidR="0060634E">
        <w:t xml:space="preserve">, </w:t>
      </w:r>
      <w:r w:rsidR="000E1EAF">
        <w:t>Windows</w:t>
      </w:r>
      <w:r w:rsidR="00165BC0">
        <w:t xml:space="preserve"> </w:t>
      </w:r>
      <w:r w:rsidR="00F67834">
        <w:t>b</w:t>
      </w:r>
      <w:r w:rsidR="00165BC0">
        <w:t>atch</w:t>
      </w:r>
      <w:r w:rsidR="000E1EAF">
        <w:t xml:space="preserve"> command.</w:t>
      </w:r>
      <w:r w:rsidR="0060634E">
        <w:t>..</w:t>
      </w:r>
    </w:p>
    <w:p w14:paraId="0B089251" w14:textId="77777777" w:rsidR="004328BA" w:rsidRPr="00C307BC" w:rsidRDefault="004328BA" w:rsidP="002932BC">
      <w:pPr>
        <w:pStyle w:val="luanvananh"/>
        <w:pPrChange w:id="703" w:author="Nguyen Toan" w:date="2018-05-19T18:09:00Z">
          <w:pPr>
            <w:keepNext/>
            <w:spacing w:after="120" w:line="288" w:lineRule="auto"/>
            <w:ind w:firstLine="567"/>
            <w:jc w:val="both"/>
          </w:pPr>
        </w:pPrChange>
      </w:pPr>
      <w:r w:rsidRPr="00071A6D">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p>
    <w:p w14:paraId="62E1D98F" w14:textId="0B1250DF" w:rsidR="004328BA" w:rsidRPr="00C307BC" w:rsidRDefault="004328BA" w:rsidP="008B2BFD">
      <w:pPr>
        <w:pStyle w:val="luanvanImg"/>
        <w:rPr>
          <w:rFonts w:eastAsia="Times New Roman"/>
          <w:lang w:val="en-US"/>
        </w:rPr>
        <w:pPrChange w:id="704" w:author="Nguyen Toan" w:date="2018-05-19T18:09:00Z">
          <w:pPr>
            <w:pStyle w:val="Caption"/>
            <w:jc w:val="center"/>
          </w:pPr>
        </w:pPrChange>
      </w:pPr>
      <w:bookmarkStart w:id="705" w:name="_Ref513324646"/>
      <w:bookmarkStart w:id="706" w:name="_Ref513324630"/>
      <w:bookmarkStart w:id="707" w:name="_Toc514445889"/>
      <w:r w:rsidRPr="00C307BC">
        <w:t xml:space="preserve">Hình </w:t>
      </w:r>
      <w:fldSimple w:instr=" STYLEREF 1 \s ">
        <w:r w:rsidR="0037692A">
          <w:rPr>
            <w:noProof/>
          </w:rPr>
          <w:t>4</w:t>
        </w:r>
      </w:fldSimple>
      <w:r w:rsidR="0037692A">
        <w:t>.</w:t>
      </w:r>
      <w:fldSimple w:instr=" SEQ Hình \* ARABIC \s 1 ">
        <w:r w:rsidR="0037692A">
          <w:rPr>
            <w:noProof/>
          </w:rPr>
          <w:t>6</w:t>
        </w:r>
      </w:fldSimple>
      <w:bookmarkEnd w:id="705"/>
      <w:r w:rsidRPr="00C307BC">
        <w:t xml:space="preserve">: Tùy chọn tác vụ xử lý qua </w:t>
      </w:r>
      <w:r w:rsidR="005C419D">
        <w:t>Windows command</w:t>
      </w:r>
      <w:r w:rsidR="006210CB">
        <w:t>.</w:t>
      </w:r>
      <w:bookmarkEnd w:id="706"/>
      <w:bookmarkEnd w:id="707"/>
    </w:p>
    <w:p w14:paraId="0D641C44" w14:textId="193A0F79" w:rsidR="004328BA" w:rsidRPr="00C307BC" w:rsidRDefault="004328BA" w:rsidP="008B2BFD">
      <w:pPr>
        <w:pStyle w:val="luanvanpara"/>
        <w:pPrChange w:id="708" w:author="Nguyen Toan" w:date="2018-05-19T18:09:00Z">
          <w:pPr>
            <w:spacing w:after="120" w:line="288" w:lineRule="auto"/>
            <w:ind w:firstLine="567"/>
            <w:jc w:val="both"/>
          </w:pPr>
        </w:pPrChange>
      </w:pPr>
      <w:r w:rsidRPr="00C307BC">
        <w:t>Tindows commandvụ xử lý qua h tác vụT .gittMuleESB.git"  chuyển tiền vào tài khoản mở cùng ngân hàng, đầu vào yêu cầu của dị</w:t>
      </w:r>
      <w:r w:rsidR="002B7903" w:rsidRPr="00D80453">
        <w:fldChar w:fldCharType="begin"/>
      </w:r>
      <w:r w:rsidR="002B7903" w:rsidRPr="003C7FD6">
        <w:instrText xml:space="preserve"> REF _Ref514157171 \h </w:instrText>
      </w:r>
      <w:r w:rsidR="00C307BC" w:rsidRPr="003C7FD6">
        <w:instrText xml:space="preserve"> \* MERGEFORMAT </w:instrText>
      </w:r>
      <w:r w:rsidR="002B7903" w:rsidRPr="00D80453">
        <w:fldChar w:fldCharType="separate"/>
      </w:r>
      <w:r w:rsidR="00896230" w:rsidRPr="003C7FD6">
        <w:t xml:space="preserve">Hình </w:t>
      </w:r>
      <w:r w:rsidR="00896230" w:rsidRPr="00D80453">
        <w:rPr>
          <w:noProof/>
        </w:rPr>
        <w:t>4.7</w:t>
      </w:r>
      <w:r w:rsidR="002B7903" w:rsidRPr="00D80453">
        <w:fldChar w:fldCharType="end"/>
      </w:r>
      <w:r w:rsidR="00522E70" w:rsidRPr="003C7FD6">
        <w:t>)</w:t>
      </w:r>
    </w:p>
    <w:p w14:paraId="549D23F6" w14:textId="77777777" w:rsidR="004328BA" w:rsidRPr="00C307BC" w:rsidRDefault="004328BA" w:rsidP="003B5886">
      <w:pPr>
        <w:pStyle w:val="luanvananh"/>
        <w:pPrChange w:id="709" w:author="Nguyen Toan" w:date="2018-05-19T18:09:00Z">
          <w:pPr>
            <w:keepNext/>
            <w:jc w:val="center"/>
          </w:pPr>
        </w:pPrChange>
      </w:pPr>
      <w:r w:rsidRPr="00071A6D">
        <w:lastRenderedPageBreak/>
        <w:drawing>
          <wp:inline distT="0" distB="0" distL="0" distR="0" wp14:anchorId="32396ABD" wp14:editId="3C7126A6">
            <wp:extent cx="4562341" cy="22681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562341" cy="2268172"/>
                    </a:xfrm>
                    <a:prstGeom prst="rect">
                      <a:avLst/>
                    </a:prstGeom>
                    <a:noFill/>
                  </pic:spPr>
                </pic:pic>
              </a:graphicData>
            </a:graphic>
          </wp:inline>
        </w:drawing>
      </w:r>
    </w:p>
    <w:p w14:paraId="2B79643E" w14:textId="4A0253F5" w:rsidR="004328BA" w:rsidRPr="00C307BC" w:rsidRDefault="004328BA" w:rsidP="003B5886">
      <w:pPr>
        <w:pStyle w:val="luanvanImg"/>
        <w:rPr>
          <w:rFonts w:eastAsia="Times New Roman"/>
          <w:lang w:val="en-US"/>
        </w:rPr>
        <w:pPrChange w:id="710" w:author="Nguyen Toan" w:date="2018-05-19T18:09:00Z">
          <w:pPr>
            <w:pStyle w:val="Caption"/>
            <w:jc w:val="center"/>
          </w:pPr>
        </w:pPrChange>
      </w:pPr>
      <w:bookmarkStart w:id="711" w:name="_Ref514157171"/>
      <w:bookmarkStart w:id="712" w:name="_Toc514445890"/>
      <w:r w:rsidRPr="00C307BC">
        <w:t xml:space="preserve">Hình </w:t>
      </w:r>
      <w:fldSimple w:instr=" STYLEREF 1 \s ">
        <w:r w:rsidR="0037692A">
          <w:rPr>
            <w:noProof/>
          </w:rPr>
          <w:t>4</w:t>
        </w:r>
      </w:fldSimple>
      <w:r w:rsidR="0037692A">
        <w:t>.</w:t>
      </w:r>
      <w:fldSimple w:instr=" SEQ Hình \* ARABIC \s 1 ">
        <w:r w:rsidR="0037692A">
          <w:rPr>
            <w:noProof/>
          </w:rPr>
          <w:t>7</w:t>
        </w:r>
      </w:fldSimple>
      <w:bookmarkEnd w:id="711"/>
      <w:r w:rsidRPr="00C307BC">
        <w:t>:</w:t>
      </w:r>
      <w:ins w:id="713" w:author="Nguyen Toan" w:date="2018-05-19T18:09:00Z">
        <w:r w:rsidR="003C2CE0">
          <w:t xml:space="preserve"> </w:t>
        </w:r>
      </w:ins>
      <w:r w:rsidRPr="00C307BC">
        <w:t>Thêm cấu hình gọi AsenAPIDriver</w:t>
      </w:r>
      <w:bookmarkEnd w:id="712"/>
    </w:p>
    <w:p w14:paraId="6B076A20" w14:textId="5B4F5B74" w:rsidR="004328BA" w:rsidRPr="00C307BC" w:rsidRDefault="004328BA" w:rsidP="006F2328">
      <w:pPr>
        <w:pStyle w:val="luanvanpara"/>
        <w:pPrChange w:id="714" w:author="Nguyen Toan" w:date="2018-05-19T18:10:00Z">
          <w:pPr>
            <w:spacing w:after="120" w:line="288" w:lineRule="auto"/>
            <w:ind w:firstLine="567"/>
            <w:jc w:val="both"/>
          </w:pPr>
        </w:pPrChange>
      </w:pPr>
      <w:r w:rsidRPr="00C307BC">
        <w:rPr>
          <w:b/>
        </w:rPr>
        <w:t>Bưêm cấu</w:t>
      </w:r>
      <w:r w:rsidRPr="00C307BC">
        <w:t>Sau khi thình gọi AsenAPIDriverác vụT .gittMuleESB.git"  chuyển tiền vào tài khoản mở cùn</w:t>
      </w:r>
      <w:r w:rsidR="00BD73D2" w:rsidRPr="00C307BC">
        <w:fldChar w:fldCharType="begin"/>
      </w:r>
      <w:r w:rsidR="00BD73D2" w:rsidRPr="00C307BC">
        <w:instrText xml:space="preserve"> REF _Ref514157179 \h </w:instrText>
      </w:r>
      <w:r w:rsidR="00C307BC" w:rsidRPr="00C307BC">
        <w:instrText xml:space="preserve"> \* MERGEFORMAT </w:instrText>
      </w:r>
      <w:r w:rsidR="00BD73D2" w:rsidRPr="00C307BC">
        <w:fldChar w:fldCharType="separate"/>
      </w:r>
      <w:r w:rsidR="00896230" w:rsidRPr="00C307BC">
        <w:t xml:space="preserve">Hình </w:t>
      </w:r>
      <w:r w:rsidR="00896230">
        <w:rPr>
          <w:noProof/>
        </w:rPr>
        <w:t>4</w:t>
      </w:r>
      <w:r w:rsidR="00896230" w:rsidRPr="00C307BC">
        <w:rPr>
          <w:noProof/>
        </w:rPr>
        <w:t>.</w:t>
      </w:r>
      <w:r w:rsidR="00896230">
        <w:rPr>
          <w:noProof/>
        </w:rPr>
        <w:t>8</w:t>
      </w:r>
      <w:r w:rsidR="00BD73D2" w:rsidRPr="00C307BC">
        <w:fldChar w:fldCharType="end"/>
      </w:r>
      <w:r w:rsidRPr="00C307BC">
        <w:t>)</w:t>
      </w:r>
    </w:p>
    <w:p w14:paraId="167F3208" w14:textId="77777777" w:rsidR="004328BA" w:rsidRPr="00C307BC" w:rsidRDefault="004328BA" w:rsidP="00591FFF">
      <w:pPr>
        <w:pStyle w:val="luanvananh"/>
        <w:pPrChange w:id="715" w:author="Nguyen Toan" w:date="2018-05-19T18:10:00Z">
          <w:pPr>
            <w:keepNext/>
            <w:jc w:val="center"/>
          </w:pPr>
        </w:pPrChange>
      </w:pPr>
      <w:r w:rsidRPr="00071A6D">
        <w:drawing>
          <wp:inline distT="0" distB="0" distL="0" distR="0" wp14:anchorId="7E019586" wp14:editId="4CC75367">
            <wp:extent cx="4172601" cy="32042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72601" cy="3204258"/>
                    </a:xfrm>
                    <a:prstGeom prst="rect">
                      <a:avLst/>
                    </a:prstGeom>
                  </pic:spPr>
                </pic:pic>
              </a:graphicData>
            </a:graphic>
          </wp:inline>
        </w:drawing>
      </w:r>
    </w:p>
    <w:p w14:paraId="28AF1FAB" w14:textId="2F20855D" w:rsidR="004328BA" w:rsidRPr="00C307BC" w:rsidRDefault="004328BA" w:rsidP="00591FFF">
      <w:pPr>
        <w:pStyle w:val="luanvanImg"/>
        <w:pPrChange w:id="716" w:author="Nguyen Toan" w:date="2018-05-19T18:10:00Z">
          <w:pPr>
            <w:jc w:val="center"/>
          </w:pPr>
        </w:pPrChange>
      </w:pPr>
      <w:bookmarkStart w:id="717" w:name="_Ref514157179"/>
      <w:bookmarkStart w:id="718" w:name="_Toc514445891"/>
      <w:r w:rsidRPr="00C307BC">
        <w:t xml:space="preserve">Hình </w:t>
      </w:r>
      <w:fldSimple w:instr=" STYLEREF 1 \s ">
        <w:r w:rsidR="0037692A">
          <w:rPr>
            <w:noProof/>
          </w:rPr>
          <w:t>4</w:t>
        </w:r>
      </w:fldSimple>
      <w:r w:rsidR="0037692A">
        <w:t>.</w:t>
      </w:r>
      <w:fldSimple w:instr=" SEQ Hình \* ARABIC \s 1 ">
        <w:r w:rsidR="0037692A">
          <w:rPr>
            <w:noProof/>
          </w:rPr>
          <w:t>8</w:t>
        </w:r>
      </w:fldSimple>
      <w:bookmarkEnd w:id="717"/>
      <w:r w:rsidRPr="00C307BC">
        <w:t>: Quá trình chạy tác vụ</w:t>
      </w:r>
      <w:bookmarkEnd w:id="718"/>
    </w:p>
    <w:p w14:paraId="6EE7F0C0" w14:textId="06AD63A5" w:rsidR="00EC3124" w:rsidRDefault="00EC3124" w:rsidP="00591FFF">
      <w:pPr>
        <w:pStyle w:val="luanvanpara"/>
        <w:pPrChange w:id="719" w:author="Nguyen Toan" w:date="2018-05-19T18:10:00Z">
          <w:pPr>
            <w:spacing w:before="120" w:after="120" w:line="288" w:lineRule="auto"/>
            <w:ind w:firstLine="567"/>
            <w:jc w:val="both"/>
          </w:pPr>
        </w:pPrChange>
      </w:pPr>
      <w:r>
        <w:t xml:space="preserve">Jenkin thnh chạy </w:t>
      </w:r>
      <w:r w:rsidR="00860132">
        <w:t xml:space="preserve">lenkin thnh chạy tác </w:t>
      </w:r>
      <w:r w:rsidR="00266DD1">
        <w:t xml:space="preserve"> vnkin</w:t>
      </w:r>
      <w:r w:rsidR="00A253EC">
        <w:t>y tk</w:t>
      </w:r>
      <w:r>
        <w:t xml:space="preserve"> Github</w:t>
      </w:r>
      <w:r w:rsidR="00BB1EDF">
        <w:t>. Trưubthnh chạy tác vụPIDriverác vụT .gittMuleESB.git"  chuyển tiền vào tài khoản mở cùng ngân hàng</w:t>
      </w:r>
      <w:r>
        <w:t xml:space="preserve">, </w:t>
      </w:r>
      <w:r w:rsidR="009F58EA">
        <w:t>sau đó, snh chạy tác vụPIDriverác vụT .</w:t>
      </w:r>
      <w:r w:rsidR="005D55A5">
        <w:t>đóng gói và triy tác vụPIDriverác vụT .gittM</w:t>
      </w:r>
      <w:r w:rsidR="009F58EA">
        <w:t>.</w:t>
      </w:r>
      <w:r>
        <w:t xml:space="preserve"> </w:t>
      </w:r>
      <w:r w:rsidR="006E7371">
        <w:t xml:space="preserve">Quá trình đóng gói của maven bao gồm biên dịch mã nguồn, chạy các ca kiểm thử, đóng gói ứng dụng và đẩy lên kho chứa tập trung theo cấu hình định sẵn.  </w:t>
      </w:r>
    </w:p>
    <w:p w14:paraId="615EB6E4" w14:textId="1644B775" w:rsidR="004328BA" w:rsidRPr="00C307BC" w:rsidRDefault="004328BA" w:rsidP="00591FFF">
      <w:pPr>
        <w:pStyle w:val="luanvanpara"/>
        <w:pPrChange w:id="720" w:author="Nguyen Toan" w:date="2018-05-19T18:10:00Z">
          <w:pPr>
            <w:spacing w:before="120" w:after="120" w:line="288" w:lineRule="auto"/>
            <w:ind w:firstLine="567"/>
            <w:jc w:val="both"/>
          </w:pPr>
        </w:pPrChange>
      </w:pPr>
      <w:r w:rsidRPr="00C307BC">
        <w:t xml:space="preserve">Trong quá trình th của maven bao gồm biên dịch mã nguồn, chạy các ca kiểm thử, đóng gói ứng dụng và đẩy lêsẵn. Để có thể gửi mail thông báo lỗi, các cấu hình máy chủ mail phải </w:t>
      </w:r>
      <w:r w:rsidRPr="00C307BC">
        <w:lastRenderedPageBreak/>
        <w:t>đưong quá trình th của maven bao gồm biên dịch mã nguồn, chạy các ca kiểm thử, đóng gói ứng dụng và đẩy lêsẵn. Để có th</w:t>
      </w:r>
      <w:r w:rsidR="002E325F" w:rsidRPr="00C307BC">
        <w:t xml:space="preserve"> (</w:t>
      </w:r>
      <w:r w:rsidR="002E325F" w:rsidRPr="00C307BC">
        <w:fldChar w:fldCharType="begin"/>
      </w:r>
      <w:r w:rsidR="002E325F" w:rsidRPr="00C307BC">
        <w:instrText xml:space="preserve"> REF _Ref514157251 \h </w:instrText>
      </w:r>
      <w:r w:rsidR="00C307BC" w:rsidRPr="00C307BC">
        <w:instrText xml:space="preserve"> \* MERGEFORMAT </w:instrText>
      </w:r>
      <w:r w:rsidR="002E325F" w:rsidRPr="00C307BC">
        <w:fldChar w:fldCharType="separate"/>
      </w:r>
      <w:r w:rsidR="00896230" w:rsidRPr="00CF7898">
        <w:t xml:space="preserve">Hình </w:t>
      </w:r>
      <w:r w:rsidR="00896230">
        <w:rPr>
          <w:i/>
          <w:noProof/>
        </w:rPr>
        <w:t>4</w:t>
      </w:r>
      <w:r w:rsidR="00896230" w:rsidRPr="00C307BC">
        <w:rPr>
          <w:i/>
          <w:noProof/>
        </w:rPr>
        <w:t>.</w:t>
      </w:r>
      <w:r w:rsidR="00896230">
        <w:rPr>
          <w:i/>
          <w:noProof/>
        </w:rPr>
        <w:t>9</w:t>
      </w:r>
      <w:r w:rsidR="002E325F" w:rsidRPr="00C307BC">
        <w:fldChar w:fldCharType="end"/>
      </w:r>
      <w:r w:rsidR="002E325F" w:rsidRPr="00C307BC">
        <w:t>)</w:t>
      </w:r>
      <w:r w:rsidRPr="00C307BC">
        <w:t>. Jenkins cho phép cấu hình các thông tin cơ bản như máy chủ SMTP, hậu tố của email nhận cảnh báo</w:t>
      </w:r>
      <w:del w:id="721" w:author="Nguyen Toan" w:date="2018-05-19T18:10:00Z">
        <w:r w:rsidRPr="00C307BC" w:rsidDel="00591FFF">
          <w:delText xml:space="preserve"> </w:delText>
        </w:r>
      </w:del>
      <w:r w:rsidRPr="00C307BC">
        <w:t>, ví dins cho phép cấu hình các thông tin cơ bản như máy chủ SMTP, hậu tố của email nhận cảnh báovà đẩy lêsẵn. Để có thể gửi mail thông báo lỗi, các cấu hình máy chủ mail pt “E-mail notification Post-build Acti</w:t>
      </w:r>
      <w:r w:rsidR="001472A1" w:rsidRPr="00C307BC">
        <w:t>o</w:t>
      </w:r>
      <w:r w:rsidRPr="00C307BC">
        <w:t xml:space="preserve">n”, Jenkins s phép cấu hình các thông tin cơ bản như máy chủ SMTP, hậu tố của email nhận cảnh báovà đẩy lêsẵn. Để có thể gửi mail thông báo lỗi, các cấu hình máy chủ mail pt “E-mail notification Post-build Acti nội duổn định (với trường hợp hồi quy). </w:t>
      </w:r>
    </w:p>
    <w:p w14:paraId="684D68B4" w14:textId="77777777" w:rsidR="001472A1" w:rsidRPr="00071A6D" w:rsidRDefault="004328BA" w:rsidP="00591FFF">
      <w:pPr>
        <w:pStyle w:val="luanvananh"/>
        <w:pPrChange w:id="722" w:author="Nguyen Toan" w:date="2018-05-19T18:10:00Z">
          <w:pPr>
            <w:keepNext/>
            <w:spacing w:after="120" w:line="288" w:lineRule="auto"/>
            <w:ind w:firstLine="567"/>
            <w:jc w:val="center"/>
          </w:pPr>
        </w:pPrChange>
      </w:pPr>
      <w:r w:rsidRPr="00071A6D">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4">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p>
    <w:p w14:paraId="099B2585" w14:textId="7A376EDE" w:rsidR="004328BA" w:rsidRPr="00071A6D" w:rsidRDefault="001472A1" w:rsidP="00591FFF">
      <w:pPr>
        <w:pStyle w:val="luanvanImg"/>
        <w:rPr>
          <w:rFonts w:eastAsia="Times New Roman"/>
        </w:rPr>
        <w:pPrChange w:id="723" w:author="Nguyen Toan" w:date="2018-05-19T18:10:00Z">
          <w:pPr>
            <w:pStyle w:val="Caption"/>
            <w:jc w:val="center"/>
          </w:pPr>
        </w:pPrChange>
      </w:pPr>
      <w:bookmarkStart w:id="724" w:name="_Ref514157251"/>
      <w:bookmarkStart w:id="725" w:name="_Toc514445892"/>
      <w:r w:rsidRPr="00071A6D">
        <w:t xml:space="preserve">Hình </w:t>
      </w:r>
      <w:fldSimple w:instr=" STYLEREF 1 \s ">
        <w:r w:rsidR="0037692A">
          <w:rPr>
            <w:noProof/>
          </w:rPr>
          <w:t>4</w:t>
        </w:r>
      </w:fldSimple>
      <w:r w:rsidR="0037692A">
        <w:t>.</w:t>
      </w:r>
      <w:fldSimple w:instr=" SEQ Hình \* ARABIC \s 1 ">
        <w:r w:rsidR="0037692A">
          <w:rPr>
            <w:noProof/>
          </w:rPr>
          <w:t>9</w:t>
        </w:r>
      </w:fldSimple>
      <w:bookmarkEnd w:id="724"/>
      <w:r w:rsidRPr="00071A6D">
        <w:t>: Cấu hình thông báo Email</w:t>
      </w:r>
      <w:bookmarkEnd w:id="725"/>
    </w:p>
    <w:p w14:paraId="1FFB06E1" w14:textId="0270FCBA" w:rsidR="004328BA" w:rsidRPr="00C307BC" w:rsidRDefault="004328BA" w:rsidP="00591FFF">
      <w:pPr>
        <w:pStyle w:val="luanvanpara"/>
        <w:pPrChange w:id="726" w:author="Nguyen Toan" w:date="2018-05-19T18:10:00Z">
          <w:pPr>
            <w:spacing w:after="120" w:line="288" w:lineRule="auto"/>
            <w:ind w:firstLine="567"/>
            <w:jc w:val="both"/>
          </w:pPr>
        </w:pPrChange>
      </w:pPr>
      <w:r w:rsidRPr="00C307BC">
        <w:t>Sau quá trình ch báo Emailh các thông tin cơ bản như máy chủ SMTP, hậu t</w:t>
      </w:r>
      <w:r w:rsidR="00AE26B1" w:rsidRPr="00C307BC">
        <w:t xml:space="preserve">xem </w:t>
      </w:r>
      <w:r w:rsidR="0018739E" w:rsidRPr="00C307BC">
        <w:fldChar w:fldCharType="begin"/>
      </w:r>
      <w:r w:rsidR="0018739E" w:rsidRPr="00C307BC">
        <w:instrText xml:space="preserve"> REF _Ref514156545 \h </w:instrText>
      </w:r>
      <w:r w:rsidR="00C307BC" w:rsidRPr="00C307BC">
        <w:instrText xml:space="preserve"> \* MERGEFORMAT </w:instrText>
      </w:r>
      <w:r w:rsidR="0018739E" w:rsidRPr="00C307BC">
        <w:fldChar w:fldCharType="separate"/>
      </w:r>
      <w:r w:rsidR="00896230" w:rsidRPr="00C307BC">
        <w:t xml:space="preserve">Hình </w:t>
      </w:r>
      <w:r w:rsidR="00896230">
        <w:rPr>
          <w:noProof/>
        </w:rPr>
        <w:t>4</w:t>
      </w:r>
      <w:r w:rsidR="00896230" w:rsidRPr="00C307BC">
        <w:rPr>
          <w:noProof/>
        </w:rPr>
        <w:t>.</w:t>
      </w:r>
      <w:r w:rsidR="00896230">
        <w:rPr>
          <w:noProof/>
        </w:rPr>
        <w:t>10</w:t>
      </w:r>
      <w:r w:rsidR="0018739E" w:rsidRPr="00C307BC">
        <w:fldChar w:fldCharType="end"/>
      </w:r>
      <w:r w:rsidRPr="00C307BC">
        <w:t>)</w:t>
      </w:r>
    </w:p>
    <w:p w14:paraId="7C43BBFA" w14:textId="77777777" w:rsidR="004328BA" w:rsidRPr="00C307BC" w:rsidRDefault="004328BA" w:rsidP="00591FFF">
      <w:pPr>
        <w:pStyle w:val="luanvananh"/>
        <w:pPrChange w:id="727" w:author="Nguyen Toan" w:date="2018-05-19T18:10:00Z">
          <w:pPr>
            <w:keepNext/>
            <w:jc w:val="center"/>
          </w:pPr>
        </w:pPrChange>
      </w:pPr>
      <w:r w:rsidRPr="00071A6D">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p>
    <w:p w14:paraId="4D8F68A5" w14:textId="3FD41133" w:rsidR="004328BA" w:rsidRPr="00C307BC" w:rsidRDefault="004328BA" w:rsidP="00591FFF">
      <w:pPr>
        <w:pStyle w:val="luanvanImg"/>
        <w:pPrChange w:id="728" w:author="Nguyen Toan" w:date="2018-05-19T18:10:00Z">
          <w:pPr>
            <w:spacing w:line="288" w:lineRule="auto"/>
            <w:ind w:firstLine="720"/>
            <w:jc w:val="center"/>
          </w:pPr>
        </w:pPrChange>
      </w:pPr>
      <w:bookmarkStart w:id="729" w:name="_Ref514156545"/>
      <w:bookmarkStart w:id="730" w:name="_Toc514445893"/>
      <w:r w:rsidRPr="00C307BC">
        <w:t xml:space="preserve">Hình </w:t>
      </w:r>
      <w:fldSimple w:instr=" STYLEREF 1 \s ">
        <w:r w:rsidR="0037692A">
          <w:rPr>
            <w:noProof/>
          </w:rPr>
          <w:t>4</w:t>
        </w:r>
      </w:fldSimple>
      <w:r w:rsidR="0037692A">
        <w:t>.</w:t>
      </w:r>
      <w:fldSimple w:instr=" SEQ Hình \* ARABIC \s 1 ">
        <w:r w:rsidR="0037692A">
          <w:rPr>
            <w:noProof/>
          </w:rPr>
          <w:t>10</w:t>
        </w:r>
      </w:fldSimple>
      <w:bookmarkEnd w:id="729"/>
      <w:r w:rsidRPr="00C307BC">
        <w:t>: Lịch sử chạy tác vụ</w:t>
      </w:r>
      <w:bookmarkEnd w:id="730"/>
    </w:p>
    <w:p w14:paraId="11AE617A" w14:textId="719D3D78" w:rsidR="004328BA" w:rsidRPr="00C307BC" w:rsidRDefault="004328BA" w:rsidP="00591FFF">
      <w:pPr>
        <w:pStyle w:val="luanvanpara"/>
        <w:rPr>
          <w:lang w:val="vi-VN"/>
        </w:rPr>
        <w:pPrChange w:id="731" w:author="Nguyen Toan" w:date="2018-05-19T18:10:00Z">
          <w:pPr>
            <w:spacing w:after="120" w:line="288" w:lineRule="auto"/>
            <w:ind w:firstLine="567"/>
            <w:jc w:val="both"/>
          </w:pPr>
        </w:pPrChange>
      </w:pPr>
      <w:r w:rsidRPr="00C307BC">
        <w:lastRenderedPageBreak/>
        <w:t xml:space="preserve">Ngoài các bưạy tác vụ mailh các thông tin cơ bản như máy chủ SMTP, hậu tố của email nhận cảnh báovà đẩy lêsẵn. Để có thể gửi mail thông báo lỗi, các cấu hình máy chủ mail pt </w:t>
      </w:r>
      <w:r w:rsidR="0018395C" w:rsidRPr="00C307BC">
        <w:t xml:space="preserve">. </w:t>
      </w:r>
      <w:r w:rsidR="0018395C" w:rsidRPr="00C307BC">
        <w:fldChar w:fldCharType="begin"/>
      </w:r>
      <w:r w:rsidR="0018395C" w:rsidRPr="00C307BC">
        <w:instrText xml:space="preserve"> REF _Ref514156519 \h </w:instrText>
      </w:r>
      <w:r w:rsidR="00C307BC" w:rsidRPr="00C307BC">
        <w:instrText xml:space="preserve"> \* MERGEFORMAT </w:instrText>
      </w:r>
      <w:r w:rsidR="0018395C" w:rsidRPr="00C307BC">
        <w:fldChar w:fldCharType="separate"/>
      </w:r>
      <w:r w:rsidR="00896230" w:rsidRPr="00CF7898">
        <w:t xml:space="preserve">Hình </w:t>
      </w:r>
      <w:r w:rsidR="00896230">
        <w:rPr>
          <w:i/>
          <w:noProof/>
        </w:rPr>
        <w:t>4</w:t>
      </w:r>
      <w:r w:rsidR="00896230" w:rsidRPr="00C307BC">
        <w:rPr>
          <w:i/>
          <w:noProof/>
        </w:rPr>
        <w:t>.</w:t>
      </w:r>
      <w:r w:rsidR="00896230">
        <w:rPr>
          <w:i/>
          <w:noProof/>
        </w:rPr>
        <w:t>11</w:t>
      </w:r>
      <w:r w:rsidR="0018395C" w:rsidRPr="00C307BC">
        <w:fldChar w:fldCharType="end"/>
      </w:r>
      <w:r w:rsidR="0018395C" w:rsidRPr="00C307BC">
        <w:t xml:space="preserve"> </w:t>
      </w:r>
      <w:r w:rsidRPr="00C307BC">
        <w:rPr>
          <w:lang w:val="vi-VN"/>
        </w:rPr>
        <w:t>là k ERGEFORMAT 19 \h mailh các thông tin cơ bản như máy ch</w:t>
      </w:r>
    </w:p>
    <w:p w14:paraId="247D7A1E" w14:textId="77777777" w:rsidR="006A746E" w:rsidRPr="00C307BC" w:rsidRDefault="004328BA" w:rsidP="00591FFF">
      <w:pPr>
        <w:pStyle w:val="luanvananh"/>
        <w:pPrChange w:id="732" w:author="Nguyen Toan" w:date="2018-05-19T18:10:00Z">
          <w:pPr>
            <w:keepNext/>
            <w:jc w:val="center"/>
          </w:pPr>
        </w:pPrChange>
      </w:pPr>
      <w:r w:rsidRPr="00071A6D">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6">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p>
    <w:p w14:paraId="5DC2FE73" w14:textId="2A35AE9A" w:rsidR="00864FF3" w:rsidRPr="00C307BC" w:rsidRDefault="006A746E" w:rsidP="00591FFF">
      <w:pPr>
        <w:pStyle w:val="luanvanImg"/>
        <w:pPrChange w:id="733" w:author="Nguyen Toan" w:date="2018-05-19T18:10:00Z">
          <w:pPr>
            <w:pStyle w:val="Caption"/>
            <w:jc w:val="center"/>
          </w:pPr>
        </w:pPrChange>
      </w:pPr>
      <w:bookmarkStart w:id="734" w:name="_Ref514156519"/>
      <w:bookmarkStart w:id="735" w:name="_Toc514445894"/>
      <w:r w:rsidRPr="00071A6D">
        <w:t xml:space="preserve">Hình </w:t>
      </w:r>
      <w:fldSimple w:instr=" STYLEREF 1 \s ">
        <w:r w:rsidR="0037692A">
          <w:rPr>
            <w:noProof/>
          </w:rPr>
          <w:t>4</w:t>
        </w:r>
      </w:fldSimple>
      <w:r w:rsidR="0037692A">
        <w:t>.</w:t>
      </w:r>
      <w:fldSimple w:instr=" SEQ Hình \* ARABIC \s 1 ">
        <w:r w:rsidR="0037692A">
          <w:rPr>
            <w:noProof/>
          </w:rPr>
          <w:t>11</w:t>
        </w:r>
      </w:fldSimple>
      <w:bookmarkEnd w:id="734"/>
      <w:r w:rsidRPr="00071A6D">
        <w:t>: Kết quả thực hiện chạy mã nguồn kiểm thử tự sinh</w:t>
      </w:r>
      <w:bookmarkEnd w:id="735"/>
    </w:p>
    <w:p w14:paraId="6CB62E47" w14:textId="343EE8CC" w:rsidR="009C567E" w:rsidRPr="00071A6D" w:rsidRDefault="00B35178" w:rsidP="00071A6D">
      <w:pPr>
        <w:pStyle w:val="Heading2"/>
        <w:numPr>
          <w:ilvl w:val="1"/>
          <w:numId w:val="48"/>
        </w:numPr>
        <w:ind w:left="0" w:firstLine="0"/>
        <w:rPr>
          <w:rFonts w:ascii="Times New Roman" w:eastAsia="Times New Roman" w:hAnsi="Times New Roman" w:cs="Times New Roman"/>
          <w:b/>
          <w:sz w:val="26"/>
          <w:szCs w:val="26"/>
        </w:rPr>
      </w:pPr>
      <w:bookmarkStart w:id="736" w:name="_Toc514450075"/>
      <w:r w:rsidRPr="00C307BC">
        <w:rPr>
          <w:rFonts w:ascii="Times New Roman" w:eastAsia="Times New Roman" w:hAnsi="Times New Roman" w:cs="Times New Roman"/>
          <w:b/>
          <w:sz w:val="26"/>
          <w:szCs w:val="26"/>
        </w:rPr>
        <w:t>Đánh giá kết quả</w:t>
      </w:r>
      <w:bookmarkEnd w:id="736"/>
    </w:p>
    <w:p w14:paraId="32911DC8" w14:textId="77777777" w:rsidR="005B11B0" w:rsidRPr="00C307BC" w:rsidDel="002C6539" w:rsidRDefault="005B11B0" w:rsidP="00591FFF">
      <w:pPr>
        <w:pStyle w:val="luanvanpara"/>
        <w:rPr>
          <w:del w:id="737" w:author="Nguyen Toan" w:date="2018-05-19T18:13:00Z"/>
        </w:rPr>
        <w:pPrChange w:id="738" w:author="Nguyen Toan" w:date="2018-05-19T18:10:00Z">
          <w:pPr>
            <w:spacing w:after="120" w:line="288" w:lineRule="auto"/>
            <w:ind w:firstLine="567"/>
            <w:jc w:val="both"/>
          </w:pPr>
        </w:pPrChange>
      </w:pPr>
      <w:r w:rsidRPr="00C307BC">
        <w:t>Qua viiá kết quảiện chạy mã nch hợp liên tục trên công cụ Jenkins, kết hợp với công cụ AsenAPIDriver tự động sinh ca kiểm thử, ta có thể thấy rõ những ưu điểm mà nó mang lại.</w:t>
      </w:r>
    </w:p>
    <w:p w14:paraId="78A3BBB0" w14:textId="68C368C0" w:rsidR="004E53F0" w:rsidRPr="00C307BC" w:rsidRDefault="00D071BE" w:rsidP="002C6539">
      <w:pPr>
        <w:pStyle w:val="luanvanpara"/>
        <w:pPrChange w:id="739" w:author="Nguyen Toan" w:date="2018-05-19T18:13:00Z">
          <w:pPr>
            <w:spacing w:after="120" w:line="288" w:lineRule="auto"/>
            <w:ind w:firstLine="567"/>
            <w:jc w:val="both"/>
          </w:pPr>
        </w:pPrChange>
      </w:pPr>
      <w:ins w:id="740" w:author="TOANNM" w:date="2018-05-19T16:58:00Z">
        <w:r>
          <w:t>Quy tr</w:t>
        </w:r>
      </w:ins>
      <w:ins w:id="741" w:author="TOANNM" w:date="2018-05-19T16:59:00Z">
        <w:r>
          <w:t xml:space="preserve">ình </w:t>
        </w:r>
        <w:r w:rsidRPr="002C6539">
          <w:rPr>
            <w:rPrChange w:id="742" w:author="Nguyen Toan" w:date="2018-05-19T18:13:00Z">
              <w:rPr/>
            </w:rPrChange>
          </w:rPr>
          <w:t>giúp</w:t>
        </w:r>
        <w:r>
          <w:t xml:space="preserve"> </w:t>
        </w:r>
      </w:ins>
      <w:del w:id="743" w:author="TOANNM" w:date="2018-05-19T16:59:00Z">
        <w:r w:rsidR="005B11B0" w:rsidRPr="00C307BC" w:rsidDel="00D071BE">
          <w:delText>Giúpt</w:delText>
        </w:r>
      </w:del>
      <w:ins w:id="744" w:author="TOANNM" w:date="2018-05-19T16:59:00Z">
        <w:r>
          <w:t>g</w:t>
        </w:r>
        <w:r w:rsidRPr="00C307BC">
          <w:t>iiúp</w:t>
        </w:r>
      </w:ins>
      <w:r w:rsidR="005B11B0" w:rsidRPr="00C307BC">
        <w:t xml:space="preserve">thúptriá kết quảiện chạy mã nch hợp liên tục trên công cụ Jenkins, kết hợp với công cgiữa </w:t>
      </w:r>
      <w:del w:id="745" w:author="Nguyen Toan" w:date="2018-05-19T18:10:00Z">
        <w:r w:rsidR="005B11B0" w:rsidRPr="00C307BC" w:rsidDel="003D1237">
          <w:delText xml:space="preserve">jenkins </w:delText>
        </w:r>
      </w:del>
      <w:ins w:id="746" w:author="Nguyen Toan" w:date="2018-05-19T18:10:00Z">
        <w:r w:rsidR="003D1237">
          <w:t>J</w:t>
        </w:r>
        <w:r w:rsidR="003D1237" w:rsidRPr="00C307BC">
          <w:t xml:space="preserve">enkins </w:t>
        </w:r>
      </w:ins>
      <w:r w:rsidR="005B11B0" w:rsidRPr="00C307BC">
        <w:t xml:space="preserve">và </w:t>
      </w:r>
      <w:del w:id="747" w:author="Nguyen Toan" w:date="2018-05-19T18:10:00Z">
        <w:r w:rsidR="005B11B0" w:rsidRPr="00C307BC" w:rsidDel="00744CC7">
          <w:delText>github</w:delText>
        </w:r>
      </w:del>
      <w:ins w:id="748" w:author="Nguyen Toan" w:date="2018-05-19T18:10:00Z">
        <w:r w:rsidR="00744CC7">
          <w:t>G</w:t>
        </w:r>
        <w:r w:rsidR="00744CC7" w:rsidRPr="00C307BC">
          <w:t>ithub</w:t>
        </w:r>
      </w:ins>
      <w:r w:rsidR="005B11B0" w:rsidRPr="00C307BC">
        <w:t>, bubb   kết quảiện chạy mã nch hợp liên tục trên công cụ Jenkins, kết hợp với công cgiữa nAPIDriver tự động sinh ca kiểm thử, ta có thể thấy rõ nhữn</w:t>
      </w:r>
      <w:r w:rsidR="004E53F0" w:rsidRPr="00C307BC">
        <w:t xml:space="preserve"> Điubb   kết quảiện chạy mã nch hợp liên tục trên công cụ Jenkins, kết hợ</w:t>
      </w:r>
    </w:p>
    <w:p w14:paraId="0C519DBE" w14:textId="77777777" w:rsidR="000332C4" w:rsidRDefault="004E53F0" w:rsidP="00591FFF">
      <w:pPr>
        <w:pStyle w:val="luanvanpara"/>
        <w:rPr>
          <w:ins w:id="749" w:author="TOANNM" w:date="2018-05-19T16:59:00Z"/>
        </w:rPr>
        <w:pPrChange w:id="750" w:author="Nguyen Toan" w:date="2018-05-19T18:10:00Z">
          <w:pPr>
            <w:spacing w:after="120" w:line="288" w:lineRule="auto"/>
            <w:ind w:firstLine="567"/>
            <w:jc w:val="both"/>
          </w:pPr>
        </w:pPrChange>
      </w:pPr>
      <w:r w:rsidRPr="00C307BC">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p>
    <w:p w14:paraId="59E0293A" w14:textId="50916E66" w:rsidR="00E32CAF" w:rsidRPr="00C307BC" w:rsidRDefault="00396179" w:rsidP="00CF7898">
      <w:pPr>
        <w:spacing w:after="120" w:line="288" w:lineRule="auto"/>
        <w:ind w:firstLine="567"/>
        <w:jc w:val="both"/>
        <w:rPr>
          <w:sz w:val="26"/>
          <w:szCs w:val="26"/>
        </w:rPr>
      </w:pPr>
      <w:r w:rsidRPr="00C307BC">
        <w:rPr>
          <w:rFonts w:eastAsia="Times New Roman"/>
          <w:sz w:val="26"/>
          <w:szCs w:val="26"/>
        </w:rPr>
        <w:br w:type="page"/>
      </w:r>
    </w:p>
    <w:p w14:paraId="442AFA99" w14:textId="1B01E77C" w:rsidR="006F117B" w:rsidRPr="00C307BC" w:rsidRDefault="00F30756" w:rsidP="009E75C5">
      <w:pPr>
        <w:pStyle w:val="Heading1"/>
        <w:jc w:val="center"/>
        <w:rPr>
          <w:rFonts w:ascii="Times New Roman" w:eastAsia="Times New Roman" w:hAnsi="Times New Roman" w:cs="Times New Roman"/>
          <w:b/>
          <w:sz w:val="26"/>
          <w:szCs w:val="26"/>
        </w:rPr>
      </w:pPr>
      <w:bookmarkStart w:id="751" w:name="_p8bu8b45uu2w" w:colFirst="0" w:colLast="0"/>
      <w:bookmarkStart w:id="752" w:name="_Toc514450076"/>
      <w:bookmarkEnd w:id="751"/>
      <w:r w:rsidRPr="00C307BC">
        <w:rPr>
          <w:rFonts w:ascii="Times New Roman" w:eastAsia="Times New Roman" w:hAnsi="Times New Roman" w:cs="Times New Roman"/>
          <w:b/>
          <w:sz w:val="26"/>
          <w:szCs w:val="26"/>
        </w:rPr>
        <w:lastRenderedPageBreak/>
        <w:t>KẾT LUẬN</w:t>
      </w:r>
      <w:bookmarkStart w:id="753" w:name="_9ayqjrlqnwip" w:colFirst="0" w:colLast="0"/>
      <w:bookmarkStart w:id="754" w:name="_c3l3h9i4w4zo" w:colFirst="0" w:colLast="0"/>
      <w:bookmarkEnd w:id="752"/>
      <w:bookmarkEnd w:id="753"/>
      <w:bookmarkEnd w:id="754"/>
    </w:p>
    <w:p w14:paraId="0D5291C5" w14:textId="15044C7C" w:rsidR="006F117B" w:rsidRPr="00CF7898" w:rsidRDefault="00C674A3" w:rsidP="00CF7898">
      <w:pPr>
        <w:spacing w:before="120" w:after="120"/>
        <w:rPr>
          <w:rFonts w:eastAsia="Times New Roman"/>
          <w:b/>
          <w:sz w:val="26"/>
          <w:szCs w:val="26"/>
        </w:rPr>
      </w:pPr>
      <w:bookmarkStart w:id="755" w:name="_d088jnt1e28x" w:colFirst="0" w:colLast="0"/>
      <w:bookmarkEnd w:id="755"/>
      <w:r>
        <w:rPr>
          <w:rFonts w:eastAsia="Times New Roman"/>
          <w:b/>
          <w:sz w:val="26"/>
          <w:szCs w:val="26"/>
        </w:rPr>
        <w:t>Kết quả</w:t>
      </w:r>
      <w:r w:rsidR="003609D0">
        <w:rPr>
          <w:rFonts w:eastAsia="Times New Roman"/>
          <w:b/>
          <w:sz w:val="26"/>
          <w:szCs w:val="26"/>
        </w:rPr>
        <w:t xml:space="preserve"> đạt được</w:t>
      </w:r>
    </w:p>
    <w:p w14:paraId="33AEFB2C" w14:textId="71330E38" w:rsidR="00657A81" w:rsidRPr="00C307BC" w:rsidRDefault="002949E3" w:rsidP="002D6DC9">
      <w:pPr>
        <w:pStyle w:val="luanvanpara"/>
        <w:pPrChange w:id="756" w:author="Nguyen Toan" w:date="2018-05-19T18:13:00Z">
          <w:pPr>
            <w:spacing w:after="120" w:line="288" w:lineRule="auto"/>
            <w:ind w:firstLine="567"/>
            <w:jc w:val="both"/>
          </w:pPr>
        </w:pPrChange>
      </w:pPr>
      <w:r>
        <w:t>Luạt đượ</w:t>
      </w:r>
      <w:r w:rsidR="00657A81" w:rsidRPr="00C307BC">
        <w:t xml:space="preserve"> tìm hiợc hiệu năng làm việc của đội </w:t>
      </w:r>
      <w:r w:rsidR="00172BBF">
        <w:t xml:space="preserve"> xây diợc hiệu năng làm việc của đội phát </w:t>
      </w:r>
      <w:r w:rsidR="00657A81" w:rsidRPr="00C307BC">
        <w:t xml:space="preserve"> cũng như cách xây dlàm việc của đội phát tr</w:t>
      </w:r>
      <w:r w:rsidR="008E6183">
        <w:t xml:space="preserve">sinh mã </w:t>
      </w:r>
      <w:r w:rsidR="00657A81" w:rsidRPr="00C307BC">
        <w:t>kinh mã ư cách xây dlàm việc của đội phát tri</w:t>
      </w:r>
      <w:r w:rsidR="001E567E">
        <w:t>tinh</w:t>
      </w:r>
      <w:r w:rsidR="001E567E" w:rsidRPr="00C307BC">
        <w:t xml:space="preserve">hơn </w:t>
      </w:r>
      <w:r w:rsidR="00657A81" w:rsidRPr="00C307BC">
        <w:t xml:space="preserve">chn  mã </w:t>
      </w:r>
      <w:r w:rsidR="00F27030" w:rsidRPr="00C307BC">
        <w:t>ng h mã ư cách xây dlàm việc</w:t>
      </w:r>
      <w:r w:rsidR="00657A81" w:rsidRPr="00C307BC">
        <w:t>so với việc kiể</w:t>
      </w:r>
      <w:r w:rsidR="00F27030" w:rsidRPr="00C307BC">
        <w:t>m thới việc kiểxây dlàm việc của</w:t>
      </w:r>
      <w:r w:rsidR="001E567E">
        <w:t>, đhới việc kiểxây dlàm việc của đội phát triển cũng sẽ được cải thiện đáng kể. Với việc các thay đổi đề</w:t>
      </w:r>
      <w:r w:rsidR="00F27030" w:rsidRPr="00C307BC">
        <w:t xml:space="preserve">. </w:t>
      </w:r>
    </w:p>
    <w:p w14:paraId="5AE6A132" w14:textId="69CC3A50" w:rsidR="002A230C" w:rsidRPr="00C307BC" w:rsidRDefault="002A230C" w:rsidP="002D6DC9">
      <w:pPr>
        <w:pStyle w:val="luanvanpara"/>
        <w:pPrChange w:id="757" w:author="Nguyen Toan" w:date="2018-05-19T18:13:00Z">
          <w:pPr>
            <w:spacing w:after="120" w:line="288" w:lineRule="auto"/>
            <w:ind w:firstLine="567"/>
            <w:jc w:val="both"/>
          </w:pPr>
        </w:pPrChange>
      </w:pPr>
      <w:r w:rsidRPr="00C307BC">
        <w:t>M đhới việc kiểxây dlàm việc của đội phát triển cũng sẽ được cải thiện đáng kể. Với việc các tha</w:t>
      </w:r>
      <w:r w:rsidR="001633B5">
        <w:t>xây di vidựa trên kiến trúc trục tích hợp</w:t>
      </w:r>
      <w:r w:rsidRPr="00C307BC">
        <w:t>, k di vidựa trên kiến trúc trục tích hợp triển cũng sẽ được cải thiện đáng kể. Với việc các thay đổi đều được kiểm tra liên tục,</w:t>
      </w:r>
      <w:r w:rsidR="00B511A0" w:rsidRPr="00C307BC">
        <w:t xml:space="preserve"> </w:t>
      </w:r>
    </w:p>
    <w:p w14:paraId="5CC2EFAD" w14:textId="78FD34EA" w:rsidR="006F117B" w:rsidRPr="00C307BC" w:rsidRDefault="00994B39" w:rsidP="002D6DC9">
      <w:pPr>
        <w:pStyle w:val="luanvanpara"/>
        <w:pPrChange w:id="758" w:author="Nguyen Toan" w:date="2018-05-19T18:13:00Z">
          <w:pPr>
            <w:spacing w:after="120" w:line="288" w:lineRule="auto"/>
            <w:ind w:firstLine="567"/>
            <w:jc w:val="both"/>
          </w:pPr>
        </w:pPrChange>
      </w:pPr>
      <w:r w:rsidRPr="00C307BC">
        <w:t xml:space="preserve">Quy trình ki trên kiến trúc </w:t>
      </w:r>
      <w:r w:rsidR="00B13834" w:rsidRPr="00C307BC">
        <w:t xml:space="preserve">đưy trình ki trên kiến </w:t>
      </w:r>
      <w:r w:rsidRPr="00C307BC">
        <w:t xml:space="preserve"> hy trình ki trên kiến trúc trục tích hợp ược thời gian và kiểm soát </w:t>
      </w:r>
      <w:r w:rsidR="003F27F4" w:rsidRPr="00C307BC">
        <w:t>thy</w:t>
      </w:r>
      <w:r w:rsidRPr="00C307BC">
        <w:t xml:space="preserve"> các lình ki trên kiến trúc trục tích hợp ược thời gian và kiểm soát n đáng kể. Với việc các thay đổi đều được kiểm tra liên tục, các vấn</w:t>
      </w:r>
      <w:r w:rsidR="006D5AAB" w:rsidRPr="00C307BC">
        <w:t xml:space="preserve"> lác lình ki trên kiến trúc trục tích hợp ược </w:t>
      </w:r>
      <w:r w:rsidR="00D405EB" w:rsidRPr="00C307BC">
        <w:t xml:space="preserve"> trư lình </w:t>
      </w:r>
      <w:r w:rsidRPr="00C307BC">
        <w:t xml:space="preserve"> khi trih ki trên kiến trúc trục hật, đặc biệt là các khiếm khuyết do các phần chỉnh sửa </w:t>
      </w:r>
      <w:r w:rsidR="00A25685">
        <w:t>liên đrih ki trên kiến trúc tr</w:t>
      </w:r>
      <w:r w:rsidRPr="00C307BC">
        <w:t xml:space="preserve"> đên đrih ki </w:t>
      </w:r>
      <w:r w:rsidR="00DB3D41" w:rsidRPr="00C307BC">
        <w:t xml:space="preserve"> thn đrih ki trên </w:t>
      </w:r>
      <w:r w:rsidR="00E22FA8">
        <w:t>thhn đri</w:t>
      </w:r>
      <w:r w:rsidR="00CC1F3D">
        <w:t xml:space="preserve"> </w:t>
      </w:r>
      <w:r w:rsidR="00DB3D41" w:rsidRPr="00C307BC">
        <w:t xml:space="preserve">dhhn đrih ki </w:t>
      </w:r>
    </w:p>
    <w:p w14:paraId="3D71AAFF" w14:textId="565ADD7D" w:rsidR="00994B39" w:rsidRPr="00C307BC" w:rsidRDefault="00553AC2" w:rsidP="002D6DC9">
      <w:pPr>
        <w:pStyle w:val="luanvanpara"/>
        <w:pPrChange w:id="759" w:author="Nguyen Toan" w:date="2018-05-19T18:13:00Z">
          <w:pPr>
            <w:spacing w:before="120" w:after="120" w:line="288" w:lineRule="auto"/>
            <w:ind w:firstLine="567"/>
            <w:jc w:val="both"/>
          </w:pPr>
        </w:pPrChange>
      </w:pPr>
      <w:r w:rsidRPr="00C307BC">
        <w:t xml:space="preserve">Sau quá trình thn kiến trúc trục hật, </w:t>
      </w:r>
      <w:r w:rsidR="00994B39" w:rsidRPr="00C307BC">
        <w:t>oàn thi trình thn kiến trúc trục hật, đặc biệt là các khiế</w:t>
      </w:r>
      <w:r w:rsidR="002172C8">
        <w:t xml:space="preserve">xây dhi trình thn kin tảng </w:t>
      </w:r>
      <w:r w:rsidR="00994B39" w:rsidRPr="00C307BC">
        <w:t>MuleESB</w:t>
      </w:r>
      <w:r w:rsidR="00D14581">
        <w:t xml:space="preserve"> bleESB trình thn kin tảng  trục hật, đặc biệt là các khiếm khuyết do các phần chỉnh sửa các thay đổi đều </w:t>
      </w:r>
      <w:r w:rsidR="00B859DA">
        <w:t>hub</w:t>
      </w:r>
      <w:r w:rsidR="00D14581">
        <w:t>, Junit, Munit,</w:t>
      </w:r>
      <w:r w:rsidR="00B859DA">
        <w:t xml:space="preserve"> Maven</w:t>
      </w:r>
      <w:r w:rsidR="00D14581">
        <w:t xml:space="preserve"> giúp</w:t>
      </w:r>
      <w:r w:rsidRPr="00C307BC">
        <w:t xml:space="preserve"> g</w:t>
      </w:r>
      <w:r w:rsidR="00994B39" w:rsidRPr="00C307BC">
        <w:t>igiúpnt, Munit,hn kin tảng  trục hật, đặc bi</w:t>
      </w:r>
      <w:r w:rsidRPr="00C307BC">
        <w:t>, đúp</w:t>
      </w:r>
      <w:r w:rsidR="00994B39" w:rsidRPr="00C307BC">
        <w:t xml:space="preserve"> bđúpnt, Munit,hn kin tảng  trục hật, đặc biệt là các khiển ứng dụng.</w:t>
      </w:r>
    </w:p>
    <w:p w14:paraId="4CB9C8BC" w14:textId="77777777" w:rsidR="006F117B" w:rsidRPr="00C307BC" w:rsidRDefault="00994B39" w:rsidP="00CF7898">
      <w:pPr>
        <w:spacing w:before="120" w:after="120"/>
        <w:rPr>
          <w:rFonts w:eastAsia="Times New Roman"/>
          <w:b/>
          <w:sz w:val="26"/>
          <w:szCs w:val="26"/>
        </w:rPr>
      </w:pPr>
      <w:r w:rsidRPr="00C307BC">
        <w:rPr>
          <w:rFonts w:eastAsia="Times New Roman"/>
          <w:b/>
          <w:sz w:val="26"/>
          <w:szCs w:val="26"/>
        </w:rPr>
        <w:t>Điểm hạn chế và hướng phát triển tiếp</w:t>
      </w:r>
    </w:p>
    <w:p w14:paraId="4771D7C1" w14:textId="38B27243" w:rsidR="006369C0" w:rsidRPr="00C307BC" w:rsidRDefault="006369C0" w:rsidP="002D6DC9">
      <w:pPr>
        <w:pStyle w:val="luanvanpara"/>
        <w:pPrChange w:id="760" w:author="Nguyen Toan" w:date="2018-05-19T18:13:00Z">
          <w:pPr>
            <w:spacing w:before="120" w:after="120" w:line="288" w:lineRule="auto"/>
            <w:ind w:firstLine="567"/>
            <w:jc w:val="both"/>
          </w:pPr>
        </w:pPrChange>
      </w:pPr>
      <w:r w:rsidRPr="00C307BC">
        <w:t>Viểm hạn chế và hướng phát triển tiếp đặc biệt là cá</w:t>
      </w:r>
      <w:r w:rsidR="00511F78">
        <w:t>AsenAPIDriver</w:t>
      </w:r>
      <w:r w:rsidRPr="00C307BC">
        <w:t xml:space="preserve"> đã đáp rivervà hướng phát triển tiếp đặc biệt là các khiển ứng</w:t>
      </w:r>
      <w:r w:rsidR="006F351F">
        <w:t xml:space="preserve">hđã đáp </w:t>
      </w:r>
      <w:r w:rsidRPr="00C307BC">
        <w:t xml:space="preserve"> xây dp rivervà hướng phát triển tiếp đặc biệt là các khiển ứng dụngi gian và độ dài, một số vấn đề còn chư</w:t>
      </w:r>
      <w:r w:rsidR="00A67AB6" w:rsidRPr="00C307BC">
        <w:t xml:space="preserve">a đư dp rivervà hướng phát triển </w:t>
      </w:r>
    </w:p>
    <w:p w14:paraId="15567A0C" w14:textId="4BE379D2" w:rsidR="00F73612" w:rsidRPr="00C307BC" w:rsidRDefault="00B27698" w:rsidP="002D6DC9">
      <w:pPr>
        <w:pStyle w:val="luanvanpara"/>
        <w:pPrChange w:id="761" w:author="Nguyen Toan" w:date="2018-05-19T18:13:00Z">
          <w:pPr>
            <w:spacing w:before="120" w:after="120" w:line="288" w:lineRule="auto"/>
            <w:ind w:firstLine="567"/>
            <w:jc w:val="both"/>
          </w:pPr>
        </w:pPrChange>
      </w:pPr>
      <w:r w:rsidRPr="00C307BC">
        <w:t>Đ đư dp r</w:t>
      </w:r>
      <w:r w:rsidR="00DD52F7" w:rsidRPr="00C307BC">
        <w:t xml:space="preserve"> công c rivervà hướng</w:t>
      </w:r>
      <w:r w:rsidR="00756E45">
        <w:t xml:space="preserve"> chn</w:t>
      </w:r>
      <w:r w:rsidR="00DD52F7" w:rsidRPr="00C307BC">
        <w:t xml:space="preserve"> thng c riv</w:t>
      </w:r>
      <w:r w:rsidR="00756E45">
        <w:t>sinh các ca kià hướng ph</w:t>
      </w:r>
      <w:r w:rsidR="00DD52F7" w:rsidRPr="00C307BC">
        <w:t xml:space="preserve"> mnh các ca kià hướng phá</w:t>
      </w:r>
      <w:r w:rsidR="000758A1">
        <w:t>nmnh các</w:t>
      </w:r>
      <w:r w:rsidR="00DD52F7" w:rsidRPr="00C307BC">
        <w:t xml:space="preserve"> MuleESB</w:t>
      </w:r>
      <w:r w:rsidR="00B73EE4">
        <w:t xml:space="preserve"> và cũng ma kià hướng phát t</w:t>
      </w:r>
      <w:r w:rsidR="00026A73">
        <w:t>mvà</w:t>
      </w:r>
      <w:r w:rsidR="00B73EE4">
        <w:t xml:space="preserve"> hà cũng ma kià hướn</w:t>
      </w:r>
      <w:r w:rsidR="00DD52F7" w:rsidRPr="00C307BC">
        <w:t>. Ngoài ra, luà hướng</w:t>
      </w:r>
      <w:r w:rsidR="00B73EE4">
        <w:t>mới chỉ hỗ trợ sinh các ca kiểm thử chức năng, chưa bao quát được các ca kiểm thử phi chức năng về bảo mật cũng như hiệu năng của hệ thống</w:t>
      </w:r>
      <w:r w:rsidR="00DD52F7" w:rsidRPr="00C307BC">
        <w:t>.</w:t>
      </w:r>
      <w:r w:rsidR="00495DA9">
        <w:t xml:space="preserve"> </w:t>
      </w:r>
      <w:r w:rsidR="00DD52F7" w:rsidRPr="00C307BC">
        <w:t xml:space="preserve"> </w:t>
      </w:r>
    </w:p>
    <w:p w14:paraId="0E56B4CF" w14:textId="7D91CF7B" w:rsidR="00621607" w:rsidRPr="00C307BC" w:rsidRDefault="00F73612" w:rsidP="002D6DC9">
      <w:pPr>
        <w:pStyle w:val="luanvanpara"/>
        <w:pPrChange w:id="762" w:author="Nguyen Toan" w:date="2018-05-19T18:13:00Z">
          <w:pPr>
            <w:widowControl w:val="0"/>
            <w:spacing w:line="288" w:lineRule="auto"/>
            <w:ind w:firstLine="567"/>
            <w:jc w:val="both"/>
          </w:pPr>
        </w:pPrChange>
      </w:pPr>
      <w:r w:rsidRPr="00C307BC">
        <w:t>Trong tương lai, đ</w:t>
      </w:r>
      <w:r w:rsidR="00DD52F7" w:rsidRPr="00C307BC">
        <w:t>ểrong tương lai, đ</w:t>
      </w:r>
      <w:r w:rsidR="0016155E" w:rsidRPr="00C307BC">
        <w:t>c</w:t>
      </w:r>
      <w:r w:rsidR="00BA557E" w:rsidRPr="00C307BC">
        <w:t xml:space="preserve"> king tương lai, đh</w:t>
      </w:r>
      <w:r w:rsidR="00872109">
        <w:t>hking tương lai, đh các ca kiểm thử chức</w:t>
      </w:r>
      <w:r w:rsidR="00BA557E" w:rsidRPr="00C307BC">
        <w:t xml:space="preserve"> </w:t>
      </w:r>
      <w:r w:rsidR="00BC047A">
        <w:t>tring tương l</w:t>
      </w:r>
      <w:r w:rsidR="00BA557E" w:rsidRPr="00C307BC">
        <w:t xml:space="preserve"> khác</w:t>
      </w:r>
      <w:r w:rsidR="00DD52F7" w:rsidRPr="00C307BC">
        <w:t xml:space="preserve">, </w:t>
      </w:r>
      <w:r w:rsidR="00DE0158" w:rsidRPr="00C307BC">
        <w:t>tác gitương lai, đh c</w:t>
      </w:r>
      <w:r w:rsidR="00DD52F7" w:rsidRPr="00C307BC">
        <w:t>công ctư</w:t>
      </w:r>
      <w:r w:rsidR="00DE0158" w:rsidRPr="00C307BC">
        <w:t>t</w:t>
      </w:r>
      <w:r w:rsidR="00DD52F7" w:rsidRPr="00C307BC">
        <w:t>ích hct</w:t>
      </w:r>
      <w:r w:rsidR="00DE0158" w:rsidRPr="00C307BC">
        <w:t xml:space="preserve"> đư h</w:t>
      </w:r>
      <w:r w:rsidR="00DD52F7" w:rsidRPr="00C307BC">
        <w:t xml:space="preserve"> thành plugin trên IDE và hkiểm t</w:t>
      </w:r>
      <w:r w:rsidR="0046150E">
        <w:t xml:space="preserve">sinh các ca </w:t>
      </w:r>
      <w:r w:rsidR="00DD52F7" w:rsidRPr="00C307BC">
        <w:t xml:space="preserve">kinh các </w:t>
      </w:r>
      <w:r w:rsidR="0046150E">
        <w:t>cho</w:t>
      </w:r>
      <w:r w:rsidR="00DD52F7" w:rsidRPr="00C307BC">
        <w:t xml:space="preserve"> các nác ca n </w:t>
      </w:r>
      <w:r w:rsidR="0046150E">
        <w:t xml:space="preserve">trác nác ca n </w:t>
      </w:r>
      <w:r w:rsidR="00DD52F7" w:rsidRPr="00C307BC">
        <w:t>khác như: ServiceMix, JbossESB...</w:t>
      </w:r>
      <w:r w:rsidR="004F6B46" w:rsidRPr="00C307BC">
        <w:t xml:space="preserve"> </w:t>
      </w:r>
      <w:r w:rsidR="00684530">
        <w:t>cũng như đáp viceMix, JbossESB...hử chức năng, chưa bao quát</w:t>
      </w:r>
      <w:r w:rsidR="00684530">
        <w:lastRenderedPageBreak/>
        <w:t xml:space="preserve">cũng như đáp viceMix, JbossESB...ghiên cứu các quy trình phần mềm </w:t>
      </w:r>
      <w:r w:rsidR="004F6B46" w:rsidRPr="00C307BC">
        <w:t>mũng</w:t>
      </w:r>
      <w:r w:rsidR="00684530">
        <w:t>trong tương lai đMix, JbossESB...ghiên cứu các quy trình p</w:t>
      </w:r>
      <w:r w:rsidR="004F6B46" w:rsidRPr="00C307BC">
        <w:t>.</w:t>
      </w:r>
      <w:r w:rsidR="00621607" w:rsidRPr="00C307BC">
        <w:br w:type="page"/>
      </w:r>
    </w:p>
    <w:p w14:paraId="01549470" w14:textId="05DA669B" w:rsidR="002E09CA" w:rsidRPr="00C307BC" w:rsidRDefault="002E09CA" w:rsidP="00071A6D">
      <w:pPr>
        <w:widowControl w:val="0"/>
        <w:spacing w:line="288" w:lineRule="auto"/>
        <w:rPr>
          <w:sz w:val="26"/>
          <w:szCs w:val="26"/>
        </w:rPr>
      </w:pPr>
      <w:bookmarkStart w:id="763" w:name="_vrzgnxyqkyay" w:colFirst="0" w:colLast="0"/>
      <w:bookmarkEnd w:id="763"/>
    </w:p>
    <w:bookmarkStart w:id="764" w:name="_Toc514450077" w:displacedByCustomXml="next"/>
    <w:sdt>
      <w:sdtPr>
        <w:rPr>
          <w:rFonts w:ascii="Times New Roman" w:hAnsi="Times New Roman" w:cs="Times New Roman"/>
          <w:color w:val="auto"/>
          <w:sz w:val="26"/>
          <w:szCs w:val="26"/>
          <w:lang w:val="en-US"/>
        </w:rPr>
        <w:id w:val="-179816299"/>
        <w:docPartObj>
          <w:docPartGallery w:val="Bibliographies"/>
          <w:docPartUnique/>
        </w:docPartObj>
      </w:sdtPr>
      <w:sdtContent>
        <w:p w14:paraId="53021242" w14:textId="2C1C54FE" w:rsidR="00D65DF8" w:rsidRPr="00C307BC" w:rsidRDefault="00F446C5" w:rsidP="00071A6D">
          <w:pPr>
            <w:pStyle w:val="Heading1"/>
            <w:spacing w:before="0" w:after="0"/>
            <w:rPr>
              <w:rFonts w:ascii="Times New Roman" w:hAnsi="Times New Roman" w:cs="Times New Roman"/>
              <w:sz w:val="26"/>
              <w:szCs w:val="26"/>
            </w:rPr>
          </w:pPr>
          <w:r w:rsidRPr="00C307BC">
            <w:rPr>
              <w:rFonts w:ascii="Times New Roman" w:eastAsia="Times New Roman" w:hAnsi="Times New Roman" w:cs="Times New Roman"/>
              <w:b/>
              <w:sz w:val="26"/>
              <w:szCs w:val="26"/>
            </w:rPr>
            <w:t>TÀI LIỆU THAM KHẢO</w:t>
          </w:r>
          <w:bookmarkEnd w:id="764"/>
        </w:p>
        <w:p w14:paraId="5B49BACC" w14:textId="77777777" w:rsidR="003137DA" w:rsidRDefault="00D65DF8">
          <w:pPr>
            <w:rPr>
              <w:noProof/>
            </w:rPr>
          </w:pPr>
          <w:r w:rsidRPr="00C307BC">
            <w:rPr>
              <w:sz w:val="26"/>
              <w:szCs w:val="26"/>
            </w:rPr>
            <w:fldChar w:fldCharType="begin"/>
          </w:r>
          <w:r w:rsidRPr="00C307BC">
            <w:rPr>
              <w:sz w:val="26"/>
              <w:szCs w:val="26"/>
            </w:rPr>
            <w:instrText xml:space="preserve"> BIBLIOGRAPHY </w:instrText>
          </w:r>
          <w:r w:rsidRPr="00C307BC">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3137DA" w14:paraId="5BF28068" w14:textId="77777777">
            <w:trPr>
              <w:divId w:val="1243487836"/>
              <w:tblCellSpacing w:w="15" w:type="dxa"/>
            </w:trPr>
            <w:tc>
              <w:tcPr>
                <w:tcW w:w="50" w:type="pct"/>
                <w:hideMark/>
              </w:tcPr>
              <w:p w14:paraId="51A37F6D" w14:textId="77777777" w:rsidR="003137DA" w:rsidRDefault="003137DA">
                <w:pPr>
                  <w:pStyle w:val="Bibliography"/>
                  <w:rPr>
                    <w:noProof/>
                    <w:sz w:val="24"/>
                    <w:szCs w:val="24"/>
                  </w:rPr>
                </w:pPr>
                <w:r>
                  <w:rPr>
                    <w:noProof/>
                  </w:rPr>
                  <w:t xml:space="preserve">[1] </w:t>
                </w:r>
              </w:p>
            </w:tc>
            <w:tc>
              <w:tcPr>
                <w:tcW w:w="0" w:type="auto"/>
                <w:hideMark/>
              </w:tcPr>
              <w:p w14:paraId="085C6745" w14:textId="77777777" w:rsidR="003137DA" w:rsidRDefault="003137DA">
                <w:pPr>
                  <w:pStyle w:val="Bibliography"/>
                  <w:rPr>
                    <w:noProof/>
                  </w:rPr>
                </w:pPr>
                <w:r>
                  <w:rPr>
                    <w:noProof/>
                  </w:rPr>
                  <w:t xml:space="preserve">Dirk Slama, Dirk Krafzig and Karl Banke, Enterprise SOA: Service-Oriented Architecture Best Practices, Prentice Hall, 2004. </w:t>
                </w:r>
              </w:p>
            </w:tc>
          </w:tr>
          <w:tr w:rsidR="003137DA" w14:paraId="51888CB7" w14:textId="77777777">
            <w:trPr>
              <w:divId w:val="1243487836"/>
              <w:tblCellSpacing w:w="15" w:type="dxa"/>
            </w:trPr>
            <w:tc>
              <w:tcPr>
                <w:tcW w:w="50" w:type="pct"/>
                <w:hideMark/>
              </w:tcPr>
              <w:p w14:paraId="0134F46B" w14:textId="77777777" w:rsidR="003137DA" w:rsidRDefault="003137DA">
                <w:pPr>
                  <w:pStyle w:val="Bibliography"/>
                  <w:rPr>
                    <w:noProof/>
                  </w:rPr>
                </w:pPr>
                <w:r>
                  <w:rPr>
                    <w:noProof/>
                  </w:rPr>
                  <w:t xml:space="preserve">[2] </w:t>
                </w:r>
              </w:p>
            </w:tc>
            <w:tc>
              <w:tcPr>
                <w:tcW w:w="0" w:type="auto"/>
                <w:hideMark/>
              </w:tcPr>
              <w:p w14:paraId="67917028" w14:textId="77777777" w:rsidR="003137DA" w:rsidRDefault="003137DA">
                <w:pPr>
                  <w:pStyle w:val="Bibliography"/>
                  <w:rPr>
                    <w:noProof/>
                  </w:rPr>
                </w:pPr>
                <w:r>
                  <w:rPr>
                    <w:noProof/>
                  </w:rPr>
                  <w:t>Pulier, E., Taylor, Understanding Enterprise SOA, Manning, 2016, p. 2006.</w:t>
                </w:r>
              </w:p>
            </w:tc>
          </w:tr>
          <w:tr w:rsidR="003137DA" w14:paraId="1A0E927D" w14:textId="77777777">
            <w:trPr>
              <w:divId w:val="1243487836"/>
              <w:tblCellSpacing w:w="15" w:type="dxa"/>
            </w:trPr>
            <w:tc>
              <w:tcPr>
                <w:tcW w:w="50" w:type="pct"/>
                <w:hideMark/>
              </w:tcPr>
              <w:p w14:paraId="7E8B3A25" w14:textId="77777777" w:rsidR="003137DA" w:rsidRDefault="003137DA">
                <w:pPr>
                  <w:pStyle w:val="Bibliography"/>
                  <w:rPr>
                    <w:noProof/>
                  </w:rPr>
                </w:pPr>
                <w:r>
                  <w:rPr>
                    <w:noProof/>
                  </w:rPr>
                  <w:t xml:space="preserve">[3] </w:t>
                </w:r>
              </w:p>
            </w:tc>
            <w:tc>
              <w:tcPr>
                <w:tcW w:w="0" w:type="auto"/>
                <w:hideMark/>
              </w:tcPr>
              <w:p w14:paraId="3E428C56" w14:textId="77777777" w:rsidR="003137DA" w:rsidRDefault="003137DA">
                <w:pPr>
                  <w:pStyle w:val="Bibliography"/>
                  <w:rPr>
                    <w:noProof/>
                  </w:rPr>
                </w:pPr>
                <w:r>
                  <w:rPr>
                    <w:noProof/>
                  </w:rPr>
                  <w:t xml:space="preserve">Dirk Krafzig, "Enterprise SOA: Service-Oriented Architecture Best Practices," 2005. </w:t>
                </w:r>
              </w:p>
            </w:tc>
          </w:tr>
          <w:tr w:rsidR="003137DA" w14:paraId="46220F2B" w14:textId="77777777">
            <w:trPr>
              <w:divId w:val="1243487836"/>
              <w:tblCellSpacing w:w="15" w:type="dxa"/>
            </w:trPr>
            <w:tc>
              <w:tcPr>
                <w:tcW w:w="50" w:type="pct"/>
                <w:hideMark/>
              </w:tcPr>
              <w:p w14:paraId="3C1697AF" w14:textId="77777777" w:rsidR="003137DA" w:rsidRDefault="003137DA">
                <w:pPr>
                  <w:pStyle w:val="Bibliography"/>
                  <w:rPr>
                    <w:noProof/>
                  </w:rPr>
                </w:pPr>
                <w:r>
                  <w:rPr>
                    <w:noProof/>
                  </w:rPr>
                  <w:t xml:space="preserve">[4] </w:t>
                </w:r>
              </w:p>
            </w:tc>
            <w:tc>
              <w:tcPr>
                <w:tcW w:w="0" w:type="auto"/>
                <w:hideMark/>
              </w:tcPr>
              <w:p w14:paraId="49C5D8FC" w14:textId="77777777" w:rsidR="003137DA" w:rsidRDefault="003137DA">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3137DA" w14:paraId="0867FDB5" w14:textId="77777777">
            <w:trPr>
              <w:divId w:val="1243487836"/>
              <w:tblCellSpacing w:w="15" w:type="dxa"/>
            </w:trPr>
            <w:tc>
              <w:tcPr>
                <w:tcW w:w="50" w:type="pct"/>
                <w:hideMark/>
              </w:tcPr>
              <w:p w14:paraId="23ACB35F" w14:textId="77777777" w:rsidR="003137DA" w:rsidRDefault="003137DA">
                <w:pPr>
                  <w:pStyle w:val="Bibliography"/>
                  <w:rPr>
                    <w:noProof/>
                  </w:rPr>
                </w:pPr>
                <w:r>
                  <w:rPr>
                    <w:noProof/>
                  </w:rPr>
                  <w:t xml:space="preserve">[5] </w:t>
                </w:r>
              </w:p>
            </w:tc>
            <w:tc>
              <w:tcPr>
                <w:tcW w:w="0" w:type="auto"/>
                <w:hideMark/>
              </w:tcPr>
              <w:p w14:paraId="336A19AE" w14:textId="77777777" w:rsidR="003137DA" w:rsidRDefault="003137DA">
                <w:pPr>
                  <w:pStyle w:val="Bibliography"/>
                  <w:rPr>
                    <w:noProof/>
                  </w:rPr>
                </w:pPr>
                <w:r>
                  <w:rPr>
                    <w:noProof/>
                  </w:rPr>
                  <w:t xml:space="preserve">Srinivas Shenoy, "“Approach to ESB Testing” – An Experience Sharing," 2013. </w:t>
                </w:r>
              </w:p>
            </w:tc>
          </w:tr>
          <w:tr w:rsidR="003137DA" w14:paraId="4F3C4218" w14:textId="77777777">
            <w:trPr>
              <w:divId w:val="1243487836"/>
              <w:tblCellSpacing w:w="15" w:type="dxa"/>
            </w:trPr>
            <w:tc>
              <w:tcPr>
                <w:tcW w:w="50" w:type="pct"/>
                <w:hideMark/>
              </w:tcPr>
              <w:p w14:paraId="187CC5E6" w14:textId="77777777" w:rsidR="003137DA" w:rsidRDefault="003137DA">
                <w:pPr>
                  <w:pStyle w:val="Bibliography"/>
                  <w:rPr>
                    <w:noProof/>
                  </w:rPr>
                </w:pPr>
                <w:r>
                  <w:rPr>
                    <w:noProof/>
                  </w:rPr>
                  <w:t xml:space="preserve">[6] </w:t>
                </w:r>
              </w:p>
            </w:tc>
            <w:tc>
              <w:tcPr>
                <w:tcW w:w="0" w:type="auto"/>
                <w:hideMark/>
              </w:tcPr>
              <w:p w14:paraId="05C0C46D" w14:textId="77777777" w:rsidR="003137DA" w:rsidRDefault="003137DA">
                <w:pPr>
                  <w:pStyle w:val="Bibliography"/>
                  <w:rPr>
                    <w:noProof/>
                  </w:rPr>
                </w:pPr>
                <w:r>
                  <w:rPr>
                    <w:noProof/>
                  </w:rPr>
                  <w:t>MuleSoft, "What is MuleESB," [Online]. Available: https://www.mulesoft.com/resources/esb/what-mule-esb.</w:t>
                </w:r>
              </w:p>
            </w:tc>
          </w:tr>
          <w:tr w:rsidR="003137DA" w14:paraId="09B3428F" w14:textId="77777777">
            <w:trPr>
              <w:divId w:val="1243487836"/>
              <w:tblCellSpacing w:w="15" w:type="dxa"/>
            </w:trPr>
            <w:tc>
              <w:tcPr>
                <w:tcW w:w="50" w:type="pct"/>
                <w:hideMark/>
              </w:tcPr>
              <w:p w14:paraId="55C06AE9" w14:textId="77777777" w:rsidR="003137DA" w:rsidRDefault="003137DA">
                <w:pPr>
                  <w:pStyle w:val="Bibliography"/>
                  <w:rPr>
                    <w:noProof/>
                  </w:rPr>
                </w:pPr>
                <w:r>
                  <w:rPr>
                    <w:noProof/>
                  </w:rPr>
                  <w:t xml:space="preserve">[7] </w:t>
                </w:r>
              </w:p>
            </w:tc>
            <w:tc>
              <w:tcPr>
                <w:tcW w:w="0" w:type="auto"/>
                <w:hideMark/>
              </w:tcPr>
              <w:p w14:paraId="51D23E77" w14:textId="77777777" w:rsidR="003137DA" w:rsidRDefault="003137DA">
                <w:pPr>
                  <w:pStyle w:val="Bibliography"/>
                  <w:rPr>
                    <w:noProof/>
                  </w:rPr>
                </w:pPr>
                <w:r>
                  <w:rPr>
                    <w:noProof/>
                  </w:rPr>
                  <w:t>Mule, "Mule," [Online]. Available: https://www.mulesoft.com/.</w:t>
                </w:r>
              </w:p>
            </w:tc>
          </w:tr>
          <w:tr w:rsidR="003137DA" w14:paraId="6FA1B972" w14:textId="77777777">
            <w:trPr>
              <w:divId w:val="1243487836"/>
              <w:tblCellSpacing w:w="15" w:type="dxa"/>
            </w:trPr>
            <w:tc>
              <w:tcPr>
                <w:tcW w:w="50" w:type="pct"/>
                <w:hideMark/>
              </w:tcPr>
              <w:p w14:paraId="3D0D2DEF" w14:textId="77777777" w:rsidR="003137DA" w:rsidRDefault="003137DA">
                <w:pPr>
                  <w:pStyle w:val="Bibliography"/>
                  <w:rPr>
                    <w:noProof/>
                  </w:rPr>
                </w:pPr>
                <w:r>
                  <w:rPr>
                    <w:noProof/>
                  </w:rPr>
                  <w:t xml:space="preserve">[8] </w:t>
                </w:r>
              </w:p>
            </w:tc>
            <w:tc>
              <w:tcPr>
                <w:tcW w:w="0" w:type="auto"/>
                <w:hideMark/>
              </w:tcPr>
              <w:p w14:paraId="3DA7F654" w14:textId="77777777" w:rsidR="003137DA" w:rsidRDefault="003137DA">
                <w:pPr>
                  <w:pStyle w:val="Bibliography"/>
                  <w:rPr>
                    <w:noProof/>
                  </w:rPr>
                </w:pPr>
                <w:r>
                  <w:rPr>
                    <w:noProof/>
                  </w:rPr>
                  <w:t>Gartner, "Gartner Magic quandrad leade," [Online]. Available: https://www.mulesoft.com/lp/reports/gartner-magic-quadrant-leader.</w:t>
                </w:r>
              </w:p>
            </w:tc>
          </w:tr>
          <w:tr w:rsidR="003137DA" w14:paraId="2E65D2AE" w14:textId="77777777">
            <w:trPr>
              <w:divId w:val="1243487836"/>
              <w:tblCellSpacing w:w="15" w:type="dxa"/>
            </w:trPr>
            <w:tc>
              <w:tcPr>
                <w:tcW w:w="50" w:type="pct"/>
                <w:hideMark/>
              </w:tcPr>
              <w:p w14:paraId="2A544ED0" w14:textId="77777777" w:rsidR="003137DA" w:rsidRDefault="003137DA">
                <w:pPr>
                  <w:pStyle w:val="Bibliography"/>
                  <w:rPr>
                    <w:noProof/>
                  </w:rPr>
                </w:pPr>
                <w:r>
                  <w:rPr>
                    <w:noProof/>
                  </w:rPr>
                  <w:t xml:space="preserve">[9] </w:t>
                </w:r>
              </w:p>
            </w:tc>
            <w:tc>
              <w:tcPr>
                <w:tcW w:w="0" w:type="auto"/>
                <w:hideMark/>
              </w:tcPr>
              <w:p w14:paraId="7F6059E6" w14:textId="77777777" w:rsidR="003137DA" w:rsidRDefault="003137DA">
                <w:pPr>
                  <w:pStyle w:val="Bibliography"/>
                  <w:rPr>
                    <w:noProof/>
                  </w:rPr>
                </w:pPr>
                <w:r>
                  <w:rPr>
                    <w:noProof/>
                  </w:rPr>
                  <w:t>Martin Fowler, "Continuous Integration," [Online]. Available: https://www.martinfowler.com/articles/continuousIntegration.html.</w:t>
                </w:r>
              </w:p>
            </w:tc>
          </w:tr>
          <w:tr w:rsidR="003137DA" w14:paraId="03215F31" w14:textId="77777777">
            <w:trPr>
              <w:divId w:val="1243487836"/>
              <w:tblCellSpacing w:w="15" w:type="dxa"/>
            </w:trPr>
            <w:tc>
              <w:tcPr>
                <w:tcW w:w="50" w:type="pct"/>
                <w:hideMark/>
              </w:tcPr>
              <w:p w14:paraId="13501616" w14:textId="77777777" w:rsidR="003137DA" w:rsidRDefault="003137DA">
                <w:pPr>
                  <w:pStyle w:val="Bibliography"/>
                  <w:rPr>
                    <w:noProof/>
                  </w:rPr>
                </w:pPr>
                <w:r>
                  <w:rPr>
                    <w:noProof/>
                  </w:rPr>
                  <w:t xml:space="preserve">[10] </w:t>
                </w:r>
              </w:p>
            </w:tc>
            <w:tc>
              <w:tcPr>
                <w:tcW w:w="0" w:type="auto"/>
                <w:hideMark/>
              </w:tcPr>
              <w:p w14:paraId="026BF84D" w14:textId="77777777" w:rsidR="003137DA" w:rsidRDefault="003137DA">
                <w:pPr>
                  <w:pStyle w:val="Bibliography"/>
                  <w:rPr>
                    <w:noProof/>
                  </w:rPr>
                </w:pPr>
                <w:r>
                  <w:rPr>
                    <w:noProof/>
                  </w:rPr>
                  <w:t>Git, "Getting started - About version control," [Online]. Available: https://git-scm.com/book/en/v1/Getting-Started-About-Version-Control.</w:t>
                </w:r>
              </w:p>
            </w:tc>
          </w:tr>
          <w:tr w:rsidR="003137DA" w14:paraId="7291C37E" w14:textId="77777777">
            <w:trPr>
              <w:divId w:val="1243487836"/>
              <w:tblCellSpacing w:w="15" w:type="dxa"/>
            </w:trPr>
            <w:tc>
              <w:tcPr>
                <w:tcW w:w="50" w:type="pct"/>
                <w:hideMark/>
              </w:tcPr>
              <w:p w14:paraId="324D9DA4" w14:textId="77777777" w:rsidR="003137DA" w:rsidRDefault="003137DA">
                <w:pPr>
                  <w:pStyle w:val="Bibliography"/>
                  <w:rPr>
                    <w:noProof/>
                  </w:rPr>
                </w:pPr>
                <w:r>
                  <w:rPr>
                    <w:noProof/>
                  </w:rPr>
                  <w:t xml:space="preserve">[11] </w:t>
                </w:r>
              </w:p>
            </w:tc>
            <w:tc>
              <w:tcPr>
                <w:tcW w:w="0" w:type="auto"/>
                <w:hideMark/>
              </w:tcPr>
              <w:p w14:paraId="66A567F3" w14:textId="77777777" w:rsidR="003137DA" w:rsidRDefault="003137DA">
                <w:pPr>
                  <w:pStyle w:val="Bibliography"/>
                  <w:rPr>
                    <w:noProof/>
                  </w:rPr>
                </w:pPr>
                <w:r>
                  <w:rPr>
                    <w:noProof/>
                  </w:rPr>
                  <w:t xml:space="preserve">Glenford J. Myers, Corey Sandler and Tom Badgett, The Art of Software Testing 3rd Edition, 26 September 2015. </w:t>
                </w:r>
              </w:p>
            </w:tc>
          </w:tr>
          <w:tr w:rsidR="003137DA" w14:paraId="22AA0E15" w14:textId="77777777">
            <w:trPr>
              <w:divId w:val="1243487836"/>
              <w:tblCellSpacing w:w="15" w:type="dxa"/>
            </w:trPr>
            <w:tc>
              <w:tcPr>
                <w:tcW w:w="50" w:type="pct"/>
                <w:hideMark/>
              </w:tcPr>
              <w:p w14:paraId="5D05C064" w14:textId="77777777" w:rsidR="003137DA" w:rsidRDefault="003137DA">
                <w:pPr>
                  <w:pStyle w:val="Bibliography"/>
                  <w:rPr>
                    <w:noProof/>
                  </w:rPr>
                </w:pPr>
                <w:r>
                  <w:rPr>
                    <w:noProof/>
                  </w:rPr>
                  <w:t xml:space="preserve">[12] </w:t>
                </w:r>
              </w:p>
            </w:tc>
            <w:tc>
              <w:tcPr>
                <w:tcW w:w="0" w:type="auto"/>
                <w:hideMark/>
              </w:tcPr>
              <w:p w14:paraId="40B2B3D7" w14:textId="77777777" w:rsidR="003137DA" w:rsidRDefault="003137DA">
                <w:pPr>
                  <w:pStyle w:val="Bibliography"/>
                  <w:rPr>
                    <w:noProof/>
                  </w:rPr>
                </w:pPr>
                <w:r>
                  <w:rPr>
                    <w:noProof/>
                  </w:rPr>
                  <w:t xml:space="preserve">Phạm Ngọc Hùng, Trương Anh Hoàng and Đặng Văn Hưng, Giáo trình kiểm thử phần mềm, 2014. </w:t>
                </w:r>
              </w:p>
            </w:tc>
          </w:tr>
          <w:tr w:rsidR="003137DA" w14:paraId="70395AEC" w14:textId="77777777">
            <w:trPr>
              <w:divId w:val="1243487836"/>
              <w:tblCellSpacing w:w="15" w:type="dxa"/>
            </w:trPr>
            <w:tc>
              <w:tcPr>
                <w:tcW w:w="50" w:type="pct"/>
                <w:hideMark/>
              </w:tcPr>
              <w:p w14:paraId="70EB0056" w14:textId="77777777" w:rsidR="003137DA" w:rsidRDefault="003137DA">
                <w:pPr>
                  <w:pStyle w:val="Bibliography"/>
                  <w:rPr>
                    <w:noProof/>
                  </w:rPr>
                </w:pPr>
                <w:r>
                  <w:rPr>
                    <w:noProof/>
                  </w:rPr>
                  <w:t xml:space="preserve">[13] </w:t>
                </w:r>
              </w:p>
            </w:tc>
            <w:tc>
              <w:tcPr>
                <w:tcW w:w="0" w:type="auto"/>
                <w:hideMark/>
              </w:tcPr>
              <w:p w14:paraId="0278D2BD" w14:textId="77777777" w:rsidR="003137DA" w:rsidRDefault="003137DA">
                <w:pPr>
                  <w:pStyle w:val="Bibliography"/>
                  <w:rPr>
                    <w:noProof/>
                  </w:rPr>
                </w:pPr>
                <w:r>
                  <w:rPr>
                    <w:noProof/>
                  </w:rPr>
                  <w:t>SoapUI, "SoapUI Getting started," [Online]. Available: https://www.soapui.org/soap-and-wsdl/getting-started.html.</w:t>
                </w:r>
              </w:p>
            </w:tc>
          </w:tr>
          <w:tr w:rsidR="003137DA" w14:paraId="5D2299A6" w14:textId="77777777">
            <w:trPr>
              <w:divId w:val="1243487836"/>
              <w:tblCellSpacing w:w="15" w:type="dxa"/>
            </w:trPr>
            <w:tc>
              <w:tcPr>
                <w:tcW w:w="50" w:type="pct"/>
                <w:hideMark/>
              </w:tcPr>
              <w:p w14:paraId="63620DC4" w14:textId="77777777" w:rsidR="003137DA" w:rsidRDefault="003137DA">
                <w:pPr>
                  <w:pStyle w:val="Bibliography"/>
                  <w:rPr>
                    <w:noProof/>
                  </w:rPr>
                </w:pPr>
                <w:r>
                  <w:rPr>
                    <w:noProof/>
                  </w:rPr>
                  <w:t xml:space="preserve">[14] </w:t>
                </w:r>
              </w:p>
            </w:tc>
            <w:tc>
              <w:tcPr>
                <w:tcW w:w="0" w:type="auto"/>
                <w:hideMark/>
              </w:tcPr>
              <w:p w14:paraId="43B6F6B0" w14:textId="77777777" w:rsidR="003137DA" w:rsidRDefault="003137DA">
                <w:pPr>
                  <w:pStyle w:val="Bibliography"/>
                  <w:rPr>
                    <w:noProof/>
                  </w:rPr>
                </w:pPr>
                <w:r>
                  <w:rPr>
                    <w:noProof/>
                  </w:rPr>
                  <w:t xml:space="preserve">Gregor Hohpe and Wendy Istanick, "Test-Driven Development in Enterprise Integration Projects," 2002. </w:t>
                </w:r>
              </w:p>
            </w:tc>
          </w:tr>
          <w:tr w:rsidR="003137DA" w14:paraId="6DE67F8E" w14:textId="77777777">
            <w:trPr>
              <w:divId w:val="1243487836"/>
              <w:tblCellSpacing w:w="15" w:type="dxa"/>
            </w:trPr>
            <w:tc>
              <w:tcPr>
                <w:tcW w:w="50" w:type="pct"/>
                <w:hideMark/>
              </w:tcPr>
              <w:p w14:paraId="136D5BBC" w14:textId="77777777" w:rsidR="003137DA" w:rsidRDefault="003137DA">
                <w:pPr>
                  <w:pStyle w:val="Bibliography"/>
                  <w:rPr>
                    <w:noProof/>
                  </w:rPr>
                </w:pPr>
                <w:r>
                  <w:rPr>
                    <w:noProof/>
                  </w:rPr>
                  <w:t xml:space="preserve">[15] </w:t>
                </w:r>
              </w:p>
            </w:tc>
            <w:tc>
              <w:tcPr>
                <w:tcW w:w="0" w:type="auto"/>
                <w:hideMark/>
              </w:tcPr>
              <w:p w14:paraId="6564FA62" w14:textId="77777777" w:rsidR="003137DA" w:rsidRDefault="003137DA">
                <w:pPr>
                  <w:pStyle w:val="Bibliography"/>
                  <w:rPr>
                    <w:noProof/>
                  </w:rPr>
                </w:pPr>
                <w:r>
                  <w:rPr>
                    <w:noProof/>
                  </w:rPr>
                  <w:t>Maven, "Maven," [Online]. Available: https://maven.apache.org/.</w:t>
                </w:r>
              </w:p>
            </w:tc>
          </w:tr>
          <w:tr w:rsidR="003137DA" w14:paraId="52EF4E8A" w14:textId="77777777">
            <w:trPr>
              <w:divId w:val="1243487836"/>
              <w:tblCellSpacing w:w="15" w:type="dxa"/>
            </w:trPr>
            <w:tc>
              <w:tcPr>
                <w:tcW w:w="50" w:type="pct"/>
                <w:hideMark/>
              </w:tcPr>
              <w:p w14:paraId="3EB85163" w14:textId="77777777" w:rsidR="003137DA" w:rsidRDefault="003137DA">
                <w:pPr>
                  <w:pStyle w:val="Bibliography"/>
                  <w:rPr>
                    <w:noProof/>
                  </w:rPr>
                </w:pPr>
                <w:r>
                  <w:rPr>
                    <w:noProof/>
                  </w:rPr>
                  <w:t xml:space="preserve">[16] </w:t>
                </w:r>
              </w:p>
            </w:tc>
            <w:tc>
              <w:tcPr>
                <w:tcW w:w="0" w:type="auto"/>
                <w:hideMark/>
              </w:tcPr>
              <w:p w14:paraId="401724E5" w14:textId="77777777" w:rsidR="003137DA" w:rsidRDefault="003137DA">
                <w:pPr>
                  <w:pStyle w:val="Bibliography"/>
                  <w:rPr>
                    <w:noProof/>
                  </w:rPr>
                </w:pPr>
                <w:r>
                  <w:rPr>
                    <w:noProof/>
                  </w:rPr>
                  <w:t>JUnit, "JUnit," [Online]. Available: https://junit.org/junit5/ .</w:t>
                </w:r>
              </w:p>
            </w:tc>
          </w:tr>
          <w:tr w:rsidR="003137DA" w14:paraId="5C6490BA" w14:textId="77777777">
            <w:trPr>
              <w:divId w:val="1243487836"/>
              <w:tblCellSpacing w:w="15" w:type="dxa"/>
            </w:trPr>
            <w:tc>
              <w:tcPr>
                <w:tcW w:w="50" w:type="pct"/>
                <w:hideMark/>
              </w:tcPr>
              <w:p w14:paraId="41A4ECCF" w14:textId="77777777" w:rsidR="003137DA" w:rsidRDefault="003137DA">
                <w:pPr>
                  <w:pStyle w:val="Bibliography"/>
                  <w:rPr>
                    <w:noProof/>
                  </w:rPr>
                </w:pPr>
                <w:r>
                  <w:rPr>
                    <w:noProof/>
                  </w:rPr>
                  <w:t xml:space="preserve">[17] </w:t>
                </w:r>
              </w:p>
            </w:tc>
            <w:tc>
              <w:tcPr>
                <w:tcW w:w="0" w:type="auto"/>
                <w:hideMark/>
              </w:tcPr>
              <w:p w14:paraId="6F1D9185" w14:textId="77777777" w:rsidR="003137DA" w:rsidRDefault="003137DA">
                <w:pPr>
                  <w:pStyle w:val="Bibliography"/>
                  <w:rPr>
                    <w:noProof/>
                  </w:rPr>
                </w:pPr>
                <w:r>
                  <w:rPr>
                    <w:noProof/>
                  </w:rPr>
                  <w:t>Jenkins, "Jenkins," [Online]. Available: https://jenkins.io/.</w:t>
                </w:r>
              </w:p>
            </w:tc>
          </w:tr>
          <w:tr w:rsidR="003137DA" w14:paraId="3B9C79E4" w14:textId="77777777">
            <w:trPr>
              <w:divId w:val="1243487836"/>
              <w:tblCellSpacing w:w="15" w:type="dxa"/>
            </w:trPr>
            <w:tc>
              <w:tcPr>
                <w:tcW w:w="50" w:type="pct"/>
                <w:hideMark/>
              </w:tcPr>
              <w:p w14:paraId="191121B0" w14:textId="77777777" w:rsidR="003137DA" w:rsidRDefault="003137DA">
                <w:pPr>
                  <w:pStyle w:val="Bibliography"/>
                  <w:rPr>
                    <w:noProof/>
                  </w:rPr>
                </w:pPr>
                <w:r>
                  <w:rPr>
                    <w:noProof/>
                  </w:rPr>
                  <w:t xml:space="preserve">[18] </w:t>
                </w:r>
              </w:p>
            </w:tc>
            <w:tc>
              <w:tcPr>
                <w:tcW w:w="0" w:type="auto"/>
                <w:hideMark/>
              </w:tcPr>
              <w:p w14:paraId="414628EA" w14:textId="77777777" w:rsidR="003137DA" w:rsidRDefault="003137DA">
                <w:pPr>
                  <w:pStyle w:val="Bibliography"/>
                  <w:rPr>
                    <w:noProof/>
                  </w:rPr>
                </w:pPr>
                <w:r>
                  <w:rPr>
                    <w:noProof/>
                  </w:rPr>
                  <w:t xml:space="preserve">Gregor Hohpe and Bobby Woolf, Enterprise Integration Patterns, Pearson Education, 2004. </w:t>
                </w:r>
              </w:p>
            </w:tc>
          </w:tr>
          <w:tr w:rsidR="003137DA" w14:paraId="44D574F9" w14:textId="77777777">
            <w:trPr>
              <w:divId w:val="1243487836"/>
              <w:tblCellSpacing w:w="15" w:type="dxa"/>
            </w:trPr>
            <w:tc>
              <w:tcPr>
                <w:tcW w:w="50" w:type="pct"/>
                <w:hideMark/>
              </w:tcPr>
              <w:p w14:paraId="7CFCF458" w14:textId="77777777" w:rsidR="003137DA" w:rsidRDefault="003137DA">
                <w:pPr>
                  <w:pStyle w:val="Bibliography"/>
                  <w:rPr>
                    <w:noProof/>
                  </w:rPr>
                </w:pPr>
                <w:r>
                  <w:rPr>
                    <w:noProof/>
                  </w:rPr>
                  <w:t xml:space="preserve">[19] </w:t>
                </w:r>
              </w:p>
            </w:tc>
            <w:tc>
              <w:tcPr>
                <w:tcW w:w="0" w:type="auto"/>
                <w:hideMark/>
              </w:tcPr>
              <w:p w14:paraId="0F36CFFA" w14:textId="77777777" w:rsidR="003137DA" w:rsidRDefault="003137DA">
                <w:pPr>
                  <w:pStyle w:val="Bibliography"/>
                  <w:rPr>
                    <w:noProof/>
                  </w:rPr>
                </w:pPr>
                <w:r>
                  <w:rPr>
                    <w:noProof/>
                  </w:rPr>
                  <w:t xml:space="preserve">David A. Chappell, Enterprise Service Bus, O’Reilly, 2004. </w:t>
                </w:r>
              </w:p>
            </w:tc>
          </w:tr>
          <w:tr w:rsidR="003137DA" w14:paraId="67126E28" w14:textId="77777777">
            <w:trPr>
              <w:divId w:val="1243487836"/>
              <w:tblCellSpacing w:w="15" w:type="dxa"/>
            </w:trPr>
            <w:tc>
              <w:tcPr>
                <w:tcW w:w="50" w:type="pct"/>
                <w:hideMark/>
              </w:tcPr>
              <w:p w14:paraId="4BF5556A" w14:textId="77777777" w:rsidR="003137DA" w:rsidRDefault="003137DA">
                <w:pPr>
                  <w:pStyle w:val="Bibliography"/>
                  <w:rPr>
                    <w:noProof/>
                  </w:rPr>
                </w:pPr>
                <w:r>
                  <w:rPr>
                    <w:noProof/>
                  </w:rPr>
                  <w:t xml:space="preserve">[20] </w:t>
                </w:r>
              </w:p>
            </w:tc>
            <w:tc>
              <w:tcPr>
                <w:tcW w:w="0" w:type="auto"/>
                <w:hideMark/>
              </w:tcPr>
              <w:p w14:paraId="1DDA9EFF" w14:textId="77777777" w:rsidR="003137DA" w:rsidRDefault="003137DA">
                <w:pPr>
                  <w:pStyle w:val="Bibliography"/>
                  <w:rPr>
                    <w:noProof/>
                  </w:rPr>
                </w:pPr>
                <w:r>
                  <w:rPr>
                    <w:noProof/>
                  </w:rPr>
                  <w:t>Git, "Getting started - About version control," [Online]. Available: https://git-scm.com/book/en/v1/Getting-Started-About-Version-Control.</w:t>
                </w:r>
              </w:p>
            </w:tc>
          </w:tr>
        </w:tbl>
        <w:p w14:paraId="4918E659" w14:textId="77777777" w:rsidR="003137DA" w:rsidRDefault="003137DA">
          <w:pPr>
            <w:divId w:val="1243487836"/>
            <w:rPr>
              <w:rFonts w:eastAsia="Times New Roman"/>
              <w:noProof/>
            </w:rPr>
          </w:pPr>
        </w:p>
        <w:p w14:paraId="11834978" w14:textId="77777777" w:rsidR="00D65DF8" w:rsidRPr="00C307BC" w:rsidRDefault="00D65DF8">
          <w:pPr>
            <w:rPr>
              <w:sz w:val="26"/>
              <w:szCs w:val="26"/>
            </w:rPr>
          </w:pPr>
          <w:r w:rsidRPr="00C307BC">
            <w:rPr>
              <w:b/>
              <w:bCs/>
              <w:sz w:val="26"/>
              <w:szCs w:val="26"/>
            </w:rPr>
            <w:fldChar w:fldCharType="end"/>
          </w:r>
        </w:p>
        <w:p w14:paraId="62B5A15D" w14:textId="11BE602E" w:rsidR="00685DB0" w:rsidRPr="00C307BC" w:rsidRDefault="00B31F2D" w:rsidP="00D368D3">
          <w:pPr>
            <w:rPr>
              <w:sz w:val="26"/>
              <w:szCs w:val="26"/>
            </w:rPr>
          </w:pPr>
        </w:p>
      </w:sdtContent>
    </w:sdt>
    <w:sectPr w:rsidR="00685DB0" w:rsidRPr="00C307BC" w:rsidSect="00796A7B">
      <w:headerReference w:type="default" r:id="rId57"/>
      <w:headerReference w:type="first" r:id="rId58"/>
      <w:type w:val="continuous"/>
      <w:pgSz w:w="12240" w:h="15840"/>
      <w:pgMar w:top="1134" w:right="1134" w:bottom="1134" w:left="1701" w:header="0" w:footer="72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EA320" w16cid:durableId="1EAA5F38"/>
  <w16cid:commentId w16cid:paraId="104D5678" w16cid:durableId="1EAA5F39"/>
  <w16cid:commentId w16cid:paraId="2C98EF72" w16cid:durableId="1EAA5F3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FC216D" w14:textId="77777777" w:rsidR="00E349E5" w:rsidRDefault="00E349E5">
      <w:r>
        <w:separator/>
      </w:r>
    </w:p>
  </w:endnote>
  <w:endnote w:type="continuationSeparator" w:id="0">
    <w:p w14:paraId="39980950" w14:textId="77777777" w:rsidR="00E349E5" w:rsidRDefault="00E34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B31F2D" w:rsidRDefault="00B31F2D">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493A09" w14:textId="77777777" w:rsidR="00E349E5" w:rsidRDefault="00E349E5">
      <w:r>
        <w:separator/>
      </w:r>
    </w:p>
  </w:footnote>
  <w:footnote w:type="continuationSeparator" w:id="0">
    <w:p w14:paraId="4A082142" w14:textId="77777777" w:rsidR="00E349E5" w:rsidRDefault="00E349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B31F2D" w:rsidRDefault="00B31F2D">
    <w:pPr>
      <w:tabs>
        <w:tab w:val="center" w:pos="4680"/>
        <w:tab w:val="right"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B31F2D" w:rsidRDefault="00B31F2D">
    <w:pPr>
      <w:tabs>
        <w:tab w:val="center" w:pos="4680"/>
        <w:tab w:val="right" w:pos="9360"/>
      </w:tabs>
      <w:jc w:val="center"/>
    </w:pPr>
  </w:p>
  <w:p w14:paraId="20E85502" w14:textId="77777777" w:rsidR="00B31F2D" w:rsidRDefault="00B31F2D">
    <w:pPr>
      <w:tabs>
        <w:tab w:val="center" w:pos="4680"/>
        <w:tab w:val="right"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B31F2D" w:rsidRDefault="00B31F2D">
        <w:pPr>
          <w:pStyle w:val="Header"/>
          <w:jc w:val="center"/>
        </w:pPr>
        <w:r>
          <w:fldChar w:fldCharType="begin"/>
        </w:r>
        <w:r>
          <w:instrText xml:space="preserve"> PAGE   \* MERGEFORMAT </w:instrText>
        </w:r>
        <w:r>
          <w:fldChar w:fldCharType="separate"/>
        </w:r>
        <w:r w:rsidR="007A0B76">
          <w:rPr>
            <w:noProof/>
          </w:rPr>
          <w:t>41</w:t>
        </w:r>
        <w:r>
          <w:rPr>
            <w:noProof/>
          </w:rPr>
          <w:fldChar w:fldCharType="end"/>
        </w:r>
      </w:p>
    </w:sdtContent>
  </w:sdt>
  <w:p w14:paraId="66F820E2" w14:textId="77777777" w:rsidR="00B31F2D" w:rsidRDefault="00B31F2D">
    <w:pPr>
      <w:tabs>
        <w:tab w:val="center" w:pos="4680"/>
        <w:tab w:val="right" w:pos="936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B31F2D" w:rsidRDefault="00B31F2D">
    <w:pPr>
      <w:tabs>
        <w:tab w:val="center" w:pos="4680"/>
        <w:tab w:val="right" w:pos="9360"/>
      </w:tabs>
      <w:jc w:val="center"/>
    </w:pPr>
  </w:p>
  <w:p w14:paraId="7C1F4DD5" w14:textId="77777777" w:rsidR="00B31F2D" w:rsidRDefault="00B31F2D">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1C704B"/>
    <w:multiLevelType w:val="hybridMultilevel"/>
    <w:tmpl w:val="9D30B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3">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F8030BC"/>
    <w:multiLevelType w:val="multilevel"/>
    <w:tmpl w:val="9D0EA74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2"/>
  </w:num>
  <w:num w:numId="3">
    <w:abstractNumId w:val="14"/>
  </w:num>
  <w:num w:numId="4">
    <w:abstractNumId w:val="40"/>
  </w:num>
  <w:num w:numId="5">
    <w:abstractNumId w:val="28"/>
  </w:num>
  <w:num w:numId="6">
    <w:abstractNumId w:val="48"/>
  </w:num>
  <w:num w:numId="7">
    <w:abstractNumId w:val="16"/>
  </w:num>
  <w:num w:numId="8">
    <w:abstractNumId w:val="25"/>
  </w:num>
  <w:num w:numId="9">
    <w:abstractNumId w:val="47"/>
  </w:num>
  <w:num w:numId="10">
    <w:abstractNumId w:val="2"/>
  </w:num>
  <w:num w:numId="11">
    <w:abstractNumId w:val="37"/>
  </w:num>
  <w:num w:numId="12">
    <w:abstractNumId w:val="34"/>
  </w:num>
  <w:num w:numId="13">
    <w:abstractNumId w:val="49"/>
  </w:num>
  <w:num w:numId="14">
    <w:abstractNumId w:val="32"/>
  </w:num>
  <w:num w:numId="15">
    <w:abstractNumId w:val="3"/>
  </w:num>
  <w:num w:numId="16">
    <w:abstractNumId w:val="26"/>
  </w:num>
  <w:num w:numId="17">
    <w:abstractNumId w:val="17"/>
  </w:num>
  <w:num w:numId="18">
    <w:abstractNumId w:val="10"/>
  </w:num>
  <w:num w:numId="19">
    <w:abstractNumId w:val="4"/>
  </w:num>
  <w:num w:numId="20">
    <w:abstractNumId w:val="35"/>
  </w:num>
  <w:num w:numId="21">
    <w:abstractNumId w:val="39"/>
  </w:num>
  <w:num w:numId="22">
    <w:abstractNumId w:val="45"/>
  </w:num>
  <w:num w:numId="23">
    <w:abstractNumId w:val="29"/>
  </w:num>
  <w:num w:numId="24">
    <w:abstractNumId w:val="6"/>
  </w:num>
  <w:num w:numId="25">
    <w:abstractNumId w:val="20"/>
  </w:num>
  <w:num w:numId="26">
    <w:abstractNumId w:val="46"/>
  </w:num>
  <w:num w:numId="27">
    <w:abstractNumId w:val="38"/>
  </w:num>
  <w:num w:numId="28">
    <w:abstractNumId w:val="42"/>
  </w:num>
  <w:num w:numId="29">
    <w:abstractNumId w:val="44"/>
  </w:num>
  <w:num w:numId="30">
    <w:abstractNumId w:val="1"/>
  </w:num>
  <w:num w:numId="31">
    <w:abstractNumId w:val="27"/>
  </w:num>
  <w:num w:numId="32">
    <w:abstractNumId w:val="30"/>
  </w:num>
  <w:num w:numId="33">
    <w:abstractNumId w:val="7"/>
  </w:num>
  <w:num w:numId="34">
    <w:abstractNumId w:val="12"/>
  </w:num>
  <w:num w:numId="35">
    <w:abstractNumId w:val="23"/>
  </w:num>
  <w:num w:numId="36">
    <w:abstractNumId w:val="43"/>
  </w:num>
  <w:num w:numId="37">
    <w:abstractNumId w:val="19"/>
  </w:num>
  <w:num w:numId="38">
    <w:abstractNumId w:val="24"/>
  </w:num>
  <w:num w:numId="39">
    <w:abstractNumId w:val="11"/>
  </w:num>
  <w:num w:numId="40">
    <w:abstractNumId w:val="21"/>
  </w:num>
  <w:num w:numId="41">
    <w:abstractNumId w:val="41"/>
  </w:num>
  <w:num w:numId="42">
    <w:abstractNumId w:val="33"/>
  </w:num>
  <w:num w:numId="43">
    <w:abstractNumId w:val="36"/>
  </w:num>
  <w:num w:numId="44">
    <w:abstractNumId w:val="18"/>
  </w:num>
  <w:num w:numId="45">
    <w:abstractNumId w:val="15"/>
  </w:num>
  <w:num w:numId="46">
    <w:abstractNumId w:val="13"/>
  </w:num>
  <w:num w:numId="47">
    <w:abstractNumId w:val="0"/>
  </w:num>
  <w:num w:numId="48">
    <w:abstractNumId w:val="31"/>
  </w:num>
  <w:num w:numId="49">
    <w:abstractNumId w:val="8"/>
  </w:num>
  <w:num w:numId="50">
    <w:abstractNumId w:val="9"/>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rson w15:author="TOANNM">
    <w15:presenceInfo w15:providerId="None" w15:userId="TOANN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06DD"/>
    <w:rsid w:val="0000105E"/>
    <w:rsid w:val="00001180"/>
    <w:rsid w:val="000011B9"/>
    <w:rsid w:val="00001B7A"/>
    <w:rsid w:val="00001FF3"/>
    <w:rsid w:val="00002712"/>
    <w:rsid w:val="00002E6E"/>
    <w:rsid w:val="0000348B"/>
    <w:rsid w:val="000037BF"/>
    <w:rsid w:val="00003876"/>
    <w:rsid w:val="00003EB5"/>
    <w:rsid w:val="00005879"/>
    <w:rsid w:val="00005A8D"/>
    <w:rsid w:val="000064E0"/>
    <w:rsid w:val="000067AF"/>
    <w:rsid w:val="000067CF"/>
    <w:rsid w:val="00006E12"/>
    <w:rsid w:val="000103C8"/>
    <w:rsid w:val="00010447"/>
    <w:rsid w:val="000106D4"/>
    <w:rsid w:val="00010A3F"/>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628"/>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00E"/>
    <w:rsid w:val="000327DB"/>
    <w:rsid w:val="00032804"/>
    <w:rsid w:val="0003288D"/>
    <w:rsid w:val="00032A7F"/>
    <w:rsid w:val="000332C4"/>
    <w:rsid w:val="00034EA3"/>
    <w:rsid w:val="00036A00"/>
    <w:rsid w:val="00037894"/>
    <w:rsid w:val="00037DF7"/>
    <w:rsid w:val="00037E36"/>
    <w:rsid w:val="00042161"/>
    <w:rsid w:val="00042346"/>
    <w:rsid w:val="00042C70"/>
    <w:rsid w:val="00042E32"/>
    <w:rsid w:val="000437D3"/>
    <w:rsid w:val="00044B3C"/>
    <w:rsid w:val="000451C8"/>
    <w:rsid w:val="00045A93"/>
    <w:rsid w:val="00046350"/>
    <w:rsid w:val="00046705"/>
    <w:rsid w:val="00046F13"/>
    <w:rsid w:val="000505C8"/>
    <w:rsid w:val="00050E07"/>
    <w:rsid w:val="0005112B"/>
    <w:rsid w:val="000511C0"/>
    <w:rsid w:val="00051CFB"/>
    <w:rsid w:val="00052281"/>
    <w:rsid w:val="00052FC7"/>
    <w:rsid w:val="00053AF8"/>
    <w:rsid w:val="0005573C"/>
    <w:rsid w:val="0005595E"/>
    <w:rsid w:val="00055B2F"/>
    <w:rsid w:val="0005673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484A"/>
    <w:rsid w:val="00065507"/>
    <w:rsid w:val="000659D1"/>
    <w:rsid w:val="00066EC5"/>
    <w:rsid w:val="00067D18"/>
    <w:rsid w:val="000702B4"/>
    <w:rsid w:val="00071121"/>
    <w:rsid w:val="00071A6D"/>
    <w:rsid w:val="00072F86"/>
    <w:rsid w:val="00073045"/>
    <w:rsid w:val="00073AB1"/>
    <w:rsid w:val="00074CEE"/>
    <w:rsid w:val="000758A1"/>
    <w:rsid w:val="0007625A"/>
    <w:rsid w:val="000766C2"/>
    <w:rsid w:val="000776D2"/>
    <w:rsid w:val="00081028"/>
    <w:rsid w:val="000818BC"/>
    <w:rsid w:val="00081BCE"/>
    <w:rsid w:val="0008322A"/>
    <w:rsid w:val="0008469C"/>
    <w:rsid w:val="00085428"/>
    <w:rsid w:val="00085820"/>
    <w:rsid w:val="00085A02"/>
    <w:rsid w:val="00085A4F"/>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21E"/>
    <w:rsid w:val="000A331B"/>
    <w:rsid w:val="000A3434"/>
    <w:rsid w:val="000A3C93"/>
    <w:rsid w:val="000A45FC"/>
    <w:rsid w:val="000A460D"/>
    <w:rsid w:val="000A49CA"/>
    <w:rsid w:val="000A4F41"/>
    <w:rsid w:val="000A5A67"/>
    <w:rsid w:val="000A6383"/>
    <w:rsid w:val="000A7165"/>
    <w:rsid w:val="000A730A"/>
    <w:rsid w:val="000B04C5"/>
    <w:rsid w:val="000B0DB8"/>
    <w:rsid w:val="000B171C"/>
    <w:rsid w:val="000B27B9"/>
    <w:rsid w:val="000B28B0"/>
    <w:rsid w:val="000B2BD9"/>
    <w:rsid w:val="000B352D"/>
    <w:rsid w:val="000B4069"/>
    <w:rsid w:val="000B47F9"/>
    <w:rsid w:val="000B4AFA"/>
    <w:rsid w:val="000B4F63"/>
    <w:rsid w:val="000B5294"/>
    <w:rsid w:val="000B544C"/>
    <w:rsid w:val="000B56C9"/>
    <w:rsid w:val="000B5AB2"/>
    <w:rsid w:val="000B7055"/>
    <w:rsid w:val="000B7457"/>
    <w:rsid w:val="000C0022"/>
    <w:rsid w:val="000C0B37"/>
    <w:rsid w:val="000C1227"/>
    <w:rsid w:val="000C1557"/>
    <w:rsid w:val="000C1811"/>
    <w:rsid w:val="000C1DD2"/>
    <w:rsid w:val="000C1F8C"/>
    <w:rsid w:val="000C23C5"/>
    <w:rsid w:val="000C2440"/>
    <w:rsid w:val="000C2950"/>
    <w:rsid w:val="000C2CAF"/>
    <w:rsid w:val="000C2EA9"/>
    <w:rsid w:val="000C3968"/>
    <w:rsid w:val="000C3F05"/>
    <w:rsid w:val="000C41C6"/>
    <w:rsid w:val="000C4222"/>
    <w:rsid w:val="000C5B7F"/>
    <w:rsid w:val="000C5C3A"/>
    <w:rsid w:val="000C5C50"/>
    <w:rsid w:val="000C62AF"/>
    <w:rsid w:val="000C6B6C"/>
    <w:rsid w:val="000C6D2A"/>
    <w:rsid w:val="000C70B2"/>
    <w:rsid w:val="000C71AA"/>
    <w:rsid w:val="000C72CA"/>
    <w:rsid w:val="000C73F1"/>
    <w:rsid w:val="000C768C"/>
    <w:rsid w:val="000C7E36"/>
    <w:rsid w:val="000D01A4"/>
    <w:rsid w:val="000D1569"/>
    <w:rsid w:val="000D18D0"/>
    <w:rsid w:val="000D1AFB"/>
    <w:rsid w:val="000D1D7F"/>
    <w:rsid w:val="000D20F2"/>
    <w:rsid w:val="000D2315"/>
    <w:rsid w:val="000D24CE"/>
    <w:rsid w:val="000D26B2"/>
    <w:rsid w:val="000D3B55"/>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1EAF"/>
    <w:rsid w:val="000E2175"/>
    <w:rsid w:val="000E2874"/>
    <w:rsid w:val="000E2999"/>
    <w:rsid w:val="000E38E3"/>
    <w:rsid w:val="000E39EA"/>
    <w:rsid w:val="000E3C9C"/>
    <w:rsid w:val="000E4537"/>
    <w:rsid w:val="000E463F"/>
    <w:rsid w:val="000E4D2C"/>
    <w:rsid w:val="000E5804"/>
    <w:rsid w:val="000E6C93"/>
    <w:rsid w:val="000E7100"/>
    <w:rsid w:val="000E729E"/>
    <w:rsid w:val="000E7B6F"/>
    <w:rsid w:val="000E7DC8"/>
    <w:rsid w:val="000F0863"/>
    <w:rsid w:val="000F09FC"/>
    <w:rsid w:val="000F0B4D"/>
    <w:rsid w:val="000F0B5A"/>
    <w:rsid w:val="000F0D34"/>
    <w:rsid w:val="000F1180"/>
    <w:rsid w:val="000F17D2"/>
    <w:rsid w:val="000F1A08"/>
    <w:rsid w:val="000F1A48"/>
    <w:rsid w:val="000F1AE0"/>
    <w:rsid w:val="000F1DAF"/>
    <w:rsid w:val="000F23D4"/>
    <w:rsid w:val="000F2820"/>
    <w:rsid w:val="000F2EE9"/>
    <w:rsid w:val="000F2FFF"/>
    <w:rsid w:val="000F34B6"/>
    <w:rsid w:val="000F3708"/>
    <w:rsid w:val="000F3B74"/>
    <w:rsid w:val="000F4FA0"/>
    <w:rsid w:val="000F5073"/>
    <w:rsid w:val="000F69C2"/>
    <w:rsid w:val="000F7771"/>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0B83"/>
    <w:rsid w:val="00111541"/>
    <w:rsid w:val="00111591"/>
    <w:rsid w:val="00111753"/>
    <w:rsid w:val="0011189B"/>
    <w:rsid w:val="0011213B"/>
    <w:rsid w:val="00112467"/>
    <w:rsid w:val="00112616"/>
    <w:rsid w:val="0011274D"/>
    <w:rsid w:val="00112E91"/>
    <w:rsid w:val="001136EE"/>
    <w:rsid w:val="00113AE3"/>
    <w:rsid w:val="00113EBB"/>
    <w:rsid w:val="00114157"/>
    <w:rsid w:val="001147CD"/>
    <w:rsid w:val="00114EE7"/>
    <w:rsid w:val="001151A2"/>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54"/>
    <w:rsid w:val="0012688C"/>
    <w:rsid w:val="00126E07"/>
    <w:rsid w:val="00127402"/>
    <w:rsid w:val="001274E1"/>
    <w:rsid w:val="00127A94"/>
    <w:rsid w:val="00130074"/>
    <w:rsid w:val="0013060B"/>
    <w:rsid w:val="001306B4"/>
    <w:rsid w:val="00130CA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4ED2"/>
    <w:rsid w:val="00156401"/>
    <w:rsid w:val="00156CF2"/>
    <w:rsid w:val="00157947"/>
    <w:rsid w:val="00157AD6"/>
    <w:rsid w:val="0016155E"/>
    <w:rsid w:val="001623E3"/>
    <w:rsid w:val="00162BDF"/>
    <w:rsid w:val="001633B5"/>
    <w:rsid w:val="00163756"/>
    <w:rsid w:val="00163DD1"/>
    <w:rsid w:val="00164363"/>
    <w:rsid w:val="001645A4"/>
    <w:rsid w:val="00164785"/>
    <w:rsid w:val="00164C23"/>
    <w:rsid w:val="0016542B"/>
    <w:rsid w:val="001658E5"/>
    <w:rsid w:val="00165BC0"/>
    <w:rsid w:val="0016673B"/>
    <w:rsid w:val="00166EC6"/>
    <w:rsid w:val="00166F5E"/>
    <w:rsid w:val="00167B79"/>
    <w:rsid w:val="00167E5A"/>
    <w:rsid w:val="00170143"/>
    <w:rsid w:val="001701DA"/>
    <w:rsid w:val="00171999"/>
    <w:rsid w:val="00172BBF"/>
    <w:rsid w:val="001736C8"/>
    <w:rsid w:val="001752A8"/>
    <w:rsid w:val="001752DF"/>
    <w:rsid w:val="001760E5"/>
    <w:rsid w:val="00177761"/>
    <w:rsid w:val="00177894"/>
    <w:rsid w:val="001801E8"/>
    <w:rsid w:val="00180738"/>
    <w:rsid w:val="00180936"/>
    <w:rsid w:val="00180F1D"/>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61E"/>
    <w:rsid w:val="00191A27"/>
    <w:rsid w:val="00191AA8"/>
    <w:rsid w:val="0019208E"/>
    <w:rsid w:val="0019235D"/>
    <w:rsid w:val="0019269F"/>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977DE"/>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80D"/>
    <w:rsid w:val="001B0909"/>
    <w:rsid w:val="001B0944"/>
    <w:rsid w:val="001B09C3"/>
    <w:rsid w:val="001B0AD8"/>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22CB"/>
    <w:rsid w:val="001C3020"/>
    <w:rsid w:val="001C35C8"/>
    <w:rsid w:val="001C3ABC"/>
    <w:rsid w:val="001C44A5"/>
    <w:rsid w:val="001C4610"/>
    <w:rsid w:val="001C4656"/>
    <w:rsid w:val="001C4678"/>
    <w:rsid w:val="001C47D0"/>
    <w:rsid w:val="001C4BEC"/>
    <w:rsid w:val="001C4CAF"/>
    <w:rsid w:val="001C4D97"/>
    <w:rsid w:val="001C5393"/>
    <w:rsid w:val="001C57BB"/>
    <w:rsid w:val="001C5C93"/>
    <w:rsid w:val="001C5E6B"/>
    <w:rsid w:val="001C684F"/>
    <w:rsid w:val="001C690C"/>
    <w:rsid w:val="001C6B7D"/>
    <w:rsid w:val="001C7EDB"/>
    <w:rsid w:val="001D022F"/>
    <w:rsid w:val="001D04CD"/>
    <w:rsid w:val="001D0CD5"/>
    <w:rsid w:val="001D1864"/>
    <w:rsid w:val="001D18AF"/>
    <w:rsid w:val="001D18D4"/>
    <w:rsid w:val="001D2592"/>
    <w:rsid w:val="001D3183"/>
    <w:rsid w:val="001D3972"/>
    <w:rsid w:val="001D3C4B"/>
    <w:rsid w:val="001D45D4"/>
    <w:rsid w:val="001D57DB"/>
    <w:rsid w:val="001D5A35"/>
    <w:rsid w:val="001D61A8"/>
    <w:rsid w:val="001D674F"/>
    <w:rsid w:val="001D68DA"/>
    <w:rsid w:val="001D6CCD"/>
    <w:rsid w:val="001D71D1"/>
    <w:rsid w:val="001D7A8F"/>
    <w:rsid w:val="001E070A"/>
    <w:rsid w:val="001E0B7A"/>
    <w:rsid w:val="001E11D3"/>
    <w:rsid w:val="001E1223"/>
    <w:rsid w:val="001E1F20"/>
    <w:rsid w:val="001E27E9"/>
    <w:rsid w:val="001E2D86"/>
    <w:rsid w:val="001E3307"/>
    <w:rsid w:val="001E398B"/>
    <w:rsid w:val="001E3F36"/>
    <w:rsid w:val="001E567E"/>
    <w:rsid w:val="001E5BC5"/>
    <w:rsid w:val="001E65F2"/>
    <w:rsid w:val="001E670D"/>
    <w:rsid w:val="001F00F6"/>
    <w:rsid w:val="001F1043"/>
    <w:rsid w:val="001F125F"/>
    <w:rsid w:val="001F15E2"/>
    <w:rsid w:val="001F1808"/>
    <w:rsid w:val="001F193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6BC6"/>
    <w:rsid w:val="001F779C"/>
    <w:rsid w:val="001F7C02"/>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5F6"/>
    <w:rsid w:val="00233BC0"/>
    <w:rsid w:val="00233ECD"/>
    <w:rsid w:val="00234925"/>
    <w:rsid w:val="0023493D"/>
    <w:rsid w:val="0023558A"/>
    <w:rsid w:val="0023672D"/>
    <w:rsid w:val="00236819"/>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7E9"/>
    <w:rsid w:val="00255815"/>
    <w:rsid w:val="002558C9"/>
    <w:rsid w:val="00255CB7"/>
    <w:rsid w:val="00255D25"/>
    <w:rsid w:val="00256C31"/>
    <w:rsid w:val="0025770C"/>
    <w:rsid w:val="00257E44"/>
    <w:rsid w:val="0026036C"/>
    <w:rsid w:val="00262337"/>
    <w:rsid w:val="002630B3"/>
    <w:rsid w:val="002638E1"/>
    <w:rsid w:val="00263A01"/>
    <w:rsid w:val="002641F5"/>
    <w:rsid w:val="002647DD"/>
    <w:rsid w:val="00264E46"/>
    <w:rsid w:val="00265428"/>
    <w:rsid w:val="00265548"/>
    <w:rsid w:val="00265FAD"/>
    <w:rsid w:val="00266296"/>
    <w:rsid w:val="0026635D"/>
    <w:rsid w:val="002666DF"/>
    <w:rsid w:val="00266751"/>
    <w:rsid w:val="00266DD1"/>
    <w:rsid w:val="00267036"/>
    <w:rsid w:val="002703E2"/>
    <w:rsid w:val="00270D16"/>
    <w:rsid w:val="00270F26"/>
    <w:rsid w:val="00271483"/>
    <w:rsid w:val="00271854"/>
    <w:rsid w:val="00271BE6"/>
    <w:rsid w:val="00271D60"/>
    <w:rsid w:val="00272067"/>
    <w:rsid w:val="002723DD"/>
    <w:rsid w:val="002725FC"/>
    <w:rsid w:val="0027281D"/>
    <w:rsid w:val="0027312E"/>
    <w:rsid w:val="00273782"/>
    <w:rsid w:val="002738F2"/>
    <w:rsid w:val="00273AB1"/>
    <w:rsid w:val="00273E6A"/>
    <w:rsid w:val="00273EF7"/>
    <w:rsid w:val="00274056"/>
    <w:rsid w:val="00274CFF"/>
    <w:rsid w:val="00274EAB"/>
    <w:rsid w:val="00275078"/>
    <w:rsid w:val="00275BE1"/>
    <w:rsid w:val="00275FAA"/>
    <w:rsid w:val="002769A2"/>
    <w:rsid w:val="00276ACA"/>
    <w:rsid w:val="00276DBB"/>
    <w:rsid w:val="002770C8"/>
    <w:rsid w:val="00277413"/>
    <w:rsid w:val="002775CF"/>
    <w:rsid w:val="00277BBC"/>
    <w:rsid w:val="00277E1A"/>
    <w:rsid w:val="00277F91"/>
    <w:rsid w:val="00280702"/>
    <w:rsid w:val="00280C71"/>
    <w:rsid w:val="00281FB1"/>
    <w:rsid w:val="0028220A"/>
    <w:rsid w:val="002823C1"/>
    <w:rsid w:val="00282621"/>
    <w:rsid w:val="002833AC"/>
    <w:rsid w:val="002833DA"/>
    <w:rsid w:val="00283CD9"/>
    <w:rsid w:val="002847DA"/>
    <w:rsid w:val="00285000"/>
    <w:rsid w:val="00285222"/>
    <w:rsid w:val="0028548D"/>
    <w:rsid w:val="00285980"/>
    <w:rsid w:val="002859A6"/>
    <w:rsid w:val="00285A74"/>
    <w:rsid w:val="00286322"/>
    <w:rsid w:val="002863EB"/>
    <w:rsid w:val="002865E6"/>
    <w:rsid w:val="00286735"/>
    <w:rsid w:val="00286849"/>
    <w:rsid w:val="002903B7"/>
    <w:rsid w:val="00291217"/>
    <w:rsid w:val="00291244"/>
    <w:rsid w:val="0029138D"/>
    <w:rsid w:val="002913F5"/>
    <w:rsid w:val="00291578"/>
    <w:rsid w:val="00291885"/>
    <w:rsid w:val="00291910"/>
    <w:rsid w:val="002919A4"/>
    <w:rsid w:val="00291AED"/>
    <w:rsid w:val="002920AB"/>
    <w:rsid w:val="00292810"/>
    <w:rsid w:val="002932BC"/>
    <w:rsid w:val="00293D15"/>
    <w:rsid w:val="002949E3"/>
    <w:rsid w:val="00294A61"/>
    <w:rsid w:val="002952C8"/>
    <w:rsid w:val="002954C7"/>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298C"/>
    <w:rsid w:val="002A432C"/>
    <w:rsid w:val="002A4A43"/>
    <w:rsid w:val="002A515F"/>
    <w:rsid w:val="002A5457"/>
    <w:rsid w:val="002A5475"/>
    <w:rsid w:val="002A5A61"/>
    <w:rsid w:val="002A60F1"/>
    <w:rsid w:val="002A7092"/>
    <w:rsid w:val="002A7135"/>
    <w:rsid w:val="002A7A64"/>
    <w:rsid w:val="002A7C4F"/>
    <w:rsid w:val="002A7E91"/>
    <w:rsid w:val="002B00C0"/>
    <w:rsid w:val="002B0973"/>
    <w:rsid w:val="002B0D2C"/>
    <w:rsid w:val="002B1F79"/>
    <w:rsid w:val="002B2015"/>
    <w:rsid w:val="002B338E"/>
    <w:rsid w:val="002B35BB"/>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2E91"/>
    <w:rsid w:val="002C316C"/>
    <w:rsid w:val="002C3302"/>
    <w:rsid w:val="002C3FA8"/>
    <w:rsid w:val="002C41EA"/>
    <w:rsid w:val="002C4301"/>
    <w:rsid w:val="002C4B41"/>
    <w:rsid w:val="002C55B5"/>
    <w:rsid w:val="002C5E45"/>
    <w:rsid w:val="002C6539"/>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5FC7"/>
    <w:rsid w:val="002D60CD"/>
    <w:rsid w:val="002D6C99"/>
    <w:rsid w:val="002D6DC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3F0D"/>
    <w:rsid w:val="002F415B"/>
    <w:rsid w:val="002F44CC"/>
    <w:rsid w:val="002F47C7"/>
    <w:rsid w:val="002F4E01"/>
    <w:rsid w:val="002F50CE"/>
    <w:rsid w:val="002F5172"/>
    <w:rsid w:val="002F56CC"/>
    <w:rsid w:val="002F5D57"/>
    <w:rsid w:val="002F7688"/>
    <w:rsid w:val="002F78C4"/>
    <w:rsid w:val="003000D8"/>
    <w:rsid w:val="003019F1"/>
    <w:rsid w:val="00301CDE"/>
    <w:rsid w:val="00301E05"/>
    <w:rsid w:val="00301F4D"/>
    <w:rsid w:val="003021C5"/>
    <w:rsid w:val="00302227"/>
    <w:rsid w:val="00302C6A"/>
    <w:rsid w:val="00302D05"/>
    <w:rsid w:val="00303642"/>
    <w:rsid w:val="003037B8"/>
    <w:rsid w:val="00303815"/>
    <w:rsid w:val="003048AD"/>
    <w:rsid w:val="00304940"/>
    <w:rsid w:val="003051DA"/>
    <w:rsid w:val="003057AB"/>
    <w:rsid w:val="00306332"/>
    <w:rsid w:val="0030712F"/>
    <w:rsid w:val="003073FF"/>
    <w:rsid w:val="00307B4C"/>
    <w:rsid w:val="00307FB4"/>
    <w:rsid w:val="003107E4"/>
    <w:rsid w:val="00310922"/>
    <w:rsid w:val="00310996"/>
    <w:rsid w:val="00310BF6"/>
    <w:rsid w:val="0031103A"/>
    <w:rsid w:val="00311261"/>
    <w:rsid w:val="00311716"/>
    <w:rsid w:val="0031200A"/>
    <w:rsid w:val="0031210A"/>
    <w:rsid w:val="0031335E"/>
    <w:rsid w:val="0031368C"/>
    <w:rsid w:val="003137DA"/>
    <w:rsid w:val="00313B91"/>
    <w:rsid w:val="00314B57"/>
    <w:rsid w:val="00314E5A"/>
    <w:rsid w:val="003150CD"/>
    <w:rsid w:val="00315532"/>
    <w:rsid w:val="003157A3"/>
    <w:rsid w:val="00315AD3"/>
    <w:rsid w:val="00315D02"/>
    <w:rsid w:val="00315E11"/>
    <w:rsid w:val="00316877"/>
    <w:rsid w:val="00320A5E"/>
    <w:rsid w:val="00320B29"/>
    <w:rsid w:val="00320D08"/>
    <w:rsid w:val="0032247E"/>
    <w:rsid w:val="003224C8"/>
    <w:rsid w:val="003233F1"/>
    <w:rsid w:val="003235BB"/>
    <w:rsid w:val="0032364B"/>
    <w:rsid w:val="00323874"/>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3056"/>
    <w:rsid w:val="003340D6"/>
    <w:rsid w:val="0033447E"/>
    <w:rsid w:val="00335ED1"/>
    <w:rsid w:val="003376E5"/>
    <w:rsid w:val="0033785D"/>
    <w:rsid w:val="0034059B"/>
    <w:rsid w:val="003405EF"/>
    <w:rsid w:val="0034168A"/>
    <w:rsid w:val="00341901"/>
    <w:rsid w:val="003420BE"/>
    <w:rsid w:val="00342149"/>
    <w:rsid w:val="00342174"/>
    <w:rsid w:val="00342667"/>
    <w:rsid w:val="003431BC"/>
    <w:rsid w:val="003445A4"/>
    <w:rsid w:val="003456AD"/>
    <w:rsid w:val="00345A6D"/>
    <w:rsid w:val="00345B37"/>
    <w:rsid w:val="003468B4"/>
    <w:rsid w:val="00346DB0"/>
    <w:rsid w:val="00347085"/>
    <w:rsid w:val="00347225"/>
    <w:rsid w:val="0034729B"/>
    <w:rsid w:val="003473F2"/>
    <w:rsid w:val="00347E14"/>
    <w:rsid w:val="00350503"/>
    <w:rsid w:val="00350BDB"/>
    <w:rsid w:val="00350DD0"/>
    <w:rsid w:val="003518A4"/>
    <w:rsid w:val="00351C8D"/>
    <w:rsid w:val="00352725"/>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09D0"/>
    <w:rsid w:val="003611AA"/>
    <w:rsid w:val="003612FB"/>
    <w:rsid w:val="00361E88"/>
    <w:rsid w:val="003621A2"/>
    <w:rsid w:val="00362602"/>
    <w:rsid w:val="00362752"/>
    <w:rsid w:val="00362A45"/>
    <w:rsid w:val="00363392"/>
    <w:rsid w:val="00363747"/>
    <w:rsid w:val="00363B60"/>
    <w:rsid w:val="0036473E"/>
    <w:rsid w:val="00364A6A"/>
    <w:rsid w:val="00364AE7"/>
    <w:rsid w:val="00365B80"/>
    <w:rsid w:val="00366213"/>
    <w:rsid w:val="003663EE"/>
    <w:rsid w:val="0036698B"/>
    <w:rsid w:val="00367213"/>
    <w:rsid w:val="00367608"/>
    <w:rsid w:val="00367800"/>
    <w:rsid w:val="00367A0E"/>
    <w:rsid w:val="00367B29"/>
    <w:rsid w:val="00370B96"/>
    <w:rsid w:val="00372A72"/>
    <w:rsid w:val="00372B3E"/>
    <w:rsid w:val="00375367"/>
    <w:rsid w:val="00375CA8"/>
    <w:rsid w:val="00375F4B"/>
    <w:rsid w:val="0037692A"/>
    <w:rsid w:val="00377399"/>
    <w:rsid w:val="00377406"/>
    <w:rsid w:val="003779D2"/>
    <w:rsid w:val="003806CC"/>
    <w:rsid w:val="003806F4"/>
    <w:rsid w:val="0038124B"/>
    <w:rsid w:val="003816C5"/>
    <w:rsid w:val="00381BA7"/>
    <w:rsid w:val="00381EC2"/>
    <w:rsid w:val="00382249"/>
    <w:rsid w:val="00382491"/>
    <w:rsid w:val="0038340C"/>
    <w:rsid w:val="00383551"/>
    <w:rsid w:val="003838EA"/>
    <w:rsid w:val="00384082"/>
    <w:rsid w:val="0038425F"/>
    <w:rsid w:val="003845BC"/>
    <w:rsid w:val="00385165"/>
    <w:rsid w:val="0038557C"/>
    <w:rsid w:val="00385D8D"/>
    <w:rsid w:val="00386A87"/>
    <w:rsid w:val="00387762"/>
    <w:rsid w:val="00390508"/>
    <w:rsid w:val="003905AB"/>
    <w:rsid w:val="00390AF0"/>
    <w:rsid w:val="003916B4"/>
    <w:rsid w:val="00392205"/>
    <w:rsid w:val="0039232D"/>
    <w:rsid w:val="0039252A"/>
    <w:rsid w:val="003925EB"/>
    <w:rsid w:val="00392DF3"/>
    <w:rsid w:val="00393003"/>
    <w:rsid w:val="00393402"/>
    <w:rsid w:val="00393483"/>
    <w:rsid w:val="00393A1D"/>
    <w:rsid w:val="00393D3A"/>
    <w:rsid w:val="0039412B"/>
    <w:rsid w:val="00394326"/>
    <w:rsid w:val="003946FD"/>
    <w:rsid w:val="00395198"/>
    <w:rsid w:val="00396179"/>
    <w:rsid w:val="003963E2"/>
    <w:rsid w:val="00396674"/>
    <w:rsid w:val="00396807"/>
    <w:rsid w:val="0039682E"/>
    <w:rsid w:val="003969E4"/>
    <w:rsid w:val="00396DBB"/>
    <w:rsid w:val="0039768C"/>
    <w:rsid w:val="003979D7"/>
    <w:rsid w:val="003A00D3"/>
    <w:rsid w:val="003A0B26"/>
    <w:rsid w:val="003A1000"/>
    <w:rsid w:val="003A206A"/>
    <w:rsid w:val="003A2985"/>
    <w:rsid w:val="003A2D4B"/>
    <w:rsid w:val="003A36C1"/>
    <w:rsid w:val="003A41F6"/>
    <w:rsid w:val="003A432E"/>
    <w:rsid w:val="003A46FC"/>
    <w:rsid w:val="003A59BE"/>
    <w:rsid w:val="003A6446"/>
    <w:rsid w:val="003A6562"/>
    <w:rsid w:val="003A6615"/>
    <w:rsid w:val="003A6946"/>
    <w:rsid w:val="003A6AEC"/>
    <w:rsid w:val="003A783B"/>
    <w:rsid w:val="003A791D"/>
    <w:rsid w:val="003B0206"/>
    <w:rsid w:val="003B0838"/>
    <w:rsid w:val="003B0DAC"/>
    <w:rsid w:val="003B13DF"/>
    <w:rsid w:val="003B1F9A"/>
    <w:rsid w:val="003B2021"/>
    <w:rsid w:val="003B21C5"/>
    <w:rsid w:val="003B2690"/>
    <w:rsid w:val="003B26F0"/>
    <w:rsid w:val="003B2C3A"/>
    <w:rsid w:val="003B2C7F"/>
    <w:rsid w:val="003B4264"/>
    <w:rsid w:val="003B48D9"/>
    <w:rsid w:val="003B546B"/>
    <w:rsid w:val="003B55FC"/>
    <w:rsid w:val="003B5886"/>
    <w:rsid w:val="003B58C7"/>
    <w:rsid w:val="003B5E39"/>
    <w:rsid w:val="003B6B6C"/>
    <w:rsid w:val="003B6CC4"/>
    <w:rsid w:val="003B6EFB"/>
    <w:rsid w:val="003B7B56"/>
    <w:rsid w:val="003C083E"/>
    <w:rsid w:val="003C1399"/>
    <w:rsid w:val="003C1AA6"/>
    <w:rsid w:val="003C1F44"/>
    <w:rsid w:val="003C224D"/>
    <w:rsid w:val="003C2CE0"/>
    <w:rsid w:val="003C3695"/>
    <w:rsid w:val="003C381C"/>
    <w:rsid w:val="003C4699"/>
    <w:rsid w:val="003C4B3E"/>
    <w:rsid w:val="003C58ED"/>
    <w:rsid w:val="003C5C28"/>
    <w:rsid w:val="003C66BF"/>
    <w:rsid w:val="003C6A4E"/>
    <w:rsid w:val="003C6ABA"/>
    <w:rsid w:val="003C6FCF"/>
    <w:rsid w:val="003C7378"/>
    <w:rsid w:val="003C7FD6"/>
    <w:rsid w:val="003D0004"/>
    <w:rsid w:val="003D021F"/>
    <w:rsid w:val="003D0276"/>
    <w:rsid w:val="003D03A8"/>
    <w:rsid w:val="003D0427"/>
    <w:rsid w:val="003D07CA"/>
    <w:rsid w:val="003D0923"/>
    <w:rsid w:val="003D11BE"/>
    <w:rsid w:val="003D1237"/>
    <w:rsid w:val="003D15ED"/>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E0"/>
    <w:rsid w:val="003D626A"/>
    <w:rsid w:val="003D6803"/>
    <w:rsid w:val="003D69F5"/>
    <w:rsid w:val="003D6A96"/>
    <w:rsid w:val="003D6E18"/>
    <w:rsid w:val="003D7AA2"/>
    <w:rsid w:val="003D7B96"/>
    <w:rsid w:val="003E02C1"/>
    <w:rsid w:val="003E09AE"/>
    <w:rsid w:val="003E0B76"/>
    <w:rsid w:val="003E0E76"/>
    <w:rsid w:val="003E0FA1"/>
    <w:rsid w:val="003E16F4"/>
    <w:rsid w:val="003E1C51"/>
    <w:rsid w:val="003E2AC3"/>
    <w:rsid w:val="003E2BCA"/>
    <w:rsid w:val="003E2C61"/>
    <w:rsid w:val="003E3F06"/>
    <w:rsid w:val="003E40EF"/>
    <w:rsid w:val="003E430D"/>
    <w:rsid w:val="003E465B"/>
    <w:rsid w:val="003E5506"/>
    <w:rsid w:val="003E5699"/>
    <w:rsid w:val="003E5F16"/>
    <w:rsid w:val="003E7B8A"/>
    <w:rsid w:val="003E7DD6"/>
    <w:rsid w:val="003E7E6D"/>
    <w:rsid w:val="003F0A03"/>
    <w:rsid w:val="003F14A0"/>
    <w:rsid w:val="003F16DB"/>
    <w:rsid w:val="003F1C95"/>
    <w:rsid w:val="003F20C0"/>
    <w:rsid w:val="003F20F6"/>
    <w:rsid w:val="003F27F4"/>
    <w:rsid w:val="003F35E6"/>
    <w:rsid w:val="003F3A3C"/>
    <w:rsid w:val="003F420B"/>
    <w:rsid w:val="003F463B"/>
    <w:rsid w:val="003F5EA6"/>
    <w:rsid w:val="003F611C"/>
    <w:rsid w:val="003F6326"/>
    <w:rsid w:val="003F79C0"/>
    <w:rsid w:val="003F7B58"/>
    <w:rsid w:val="004002C4"/>
    <w:rsid w:val="004007B2"/>
    <w:rsid w:val="00400B7E"/>
    <w:rsid w:val="00401A75"/>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599E"/>
    <w:rsid w:val="00415FC2"/>
    <w:rsid w:val="0041605A"/>
    <w:rsid w:val="00416500"/>
    <w:rsid w:val="004165D9"/>
    <w:rsid w:val="004166F6"/>
    <w:rsid w:val="00416B51"/>
    <w:rsid w:val="004178B4"/>
    <w:rsid w:val="0042102E"/>
    <w:rsid w:val="00421135"/>
    <w:rsid w:val="00421214"/>
    <w:rsid w:val="00421B95"/>
    <w:rsid w:val="00421DB3"/>
    <w:rsid w:val="0042248F"/>
    <w:rsid w:val="004224BA"/>
    <w:rsid w:val="004227BB"/>
    <w:rsid w:val="00423E09"/>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2AB"/>
    <w:rsid w:val="004378A7"/>
    <w:rsid w:val="0044042A"/>
    <w:rsid w:val="004404AB"/>
    <w:rsid w:val="0044091E"/>
    <w:rsid w:val="004409B9"/>
    <w:rsid w:val="00441B37"/>
    <w:rsid w:val="00441FB9"/>
    <w:rsid w:val="004429B8"/>
    <w:rsid w:val="00442B11"/>
    <w:rsid w:val="0044427A"/>
    <w:rsid w:val="004457D7"/>
    <w:rsid w:val="00445F6F"/>
    <w:rsid w:val="00447952"/>
    <w:rsid w:val="00447C1B"/>
    <w:rsid w:val="00447D26"/>
    <w:rsid w:val="004507D6"/>
    <w:rsid w:val="00450D75"/>
    <w:rsid w:val="00451ED4"/>
    <w:rsid w:val="0045293D"/>
    <w:rsid w:val="004530AC"/>
    <w:rsid w:val="00453479"/>
    <w:rsid w:val="00453A20"/>
    <w:rsid w:val="00453ADC"/>
    <w:rsid w:val="004541EE"/>
    <w:rsid w:val="004545F6"/>
    <w:rsid w:val="00454A84"/>
    <w:rsid w:val="00454F1A"/>
    <w:rsid w:val="00455086"/>
    <w:rsid w:val="00455462"/>
    <w:rsid w:val="00455777"/>
    <w:rsid w:val="004559E8"/>
    <w:rsid w:val="00455AF2"/>
    <w:rsid w:val="00455EFB"/>
    <w:rsid w:val="00456A9F"/>
    <w:rsid w:val="0046054F"/>
    <w:rsid w:val="00460736"/>
    <w:rsid w:val="0046150E"/>
    <w:rsid w:val="00461ECA"/>
    <w:rsid w:val="00463337"/>
    <w:rsid w:val="004635BA"/>
    <w:rsid w:val="00463BB5"/>
    <w:rsid w:val="00463D0D"/>
    <w:rsid w:val="00464097"/>
    <w:rsid w:val="004645A1"/>
    <w:rsid w:val="00464B29"/>
    <w:rsid w:val="00464FA0"/>
    <w:rsid w:val="00465088"/>
    <w:rsid w:val="00465353"/>
    <w:rsid w:val="0046577F"/>
    <w:rsid w:val="00465A0D"/>
    <w:rsid w:val="004660BF"/>
    <w:rsid w:val="004667FF"/>
    <w:rsid w:val="004670EA"/>
    <w:rsid w:val="004670EC"/>
    <w:rsid w:val="00467152"/>
    <w:rsid w:val="00467176"/>
    <w:rsid w:val="00467241"/>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BF6"/>
    <w:rsid w:val="00476C50"/>
    <w:rsid w:val="0047722B"/>
    <w:rsid w:val="004774B5"/>
    <w:rsid w:val="004779A3"/>
    <w:rsid w:val="004779D5"/>
    <w:rsid w:val="00477BF8"/>
    <w:rsid w:val="004807EC"/>
    <w:rsid w:val="0048202A"/>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153"/>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E8F"/>
    <w:rsid w:val="004A17D3"/>
    <w:rsid w:val="004A1882"/>
    <w:rsid w:val="004A272D"/>
    <w:rsid w:val="004A441E"/>
    <w:rsid w:val="004A4489"/>
    <w:rsid w:val="004A4A2D"/>
    <w:rsid w:val="004A4F05"/>
    <w:rsid w:val="004A5633"/>
    <w:rsid w:val="004A57E7"/>
    <w:rsid w:val="004A6C3E"/>
    <w:rsid w:val="004A6C84"/>
    <w:rsid w:val="004A722A"/>
    <w:rsid w:val="004A751D"/>
    <w:rsid w:val="004A7AD0"/>
    <w:rsid w:val="004B086C"/>
    <w:rsid w:val="004B0A8F"/>
    <w:rsid w:val="004B1104"/>
    <w:rsid w:val="004B19B1"/>
    <w:rsid w:val="004B25AE"/>
    <w:rsid w:val="004B2E19"/>
    <w:rsid w:val="004B3102"/>
    <w:rsid w:val="004B3464"/>
    <w:rsid w:val="004B3BC2"/>
    <w:rsid w:val="004B3F7B"/>
    <w:rsid w:val="004B4189"/>
    <w:rsid w:val="004B4253"/>
    <w:rsid w:val="004B4931"/>
    <w:rsid w:val="004B4E8E"/>
    <w:rsid w:val="004B586F"/>
    <w:rsid w:val="004B5CE7"/>
    <w:rsid w:val="004B605C"/>
    <w:rsid w:val="004B62A9"/>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814"/>
    <w:rsid w:val="004D3E55"/>
    <w:rsid w:val="004D43C8"/>
    <w:rsid w:val="004D450C"/>
    <w:rsid w:val="004D470C"/>
    <w:rsid w:val="004D4FCA"/>
    <w:rsid w:val="004D56B8"/>
    <w:rsid w:val="004D5C15"/>
    <w:rsid w:val="004D5CD2"/>
    <w:rsid w:val="004D5D1A"/>
    <w:rsid w:val="004D6926"/>
    <w:rsid w:val="004D7B1E"/>
    <w:rsid w:val="004D7BA3"/>
    <w:rsid w:val="004D7E4F"/>
    <w:rsid w:val="004E0BC4"/>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0C40"/>
    <w:rsid w:val="004F1E6C"/>
    <w:rsid w:val="004F1F52"/>
    <w:rsid w:val="004F302C"/>
    <w:rsid w:val="004F308B"/>
    <w:rsid w:val="004F360D"/>
    <w:rsid w:val="004F3BBB"/>
    <w:rsid w:val="004F4920"/>
    <w:rsid w:val="004F4DDE"/>
    <w:rsid w:val="004F4E45"/>
    <w:rsid w:val="004F55B7"/>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5C99"/>
    <w:rsid w:val="005066E1"/>
    <w:rsid w:val="00506823"/>
    <w:rsid w:val="00507861"/>
    <w:rsid w:val="0050797B"/>
    <w:rsid w:val="00507A60"/>
    <w:rsid w:val="00511F78"/>
    <w:rsid w:val="00513742"/>
    <w:rsid w:val="005140D6"/>
    <w:rsid w:val="0051554C"/>
    <w:rsid w:val="00515D69"/>
    <w:rsid w:val="00515E05"/>
    <w:rsid w:val="00516169"/>
    <w:rsid w:val="00516186"/>
    <w:rsid w:val="005170A8"/>
    <w:rsid w:val="0051758A"/>
    <w:rsid w:val="00517707"/>
    <w:rsid w:val="005177D9"/>
    <w:rsid w:val="00517EB3"/>
    <w:rsid w:val="00520796"/>
    <w:rsid w:val="00520869"/>
    <w:rsid w:val="00520A82"/>
    <w:rsid w:val="00520B37"/>
    <w:rsid w:val="005228ED"/>
    <w:rsid w:val="00522E70"/>
    <w:rsid w:val="00523446"/>
    <w:rsid w:val="00523670"/>
    <w:rsid w:val="00523C33"/>
    <w:rsid w:val="0052462E"/>
    <w:rsid w:val="00524BB8"/>
    <w:rsid w:val="00524C1C"/>
    <w:rsid w:val="0052504F"/>
    <w:rsid w:val="005254DF"/>
    <w:rsid w:val="00525781"/>
    <w:rsid w:val="005266D7"/>
    <w:rsid w:val="00526969"/>
    <w:rsid w:val="0052705F"/>
    <w:rsid w:val="005272B6"/>
    <w:rsid w:val="00527E7F"/>
    <w:rsid w:val="005307F6"/>
    <w:rsid w:val="00531612"/>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9A2"/>
    <w:rsid w:val="00542C4B"/>
    <w:rsid w:val="00542CAF"/>
    <w:rsid w:val="005449AB"/>
    <w:rsid w:val="005458D1"/>
    <w:rsid w:val="00545A2E"/>
    <w:rsid w:val="00545A79"/>
    <w:rsid w:val="0054615A"/>
    <w:rsid w:val="0054621E"/>
    <w:rsid w:val="0054657D"/>
    <w:rsid w:val="0054698B"/>
    <w:rsid w:val="00546B40"/>
    <w:rsid w:val="00546B4E"/>
    <w:rsid w:val="005472A8"/>
    <w:rsid w:val="005473F7"/>
    <w:rsid w:val="00547A5F"/>
    <w:rsid w:val="00547B62"/>
    <w:rsid w:val="0055034D"/>
    <w:rsid w:val="0055086B"/>
    <w:rsid w:val="0055125C"/>
    <w:rsid w:val="00551ABB"/>
    <w:rsid w:val="005520E4"/>
    <w:rsid w:val="005522AD"/>
    <w:rsid w:val="00552ACF"/>
    <w:rsid w:val="00552E5A"/>
    <w:rsid w:val="005534B3"/>
    <w:rsid w:val="005538AD"/>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4E8"/>
    <w:rsid w:val="0056656B"/>
    <w:rsid w:val="00566C48"/>
    <w:rsid w:val="00566DA2"/>
    <w:rsid w:val="005671BD"/>
    <w:rsid w:val="005674E7"/>
    <w:rsid w:val="00567F4A"/>
    <w:rsid w:val="005705AF"/>
    <w:rsid w:val="00570713"/>
    <w:rsid w:val="00571003"/>
    <w:rsid w:val="00571180"/>
    <w:rsid w:val="00571203"/>
    <w:rsid w:val="005714C4"/>
    <w:rsid w:val="00571C73"/>
    <w:rsid w:val="00571E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0E6"/>
    <w:rsid w:val="005856AA"/>
    <w:rsid w:val="00585E0C"/>
    <w:rsid w:val="00586062"/>
    <w:rsid w:val="005861FA"/>
    <w:rsid w:val="00587530"/>
    <w:rsid w:val="0059097E"/>
    <w:rsid w:val="00591187"/>
    <w:rsid w:val="005912B0"/>
    <w:rsid w:val="005915AB"/>
    <w:rsid w:val="005919CE"/>
    <w:rsid w:val="00591FFF"/>
    <w:rsid w:val="00592420"/>
    <w:rsid w:val="005928A5"/>
    <w:rsid w:val="00592A0F"/>
    <w:rsid w:val="0059300A"/>
    <w:rsid w:val="0059434E"/>
    <w:rsid w:val="005945E9"/>
    <w:rsid w:val="0059484E"/>
    <w:rsid w:val="005952DF"/>
    <w:rsid w:val="00595B3C"/>
    <w:rsid w:val="00595E71"/>
    <w:rsid w:val="00596719"/>
    <w:rsid w:val="00596A97"/>
    <w:rsid w:val="00596C4C"/>
    <w:rsid w:val="005972D4"/>
    <w:rsid w:val="005A009A"/>
    <w:rsid w:val="005A048F"/>
    <w:rsid w:val="005A062A"/>
    <w:rsid w:val="005A18EF"/>
    <w:rsid w:val="005A1C69"/>
    <w:rsid w:val="005A2626"/>
    <w:rsid w:val="005A2C2D"/>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17AE"/>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19D"/>
    <w:rsid w:val="005C4CD0"/>
    <w:rsid w:val="005C4E82"/>
    <w:rsid w:val="005C5459"/>
    <w:rsid w:val="005C57DB"/>
    <w:rsid w:val="005C58FA"/>
    <w:rsid w:val="005C5DBC"/>
    <w:rsid w:val="005C62A6"/>
    <w:rsid w:val="005C6455"/>
    <w:rsid w:val="005C6AF6"/>
    <w:rsid w:val="005C6BD8"/>
    <w:rsid w:val="005C6D6A"/>
    <w:rsid w:val="005C7A23"/>
    <w:rsid w:val="005D0861"/>
    <w:rsid w:val="005D0D85"/>
    <w:rsid w:val="005D0FED"/>
    <w:rsid w:val="005D134A"/>
    <w:rsid w:val="005D134E"/>
    <w:rsid w:val="005D1528"/>
    <w:rsid w:val="005D16F9"/>
    <w:rsid w:val="005D2CA1"/>
    <w:rsid w:val="005D375F"/>
    <w:rsid w:val="005D413B"/>
    <w:rsid w:val="005D4741"/>
    <w:rsid w:val="005D4D07"/>
    <w:rsid w:val="005D4D2A"/>
    <w:rsid w:val="005D4D50"/>
    <w:rsid w:val="005D54A8"/>
    <w:rsid w:val="005D554F"/>
    <w:rsid w:val="005D55A5"/>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5F72B1"/>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634E"/>
    <w:rsid w:val="00607AF2"/>
    <w:rsid w:val="00607CCA"/>
    <w:rsid w:val="00610171"/>
    <w:rsid w:val="00610947"/>
    <w:rsid w:val="00610D19"/>
    <w:rsid w:val="006120D3"/>
    <w:rsid w:val="0061337A"/>
    <w:rsid w:val="00613AD3"/>
    <w:rsid w:val="00615ED9"/>
    <w:rsid w:val="00616464"/>
    <w:rsid w:val="0061681F"/>
    <w:rsid w:val="00617096"/>
    <w:rsid w:val="00617BC6"/>
    <w:rsid w:val="00617CA8"/>
    <w:rsid w:val="00620231"/>
    <w:rsid w:val="00620556"/>
    <w:rsid w:val="00620576"/>
    <w:rsid w:val="00620770"/>
    <w:rsid w:val="006210CB"/>
    <w:rsid w:val="0062145A"/>
    <w:rsid w:val="00621607"/>
    <w:rsid w:val="00621768"/>
    <w:rsid w:val="00621F95"/>
    <w:rsid w:val="00622532"/>
    <w:rsid w:val="00622658"/>
    <w:rsid w:val="00622692"/>
    <w:rsid w:val="00622A86"/>
    <w:rsid w:val="006244D4"/>
    <w:rsid w:val="00624EA6"/>
    <w:rsid w:val="006250CA"/>
    <w:rsid w:val="0062512A"/>
    <w:rsid w:val="00625B45"/>
    <w:rsid w:val="00625C78"/>
    <w:rsid w:val="006269BA"/>
    <w:rsid w:val="00627030"/>
    <w:rsid w:val="00627D0D"/>
    <w:rsid w:val="00630E13"/>
    <w:rsid w:val="00630F8F"/>
    <w:rsid w:val="006319E0"/>
    <w:rsid w:val="006320D6"/>
    <w:rsid w:val="006320DC"/>
    <w:rsid w:val="006322C0"/>
    <w:rsid w:val="00632A31"/>
    <w:rsid w:val="00632E7B"/>
    <w:rsid w:val="00633138"/>
    <w:rsid w:val="006331DD"/>
    <w:rsid w:val="006343C9"/>
    <w:rsid w:val="006352E8"/>
    <w:rsid w:val="00635CE1"/>
    <w:rsid w:val="00635E8B"/>
    <w:rsid w:val="00636673"/>
    <w:rsid w:val="006367B1"/>
    <w:rsid w:val="006369C0"/>
    <w:rsid w:val="00636A51"/>
    <w:rsid w:val="00640490"/>
    <w:rsid w:val="006404B2"/>
    <w:rsid w:val="006407DF"/>
    <w:rsid w:val="006419F4"/>
    <w:rsid w:val="006423F1"/>
    <w:rsid w:val="00642B96"/>
    <w:rsid w:val="00642D16"/>
    <w:rsid w:val="006430A6"/>
    <w:rsid w:val="00643183"/>
    <w:rsid w:val="00644D14"/>
    <w:rsid w:val="006468BA"/>
    <w:rsid w:val="006469CB"/>
    <w:rsid w:val="00646D9B"/>
    <w:rsid w:val="00647355"/>
    <w:rsid w:val="00647423"/>
    <w:rsid w:val="00647972"/>
    <w:rsid w:val="00647BD9"/>
    <w:rsid w:val="0065071B"/>
    <w:rsid w:val="006507CC"/>
    <w:rsid w:val="00650A94"/>
    <w:rsid w:val="00650CB8"/>
    <w:rsid w:val="00651955"/>
    <w:rsid w:val="00651A0F"/>
    <w:rsid w:val="00651B15"/>
    <w:rsid w:val="006523C8"/>
    <w:rsid w:val="006531BA"/>
    <w:rsid w:val="0065353F"/>
    <w:rsid w:val="0065366C"/>
    <w:rsid w:val="00653780"/>
    <w:rsid w:val="00654806"/>
    <w:rsid w:val="006552F5"/>
    <w:rsid w:val="00655823"/>
    <w:rsid w:val="00655AAE"/>
    <w:rsid w:val="00655DC4"/>
    <w:rsid w:val="00656867"/>
    <w:rsid w:val="00656B21"/>
    <w:rsid w:val="0065714D"/>
    <w:rsid w:val="006571A2"/>
    <w:rsid w:val="006578F4"/>
    <w:rsid w:val="00657A81"/>
    <w:rsid w:val="00657F44"/>
    <w:rsid w:val="00660F23"/>
    <w:rsid w:val="00660FB7"/>
    <w:rsid w:val="00661C8F"/>
    <w:rsid w:val="00661DF2"/>
    <w:rsid w:val="00662662"/>
    <w:rsid w:val="00662672"/>
    <w:rsid w:val="0066347E"/>
    <w:rsid w:val="006634FA"/>
    <w:rsid w:val="00663A18"/>
    <w:rsid w:val="00663C73"/>
    <w:rsid w:val="00663EB7"/>
    <w:rsid w:val="00663FEE"/>
    <w:rsid w:val="006651C3"/>
    <w:rsid w:val="00665986"/>
    <w:rsid w:val="00665BAB"/>
    <w:rsid w:val="0066636E"/>
    <w:rsid w:val="0066647A"/>
    <w:rsid w:val="00666962"/>
    <w:rsid w:val="006675FA"/>
    <w:rsid w:val="00670062"/>
    <w:rsid w:val="0067132A"/>
    <w:rsid w:val="0067161A"/>
    <w:rsid w:val="00671A8C"/>
    <w:rsid w:val="00671FA5"/>
    <w:rsid w:val="00672EAF"/>
    <w:rsid w:val="00673450"/>
    <w:rsid w:val="00674D49"/>
    <w:rsid w:val="00674FA7"/>
    <w:rsid w:val="00675E11"/>
    <w:rsid w:val="00675F99"/>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1F0"/>
    <w:rsid w:val="00684530"/>
    <w:rsid w:val="00684695"/>
    <w:rsid w:val="006848E9"/>
    <w:rsid w:val="0068576F"/>
    <w:rsid w:val="00685A8E"/>
    <w:rsid w:val="00685DB0"/>
    <w:rsid w:val="0068623C"/>
    <w:rsid w:val="00686C6D"/>
    <w:rsid w:val="00686DD0"/>
    <w:rsid w:val="0069007A"/>
    <w:rsid w:val="006905B8"/>
    <w:rsid w:val="006905D7"/>
    <w:rsid w:val="0069122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969D0"/>
    <w:rsid w:val="00697FF7"/>
    <w:rsid w:val="006A0A88"/>
    <w:rsid w:val="006A0C3F"/>
    <w:rsid w:val="006A0F37"/>
    <w:rsid w:val="006A1C1A"/>
    <w:rsid w:val="006A2D0F"/>
    <w:rsid w:val="006A2D72"/>
    <w:rsid w:val="006A3070"/>
    <w:rsid w:val="006A3A79"/>
    <w:rsid w:val="006A400E"/>
    <w:rsid w:val="006A452F"/>
    <w:rsid w:val="006A4A70"/>
    <w:rsid w:val="006A553A"/>
    <w:rsid w:val="006A5D02"/>
    <w:rsid w:val="006A67EC"/>
    <w:rsid w:val="006A68C8"/>
    <w:rsid w:val="006A6D93"/>
    <w:rsid w:val="006A7316"/>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36"/>
    <w:rsid w:val="006C1A72"/>
    <w:rsid w:val="006C1ABF"/>
    <w:rsid w:val="006C1C58"/>
    <w:rsid w:val="006C242E"/>
    <w:rsid w:val="006C2DDD"/>
    <w:rsid w:val="006C41C0"/>
    <w:rsid w:val="006C4E17"/>
    <w:rsid w:val="006C6346"/>
    <w:rsid w:val="006C63EC"/>
    <w:rsid w:val="006C66EF"/>
    <w:rsid w:val="006C6D95"/>
    <w:rsid w:val="006C74F9"/>
    <w:rsid w:val="006C790E"/>
    <w:rsid w:val="006D0F6F"/>
    <w:rsid w:val="006D0F93"/>
    <w:rsid w:val="006D158B"/>
    <w:rsid w:val="006D171D"/>
    <w:rsid w:val="006D1B27"/>
    <w:rsid w:val="006D1F49"/>
    <w:rsid w:val="006D2635"/>
    <w:rsid w:val="006D3FE3"/>
    <w:rsid w:val="006D4931"/>
    <w:rsid w:val="006D5249"/>
    <w:rsid w:val="006D5AAB"/>
    <w:rsid w:val="006D7A71"/>
    <w:rsid w:val="006D7B77"/>
    <w:rsid w:val="006E0112"/>
    <w:rsid w:val="006E0407"/>
    <w:rsid w:val="006E0A3B"/>
    <w:rsid w:val="006E0A49"/>
    <w:rsid w:val="006E0B1C"/>
    <w:rsid w:val="006E17A1"/>
    <w:rsid w:val="006E2385"/>
    <w:rsid w:val="006E2CF4"/>
    <w:rsid w:val="006E3414"/>
    <w:rsid w:val="006E40B4"/>
    <w:rsid w:val="006E445E"/>
    <w:rsid w:val="006E44F9"/>
    <w:rsid w:val="006E5727"/>
    <w:rsid w:val="006E5B65"/>
    <w:rsid w:val="006E5CFC"/>
    <w:rsid w:val="006E645B"/>
    <w:rsid w:val="006E6A6C"/>
    <w:rsid w:val="006E6D02"/>
    <w:rsid w:val="006E7371"/>
    <w:rsid w:val="006E794C"/>
    <w:rsid w:val="006E7A44"/>
    <w:rsid w:val="006E7AF6"/>
    <w:rsid w:val="006E7DAC"/>
    <w:rsid w:val="006F076E"/>
    <w:rsid w:val="006F0F74"/>
    <w:rsid w:val="006F117B"/>
    <w:rsid w:val="006F12DD"/>
    <w:rsid w:val="006F19F8"/>
    <w:rsid w:val="006F1BBF"/>
    <w:rsid w:val="006F2328"/>
    <w:rsid w:val="006F25B4"/>
    <w:rsid w:val="006F282C"/>
    <w:rsid w:val="006F2C26"/>
    <w:rsid w:val="006F351F"/>
    <w:rsid w:val="006F405B"/>
    <w:rsid w:val="006F4B11"/>
    <w:rsid w:val="006F57F7"/>
    <w:rsid w:val="006F6008"/>
    <w:rsid w:val="006F6D0B"/>
    <w:rsid w:val="006F6ECB"/>
    <w:rsid w:val="0070002C"/>
    <w:rsid w:val="007003A2"/>
    <w:rsid w:val="00700835"/>
    <w:rsid w:val="00700A2D"/>
    <w:rsid w:val="007016BA"/>
    <w:rsid w:val="00701D55"/>
    <w:rsid w:val="00702053"/>
    <w:rsid w:val="0070218E"/>
    <w:rsid w:val="00702219"/>
    <w:rsid w:val="00702CD6"/>
    <w:rsid w:val="007031FC"/>
    <w:rsid w:val="00703751"/>
    <w:rsid w:val="00705760"/>
    <w:rsid w:val="00705D03"/>
    <w:rsid w:val="00705E93"/>
    <w:rsid w:val="00705F84"/>
    <w:rsid w:val="007063C2"/>
    <w:rsid w:val="00706789"/>
    <w:rsid w:val="007102D8"/>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CB6"/>
    <w:rsid w:val="00717D30"/>
    <w:rsid w:val="00720252"/>
    <w:rsid w:val="00720DD1"/>
    <w:rsid w:val="007211AB"/>
    <w:rsid w:val="007218E2"/>
    <w:rsid w:val="00721935"/>
    <w:rsid w:val="00721BED"/>
    <w:rsid w:val="00722246"/>
    <w:rsid w:val="00722D57"/>
    <w:rsid w:val="00723055"/>
    <w:rsid w:val="007239FF"/>
    <w:rsid w:val="00723C98"/>
    <w:rsid w:val="007244AE"/>
    <w:rsid w:val="00724ECD"/>
    <w:rsid w:val="00724EEC"/>
    <w:rsid w:val="00725259"/>
    <w:rsid w:val="007254F7"/>
    <w:rsid w:val="00725B4C"/>
    <w:rsid w:val="00725F98"/>
    <w:rsid w:val="00726251"/>
    <w:rsid w:val="007263B6"/>
    <w:rsid w:val="00726851"/>
    <w:rsid w:val="00727DDF"/>
    <w:rsid w:val="00730172"/>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4CC7"/>
    <w:rsid w:val="0074504C"/>
    <w:rsid w:val="0074669B"/>
    <w:rsid w:val="00746A78"/>
    <w:rsid w:val="00747F6E"/>
    <w:rsid w:val="00750228"/>
    <w:rsid w:val="007502F7"/>
    <w:rsid w:val="00750ADB"/>
    <w:rsid w:val="00751CB3"/>
    <w:rsid w:val="0075265F"/>
    <w:rsid w:val="0075296D"/>
    <w:rsid w:val="00752A51"/>
    <w:rsid w:val="00752E37"/>
    <w:rsid w:val="0075377C"/>
    <w:rsid w:val="00754345"/>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85F"/>
    <w:rsid w:val="00761A8A"/>
    <w:rsid w:val="00761E4D"/>
    <w:rsid w:val="007620D1"/>
    <w:rsid w:val="0076279E"/>
    <w:rsid w:val="00762DC3"/>
    <w:rsid w:val="007633FC"/>
    <w:rsid w:val="00763595"/>
    <w:rsid w:val="00763C41"/>
    <w:rsid w:val="00763EA1"/>
    <w:rsid w:val="007641EE"/>
    <w:rsid w:val="007657B1"/>
    <w:rsid w:val="007666C1"/>
    <w:rsid w:val="00766A49"/>
    <w:rsid w:val="00766E0E"/>
    <w:rsid w:val="00767424"/>
    <w:rsid w:val="0077033D"/>
    <w:rsid w:val="007704FF"/>
    <w:rsid w:val="00770AB0"/>
    <w:rsid w:val="00770B09"/>
    <w:rsid w:val="00772073"/>
    <w:rsid w:val="007721A9"/>
    <w:rsid w:val="007725FD"/>
    <w:rsid w:val="00772B4B"/>
    <w:rsid w:val="007730D8"/>
    <w:rsid w:val="00773143"/>
    <w:rsid w:val="00773FE5"/>
    <w:rsid w:val="00773FEE"/>
    <w:rsid w:val="00773FFE"/>
    <w:rsid w:val="00774194"/>
    <w:rsid w:val="00774220"/>
    <w:rsid w:val="007748AF"/>
    <w:rsid w:val="00774E7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2604"/>
    <w:rsid w:val="007832D3"/>
    <w:rsid w:val="007846D5"/>
    <w:rsid w:val="00785583"/>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494"/>
    <w:rsid w:val="0079364C"/>
    <w:rsid w:val="00794B77"/>
    <w:rsid w:val="00795807"/>
    <w:rsid w:val="00796A7B"/>
    <w:rsid w:val="00796B3F"/>
    <w:rsid w:val="00796E0E"/>
    <w:rsid w:val="007A03F6"/>
    <w:rsid w:val="007A0743"/>
    <w:rsid w:val="007A0B76"/>
    <w:rsid w:val="007A129C"/>
    <w:rsid w:val="007A161B"/>
    <w:rsid w:val="007A2CFA"/>
    <w:rsid w:val="007A3551"/>
    <w:rsid w:val="007A38A7"/>
    <w:rsid w:val="007A3D38"/>
    <w:rsid w:val="007A563F"/>
    <w:rsid w:val="007A59E9"/>
    <w:rsid w:val="007A5AAE"/>
    <w:rsid w:val="007A5AF7"/>
    <w:rsid w:val="007A5F8B"/>
    <w:rsid w:val="007A6ED0"/>
    <w:rsid w:val="007A7F4C"/>
    <w:rsid w:val="007B0E64"/>
    <w:rsid w:val="007B1CDB"/>
    <w:rsid w:val="007B2246"/>
    <w:rsid w:val="007B37E9"/>
    <w:rsid w:val="007B432C"/>
    <w:rsid w:val="007B4607"/>
    <w:rsid w:val="007B4CF8"/>
    <w:rsid w:val="007B4D17"/>
    <w:rsid w:val="007B4DD3"/>
    <w:rsid w:val="007B4E6B"/>
    <w:rsid w:val="007B4FA9"/>
    <w:rsid w:val="007B50E4"/>
    <w:rsid w:val="007B5CF3"/>
    <w:rsid w:val="007B6481"/>
    <w:rsid w:val="007B69CB"/>
    <w:rsid w:val="007B69E6"/>
    <w:rsid w:val="007B6C49"/>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C756F"/>
    <w:rsid w:val="007D0CA6"/>
    <w:rsid w:val="007D1830"/>
    <w:rsid w:val="007D21B1"/>
    <w:rsid w:val="007D287C"/>
    <w:rsid w:val="007D2B30"/>
    <w:rsid w:val="007D2EEA"/>
    <w:rsid w:val="007D3D6E"/>
    <w:rsid w:val="007D3E2A"/>
    <w:rsid w:val="007D3FA8"/>
    <w:rsid w:val="007D4407"/>
    <w:rsid w:val="007D4933"/>
    <w:rsid w:val="007D4B59"/>
    <w:rsid w:val="007D5BDD"/>
    <w:rsid w:val="007E0052"/>
    <w:rsid w:val="007E0184"/>
    <w:rsid w:val="007E0514"/>
    <w:rsid w:val="007E0A71"/>
    <w:rsid w:val="007E0E43"/>
    <w:rsid w:val="007E1332"/>
    <w:rsid w:val="007E1510"/>
    <w:rsid w:val="007E17FB"/>
    <w:rsid w:val="007E1A64"/>
    <w:rsid w:val="007E1C3B"/>
    <w:rsid w:val="007E1DEE"/>
    <w:rsid w:val="007E2BDF"/>
    <w:rsid w:val="007E3043"/>
    <w:rsid w:val="007E42EC"/>
    <w:rsid w:val="007E4949"/>
    <w:rsid w:val="007E4C72"/>
    <w:rsid w:val="007E4D0B"/>
    <w:rsid w:val="007E4FD8"/>
    <w:rsid w:val="007E5192"/>
    <w:rsid w:val="007E5886"/>
    <w:rsid w:val="007E62A1"/>
    <w:rsid w:val="007E69BC"/>
    <w:rsid w:val="007F081B"/>
    <w:rsid w:val="007F0957"/>
    <w:rsid w:val="007F0E4B"/>
    <w:rsid w:val="007F129F"/>
    <w:rsid w:val="007F19E7"/>
    <w:rsid w:val="007F1CC1"/>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58D"/>
    <w:rsid w:val="00804710"/>
    <w:rsid w:val="00804B55"/>
    <w:rsid w:val="00804DCA"/>
    <w:rsid w:val="008050C6"/>
    <w:rsid w:val="00805913"/>
    <w:rsid w:val="00805C7D"/>
    <w:rsid w:val="00806131"/>
    <w:rsid w:val="008069FD"/>
    <w:rsid w:val="00807AF8"/>
    <w:rsid w:val="00807C96"/>
    <w:rsid w:val="00807E3A"/>
    <w:rsid w:val="0081036E"/>
    <w:rsid w:val="00810EED"/>
    <w:rsid w:val="0081147C"/>
    <w:rsid w:val="00811B8D"/>
    <w:rsid w:val="00812048"/>
    <w:rsid w:val="00812FD8"/>
    <w:rsid w:val="00813123"/>
    <w:rsid w:val="0081448E"/>
    <w:rsid w:val="008145DC"/>
    <w:rsid w:val="00814C9F"/>
    <w:rsid w:val="008151B3"/>
    <w:rsid w:val="00816187"/>
    <w:rsid w:val="00816450"/>
    <w:rsid w:val="00817CEF"/>
    <w:rsid w:val="00817D4E"/>
    <w:rsid w:val="00817DF8"/>
    <w:rsid w:val="0082241B"/>
    <w:rsid w:val="00822C18"/>
    <w:rsid w:val="00822ED8"/>
    <w:rsid w:val="008234F4"/>
    <w:rsid w:val="00823790"/>
    <w:rsid w:val="00823DC3"/>
    <w:rsid w:val="0082422A"/>
    <w:rsid w:val="00824E49"/>
    <w:rsid w:val="00825F62"/>
    <w:rsid w:val="00826A41"/>
    <w:rsid w:val="00826EDC"/>
    <w:rsid w:val="0082774C"/>
    <w:rsid w:val="00830543"/>
    <w:rsid w:val="0083082C"/>
    <w:rsid w:val="00830CD2"/>
    <w:rsid w:val="00831456"/>
    <w:rsid w:val="008317FF"/>
    <w:rsid w:val="00832250"/>
    <w:rsid w:val="00832DFC"/>
    <w:rsid w:val="00834267"/>
    <w:rsid w:val="008347BB"/>
    <w:rsid w:val="00834B39"/>
    <w:rsid w:val="008350BC"/>
    <w:rsid w:val="0083562F"/>
    <w:rsid w:val="00835A90"/>
    <w:rsid w:val="00835AE1"/>
    <w:rsid w:val="00835C8E"/>
    <w:rsid w:val="00835DB8"/>
    <w:rsid w:val="0083617D"/>
    <w:rsid w:val="00836DEE"/>
    <w:rsid w:val="00836EC4"/>
    <w:rsid w:val="0083752A"/>
    <w:rsid w:val="00837D76"/>
    <w:rsid w:val="008400A8"/>
    <w:rsid w:val="008402FA"/>
    <w:rsid w:val="0084044B"/>
    <w:rsid w:val="0084079A"/>
    <w:rsid w:val="008407AB"/>
    <w:rsid w:val="008408B7"/>
    <w:rsid w:val="00840DE0"/>
    <w:rsid w:val="0084130A"/>
    <w:rsid w:val="008419D2"/>
    <w:rsid w:val="008420E3"/>
    <w:rsid w:val="00842159"/>
    <w:rsid w:val="00842268"/>
    <w:rsid w:val="00842379"/>
    <w:rsid w:val="00842B5F"/>
    <w:rsid w:val="00842C80"/>
    <w:rsid w:val="00843FCD"/>
    <w:rsid w:val="00844096"/>
    <w:rsid w:val="00844F4A"/>
    <w:rsid w:val="008455D9"/>
    <w:rsid w:val="00845CE0"/>
    <w:rsid w:val="00847B58"/>
    <w:rsid w:val="00850547"/>
    <w:rsid w:val="008518C1"/>
    <w:rsid w:val="00851A12"/>
    <w:rsid w:val="00851B06"/>
    <w:rsid w:val="00851E4C"/>
    <w:rsid w:val="0085237F"/>
    <w:rsid w:val="00852810"/>
    <w:rsid w:val="00852DDE"/>
    <w:rsid w:val="008548F0"/>
    <w:rsid w:val="00854A3E"/>
    <w:rsid w:val="00855204"/>
    <w:rsid w:val="00856934"/>
    <w:rsid w:val="00856F5B"/>
    <w:rsid w:val="00857D6E"/>
    <w:rsid w:val="00857D79"/>
    <w:rsid w:val="00860132"/>
    <w:rsid w:val="00861A35"/>
    <w:rsid w:val="00861D72"/>
    <w:rsid w:val="008620AE"/>
    <w:rsid w:val="00862562"/>
    <w:rsid w:val="00862CB9"/>
    <w:rsid w:val="00862CC6"/>
    <w:rsid w:val="00864428"/>
    <w:rsid w:val="00864724"/>
    <w:rsid w:val="00864886"/>
    <w:rsid w:val="00864FF3"/>
    <w:rsid w:val="00865BE5"/>
    <w:rsid w:val="00865F3D"/>
    <w:rsid w:val="00866371"/>
    <w:rsid w:val="008667E0"/>
    <w:rsid w:val="008669FE"/>
    <w:rsid w:val="00866ACD"/>
    <w:rsid w:val="00866CB8"/>
    <w:rsid w:val="00867154"/>
    <w:rsid w:val="008674C6"/>
    <w:rsid w:val="00870051"/>
    <w:rsid w:val="008710E8"/>
    <w:rsid w:val="00871AAE"/>
    <w:rsid w:val="00871F8A"/>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0E0"/>
    <w:rsid w:val="00886611"/>
    <w:rsid w:val="008867F2"/>
    <w:rsid w:val="00886A78"/>
    <w:rsid w:val="00886A7B"/>
    <w:rsid w:val="008878BE"/>
    <w:rsid w:val="0089030E"/>
    <w:rsid w:val="00890C8D"/>
    <w:rsid w:val="00891472"/>
    <w:rsid w:val="008915BF"/>
    <w:rsid w:val="008918EB"/>
    <w:rsid w:val="00891A42"/>
    <w:rsid w:val="00891E27"/>
    <w:rsid w:val="00892029"/>
    <w:rsid w:val="00892622"/>
    <w:rsid w:val="0089328E"/>
    <w:rsid w:val="008932E1"/>
    <w:rsid w:val="008937A3"/>
    <w:rsid w:val="00893D79"/>
    <w:rsid w:val="0089424A"/>
    <w:rsid w:val="00894546"/>
    <w:rsid w:val="00894A16"/>
    <w:rsid w:val="00894B83"/>
    <w:rsid w:val="0089529A"/>
    <w:rsid w:val="008959EB"/>
    <w:rsid w:val="00896230"/>
    <w:rsid w:val="00896AB4"/>
    <w:rsid w:val="00896B3B"/>
    <w:rsid w:val="00897511"/>
    <w:rsid w:val="00897547"/>
    <w:rsid w:val="00897738"/>
    <w:rsid w:val="00897789"/>
    <w:rsid w:val="00897D72"/>
    <w:rsid w:val="00897E8F"/>
    <w:rsid w:val="008A274C"/>
    <w:rsid w:val="008A29B7"/>
    <w:rsid w:val="008A3358"/>
    <w:rsid w:val="008A3511"/>
    <w:rsid w:val="008A3C07"/>
    <w:rsid w:val="008A4765"/>
    <w:rsid w:val="008A5041"/>
    <w:rsid w:val="008A54DA"/>
    <w:rsid w:val="008A563E"/>
    <w:rsid w:val="008A5E36"/>
    <w:rsid w:val="008A60EF"/>
    <w:rsid w:val="008A6114"/>
    <w:rsid w:val="008A67FB"/>
    <w:rsid w:val="008A7561"/>
    <w:rsid w:val="008A7A13"/>
    <w:rsid w:val="008A7BAD"/>
    <w:rsid w:val="008B079B"/>
    <w:rsid w:val="008B0B42"/>
    <w:rsid w:val="008B11B8"/>
    <w:rsid w:val="008B1909"/>
    <w:rsid w:val="008B2232"/>
    <w:rsid w:val="008B2252"/>
    <w:rsid w:val="008B2256"/>
    <w:rsid w:val="008B25B3"/>
    <w:rsid w:val="008B2826"/>
    <w:rsid w:val="008B28EC"/>
    <w:rsid w:val="008B2BFD"/>
    <w:rsid w:val="008B3B82"/>
    <w:rsid w:val="008B3F3D"/>
    <w:rsid w:val="008B4373"/>
    <w:rsid w:val="008B45AA"/>
    <w:rsid w:val="008B4CA2"/>
    <w:rsid w:val="008B53E8"/>
    <w:rsid w:val="008B596F"/>
    <w:rsid w:val="008B59E5"/>
    <w:rsid w:val="008B6751"/>
    <w:rsid w:val="008B6D58"/>
    <w:rsid w:val="008B7E9B"/>
    <w:rsid w:val="008C03AC"/>
    <w:rsid w:val="008C05FE"/>
    <w:rsid w:val="008C1696"/>
    <w:rsid w:val="008C1706"/>
    <w:rsid w:val="008C1AF7"/>
    <w:rsid w:val="008C1C8D"/>
    <w:rsid w:val="008C1D05"/>
    <w:rsid w:val="008C3C75"/>
    <w:rsid w:val="008C46C2"/>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1ECE"/>
    <w:rsid w:val="008E414A"/>
    <w:rsid w:val="008E4698"/>
    <w:rsid w:val="008E4B8F"/>
    <w:rsid w:val="008E5AD4"/>
    <w:rsid w:val="008E6183"/>
    <w:rsid w:val="008E67FC"/>
    <w:rsid w:val="008E6AF0"/>
    <w:rsid w:val="008E7EB2"/>
    <w:rsid w:val="008F0708"/>
    <w:rsid w:val="008F0D7A"/>
    <w:rsid w:val="008F1501"/>
    <w:rsid w:val="008F1A4C"/>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4DE6"/>
    <w:rsid w:val="009051C3"/>
    <w:rsid w:val="00905964"/>
    <w:rsid w:val="00905FD0"/>
    <w:rsid w:val="009060A9"/>
    <w:rsid w:val="009077FE"/>
    <w:rsid w:val="0090783B"/>
    <w:rsid w:val="00907BB8"/>
    <w:rsid w:val="009109C2"/>
    <w:rsid w:val="009111DC"/>
    <w:rsid w:val="009111ED"/>
    <w:rsid w:val="00911266"/>
    <w:rsid w:val="00911C34"/>
    <w:rsid w:val="00912A0F"/>
    <w:rsid w:val="0091307E"/>
    <w:rsid w:val="009131D2"/>
    <w:rsid w:val="0091331F"/>
    <w:rsid w:val="00913B29"/>
    <w:rsid w:val="00914145"/>
    <w:rsid w:val="00914453"/>
    <w:rsid w:val="009148C0"/>
    <w:rsid w:val="00915431"/>
    <w:rsid w:val="009154DE"/>
    <w:rsid w:val="00915743"/>
    <w:rsid w:val="009168BB"/>
    <w:rsid w:val="00916903"/>
    <w:rsid w:val="00916D22"/>
    <w:rsid w:val="00917480"/>
    <w:rsid w:val="00917EF6"/>
    <w:rsid w:val="00920693"/>
    <w:rsid w:val="00920A02"/>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354"/>
    <w:rsid w:val="009319B5"/>
    <w:rsid w:val="00931D05"/>
    <w:rsid w:val="00933241"/>
    <w:rsid w:val="00933A7E"/>
    <w:rsid w:val="009353E1"/>
    <w:rsid w:val="00935687"/>
    <w:rsid w:val="00935EF0"/>
    <w:rsid w:val="0093650A"/>
    <w:rsid w:val="00936FC8"/>
    <w:rsid w:val="0093712A"/>
    <w:rsid w:val="0093716B"/>
    <w:rsid w:val="00940218"/>
    <w:rsid w:val="009406F5"/>
    <w:rsid w:val="00940A1A"/>
    <w:rsid w:val="00940CB2"/>
    <w:rsid w:val="00940EB4"/>
    <w:rsid w:val="00941584"/>
    <w:rsid w:val="0094176A"/>
    <w:rsid w:val="00941A29"/>
    <w:rsid w:val="00941BD5"/>
    <w:rsid w:val="00942778"/>
    <w:rsid w:val="0094283D"/>
    <w:rsid w:val="0094316F"/>
    <w:rsid w:val="00943312"/>
    <w:rsid w:val="00943744"/>
    <w:rsid w:val="00943C1A"/>
    <w:rsid w:val="00944C39"/>
    <w:rsid w:val="00945076"/>
    <w:rsid w:val="009456BD"/>
    <w:rsid w:val="009456D7"/>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0A0"/>
    <w:rsid w:val="0095491B"/>
    <w:rsid w:val="00955029"/>
    <w:rsid w:val="009556A8"/>
    <w:rsid w:val="00955728"/>
    <w:rsid w:val="00955768"/>
    <w:rsid w:val="009566E2"/>
    <w:rsid w:val="009567A2"/>
    <w:rsid w:val="009568FD"/>
    <w:rsid w:val="0095709C"/>
    <w:rsid w:val="00957273"/>
    <w:rsid w:val="00957CB9"/>
    <w:rsid w:val="00961124"/>
    <w:rsid w:val="00961B1F"/>
    <w:rsid w:val="009621FE"/>
    <w:rsid w:val="009623EA"/>
    <w:rsid w:val="009630B9"/>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2B31"/>
    <w:rsid w:val="009739FB"/>
    <w:rsid w:val="00974693"/>
    <w:rsid w:val="0097486D"/>
    <w:rsid w:val="00974C52"/>
    <w:rsid w:val="00974E38"/>
    <w:rsid w:val="00974FA3"/>
    <w:rsid w:val="00975F19"/>
    <w:rsid w:val="009765EE"/>
    <w:rsid w:val="00976C08"/>
    <w:rsid w:val="00977557"/>
    <w:rsid w:val="009806C0"/>
    <w:rsid w:val="00980FB7"/>
    <w:rsid w:val="00980FD9"/>
    <w:rsid w:val="00981912"/>
    <w:rsid w:val="009821FB"/>
    <w:rsid w:val="009823DE"/>
    <w:rsid w:val="00982515"/>
    <w:rsid w:val="009829DB"/>
    <w:rsid w:val="00982D05"/>
    <w:rsid w:val="00984320"/>
    <w:rsid w:val="0098488D"/>
    <w:rsid w:val="009862E1"/>
    <w:rsid w:val="009865BF"/>
    <w:rsid w:val="0098743D"/>
    <w:rsid w:val="00987BD9"/>
    <w:rsid w:val="00990489"/>
    <w:rsid w:val="009907EF"/>
    <w:rsid w:val="00990802"/>
    <w:rsid w:val="009908A4"/>
    <w:rsid w:val="00990E1F"/>
    <w:rsid w:val="00990E43"/>
    <w:rsid w:val="0099103C"/>
    <w:rsid w:val="00991072"/>
    <w:rsid w:val="009911F8"/>
    <w:rsid w:val="009917C2"/>
    <w:rsid w:val="00991C59"/>
    <w:rsid w:val="0099246C"/>
    <w:rsid w:val="009925A6"/>
    <w:rsid w:val="00992928"/>
    <w:rsid w:val="00992A3F"/>
    <w:rsid w:val="00992E5B"/>
    <w:rsid w:val="00992FC2"/>
    <w:rsid w:val="009932E7"/>
    <w:rsid w:val="00993C7B"/>
    <w:rsid w:val="00993FF9"/>
    <w:rsid w:val="00994B39"/>
    <w:rsid w:val="00995873"/>
    <w:rsid w:val="00996755"/>
    <w:rsid w:val="00997D90"/>
    <w:rsid w:val="00997E09"/>
    <w:rsid w:val="009A0C68"/>
    <w:rsid w:val="009A0F79"/>
    <w:rsid w:val="009A3A55"/>
    <w:rsid w:val="009A4070"/>
    <w:rsid w:val="009A4160"/>
    <w:rsid w:val="009A4BC0"/>
    <w:rsid w:val="009A4DAB"/>
    <w:rsid w:val="009A55AA"/>
    <w:rsid w:val="009A599E"/>
    <w:rsid w:val="009A5C96"/>
    <w:rsid w:val="009A6172"/>
    <w:rsid w:val="009A680D"/>
    <w:rsid w:val="009A6E60"/>
    <w:rsid w:val="009A71C2"/>
    <w:rsid w:val="009A73F9"/>
    <w:rsid w:val="009A74B6"/>
    <w:rsid w:val="009A7798"/>
    <w:rsid w:val="009A791E"/>
    <w:rsid w:val="009A7FAD"/>
    <w:rsid w:val="009B0548"/>
    <w:rsid w:val="009B19F8"/>
    <w:rsid w:val="009B2636"/>
    <w:rsid w:val="009B29A6"/>
    <w:rsid w:val="009B2C17"/>
    <w:rsid w:val="009B2C6E"/>
    <w:rsid w:val="009B2D3B"/>
    <w:rsid w:val="009B326B"/>
    <w:rsid w:val="009B3BD0"/>
    <w:rsid w:val="009B5135"/>
    <w:rsid w:val="009B53E1"/>
    <w:rsid w:val="009B5C87"/>
    <w:rsid w:val="009B6A56"/>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52F"/>
    <w:rsid w:val="009C4A63"/>
    <w:rsid w:val="009C4BB8"/>
    <w:rsid w:val="009C5026"/>
    <w:rsid w:val="009C567E"/>
    <w:rsid w:val="009C594F"/>
    <w:rsid w:val="009C60DE"/>
    <w:rsid w:val="009C6221"/>
    <w:rsid w:val="009C6ED6"/>
    <w:rsid w:val="009C7695"/>
    <w:rsid w:val="009C7E13"/>
    <w:rsid w:val="009D1276"/>
    <w:rsid w:val="009D1EC9"/>
    <w:rsid w:val="009D23AC"/>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8D9"/>
    <w:rsid w:val="009E49D8"/>
    <w:rsid w:val="009E51AE"/>
    <w:rsid w:val="009E58E5"/>
    <w:rsid w:val="009E5968"/>
    <w:rsid w:val="009E5BD3"/>
    <w:rsid w:val="009E5FBA"/>
    <w:rsid w:val="009E6007"/>
    <w:rsid w:val="009E69E0"/>
    <w:rsid w:val="009E6BD3"/>
    <w:rsid w:val="009E75C5"/>
    <w:rsid w:val="009F00DD"/>
    <w:rsid w:val="009F061E"/>
    <w:rsid w:val="009F0909"/>
    <w:rsid w:val="009F0ACD"/>
    <w:rsid w:val="009F0B30"/>
    <w:rsid w:val="009F0C8D"/>
    <w:rsid w:val="009F0F0B"/>
    <w:rsid w:val="009F1887"/>
    <w:rsid w:val="009F1CCA"/>
    <w:rsid w:val="009F25F5"/>
    <w:rsid w:val="009F2D7E"/>
    <w:rsid w:val="009F36C8"/>
    <w:rsid w:val="009F411C"/>
    <w:rsid w:val="009F4736"/>
    <w:rsid w:val="009F48B0"/>
    <w:rsid w:val="009F4D74"/>
    <w:rsid w:val="009F562A"/>
    <w:rsid w:val="009F57AF"/>
    <w:rsid w:val="009F58EA"/>
    <w:rsid w:val="009F5F18"/>
    <w:rsid w:val="009F5FAE"/>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4E52"/>
    <w:rsid w:val="00A25332"/>
    <w:rsid w:val="00A253EC"/>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59"/>
    <w:rsid w:val="00A339A4"/>
    <w:rsid w:val="00A33B8D"/>
    <w:rsid w:val="00A33F95"/>
    <w:rsid w:val="00A340E2"/>
    <w:rsid w:val="00A344C0"/>
    <w:rsid w:val="00A345D6"/>
    <w:rsid w:val="00A3487B"/>
    <w:rsid w:val="00A3497F"/>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6AF"/>
    <w:rsid w:val="00A46F7E"/>
    <w:rsid w:val="00A4705C"/>
    <w:rsid w:val="00A471ED"/>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39F2"/>
    <w:rsid w:val="00A54A30"/>
    <w:rsid w:val="00A550EF"/>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2E48"/>
    <w:rsid w:val="00A73353"/>
    <w:rsid w:val="00A736BB"/>
    <w:rsid w:val="00A73A3C"/>
    <w:rsid w:val="00A740B3"/>
    <w:rsid w:val="00A7444C"/>
    <w:rsid w:val="00A748BE"/>
    <w:rsid w:val="00A7492C"/>
    <w:rsid w:val="00A74AD8"/>
    <w:rsid w:val="00A74ED3"/>
    <w:rsid w:val="00A7516C"/>
    <w:rsid w:val="00A752DD"/>
    <w:rsid w:val="00A757F1"/>
    <w:rsid w:val="00A75886"/>
    <w:rsid w:val="00A7608E"/>
    <w:rsid w:val="00A766B0"/>
    <w:rsid w:val="00A77891"/>
    <w:rsid w:val="00A77CE3"/>
    <w:rsid w:val="00A77DE8"/>
    <w:rsid w:val="00A80072"/>
    <w:rsid w:val="00A8048A"/>
    <w:rsid w:val="00A811F8"/>
    <w:rsid w:val="00A81516"/>
    <w:rsid w:val="00A817ED"/>
    <w:rsid w:val="00A824C2"/>
    <w:rsid w:val="00A82E2F"/>
    <w:rsid w:val="00A835EA"/>
    <w:rsid w:val="00A838DD"/>
    <w:rsid w:val="00A83C0A"/>
    <w:rsid w:val="00A84250"/>
    <w:rsid w:val="00A842FE"/>
    <w:rsid w:val="00A8442C"/>
    <w:rsid w:val="00A848F4"/>
    <w:rsid w:val="00A8497A"/>
    <w:rsid w:val="00A8515E"/>
    <w:rsid w:val="00A85476"/>
    <w:rsid w:val="00A86435"/>
    <w:rsid w:val="00A868F6"/>
    <w:rsid w:val="00A86B9D"/>
    <w:rsid w:val="00A86E52"/>
    <w:rsid w:val="00A871C5"/>
    <w:rsid w:val="00A87B47"/>
    <w:rsid w:val="00A87ED5"/>
    <w:rsid w:val="00A9022B"/>
    <w:rsid w:val="00A9047F"/>
    <w:rsid w:val="00A9095F"/>
    <w:rsid w:val="00A90F2B"/>
    <w:rsid w:val="00A914DF"/>
    <w:rsid w:val="00A925FD"/>
    <w:rsid w:val="00A929DB"/>
    <w:rsid w:val="00A92EC4"/>
    <w:rsid w:val="00A933FD"/>
    <w:rsid w:val="00A93AE9"/>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4CB"/>
    <w:rsid w:val="00AC2672"/>
    <w:rsid w:val="00AC27CA"/>
    <w:rsid w:val="00AC2F90"/>
    <w:rsid w:val="00AC2FFF"/>
    <w:rsid w:val="00AC3410"/>
    <w:rsid w:val="00AC3942"/>
    <w:rsid w:val="00AC3D57"/>
    <w:rsid w:val="00AC404D"/>
    <w:rsid w:val="00AC4FAB"/>
    <w:rsid w:val="00AC554D"/>
    <w:rsid w:val="00AC661D"/>
    <w:rsid w:val="00AC6A84"/>
    <w:rsid w:val="00AC6D73"/>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199"/>
    <w:rsid w:val="00AD6B85"/>
    <w:rsid w:val="00AD6C0F"/>
    <w:rsid w:val="00AD704C"/>
    <w:rsid w:val="00AE0EB1"/>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580C"/>
    <w:rsid w:val="00AE6208"/>
    <w:rsid w:val="00AE696A"/>
    <w:rsid w:val="00AE6A67"/>
    <w:rsid w:val="00AE6D65"/>
    <w:rsid w:val="00AE75FE"/>
    <w:rsid w:val="00AE7698"/>
    <w:rsid w:val="00AF03FD"/>
    <w:rsid w:val="00AF116E"/>
    <w:rsid w:val="00AF1701"/>
    <w:rsid w:val="00AF21A9"/>
    <w:rsid w:val="00AF31BD"/>
    <w:rsid w:val="00AF31BE"/>
    <w:rsid w:val="00AF34F5"/>
    <w:rsid w:val="00AF37F5"/>
    <w:rsid w:val="00AF4173"/>
    <w:rsid w:val="00AF5DA6"/>
    <w:rsid w:val="00AF6199"/>
    <w:rsid w:val="00AF71A3"/>
    <w:rsid w:val="00AF74C7"/>
    <w:rsid w:val="00AF7B41"/>
    <w:rsid w:val="00AF7F63"/>
    <w:rsid w:val="00B0052A"/>
    <w:rsid w:val="00B011E6"/>
    <w:rsid w:val="00B02294"/>
    <w:rsid w:val="00B02684"/>
    <w:rsid w:val="00B04AB1"/>
    <w:rsid w:val="00B04F94"/>
    <w:rsid w:val="00B052B2"/>
    <w:rsid w:val="00B0595A"/>
    <w:rsid w:val="00B05E10"/>
    <w:rsid w:val="00B06213"/>
    <w:rsid w:val="00B07F7C"/>
    <w:rsid w:val="00B100B2"/>
    <w:rsid w:val="00B10284"/>
    <w:rsid w:val="00B11131"/>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26A"/>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1F2D"/>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470"/>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1F6"/>
    <w:rsid w:val="00B63634"/>
    <w:rsid w:val="00B63A59"/>
    <w:rsid w:val="00B64012"/>
    <w:rsid w:val="00B641BE"/>
    <w:rsid w:val="00B64285"/>
    <w:rsid w:val="00B644C5"/>
    <w:rsid w:val="00B6585B"/>
    <w:rsid w:val="00B6593E"/>
    <w:rsid w:val="00B65965"/>
    <w:rsid w:val="00B65E21"/>
    <w:rsid w:val="00B66BF5"/>
    <w:rsid w:val="00B67097"/>
    <w:rsid w:val="00B675E6"/>
    <w:rsid w:val="00B67D60"/>
    <w:rsid w:val="00B70040"/>
    <w:rsid w:val="00B70313"/>
    <w:rsid w:val="00B7047D"/>
    <w:rsid w:val="00B70FC8"/>
    <w:rsid w:val="00B72384"/>
    <w:rsid w:val="00B7270E"/>
    <w:rsid w:val="00B72959"/>
    <w:rsid w:val="00B7321D"/>
    <w:rsid w:val="00B73EE4"/>
    <w:rsid w:val="00B74C9C"/>
    <w:rsid w:val="00B74D93"/>
    <w:rsid w:val="00B752BF"/>
    <w:rsid w:val="00B75993"/>
    <w:rsid w:val="00B75A63"/>
    <w:rsid w:val="00B75AA9"/>
    <w:rsid w:val="00B76734"/>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1EDF"/>
    <w:rsid w:val="00BB202D"/>
    <w:rsid w:val="00BB21D8"/>
    <w:rsid w:val="00BB2645"/>
    <w:rsid w:val="00BB280D"/>
    <w:rsid w:val="00BB2B1F"/>
    <w:rsid w:val="00BB2B4A"/>
    <w:rsid w:val="00BB325A"/>
    <w:rsid w:val="00BB34DE"/>
    <w:rsid w:val="00BB3625"/>
    <w:rsid w:val="00BB3B9D"/>
    <w:rsid w:val="00BB3E96"/>
    <w:rsid w:val="00BB41CB"/>
    <w:rsid w:val="00BB5038"/>
    <w:rsid w:val="00BB5FCA"/>
    <w:rsid w:val="00BB66CD"/>
    <w:rsid w:val="00BB7042"/>
    <w:rsid w:val="00BB78C0"/>
    <w:rsid w:val="00BC047A"/>
    <w:rsid w:val="00BC0D8F"/>
    <w:rsid w:val="00BC0E9B"/>
    <w:rsid w:val="00BC151B"/>
    <w:rsid w:val="00BC182A"/>
    <w:rsid w:val="00BC1885"/>
    <w:rsid w:val="00BC21D7"/>
    <w:rsid w:val="00BC2289"/>
    <w:rsid w:val="00BC234A"/>
    <w:rsid w:val="00BC2EB5"/>
    <w:rsid w:val="00BC3CE0"/>
    <w:rsid w:val="00BC54E6"/>
    <w:rsid w:val="00BC698A"/>
    <w:rsid w:val="00BC7367"/>
    <w:rsid w:val="00BC74E2"/>
    <w:rsid w:val="00BC7D3D"/>
    <w:rsid w:val="00BD0A27"/>
    <w:rsid w:val="00BD0BC8"/>
    <w:rsid w:val="00BD0FF8"/>
    <w:rsid w:val="00BD1161"/>
    <w:rsid w:val="00BD2376"/>
    <w:rsid w:val="00BD2560"/>
    <w:rsid w:val="00BD2901"/>
    <w:rsid w:val="00BD2C97"/>
    <w:rsid w:val="00BD3931"/>
    <w:rsid w:val="00BD45DE"/>
    <w:rsid w:val="00BD4903"/>
    <w:rsid w:val="00BD5649"/>
    <w:rsid w:val="00BD58A8"/>
    <w:rsid w:val="00BD5A98"/>
    <w:rsid w:val="00BD5CD5"/>
    <w:rsid w:val="00BD6833"/>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111"/>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3E0"/>
    <w:rsid w:val="00BF6451"/>
    <w:rsid w:val="00BF701C"/>
    <w:rsid w:val="00BF7A72"/>
    <w:rsid w:val="00C00272"/>
    <w:rsid w:val="00C00556"/>
    <w:rsid w:val="00C008CF"/>
    <w:rsid w:val="00C010BC"/>
    <w:rsid w:val="00C014C3"/>
    <w:rsid w:val="00C01630"/>
    <w:rsid w:val="00C019ED"/>
    <w:rsid w:val="00C021A6"/>
    <w:rsid w:val="00C02284"/>
    <w:rsid w:val="00C025F1"/>
    <w:rsid w:val="00C02CFB"/>
    <w:rsid w:val="00C03AC9"/>
    <w:rsid w:val="00C0514F"/>
    <w:rsid w:val="00C05232"/>
    <w:rsid w:val="00C0564D"/>
    <w:rsid w:val="00C068AD"/>
    <w:rsid w:val="00C06AC2"/>
    <w:rsid w:val="00C06D2C"/>
    <w:rsid w:val="00C07589"/>
    <w:rsid w:val="00C105BA"/>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40B"/>
    <w:rsid w:val="00C1751D"/>
    <w:rsid w:val="00C1753A"/>
    <w:rsid w:val="00C17FB2"/>
    <w:rsid w:val="00C17FC6"/>
    <w:rsid w:val="00C20E3D"/>
    <w:rsid w:val="00C218DA"/>
    <w:rsid w:val="00C21CF4"/>
    <w:rsid w:val="00C22354"/>
    <w:rsid w:val="00C22355"/>
    <w:rsid w:val="00C225F3"/>
    <w:rsid w:val="00C2302E"/>
    <w:rsid w:val="00C2339E"/>
    <w:rsid w:val="00C23C75"/>
    <w:rsid w:val="00C243D0"/>
    <w:rsid w:val="00C24BBB"/>
    <w:rsid w:val="00C25261"/>
    <w:rsid w:val="00C25B84"/>
    <w:rsid w:val="00C25D12"/>
    <w:rsid w:val="00C26122"/>
    <w:rsid w:val="00C262C4"/>
    <w:rsid w:val="00C26521"/>
    <w:rsid w:val="00C2781E"/>
    <w:rsid w:val="00C307BC"/>
    <w:rsid w:val="00C30CE9"/>
    <w:rsid w:val="00C32544"/>
    <w:rsid w:val="00C32C5F"/>
    <w:rsid w:val="00C33147"/>
    <w:rsid w:val="00C33411"/>
    <w:rsid w:val="00C3369A"/>
    <w:rsid w:val="00C3386A"/>
    <w:rsid w:val="00C3389B"/>
    <w:rsid w:val="00C33B48"/>
    <w:rsid w:val="00C33F08"/>
    <w:rsid w:val="00C34529"/>
    <w:rsid w:val="00C3460C"/>
    <w:rsid w:val="00C34A4D"/>
    <w:rsid w:val="00C34A85"/>
    <w:rsid w:val="00C364AB"/>
    <w:rsid w:val="00C36F22"/>
    <w:rsid w:val="00C3743B"/>
    <w:rsid w:val="00C37ADC"/>
    <w:rsid w:val="00C37BDD"/>
    <w:rsid w:val="00C405FA"/>
    <w:rsid w:val="00C40CDA"/>
    <w:rsid w:val="00C41A83"/>
    <w:rsid w:val="00C41B39"/>
    <w:rsid w:val="00C42180"/>
    <w:rsid w:val="00C42CD3"/>
    <w:rsid w:val="00C42F9B"/>
    <w:rsid w:val="00C43064"/>
    <w:rsid w:val="00C435A4"/>
    <w:rsid w:val="00C43616"/>
    <w:rsid w:val="00C43FF3"/>
    <w:rsid w:val="00C45021"/>
    <w:rsid w:val="00C45331"/>
    <w:rsid w:val="00C456AE"/>
    <w:rsid w:val="00C4698B"/>
    <w:rsid w:val="00C46A21"/>
    <w:rsid w:val="00C46B15"/>
    <w:rsid w:val="00C477A9"/>
    <w:rsid w:val="00C4792E"/>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750"/>
    <w:rsid w:val="00C60A86"/>
    <w:rsid w:val="00C60F2E"/>
    <w:rsid w:val="00C60FE3"/>
    <w:rsid w:val="00C6172F"/>
    <w:rsid w:val="00C6176B"/>
    <w:rsid w:val="00C61D17"/>
    <w:rsid w:val="00C61EF6"/>
    <w:rsid w:val="00C620AA"/>
    <w:rsid w:val="00C62187"/>
    <w:rsid w:val="00C6259A"/>
    <w:rsid w:val="00C62622"/>
    <w:rsid w:val="00C62E2D"/>
    <w:rsid w:val="00C62E62"/>
    <w:rsid w:val="00C64215"/>
    <w:rsid w:val="00C64263"/>
    <w:rsid w:val="00C64CF9"/>
    <w:rsid w:val="00C655F5"/>
    <w:rsid w:val="00C66561"/>
    <w:rsid w:val="00C67079"/>
    <w:rsid w:val="00C67137"/>
    <w:rsid w:val="00C672E8"/>
    <w:rsid w:val="00C674A3"/>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A7"/>
    <w:rsid w:val="00C754E6"/>
    <w:rsid w:val="00C75691"/>
    <w:rsid w:val="00C76022"/>
    <w:rsid w:val="00C763D1"/>
    <w:rsid w:val="00C76E4F"/>
    <w:rsid w:val="00C77204"/>
    <w:rsid w:val="00C77945"/>
    <w:rsid w:val="00C77965"/>
    <w:rsid w:val="00C77D7E"/>
    <w:rsid w:val="00C80424"/>
    <w:rsid w:val="00C8085E"/>
    <w:rsid w:val="00C80E8E"/>
    <w:rsid w:val="00C8145F"/>
    <w:rsid w:val="00C8177C"/>
    <w:rsid w:val="00C81CCD"/>
    <w:rsid w:val="00C82291"/>
    <w:rsid w:val="00C826F7"/>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DD1"/>
    <w:rsid w:val="00CB2EF9"/>
    <w:rsid w:val="00CB41BF"/>
    <w:rsid w:val="00CB5B34"/>
    <w:rsid w:val="00CB5DFA"/>
    <w:rsid w:val="00CB608F"/>
    <w:rsid w:val="00CB60EE"/>
    <w:rsid w:val="00CB6620"/>
    <w:rsid w:val="00CB6F0E"/>
    <w:rsid w:val="00CB7857"/>
    <w:rsid w:val="00CB7B12"/>
    <w:rsid w:val="00CB7B38"/>
    <w:rsid w:val="00CB7E9A"/>
    <w:rsid w:val="00CC0035"/>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8DC"/>
    <w:rsid w:val="00CD0A22"/>
    <w:rsid w:val="00CD0B26"/>
    <w:rsid w:val="00CD1D4E"/>
    <w:rsid w:val="00CD1F82"/>
    <w:rsid w:val="00CD2977"/>
    <w:rsid w:val="00CD3248"/>
    <w:rsid w:val="00CD3863"/>
    <w:rsid w:val="00CD456B"/>
    <w:rsid w:val="00CD4777"/>
    <w:rsid w:val="00CD47CE"/>
    <w:rsid w:val="00CD4830"/>
    <w:rsid w:val="00CD555B"/>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637"/>
    <w:rsid w:val="00CE49CF"/>
    <w:rsid w:val="00CE5FAC"/>
    <w:rsid w:val="00CE6042"/>
    <w:rsid w:val="00CE6A10"/>
    <w:rsid w:val="00CE6B18"/>
    <w:rsid w:val="00CE7011"/>
    <w:rsid w:val="00CE7339"/>
    <w:rsid w:val="00CE7471"/>
    <w:rsid w:val="00CF0006"/>
    <w:rsid w:val="00CF0092"/>
    <w:rsid w:val="00CF0C19"/>
    <w:rsid w:val="00CF174D"/>
    <w:rsid w:val="00CF2671"/>
    <w:rsid w:val="00CF2856"/>
    <w:rsid w:val="00CF2C47"/>
    <w:rsid w:val="00CF3F7C"/>
    <w:rsid w:val="00CF44D2"/>
    <w:rsid w:val="00CF4B3A"/>
    <w:rsid w:val="00CF4BAB"/>
    <w:rsid w:val="00CF4E66"/>
    <w:rsid w:val="00CF5042"/>
    <w:rsid w:val="00CF537A"/>
    <w:rsid w:val="00CF53BA"/>
    <w:rsid w:val="00CF54B7"/>
    <w:rsid w:val="00CF7288"/>
    <w:rsid w:val="00CF7898"/>
    <w:rsid w:val="00CF7923"/>
    <w:rsid w:val="00CF7E57"/>
    <w:rsid w:val="00D00B57"/>
    <w:rsid w:val="00D00CA1"/>
    <w:rsid w:val="00D00D17"/>
    <w:rsid w:val="00D00E79"/>
    <w:rsid w:val="00D00F81"/>
    <w:rsid w:val="00D020E6"/>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1BE"/>
    <w:rsid w:val="00D077D8"/>
    <w:rsid w:val="00D104F7"/>
    <w:rsid w:val="00D105F3"/>
    <w:rsid w:val="00D10712"/>
    <w:rsid w:val="00D10F5F"/>
    <w:rsid w:val="00D11238"/>
    <w:rsid w:val="00D114B1"/>
    <w:rsid w:val="00D11619"/>
    <w:rsid w:val="00D1228C"/>
    <w:rsid w:val="00D13BB6"/>
    <w:rsid w:val="00D13EB8"/>
    <w:rsid w:val="00D14561"/>
    <w:rsid w:val="00D14581"/>
    <w:rsid w:val="00D157AA"/>
    <w:rsid w:val="00D1584B"/>
    <w:rsid w:val="00D15953"/>
    <w:rsid w:val="00D16D0B"/>
    <w:rsid w:val="00D16D3D"/>
    <w:rsid w:val="00D1748E"/>
    <w:rsid w:val="00D178FD"/>
    <w:rsid w:val="00D17CFF"/>
    <w:rsid w:val="00D17FDF"/>
    <w:rsid w:val="00D203A8"/>
    <w:rsid w:val="00D20422"/>
    <w:rsid w:val="00D20A62"/>
    <w:rsid w:val="00D2110B"/>
    <w:rsid w:val="00D21169"/>
    <w:rsid w:val="00D21556"/>
    <w:rsid w:val="00D22636"/>
    <w:rsid w:val="00D22917"/>
    <w:rsid w:val="00D23508"/>
    <w:rsid w:val="00D23625"/>
    <w:rsid w:val="00D23876"/>
    <w:rsid w:val="00D23E7B"/>
    <w:rsid w:val="00D240C3"/>
    <w:rsid w:val="00D24CB8"/>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3DE6"/>
    <w:rsid w:val="00D34119"/>
    <w:rsid w:val="00D350CD"/>
    <w:rsid w:val="00D3534C"/>
    <w:rsid w:val="00D368D3"/>
    <w:rsid w:val="00D3709A"/>
    <w:rsid w:val="00D40309"/>
    <w:rsid w:val="00D405EB"/>
    <w:rsid w:val="00D40FB4"/>
    <w:rsid w:val="00D4106A"/>
    <w:rsid w:val="00D410A0"/>
    <w:rsid w:val="00D41312"/>
    <w:rsid w:val="00D41ADA"/>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3389"/>
    <w:rsid w:val="00D74941"/>
    <w:rsid w:val="00D74D5F"/>
    <w:rsid w:val="00D75C2C"/>
    <w:rsid w:val="00D77CBD"/>
    <w:rsid w:val="00D77FBD"/>
    <w:rsid w:val="00D80239"/>
    <w:rsid w:val="00D80453"/>
    <w:rsid w:val="00D804D8"/>
    <w:rsid w:val="00D8075E"/>
    <w:rsid w:val="00D80A76"/>
    <w:rsid w:val="00D812DD"/>
    <w:rsid w:val="00D8157C"/>
    <w:rsid w:val="00D82168"/>
    <w:rsid w:val="00D8292A"/>
    <w:rsid w:val="00D836F3"/>
    <w:rsid w:val="00D8444E"/>
    <w:rsid w:val="00D857C9"/>
    <w:rsid w:val="00D85A7D"/>
    <w:rsid w:val="00D85EF5"/>
    <w:rsid w:val="00D86170"/>
    <w:rsid w:val="00D8636F"/>
    <w:rsid w:val="00D87A2D"/>
    <w:rsid w:val="00D87C1B"/>
    <w:rsid w:val="00D900FF"/>
    <w:rsid w:val="00D90934"/>
    <w:rsid w:val="00D91008"/>
    <w:rsid w:val="00D9118D"/>
    <w:rsid w:val="00D91419"/>
    <w:rsid w:val="00D91A43"/>
    <w:rsid w:val="00D91E3D"/>
    <w:rsid w:val="00D92C64"/>
    <w:rsid w:val="00D92F9C"/>
    <w:rsid w:val="00D930D6"/>
    <w:rsid w:val="00D932A0"/>
    <w:rsid w:val="00D93BC3"/>
    <w:rsid w:val="00D94835"/>
    <w:rsid w:val="00D94887"/>
    <w:rsid w:val="00D948C3"/>
    <w:rsid w:val="00D95096"/>
    <w:rsid w:val="00D951DB"/>
    <w:rsid w:val="00D95FAE"/>
    <w:rsid w:val="00D96DB8"/>
    <w:rsid w:val="00D97787"/>
    <w:rsid w:val="00DA0BD2"/>
    <w:rsid w:val="00DA10D2"/>
    <w:rsid w:val="00DA11DB"/>
    <w:rsid w:val="00DA1507"/>
    <w:rsid w:val="00DA2013"/>
    <w:rsid w:val="00DA20DA"/>
    <w:rsid w:val="00DA28A8"/>
    <w:rsid w:val="00DA2C7F"/>
    <w:rsid w:val="00DA3C0D"/>
    <w:rsid w:val="00DA404C"/>
    <w:rsid w:val="00DA4187"/>
    <w:rsid w:val="00DA4406"/>
    <w:rsid w:val="00DA50DD"/>
    <w:rsid w:val="00DA51B6"/>
    <w:rsid w:val="00DA5306"/>
    <w:rsid w:val="00DA54B3"/>
    <w:rsid w:val="00DA57F6"/>
    <w:rsid w:val="00DA5ECB"/>
    <w:rsid w:val="00DA7D20"/>
    <w:rsid w:val="00DB179E"/>
    <w:rsid w:val="00DB21DE"/>
    <w:rsid w:val="00DB2714"/>
    <w:rsid w:val="00DB2FE6"/>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66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61C"/>
    <w:rsid w:val="00DD281C"/>
    <w:rsid w:val="00DD29B5"/>
    <w:rsid w:val="00DD3121"/>
    <w:rsid w:val="00DD3689"/>
    <w:rsid w:val="00DD37E3"/>
    <w:rsid w:val="00DD3F1C"/>
    <w:rsid w:val="00DD43F7"/>
    <w:rsid w:val="00DD52F7"/>
    <w:rsid w:val="00DD5969"/>
    <w:rsid w:val="00DD6E04"/>
    <w:rsid w:val="00DD7512"/>
    <w:rsid w:val="00DD77B8"/>
    <w:rsid w:val="00DE0158"/>
    <w:rsid w:val="00DE0BF5"/>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637"/>
    <w:rsid w:val="00DE685A"/>
    <w:rsid w:val="00DE6DFD"/>
    <w:rsid w:val="00DE72BA"/>
    <w:rsid w:val="00DE78B4"/>
    <w:rsid w:val="00DF1078"/>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2CA"/>
    <w:rsid w:val="00E04563"/>
    <w:rsid w:val="00E059FB"/>
    <w:rsid w:val="00E05B49"/>
    <w:rsid w:val="00E060FE"/>
    <w:rsid w:val="00E06E3F"/>
    <w:rsid w:val="00E073A4"/>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2D3"/>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9E5"/>
    <w:rsid w:val="00E34A43"/>
    <w:rsid w:val="00E34B62"/>
    <w:rsid w:val="00E34DA0"/>
    <w:rsid w:val="00E350C9"/>
    <w:rsid w:val="00E35666"/>
    <w:rsid w:val="00E3573D"/>
    <w:rsid w:val="00E358F0"/>
    <w:rsid w:val="00E35D64"/>
    <w:rsid w:val="00E363DC"/>
    <w:rsid w:val="00E36555"/>
    <w:rsid w:val="00E36AAF"/>
    <w:rsid w:val="00E36FD4"/>
    <w:rsid w:val="00E37E51"/>
    <w:rsid w:val="00E37E6F"/>
    <w:rsid w:val="00E401EE"/>
    <w:rsid w:val="00E415AA"/>
    <w:rsid w:val="00E41E87"/>
    <w:rsid w:val="00E422C4"/>
    <w:rsid w:val="00E4291D"/>
    <w:rsid w:val="00E43426"/>
    <w:rsid w:val="00E43C4B"/>
    <w:rsid w:val="00E45222"/>
    <w:rsid w:val="00E4534E"/>
    <w:rsid w:val="00E453B3"/>
    <w:rsid w:val="00E4550B"/>
    <w:rsid w:val="00E4569D"/>
    <w:rsid w:val="00E45738"/>
    <w:rsid w:val="00E45A67"/>
    <w:rsid w:val="00E4630A"/>
    <w:rsid w:val="00E46411"/>
    <w:rsid w:val="00E46B43"/>
    <w:rsid w:val="00E4745E"/>
    <w:rsid w:val="00E47658"/>
    <w:rsid w:val="00E501DD"/>
    <w:rsid w:val="00E512A4"/>
    <w:rsid w:val="00E516B5"/>
    <w:rsid w:val="00E516E9"/>
    <w:rsid w:val="00E51961"/>
    <w:rsid w:val="00E5232D"/>
    <w:rsid w:val="00E52497"/>
    <w:rsid w:val="00E5265A"/>
    <w:rsid w:val="00E52B92"/>
    <w:rsid w:val="00E52BF0"/>
    <w:rsid w:val="00E52C28"/>
    <w:rsid w:val="00E52EDE"/>
    <w:rsid w:val="00E53923"/>
    <w:rsid w:val="00E54088"/>
    <w:rsid w:val="00E54DC6"/>
    <w:rsid w:val="00E55119"/>
    <w:rsid w:val="00E556AE"/>
    <w:rsid w:val="00E559FA"/>
    <w:rsid w:val="00E55A9E"/>
    <w:rsid w:val="00E55B21"/>
    <w:rsid w:val="00E55ED3"/>
    <w:rsid w:val="00E561E5"/>
    <w:rsid w:val="00E56815"/>
    <w:rsid w:val="00E56C68"/>
    <w:rsid w:val="00E56DE7"/>
    <w:rsid w:val="00E57FD0"/>
    <w:rsid w:val="00E6049F"/>
    <w:rsid w:val="00E61045"/>
    <w:rsid w:val="00E614D1"/>
    <w:rsid w:val="00E621E5"/>
    <w:rsid w:val="00E62F98"/>
    <w:rsid w:val="00E63040"/>
    <w:rsid w:val="00E630F3"/>
    <w:rsid w:val="00E6320A"/>
    <w:rsid w:val="00E633B0"/>
    <w:rsid w:val="00E6465F"/>
    <w:rsid w:val="00E64768"/>
    <w:rsid w:val="00E649AF"/>
    <w:rsid w:val="00E64DF3"/>
    <w:rsid w:val="00E65D8C"/>
    <w:rsid w:val="00E65FC6"/>
    <w:rsid w:val="00E66C57"/>
    <w:rsid w:val="00E66F58"/>
    <w:rsid w:val="00E67E9E"/>
    <w:rsid w:val="00E67F75"/>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9A1"/>
    <w:rsid w:val="00E97A75"/>
    <w:rsid w:val="00E97E8C"/>
    <w:rsid w:val="00EA01BD"/>
    <w:rsid w:val="00EA02FC"/>
    <w:rsid w:val="00EA0B8A"/>
    <w:rsid w:val="00EA0C59"/>
    <w:rsid w:val="00EA0D4A"/>
    <w:rsid w:val="00EA1498"/>
    <w:rsid w:val="00EA1973"/>
    <w:rsid w:val="00EA1ED0"/>
    <w:rsid w:val="00EA22D7"/>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3124"/>
    <w:rsid w:val="00EC4367"/>
    <w:rsid w:val="00EC4E12"/>
    <w:rsid w:val="00EC5591"/>
    <w:rsid w:val="00EC572D"/>
    <w:rsid w:val="00EC620D"/>
    <w:rsid w:val="00EC6624"/>
    <w:rsid w:val="00EC7154"/>
    <w:rsid w:val="00EC776F"/>
    <w:rsid w:val="00EC7801"/>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88E"/>
    <w:rsid w:val="00EE7DB8"/>
    <w:rsid w:val="00EF0126"/>
    <w:rsid w:val="00EF09C6"/>
    <w:rsid w:val="00EF0D57"/>
    <w:rsid w:val="00EF196E"/>
    <w:rsid w:val="00EF1CBC"/>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01B"/>
    <w:rsid w:val="00F02794"/>
    <w:rsid w:val="00F02D43"/>
    <w:rsid w:val="00F034F0"/>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2D8"/>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516A"/>
    <w:rsid w:val="00F26313"/>
    <w:rsid w:val="00F26852"/>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0F6"/>
    <w:rsid w:val="00F35573"/>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84B"/>
    <w:rsid w:val="00F55C41"/>
    <w:rsid w:val="00F56C9A"/>
    <w:rsid w:val="00F56DD4"/>
    <w:rsid w:val="00F5730B"/>
    <w:rsid w:val="00F606B8"/>
    <w:rsid w:val="00F60725"/>
    <w:rsid w:val="00F6092D"/>
    <w:rsid w:val="00F60A25"/>
    <w:rsid w:val="00F60F60"/>
    <w:rsid w:val="00F619A7"/>
    <w:rsid w:val="00F61C5B"/>
    <w:rsid w:val="00F61DD6"/>
    <w:rsid w:val="00F62235"/>
    <w:rsid w:val="00F626F9"/>
    <w:rsid w:val="00F62E3E"/>
    <w:rsid w:val="00F632DE"/>
    <w:rsid w:val="00F63A8B"/>
    <w:rsid w:val="00F64227"/>
    <w:rsid w:val="00F643BF"/>
    <w:rsid w:val="00F64816"/>
    <w:rsid w:val="00F65497"/>
    <w:rsid w:val="00F6551D"/>
    <w:rsid w:val="00F65986"/>
    <w:rsid w:val="00F663B8"/>
    <w:rsid w:val="00F665D1"/>
    <w:rsid w:val="00F666B4"/>
    <w:rsid w:val="00F6683D"/>
    <w:rsid w:val="00F66B08"/>
    <w:rsid w:val="00F66D82"/>
    <w:rsid w:val="00F67834"/>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52FD"/>
    <w:rsid w:val="00F765E4"/>
    <w:rsid w:val="00F76BEE"/>
    <w:rsid w:val="00F77016"/>
    <w:rsid w:val="00F77557"/>
    <w:rsid w:val="00F806F7"/>
    <w:rsid w:val="00F81174"/>
    <w:rsid w:val="00F812C3"/>
    <w:rsid w:val="00F815EF"/>
    <w:rsid w:val="00F81A65"/>
    <w:rsid w:val="00F830D1"/>
    <w:rsid w:val="00F83C14"/>
    <w:rsid w:val="00F8422F"/>
    <w:rsid w:val="00F845BC"/>
    <w:rsid w:val="00F84994"/>
    <w:rsid w:val="00F84FFF"/>
    <w:rsid w:val="00F85084"/>
    <w:rsid w:val="00F853B1"/>
    <w:rsid w:val="00F859B1"/>
    <w:rsid w:val="00F85DE4"/>
    <w:rsid w:val="00F85F8E"/>
    <w:rsid w:val="00F86F3A"/>
    <w:rsid w:val="00F87065"/>
    <w:rsid w:val="00F870B0"/>
    <w:rsid w:val="00F8772D"/>
    <w:rsid w:val="00F9022E"/>
    <w:rsid w:val="00F90D5E"/>
    <w:rsid w:val="00F91222"/>
    <w:rsid w:val="00F91495"/>
    <w:rsid w:val="00F91C45"/>
    <w:rsid w:val="00F91E38"/>
    <w:rsid w:val="00F922CE"/>
    <w:rsid w:val="00F926DA"/>
    <w:rsid w:val="00F92D84"/>
    <w:rsid w:val="00F93879"/>
    <w:rsid w:val="00F938DB"/>
    <w:rsid w:val="00F940D0"/>
    <w:rsid w:val="00F9443D"/>
    <w:rsid w:val="00F9491C"/>
    <w:rsid w:val="00F94CD1"/>
    <w:rsid w:val="00F94D2D"/>
    <w:rsid w:val="00F94DF6"/>
    <w:rsid w:val="00F952A8"/>
    <w:rsid w:val="00F95401"/>
    <w:rsid w:val="00F95ED1"/>
    <w:rsid w:val="00F95FB6"/>
    <w:rsid w:val="00F96CAA"/>
    <w:rsid w:val="00FA008C"/>
    <w:rsid w:val="00FA03A9"/>
    <w:rsid w:val="00FA046C"/>
    <w:rsid w:val="00FA0E68"/>
    <w:rsid w:val="00FA187B"/>
    <w:rsid w:val="00FA1A78"/>
    <w:rsid w:val="00FA1EC5"/>
    <w:rsid w:val="00FA1F21"/>
    <w:rsid w:val="00FA2A90"/>
    <w:rsid w:val="00FA2AE4"/>
    <w:rsid w:val="00FA3F3C"/>
    <w:rsid w:val="00FA436F"/>
    <w:rsid w:val="00FA489A"/>
    <w:rsid w:val="00FA55FE"/>
    <w:rsid w:val="00FA59E2"/>
    <w:rsid w:val="00FA622D"/>
    <w:rsid w:val="00FA6739"/>
    <w:rsid w:val="00FA6841"/>
    <w:rsid w:val="00FA6A11"/>
    <w:rsid w:val="00FA6CA9"/>
    <w:rsid w:val="00FA6D86"/>
    <w:rsid w:val="00FA6E54"/>
    <w:rsid w:val="00FA72CD"/>
    <w:rsid w:val="00FA77FD"/>
    <w:rsid w:val="00FA7800"/>
    <w:rsid w:val="00FB00CB"/>
    <w:rsid w:val="00FB2998"/>
    <w:rsid w:val="00FB2EFF"/>
    <w:rsid w:val="00FB356A"/>
    <w:rsid w:val="00FB3808"/>
    <w:rsid w:val="00FB3B32"/>
    <w:rsid w:val="00FB3D5B"/>
    <w:rsid w:val="00FB403B"/>
    <w:rsid w:val="00FB4A8C"/>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C"/>
    <w:rsid w:val="00FC56BE"/>
    <w:rsid w:val="00FC570E"/>
    <w:rsid w:val="00FC652F"/>
    <w:rsid w:val="00FC6532"/>
    <w:rsid w:val="00FC744A"/>
    <w:rsid w:val="00FC76EB"/>
    <w:rsid w:val="00FD0230"/>
    <w:rsid w:val="00FD0777"/>
    <w:rsid w:val="00FD125D"/>
    <w:rsid w:val="00FD1B83"/>
    <w:rsid w:val="00FD24DE"/>
    <w:rsid w:val="00FD2515"/>
    <w:rsid w:val="00FD2ABA"/>
    <w:rsid w:val="00FD314E"/>
    <w:rsid w:val="00FD3A33"/>
    <w:rsid w:val="00FD3BB1"/>
    <w:rsid w:val="00FD3E05"/>
    <w:rsid w:val="00FD3F0E"/>
    <w:rsid w:val="00FD52E9"/>
    <w:rsid w:val="00FD52F2"/>
    <w:rsid w:val="00FD67B5"/>
    <w:rsid w:val="00FD696D"/>
    <w:rsid w:val="00FE011D"/>
    <w:rsid w:val="00FE01C3"/>
    <w:rsid w:val="00FE045A"/>
    <w:rsid w:val="00FE0CB1"/>
    <w:rsid w:val="00FE0F81"/>
    <w:rsid w:val="00FE1815"/>
    <w:rsid w:val="00FE20C0"/>
    <w:rsid w:val="00FE261E"/>
    <w:rsid w:val="00FE2761"/>
    <w:rsid w:val="00FE305C"/>
    <w:rsid w:val="00FE3207"/>
    <w:rsid w:val="00FE33F2"/>
    <w:rsid w:val="00FE4698"/>
    <w:rsid w:val="00FE56E8"/>
    <w:rsid w:val="00FE56F9"/>
    <w:rsid w:val="00FE5A69"/>
    <w:rsid w:val="00FE71EB"/>
    <w:rsid w:val="00FE7232"/>
    <w:rsid w:val="00FE73A3"/>
    <w:rsid w:val="00FE7702"/>
    <w:rsid w:val="00FE7DB2"/>
    <w:rsid w:val="00FF19BE"/>
    <w:rsid w:val="00FF1E29"/>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39"/>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852"/>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hAnsi="Times New Roman" w:cs="Times New Roman"/>
      <w:color w:val="auto"/>
      <w:sz w:val="24"/>
      <w:szCs w:val="24"/>
      <w:lang w:val="en-US"/>
    </w:rPr>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00" w:after="120" w:line="276" w:lineRule="auto"/>
      <w:outlineLvl w:val="0"/>
    </w:pPr>
    <w:rPr>
      <w:rFonts w:ascii="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outlineLvl w:val="3"/>
    </w:pPr>
    <w:rPr>
      <w:rFonts w:ascii="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hAnsi="Arial" w:cs="Arial"/>
      <w:i/>
      <w:color w:val="666666"/>
      <w:sz w:val="22"/>
      <w:szCs w:val="22"/>
      <w:lang w:val="en"/>
    </w:rPr>
  </w:style>
  <w:style w:type="paragraph" w:styleId="Heading7">
    <w:name w:val="heading 7"/>
    <w:basedOn w:val="Normal"/>
    <w:next w:val="Normal"/>
    <w:link w:val="Heading7Char"/>
    <w:uiPriority w:val="9"/>
    <w:semiHidden/>
    <w:unhideWhenUsed/>
    <w:qFormat/>
    <w:rsid w:val="00CD1F82"/>
    <w:pPr>
      <w:keepNext/>
      <w:keepLines/>
      <w:pBdr>
        <w:top w:val="nil"/>
        <w:left w:val="nil"/>
        <w:bottom w:val="nil"/>
        <w:right w:val="nil"/>
        <w:between w:val="nil"/>
      </w:pBdr>
      <w:spacing w:before="40" w:line="276" w:lineRule="auto"/>
      <w:outlineLvl w:val="6"/>
    </w:pPr>
    <w:rPr>
      <w:rFonts w:asciiTheme="majorHAnsi" w:eastAsiaTheme="majorEastAsia" w:hAnsiTheme="majorHAnsi" w:cstheme="majorBidi"/>
      <w:i/>
      <w:iCs/>
      <w:color w:val="243F60" w:themeColor="accent1" w:themeShade="7F"/>
      <w:sz w:val="22"/>
      <w:szCs w:val="22"/>
      <w:lang w:val="en"/>
    </w:rPr>
  </w:style>
  <w:style w:type="paragraph" w:styleId="Heading8">
    <w:name w:val="heading 8"/>
    <w:basedOn w:val="Normal"/>
    <w:next w:val="Normal"/>
    <w:link w:val="Heading8Char"/>
    <w:uiPriority w:val="9"/>
    <w:semiHidden/>
    <w:unhideWhenUsed/>
    <w:qFormat/>
    <w:rsid w:val="00CD1F82"/>
    <w:pPr>
      <w:keepNext/>
      <w:keepLines/>
      <w:pBdr>
        <w:top w:val="nil"/>
        <w:left w:val="nil"/>
        <w:bottom w:val="nil"/>
        <w:right w:val="nil"/>
        <w:between w:val="nil"/>
      </w:pBdr>
      <w:spacing w:before="40" w:line="276" w:lineRule="auto"/>
      <w:outlineLvl w:val="7"/>
    </w:pPr>
    <w:rPr>
      <w:rFonts w:asciiTheme="majorHAnsi" w:eastAsiaTheme="majorEastAsia" w:hAnsiTheme="majorHAnsi" w:cstheme="majorBidi"/>
      <w:color w:val="272727" w:themeColor="text1" w:themeTint="D8"/>
      <w:sz w:val="21"/>
      <w:szCs w:val="21"/>
      <w:lang w:val="en"/>
    </w:rPr>
  </w:style>
  <w:style w:type="paragraph" w:styleId="Heading9">
    <w:name w:val="heading 9"/>
    <w:basedOn w:val="Normal"/>
    <w:next w:val="Normal"/>
    <w:link w:val="Heading9Char"/>
    <w:uiPriority w:val="9"/>
    <w:semiHidden/>
    <w:unhideWhenUsed/>
    <w:qFormat/>
    <w:rsid w:val="00CD1F82"/>
    <w:pPr>
      <w:keepNext/>
      <w:keepLines/>
      <w:pBdr>
        <w:top w:val="nil"/>
        <w:left w:val="nil"/>
        <w:bottom w:val="nil"/>
        <w:right w:val="nil"/>
        <w:between w:val="nil"/>
      </w:pBdr>
      <w:spacing w:before="40" w:line="276" w:lineRule="auto"/>
      <w:outlineLvl w:val="8"/>
    </w:pPr>
    <w:rPr>
      <w:rFonts w:asciiTheme="majorHAnsi" w:eastAsiaTheme="majorEastAsia" w:hAnsiTheme="majorHAnsi" w:cstheme="majorBidi"/>
      <w:i/>
      <w:iCs/>
      <w:color w:val="272727" w:themeColor="text1" w:themeTint="D8"/>
      <w:sz w:val="21"/>
      <w:szCs w:val="21"/>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hAnsi="Arial" w:cs="Arial"/>
      <w:color w:val="666666"/>
      <w:sz w:val="30"/>
      <w:szCs w:val="30"/>
      <w:lang w:val="en"/>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pBdr>
        <w:top w:val="nil"/>
        <w:left w:val="nil"/>
        <w:bottom w:val="nil"/>
        <w:right w:val="nil"/>
        <w:between w:val="nil"/>
      </w:pBdr>
      <w:spacing w:line="276" w:lineRule="auto"/>
      <w:ind w:left="720"/>
      <w:contextualSpacing/>
    </w:pPr>
    <w:rPr>
      <w:rFonts w:ascii="Arial" w:hAnsi="Arial" w:cs="Arial"/>
      <w:color w:val="000000"/>
      <w:sz w:val="22"/>
      <w:szCs w:val="22"/>
      <w:lang w:val="en"/>
    </w:r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spacing w:before="100" w:beforeAutospacing="1" w:after="100" w:afterAutospacing="1"/>
    </w:pPr>
    <w:rPr>
      <w:rFonts w:eastAsia="Times New Roman"/>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pBdr>
        <w:top w:val="nil"/>
        <w:left w:val="nil"/>
        <w:bottom w:val="nil"/>
        <w:right w:val="nil"/>
        <w:between w:val="nil"/>
      </w:pBdr>
      <w:tabs>
        <w:tab w:val="left" w:pos="1540"/>
        <w:tab w:val="right" w:leader="dot" w:pos="9395"/>
      </w:tabs>
      <w:spacing w:after="100" w:line="276" w:lineRule="auto"/>
    </w:pPr>
    <w:rPr>
      <w:rFonts w:ascii="Arial" w:hAnsi="Arial" w:cs="Arial"/>
      <w:color w:val="000000"/>
      <w:sz w:val="22"/>
      <w:szCs w:val="22"/>
      <w:lang w:val="en"/>
    </w:rPr>
  </w:style>
  <w:style w:type="paragraph" w:styleId="TOC2">
    <w:name w:val="toc 2"/>
    <w:basedOn w:val="Normal"/>
    <w:next w:val="Normal"/>
    <w:autoRedefine/>
    <w:uiPriority w:val="39"/>
    <w:unhideWhenUsed/>
    <w:rsid w:val="00A75886"/>
    <w:pPr>
      <w:pBdr>
        <w:top w:val="nil"/>
        <w:left w:val="nil"/>
        <w:bottom w:val="nil"/>
        <w:right w:val="nil"/>
        <w:between w:val="nil"/>
      </w:pBdr>
      <w:spacing w:after="100" w:line="276" w:lineRule="auto"/>
      <w:ind w:left="220"/>
    </w:pPr>
    <w:rPr>
      <w:rFonts w:ascii="Arial" w:hAnsi="Arial" w:cs="Arial"/>
      <w:color w:val="000000"/>
      <w:sz w:val="22"/>
      <w:szCs w:val="22"/>
      <w:lang w:val="en"/>
    </w:rPr>
  </w:style>
  <w:style w:type="paragraph" w:styleId="TOC3">
    <w:name w:val="toc 3"/>
    <w:basedOn w:val="Normal"/>
    <w:next w:val="Normal"/>
    <w:autoRedefine/>
    <w:uiPriority w:val="39"/>
    <w:unhideWhenUsed/>
    <w:rsid w:val="00A75886"/>
    <w:pPr>
      <w:pBdr>
        <w:top w:val="nil"/>
        <w:left w:val="nil"/>
        <w:bottom w:val="nil"/>
        <w:right w:val="nil"/>
        <w:between w:val="nil"/>
      </w:pBdr>
      <w:spacing w:after="100" w:line="276" w:lineRule="auto"/>
      <w:ind w:left="440"/>
    </w:pPr>
    <w:rPr>
      <w:rFonts w:ascii="Arial" w:hAnsi="Arial" w:cs="Arial"/>
      <w:color w:val="000000"/>
      <w:sz w:val="22"/>
      <w:szCs w:val="22"/>
      <w:lang w:val="en"/>
    </w:r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FooterChar">
    <w:name w:val="Footer Char"/>
    <w:basedOn w:val="DefaultParagraphFont"/>
    <w:link w:val="Footer"/>
    <w:uiPriority w:val="99"/>
    <w:rsid w:val="00D46E1B"/>
  </w:style>
  <w:style w:type="paragraph" w:styleId="Caption">
    <w:name w:val="caption"/>
    <w:basedOn w:val="Normal"/>
    <w:next w:val="Normal"/>
    <w:link w:val="CaptionChar"/>
    <w:uiPriority w:val="35"/>
    <w:unhideWhenUsed/>
    <w:qFormat/>
    <w:rsid w:val="00D46E1B"/>
    <w:pPr>
      <w:pBdr>
        <w:top w:val="nil"/>
        <w:left w:val="nil"/>
        <w:bottom w:val="nil"/>
        <w:right w:val="nil"/>
        <w:between w:val="nil"/>
      </w:pBdr>
      <w:spacing w:after="200"/>
    </w:pPr>
    <w:rPr>
      <w:rFonts w:ascii="Arial" w:hAnsi="Arial" w:cs="Arial"/>
      <w:i/>
      <w:iCs/>
      <w:color w:val="1F497D" w:themeColor="text2"/>
      <w:sz w:val="18"/>
      <w:szCs w:val="18"/>
      <w:lang w:val="en"/>
    </w:rPr>
  </w:style>
  <w:style w:type="paragraph" w:styleId="TableofFigures">
    <w:name w:val="table of figures"/>
    <w:basedOn w:val="Normal"/>
    <w:next w:val="Normal"/>
    <w:uiPriority w:val="99"/>
    <w:unhideWhenUsed/>
    <w:rsid w:val="00B43222"/>
    <w:pPr>
      <w:pBdr>
        <w:top w:val="nil"/>
        <w:left w:val="nil"/>
        <w:bottom w:val="nil"/>
        <w:right w:val="nil"/>
        <w:between w:val="nil"/>
      </w:pBdr>
      <w:spacing w:line="276" w:lineRule="auto"/>
    </w:pPr>
    <w:rPr>
      <w:rFonts w:ascii="Arial" w:hAnsi="Arial" w:cs="Arial"/>
      <w:color w:val="000000"/>
      <w:sz w:val="22"/>
      <w:szCs w:val="22"/>
      <w:lang w:val="en"/>
    </w:rPr>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pBdr>
        <w:top w:val="nil"/>
        <w:left w:val="nil"/>
        <w:bottom w:val="nil"/>
        <w:right w:val="nil"/>
        <w:between w:val="nil"/>
      </w:pBdr>
    </w:pPr>
    <w:rPr>
      <w:color w:val="000000"/>
      <w:lang w:val="en"/>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pBdr>
        <w:top w:val="nil"/>
        <w:left w:val="nil"/>
        <w:bottom w:val="nil"/>
        <w:right w:val="nil"/>
        <w:between w:val="nil"/>
      </w:pBdr>
    </w:pPr>
    <w:rPr>
      <w:rFonts w:ascii="Tahoma" w:hAnsi="Tahoma" w:cs="Tahoma"/>
      <w:color w:val="000000"/>
      <w:sz w:val="16"/>
      <w:szCs w:val="16"/>
      <w:lang w:val="en"/>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pPr>
      <w:pBdr>
        <w:top w:val="nil"/>
        <w:left w:val="nil"/>
        <w:bottom w:val="nil"/>
        <w:right w:val="nil"/>
        <w:between w:val="nil"/>
      </w:pBdr>
      <w:spacing w:line="276" w:lineRule="auto"/>
    </w:pPr>
    <w:rPr>
      <w:rFonts w:ascii="Arial" w:hAnsi="Arial" w:cs="Arial"/>
      <w:color w:val="000000"/>
      <w:sz w:val="22"/>
      <w:szCs w:val="22"/>
      <w:lang w:val="en"/>
    </w:rPr>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pBdr>
        <w:top w:val="nil"/>
        <w:left w:val="nil"/>
        <w:bottom w:val="nil"/>
        <w:right w:val="nil"/>
        <w:between w:val="nil"/>
      </w:pBdr>
    </w:pPr>
    <w:rPr>
      <w:rFonts w:ascii="Arial" w:hAnsi="Arial" w:cs="Arial"/>
      <w:color w:val="000000"/>
      <w:sz w:val="20"/>
      <w:szCs w:val="20"/>
      <w:lang w:val="en"/>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left w:val="nil"/>
        <w:bottom w:val="single" w:sz="4" w:space="10" w:color="4F81BD" w:themeColor="accent1"/>
        <w:right w:val="nil"/>
        <w:between w:val="nil"/>
      </w:pBdr>
      <w:spacing w:before="360" w:after="360" w:line="276" w:lineRule="auto"/>
      <w:ind w:left="864" w:right="864"/>
      <w:jc w:val="center"/>
    </w:pPr>
    <w:rPr>
      <w:rFonts w:ascii="Arial" w:hAnsi="Arial" w:cs="Arial"/>
      <w:i/>
      <w:iCs/>
      <w:color w:val="4F81BD" w:themeColor="accent1"/>
      <w:sz w:val="22"/>
      <w:szCs w:val="22"/>
      <w:lang w:val="en"/>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pBdr>
        <w:top w:val="nil"/>
        <w:left w:val="nil"/>
        <w:bottom w:val="nil"/>
        <w:right w:val="nil"/>
        <w:between w:val="nil"/>
      </w:pBdr>
      <w:spacing w:before="200" w:after="160" w:line="276" w:lineRule="auto"/>
      <w:ind w:left="864" w:right="864"/>
      <w:jc w:val="center"/>
    </w:pPr>
    <w:rPr>
      <w:rFonts w:ascii="Arial" w:hAnsi="Arial" w:cs="Arial"/>
      <w:i/>
      <w:iCs/>
      <w:color w:val="404040" w:themeColor="text1" w:themeTint="BF"/>
      <w:sz w:val="22"/>
      <w:szCs w:val="22"/>
      <w:lang w:val="en"/>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 w:type="paragraph" w:customStyle="1" w:styleId="luanvanpara">
    <w:name w:val="luanvanpara"/>
    <w:basedOn w:val="Normal"/>
    <w:link w:val="luanvanparaChar"/>
    <w:qFormat/>
    <w:rsid w:val="00B31F2D"/>
    <w:pPr>
      <w:spacing w:before="120" w:line="276" w:lineRule="auto"/>
      <w:ind w:firstLine="567"/>
      <w:jc w:val="both"/>
      <w:pPrChange w:id="0" w:author="Nguyen Toan" w:date="2018-05-19T18:01:00Z">
        <w:pPr>
          <w:spacing w:before="120" w:line="276" w:lineRule="auto"/>
          <w:ind w:firstLine="567"/>
          <w:jc w:val="both"/>
        </w:pPr>
      </w:pPrChange>
    </w:pPr>
    <w:rPr>
      <w:rFonts w:eastAsia="Times New Roman"/>
      <w:iCs/>
      <w:color w:val="000000"/>
      <w:sz w:val="26"/>
      <w:szCs w:val="26"/>
      <w:rPrChange w:id="0" w:author="Nguyen Toan" w:date="2018-05-19T18:01:00Z">
        <w:rPr>
          <w:i/>
          <w:iCs/>
          <w:color w:val="000000"/>
          <w:sz w:val="26"/>
          <w:szCs w:val="26"/>
          <w:lang w:val="en-US" w:eastAsia="en-US" w:bidi="ar-SA"/>
        </w:rPr>
      </w:rPrChange>
    </w:rPr>
  </w:style>
  <w:style w:type="paragraph" w:customStyle="1" w:styleId="luanvanImg">
    <w:name w:val="luanvanImg"/>
    <w:basedOn w:val="Caption"/>
    <w:link w:val="luanvanImgChar"/>
    <w:qFormat/>
    <w:rsid w:val="00505C99"/>
    <w:pPr>
      <w:spacing w:line="276" w:lineRule="auto"/>
      <w:jc w:val="center"/>
      <w:pPrChange w:id="1" w:author="Nguyen Toan" w:date="2018-05-19T18:05:00Z">
        <w:pPr>
          <w:pBdr>
            <w:top w:val="nil"/>
            <w:left w:val="nil"/>
            <w:bottom w:val="nil"/>
            <w:right w:val="nil"/>
            <w:between w:val="nil"/>
          </w:pBdr>
          <w:spacing w:after="200"/>
          <w:jc w:val="center"/>
        </w:pPr>
      </w:pPrChange>
    </w:pPr>
    <w:rPr>
      <w:rFonts w:ascii="Times New Roman" w:hAnsi="Times New Roman" w:cs="Times New Roman"/>
      <w:i w:val="0"/>
      <w:color w:val="auto"/>
      <w:sz w:val="26"/>
      <w:szCs w:val="26"/>
      <w:rPrChange w:id="1" w:author="Nguyen Toan" w:date="2018-05-19T18:05:00Z">
        <w:rPr>
          <w:rFonts w:eastAsia="Arial"/>
          <w:iCs/>
          <w:sz w:val="26"/>
          <w:szCs w:val="26"/>
          <w:lang w:val="en" w:eastAsia="en-US" w:bidi="ar-SA"/>
        </w:rPr>
      </w:rPrChange>
    </w:rPr>
  </w:style>
  <w:style w:type="character" w:customStyle="1" w:styleId="luanvanparaChar">
    <w:name w:val="luanvanpara Char"/>
    <w:basedOn w:val="DefaultParagraphFont"/>
    <w:link w:val="luanvanpara"/>
    <w:rsid w:val="00B31F2D"/>
    <w:rPr>
      <w:rFonts w:ascii="Times New Roman" w:eastAsia="Times New Roman" w:hAnsi="Times New Roman" w:cs="Times New Roman"/>
      <w:iCs/>
      <w:sz w:val="26"/>
      <w:szCs w:val="26"/>
      <w:lang w:val="en-US"/>
    </w:rPr>
  </w:style>
  <w:style w:type="paragraph" w:customStyle="1" w:styleId="luanvananh">
    <w:name w:val="luanvananh"/>
    <w:basedOn w:val="Normal"/>
    <w:link w:val="luanvananhChar"/>
    <w:qFormat/>
    <w:rsid w:val="00D91008"/>
    <w:pPr>
      <w:keepNext/>
      <w:spacing w:before="120" w:after="120" w:line="288" w:lineRule="auto"/>
      <w:jc w:val="center"/>
      <w:pPrChange w:id="2" w:author="Nguyen Toan" w:date="2018-05-19T18:06:00Z">
        <w:pPr>
          <w:keepNext/>
          <w:spacing w:line="288" w:lineRule="auto"/>
          <w:ind w:firstLine="426"/>
        </w:pPr>
      </w:pPrChange>
    </w:pPr>
    <w:rPr>
      <w:noProof/>
      <w:sz w:val="26"/>
      <w:szCs w:val="26"/>
      <w:rPrChange w:id="2" w:author="Nguyen Toan" w:date="2018-05-19T18:06:00Z">
        <w:rPr>
          <w:rFonts w:eastAsia="Arial"/>
          <w:noProof/>
          <w:sz w:val="26"/>
          <w:szCs w:val="26"/>
          <w:lang w:val="en-US" w:eastAsia="en-US" w:bidi="ar-SA"/>
        </w:rPr>
      </w:rPrChange>
    </w:rPr>
  </w:style>
  <w:style w:type="character" w:customStyle="1" w:styleId="CaptionChar">
    <w:name w:val="Caption Char"/>
    <w:basedOn w:val="DefaultParagraphFont"/>
    <w:link w:val="Caption"/>
    <w:uiPriority w:val="35"/>
    <w:rsid w:val="00505C99"/>
    <w:rPr>
      <w:i/>
      <w:iCs/>
      <w:color w:val="1F497D" w:themeColor="text2"/>
      <w:sz w:val="18"/>
      <w:szCs w:val="18"/>
    </w:rPr>
  </w:style>
  <w:style w:type="character" w:customStyle="1" w:styleId="luanvanImgChar">
    <w:name w:val="luanvanImg Char"/>
    <w:basedOn w:val="CaptionChar"/>
    <w:link w:val="luanvanImg"/>
    <w:rsid w:val="00505C99"/>
    <w:rPr>
      <w:rFonts w:ascii="Times New Roman" w:hAnsi="Times New Roman" w:cs="Times New Roman"/>
      <w:i w:val="0"/>
      <w:iCs/>
      <w:color w:val="auto"/>
      <w:sz w:val="26"/>
      <w:szCs w:val="26"/>
    </w:rPr>
  </w:style>
  <w:style w:type="character" w:customStyle="1" w:styleId="luanvananhChar">
    <w:name w:val="luanvananh Char"/>
    <w:basedOn w:val="DefaultParagraphFont"/>
    <w:link w:val="luanvananh"/>
    <w:rsid w:val="00D91008"/>
    <w:rPr>
      <w:rFonts w:ascii="Times New Roman" w:hAnsi="Times New Roman" w:cs="Times New Roman"/>
      <w:noProof/>
      <w:color w:val="auto"/>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1790711">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003503">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0491014">
      <w:bodyDiv w:val="1"/>
      <w:marLeft w:val="0"/>
      <w:marRight w:val="0"/>
      <w:marTop w:val="0"/>
      <w:marBottom w:val="0"/>
      <w:divBdr>
        <w:top w:val="none" w:sz="0" w:space="0" w:color="auto"/>
        <w:left w:val="none" w:sz="0" w:space="0" w:color="auto"/>
        <w:bottom w:val="none" w:sz="0" w:space="0" w:color="auto"/>
        <w:right w:val="none" w:sz="0" w:space="0" w:color="auto"/>
      </w:divBdr>
    </w:div>
    <w:div w:id="424301075">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4022475">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14890785">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786195027">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72772788">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636009">
      <w:bodyDiv w:val="1"/>
      <w:marLeft w:val="0"/>
      <w:marRight w:val="0"/>
      <w:marTop w:val="0"/>
      <w:marBottom w:val="0"/>
      <w:divBdr>
        <w:top w:val="none" w:sz="0" w:space="0" w:color="auto"/>
        <w:left w:val="none" w:sz="0" w:space="0" w:color="auto"/>
        <w:bottom w:val="none" w:sz="0" w:space="0" w:color="auto"/>
        <w:right w:val="none" w:sz="0" w:space="0" w:color="auto"/>
      </w:divBdr>
    </w:div>
    <w:div w:id="933780384">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2186114">
      <w:bodyDiv w:val="1"/>
      <w:marLeft w:val="0"/>
      <w:marRight w:val="0"/>
      <w:marTop w:val="0"/>
      <w:marBottom w:val="0"/>
      <w:divBdr>
        <w:top w:val="none" w:sz="0" w:space="0" w:color="auto"/>
        <w:left w:val="none" w:sz="0" w:space="0" w:color="auto"/>
        <w:bottom w:val="none" w:sz="0" w:space="0" w:color="auto"/>
        <w:right w:val="none" w:sz="0" w:space="0" w:color="auto"/>
      </w:divBdr>
    </w:div>
    <w:div w:id="1196963344">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43487836">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69198716">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23662077">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45016033">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10606637">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02248305">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898199807">
      <w:bodyDiv w:val="1"/>
      <w:marLeft w:val="0"/>
      <w:marRight w:val="0"/>
      <w:marTop w:val="0"/>
      <w:marBottom w:val="0"/>
      <w:divBdr>
        <w:top w:val="none" w:sz="0" w:space="0" w:color="auto"/>
        <w:left w:val="none" w:sz="0" w:space="0" w:color="auto"/>
        <w:bottom w:val="none" w:sz="0" w:space="0" w:color="auto"/>
        <w:right w:val="none" w:sz="0" w:space="0" w:color="auto"/>
      </w:divBdr>
    </w:div>
    <w:div w:id="1903758913">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58173584">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 w:id="2145196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microsoft.com/office/2011/relationships/people" Target="people.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11</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12</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14</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13</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10</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9DC96EBC-7FAA-4846-AB96-DBDAA909A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56</Pages>
  <Words>13719</Words>
  <Characters>78201</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90</cp:revision>
  <cp:lastPrinted>2018-05-18T16:37:00Z</cp:lastPrinted>
  <dcterms:created xsi:type="dcterms:W3CDTF">2018-05-19T10:51:00Z</dcterms:created>
  <dcterms:modified xsi:type="dcterms:W3CDTF">2018-05-19T11:19:00Z</dcterms:modified>
</cp:coreProperties>
</file>