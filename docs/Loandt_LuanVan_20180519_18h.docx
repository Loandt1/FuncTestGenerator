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559B14" w14:textId="77777777" w:rsidR="006F117B" w:rsidRPr="00C307BC" w:rsidRDefault="00994B39" w:rsidP="00A54A30">
      <w:pPr>
        <w:spacing w:line="288" w:lineRule="auto"/>
        <w:jc w:val="center"/>
        <w:rPr>
          <w:rFonts w:eastAsia="Times New Roman"/>
          <w:sz w:val="26"/>
          <w:szCs w:val="26"/>
        </w:rPr>
      </w:pPr>
      <w:r w:rsidRPr="00C307BC">
        <w:rPr>
          <w:rFonts w:eastAsia="Times New Roman"/>
          <w:sz w:val="26"/>
          <w:szCs w:val="26"/>
        </w:rPr>
        <w:t>ĐẠI HỌC QUỐC GIA HÀ NỘI</w:t>
      </w:r>
    </w:p>
    <w:p w14:paraId="292B0A23" w14:textId="77777777" w:rsidR="006F117B" w:rsidRPr="00C307BC" w:rsidRDefault="00994B39" w:rsidP="00A54A30">
      <w:pPr>
        <w:spacing w:line="288" w:lineRule="auto"/>
        <w:jc w:val="center"/>
        <w:rPr>
          <w:rFonts w:eastAsia="Times New Roman"/>
          <w:b/>
          <w:sz w:val="26"/>
          <w:szCs w:val="26"/>
        </w:rPr>
      </w:pPr>
      <w:r w:rsidRPr="00C307BC">
        <w:rPr>
          <w:rFonts w:eastAsia="Times New Roman"/>
          <w:b/>
          <w:sz w:val="26"/>
          <w:szCs w:val="26"/>
        </w:rPr>
        <w:t>TRƯỜNG ĐẠI HỌC CÔNG NGHỆ</w:t>
      </w:r>
    </w:p>
    <w:p w14:paraId="73309936" w14:textId="77777777" w:rsidR="006F117B" w:rsidRPr="00C307BC" w:rsidRDefault="006F117B" w:rsidP="00A54A30">
      <w:pPr>
        <w:spacing w:line="288" w:lineRule="auto"/>
        <w:jc w:val="center"/>
        <w:rPr>
          <w:rFonts w:eastAsia="Times New Roman"/>
          <w:sz w:val="26"/>
          <w:szCs w:val="26"/>
        </w:rPr>
      </w:pPr>
    </w:p>
    <w:p w14:paraId="2A729BD0" w14:textId="77777777" w:rsidR="006F117B" w:rsidRPr="00C307BC" w:rsidRDefault="006F117B" w:rsidP="00A54A30">
      <w:pPr>
        <w:spacing w:line="288" w:lineRule="auto"/>
        <w:jc w:val="center"/>
        <w:rPr>
          <w:rFonts w:eastAsia="Times New Roman"/>
          <w:sz w:val="26"/>
          <w:szCs w:val="26"/>
        </w:rPr>
      </w:pPr>
    </w:p>
    <w:p w14:paraId="09D04352" w14:textId="77777777" w:rsidR="006F117B" w:rsidRPr="00C307BC" w:rsidRDefault="006F117B" w:rsidP="00A54A30">
      <w:pPr>
        <w:spacing w:line="288" w:lineRule="auto"/>
        <w:jc w:val="center"/>
        <w:rPr>
          <w:rFonts w:eastAsia="Times New Roman"/>
          <w:sz w:val="26"/>
          <w:szCs w:val="26"/>
        </w:rPr>
      </w:pPr>
    </w:p>
    <w:p w14:paraId="15B36294" w14:textId="77777777" w:rsidR="006F117B" w:rsidRPr="00C307BC" w:rsidRDefault="006F117B" w:rsidP="00A54A30">
      <w:pPr>
        <w:spacing w:line="288" w:lineRule="auto"/>
        <w:jc w:val="center"/>
        <w:rPr>
          <w:rFonts w:eastAsia="Times New Roman"/>
          <w:sz w:val="26"/>
          <w:szCs w:val="26"/>
        </w:rPr>
      </w:pPr>
    </w:p>
    <w:p w14:paraId="1DD98DAD" w14:textId="77777777" w:rsidR="006F117B" w:rsidRPr="00C307BC" w:rsidRDefault="006F117B" w:rsidP="00A54A30">
      <w:pPr>
        <w:spacing w:line="288" w:lineRule="auto"/>
        <w:jc w:val="center"/>
        <w:rPr>
          <w:rFonts w:eastAsia="Times New Roman"/>
          <w:sz w:val="26"/>
          <w:szCs w:val="26"/>
        </w:rPr>
      </w:pPr>
    </w:p>
    <w:p w14:paraId="3E1CEB62" w14:textId="77777777" w:rsidR="006F117B" w:rsidRPr="00C307BC" w:rsidRDefault="00994B39" w:rsidP="00A54A30">
      <w:pPr>
        <w:spacing w:line="288" w:lineRule="auto"/>
        <w:jc w:val="center"/>
        <w:rPr>
          <w:rFonts w:eastAsia="Times New Roman"/>
          <w:b/>
          <w:sz w:val="26"/>
          <w:szCs w:val="26"/>
        </w:rPr>
      </w:pPr>
      <w:r w:rsidRPr="00C307BC">
        <w:rPr>
          <w:rFonts w:eastAsia="Times New Roman"/>
          <w:b/>
          <w:sz w:val="26"/>
          <w:szCs w:val="26"/>
        </w:rPr>
        <w:t>ĐINH THỊ LOAN</w:t>
      </w:r>
    </w:p>
    <w:p w14:paraId="767ED7A7" w14:textId="77777777" w:rsidR="006F117B" w:rsidRPr="00C307BC" w:rsidRDefault="006F117B" w:rsidP="00A54A30">
      <w:pPr>
        <w:spacing w:line="288" w:lineRule="auto"/>
        <w:jc w:val="center"/>
        <w:rPr>
          <w:rFonts w:eastAsia="Times New Roman"/>
          <w:sz w:val="26"/>
          <w:szCs w:val="26"/>
        </w:rPr>
      </w:pPr>
    </w:p>
    <w:p w14:paraId="7B2425B0" w14:textId="77777777" w:rsidR="006F117B" w:rsidRPr="00C307BC" w:rsidRDefault="006F117B" w:rsidP="00A54A30">
      <w:pPr>
        <w:spacing w:line="288" w:lineRule="auto"/>
        <w:jc w:val="center"/>
        <w:rPr>
          <w:rFonts w:eastAsia="Times New Roman"/>
          <w:sz w:val="26"/>
          <w:szCs w:val="26"/>
        </w:rPr>
      </w:pPr>
    </w:p>
    <w:p w14:paraId="34C6D33D" w14:textId="77777777" w:rsidR="006F117B" w:rsidRPr="00C307BC" w:rsidRDefault="006F117B" w:rsidP="00A54A30">
      <w:pPr>
        <w:spacing w:line="288" w:lineRule="auto"/>
        <w:jc w:val="center"/>
        <w:rPr>
          <w:rFonts w:eastAsia="Times New Roman"/>
          <w:sz w:val="26"/>
          <w:szCs w:val="26"/>
        </w:rPr>
      </w:pPr>
    </w:p>
    <w:p w14:paraId="4AA2A034" w14:textId="77777777" w:rsidR="006F117B" w:rsidRPr="00C307BC" w:rsidRDefault="006F117B" w:rsidP="00A54A30">
      <w:pPr>
        <w:spacing w:line="288" w:lineRule="auto"/>
        <w:jc w:val="center"/>
        <w:rPr>
          <w:rFonts w:eastAsia="Times New Roman"/>
          <w:sz w:val="26"/>
          <w:szCs w:val="26"/>
        </w:rPr>
      </w:pPr>
    </w:p>
    <w:p w14:paraId="5BE8CAF3" w14:textId="77777777" w:rsidR="006F117B" w:rsidRPr="00C307BC" w:rsidRDefault="00994B39" w:rsidP="00A54A30">
      <w:pPr>
        <w:spacing w:line="288" w:lineRule="auto"/>
        <w:jc w:val="center"/>
        <w:rPr>
          <w:rFonts w:eastAsia="Times New Roman"/>
          <w:b/>
          <w:sz w:val="26"/>
          <w:szCs w:val="26"/>
        </w:rPr>
      </w:pPr>
      <w:r w:rsidRPr="00C307BC">
        <w:rPr>
          <w:rFonts w:eastAsia="Times New Roman"/>
          <w:b/>
          <w:sz w:val="26"/>
          <w:szCs w:val="26"/>
        </w:rPr>
        <w:t>TÌM HIỂU VÀ XÂY DỰNG CÔNG CỤ HỖ TRỢ KIỂM THỬ CÁC</w:t>
      </w:r>
    </w:p>
    <w:p w14:paraId="0CBEA0E0" w14:textId="77777777" w:rsidR="006F117B" w:rsidRPr="00C307BC" w:rsidRDefault="00994B39" w:rsidP="00A54A30">
      <w:pPr>
        <w:spacing w:line="288" w:lineRule="auto"/>
        <w:jc w:val="center"/>
        <w:rPr>
          <w:rFonts w:eastAsia="Times New Roman"/>
          <w:b/>
          <w:sz w:val="26"/>
          <w:szCs w:val="26"/>
        </w:rPr>
      </w:pPr>
      <w:r w:rsidRPr="00C307BC">
        <w:rPr>
          <w:rFonts w:eastAsia="Times New Roman"/>
          <w:b/>
          <w:sz w:val="26"/>
          <w:szCs w:val="26"/>
        </w:rPr>
        <w:t>HỆ THỐNG HƯỚNG DỊCH VỤ</w:t>
      </w:r>
    </w:p>
    <w:p w14:paraId="082E67A0" w14:textId="77777777" w:rsidR="006F117B" w:rsidRPr="00C307BC" w:rsidRDefault="006F117B" w:rsidP="00A54A30">
      <w:pPr>
        <w:spacing w:line="288" w:lineRule="auto"/>
        <w:jc w:val="center"/>
        <w:rPr>
          <w:rFonts w:eastAsia="Times New Roman"/>
          <w:sz w:val="26"/>
          <w:szCs w:val="26"/>
        </w:rPr>
      </w:pPr>
    </w:p>
    <w:p w14:paraId="774A2C14" w14:textId="77777777" w:rsidR="006F117B" w:rsidRPr="00C307BC" w:rsidRDefault="006F117B" w:rsidP="00A54A30">
      <w:pPr>
        <w:spacing w:line="288" w:lineRule="auto"/>
        <w:jc w:val="center"/>
        <w:rPr>
          <w:rFonts w:eastAsia="Times New Roman"/>
          <w:sz w:val="26"/>
          <w:szCs w:val="26"/>
        </w:rPr>
      </w:pPr>
    </w:p>
    <w:p w14:paraId="7389FBFD" w14:textId="77777777" w:rsidR="006F117B" w:rsidRPr="00C307BC" w:rsidRDefault="00994B39" w:rsidP="00A54A30">
      <w:pPr>
        <w:spacing w:line="288" w:lineRule="auto"/>
        <w:jc w:val="center"/>
        <w:rPr>
          <w:rFonts w:eastAsia="Times New Roman"/>
          <w:sz w:val="26"/>
          <w:szCs w:val="26"/>
        </w:rPr>
      </w:pPr>
      <w:r w:rsidRPr="00C307BC">
        <w:rPr>
          <w:rFonts w:eastAsia="Times New Roman"/>
          <w:sz w:val="26"/>
          <w:szCs w:val="26"/>
        </w:rPr>
        <w:t xml:space="preserve"> </w:t>
      </w:r>
    </w:p>
    <w:p w14:paraId="0F951B83" w14:textId="77777777" w:rsidR="006F117B" w:rsidRPr="00C307BC" w:rsidRDefault="006F117B" w:rsidP="00A54A30">
      <w:pPr>
        <w:spacing w:line="288" w:lineRule="auto"/>
        <w:jc w:val="center"/>
        <w:rPr>
          <w:rFonts w:eastAsia="Times New Roman"/>
          <w:sz w:val="26"/>
          <w:szCs w:val="26"/>
        </w:rPr>
      </w:pPr>
    </w:p>
    <w:p w14:paraId="664D3B24" w14:textId="77777777" w:rsidR="006F117B" w:rsidRPr="00C307BC" w:rsidRDefault="006F117B" w:rsidP="00A54A30">
      <w:pPr>
        <w:spacing w:line="288" w:lineRule="auto"/>
        <w:rPr>
          <w:rFonts w:eastAsia="Times New Roman"/>
          <w:sz w:val="26"/>
          <w:szCs w:val="26"/>
        </w:rPr>
      </w:pPr>
    </w:p>
    <w:p w14:paraId="3BE2CA04" w14:textId="77777777" w:rsidR="006F117B" w:rsidRPr="00C307BC" w:rsidRDefault="006F117B" w:rsidP="00A54A30">
      <w:pPr>
        <w:spacing w:line="288" w:lineRule="auto"/>
        <w:jc w:val="center"/>
        <w:rPr>
          <w:rFonts w:eastAsia="Times New Roman"/>
          <w:sz w:val="26"/>
          <w:szCs w:val="26"/>
        </w:rPr>
      </w:pPr>
    </w:p>
    <w:p w14:paraId="066CD18D" w14:textId="77777777" w:rsidR="006F117B" w:rsidRPr="00C307BC" w:rsidRDefault="00994B39" w:rsidP="00A54A30">
      <w:pPr>
        <w:spacing w:line="288" w:lineRule="auto"/>
        <w:jc w:val="center"/>
        <w:rPr>
          <w:sz w:val="26"/>
          <w:szCs w:val="26"/>
        </w:rPr>
      </w:pPr>
      <w:r w:rsidRPr="00C307BC">
        <w:rPr>
          <w:rFonts w:eastAsia="Times New Roman"/>
          <w:b/>
          <w:sz w:val="26"/>
          <w:szCs w:val="26"/>
        </w:rPr>
        <w:t>LUẬN VĂN THẠC SĨ NGÀNH CÔNG NGHỆ THÔNG TIN</w:t>
      </w:r>
    </w:p>
    <w:p w14:paraId="17AFB663" w14:textId="77777777" w:rsidR="006F117B" w:rsidRPr="00C307BC" w:rsidRDefault="006F117B" w:rsidP="00A54A30">
      <w:pPr>
        <w:spacing w:line="288" w:lineRule="auto"/>
        <w:jc w:val="center"/>
        <w:rPr>
          <w:sz w:val="26"/>
          <w:szCs w:val="26"/>
        </w:rPr>
      </w:pPr>
    </w:p>
    <w:p w14:paraId="4AF4B53A" w14:textId="77777777" w:rsidR="006F117B" w:rsidRPr="00C307BC" w:rsidRDefault="006F117B" w:rsidP="00A54A30">
      <w:pPr>
        <w:spacing w:line="288" w:lineRule="auto"/>
        <w:jc w:val="center"/>
        <w:rPr>
          <w:sz w:val="26"/>
          <w:szCs w:val="26"/>
        </w:rPr>
      </w:pPr>
    </w:p>
    <w:p w14:paraId="28D953EE" w14:textId="77777777" w:rsidR="006F117B" w:rsidRPr="00C307BC" w:rsidRDefault="006F117B" w:rsidP="00A54A30">
      <w:pPr>
        <w:spacing w:line="288" w:lineRule="auto"/>
        <w:jc w:val="center"/>
        <w:rPr>
          <w:sz w:val="26"/>
          <w:szCs w:val="26"/>
        </w:rPr>
      </w:pPr>
    </w:p>
    <w:p w14:paraId="34758D7B" w14:textId="77777777" w:rsidR="006F117B" w:rsidRPr="00C307BC" w:rsidRDefault="006F117B" w:rsidP="00A54A30">
      <w:pPr>
        <w:spacing w:line="288" w:lineRule="auto"/>
        <w:rPr>
          <w:sz w:val="26"/>
          <w:szCs w:val="26"/>
        </w:rPr>
      </w:pPr>
    </w:p>
    <w:p w14:paraId="1CC16E1E" w14:textId="77777777" w:rsidR="006F117B" w:rsidRPr="00C307BC" w:rsidRDefault="006F117B" w:rsidP="00A54A30">
      <w:pPr>
        <w:spacing w:line="288" w:lineRule="auto"/>
        <w:jc w:val="center"/>
        <w:rPr>
          <w:sz w:val="26"/>
          <w:szCs w:val="26"/>
        </w:rPr>
      </w:pPr>
    </w:p>
    <w:p w14:paraId="43AA44D9" w14:textId="77777777" w:rsidR="006F117B" w:rsidRPr="00C307BC" w:rsidRDefault="006F117B" w:rsidP="00A54A30">
      <w:pPr>
        <w:spacing w:line="288" w:lineRule="auto"/>
        <w:jc w:val="center"/>
        <w:rPr>
          <w:sz w:val="26"/>
          <w:szCs w:val="26"/>
        </w:rPr>
      </w:pPr>
    </w:p>
    <w:p w14:paraId="76200B66" w14:textId="77777777" w:rsidR="006F117B" w:rsidRPr="00C307BC" w:rsidRDefault="006F117B" w:rsidP="00A54A30">
      <w:pPr>
        <w:spacing w:line="288" w:lineRule="auto"/>
        <w:jc w:val="center"/>
        <w:rPr>
          <w:sz w:val="26"/>
          <w:szCs w:val="26"/>
        </w:rPr>
      </w:pPr>
    </w:p>
    <w:p w14:paraId="46624EB3" w14:textId="77777777" w:rsidR="006F117B" w:rsidRPr="00C307BC" w:rsidRDefault="006F117B" w:rsidP="00A54A30">
      <w:pPr>
        <w:spacing w:line="288" w:lineRule="auto"/>
        <w:jc w:val="center"/>
        <w:rPr>
          <w:sz w:val="26"/>
          <w:szCs w:val="26"/>
        </w:rPr>
      </w:pPr>
    </w:p>
    <w:p w14:paraId="6F68C3CB" w14:textId="77777777" w:rsidR="00192FD6" w:rsidRPr="00C307BC" w:rsidRDefault="00192FD6" w:rsidP="00A54A30">
      <w:pPr>
        <w:spacing w:line="288" w:lineRule="auto"/>
        <w:jc w:val="center"/>
        <w:rPr>
          <w:sz w:val="26"/>
          <w:szCs w:val="26"/>
        </w:rPr>
      </w:pPr>
    </w:p>
    <w:p w14:paraId="212C22CE" w14:textId="77777777" w:rsidR="00192FD6" w:rsidRPr="00C307BC" w:rsidRDefault="00192FD6" w:rsidP="00A54A30">
      <w:pPr>
        <w:spacing w:line="288" w:lineRule="auto"/>
        <w:jc w:val="center"/>
        <w:rPr>
          <w:sz w:val="26"/>
          <w:szCs w:val="26"/>
        </w:rPr>
      </w:pPr>
    </w:p>
    <w:p w14:paraId="35400D95" w14:textId="77777777" w:rsidR="00192FD6" w:rsidRPr="00C307BC" w:rsidRDefault="00192FD6" w:rsidP="00A54A30">
      <w:pPr>
        <w:spacing w:line="288" w:lineRule="auto"/>
        <w:jc w:val="center"/>
        <w:rPr>
          <w:sz w:val="26"/>
          <w:szCs w:val="26"/>
        </w:rPr>
      </w:pPr>
    </w:p>
    <w:p w14:paraId="4472129A" w14:textId="77777777" w:rsidR="006F117B" w:rsidRPr="00C307BC" w:rsidRDefault="006F117B" w:rsidP="00A54A30">
      <w:pPr>
        <w:spacing w:line="288" w:lineRule="auto"/>
        <w:jc w:val="center"/>
        <w:rPr>
          <w:sz w:val="26"/>
          <w:szCs w:val="26"/>
        </w:rPr>
      </w:pPr>
    </w:p>
    <w:p w14:paraId="67407529" w14:textId="77777777" w:rsidR="006F117B" w:rsidRDefault="006F117B" w:rsidP="00A54A30">
      <w:pPr>
        <w:spacing w:line="288" w:lineRule="auto"/>
        <w:jc w:val="center"/>
        <w:rPr>
          <w:ins w:id="3" w:author="Nguyen Toan" w:date="2018-05-19T17:35:00Z"/>
          <w:sz w:val="26"/>
          <w:szCs w:val="26"/>
        </w:rPr>
      </w:pPr>
    </w:p>
    <w:p w14:paraId="43DDFA70" w14:textId="77777777" w:rsidR="00DD5969" w:rsidRPr="00C307BC" w:rsidRDefault="00DD5969" w:rsidP="00A54A30">
      <w:pPr>
        <w:spacing w:line="288" w:lineRule="auto"/>
        <w:jc w:val="center"/>
        <w:rPr>
          <w:sz w:val="26"/>
          <w:szCs w:val="26"/>
        </w:rPr>
      </w:pPr>
    </w:p>
    <w:p w14:paraId="442B6CD2" w14:textId="40909935" w:rsidR="00842B5F" w:rsidRPr="00C307BC" w:rsidRDefault="00994B39" w:rsidP="00071A6D">
      <w:pPr>
        <w:spacing w:line="288" w:lineRule="auto"/>
        <w:jc w:val="center"/>
        <w:rPr>
          <w:rFonts w:eastAsia="Times New Roman"/>
          <w:b/>
          <w:sz w:val="26"/>
          <w:szCs w:val="26"/>
        </w:rPr>
      </w:pPr>
      <w:r w:rsidRPr="00C307BC">
        <w:rPr>
          <w:rFonts w:eastAsia="Times New Roman"/>
          <w:b/>
          <w:sz w:val="26"/>
          <w:szCs w:val="26"/>
        </w:rPr>
        <w:t>Hà Nội – 2018</w:t>
      </w:r>
    </w:p>
    <w:p w14:paraId="6A4F76A7" w14:textId="00DB523D" w:rsidR="00E46B43" w:rsidRDefault="00E46B43" w:rsidP="00A54A30">
      <w:pPr>
        <w:spacing w:line="288" w:lineRule="auto"/>
        <w:jc w:val="center"/>
        <w:rPr>
          <w:ins w:id="4" w:author="Nguyen Toan" w:date="2018-05-19T17:35:00Z"/>
          <w:sz w:val="26"/>
          <w:szCs w:val="26"/>
        </w:rPr>
      </w:pPr>
      <w:ins w:id="5" w:author="Nguyen Toan" w:date="2018-05-19T17:35:00Z">
        <w:r>
          <w:rPr>
            <w:sz w:val="26"/>
            <w:szCs w:val="26"/>
          </w:rPr>
          <w:br w:type="page"/>
        </w:r>
      </w:ins>
    </w:p>
    <w:p w14:paraId="78EEA827" w14:textId="77777777" w:rsidR="006F117B" w:rsidRPr="00C307BC" w:rsidRDefault="006F117B" w:rsidP="00A54A30">
      <w:pPr>
        <w:spacing w:line="288" w:lineRule="auto"/>
        <w:jc w:val="center"/>
        <w:rPr>
          <w:sz w:val="26"/>
          <w:szCs w:val="26"/>
        </w:rPr>
      </w:pPr>
    </w:p>
    <w:p w14:paraId="38388485" w14:textId="77777777" w:rsidR="006F117B" w:rsidRPr="00C307BC" w:rsidRDefault="00994B39" w:rsidP="00A54A30">
      <w:pPr>
        <w:spacing w:line="288" w:lineRule="auto"/>
        <w:jc w:val="center"/>
        <w:rPr>
          <w:rFonts w:eastAsia="Times New Roman"/>
          <w:sz w:val="26"/>
          <w:szCs w:val="26"/>
        </w:rPr>
      </w:pPr>
      <w:r w:rsidRPr="00C307BC">
        <w:rPr>
          <w:rFonts w:eastAsia="Times New Roman"/>
          <w:sz w:val="26"/>
          <w:szCs w:val="26"/>
        </w:rPr>
        <w:t>ĐẠI HỌC QUỐC GIA HÀ NỘI</w:t>
      </w:r>
    </w:p>
    <w:p w14:paraId="6B40A36D" w14:textId="77777777" w:rsidR="006F117B" w:rsidRPr="00C307BC" w:rsidRDefault="00994B39" w:rsidP="00A54A30">
      <w:pPr>
        <w:spacing w:line="288" w:lineRule="auto"/>
        <w:jc w:val="center"/>
        <w:rPr>
          <w:rFonts w:eastAsia="Times New Roman"/>
          <w:b/>
          <w:sz w:val="26"/>
          <w:szCs w:val="26"/>
        </w:rPr>
      </w:pPr>
      <w:r w:rsidRPr="00C307BC">
        <w:rPr>
          <w:rFonts w:eastAsia="Times New Roman"/>
          <w:b/>
          <w:sz w:val="26"/>
          <w:szCs w:val="26"/>
        </w:rPr>
        <w:t>TRƯỜNG ĐẠI HỌC CÔNG NGHỆ</w:t>
      </w:r>
    </w:p>
    <w:p w14:paraId="29CA86E2" w14:textId="77777777" w:rsidR="006F117B" w:rsidRPr="00C307BC" w:rsidRDefault="006F117B" w:rsidP="00694356">
      <w:pPr>
        <w:pStyle w:val="NoSpacing"/>
        <w:rPr>
          <w:rFonts w:ascii="Times New Roman" w:hAnsi="Times New Roman" w:cs="Times New Roman"/>
          <w:sz w:val="26"/>
          <w:szCs w:val="26"/>
        </w:rPr>
      </w:pPr>
    </w:p>
    <w:p w14:paraId="59A5505C" w14:textId="77777777" w:rsidR="006F117B" w:rsidRPr="00C307BC" w:rsidRDefault="006F117B" w:rsidP="00A54A30">
      <w:pPr>
        <w:spacing w:line="288" w:lineRule="auto"/>
        <w:jc w:val="center"/>
        <w:rPr>
          <w:rFonts w:eastAsia="Times New Roman"/>
          <w:sz w:val="26"/>
          <w:szCs w:val="26"/>
        </w:rPr>
      </w:pPr>
    </w:p>
    <w:p w14:paraId="3608C578" w14:textId="77777777" w:rsidR="006F117B" w:rsidRPr="00C307BC" w:rsidRDefault="006F117B" w:rsidP="00A54A30">
      <w:pPr>
        <w:spacing w:line="288" w:lineRule="auto"/>
        <w:jc w:val="center"/>
        <w:rPr>
          <w:rFonts w:eastAsia="Times New Roman"/>
          <w:sz w:val="26"/>
          <w:szCs w:val="26"/>
        </w:rPr>
      </w:pPr>
    </w:p>
    <w:p w14:paraId="098C6397" w14:textId="77777777" w:rsidR="006F117B" w:rsidRPr="00C307BC" w:rsidRDefault="006F117B" w:rsidP="00A54A30">
      <w:pPr>
        <w:spacing w:line="288" w:lineRule="auto"/>
        <w:jc w:val="center"/>
        <w:rPr>
          <w:rFonts w:eastAsia="Times New Roman"/>
          <w:sz w:val="26"/>
          <w:szCs w:val="26"/>
        </w:rPr>
      </w:pPr>
    </w:p>
    <w:p w14:paraId="69D546E9" w14:textId="77777777" w:rsidR="006F117B" w:rsidRPr="00C307BC" w:rsidRDefault="006F117B" w:rsidP="00A54A30">
      <w:pPr>
        <w:spacing w:line="288" w:lineRule="auto"/>
        <w:jc w:val="center"/>
        <w:rPr>
          <w:rFonts w:eastAsia="Times New Roman"/>
          <w:sz w:val="26"/>
          <w:szCs w:val="26"/>
        </w:rPr>
      </w:pPr>
    </w:p>
    <w:p w14:paraId="360E352F" w14:textId="77777777" w:rsidR="006F117B" w:rsidRPr="00C307BC" w:rsidRDefault="00994B39" w:rsidP="00A54A30">
      <w:pPr>
        <w:spacing w:line="288" w:lineRule="auto"/>
        <w:jc w:val="center"/>
        <w:rPr>
          <w:rFonts w:eastAsia="Times New Roman"/>
          <w:b/>
          <w:sz w:val="26"/>
          <w:szCs w:val="26"/>
        </w:rPr>
      </w:pPr>
      <w:r w:rsidRPr="00C307BC">
        <w:rPr>
          <w:rFonts w:eastAsia="Times New Roman"/>
          <w:b/>
          <w:sz w:val="26"/>
          <w:szCs w:val="26"/>
        </w:rPr>
        <w:t>ĐINH THỊ LOAN</w:t>
      </w:r>
    </w:p>
    <w:p w14:paraId="5A1B0C10" w14:textId="77777777" w:rsidR="006F117B" w:rsidRPr="00C307BC" w:rsidRDefault="006F117B" w:rsidP="00A54A30">
      <w:pPr>
        <w:spacing w:line="288" w:lineRule="auto"/>
        <w:jc w:val="center"/>
        <w:rPr>
          <w:rFonts w:eastAsia="Times New Roman"/>
          <w:sz w:val="26"/>
          <w:szCs w:val="26"/>
        </w:rPr>
      </w:pPr>
    </w:p>
    <w:p w14:paraId="5AAAA04C" w14:textId="77777777" w:rsidR="006F117B" w:rsidRPr="00C307BC" w:rsidRDefault="006F117B" w:rsidP="00A54A30">
      <w:pPr>
        <w:spacing w:line="288" w:lineRule="auto"/>
        <w:jc w:val="center"/>
        <w:rPr>
          <w:rFonts w:eastAsia="Times New Roman"/>
          <w:sz w:val="26"/>
          <w:szCs w:val="26"/>
        </w:rPr>
      </w:pPr>
    </w:p>
    <w:p w14:paraId="5ED45F52" w14:textId="77777777" w:rsidR="006F117B" w:rsidRPr="00C307BC" w:rsidRDefault="006F117B" w:rsidP="00A54A30">
      <w:pPr>
        <w:spacing w:line="288" w:lineRule="auto"/>
        <w:jc w:val="center"/>
        <w:rPr>
          <w:rFonts w:eastAsia="Times New Roman"/>
          <w:sz w:val="26"/>
          <w:szCs w:val="26"/>
        </w:rPr>
      </w:pPr>
    </w:p>
    <w:p w14:paraId="1459B338" w14:textId="77777777" w:rsidR="006F117B" w:rsidRPr="00C307BC" w:rsidRDefault="006F117B" w:rsidP="00A54A30">
      <w:pPr>
        <w:spacing w:line="288" w:lineRule="auto"/>
        <w:jc w:val="center"/>
        <w:rPr>
          <w:rFonts w:eastAsia="Times New Roman"/>
          <w:sz w:val="26"/>
          <w:szCs w:val="26"/>
        </w:rPr>
      </w:pPr>
    </w:p>
    <w:p w14:paraId="503D2A6F" w14:textId="77777777" w:rsidR="006F117B" w:rsidRPr="00C307BC" w:rsidRDefault="00994B39" w:rsidP="00A54A30">
      <w:pPr>
        <w:spacing w:line="288" w:lineRule="auto"/>
        <w:jc w:val="center"/>
        <w:rPr>
          <w:rFonts w:eastAsia="Times New Roman"/>
          <w:b/>
          <w:sz w:val="26"/>
          <w:szCs w:val="26"/>
        </w:rPr>
      </w:pPr>
      <w:r w:rsidRPr="00C307BC">
        <w:rPr>
          <w:rFonts w:eastAsia="Times New Roman"/>
          <w:b/>
          <w:sz w:val="26"/>
          <w:szCs w:val="26"/>
        </w:rPr>
        <w:t>TÌM HIỂU VÀ XÂY DỰNG CÔNG CỤ HỖ TRỢ KIỂM THỬ CÁC</w:t>
      </w:r>
    </w:p>
    <w:p w14:paraId="5591BBEA" w14:textId="77777777" w:rsidR="006F117B" w:rsidRPr="00C307BC" w:rsidRDefault="00994B39" w:rsidP="00A54A30">
      <w:pPr>
        <w:spacing w:line="288" w:lineRule="auto"/>
        <w:jc w:val="center"/>
        <w:rPr>
          <w:rFonts w:eastAsia="Times New Roman"/>
          <w:b/>
          <w:sz w:val="26"/>
          <w:szCs w:val="26"/>
        </w:rPr>
      </w:pPr>
      <w:r w:rsidRPr="00C307BC">
        <w:rPr>
          <w:rFonts w:eastAsia="Times New Roman"/>
          <w:b/>
          <w:sz w:val="26"/>
          <w:szCs w:val="26"/>
        </w:rPr>
        <w:t>HỆ THỐNG HƯỚNG DỊCH VỤ</w:t>
      </w:r>
    </w:p>
    <w:p w14:paraId="52E2E6CF" w14:textId="77777777" w:rsidR="006F117B" w:rsidRPr="00C307BC" w:rsidRDefault="006F117B" w:rsidP="00A54A30">
      <w:pPr>
        <w:spacing w:line="288" w:lineRule="auto"/>
        <w:jc w:val="center"/>
        <w:rPr>
          <w:rFonts w:eastAsia="Times New Roman"/>
          <w:sz w:val="26"/>
          <w:szCs w:val="26"/>
        </w:rPr>
      </w:pPr>
    </w:p>
    <w:p w14:paraId="65BD7521" w14:textId="77777777" w:rsidR="006F117B" w:rsidRPr="00C307BC" w:rsidRDefault="00994B39" w:rsidP="00A54A30">
      <w:pPr>
        <w:spacing w:line="288" w:lineRule="auto"/>
        <w:jc w:val="center"/>
        <w:rPr>
          <w:rFonts w:eastAsia="Times New Roman"/>
          <w:sz w:val="26"/>
          <w:szCs w:val="26"/>
        </w:rPr>
      </w:pPr>
      <w:r w:rsidRPr="00C307BC">
        <w:rPr>
          <w:rFonts w:eastAsia="Times New Roman"/>
          <w:sz w:val="26"/>
          <w:szCs w:val="26"/>
        </w:rPr>
        <w:t>Ngành: Công nghệ thông tin</w:t>
      </w:r>
    </w:p>
    <w:p w14:paraId="30435C57" w14:textId="77777777" w:rsidR="006F117B" w:rsidRPr="00C307BC" w:rsidRDefault="00994B39" w:rsidP="00A54A30">
      <w:pPr>
        <w:spacing w:line="288" w:lineRule="auto"/>
        <w:jc w:val="center"/>
        <w:rPr>
          <w:rFonts w:eastAsia="Times New Roman"/>
          <w:sz w:val="26"/>
          <w:szCs w:val="26"/>
        </w:rPr>
      </w:pPr>
      <w:r w:rsidRPr="00C307BC">
        <w:rPr>
          <w:rFonts w:eastAsia="Times New Roman"/>
          <w:sz w:val="26"/>
          <w:szCs w:val="26"/>
        </w:rPr>
        <w:t>Chuyên ngành: Kỹ thuật phần mềm</w:t>
      </w:r>
    </w:p>
    <w:p w14:paraId="233A37EB" w14:textId="531E2E47" w:rsidR="006F117B" w:rsidRPr="00C307BC" w:rsidRDefault="00994B39" w:rsidP="00A54A30">
      <w:pPr>
        <w:spacing w:line="288" w:lineRule="auto"/>
        <w:jc w:val="center"/>
        <w:rPr>
          <w:rFonts w:eastAsia="Times New Roman"/>
          <w:sz w:val="26"/>
          <w:szCs w:val="26"/>
        </w:rPr>
      </w:pPr>
      <w:r w:rsidRPr="00C307BC">
        <w:rPr>
          <w:rFonts w:eastAsia="Times New Roman"/>
          <w:sz w:val="26"/>
          <w:szCs w:val="26"/>
        </w:rPr>
        <w:t>Mã số:</w:t>
      </w:r>
      <w:r w:rsidR="00255D25" w:rsidRPr="00C307BC">
        <w:rPr>
          <w:sz w:val="26"/>
          <w:szCs w:val="26"/>
        </w:rPr>
        <w:t xml:space="preserve"> </w:t>
      </w:r>
      <w:r w:rsidR="00255D25" w:rsidRPr="00C307BC">
        <w:rPr>
          <w:rFonts w:eastAsia="Times New Roman"/>
          <w:sz w:val="26"/>
          <w:szCs w:val="26"/>
        </w:rPr>
        <w:t>60480103</w:t>
      </w:r>
    </w:p>
    <w:p w14:paraId="0B8002B3" w14:textId="77777777" w:rsidR="006F117B" w:rsidRPr="00C307BC" w:rsidRDefault="00994B39" w:rsidP="00A54A30">
      <w:pPr>
        <w:spacing w:line="288" w:lineRule="auto"/>
        <w:jc w:val="center"/>
        <w:rPr>
          <w:rFonts w:eastAsia="Times New Roman"/>
          <w:sz w:val="26"/>
          <w:szCs w:val="26"/>
        </w:rPr>
      </w:pPr>
      <w:r w:rsidRPr="00C307BC">
        <w:rPr>
          <w:rFonts w:eastAsia="Times New Roman"/>
          <w:sz w:val="26"/>
          <w:szCs w:val="26"/>
        </w:rPr>
        <w:t xml:space="preserve"> </w:t>
      </w:r>
    </w:p>
    <w:p w14:paraId="48F435B7" w14:textId="77777777" w:rsidR="006F117B" w:rsidRPr="00C307BC" w:rsidRDefault="006F117B" w:rsidP="00A54A30">
      <w:pPr>
        <w:spacing w:line="288" w:lineRule="auto"/>
        <w:jc w:val="center"/>
        <w:rPr>
          <w:rFonts w:eastAsia="Times New Roman"/>
          <w:sz w:val="26"/>
          <w:szCs w:val="26"/>
        </w:rPr>
      </w:pPr>
    </w:p>
    <w:p w14:paraId="5BBD7928" w14:textId="77777777" w:rsidR="006F117B" w:rsidRPr="00C307BC" w:rsidRDefault="006F117B" w:rsidP="00A54A30">
      <w:pPr>
        <w:spacing w:line="288" w:lineRule="auto"/>
        <w:jc w:val="center"/>
        <w:rPr>
          <w:rFonts w:eastAsia="Times New Roman"/>
          <w:sz w:val="26"/>
          <w:szCs w:val="26"/>
        </w:rPr>
      </w:pPr>
    </w:p>
    <w:p w14:paraId="0EDDDEE8" w14:textId="77777777" w:rsidR="006F117B" w:rsidRPr="00C307BC" w:rsidRDefault="006F117B" w:rsidP="00A54A30">
      <w:pPr>
        <w:spacing w:line="288" w:lineRule="auto"/>
        <w:jc w:val="center"/>
        <w:rPr>
          <w:rFonts w:eastAsia="Times New Roman"/>
          <w:sz w:val="26"/>
          <w:szCs w:val="26"/>
        </w:rPr>
      </w:pPr>
    </w:p>
    <w:p w14:paraId="70BD28EB" w14:textId="77777777" w:rsidR="006F117B" w:rsidRPr="00C307BC" w:rsidRDefault="006F117B" w:rsidP="00A54A30">
      <w:pPr>
        <w:spacing w:line="288" w:lineRule="auto"/>
        <w:jc w:val="center"/>
        <w:rPr>
          <w:rFonts w:eastAsia="Times New Roman"/>
          <w:sz w:val="26"/>
          <w:szCs w:val="26"/>
        </w:rPr>
      </w:pPr>
    </w:p>
    <w:p w14:paraId="23D7B9E2" w14:textId="77777777" w:rsidR="006F117B" w:rsidRPr="00C307BC" w:rsidRDefault="00994B39" w:rsidP="00A54A30">
      <w:pPr>
        <w:spacing w:line="288" w:lineRule="auto"/>
        <w:jc w:val="center"/>
        <w:rPr>
          <w:sz w:val="26"/>
          <w:szCs w:val="26"/>
        </w:rPr>
      </w:pPr>
      <w:r w:rsidRPr="00C307BC">
        <w:rPr>
          <w:rFonts w:eastAsia="Times New Roman"/>
          <w:b/>
          <w:sz w:val="26"/>
          <w:szCs w:val="26"/>
        </w:rPr>
        <w:t>LUẬN VĂN THẠC SĨ KỸ THUẬT PHẦN MỀM</w:t>
      </w:r>
    </w:p>
    <w:p w14:paraId="2602C5FB" w14:textId="77777777" w:rsidR="006F117B" w:rsidRPr="00C307BC" w:rsidRDefault="00994B39" w:rsidP="00A54A30">
      <w:pPr>
        <w:spacing w:line="288" w:lineRule="auto"/>
        <w:jc w:val="center"/>
        <w:rPr>
          <w:rFonts w:eastAsia="Times New Roman"/>
          <w:sz w:val="26"/>
          <w:szCs w:val="26"/>
        </w:rPr>
      </w:pPr>
      <w:r w:rsidRPr="00C307BC">
        <w:rPr>
          <w:rFonts w:eastAsia="Times New Roman"/>
          <w:b/>
          <w:sz w:val="26"/>
          <w:szCs w:val="26"/>
        </w:rPr>
        <w:t>Người hướng dẫn khoa học:</w:t>
      </w:r>
      <w:r w:rsidRPr="00C307BC">
        <w:rPr>
          <w:sz w:val="26"/>
          <w:szCs w:val="26"/>
        </w:rPr>
        <w:t xml:space="preserve">  </w:t>
      </w:r>
      <w:r w:rsidRPr="00C307BC">
        <w:rPr>
          <w:rFonts w:eastAsia="Times New Roman"/>
          <w:b/>
          <w:sz w:val="26"/>
          <w:szCs w:val="26"/>
        </w:rPr>
        <w:t>TS. VÕ ĐÌNH HIẾU</w:t>
      </w:r>
    </w:p>
    <w:p w14:paraId="5371EE79" w14:textId="77777777" w:rsidR="006F117B" w:rsidRPr="00C307BC" w:rsidRDefault="006F117B" w:rsidP="00A54A30">
      <w:pPr>
        <w:spacing w:line="288" w:lineRule="auto"/>
        <w:jc w:val="center"/>
        <w:rPr>
          <w:sz w:val="26"/>
          <w:szCs w:val="26"/>
        </w:rPr>
      </w:pPr>
    </w:p>
    <w:p w14:paraId="54D66BF3" w14:textId="77777777" w:rsidR="006F117B" w:rsidRPr="00C307BC" w:rsidRDefault="006F117B" w:rsidP="00A54A30">
      <w:pPr>
        <w:spacing w:line="288" w:lineRule="auto"/>
        <w:jc w:val="center"/>
        <w:rPr>
          <w:sz w:val="26"/>
          <w:szCs w:val="26"/>
        </w:rPr>
      </w:pPr>
    </w:p>
    <w:p w14:paraId="40F83ADE" w14:textId="77777777" w:rsidR="006F117B" w:rsidRPr="00C307BC" w:rsidRDefault="006F117B" w:rsidP="00A54A30">
      <w:pPr>
        <w:spacing w:line="288" w:lineRule="auto"/>
        <w:jc w:val="center"/>
        <w:rPr>
          <w:sz w:val="26"/>
          <w:szCs w:val="26"/>
        </w:rPr>
      </w:pPr>
    </w:p>
    <w:p w14:paraId="0DF73E94" w14:textId="77777777" w:rsidR="006F117B" w:rsidRPr="00C307BC" w:rsidRDefault="006F117B" w:rsidP="00A54A30">
      <w:pPr>
        <w:spacing w:line="288" w:lineRule="auto"/>
        <w:jc w:val="center"/>
        <w:rPr>
          <w:sz w:val="26"/>
          <w:szCs w:val="26"/>
        </w:rPr>
      </w:pPr>
    </w:p>
    <w:p w14:paraId="612864C4" w14:textId="77777777" w:rsidR="006F117B" w:rsidRPr="00C307BC" w:rsidRDefault="006F117B" w:rsidP="00A54A30">
      <w:pPr>
        <w:spacing w:line="288" w:lineRule="auto"/>
        <w:jc w:val="center"/>
        <w:rPr>
          <w:sz w:val="26"/>
          <w:szCs w:val="26"/>
        </w:rPr>
      </w:pPr>
    </w:p>
    <w:p w14:paraId="65AEAB76" w14:textId="77777777" w:rsidR="006F117B" w:rsidRPr="00C307BC" w:rsidRDefault="006F117B" w:rsidP="00A54A30">
      <w:pPr>
        <w:spacing w:line="288" w:lineRule="auto"/>
        <w:jc w:val="center"/>
        <w:rPr>
          <w:sz w:val="26"/>
          <w:szCs w:val="26"/>
        </w:rPr>
      </w:pPr>
    </w:p>
    <w:p w14:paraId="78F4BC29" w14:textId="77777777" w:rsidR="006F117B" w:rsidRDefault="006F117B" w:rsidP="00A54A30">
      <w:pPr>
        <w:spacing w:line="288" w:lineRule="auto"/>
        <w:jc w:val="center"/>
        <w:rPr>
          <w:ins w:id="6" w:author="Nguyen Toan" w:date="2018-05-19T17:35:00Z"/>
          <w:sz w:val="26"/>
          <w:szCs w:val="26"/>
        </w:rPr>
      </w:pPr>
    </w:p>
    <w:p w14:paraId="304CAB75" w14:textId="77777777" w:rsidR="00C33147" w:rsidRDefault="00C33147" w:rsidP="00A54A30">
      <w:pPr>
        <w:spacing w:line="288" w:lineRule="auto"/>
        <w:jc w:val="center"/>
        <w:rPr>
          <w:ins w:id="7" w:author="Nguyen Toan" w:date="2018-05-19T17:35:00Z"/>
          <w:sz w:val="26"/>
          <w:szCs w:val="26"/>
        </w:rPr>
      </w:pPr>
    </w:p>
    <w:p w14:paraId="085A77FB" w14:textId="77777777" w:rsidR="00C33147" w:rsidRDefault="00C33147" w:rsidP="00A54A30">
      <w:pPr>
        <w:spacing w:line="288" w:lineRule="auto"/>
        <w:jc w:val="center"/>
        <w:rPr>
          <w:ins w:id="8" w:author="Nguyen Toan" w:date="2018-05-19T17:35:00Z"/>
          <w:sz w:val="26"/>
          <w:szCs w:val="26"/>
        </w:rPr>
      </w:pPr>
    </w:p>
    <w:p w14:paraId="16A85EA3" w14:textId="77777777" w:rsidR="00C33147" w:rsidRPr="00C307BC" w:rsidRDefault="00C33147" w:rsidP="00A54A30">
      <w:pPr>
        <w:spacing w:line="288" w:lineRule="auto"/>
        <w:jc w:val="center"/>
        <w:rPr>
          <w:sz w:val="26"/>
          <w:szCs w:val="26"/>
        </w:rPr>
      </w:pPr>
    </w:p>
    <w:p w14:paraId="5FE3591E" w14:textId="77777777" w:rsidR="006F117B" w:rsidRPr="00C307BC" w:rsidRDefault="00994B39" w:rsidP="00A54A30">
      <w:pPr>
        <w:spacing w:line="288" w:lineRule="auto"/>
        <w:jc w:val="center"/>
        <w:rPr>
          <w:rFonts w:eastAsia="Times New Roman"/>
          <w:sz w:val="26"/>
          <w:szCs w:val="26"/>
        </w:rPr>
      </w:pPr>
      <w:r w:rsidRPr="00C307BC">
        <w:rPr>
          <w:rFonts w:eastAsia="Times New Roman"/>
          <w:b/>
          <w:sz w:val="26"/>
          <w:szCs w:val="26"/>
        </w:rPr>
        <w:t>Hà Nội - 2018</w:t>
      </w:r>
    </w:p>
    <w:p w14:paraId="2FDEC737" w14:textId="77777777" w:rsidR="006F117B" w:rsidRPr="00C307BC" w:rsidRDefault="00994B39" w:rsidP="00A54A30">
      <w:pPr>
        <w:widowControl w:val="0"/>
        <w:spacing w:line="288" w:lineRule="auto"/>
        <w:rPr>
          <w:rFonts w:eastAsia="Times New Roman"/>
          <w:sz w:val="26"/>
          <w:szCs w:val="26"/>
        </w:rPr>
        <w:sectPr w:rsidR="006F117B" w:rsidRPr="00C307BC" w:rsidSect="000437D3">
          <w:headerReference w:type="default" r:id="rId8"/>
          <w:footerReference w:type="default" r:id="rId9"/>
          <w:headerReference w:type="first" r:id="rId10"/>
          <w:pgSz w:w="12240" w:h="15840"/>
          <w:pgMar w:top="1134" w:right="1134" w:bottom="1134" w:left="1701" w:header="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pPr>
      <w:r w:rsidRPr="00C307BC">
        <w:rPr>
          <w:sz w:val="26"/>
          <w:szCs w:val="26"/>
        </w:rPr>
        <w:br w:type="page"/>
      </w:r>
    </w:p>
    <w:p w14:paraId="7E94D9CB" w14:textId="177EB007" w:rsidR="006F117B" w:rsidRPr="00C307BC" w:rsidRDefault="006F117B" w:rsidP="00A54A30">
      <w:pPr>
        <w:spacing w:line="288" w:lineRule="auto"/>
        <w:rPr>
          <w:rFonts w:eastAsia="Times New Roman"/>
          <w:b/>
          <w:sz w:val="26"/>
          <w:szCs w:val="26"/>
        </w:rPr>
      </w:pPr>
    </w:p>
    <w:p w14:paraId="2F7443CC" w14:textId="59AAA51C" w:rsidR="006F117B" w:rsidRPr="00C307BC" w:rsidRDefault="000B04C5" w:rsidP="00966627">
      <w:pPr>
        <w:pStyle w:val="Heading1"/>
        <w:jc w:val="center"/>
        <w:rPr>
          <w:rFonts w:ascii="Times New Roman" w:eastAsia="Times New Roman" w:hAnsi="Times New Roman" w:cs="Times New Roman"/>
          <w:b/>
          <w:sz w:val="26"/>
          <w:szCs w:val="26"/>
        </w:rPr>
      </w:pPr>
      <w:bookmarkStart w:id="9" w:name="_Toc514450042"/>
      <w:r w:rsidRPr="00C307BC">
        <w:rPr>
          <w:rFonts w:ascii="Times New Roman" w:eastAsia="Times New Roman" w:hAnsi="Times New Roman" w:cs="Times New Roman"/>
          <w:b/>
          <w:sz w:val="26"/>
          <w:szCs w:val="26"/>
        </w:rPr>
        <w:t>LỜI CAM ĐOAN</w:t>
      </w:r>
      <w:bookmarkEnd w:id="9"/>
    </w:p>
    <w:p w14:paraId="1A59B71D" w14:textId="4E4EE59E" w:rsidR="006F117B" w:rsidRPr="00C307BC" w:rsidRDefault="00994B39" w:rsidP="00D2583D">
      <w:pPr>
        <w:spacing w:line="288" w:lineRule="auto"/>
        <w:ind w:firstLine="720"/>
        <w:jc w:val="both"/>
        <w:rPr>
          <w:rFonts w:eastAsia="Times New Roman"/>
          <w:sz w:val="26"/>
          <w:szCs w:val="26"/>
        </w:rPr>
      </w:pPr>
      <w:r w:rsidRPr="00C307BC">
        <w:rPr>
          <w:rFonts w:eastAsia="Times New Roman"/>
          <w:sz w:val="26"/>
          <w:szCs w:val="26"/>
        </w:rPr>
        <w:t xml:space="preserve">Tôi xin cam đoan luận văn được hoàn thành trên cơ sở nghiên cứu, tổng hợp và thực nghiệm về bài toán phát triển và kiểm thử hệ thống </w:t>
      </w:r>
      <w:r w:rsidR="00772B4B">
        <w:rPr>
          <w:rFonts w:eastAsia="Times New Roman"/>
          <w:sz w:val="26"/>
          <w:szCs w:val="26"/>
        </w:rPr>
        <w:t>hướng dịch vụ</w:t>
      </w:r>
      <w:r w:rsidR="00D80239" w:rsidRPr="00C307BC">
        <w:rPr>
          <w:rFonts w:eastAsia="Times New Roman"/>
          <w:sz w:val="26"/>
          <w:szCs w:val="26"/>
        </w:rPr>
        <w:t xml:space="preserve"> </w:t>
      </w:r>
      <w:r w:rsidRPr="00C307BC">
        <w:rPr>
          <w:rFonts w:eastAsia="Times New Roman"/>
          <w:sz w:val="26"/>
          <w:szCs w:val="26"/>
        </w:rPr>
        <w:t>trong việc nâng cao chất lượng sản phẩm, hệ thống ứng dụng dịch vụ trong ngân hàng.</w:t>
      </w:r>
    </w:p>
    <w:p w14:paraId="7ED28A61" w14:textId="77777777" w:rsidR="006F117B" w:rsidRPr="00C307BC" w:rsidRDefault="00994B39" w:rsidP="00D2583D">
      <w:pPr>
        <w:spacing w:line="288" w:lineRule="auto"/>
        <w:ind w:firstLine="720"/>
        <w:jc w:val="both"/>
        <w:rPr>
          <w:rFonts w:eastAsia="Times New Roman"/>
          <w:sz w:val="26"/>
          <w:szCs w:val="26"/>
        </w:rPr>
      </w:pPr>
      <w:r w:rsidRPr="00C307BC">
        <w:rPr>
          <w:rFonts w:eastAsia="Times New Roman"/>
          <w:sz w:val="26"/>
          <w:szCs w:val="26"/>
        </w:rPr>
        <w:t>Luận văn này là mới, các đề xuất trong luận văn do chính tôi thực hiện, qua quá trình nghiên cứu đưa ra và không sao chép nguyên bản từ bất kỳ một nguồn tài liệu nào khác.</w:t>
      </w:r>
    </w:p>
    <w:p w14:paraId="6E13A9F1" w14:textId="3A809184" w:rsidR="003E02C1" w:rsidRPr="00C307BC" w:rsidRDefault="00994B39">
      <w:pPr>
        <w:rPr>
          <w:sz w:val="26"/>
          <w:szCs w:val="26"/>
        </w:rPr>
      </w:pPr>
      <w:r w:rsidRPr="00C307BC">
        <w:rPr>
          <w:sz w:val="26"/>
          <w:szCs w:val="26"/>
        </w:rPr>
        <w:br w:type="page"/>
      </w:r>
    </w:p>
    <w:p w14:paraId="6E2A2F05" w14:textId="77777777" w:rsidR="003E02C1" w:rsidRPr="00C307BC" w:rsidRDefault="003E02C1" w:rsidP="00966627">
      <w:pPr>
        <w:pStyle w:val="Heading1"/>
        <w:jc w:val="center"/>
        <w:rPr>
          <w:rFonts w:ascii="Times New Roman" w:eastAsia="Times New Roman" w:hAnsi="Times New Roman" w:cs="Times New Roman"/>
          <w:b/>
          <w:sz w:val="26"/>
          <w:szCs w:val="26"/>
        </w:rPr>
      </w:pPr>
      <w:bookmarkStart w:id="10" w:name="_Toc514450043"/>
      <w:r w:rsidRPr="00C307BC">
        <w:rPr>
          <w:rFonts w:ascii="Times New Roman" w:eastAsia="Times New Roman" w:hAnsi="Times New Roman" w:cs="Times New Roman"/>
          <w:b/>
          <w:sz w:val="26"/>
          <w:szCs w:val="26"/>
        </w:rPr>
        <w:lastRenderedPageBreak/>
        <w:t>LỜI CẢM ƠN</w:t>
      </w:r>
      <w:bookmarkEnd w:id="10"/>
    </w:p>
    <w:p w14:paraId="635AC288" w14:textId="77777777" w:rsidR="003E02C1" w:rsidRPr="00C307BC" w:rsidRDefault="003E02C1" w:rsidP="003E02C1">
      <w:pPr>
        <w:spacing w:line="288" w:lineRule="auto"/>
        <w:ind w:firstLine="720"/>
        <w:rPr>
          <w:rFonts w:eastAsia="Times New Roman"/>
          <w:b/>
          <w:sz w:val="26"/>
          <w:szCs w:val="26"/>
        </w:rPr>
      </w:pPr>
    </w:p>
    <w:p w14:paraId="2BE5D504" w14:textId="77777777" w:rsidR="003E02C1" w:rsidRPr="00C307BC" w:rsidRDefault="003E02C1" w:rsidP="00966627">
      <w:pPr>
        <w:spacing w:after="120" w:line="288" w:lineRule="auto"/>
        <w:ind w:firstLine="720"/>
        <w:jc w:val="both"/>
        <w:rPr>
          <w:rFonts w:eastAsia="Times New Roman"/>
          <w:sz w:val="26"/>
          <w:szCs w:val="26"/>
        </w:rPr>
      </w:pPr>
      <w:r w:rsidRPr="00C307BC">
        <w:rPr>
          <w:rFonts w:eastAsia="Times New Roman"/>
          <w:sz w:val="26"/>
          <w:szCs w:val="26"/>
        </w:rPr>
        <w:t>Lời đầu tiên tôi xin gửi lời cảm ơn chân thành và biết ơn sâu sắc tới TS. Võ Đình Hiếu, người thầy đã chỉ bảo và hướng dẫn tận tình cho tôi trong suốt quá trình học thạc sĩ và trong suốt quá trình  nghiên cứu và thực hiện luận văn này.</w:t>
      </w:r>
    </w:p>
    <w:p w14:paraId="2B29CCBA" w14:textId="0631A2A4" w:rsidR="003E02C1" w:rsidRPr="00C307BC" w:rsidRDefault="003E02C1" w:rsidP="00966627">
      <w:pPr>
        <w:spacing w:after="120" w:line="288" w:lineRule="auto"/>
        <w:ind w:firstLine="720"/>
        <w:jc w:val="both"/>
        <w:rPr>
          <w:rFonts w:eastAsia="Times New Roman"/>
          <w:sz w:val="26"/>
          <w:szCs w:val="26"/>
        </w:rPr>
      </w:pPr>
      <w:r w:rsidRPr="00C307BC">
        <w:rPr>
          <w:rFonts w:eastAsia="Times New Roman"/>
          <w:sz w:val="26"/>
          <w:szCs w:val="26"/>
        </w:rPr>
        <w:t>Tôi xin chân thành cảm ơn sự dạy bảo, giúp đỡ, tạo điều kiện của các thầy, cô  trường Đại học Công nghệ, Đại học Quốc gia Hà N</w:t>
      </w:r>
      <w:r w:rsidR="00B5338C" w:rsidRPr="00C307BC">
        <w:rPr>
          <w:rFonts w:eastAsia="Times New Roman"/>
          <w:sz w:val="26"/>
          <w:szCs w:val="26"/>
        </w:rPr>
        <w:t>ộ</w:t>
      </w:r>
      <w:r w:rsidR="00E06E3F" w:rsidRPr="00C307BC">
        <w:rPr>
          <w:rFonts w:eastAsia="Times New Roman"/>
          <w:sz w:val="26"/>
          <w:szCs w:val="26"/>
        </w:rPr>
        <w:t xml:space="preserve">i trong </w:t>
      </w:r>
      <w:r w:rsidRPr="00C307BC">
        <w:rPr>
          <w:rFonts w:eastAsia="Times New Roman"/>
          <w:sz w:val="26"/>
          <w:szCs w:val="26"/>
        </w:rPr>
        <w:t>suốt quá trình tôi học tập tại trường.</w:t>
      </w:r>
    </w:p>
    <w:p w14:paraId="7D9FBFFA" w14:textId="5574B382" w:rsidR="003E02C1" w:rsidRPr="00C307BC" w:rsidRDefault="003E02C1" w:rsidP="00966627">
      <w:pPr>
        <w:spacing w:after="120" w:line="288" w:lineRule="auto"/>
        <w:ind w:firstLine="720"/>
        <w:jc w:val="both"/>
        <w:rPr>
          <w:rFonts w:eastAsia="Times New Roman"/>
          <w:sz w:val="26"/>
          <w:szCs w:val="26"/>
        </w:rPr>
      </w:pPr>
      <w:r w:rsidRPr="00C307BC">
        <w:rPr>
          <w:rFonts w:eastAsia="Times New Roman"/>
          <w:sz w:val="26"/>
          <w:szCs w:val="26"/>
        </w:rPr>
        <w:t>Cuối cùng, tôi xin gửi lời cảm ơn chân thành tới gia đình, bạn bè, đồng nghiệp - những người luôn ở bên tôi trong lúc khó khăn, động viên, khuyến khích tôi trong cuộc sống và công việc.</w:t>
      </w:r>
    </w:p>
    <w:p w14:paraId="7494D3CD" w14:textId="77777777" w:rsidR="003E02C1" w:rsidRPr="00C307BC" w:rsidRDefault="003E02C1" w:rsidP="003E02C1">
      <w:pPr>
        <w:spacing w:line="288" w:lineRule="auto"/>
        <w:ind w:firstLine="720"/>
        <w:jc w:val="both"/>
        <w:rPr>
          <w:rFonts w:eastAsia="Times New Roman"/>
          <w:sz w:val="26"/>
          <w:szCs w:val="26"/>
        </w:rPr>
      </w:pPr>
      <w:r w:rsidRPr="00C307BC">
        <w:rPr>
          <w:rFonts w:eastAsia="Times New Roman"/>
          <w:sz w:val="26"/>
          <w:szCs w:val="26"/>
        </w:rPr>
        <w:t>Tôi xin chân thành cảm ơn!</w:t>
      </w:r>
    </w:p>
    <w:p w14:paraId="0C8E5497" w14:textId="77777777" w:rsidR="003E02C1" w:rsidRPr="00C307BC" w:rsidRDefault="003E02C1" w:rsidP="003E02C1">
      <w:pPr>
        <w:spacing w:line="288" w:lineRule="auto"/>
        <w:ind w:firstLine="720"/>
        <w:rPr>
          <w:rFonts w:eastAsia="Times New Roman"/>
          <w:sz w:val="26"/>
          <w:szCs w:val="26"/>
        </w:rPr>
      </w:pPr>
    </w:p>
    <w:p w14:paraId="4B4FD4BC" w14:textId="77777777" w:rsidR="003E02C1" w:rsidRPr="00C307BC" w:rsidRDefault="003E02C1" w:rsidP="003E02C1">
      <w:pPr>
        <w:spacing w:line="288" w:lineRule="auto"/>
        <w:ind w:left="4320" w:firstLine="720"/>
        <w:jc w:val="center"/>
        <w:rPr>
          <w:rFonts w:eastAsia="Times New Roman"/>
          <w:b/>
          <w:sz w:val="26"/>
          <w:szCs w:val="26"/>
        </w:rPr>
      </w:pPr>
      <w:r w:rsidRPr="00C307BC">
        <w:rPr>
          <w:rFonts w:eastAsia="Times New Roman"/>
          <w:b/>
          <w:sz w:val="26"/>
          <w:szCs w:val="26"/>
        </w:rPr>
        <w:t>Tác giả</w:t>
      </w:r>
    </w:p>
    <w:p w14:paraId="50A10CC2" w14:textId="77777777" w:rsidR="003E02C1" w:rsidRPr="00C307BC" w:rsidRDefault="003E02C1" w:rsidP="003E02C1">
      <w:pPr>
        <w:spacing w:line="288" w:lineRule="auto"/>
        <w:ind w:left="4320" w:firstLine="720"/>
        <w:jc w:val="center"/>
        <w:rPr>
          <w:rFonts w:eastAsia="Times New Roman"/>
          <w:b/>
          <w:sz w:val="26"/>
          <w:szCs w:val="26"/>
        </w:rPr>
      </w:pPr>
    </w:p>
    <w:p w14:paraId="4D734DDC" w14:textId="77777777" w:rsidR="003E02C1" w:rsidRPr="00C307BC" w:rsidRDefault="003E02C1" w:rsidP="003E02C1">
      <w:pPr>
        <w:spacing w:line="288" w:lineRule="auto"/>
        <w:ind w:left="4320" w:firstLine="720"/>
        <w:jc w:val="center"/>
        <w:rPr>
          <w:rFonts w:eastAsia="Times New Roman"/>
          <w:b/>
          <w:sz w:val="26"/>
          <w:szCs w:val="26"/>
        </w:rPr>
      </w:pPr>
    </w:p>
    <w:p w14:paraId="5B7ED387" w14:textId="77777777" w:rsidR="003E02C1" w:rsidRPr="00C307BC" w:rsidRDefault="003E02C1" w:rsidP="003E02C1">
      <w:pPr>
        <w:spacing w:line="288" w:lineRule="auto"/>
        <w:ind w:left="4320" w:firstLine="720"/>
        <w:jc w:val="center"/>
        <w:rPr>
          <w:rFonts w:eastAsia="Times New Roman"/>
          <w:b/>
          <w:sz w:val="26"/>
          <w:szCs w:val="26"/>
        </w:rPr>
      </w:pPr>
      <w:r w:rsidRPr="00C307BC">
        <w:rPr>
          <w:rFonts w:eastAsia="Times New Roman"/>
          <w:b/>
          <w:sz w:val="26"/>
          <w:szCs w:val="26"/>
        </w:rPr>
        <w:t>Đinh Thị Loan</w:t>
      </w:r>
    </w:p>
    <w:p w14:paraId="0E6FB2C7" w14:textId="77777777" w:rsidR="006F117B" w:rsidRPr="00C307BC" w:rsidRDefault="006F117B" w:rsidP="00A54A30">
      <w:pPr>
        <w:spacing w:line="288" w:lineRule="auto"/>
        <w:rPr>
          <w:rFonts w:eastAsia="Times New Roman"/>
          <w:b/>
          <w:sz w:val="26"/>
          <w:szCs w:val="26"/>
        </w:rPr>
      </w:pPr>
    </w:p>
    <w:p w14:paraId="036B6263" w14:textId="77777777" w:rsidR="006F117B" w:rsidRPr="00C307BC" w:rsidRDefault="006F117B" w:rsidP="00A54A30">
      <w:pPr>
        <w:spacing w:line="288" w:lineRule="auto"/>
        <w:ind w:left="4320" w:firstLine="720"/>
        <w:jc w:val="center"/>
        <w:rPr>
          <w:rFonts w:eastAsia="Times New Roman"/>
          <w:b/>
          <w:sz w:val="26"/>
          <w:szCs w:val="26"/>
        </w:rPr>
      </w:pPr>
    </w:p>
    <w:p w14:paraId="49AA2FBB" w14:textId="41E0B802" w:rsidR="00B0052A" w:rsidRPr="00C307BC" w:rsidRDefault="00B0052A">
      <w:pPr>
        <w:rPr>
          <w:rFonts w:eastAsia="Times New Roman"/>
          <w:b/>
          <w:sz w:val="26"/>
          <w:szCs w:val="26"/>
        </w:rPr>
      </w:pPr>
      <w:r w:rsidRPr="00C307BC">
        <w:rPr>
          <w:rFonts w:eastAsia="Times New Roman"/>
          <w:b/>
          <w:sz w:val="26"/>
          <w:szCs w:val="26"/>
        </w:rPr>
        <w:br w:type="page"/>
      </w:r>
    </w:p>
    <w:p w14:paraId="64FFEE14" w14:textId="77777777" w:rsidR="006F117B" w:rsidRPr="00C307BC" w:rsidRDefault="006F117B" w:rsidP="00A54A30">
      <w:pPr>
        <w:widowControl w:val="0"/>
        <w:spacing w:line="288" w:lineRule="auto"/>
        <w:rPr>
          <w:rFonts w:eastAsia="Times New Roman"/>
          <w:b/>
          <w:sz w:val="26"/>
          <w:szCs w:val="26"/>
        </w:rPr>
        <w:sectPr w:rsidR="006F117B" w:rsidRPr="00C307BC">
          <w:type w:val="continuous"/>
          <w:pgSz w:w="12240" w:h="15840"/>
          <w:pgMar w:top="1134" w:right="1134" w:bottom="1134" w:left="1701" w:header="0" w:footer="720" w:gutter="0"/>
          <w:cols w:space="720"/>
        </w:sectPr>
      </w:pPr>
    </w:p>
    <w:p w14:paraId="20F5E284" w14:textId="6F9AAB30" w:rsidR="006F117B" w:rsidRPr="00C307BC" w:rsidRDefault="00737C97" w:rsidP="00071A6D">
      <w:pPr>
        <w:pStyle w:val="Heading1"/>
        <w:tabs>
          <w:tab w:val="left" w:pos="8931"/>
        </w:tabs>
        <w:jc w:val="center"/>
        <w:rPr>
          <w:rFonts w:ascii="Times New Roman" w:eastAsia="Times New Roman" w:hAnsi="Times New Roman" w:cs="Times New Roman"/>
          <w:b/>
          <w:sz w:val="26"/>
          <w:szCs w:val="26"/>
        </w:rPr>
      </w:pPr>
      <w:bookmarkStart w:id="11" w:name="_Toc514450044"/>
      <w:r w:rsidRPr="00C307BC">
        <w:rPr>
          <w:rFonts w:ascii="Times New Roman" w:eastAsia="Times New Roman" w:hAnsi="Times New Roman" w:cs="Times New Roman"/>
          <w:b/>
          <w:sz w:val="26"/>
          <w:szCs w:val="26"/>
        </w:rPr>
        <w:lastRenderedPageBreak/>
        <w:t>MỤC LỤC</w:t>
      </w:r>
      <w:bookmarkEnd w:id="11"/>
    </w:p>
    <w:sdt>
      <w:sdtPr>
        <w:rPr>
          <w:rFonts w:ascii="Times New Roman" w:eastAsia="Arial" w:hAnsi="Times New Roman" w:cs="Times New Roman"/>
          <w:color w:val="000000"/>
          <w:sz w:val="26"/>
          <w:szCs w:val="26"/>
          <w:lang w:val="en"/>
        </w:rPr>
        <w:id w:val="-1885477935"/>
        <w:docPartObj>
          <w:docPartGallery w:val="Table of Contents"/>
          <w:docPartUnique/>
        </w:docPartObj>
      </w:sdtPr>
      <w:sdtEndPr>
        <w:rPr>
          <w:bCs/>
          <w:noProof/>
          <w:color w:val="auto"/>
          <w:lang w:val="en-US"/>
        </w:rPr>
      </w:sdtEndPr>
      <w:sdtContent>
        <w:p w14:paraId="0FC6CF17" w14:textId="77B95929" w:rsidR="004F360D" w:rsidRPr="004660BF" w:rsidRDefault="004F360D">
          <w:pPr>
            <w:pStyle w:val="TOCHeading"/>
            <w:rPr>
              <w:rFonts w:ascii="Times New Roman" w:hAnsi="Times New Roman" w:cs="Times New Roman"/>
              <w:sz w:val="26"/>
              <w:szCs w:val="26"/>
            </w:rPr>
          </w:pPr>
        </w:p>
        <w:p w14:paraId="78E4AB84" w14:textId="77777777" w:rsidR="00AE0EB1" w:rsidRDefault="004F360D">
          <w:pPr>
            <w:pStyle w:val="TOC1"/>
            <w:rPr>
              <w:rFonts w:asciiTheme="minorHAnsi" w:eastAsiaTheme="minorEastAsia" w:hAnsiTheme="minorHAnsi" w:cstheme="minorBidi"/>
              <w:noProof/>
              <w:color w:val="auto"/>
              <w:sz w:val="24"/>
              <w:szCs w:val="24"/>
              <w:lang w:val="en-US"/>
            </w:rPr>
          </w:pPr>
          <w:r w:rsidRPr="0070218E">
            <w:rPr>
              <w:rFonts w:ascii="Times New Roman" w:hAnsi="Times New Roman" w:cs="Times New Roman"/>
              <w:sz w:val="26"/>
              <w:szCs w:val="26"/>
            </w:rPr>
            <w:fldChar w:fldCharType="begin"/>
          </w:r>
          <w:r w:rsidRPr="004660BF">
            <w:rPr>
              <w:rFonts w:ascii="Times New Roman" w:hAnsi="Times New Roman" w:cs="Times New Roman"/>
              <w:sz w:val="26"/>
              <w:szCs w:val="26"/>
            </w:rPr>
            <w:instrText xml:space="preserve"> TOC \o "1-3" \h \z \u </w:instrText>
          </w:r>
          <w:r w:rsidRPr="0070218E">
            <w:rPr>
              <w:rFonts w:ascii="Times New Roman" w:hAnsi="Times New Roman" w:cs="Times New Roman"/>
              <w:sz w:val="26"/>
              <w:szCs w:val="26"/>
            </w:rPr>
            <w:fldChar w:fldCharType="separate"/>
          </w:r>
          <w:hyperlink w:anchor="_Toc514450042" w:history="1">
            <w:r w:rsidR="00AE0EB1" w:rsidRPr="001313BF">
              <w:rPr>
                <w:rStyle w:val="Hyperlink"/>
                <w:rFonts w:ascii="Times New Roman" w:eastAsia="Times New Roman" w:hAnsi="Times New Roman" w:cs="Times New Roman"/>
                <w:b/>
                <w:noProof/>
              </w:rPr>
              <w:t>LỜI CAM ĐOAN</w:t>
            </w:r>
            <w:r w:rsidR="00AE0EB1">
              <w:rPr>
                <w:noProof/>
                <w:webHidden/>
              </w:rPr>
              <w:tab/>
            </w:r>
            <w:r w:rsidR="00AE0EB1">
              <w:rPr>
                <w:noProof/>
                <w:webHidden/>
              </w:rPr>
              <w:fldChar w:fldCharType="begin"/>
            </w:r>
            <w:r w:rsidR="00AE0EB1">
              <w:rPr>
                <w:noProof/>
                <w:webHidden/>
              </w:rPr>
              <w:instrText xml:space="preserve"> PAGEREF _Toc514450042 \h </w:instrText>
            </w:r>
            <w:r w:rsidR="00AE0EB1">
              <w:rPr>
                <w:noProof/>
                <w:webHidden/>
              </w:rPr>
            </w:r>
            <w:r w:rsidR="00AE0EB1">
              <w:rPr>
                <w:noProof/>
                <w:webHidden/>
              </w:rPr>
              <w:fldChar w:fldCharType="separate"/>
            </w:r>
            <w:r w:rsidR="00AE0EB1">
              <w:rPr>
                <w:noProof/>
                <w:webHidden/>
              </w:rPr>
              <w:t>3</w:t>
            </w:r>
            <w:r w:rsidR="00AE0EB1">
              <w:rPr>
                <w:noProof/>
                <w:webHidden/>
              </w:rPr>
              <w:fldChar w:fldCharType="end"/>
            </w:r>
          </w:hyperlink>
        </w:p>
        <w:p w14:paraId="7794EE58" w14:textId="77777777" w:rsidR="00AE0EB1" w:rsidRDefault="00B31F2D">
          <w:pPr>
            <w:pStyle w:val="TOC1"/>
            <w:rPr>
              <w:rFonts w:asciiTheme="minorHAnsi" w:eastAsiaTheme="minorEastAsia" w:hAnsiTheme="minorHAnsi" w:cstheme="minorBidi"/>
              <w:noProof/>
              <w:color w:val="auto"/>
              <w:sz w:val="24"/>
              <w:szCs w:val="24"/>
              <w:lang w:val="en-US"/>
            </w:rPr>
          </w:pPr>
          <w:hyperlink w:anchor="_Toc514450043" w:history="1">
            <w:r w:rsidR="00AE0EB1" w:rsidRPr="001313BF">
              <w:rPr>
                <w:rStyle w:val="Hyperlink"/>
                <w:rFonts w:ascii="Times New Roman" w:eastAsia="Times New Roman" w:hAnsi="Times New Roman" w:cs="Times New Roman"/>
                <w:b/>
                <w:noProof/>
              </w:rPr>
              <w:t>LỜI CẢM ƠN</w:t>
            </w:r>
            <w:r w:rsidR="00AE0EB1">
              <w:rPr>
                <w:noProof/>
                <w:webHidden/>
              </w:rPr>
              <w:tab/>
            </w:r>
            <w:r w:rsidR="00AE0EB1">
              <w:rPr>
                <w:noProof/>
                <w:webHidden/>
              </w:rPr>
              <w:fldChar w:fldCharType="begin"/>
            </w:r>
            <w:r w:rsidR="00AE0EB1">
              <w:rPr>
                <w:noProof/>
                <w:webHidden/>
              </w:rPr>
              <w:instrText xml:space="preserve"> PAGEREF _Toc514450043 \h </w:instrText>
            </w:r>
            <w:r w:rsidR="00AE0EB1">
              <w:rPr>
                <w:noProof/>
                <w:webHidden/>
              </w:rPr>
            </w:r>
            <w:r w:rsidR="00AE0EB1">
              <w:rPr>
                <w:noProof/>
                <w:webHidden/>
              </w:rPr>
              <w:fldChar w:fldCharType="separate"/>
            </w:r>
            <w:r w:rsidR="00AE0EB1">
              <w:rPr>
                <w:noProof/>
                <w:webHidden/>
              </w:rPr>
              <w:t>4</w:t>
            </w:r>
            <w:r w:rsidR="00AE0EB1">
              <w:rPr>
                <w:noProof/>
                <w:webHidden/>
              </w:rPr>
              <w:fldChar w:fldCharType="end"/>
            </w:r>
          </w:hyperlink>
        </w:p>
        <w:p w14:paraId="2788AEDD" w14:textId="77777777" w:rsidR="00AE0EB1" w:rsidRDefault="00B31F2D">
          <w:pPr>
            <w:pStyle w:val="TOC1"/>
            <w:rPr>
              <w:rFonts w:asciiTheme="minorHAnsi" w:eastAsiaTheme="minorEastAsia" w:hAnsiTheme="minorHAnsi" w:cstheme="minorBidi"/>
              <w:noProof/>
              <w:color w:val="auto"/>
              <w:sz w:val="24"/>
              <w:szCs w:val="24"/>
              <w:lang w:val="en-US"/>
            </w:rPr>
          </w:pPr>
          <w:hyperlink w:anchor="_Toc514450044" w:history="1">
            <w:r w:rsidR="00AE0EB1" w:rsidRPr="001313BF">
              <w:rPr>
                <w:rStyle w:val="Hyperlink"/>
                <w:rFonts w:ascii="Times New Roman" w:eastAsia="Times New Roman" w:hAnsi="Times New Roman" w:cs="Times New Roman"/>
                <w:b/>
                <w:noProof/>
              </w:rPr>
              <w:t>MỤC LỤC</w:t>
            </w:r>
            <w:r w:rsidR="00AE0EB1">
              <w:rPr>
                <w:noProof/>
                <w:webHidden/>
              </w:rPr>
              <w:tab/>
            </w:r>
            <w:r w:rsidR="00AE0EB1">
              <w:rPr>
                <w:noProof/>
                <w:webHidden/>
              </w:rPr>
              <w:fldChar w:fldCharType="begin"/>
            </w:r>
            <w:r w:rsidR="00AE0EB1">
              <w:rPr>
                <w:noProof/>
                <w:webHidden/>
              </w:rPr>
              <w:instrText xml:space="preserve"> PAGEREF _Toc514450044 \h </w:instrText>
            </w:r>
            <w:r w:rsidR="00AE0EB1">
              <w:rPr>
                <w:noProof/>
                <w:webHidden/>
              </w:rPr>
            </w:r>
            <w:r w:rsidR="00AE0EB1">
              <w:rPr>
                <w:noProof/>
                <w:webHidden/>
              </w:rPr>
              <w:fldChar w:fldCharType="separate"/>
            </w:r>
            <w:r w:rsidR="00AE0EB1">
              <w:rPr>
                <w:noProof/>
                <w:webHidden/>
              </w:rPr>
              <w:t>5</w:t>
            </w:r>
            <w:r w:rsidR="00AE0EB1">
              <w:rPr>
                <w:noProof/>
                <w:webHidden/>
              </w:rPr>
              <w:fldChar w:fldCharType="end"/>
            </w:r>
          </w:hyperlink>
        </w:p>
        <w:p w14:paraId="41A928BB" w14:textId="77777777" w:rsidR="00AE0EB1" w:rsidRDefault="00B31F2D">
          <w:pPr>
            <w:pStyle w:val="TOC1"/>
            <w:rPr>
              <w:rFonts w:asciiTheme="minorHAnsi" w:eastAsiaTheme="minorEastAsia" w:hAnsiTheme="minorHAnsi" w:cstheme="minorBidi"/>
              <w:noProof/>
              <w:color w:val="auto"/>
              <w:sz w:val="24"/>
              <w:szCs w:val="24"/>
              <w:lang w:val="en-US"/>
            </w:rPr>
          </w:pPr>
          <w:hyperlink w:anchor="_Toc514450045" w:history="1">
            <w:r w:rsidR="00AE0EB1" w:rsidRPr="001313BF">
              <w:rPr>
                <w:rStyle w:val="Hyperlink"/>
                <w:rFonts w:ascii="Times New Roman" w:hAnsi="Times New Roman" w:cs="Times New Roman"/>
                <w:b/>
                <w:noProof/>
              </w:rPr>
              <w:t>DANH MỤC CÁC KÝ HIỆU VÀ CHỮ VIẾT TẮT</w:t>
            </w:r>
            <w:r w:rsidR="00AE0EB1">
              <w:rPr>
                <w:noProof/>
                <w:webHidden/>
              </w:rPr>
              <w:tab/>
            </w:r>
            <w:r w:rsidR="00AE0EB1">
              <w:rPr>
                <w:noProof/>
                <w:webHidden/>
              </w:rPr>
              <w:fldChar w:fldCharType="begin"/>
            </w:r>
            <w:r w:rsidR="00AE0EB1">
              <w:rPr>
                <w:noProof/>
                <w:webHidden/>
              </w:rPr>
              <w:instrText xml:space="preserve"> PAGEREF _Toc514450045 \h </w:instrText>
            </w:r>
            <w:r w:rsidR="00AE0EB1">
              <w:rPr>
                <w:noProof/>
                <w:webHidden/>
              </w:rPr>
            </w:r>
            <w:r w:rsidR="00AE0EB1">
              <w:rPr>
                <w:noProof/>
                <w:webHidden/>
              </w:rPr>
              <w:fldChar w:fldCharType="separate"/>
            </w:r>
            <w:r w:rsidR="00AE0EB1">
              <w:rPr>
                <w:noProof/>
                <w:webHidden/>
              </w:rPr>
              <w:t>7</w:t>
            </w:r>
            <w:r w:rsidR="00AE0EB1">
              <w:rPr>
                <w:noProof/>
                <w:webHidden/>
              </w:rPr>
              <w:fldChar w:fldCharType="end"/>
            </w:r>
          </w:hyperlink>
        </w:p>
        <w:p w14:paraId="118C5C9D" w14:textId="77777777" w:rsidR="00AE0EB1" w:rsidRDefault="00B31F2D">
          <w:pPr>
            <w:pStyle w:val="TOC1"/>
            <w:rPr>
              <w:rFonts w:asciiTheme="minorHAnsi" w:eastAsiaTheme="minorEastAsia" w:hAnsiTheme="minorHAnsi" w:cstheme="minorBidi"/>
              <w:noProof/>
              <w:color w:val="auto"/>
              <w:sz w:val="24"/>
              <w:szCs w:val="24"/>
              <w:lang w:val="en-US"/>
            </w:rPr>
          </w:pPr>
          <w:hyperlink w:anchor="_Toc514450046" w:history="1">
            <w:r w:rsidR="00AE0EB1" w:rsidRPr="001313BF">
              <w:rPr>
                <w:rStyle w:val="Hyperlink"/>
                <w:rFonts w:ascii="Times New Roman" w:eastAsia="Times New Roman" w:hAnsi="Times New Roman" w:cs="Times New Roman"/>
                <w:b/>
                <w:noProof/>
              </w:rPr>
              <w:t>DANH MỤC CÁC HÌNH VẼ, ĐỒ THỊ</w:t>
            </w:r>
            <w:r w:rsidR="00AE0EB1">
              <w:rPr>
                <w:noProof/>
                <w:webHidden/>
              </w:rPr>
              <w:tab/>
            </w:r>
            <w:r w:rsidR="00AE0EB1">
              <w:rPr>
                <w:noProof/>
                <w:webHidden/>
              </w:rPr>
              <w:fldChar w:fldCharType="begin"/>
            </w:r>
            <w:r w:rsidR="00AE0EB1">
              <w:rPr>
                <w:noProof/>
                <w:webHidden/>
              </w:rPr>
              <w:instrText xml:space="preserve"> PAGEREF _Toc514450046 \h </w:instrText>
            </w:r>
            <w:r w:rsidR="00AE0EB1">
              <w:rPr>
                <w:noProof/>
                <w:webHidden/>
              </w:rPr>
            </w:r>
            <w:r w:rsidR="00AE0EB1">
              <w:rPr>
                <w:noProof/>
                <w:webHidden/>
              </w:rPr>
              <w:fldChar w:fldCharType="separate"/>
            </w:r>
            <w:r w:rsidR="00AE0EB1">
              <w:rPr>
                <w:noProof/>
                <w:webHidden/>
              </w:rPr>
              <w:t>8</w:t>
            </w:r>
            <w:r w:rsidR="00AE0EB1">
              <w:rPr>
                <w:noProof/>
                <w:webHidden/>
              </w:rPr>
              <w:fldChar w:fldCharType="end"/>
            </w:r>
          </w:hyperlink>
        </w:p>
        <w:p w14:paraId="50C99BDF" w14:textId="77777777" w:rsidR="00AE0EB1" w:rsidRDefault="00B31F2D">
          <w:pPr>
            <w:pStyle w:val="TOC1"/>
            <w:rPr>
              <w:rFonts w:asciiTheme="minorHAnsi" w:eastAsiaTheme="minorEastAsia" w:hAnsiTheme="minorHAnsi" w:cstheme="minorBidi"/>
              <w:noProof/>
              <w:color w:val="auto"/>
              <w:sz w:val="24"/>
              <w:szCs w:val="24"/>
              <w:lang w:val="en-US"/>
            </w:rPr>
          </w:pPr>
          <w:hyperlink w:anchor="_Toc514450047" w:history="1">
            <w:r w:rsidR="00AE0EB1" w:rsidRPr="001313BF">
              <w:rPr>
                <w:rStyle w:val="Hyperlink"/>
                <w:rFonts w:ascii="Times New Roman" w:eastAsia="Times New Roman" w:hAnsi="Times New Roman" w:cs="Times New Roman"/>
                <w:b/>
                <w:noProof/>
              </w:rPr>
              <w:t>MỞ ĐẦU</w:t>
            </w:r>
            <w:r w:rsidR="00AE0EB1">
              <w:rPr>
                <w:noProof/>
                <w:webHidden/>
              </w:rPr>
              <w:tab/>
            </w:r>
            <w:r w:rsidR="00AE0EB1">
              <w:rPr>
                <w:noProof/>
                <w:webHidden/>
              </w:rPr>
              <w:fldChar w:fldCharType="begin"/>
            </w:r>
            <w:r w:rsidR="00AE0EB1">
              <w:rPr>
                <w:noProof/>
                <w:webHidden/>
              </w:rPr>
              <w:instrText xml:space="preserve"> PAGEREF _Toc514450047 \h </w:instrText>
            </w:r>
            <w:r w:rsidR="00AE0EB1">
              <w:rPr>
                <w:noProof/>
                <w:webHidden/>
              </w:rPr>
            </w:r>
            <w:r w:rsidR="00AE0EB1">
              <w:rPr>
                <w:noProof/>
                <w:webHidden/>
              </w:rPr>
              <w:fldChar w:fldCharType="separate"/>
            </w:r>
            <w:r w:rsidR="00AE0EB1">
              <w:rPr>
                <w:noProof/>
                <w:webHidden/>
              </w:rPr>
              <w:t>10</w:t>
            </w:r>
            <w:r w:rsidR="00AE0EB1">
              <w:rPr>
                <w:noProof/>
                <w:webHidden/>
              </w:rPr>
              <w:fldChar w:fldCharType="end"/>
            </w:r>
          </w:hyperlink>
        </w:p>
        <w:p w14:paraId="616D93A0" w14:textId="77777777" w:rsidR="00AE0EB1" w:rsidRDefault="00B31F2D">
          <w:pPr>
            <w:pStyle w:val="TOC1"/>
            <w:rPr>
              <w:rFonts w:asciiTheme="minorHAnsi" w:eastAsiaTheme="minorEastAsia" w:hAnsiTheme="minorHAnsi" w:cstheme="minorBidi"/>
              <w:noProof/>
              <w:color w:val="auto"/>
              <w:sz w:val="24"/>
              <w:szCs w:val="24"/>
              <w:lang w:val="en-US"/>
            </w:rPr>
          </w:pPr>
          <w:hyperlink w:anchor="_Toc514450048" w:history="1">
            <w:r w:rsidR="00AE0EB1" w:rsidRPr="001313BF">
              <w:rPr>
                <w:rStyle w:val="Hyperlink"/>
                <w:rFonts w:ascii="Times New Roman" w:eastAsia="Times New Roman" w:hAnsi="Times New Roman" w:cs="Times New Roman"/>
                <w:b/>
                <w:noProof/>
              </w:rPr>
              <w:t>CHƯƠNG 1.</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CƠ SỞ LÝ THUYẾT VÀ CÁC KHÁI NIỆM LIÊN QUAN</w:t>
            </w:r>
            <w:r w:rsidR="00AE0EB1">
              <w:rPr>
                <w:noProof/>
                <w:webHidden/>
              </w:rPr>
              <w:tab/>
            </w:r>
            <w:r w:rsidR="00AE0EB1">
              <w:rPr>
                <w:noProof/>
                <w:webHidden/>
              </w:rPr>
              <w:fldChar w:fldCharType="begin"/>
            </w:r>
            <w:r w:rsidR="00AE0EB1">
              <w:rPr>
                <w:noProof/>
                <w:webHidden/>
              </w:rPr>
              <w:instrText xml:space="preserve"> PAGEREF _Toc514450048 \h </w:instrText>
            </w:r>
            <w:r w:rsidR="00AE0EB1">
              <w:rPr>
                <w:noProof/>
                <w:webHidden/>
              </w:rPr>
            </w:r>
            <w:r w:rsidR="00AE0EB1">
              <w:rPr>
                <w:noProof/>
                <w:webHidden/>
              </w:rPr>
              <w:fldChar w:fldCharType="separate"/>
            </w:r>
            <w:r w:rsidR="00AE0EB1">
              <w:rPr>
                <w:noProof/>
                <w:webHidden/>
              </w:rPr>
              <w:t>12</w:t>
            </w:r>
            <w:r w:rsidR="00AE0EB1">
              <w:rPr>
                <w:noProof/>
                <w:webHidden/>
              </w:rPr>
              <w:fldChar w:fldCharType="end"/>
            </w:r>
          </w:hyperlink>
        </w:p>
        <w:p w14:paraId="43C54441" w14:textId="77777777" w:rsidR="00AE0EB1" w:rsidRDefault="00B31F2D">
          <w:pPr>
            <w:pStyle w:val="TOC2"/>
            <w:tabs>
              <w:tab w:val="left" w:pos="960"/>
              <w:tab w:val="right" w:leader="dot" w:pos="9395"/>
            </w:tabs>
            <w:rPr>
              <w:rFonts w:asciiTheme="minorHAnsi" w:eastAsiaTheme="minorEastAsia" w:hAnsiTheme="minorHAnsi" w:cstheme="minorBidi"/>
              <w:noProof/>
              <w:color w:val="auto"/>
              <w:sz w:val="24"/>
              <w:szCs w:val="24"/>
              <w:lang w:val="en-US"/>
            </w:rPr>
          </w:pPr>
          <w:hyperlink w:anchor="_Toc514450049" w:history="1">
            <w:r w:rsidR="00AE0EB1" w:rsidRPr="001313BF">
              <w:rPr>
                <w:rStyle w:val="Hyperlink"/>
                <w:rFonts w:ascii="Times New Roman" w:hAnsi="Times New Roman" w:cs="Times New Roman"/>
                <w:b/>
                <w:noProof/>
              </w:rPr>
              <w:t>1.1.</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hAnsi="Times New Roman" w:cs="Times New Roman"/>
                <w:b/>
                <w:noProof/>
              </w:rPr>
              <w:t>Kiến trúc hệ thống</w:t>
            </w:r>
            <w:r w:rsidR="00AE0EB1">
              <w:rPr>
                <w:noProof/>
                <w:webHidden/>
              </w:rPr>
              <w:tab/>
            </w:r>
            <w:r w:rsidR="00AE0EB1">
              <w:rPr>
                <w:noProof/>
                <w:webHidden/>
              </w:rPr>
              <w:fldChar w:fldCharType="begin"/>
            </w:r>
            <w:r w:rsidR="00AE0EB1">
              <w:rPr>
                <w:noProof/>
                <w:webHidden/>
              </w:rPr>
              <w:instrText xml:space="preserve"> PAGEREF _Toc514450049 \h </w:instrText>
            </w:r>
            <w:r w:rsidR="00AE0EB1">
              <w:rPr>
                <w:noProof/>
                <w:webHidden/>
              </w:rPr>
            </w:r>
            <w:r w:rsidR="00AE0EB1">
              <w:rPr>
                <w:noProof/>
                <w:webHidden/>
              </w:rPr>
              <w:fldChar w:fldCharType="separate"/>
            </w:r>
            <w:r w:rsidR="00AE0EB1">
              <w:rPr>
                <w:noProof/>
                <w:webHidden/>
              </w:rPr>
              <w:t>12</w:t>
            </w:r>
            <w:r w:rsidR="00AE0EB1">
              <w:rPr>
                <w:noProof/>
                <w:webHidden/>
              </w:rPr>
              <w:fldChar w:fldCharType="end"/>
            </w:r>
          </w:hyperlink>
        </w:p>
        <w:p w14:paraId="01D8575F" w14:textId="77777777" w:rsidR="00AE0EB1" w:rsidRDefault="00B31F2D">
          <w:pPr>
            <w:pStyle w:val="TOC3"/>
            <w:tabs>
              <w:tab w:val="left" w:pos="1200"/>
              <w:tab w:val="right" w:leader="dot" w:pos="9395"/>
            </w:tabs>
            <w:rPr>
              <w:rFonts w:asciiTheme="minorHAnsi" w:eastAsiaTheme="minorEastAsia" w:hAnsiTheme="minorHAnsi" w:cstheme="minorBidi"/>
              <w:noProof/>
              <w:color w:val="auto"/>
              <w:sz w:val="24"/>
              <w:szCs w:val="24"/>
              <w:lang w:val="en-US"/>
            </w:rPr>
          </w:pPr>
          <w:hyperlink w:anchor="_Toc514450050" w:history="1">
            <w:r w:rsidR="00AE0EB1" w:rsidRPr="001313BF">
              <w:rPr>
                <w:rStyle w:val="Hyperlink"/>
                <w:rFonts w:ascii="Times New Roman" w:hAnsi="Times New Roman" w:cs="Times New Roman"/>
                <w:b/>
                <w:noProof/>
              </w:rPr>
              <w:t>1.1.1.</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hAnsi="Times New Roman" w:cs="Times New Roman"/>
                <w:b/>
                <w:noProof/>
              </w:rPr>
              <w:t>Kiến trúc hướng dịch vụ</w:t>
            </w:r>
            <w:r w:rsidR="00AE0EB1">
              <w:rPr>
                <w:noProof/>
                <w:webHidden/>
              </w:rPr>
              <w:tab/>
            </w:r>
            <w:r w:rsidR="00AE0EB1">
              <w:rPr>
                <w:noProof/>
                <w:webHidden/>
              </w:rPr>
              <w:fldChar w:fldCharType="begin"/>
            </w:r>
            <w:r w:rsidR="00AE0EB1">
              <w:rPr>
                <w:noProof/>
                <w:webHidden/>
              </w:rPr>
              <w:instrText xml:space="preserve"> PAGEREF _Toc514450050 \h </w:instrText>
            </w:r>
            <w:r w:rsidR="00AE0EB1">
              <w:rPr>
                <w:noProof/>
                <w:webHidden/>
              </w:rPr>
            </w:r>
            <w:r w:rsidR="00AE0EB1">
              <w:rPr>
                <w:noProof/>
                <w:webHidden/>
              </w:rPr>
              <w:fldChar w:fldCharType="separate"/>
            </w:r>
            <w:r w:rsidR="00AE0EB1">
              <w:rPr>
                <w:noProof/>
                <w:webHidden/>
              </w:rPr>
              <w:t>12</w:t>
            </w:r>
            <w:r w:rsidR="00AE0EB1">
              <w:rPr>
                <w:noProof/>
                <w:webHidden/>
              </w:rPr>
              <w:fldChar w:fldCharType="end"/>
            </w:r>
          </w:hyperlink>
        </w:p>
        <w:p w14:paraId="639C7E3F" w14:textId="77777777" w:rsidR="00AE0EB1" w:rsidRDefault="00B31F2D">
          <w:pPr>
            <w:pStyle w:val="TOC3"/>
            <w:tabs>
              <w:tab w:val="left" w:pos="1200"/>
              <w:tab w:val="right" w:leader="dot" w:pos="9395"/>
            </w:tabs>
            <w:rPr>
              <w:rFonts w:asciiTheme="minorHAnsi" w:eastAsiaTheme="minorEastAsia" w:hAnsiTheme="minorHAnsi" w:cstheme="minorBidi"/>
              <w:noProof/>
              <w:color w:val="auto"/>
              <w:sz w:val="24"/>
              <w:szCs w:val="24"/>
              <w:lang w:val="en-US"/>
            </w:rPr>
          </w:pPr>
          <w:hyperlink w:anchor="_Toc514450051" w:history="1">
            <w:r w:rsidR="00AE0EB1" w:rsidRPr="001313BF">
              <w:rPr>
                <w:rStyle w:val="Hyperlink"/>
                <w:rFonts w:ascii="Times New Roman" w:eastAsia="Times New Roman" w:hAnsi="Times New Roman" w:cs="Times New Roman"/>
                <w:b/>
                <w:noProof/>
              </w:rPr>
              <w:t>1.1.2.</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hAnsi="Times New Roman" w:cs="Times New Roman"/>
                <w:b/>
                <w:noProof/>
              </w:rPr>
              <w:t>Công</w:t>
            </w:r>
            <w:r w:rsidR="00AE0EB1" w:rsidRPr="001313BF">
              <w:rPr>
                <w:rStyle w:val="Hyperlink"/>
                <w:rFonts w:ascii="Times New Roman" w:eastAsia="Times New Roman" w:hAnsi="Times New Roman" w:cs="Times New Roman"/>
                <w:b/>
                <w:noProof/>
              </w:rPr>
              <w:t xml:space="preserve"> nghệ </w:t>
            </w:r>
            <w:r w:rsidR="00AE0EB1" w:rsidRPr="001313BF">
              <w:rPr>
                <w:rStyle w:val="Hyperlink"/>
                <w:rFonts w:ascii="Times New Roman" w:hAnsi="Times New Roman" w:cs="Times New Roman"/>
                <w:b/>
                <w:noProof/>
              </w:rPr>
              <w:t>trục</w:t>
            </w:r>
            <w:r w:rsidR="00AE0EB1" w:rsidRPr="001313BF">
              <w:rPr>
                <w:rStyle w:val="Hyperlink"/>
                <w:rFonts w:ascii="Times New Roman" w:eastAsia="Times New Roman" w:hAnsi="Times New Roman" w:cs="Times New Roman"/>
                <w:b/>
                <w:noProof/>
              </w:rPr>
              <w:t xml:space="preserve"> tích hợp</w:t>
            </w:r>
            <w:r w:rsidR="00AE0EB1">
              <w:rPr>
                <w:noProof/>
                <w:webHidden/>
              </w:rPr>
              <w:tab/>
            </w:r>
            <w:r w:rsidR="00AE0EB1">
              <w:rPr>
                <w:noProof/>
                <w:webHidden/>
              </w:rPr>
              <w:fldChar w:fldCharType="begin"/>
            </w:r>
            <w:r w:rsidR="00AE0EB1">
              <w:rPr>
                <w:noProof/>
                <w:webHidden/>
              </w:rPr>
              <w:instrText xml:space="preserve"> PAGEREF _Toc514450051 \h </w:instrText>
            </w:r>
            <w:r w:rsidR="00AE0EB1">
              <w:rPr>
                <w:noProof/>
                <w:webHidden/>
              </w:rPr>
            </w:r>
            <w:r w:rsidR="00AE0EB1">
              <w:rPr>
                <w:noProof/>
                <w:webHidden/>
              </w:rPr>
              <w:fldChar w:fldCharType="separate"/>
            </w:r>
            <w:r w:rsidR="00AE0EB1">
              <w:rPr>
                <w:noProof/>
                <w:webHidden/>
              </w:rPr>
              <w:t>14</w:t>
            </w:r>
            <w:r w:rsidR="00AE0EB1">
              <w:rPr>
                <w:noProof/>
                <w:webHidden/>
              </w:rPr>
              <w:fldChar w:fldCharType="end"/>
            </w:r>
          </w:hyperlink>
        </w:p>
        <w:p w14:paraId="05A43393" w14:textId="77777777" w:rsidR="00AE0EB1" w:rsidRDefault="00B31F2D">
          <w:pPr>
            <w:pStyle w:val="TOC3"/>
            <w:tabs>
              <w:tab w:val="left" w:pos="1200"/>
              <w:tab w:val="right" w:leader="dot" w:pos="9395"/>
            </w:tabs>
            <w:rPr>
              <w:rFonts w:asciiTheme="minorHAnsi" w:eastAsiaTheme="minorEastAsia" w:hAnsiTheme="minorHAnsi" w:cstheme="minorBidi"/>
              <w:noProof/>
              <w:color w:val="auto"/>
              <w:sz w:val="24"/>
              <w:szCs w:val="24"/>
              <w:lang w:val="en-US"/>
            </w:rPr>
          </w:pPr>
          <w:hyperlink w:anchor="_Toc514450052" w:history="1">
            <w:r w:rsidR="00AE0EB1" w:rsidRPr="001313BF">
              <w:rPr>
                <w:rStyle w:val="Hyperlink"/>
                <w:rFonts w:ascii="Times New Roman" w:eastAsia="Times New Roman" w:hAnsi="Times New Roman" w:cs="Times New Roman"/>
                <w:b/>
                <w:noProof/>
              </w:rPr>
              <w:t>1.1.3.</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Xây dựng hệ thống trục tích hợp dựa trên nền tảng MuleESB</w:t>
            </w:r>
            <w:r w:rsidR="00AE0EB1">
              <w:rPr>
                <w:noProof/>
                <w:webHidden/>
              </w:rPr>
              <w:tab/>
            </w:r>
            <w:r w:rsidR="00AE0EB1">
              <w:rPr>
                <w:noProof/>
                <w:webHidden/>
              </w:rPr>
              <w:fldChar w:fldCharType="begin"/>
            </w:r>
            <w:r w:rsidR="00AE0EB1">
              <w:rPr>
                <w:noProof/>
                <w:webHidden/>
              </w:rPr>
              <w:instrText xml:space="preserve"> PAGEREF _Toc514450052 \h </w:instrText>
            </w:r>
            <w:r w:rsidR="00AE0EB1">
              <w:rPr>
                <w:noProof/>
                <w:webHidden/>
              </w:rPr>
            </w:r>
            <w:r w:rsidR="00AE0EB1">
              <w:rPr>
                <w:noProof/>
                <w:webHidden/>
              </w:rPr>
              <w:fldChar w:fldCharType="separate"/>
            </w:r>
            <w:r w:rsidR="00AE0EB1">
              <w:rPr>
                <w:noProof/>
                <w:webHidden/>
              </w:rPr>
              <w:t>15</w:t>
            </w:r>
            <w:r w:rsidR="00AE0EB1">
              <w:rPr>
                <w:noProof/>
                <w:webHidden/>
              </w:rPr>
              <w:fldChar w:fldCharType="end"/>
            </w:r>
          </w:hyperlink>
        </w:p>
        <w:p w14:paraId="075B3C1D" w14:textId="77777777" w:rsidR="00AE0EB1" w:rsidRDefault="00B31F2D">
          <w:pPr>
            <w:pStyle w:val="TOC2"/>
            <w:tabs>
              <w:tab w:val="left" w:pos="960"/>
              <w:tab w:val="right" w:leader="dot" w:pos="9395"/>
            </w:tabs>
            <w:rPr>
              <w:rFonts w:asciiTheme="minorHAnsi" w:eastAsiaTheme="minorEastAsia" w:hAnsiTheme="minorHAnsi" w:cstheme="minorBidi"/>
              <w:noProof/>
              <w:color w:val="auto"/>
              <w:sz w:val="24"/>
              <w:szCs w:val="24"/>
              <w:lang w:val="en-US"/>
            </w:rPr>
          </w:pPr>
          <w:hyperlink w:anchor="_Toc514450053" w:history="1">
            <w:r w:rsidR="00AE0EB1" w:rsidRPr="001313BF">
              <w:rPr>
                <w:rStyle w:val="Hyperlink"/>
                <w:rFonts w:ascii="Times New Roman" w:eastAsia="Times New Roman" w:hAnsi="Times New Roman" w:cs="Times New Roman"/>
                <w:b/>
                <w:noProof/>
              </w:rPr>
              <w:t>1.2.</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Tích hợp và triển khai liên tục</w:t>
            </w:r>
            <w:r w:rsidR="00AE0EB1">
              <w:rPr>
                <w:noProof/>
                <w:webHidden/>
              </w:rPr>
              <w:tab/>
            </w:r>
            <w:r w:rsidR="00AE0EB1">
              <w:rPr>
                <w:noProof/>
                <w:webHidden/>
              </w:rPr>
              <w:fldChar w:fldCharType="begin"/>
            </w:r>
            <w:r w:rsidR="00AE0EB1">
              <w:rPr>
                <w:noProof/>
                <w:webHidden/>
              </w:rPr>
              <w:instrText xml:space="preserve"> PAGEREF _Toc514450053 \h </w:instrText>
            </w:r>
            <w:r w:rsidR="00AE0EB1">
              <w:rPr>
                <w:noProof/>
                <w:webHidden/>
              </w:rPr>
            </w:r>
            <w:r w:rsidR="00AE0EB1">
              <w:rPr>
                <w:noProof/>
                <w:webHidden/>
              </w:rPr>
              <w:fldChar w:fldCharType="separate"/>
            </w:r>
            <w:r w:rsidR="00AE0EB1">
              <w:rPr>
                <w:noProof/>
                <w:webHidden/>
              </w:rPr>
              <w:t>20</w:t>
            </w:r>
            <w:r w:rsidR="00AE0EB1">
              <w:rPr>
                <w:noProof/>
                <w:webHidden/>
              </w:rPr>
              <w:fldChar w:fldCharType="end"/>
            </w:r>
          </w:hyperlink>
        </w:p>
        <w:p w14:paraId="521DD05E" w14:textId="77777777" w:rsidR="00AE0EB1" w:rsidRDefault="00B31F2D">
          <w:pPr>
            <w:pStyle w:val="TOC3"/>
            <w:tabs>
              <w:tab w:val="left" w:pos="1200"/>
              <w:tab w:val="right" w:leader="dot" w:pos="9395"/>
            </w:tabs>
            <w:rPr>
              <w:rFonts w:asciiTheme="minorHAnsi" w:eastAsiaTheme="minorEastAsia" w:hAnsiTheme="minorHAnsi" w:cstheme="minorBidi"/>
              <w:noProof/>
              <w:color w:val="auto"/>
              <w:sz w:val="24"/>
              <w:szCs w:val="24"/>
              <w:lang w:val="en-US"/>
            </w:rPr>
          </w:pPr>
          <w:hyperlink w:anchor="_Toc514450054" w:history="1">
            <w:r w:rsidR="00AE0EB1" w:rsidRPr="001313BF">
              <w:rPr>
                <w:rStyle w:val="Hyperlink"/>
                <w:rFonts w:ascii="Times New Roman" w:eastAsia="Times New Roman" w:hAnsi="Times New Roman" w:cs="Times New Roman"/>
                <w:b/>
                <w:noProof/>
              </w:rPr>
              <w:t>1.2.1.</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Tích hợp liên tục</w:t>
            </w:r>
            <w:r w:rsidR="00AE0EB1">
              <w:rPr>
                <w:noProof/>
                <w:webHidden/>
              </w:rPr>
              <w:tab/>
            </w:r>
            <w:r w:rsidR="00AE0EB1">
              <w:rPr>
                <w:noProof/>
                <w:webHidden/>
              </w:rPr>
              <w:fldChar w:fldCharType="begin"/>
            </w:r>
            <w:r w:rsidR="00AE0EB1">
              <w:rPr>
                <w:noProof/>
                <w:webHidden/>
              </w:rPr>
              <w:instrText xml:space="preserve"> PAGEREF _Toc514450054 \h </w:instrText>
            </w:r>
            <w:r w:rsidR="00AE0EB1">
              <w:rPr>
                <w:noProof/>
                <w:webHidden/>
              </w:rPr>
            </w:r>
            <w:r w:rsidR="00AE0EB1">
              <w:rPr>
                <w:noProof/>
                <w:webHidden/>
              </w:rPr>
              <w:fldChar w:fldCharType="separate"/>
            </w:r>
            <w:r w:rsidR="00AE0EB1">
              <w:rPr>
                <w:noProof/>
                <w:webHidden/>
              </w:rPr>
              <w:t>20</w:t>
            </w:r>
            <w:r w:rsidR="00AE0EB1">
              <w:rPr>
                <w:noProof/>
                <w:webHidden/>
              </w:rPr>
              <w:fldChar w:fldCharType="end"/>
            </w:r>
          </w:hyperlink>
        </w:p>
        <w:p w14:paraId="5CCF89F4" w14:textId="77777777" w:rsidR="00AE0EB1" w:rsidRDefault="00B31F2D">
          <w:pPr>
            <w:pStyle w:val="TOC3"/>
            <w:tabs>
              <w:tab w:val="left" w:pos="1200"/>
              <w:tab w:val="right" w:leader="dot" w:pos="9395"/>
            </w:tabs>
            <w:rPr>
              <w:rFonts w:asciiTheme="minorHAnsi" w:eastAsiaTheme="minorEastAsia" w:hAnsiTheme="minorHAnsi" w:cstheme="minorBidi"/>
              <w:noProof/>
              <w:color w:val="auto"/>
              <w:sz w:val="24"/>
              <w:szCs w:val="24"/>
              <w:lang w:val="en-US"/>
            </w:rPr>
          </w:pPr>
          <w:hyperlink w:anchor="_Toc514450055" w:history="1">
            <w:r w:rsidR="00AE0EB1" w:rsidRPr="001313BF">
              <w:rPr>
                <w:rStyle w:val="Hyperlink"/>
                <w:rFonts w:ascii="Times New Roman" w:eastAsia="Times New Roman" w:hAnsi="Times New Roman" w:cs="Times New Roman"/>
                <w:b/>
                <w:noProof/>
              </w:rPr>
              <w:t>1.2.2.</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Chuyển giao liên tục</w:t>
            </w:r>
            <w:r w:rsidR="00AE0EB1">
              <w:rPr>
                <w:noProof/>
                <w:webHidden/>
              </w:rPr>
              <w:tab/>
            </w:r>
            <w:r w:rsidR="00AE0EB1">
              <w:rPr>
                <w:noProof/>
                <w:webHidden/>
              </w:rPr>
              <w:fldChar w:fldCharType="begin"/>
            </w:r>
            <w:r w:rsidR="00AE0EB1">
              <w:rPr>
                <w:noProof/>
                <w:webHidden/>
              </w:rPr>
              <w:instrText xml:space="preserve"> PAGEREF _Toc514450055 \h </w:instrText>
            </w:r>
            <w:r w:rsidR="00AE0EB1">
              <w:rPr>
                <w:noProof/>
                <w:webHidden/>
              </w:rPr>
            </w:r>
            <w:r w:rsidR="00AE0EB1">
              <w:rPr>
                <w:noProof/>
                <w:webHidden/>
              </w:rPr>
              <w:fldChar w:fldCharType="separate"/>
            </w:r>
            <w:r w:rsidR="00AE0EB1">
              <w:rPr>
                <w:noProof/>
                <w:webHidden/>
              </w:rPr>
              <w:t>21</w:t>
            </w:r>
            <w:r w:rsidR="00AE0EB1">
              <w:rPr>
                <w:noProof/>
                <w:webHidden/>
              </w:rPr>
              <w:fldChar w:fldCharType="end"/>
            </w:r>
          </w:hyperlink>
        </w:p>
        <w:p w14:paraId="20EC2D62" w14:textId="77777777" w:rsidR="00AE0EB1" w:rsidRDefault="00B31F2D">
          <w:pPr>
            <w:pStyle w:val="TOC3"/>
            <w:tabs>
              <w:tab w:val="left" w:pos="1200"/>
              <w:tab w:val="right" w:leader="dot" w:pos="9395"/>
            </w:tabs>
            <w:rPr>
              <w:rFonts w:asciiTheme="minorHAnsi" w:eastAsiaTheme="minorEastAsia" w:hAnsiTheme="minorHAnsi" w:cstheme="minorBidi"/>
              <w:noProof/>
              <w:color w:val="auto"/>
              <w:sz w:val="24"/>
              <w:szCs w:val="24"/>
              <w:lang w:val="en-US"/>
            </w:rPr>
          </w:pPr>
          <w:hyperlink w:anchor="_Toc514450056" w:history="1">
            <w:r w:rsidR="00AE0EB1" w:rsidRPr="001313BF">
              <w:rPr>
                <w:rStyle w:val="Hyperlink"/>
                <w:rFonts w:ascii="Times New Roman" w:eastAsia="Times New Roman" w:hAnsi="Times New Roman" w:cs="Times New Roman"/>
                <w:b/>
                <w:noProof/>
              </w:rPr>
              <w:t>1.2.3.</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Một số công cụ hỗ trợ</w:t>
            </w:r>
            <w:r w:rsidR="00AE0EB1">
              <w:rPr>
                <w:noProof/>
                <w:webHidden/>
              </w:rPr>
              <w:tab/>
            </w:r>
            <w:r w:rsidR="00AE0EB1">
              <w:rPr>
                <w:noProof/>
                <w:webHidden/>
              </w:rPr>
              <w:fldChar w:fldCharType="begin"/>
            </w:r>
            <w:r w:rsidR="00AE0EB1">
              <w:rPr>
                <w:noProof/>
                <w:webHidden/>
              </w:rPr>
              <w:instrText xml:space="preserve"> PAGEREF _Toc514450056 \h </w:instrText>
            </w:r>
            <w:r w:rsidR="00AE0EB1">
              <w:rPr>
                <w:noProof/>
                <w:webHidden/>
              </w:rPr>
            </w:r>
            <w:r w:rsidR="00AE0EB1">
              <w:rPr>
                <w:noProof/>
                <w:webHidden/>
              </w:rPr>
              <w:fldChar w:fldCharType="separate"/>
            </w:r>
            <w:r w:rsidR="00AE0EB1">
              <w:rPr>
                <w:noProof/>
                <w:webHidden/>
              </w:rPr>
              <w:t>22</w:t>
            </w:r>
            <w:r w:rsidR="00AE0EB1">
              <w:rPr>
                <w:noProof/>
                <w:webHidden/>
              </w:rPr>
              <w:fldChar w:fldCharType="end"/>
            </w:r>
          </w:hyperlink>
        </w:p>
        <w:p w14:paraId="1F95D6FB" w14:textId="77777777" w:rsidR="00AE0EB1" w:rsidRDefault="00B31F2D">
          <w:pPr>
            <w:pStyle w:val="TOC2"/>
            <w:tabs>
              <w:tab w:val="left" w:pos="960"/>
              <w:tab w:val="right" w:leader="dot" w:pos="9395"/>
            </w:tabs>
            <w:rPr>
              <w:rFonts w:asciiTheme="minorHAnsi" w:eastAsiaTheme="minorEastAsia" w:hAnsiTheme="minorHAnsi" w:cstheme="minorBidi"/>
              <w:noProof/>
              <w:color w:val="auto"/>
              <w:sz w:val="24"/>
              <w:szCs w:val="24"/>
              <w:lang w:val="en-US"/>
            </w:rPr>
          </w:pPr>
          <w:hyperlink w:anchor="_Toc514450057" w:history="1">
            <w:r w:rsidR="00AE0EB1" w:rsidRPr="001313BF">
              <w:rPr>
                <w:rStyle w:val="Hyperlink"/>
                <w:rFonts w:ascii="Times New Roman" w:hAnsi="Times New Roman" w:cs="Times New Roman"/>
                <w:b/>
                <w:noProof/>
              </w:rPr>
              <w:t>1.3.</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hAnsi="Times New Roman" w:cs="Times New Roman"/>
                <w:b/>
                <w:noProof/>
              </w:rPr>
              <w:t xml:space="preserve">Kiểm </w:t>
            </w:r>
            <w:r w:rsidR="00AE0EB1" w:rsidRPr="001313BF">
              <w:rPr>
                <w:rStyle w:val="Hyperlink"/>
                <w:rFonts w:ascii="Times New Roman" w:eastAsia="Times New Roman" w:hAnsi="Times New Roman" w:cs="Times New Roman"/>
                <w:b/>
                <w:noProof/>
              </w:rPr>
              <w:t>thử</w:t>
            </w:r>
            <w:r w:rsidR="00AE0EB1">
              <w:rPr>
                <w:noProof/>
                <w:webHidden/>
              </w:rPr>
              <w:tab/>
            </w:r>
            <w:r w:rsidR="00AE0EB1">
              <w:rPr>
                <w:noProof/>
                <w:webHidden/>
              </w:rPr>
              <w:fldChar w:fldCharType="begin"/>
            </w:r>
            <w:r w:rsidR="00AE0EB1">
              <w:rPr>
                <w:noProof/>
                <w:webHidden/>
              </w:rPr>
              <w:instrText xml:space="preserve"> PAGEREF _Toc514450057 \h </w:instrText>
            </w:r>
            <w:r w:rsidR="00AE0EB1">
              <w:rPr>
                <w:noProof/>
                <w:webHidden/>
              </w:rPr>
            </w:r>
            <w:r w:rsidR="00AE0EB1">
              <w:rPr>
                <w:noProof/>
                <w:webHidden/>
              </w:rPr>
              <w:fldChar w:fldCharType="separate"/>
            </w:r>
            <w:r w:rsidR="00AE0EB1">
              <w:rPr>
                <w:noProof/>
                <w:webHidden/>
              </w:rPr>
              <w:t>29</w:t>
            </w:r>
            <w:r w:rsidR="00AE0EB1">
              <w:rPr>
                <w:noProof/>
                <w:webHidden/>
              </w:rPr>
              <w:fldChar w:fldCharType="end"/>
            </w:r>
          </w:hyperlink>
        </w:p>
        <w:p w14:paraId="52650E82" w14:textId="77777777" w:rsidR="00AE0EB1" w:rsidRDefault="00B31F2D">
          <w:pPr>
            <w:pStyle w:val="TOC3"/>
            <w:tabs>
              <w:tab w:val="left" w:pos="1200"/>
              <w:tab w:val="right" w:leader="dot" w:pos="9395"/>
            </w:tabs>
            <w:rPr>
              <w:rFonts w:asciiTheme="minorHAnsi" w:eastAsiaTheme="minorEastAsia" w:hAnsiTheme="minorHAnsi" w:cstheme="minorBidi"/>
              <w:noProof/>
              <w:color w:val="auto"/>
              <w:sz w:val="24"/>
              <w:szCs w:val="24"/>
              <w:lang w:val="en-US"/>
            </w:rPr>
          </w:pPr>
          <w:hyperlink w:anchor="_Toc514450058" w:history="1">
            <w:r w:rsidR="00AE0EB1" w:rsidRPr="001313BF">
              <w:rPr>
                <w:rStyle w:val="Hyperlink"/>
                <w:rFonts w:ascii="Times New Roman" w:eastAsia="Times New Roman" w:hAnsi="Times New Roman" w:cs="Times New Roman"/>
                <w:b/>
                <w:noProof/>
              </w:rPr>
              <w:t>1.3.1.</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Kiểm thử hộp đen</w:t>
            </w:r>
            <w:r w:rsidR="00AE0EB1">
              <w:rPr>
                <w:noProof/>
                <w:webHidden/>
              </w:rPr>
              <w:tab/>
            </w:r>
            <w:r w:rsidR="00AE0EB1">
              <w:rPr>
                <w:noProof/>
                <w:webHidden/>
              </w:rPr>
              <w:fldChar w:fldCharType="begin"/>
            </w:r>
            <w:r w:rsidR="00AE0EB1">
              <w:rPr>
                <w:noProof/>
                <w:webHidden/>
              </w:rPr>
              <w:instrText xml:space="preserve"> PAGEREF _Toc514450058 \h </w:instrText>
            </w:r>
            <w:r w:rsidR="00AE0EB1">
              <w:rPr>
                <w:noProof/>
                <w:webHidden/>
              </w:rPr>
            </w:r>
            <w:r w:rsidR="00AE0EB1">
              <w:rPr>
                <w:noProof/>
                <w:webHidden/>
              </w:rPr>
              <w:fldChar w:fldCharType="separate"/>
            </w:r>
            <w:r w:rsidR="00AE0EB1">
              <w:rPr>
                <w:noProof/>
                <w:webHidden/>
              </w:rPr>
              <w:t>30</w:t>
            </w:r>
            <w:r w:rsidR="00AE0EB1">
              <w:rPr>
                <w:noProof/>
                <w:webHidden/>
              </w:rPr>
              <w:fldChar w:fldCharType="end"/>
            </w:r>
          </w:hyperlink>
        </w:p>
        <w:p w14:paraId="09EA7B54" w14:textId="77777777" w:rsidR="00AE0EB1" w:rsidRDefault="00B31F2D">
          <w:pPr>
            <w:pStyle w:val="TOC3"/>
            <w:tabs>
              <w:tab w:val="left" w:pos="1200"/>
              <w:tab w:val="right" w:leader="dot" w:pos="9395"/>
            </w:tabs>
            <w:rPr>
              <w:rFonts w:asciiTheme="minorHAnsi" w:eastAsiaTheme="minorEastAsia" w:hAnsiTheme="minorHAnsi" w:cstheme="minorBidi"/>
              <w:noProof/>
              <w:color w:val="auto"/>
              <w:sz w:val="24"/>
              <w:szCs w:val="24"/>
              <w:lang w:val="en-US"/>
            </w:rPr>
          </w:pPr>
          <w:hyperlink w:anchor="_Toc514450059" w:history="1">
            <w:r w:rsidR="00AE0EB1" w:rsidRPr="001313BF">
              <w:rPr>
                <w:rStyle w:val="Hyperlink"/>
                <w:rFonts w:ascii="Times New Roman" w:eastAsia="Times New Roman" w:hAnsi="Times New Roman" w:cs="Times New Roman"/>
                <w:b/>
                <w:noProof/>
              </w:rPr>
              <w:t>1.3.2.</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Kiểm thử hộp trắng</w:t>
            </w:r>
            <w:r w:rsidR="00AE0EB1">
              <w:rPr>
                <w:noProof/>
                <w:webHidden/>
              </w:rPr>
              <w:tab/>
            </w:r>
            <w:r w:rsidR="00AE0EB1">
              <w:rPr>
                <w:noProof/>
                <w:webHidden/>
              </w:rPr>
              <w:fldChar w:fldCharType="begin"/>
            </w:r>
            <w:r w:rsidR="00AE0EB1">
              <w:rPr>
                <w:noProof/>
                <w:webHidden/>
              </w:rPr>
              <w:instrText xml:space="preserve"> PAGEREF _Toc514450059 \h </w:instrText>
            </w:r>
            <w:r w:rsidR="00AE0EB1">
              <w:rPr>
                <w:noProof/>
                <w:webHidden/>
              </w:rPr>
            </w:r>
            <w:r w:rsidR="00AE0EB1">
              <w:rPr>
                <w:noProof/>
                <w:webHidden/>
              </w:rPr>
              <w:fldChar w:fldCharType="separate"/>
            </w:r>
            <w:r w:rsidR="00AE0EB1">
              <w:rPr>
                <w:noProof/>
                <w:webHidden/>
              </w:rPr>
              <w:t>30</w:t>
            </w:r>
            <w:r w:rsidR="00AE0EB1">
              <w:rPr>
                <w:noProof/>
                <w:webHidden/>
              </w:rPr>
              <w:fldChar w:fldCharType="end"/>
            </w:r>
          </w:hyperlink>
        </w:p>
        <w:p w14:paraId="038A00CA" w14:textId="77777777" w:rsidR="00AE0EB1" w:rsidRDefault="00B31F2D">
          <w:pPr>
            <w:pStyle w:val="TOC3"/>
            <w:tabs>
              <w:tab w:val="left" w:pos="1200"/>
              <w:tab w:val="right" w:leader="dot" w:pos="9395"/>
            </w:tabs>
            <w:rPr>
              <w:rFonts w:asciiTheme="minorHAnsi" w:eastAsiaTheme="minorEastAsia" w:hAnsiTheme="minorHAnsi" w:cstheme="minorBidi"/>
              <w:noProof/>
              <w:color w:val="auto"/>
              <w:sz w:val="24"/>
              <w:szCs w:val="24"/>
              <w:lang w:val="en-US"/>
            </w:rPr>
          </w:pPr>
          <w:hyperlink w:anchor="_Toc514450060" w:history="1">
            <w:r w:rsidR="00AE0EB1" w:rsidRPr="001313BF">
              <w:rPr>
                <w:rStyle w:val="Hyperlink"/>
                <w:rFonts w:ascii="Times New Roman" w:eastAsia="Times New Roman" w:hAnsi="Times New Roman" w:cs="Times New Roman"/>
                <w:b/>
                <w:noProof/>
              </w:rPr>
              <w:t>1.3.3.</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Kiểm thử hộp xám</w:t>
            </w:r>
            <w:r w:rsidR="00AE0EB1">
              <w:rPr>
                <w:noProof/>
                <w:webHidden/>
              </w:rPr>
              <w:tab/>
            </w:r>
            <w:r w:rsidR="00AE0EB1">
              <w:rPr>
                <w:noProof/>
                <w:webHidden/>
              </w:rPr>
              <w:fldChar w:fldCharType="begin"/>
            </w:r>
            <w:r w:rsidR="00AE0EB1">
              <w:rPr>
                <w:noProof/>
                <w:webHidden/>
              </w:rPr>
              <w:instrText xml:space="preserve"> PAGEREF _Toc514450060 \h </w:instrText>
            </w:r>
            <w:r w:rsidR="00AE0EB1">
              <w:rPr>
                <w:noProof/>
                <w:webHidden/>
              </w:rPr>
            </w:r>
            <w:r w:rsidR="00AE0EB1">
              <w:rPr>
                <w:noProof/>
                <w:webHidden/>
              </w:rPr>
              <w:fldChar w:fldCharType="separate"/>
            </w:r>
            <w:r w:rsidR="00AE0EB1">
              <w:rPr>
                <w:noProof/>
                <w:webHidden/>
              </w:rPr>
              <w:t>30</w:t>
            </w:r>
            <w:r w:rsidR="00AE0EB1">
              <w:rPr>
                <w:noProof/>
                <w:webHidden/>
              </w:rPr>
              <w:fldChar w:fldCharType="end"/>
            </w:r>
          </w:hyperlink>
        </w:p>
        <w:p w14:paraId="604CEC7E" w14:textId="77777777" w:rsidR="00AE0EB1" w:rsidRDefault="00B31F2D">
          <w:pPr>
            <w:pStyle w:val="TOC3"/>
            <w:tabs>
              <w:tab w:val="left" w:pos="1200"/>
              <w:tab w:val="right" w:leader="dot" w:pos="9395"/>
            </w:tabs>
            <w:rPr>
              <w:rFonts w:asciiTheme="minorHAnsi" w:eastAsiaTheme="minorEastAsia" w:hAnsiTheme="minorHAnsi" w:cstheme="minorBidi"/>
              <w:noProof/>
              <w:color w:val="auto"/>
              <w:sz w:val="24"/>
              <w:szCs w:val="24"/>
              <w:lang w:val="en-US"/>
            </w:rPr>
          </w:pPr>
          <w:hyperlink w:anchor="_Toc514450061" w:history="1">
            <w:r w:rsidR="00AE0EB1" w:rsidRPr="001313BF">
              <w:rPr>
                <w:rStyle w:val="Hyperlink"/>
                <w:rFonts w:ascii="Times New Roman" w:eastAsia="Times New Roman" w:hAnsi="Times New Roman" w:cs="Times New Roman"/>
                <w:b/>
                <w:noProof/>
              </w:rPr>
              <w:t>1.3.4.</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Các cấp độ kiểm thử</w:t>
            </w:r>
            <w:r w:rsidR="00AE0EB1">
              <w:rPr>
                <w:noProof/>
                <w:webHidden/>
              </w:rPr>
              <w:tab/>
            </w:r>
            <w:r w:rsidR="00AE0EB1">
              <w:rPr>
                <w:noProof/>
                <w:webHidden/>
              </w:rPr>
              <w:fldChar w:fldCharType="begin"/>
            </w:r>
            <w:r w:rsidR="00AE0EB1">
              <w:rPr>
                <w:noProof/>
                <w:webHidden/>
              </w:rPr>
              <w:instrText xml:space="preserve"> PAGEREF _Toc514450061 \h </w:instrText>
            </w:r>
            <w:r w:rsidR="00AE0EB1">
              <w:rPr>
                <w:noProof/>
                <w:webHidden/>
              </w:rPr>
            </w:r>
            <w:r w:rsidR="00AE0EB1">
              <w:rPr>
                <w:noProof/>
                <w:webHidden/>
              </w:rPr>
              <w:fldChar w:fldCharType="separate"/>
            </w:r>
            <w:r w:rsidR="00AE0EB1">
              <w:rPr>
                <w:noProof/>
                <w:webHidden/>
              </w:rPr>
              <w:t>31</w:t>
            </w:r>
            <w:r w:rsidR="00AE0EB1">
              <w:rPr>
                <w:noProof/>
                <w:webHidden/>
              </w:rPr>
              <w:fldChar w:fldCharType="end"/>
            </w:r>
          </w:hyperlink>
        </w:p>
        <w:p w14:paraId="021996F0" w14:textId="77777777" w:rsidR="00AE0EB1" w:rsidRDefault="00B31F2D">
          <w:pPr>
            <w:pStyle w:val="TOC1"/>
            <w:rPr>
              <w:rFonts w:asciiTheme="minorHAnsi" w:eastAsiaTheme="minorEastAsia" w:hAnsiTheme="minorHAnsi" w:cstheme="minorBidi"/>
              <w:noProof/>
              <w:color w:val="auto"/>
              <w:sz w:val="24"/>
              <w:szCs w:val="24"/>
              <w:lang w:val="en-US"/>
            </w:rPr>
          </w:pPr>
          <w:hyperlink w:anchor="_Toc514450062" w:history="1">
            <w:r w:rsidR="00AE0EB1" w:rsidRPr="001313BF">
              <w:rPr>
                <w:rStyle w:val="Hyperlink"/>
                <w:rFonts w:ascii="Times New Roman" w:eastAsia="Times New Roman" w:hAnsi="Times New Roman" w:cs="Times New Roman"/>
                <w:b/>
                <w:noProof/>
              </w:rPr>
              <w:t>CHƯƠNG 2.</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KHÓ KHĂN VÀ CÁC VẤN ĐỀ CẦN GIẢI QUYẾT</w:t>
            </w:r>
            <w:r w:rsidR="00AE0EB1">
              <w:rPr>
                <w:noProof/>
                <w:webHidden/>
              </w:rPr>
              <w:tab/>
            </w:r>
            <w:r w:rsidR="00AE0EB1">
              <w:rPr>
                <w:noProof/>
                <w:webHidden/>
              </w:rPr>
              <w:fldChar w:fldCharType="begin"/>
            </w:r>
            <w:r w:rsidR="00AE0EB1">
              <w:rPr>
                <w:noProof/>
                <w:webHidden/>
              </w:rPr>
              <w:instrText xml:space="preserve"> PAGEREF _Toc514450062 \h </w:instrText>
            </w:r>
            <w:r w:rsidR="00AE0EB1">
              <w:rPr>
                <w:noProof/>
                <w:webHidden/>
              </w:rPr>
            </w:r>
            <w:r w:rsidR="00AE0EB1">
              <w:rPr>
                <w:noProof/>
                <w:webHidden/>
              </w:rPr>
              <w:fldChar w:fldCharType="separate"/>
            </w:r>
            <w:r w:rsidR="00AE0EB1">
              <w:rPr>
                <w:noProof/>
                <w:webHidden/>
              </w:rPr>
              <w:t>34</w:t>
            </w:r>
            <w:r w:rsidR="00AE0EB1">
              <w:rPr>
                <w:noProof/>
                <w:webHidden/>
              </w:rPr>
              <w:fldChar w:fldCharType="end"/>
            </w:r>
          </w:hyperlink>
        </w:p>
        <w:p w14:paraId="2AC01DA7" w14:textId="77777777" w:rsidR="00AE0EB1" w:rsidRDefault="00B31F2D">
          <w:pPr>
            <w:pStyle w:val="TOC2"/>
            <w:tabs>
              <w:tab w:val="left" w:pos="960"/>
              <w:tab w:val="right" w:leader="dot" w:pos="9395"/>
            </w:tabs>
            <w:rPr>
              <w:rFonts w:asciiTheme="minorHAnsi" w:eastAsiaTheme="minorEastAsia" w:hAnsiTheme="minorHAnsi" w:cstheme="minorBidi"/>
              <w:noProof/>
              <w:color w:val="auto"/>
              <w:sz w:val="24"/>
              <w:szCs w:val="24"/>
              <w:lang w:val="en-US"/>
            </w:rPr>
          </w:pPr>
          <w:hyperlink w:anchor="_Toc514450063" w:history="1">
            <w:r w:rsidR="00AE0EB1" w:rsidRPr="001313BF">
              <w:rPr>
                <w:rStyle w:val="Hyperlink"/>
                <w:rFonts w:ascii="Times New Roman" w:eastAsia="Times New Roman" w:hAnsi="Times New Roman" w:cs="Times New Roman"/>
                <w:b/>
                <w:noProof/>
              </w:rPr>
              <w:t>2.1.</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hAnsi="Times New Roman" w:cs="Times New Roman"/>
                <w:b/>
                <w:noProof/>
              </w:rPr>
              <w:t>Môi trường kiểm thử</w:t>
            </w:r>
            <w:r w:rsidR="00AE0EB1">
              <w:rPr>
                <w:noProof/>
                <w:webHidden/>
              </w:rPr>
              <w:tab/>
            </w:r>
            <w:r w:rsidR="00AE0EB1">
              <w:rPr>
                <w:noProof/>
                <w:webHidden/>
              </w:rPr>
              <w:fldChar w:fldCharType="begin"/>
            </w:r>
            <w:r w:rsidR="00AE0EB1">
              <w:rPr>
                <w:noProof/>
                <w:webHidden/>
              </w:rPr>
              <w:instrText xml:space="preserve"> PAGEREF _Toc514450063 \h </w:instrText>
            </w:r>
            <w:r w:rsidR="00AE0EB1">
              <w:rPr>
                <w:noProof/>
                <w:webHidden/>
              </w:rPr>
            </w:r>
            <w:r w:rsidR="00AE0EB1">
              <w:rPr>
                <w:noProof/>
                <w:webHidden/>
              </w:rPr>
              <w:fldChar w:fldCharType="separate"/>
            </w:r>
            <w:r w:rsidR="00AE0EB1">
              <w:rPr>
                <w:noProof/>
                <w:webHidden/>
              </w:rPr>
              <w:t>34</w:t>
            </w:r>
            <w:r w:rsidR="00AE0EB1">
              <w:rPr>
                <w:noProof/>
                <w:webHidden/>
              </w:rPr>
              <w:fldChar w:fldCharType="end"/>
            </w:r>
          </w:hyperlink>
        </w:p>
        <w:p w14:paraId="273E4672" w14:textId="77777777" w:rsidR="00AE0EB1" w:rsidRDefault="00B31F2D">
          <w:pPr>
            <w:pStyle w:val="TOC2"/>
            <w:tabs>
              <w:tab w:val="left" w:pos="960"/>
              <w:tab w:val="right" w:leader="dot" w:pos="9395"/>
            </w:tabs>
            <w:rPr>
              <w:rFonts w:asciiTheme="minorHAnsi" w:eastAsiaTheme="minorEastAsia" w:hAnsiTheme="minorHAnsi" w:cstheme="minorBidi"/>
              <w:noProof/>
              <w:color w:val="auto"/>
              <w:sz w:val="24"/>
              <w:szCs w:val="24"/>
              <w:lang w:val="en-US"/>
            </w:rPr>
          </w:pPr>
          <w:hyperlink w:anchor="_Toc514450064" w:history="1">
            <w:r w:rsidR="00AE0EB1" w:rsidRPr="001313BF">
              <w:rPr>
                <w:rStyle w:val="Hyperlink"/>
                <w:rFonts w:ascii="Times New Roman" w:hAnsi="Times New Roman" w:cs="Times New Roman"/>
                <w:b/>
                <w:noProof/>
              </w:rPr>
              <w:t>2.2.</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hAnsi="Times New Roman" w:cs="Times New Roman"/>
                <w:b/>
                <w:noProof/>
              </w:rPr>
              <w:t>Công cụ hỗ trợ kiểm thử</w:t>
            </w:r>
            <w:r w:rsidR="00AE0EB1">
              <w:rPr>
                <w:noProof/>
                <w:webHidden/>
              </w:rPr>
              <w:tab/>
            </w:r>
            <w:r w:rsidR="00AE0EB1">
              <w:rPr>
                <w:noProof/>
                <w:webHidden/>
              </w:rPr>
              <w:fldChar w:fldCharType="begin"/>
            </w:r>
            <w:r w:rsidR="00AE0EB1">
              <w:rPr>
                <w:noProof/>
                <w:webHidden/>
              </w:rPr>
              <w:instrText xml:space="preserve"> PAGEREF _Toc514450064 \h </w:instrText>
            </w:r>
            <w:r w:rsidR="00AE0EB1">
              <w:rPr>
                <w:noProof/>
                <w:webHidden/>
              </w:rPr>
            </w:r>
            <w:r w:rsidR="00AE0EB1">
              <w:rPr>
                <w:noProof/>
                <w:webHidden/>
              </w:rPr>
              <w:fldChar w:fldCharType="separate"/>
            </w:r>
            <w:r w:rsidR="00AE0EB1">
              <w:rPr>
                <w:noProof/>
                <w:webHidden/>
              </w:rPr>
              <w:t>35</w:t>
            </w:r>
            <w:r w:rsidR="00AE0EB1">
              <w:rPr>
                <w:noProof/>
                <w:webHidden/>
              </w:rPr>
              <w:fldChar w:fldCharType="end"/>
            </w:r>
          </w:hyperlink>
        </w:p>
        <w:p w14:paraId="1B21456E" w14:textId="77777777" w:rsidR="00AE0EB1" w:rsidRDefault="00B31F2D">
          <w:pPr>
            <w:pStyle w:val="TOC1"/>
            <w:rPr>
              <w:rFonts w:asciiTheme="minorHAnsi" w:eastAsiaTheme="minorEastAsia" w:hAnsiTheme="minorHAnsi" w:cstheme="minorBidi"/>
              <w:noProof/>
              <w:color w:val="auto"/>
              <w:sz w:val="24"/>
              <w:szCs w:val="24"/>
              <w:lang w:val="en-US"/>
            </w:rPr>
          </w:pPr>
          <w:hyperlink w:anchor="_Toc514450065" w:history="1">
            <w:r w:rsidR="00AE0EB1" w:rsidRPr="001313BF">
              <w:rPr>
                <w:rStyle w:val="Hyperlink"/>
                <w:rFonts w:ascii="Times New Roman" w:eastAsia="Times New Roman" w:hAnsi="Times New Roman" w:cs="Times New Roman"/>
                <w:b/>
                <w:noProof/>
              </w:rPr>
              <w:t>CHƯƠNG 3.</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QUY TRÌNH KIỂM THỬ CHO ỨNG DỤNG ESB</w:t>
            </w:r>
            <w:r w:rsidR="00AE0EB1">
              <w:rPr>
                <w:noProof/>
                <w:webHidden/>
              </w:rPr>
              <w:tab/>
            </w:r>
            <w:r w:rsidR="00AE0EB1">
              <w:rPr>
                <w:noProof/>
                <w:webHidden/>
              </w:rPr>
              <w:fldChar w:fldCharType="begin"/>
            </w:r>
            <w:r w:rsidR="00AE0EB1">
              <w:rPr>
                <w:noProof/>
                <w:webHidden/>
              </w:rPr>
              <w:instrText xml:space="preserve"> PAGEREF _Toc514450065 \h </w:instrText>
            </w:r>
            <w:r w:rsidR="00AE0EB1">
              <w:rPr>
                <w:noProof/>
                <w:webHidden/>
              </w:rPr>
            </w:r>
            <w:r w:rsidR="00AE0EB1">
              <w:rPr>
                <w:noProof/>
                <w:webHidden/>
              </w:rPr>
              <w:fldChar w:fldCharType="separate"/>
            </w:r>
            <w:r w:rsidR="00AE0EB1">
              <w:rPr>
                <w:noProof/>
                <w:webHidden/>
              </w:rPr>
              <w:t>40</w:t>
            </w:r>
            <w:r w:rsidR="00AE0EB1">
              <w:rPr>
                <w:noProof/>
                <w:webHidden/>
              </w:rPr>
              <w:fldChar w:fldCharType="end"/>
            </w:r>
          </w:hyperlink>
        </w:p>
        <w:p w14:paraId="66714169" w14:textId="77777777" w:rsidR="00AE0EB1" w:rsidRDefault="00B31F2D">
          <w:pPr>
            <w:pStyle w:val="TOC2"/>
            <w:tabs>
              <w:tab w:val="left" w:pos="960"/>
              <w:tab w:val="right" w:leader="dot" w:pos="9395"/>
            </w:tabs>
            <w:rPr>
              <w:rFonts w:asciiTheme="minorHAnsi" w:eastAsiaTheme="minorEastAsia" w:hAnsiTheme="minorHAnsi" w:cstheme="minorBidi"/>
              <w:noProof/>
              <w:color w:val="auto"/>
              <w:sz w:val="24"/>
              <w:szCs w:val="24"/>
              <w:lang w:val="en-US"/>
            </w:rPr>
          </w:pPr>
          <w:hyperlink w:anchor="_Toc514450066" w:history="1">
            <w:r w:rsidR="00AE0EB1" w:rsidRPr="001313BF">
              <w:rPr>
                <w:rStyle w:val="Hyperlink"/>
                <w:rFonts w:ascii="Times New Roman" w:eastAsia="Times New Roman" w:hAnsi="Times New Roman" w:cs="Times New Roman"/>
                <w:b/>
                <w:noProof/>
              </w:rPr>
              <w:t>3.1.</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Hướng tiếp cận</w:t>
            </w:r>
            <w:r w:rsidR="00AE0EB1">
              <w:rPr>
                <w:noProof/>
                <w:webHidden/>
              </w:rPr>
              <w:tab/>
            </w:r>
            <w:r w:rsidR="00AE0EB1">
              <w:rPr>
                <w:noProof/>
                <w:webHidden/>
              </w:rPr>
              <w:fldChar w:fldCharType="begin"/>
            </w:r>
            <w:r w:rsidR="00AE0EB1">
              <w:rPr>
                <w:noProof/>
                <w:webHidden/>
              </w:rPr>
              <w:instrText xml:space="preserve"> PAGEREF _Toc514450066 \h </w:instrText>
            </w:r>
            <w:r w:rsidR="00AE0EB1">
              <w:rPr>
                <w:noProof/>
                <w:webHidden/>
              </w:rPr>
            </w:r>
            <w:r w:rsidR="00AE0EB1">
              <w:rPr>
                <w:noProof/>
                <w:webHidden/>
              </w:rPr>
              <w:fldChar w:fldCharType="separate"/>
            </w:r>
            <w:r w:rsidR="00AE0EB1">
              <w:rPr>
                <w:noProof/>
                <w:webHidden/>
              </w:rPr>
              <w:t>40</w:t>
            </w:r>
            <w:r w:rsidR="00AE0EB1">
              <w:rPr>
                <w:noProof/>
                <w:webHidden/>
              </w:rPr>
              <w:fldChar w:fldCharType="end"/>
            </w:r>
          </w:hyperlink>
        </w:p>
        <w:p w14:paraId="21E738AE" w14:textId="77777777" w:rsidR="00AE0EB1" w:rsidRDefault="00B31F2D">
          <w:pPr>
            <w:pStyle w:val="TOC3"/>
            <w:tabs>
              <w:tab w:val="left" w:pos="1200"/>
              <w:tab w:val="right" w:leader="dot" w:pos="9395"/>
            </w:tabs>
            <w:rPr>
              <w:rFonts w:asciiTheme="minorHAnsi" w:eastAsiaTheme="minorEastAsia" w:hAnsiTheme="minorHAnsi" w:cstheme="minorBidi"/>
              <w:noProof/>
              <w:color w:val="auto"/>
              <w:sz w:val="24"/>
              <w:szCs w:val="24"/>
              <w:lang w:val="en-US"/>
            </w:rPr>
          </w:pPr>
          <w:hyperlink w:anchor="_Toc514450067" w:history="1">
            <w:r w:rsidR="00AE0EB1" w:rsidRPr="001313BF">
              <w:rPr>
                <w:rStyle w:val="Hyperlink"/>
                <w:rFonts w:ascii="Times New Roman" w:eastAsia="Times New Roman" w:hAnsi="Times New Roman" w:cs="Times New Roman"/>
                <w:b/>
                <w:noProof/>
              </w:rPr>
              <w:t>3.1.1.</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Kiểm thử đơn vị</w:t>
            </w:r>
            <w:r w:rsidR="00AE0EB1">
              <w:rPr>
                <w:noProof/>
                <w:webHidden/>
              </w:rPr>
              <w:tab/>
            </w:r>
            <w:r w:rsidR="00AE0EB1">
              <w:rPr>
                <w:noProof/>
                <w:webHidden/>
              </w:rPr>
              <w:fldChar w:fldCharType="begin"/>
            </w:r>
            <w:r w:rsidR="00AE0EB1">
              <w:rPr>
                <w:noProof/>
                <w:webHidden/>
              </w:rPr>
              <w:instrText xml:space="preserve"> PAGEREF _Toc514450067 \h </w:instrText>
            </w:r>
            <w:r w:rsidR="00AE0EB1">
              <w:rPr>
                <w:noProof/>
                <w:webHidden/>
              </w:rPr>
            </w:r>
            <w:r w:rsidR="00AE0EB1">
              <w:rPr>
                <w:noProof/>
                <w:webHidden/>
              </w:rPr>
              <w:fldChar w:fldCharType="separate"/>
            </w:r>
            <w:r w:rsidR="00AE0EB1">
              <w:rPr>
                <w:noProof/>
                <w:webHidden/>
              </w:rPr>
              <w:t>40</w:t>
            </w:r>
            <w:r w:rsidR="00AE0EB1">
              <w:rPr>
                <w:noProof/>
                <w:webHidden/>
              </w:rPr>
              <w:fldChar w:fldCharType="end"/>
            </w:r>
          </w:hyperlink>
        </w:p>
        <w:p w14:paraId="3E763564" w14:textId="77777777" w:rsidR="00AE0EB1" w:rsidRDefault="00B31F2D">
          <w:pPr>
            <w:pStyle w:val="TOC3"/>
            <w:tabs>
              <w:tab w:val="left" w:pos="1200"/>
              <w:tab w:val="right" w:leader="dot" w:pos="9395"/>
            </w:tabs>
            <w:rPr>
              <w:rFonts w:asciiTheme="minorHAnsi" w:eastAsiaTheme="minorEastAsia" w:hAnsiTheme="minorHAnsi" w:cstheme="minorBidi"/>
              <w:noProof/>
              <w:color w:val="auto"/>
              <w:sz w:val="24"/>
              <w:szCs w:val="24"/>
              <w:lang w:val="en-US"/>
            </w:rPr>
          </w:pPr>
          <w:hyperlink w:anchor="_Toc514450068" w:history="1">
            <w:r w:rsidR="00AE0EB1" w:rsidRPr="001313BF">
              <w:rPr>
                <w:rStyle w:val="Hyperlink"/>
                <w:rFonts w:ascii="Times New Roman" w:eastAsia="Times New Roman" w:hAnsi="Times New Roman" w:cs="Times New Roman"/>
                <w:b/>
                <w:noProof/>
              </w:rPr>
              <w:t>3.1.2.</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Kiểm thử tích hợp</w:t>
            </w:r>
            <w:r w:rsidR="00AE0EB1">
              <w:rPr>
                <w:noProof/>
                <w:webHidden/>
              </w:rPr>
              <w:tab/>
            </w:r>
            <w:r w:rsidR="00AE0EB1">
              <w:rPr>
                <w:noProof/>
                <w:webHidden/>
              </w:rPr>
              <w:fldChar w:fldCharType="begin"/>
            </w:r>
            <w:r w:rsidR="00AE0EB1">
              <w:rPr>
                <w:noProof/>
                <w:webHidden/>
              </w:rPr>
              <w:instrText xml:space="preserve"> PAGEREF _Toc514450068 \h </w:instrText>
            </w:r>
            <w:r w:rsidR="00AE0EB1">
              <w:rPr>
                <w:noProof/>
                <w:webHidden/>
              </w:rPr>
            </w:r>
            <w:r w:rsidR="00AE0EB1">
              <w:rPr>
                <w:noProof/>
                <w:webHidden/>
              </w:rPr>
              <w:fldChar w:fldCharType="separate"/>
            </w:r>
            <w:r w:rsidR="00AE0EB1">
              <w:rPr>
                <w:noProof/>
                <w:webHidden/>
              </w:rPr>
              <w:t>41</w:t>
            </w:r>
            <w:r w:rsidR="00AE0EB1">
              <w:rPr>
                <w:noProof/>
                <w:webHidden/>
              </w:rPr>
              <w:fldChar w:fldCharType="end"/>
            </w:r>
          </w:hyperlink>
        </w:p>
        <w:p w14:paraId="57EB106C" w14:textId="77777777" w:rsidR="00AE0EB1" w:rsidRDefault="00B31F2D">
          <w:pPr>
            <w:pStyle w:val="TOC3"/>
            <w:tabs>
              <w:tab w:val="left" w:pos="1200"/>
              <w:tab w:val="right" w:leader="dot" w:pos="9395"/>
            </w:tabs>
            <w:rPr>
              <w:rFonts w:asciiTheme="minorHAnsi" w:eastAsiaTheme="minorEastAsia" w:hAnsiTheme="minorHAnsi" w:cstheme="minorBidi"/>
              <w:noProof/>
              <w:color w:val="auto"/>
              <w:sz w:val="24"/>
              <w:szCs w:val="24"/>
              <w:lang w:val="en-US"/>
            </w:rPr>
          </w:pPr>
          <w:hyperlink w:anchor="_Toc514450069" w:history="1">
            <w:r w:rsidR="00AE0EB1" w:rsidRPr="001313BF">
              <w:rPr>
                <w:rStyle w:val="Hyperlink"/>
                <w:rFonts w:ascii="Times New Roman" w:eastAsia="Times New Roman" w:hAnsi="Times New Roman" w:cs="Times New Roman"/>
                <w:b/>
                <w:noProof/>
              </w:rPr>
              <w:t>3.1.3.</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Kiểm thử hồi quy</w:t>
            </w:r>
            <w:r w:rsidR="00AE0EB1">
              <w:rPr>
                <w:noProof/>
                <w:webHidden/>
              </w:rPr>
              <w:tab/>
            </w:r>
            <w:r w:rsidR="00AE0EB1">
              <w:rPr>
                <w:noProof/>
                <w:webHidden/>
              </w:rPr>
              <w:fldChar w:fldCharType="begin"/>
            </w:r>
            <w:r w:rsidR="00AE0EB1">
              <w:rPr>
                <w:noProof/>
                <w:webHidden/>
              </w:rPr>
              <w:instrText xml:space="preserve"> PAGEREF _Toc514450069 \h </w:instrText>
            </w:r>
            <w:r w:rsidR="00AE0EB1">
              <w:rPr>
                <w:noProof/>
                <w:webHidden/>
              </w:rPr>
            </w:r>
            <w:r w:rsidR="00AE0EB1">
              <w:rPr>
                <w:noProof/>
                <w:webHidden/>
              </w:rPr>
              <w:fldChar w:fldCharType="separate"/>
            </w:r>
            <w:r w:rsidR="00AE0EB1">
              <w:rPr>
                <w:noProof/>
                <w:webHidden/>
              </w:rPr>
              <w:t>41</w:t>
            </w:r>
            <w:r w:rsidR="00AE0EB1">
              <w:rPr>
                <w:noProof/>
                <w:webHidden/>
              </w:rPr>
              <w:fldChar w:fldCharType="end"/>
            </w:r>
          </w:hyperlink>
        </w:p>
        <w:p w14:paraId="6FE1E9EE" w14:textId="77777777" w:rsidR="00AE0EB1" w:rsidRDefault="00B31F2D">
          <w:pPr>
            <w:pStyle w:val="TOC2"/>
            <w:tabs>
              <w:tab w:val="left" w:pos="960"/>
              <w:tab w:val="right" w:leader="dot" w:pos="9395"/>
            </w:tabs>
            <w:rPr>
              <w:rFonts w:asciiTheme="minorHAnsi" w:eastAsiaTheme="minorEastAsia" w:hAnsiTheme="minorHAnsi" w:cstheme="minorBidi"/>
              <w:noProof/>
              <w:color w:val="auto"/>
              <w:sz w:val="24"/>
              <w:szCs w:val="24"/>
              <w:lang w:val="en-US"/>
            </w:rPr>
          </w:pPr>
          <w:hyperlink w:anchor="_Toc514450070" w:history="1">
            <w:r w:rsidR="00AE0EB1" w:rsidRPr="001313BF">
              <w:rPr>
                <w:rStyle w:val="Hyperlink"/>
                <w:rFonts w:ascii="Times New Roman" w:eastAsia="Times New Roman" w:hAnsi="Times New Roman" w:cs="Times New Roman"/>
                <w:b/>
                <w:noProof/>
              </w:rPr>
              <w:t>3.2.</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Quy trình kiểm thử ứng dụng ESB</w:t>
            </w:r>
            <w:r w:rsidR="00AE0EB1">
              <w:rPr>
                <w:noProof/>
                <w:webHidden/>
              </w:rPr>
              <w:tab/>
            </w:r>
            <w:r w:rsidR="00AE0EB1">
              <w:rPr>
                <w:noProof/>
                <w:webHidden/>
              </w:rPr>
              <w:fldChar w:fldCharType="begin"/>
            </w:r>
            <w:r w:rsidR="00AE0EB1">
              <w:rPr>
                <w:noProof/>
                <w:webHidden/>
              </w:rPr>
              <w:instrText xml:space="preserve"> PAGEREF _Toc514450070 \h </w:instrText>
            </w:r>
            <w:r w:rsidR="00AE0EB1">
              <w:rPr>
                <w:noProof/>
                <w:webHidden/>
              </w:rPr>
            </w:r>
            <w:r w:rsidR="00AE0EB1">
              <w:rPr>
                <w:noProof/>
                <w:webHidden/>
              </w:rPr>
              <w:fldChar w:fldCharType="separate"/>
            </w:r>
            <w:r w:rsidR="00AE0EB1">
              <w:rPr>
                <w:noProof/>
                <w:webHidden/>
              </w:rPr>
              <w:t>41</w:t>
            </w:r>
            <w:r w:rsidR="00AE0EB1">
              <w:rPr>
                <w:noProof/>
                <w:webHidden/>
              </w:rPr>
              <w:fldChar w:fldCharType="end"/>
            </w:r>
          </w:hyperlink>
        </w:p>
        <w:p w14:paraId="48D8427A" w14:textId="77777777" w:rsidR="00AE0EB1" w:rsidRDefault="00B31F2D">
          <w:pPr>
            <w:pStyle w:val="TOC2"/>
            <w:tabs>
              <w:tab w:val="left" w:pos="960"/>
              <w:tab w:val="right" w:leader="dot" w:pos="9395"/>
            </w:tabs>
            <w:rPr>
              <w:rFonts w:asciiTheme="minorHAnsi" w:eastAsiaTheme="minorEastAsia" w:hAnsiTheme="minorHAnsi" w:cstheme="minorBidi"/>
              <w:noProof/>
              <w:color w:val="auto"/>
              <w:sz w:val="24"/>
              <w:szCs w:val="24"/>
              <w:lang w:val="en-US"/>
            </w:rPr>
          </w:pPr>
          <w:hyperlink w:anchor="_Toc514450071" w:history="1">
            <w:r w:rsidR="00AE0EB1" w:rsidRPr="001313BF">
              <w:rPr>
                <w:rStyle w:val="Hyperlink"/>
                <w:rFonts w:ascii="Times New Roman" w:eastAsia="Times New Roman" w:hAnsi="Times New Roman" w:cs="Times New Roman"/>
                <w:b/>
                <w:noProof/>
              </w:rPr>
              <w:t>3.3.</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Xây dựng ứng dụng AsenAPIDriver</w:t>
            </w:r>
            <w:r w:rsidR="00AE0EB1">
              <w:rPr>
                <w:noProof/>
                <w:webHidden/>
              </w:rPr>
              <w:tab/>
            </w:r>
            <w:r w:rsidR="00AE0EB1">
              <w:rPr>
                <w:noProof/>
                <w:webHidden/>
              </w:rPr>
              <w:fldChar w:fldCharType="begin"/>
            </w:r>
            <w:r w:rsidR="00AE0EB1">
              <w:rPr>
                <w:noProof/>
                <w:webHidden/>
              </w:rPr>
              <w:instrText xml:space="preserve"> PAGEREF _Toc514450071 \h </w:instrText>
            </w:r>
            <w:r w:rsidR="00AE0EB1">
              <w:rPr>
                <w:noProof/>
                <w:webHidden/>
              </w:rPr>
            </w:r>
            <w:r w:rsidR="00AE0EB1">
              <w:rPr>
                <w:noProof/>
                <w:webHidden/>
              </w:rPr>
              <w:fldChar w:fldCharType="separate"/>
            </w:r>
            <w:r w:rsidR="00AE0EB1">
              <w:rPr>
                <w:noProof/>
                <w:webHidden/>
              </w:rPr>
              <w:t>43</w:t>
            </w:r>
            <w:r w:rsidR="00AE0EB1">
              <w:rPr>
                <w:noProof/>
                <w:webHidden/>
              </w:rPr>
              <w:fldChar w:fldCharType="end"/>
            </w:r>
          </w:hyperlink>
        </w:p>
        <w:p w14:paraId="2B7B1544" w14:textId="77777777" w:rsidR="00AE0EB1" w:rsidRDefault="00B31F2D">
          <w:pPr>
            <w:pStyle w:val="TOC1"/>
            <w:rPr>
              <w:rFonts w:asciiTheme="minorHAnsi" w:eastAsiaTheme="minorEastAsia" w:hAnsiTheme="minorHAnsi" w:cstheme="minorBidi"/>
              <w:noProof/>
              <w:color w:val="auto"/>
              <w:sz w:val="24"/>
              <w:szCs w:val="24"/>
              <w:lang w:val="en-US"/>
            </w:rPr>
          </w:pPr>
          <w:hyperlink w:anchor="_Toc514450072" w:history="1">
            <w:r w:rsidR="00AE0EB1" w:rsidRPr="001313BF">
              <w:rPr>
                <w:rStyle w:val="Hyperlink"/>
                <w:rFonts w:ascii="Times New Roman" w:eastAsia="Times New Roman" w:hAnsi="Times New Roman" w:cs="Times New Roman"/>
                <w:b/>
                <w:noProof/>
              </w:rPr>
              <w:t>CHƯƠNG 4.</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THỰC NGHIỆM</w:t>
            </w:r>
            <w:r w:rsidR="00AE0EB1">
              <w:rPr>
                <w:noProof/>
                <w:webHidden/>
              </w:rPr>
              <w:tab/>
            </w:r>
            <w:r w:rsidR="00AE0EB1">
              <w:rPr>
                <w:noProof/>
                <w:webHidden/>
              </w:rPr>
              <w:fldChar w:fldCharType="begin"/>
            </w:r>
            <w:r w:rsidR="00AE0EB1">
              <w:rPr>
                <w:noProof/>
                <w:webHidden/>
              </w:rPr>
              <w:instrText xml:space="preserve"> PAGEREF _Toc514450072 \h </w:instrText>
            </w:r>
            <w:r w:rsidR="00AE0EB1">
              <w:rPr>
                <w:noProof/>
                <w:webHidden/>
              </w:rPr>
            </w:r>
            <w:r w:rsidR="00AE0EB1">
              <w:rPr>
                <w:noProof/>
                <w:webHidden/>
              </w:rPr>
              <w:fldChar w:fldCharType="separate"/>
            </w:r>
            <w:r w:rsidR="00AE0EB1">
              <w:rPr>
                <w:noProof/>
                <w:webHidden/>
              </w:rPr>
              <w:t>47</w:t>
            </w:r>
            <w:r w:rsidR="00AE0EB1">
              <w:rPr>
                <w:noProof/>
                <w:webHidden/>
              </w:rPr>
              <w:fldChar w:fldCharType="end"/>
            </w:r>
          </w:hyperlink>
        </w:p>
        <w:p w14:paraId="2BEBAE77" w14:textId="77777777" w:rsidR="00AE0EB1" w:rsidRDefault="00B31F2D">
          <w:pPr>
            <w:pStyle w:val="TOC2"/>
            <w:tabs>
              <w:tab w:val="left" w:pos="960"/>
              <w:tab w:val="right" w:leader="dot" w:pos="9395"/>
            </w:tabs>
            <w:rPr>
              <w:rFonts w:asciiTheme="minorHAnsi" w:eastAsiaTheme="minorEastAsia" w:hAnsiTheme="minorHAnsi" w:cstheme="minorBidi"/>
              <w:noProof/>
              <w:color w:val="auto"/>
              <w:sz w:val="24"/>
              <w:szCs w:val="24"/>
              <w:lang w:val="en-US"/>
            </w:rPr>
          </w:pPr>
          <w:hyperlink w:anchor="_Toc514450073" w:history="1">
            <w:r w:rsidR="00AE0EB1" w:rsidRPr="001313BF">
              <w:rPr>
                <w:rStyle w:val="Hyperlink"/>
                <w:rFonts w:ascii="Times New Roman" w:eastAsia="Times New Roman" w:hAnsi="Times New Roman" w:cs="Times New Roman"/>
                <w:b/>
                <w:noProof/>
              </w:rPr>
              <w:t>4.1.</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Ứng dụng MuleESB mẫu</w:t>
            </w:r>
            <w:r w:rsidR="00AE0EB1">
              <w:rPr>
                <w:noProof/>
                <w:webHidden/>
              </w:rPr>
              <w:tab/>
            </w:r>
            <w:r w:rsidR="00AE0EB1">
              <w:rPr>
                <w:noProof/>
                <w:webHidden/>
              </w:rPr>
              <w:fldChar w:fldCharType="begin"/>
            </w:r>
            <w:r w:rsidR="00AE0EB1">
              <w:rPr>
                <w:noProof/>
                <w:webHidden/>
              </w:rPr>
              <w:instrText xml:space="preserve"> PAGEREF _Toc514450073 \h </w:instrText>
            </w:r>
            <w:r w:rsidR="00AE0EB1">
              <w:rPr>
                <w:noProof/>
                <w:webHidden/>
              </w:rPr>
            </w:r>
            <w:r w:rsidR="00AE0EB1">
              <w:rPr>
                <w:noProof/>
                <w:webHidden/>
              </w:rPr>
              <w:fldChar w:fldCharType="separate"/>
            </w:r>
            <w:r w:rsidR="00AE0EB1">
              <w:rPr>
                <w:noProof/>
                <w:webHidden/>
              </w:rPr>
              <w:t>47</w:t>
            </w:r>
            <w:r w:rsidR="00AE0EB1">
              <w:rPr>
                <w:noProof/>
                <w:webHidden/>
              </w:rPr>
              <w:fldChar w:fldCharType="end"/>
            </w:r>
          </w:hyperlink>
        </w:p>
        <w:p w14:paraId="0B90E021" w14:textId="77777777" w:rsidR="00AE0EB1" w:rsidRDefault="00B31F2D">
          <w:pPr>
            <w:pStyle w:val="TOC2"/>
            <w:tabs>
              <w:tab w:val="left" w:pos="960"/>
              <w:tab w:val="right" w:leader="dot" w:pos="9395"/>
            </w:tabs>
            <w:rPr>
              <w:rFonts w:asciiTheme="minorHAnsi" w:eastAsiaTheme="minorEastAsia" w:hAnsiTheme="minorHAnsi" w:cstheme="minorBidi"/>
              <w:noProof/>
              <w:color w:val="auto"/>
              <w:sz w:val="24"/>
              <w:szCs w:val="24"/>
              <w:lang w:val="en-US"/>
            </w:rPr>
          </w:pPr>
          <w:hyperlink w:anchor="_Toc514450074" w:history="1">
            <w:r w:rsidR="00AE0EB1" w:rsidRPr="001313BF">
              <w:rPr>
                <w:rStyle w:val="Hyperlink"/>
                <w:rFonts w:ascii="Times New Roman" w:eastAsia="Times New Roman" w:hAnsi="Times New Roman" w:cs="Times New Roman"/>
                <w:b/>
                <w:noProof/>
              </w:rPr>
              <w:t>4.2.</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Tích hợp quy trình kiểm thử</w:t>
            </w:r>
            <w:r w:rsidR="00AE0EB1">
              <w:rPr>
                <w:noProof/>
                <w:webHidden/>
              </w:rPr>
              <w:tab/>
            </w:r>
            <w:r w:rsidR="00AE0EB1">
              <w:rPr>
                <w:noProof/>
                <w:webHidden/>
              </w:rPr>
              <w:fldChar w:fldCharType="begin"/>
            </w:r>
            <w:r w:rsidR="00AE0EB1">
              <w:rPr>
                <w:noProof/>
                <w:webHidden/>
              </w:rPr>
              <w:instrText xml:space="preserve"> PAGEREF _Toc514450074 \h </w:instrText>
            </w:r>
            <w:r w:rsidR="00AE0EB1">
              <w:rPr>
                <w:noProof/>
                <w:webHidden/>
              </w:rPr>
            </w:r>
            <w:r w:rsidR="00AE0EB1">
              <w:rPr>
                <w:noProof/>
                <w:webHidden/>
              </w:rPr>
              <w:fldChar w:fldCharType="separate"/>
            </w:r>
            <w:r w:rsidR="00AE0EB1">
              <w:rPr>
                <w:noProof/>
                <w:webHidden/>
              </w:rPr>
              <w:t>49</w:t>
            </w:r>
            <w:r w:rsidR="00AE0EB1">
              <w:rPr>
                <w:noProof/>
                <w:webHidden/>
              </w:rPr>
              <w:fldChar w:fldCharType="end"/>
            </w:r>
          </w:hyperlink>
        </w:p>
        <w:p w14:paraId="4FF2FDBF" w14:textId="77777777" w:rsidR="00AE0EB1" w:rsidRDefault="00B31F2D">
          <w:pPr>
            <w:pStyle w:val="TOC2"/>
            <w:tabs>
              <w:tab w:val="left" w:pos="960"/>
              <w:tab w:val="right" w:leader="dot" w:pos="9395"/>
            </w:tabs>
            <w:rPr>
              <w:rFonts w:asciiTheme="minorHAnsi" w:eastAsiaTheme="minorEastAsia" w:hAnsiTheme="minorHAnsi" w:cstheme="minorBidi"/>
              <w:noProof/>
              <w:color w:val="auto"/>
              <w:sz w:val="24"/>
              <w:szCs w:val="24"/>
              <w:lang w:val="en-US"/>
            </w:rPr>
          </w:pPr>
          <w:hyperlink w:anchor="_Toc514450075" w:history="1">
            <w:r w:rsidR="00AE0EB1" w:rsidRPr="001313BF">
              <w:rPr>
                <w:rStyle w:val="Hyperlink"/>
                <w:rFonts w:ascii="Times New Roman" w:eastAsia="Times New Roman" w:hAnsi="Times New Roman" w:cs="Times New Roman"/>
                <w:b/>
                <w:noProof/>
              </w:rPr>
              <w:t>4.3.</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Đánh giá kết quả</w:t>
            </w:r>
            <w:r w:rsidR="00AE0EB1">
              <w:rPr>
                <w:noProof/>
                <w:webHidden/>
              </w:rPr>
              <w:tab/>
            </w:r>
            <w:r w:rsidR="00AE0EB1">
              <w:rPr>
                <w:noProof/>
                <w:webHidden/>
              </w:rPr>
              <w:fldChar w:fldCharType="begin"/>
            </w:r>
            <w:r w:rsidR="00AE0EB1">
              <w:rPr>
                <w:noProof/>
                <w:webHidden/>
              </w:rPr>
              <w:instrText xml:space="preserve"> PAGEREF _Toc514450075 \h </w:instrText>
            </w:r>
            <w:r w:rsidR="00AE0EB1">
              <w:rPr>
                <w:noProof/>
                <w:webHidden/>
              </w:rPr>
            </w:r>
            <w:r w:rsidR="00AE0EB1">
              <w:rPr>
                <w:noProof/>
                <w:webHidden/>
              </w:rPr>
              <w:fldChar w:fldCharType="separate"/>
            </w:r>
            <w:r w:rsidR="00AE0EB1">
              <w:rPr>
                <w:noProof/>
                <w:webHidden/>
              </w:rPr>
              <w:t>53</w:t>
            </w:r>
            <w:r w:rsidR="00AE0EB1">
              <w:rPr>
                <w:noProof/>
                <w:webHidden/>
              </w:rPr>
              <w:fldChar w:fldCharType="end"/>
            </w:r>
          </w:hyperlink>
        </w:p>
        <w:p w14:paraId="37FD6539" w14:textId="77777777" w:rsidR="00AE0EB1" w:rsidRDefault="00B31F2D">
          <w:pPr>
            <w:pStyle w:val="TOC1"/>
            <w:rPr>
              <w:rFonts w:asciiTheme="minorHAnsi" w:eastAsiaTheme="minorEastAsia" w:hAnsiTheme="minorHAnsi" w:cstheme="minorBidi"/>
              <w:noProof/>
              <w:color w:val="auto"/>
              <w:sz w:val="24"/>
              <w:szCs w:val="24"/>
              <w:lang w:val="en-US"/>
            </w:rPr>
          </w:pPr>
          <w:hyperlink w:anchor="_Toc514450076" w:history="1">
            <w:r w:rsidR="00AE0EB1" w:rsidRPr="001313BF">
              <w:rPr>
                <w:rStyle w:val="Hyperlink"/>
                <w:rFonts w:ascii="Times New Roman" w:eastAsia="Times New Roman" w:hAnsi="Times New Roman" w:cs="Times New Roman"/>
                <w:b/>
                <w:noProof/>
              </w:rPr>
              <w:t>KẾT LUẬN</w:t>
            </w:r>
            <w:r w:rsidR="00AE0EB1">
              <w:rPr>
                <w:noProof/>
                <w:webHidden/>
              </w:rPr>
              <w:tab/>
            </w:r>
            <w:r w:rsidR="00AE0EB1">
              <w:rPr>
                <w:noProof/>
                <w:webHidden/>
              </w:rPr>
              <w:fldChar w:fldCharType="begin"/>
            </w:r>
            <w:r w:rsidR="00AE0EB1">
              <w:rPr>
                <w:noProof/>
                <w:webHidden/>
              </w:rPr>
              <w:instrText xml:space="preserve"> PAGEREF _Toc514450076 \h </w:instrText>
            </w:r>
            <w:r w:rsidR="00AE0EB1">
              <w:rPr>
                <w:noProof/>
                <w:webHidden/>
              </w:rPr>
            </w:r>
            <w:r w:rsidR="00AE0EB1">
              <w:rPr>
                <w:noProof/>
                <w:webHidden/>
              </w:rPr>
              <w:fldChar w:fldCharType="separate"/>
            </w:r>
            <w:r w:rsidR="00AE0EB1">
              <w:rPr>
                <w:noProof/>
                <w:webHidden/>
              </w:rPr>
              <w:t>54</w:t>
            </w:r>
            <w:r w:rsidR="00AE0EB1">
              <w:rPr>
                <w:noProof/>
                <w:webHidden/>
              </w:rPr>
              <w:fldChar w:fldCharType="end"/>
            </w:r>
          </w:hyperlink>
        </w:p>
        <w:p w14:paraId="0F211793" w14:textId="77777777" w:rsidR="00AE0EB1" w:rsidRDefault="00B31F2D">
          <w:pPr>
            <w:pStyle w:val="TOC1"/>
            <w:rPr>
              <w:rFonts w:asciiTheme="minorHAnsi" w:eastAsiaTheme="minorEastAsia" w:hAnsiTheme="minorHAnsi" w:cstheme="minorBidi"/>
              <w:noProof/>
              <w:color w:val="auto"/>
              <w:sz w:val="24"/>
              <w:szCs w:val="24"/>
              <w:lang w:val="en-US"/>
            </w:rPr>
          </w:pPr>
          <w:hyperlink w:anchor="_Toc514450077" w:history="1">
            <w:r w:rsidR="00AE0EB1" w:rsidRPr="001313BF">
              <w:rPr>
                <w:rStyle w:val="Hyperlink"/>
                <w:rFonts w:ascii="Times New Roman" w:eastAsia="Times New Roman" w:hAnsi="Times New Roman" w:cs="Times New Roman"/>
                <w:b/>
                <w:noProof/>
              </w:rPr>
              <w:t>TÀI LIỆU THAM KHẢO</w:t>
            </w:r>
            <w:r w:rsidR="00AE0EB1">
              <w:rPr>
                <w:noProof/>
                <w:webHidden/>
              </w:rPr>
              <w:tab/>
            </w:r>
            <w:r w:rsidR="00AE0EB1">
              <w:rPr>
                <w:noProof/>
                <w:webHidden/>
              </w:rPr>
              <w:fldChar w:fldCharType="begin"/>
            </w:r>
            <w:r w:rsidR="00AE0EB1">
              <w:rPr>
                <w:noProof/>
                <w:webHidden/>
              </w:rPr>
              <w:instrText xml:space="preserve"> PAGEREF _Toc514450077 \h </w:instrText>
            </w:r>
            <w:r w:rsidR="00AE0EB1">
              <w:rPr>
                <w:noProof/>
                <w:webHidden/>
              </w:rPr>
            </w:r>
            <w:r w:rsidR="00AE0EB1">
              <w:rPr>
                <w:noProof/>
                <w:webHidden/>
              </w:rPr>
              <w:fldChar w:fldCharType="separate"/>
            </w:r>
            <w:r w:rsidR="00AE0EB1">
              <w:rPr>
                <w:noProof/>
                <w:webHidden/>
              </w:rPr>
              <w:t>56</w:t>
            </w:r>
            <w:r w:rsidR="00AE0EB1">
              <w:rPr>
                <w:noProof/>
                <w:webHidden/>
              </w:rPr>
              <w:fldChar w:fldCharType="end"/>
            </w:r>
          </w:hyperlink>
        </w:p>
        <w:p w14:paraId="59034D97" w14:textId="42A894D2" w:rsidR="004F360D" w:rsidRPr="00C307BC" w:rsidRDefault="004F360D">
          <w:pPr>
            <w:rPr>
              <w:sz w:val="26"/>
              <w:szCs w:val="26"/>
            </w:rPr>
          </w:pPr>
          <w:r w:rsidRPr="0070218E">
            <w:rPr>
              <w:bCs/>
              <w:noProof/>
              <w:sz w:val="26"/>
              <w:szCs w:val="26"/>
            </w:rPr>
            <w:fldChar w:fldCharType="end"/>
          </w:r>
        </w:p>
      </w:sdtContent>
    </w:sdt>
    <w:p w14:paraId="34B81F5C" w14:textId="77777777" w:rsidR="006F117B" w:rsidRPr="00C307BC" w:rsidRDefault="006F117B" w:rsidP="00A54A30">
      <w:pPr>
        <w:spacing w:line="288" w:lineRule="auto"/>
        <w:rPr>
          <w:sz w:val="26"/>
          <w:szCs w:val="26"/>
        </w:rPr>
      </w:pPr>
    </w:p>
    <w:p w14:paraId="1697E344" w14:textId="7DC1D9B6" w:rsidR="005429A2" w:rsidRDefault="005429A2" w:rsidP="00A54A30">
      <w:pPr>
        <w:widowControl w:val="0"/>
        <w:spacing w:line="288" w:lineRule="auto"/>
        <w:rPr>
          <w:ins w:id="12" w:author="Nguyen Toan" w:date="2018-05-19T17:35:00Z"/>
          <w:sz w:val="26"/>
          <w:szCs w:val="26"/>
        </w:rPr>
      </w:pPr>
      <w:ins w:id="13" w:author="Nguyen Toan" w:date="2018-05-19T17:35:00Z">
        <w:r>
          <w:rPr>
            <w:sz w:val="26"/>
            <w:szCs w:val="26"/>
          </w:rPr>
          <w:br w:type="page"/>
        </w:r>
      </w:ins>
    </w:p>
    <w:p w14:paraId="10CA1E05" w14:textId="77777777" w:rsidR="006F117B" w:rsidRPr="00C307BC" w:rsidRDefault="006F117B" w:rsidP="00A54A30">
      <w:pPr>
        <w:widowControl w:val="0"/>
        <w:spacing w:line="288" w:lineRule="auto"/>
        <w:rPr>
          <w:sz w:val="26"/>
          <w:szCs w:val="26"/>
        </w:rPr>
        <w:sectPr w:rsidR="006F117B" w:rsidRPr="00C307BC">
          <w:type w:val="continuous"/>
          <w:pgSz w:w="12240" w:h="15840"/>
          <w:pgMar w:top="1134" w:right="1134" w:bottom="1134" w:left="1701" w:header="0" w:footer="720" w:gutter="0"/>
          <w:cols w:space="720"/>
        </w:sectPr>
      </w:pPr>
    </w:p>
    <w:p w14:paraId="604CF42D" w14:textId="77777777" w:rsidR="00A67C45" w:rsidRPr="00C307BC" w:rsidRDefault="00A67C45">
      <w:pPr>
        <w:rPr>
          <w:b/>
          <w:sz w:val="26"/>
          <w:szCs w:val="26"/>
        </w:rPr>
      </w:pPr>
      <w:bookmarkStart w:id="14" w:name="_67y5o7ip2zev" w:colFirst="0" w:colLast="0"/>
      <w:bookmarkEnd w:id="14"/>
      <w:del w:id="15" w:author="Nguyen Toan" w:date="2018-05-19T17:35:00Z">
        <w:r w:rsidRPr="00C307BC" w:rsidDel="005429A2">
          <w:rPr>
            <w:b/>
            <w:sz w:val="26"/>
            <w:szCs w:val="26"/>
          </w:rPr>
          <w:lastRenderedPageBreak/>
          <w:br w:type="page"/>
        </w:r>
      </w:del>
    </w:p>
    <w:p w14:paraId="11A29EE3" w14:textId="77777777" w:rsidR="008F610B" w:rsidRPr="00C307BC" w:rsidRDefault="008F610B">
      <w:pPr>
        <w:rPr>
          <w:b/>
          <w:sz w:val="26"/>
          <w:szCs w:val="26"/>
        </w:rPr>
      </w:pPr>
    </w:p>
    <w:p w14:paraId="5BF66F2F" w14:textId="6BE58C86" w:rsidR="006F117B" w:rsidRPr="00C307BC" w:rsidRDefault="00537666" w:rsidP="004C417A">
      <w:pPr>
        <w:pStyle w:val="Heading1"/>
        <w:spacing w:line="288" w:lineRule="auto"/>
        <w:jc w:val="center"/>
        <w:rPr>
          <w:rFonts w:ascii="Times New Roman" w:hAnsi="Times New Roman" w:cs="Times New Roman"/>
          <w:b/>
          <w:sz w:val="26"/>
          <w:szCs w:val="26"/>
        </w:rPr>
      </w:pPr>
      <w:bookmarkStart w:id="16" w:name="_Toc514450045"/>
      <w:r w:rsidRPr="00C307BC">
        <w:rPr>
          <w:rFonts w:ascii="Times New Roman" w:hAnsi="Times New Roman" w:cs="Times New Roman"/>
          <w:b/>
          <w:sz w:val="26"/>
          <w:szCs w:val="26"/>
        </w:rPr>
        <w:t>DANH MỤC CÁC KÝ HIỆU VÀ CHỮ VIẾT TẮT</w:t>
      </w:r>
      <w:bookmarkEnd w:id="16"/>
    </w:p>
    <w:tbl>
      <w:tblPr>
        <w:tblStyle w:val="1"/>
        <w:tblW w:w="9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1"/>
        <w:gridCol w:w="5953"/>
        <w:gridCol w:w="2567"/>
      </w:tblGrid>
      <w:tr w:rsidR="006F117B" w:rsidRPr="00C307BC" w14:paraId="09A4E0C7" w14:textId="77777777" w:rsidTr="00EE2E43">
        <w:trPr>
          <w:trHeight w:val="413"/>
        </w:trPr>
        <w:tc>
          <w:tcPr>
            <w:tcW w:w="1101" w:type="dxa"/>
          </w:tcPr>
          <w:p w14:paraId="181442DB" w14:textId="77777777" w:rsidR="006F117B" w:rsidRPr="00C307BC" w:rsidRDefault="00994B39"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b/>
                <w:sz w:val="26"/>
                <w:szCs w:val="26"/>
              </w:rPr>
            </w:pPr>
            <w:r w:rsidRPr="00C307BC">
              <w:rPr>
                <w:rFonts w:eastAsia="Times New Roman"/>
                <w:b/>
                <w:sz w:val="26"/>
                <w:szCs w:val="26"/>
              </w:rPr>
              <w:t>STT</w:t>
            </w:r>
          </w:p>
        </w:tc>
        <w:tc>
          <w:tcPr>
            <w:tcW w:w="5953" w:type="dxa"/>
          </w:tcPr>
          <w:p w14:paraId="5C558ACC" w14:textId="77777777" w:rsidR="006F117B" w:rsidRPr="00C307BC" w:rsidRDefault="00994B39" w:rsidP="00A54A30">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b/>
                <w:sz w:val="26"/>
                <w:szCs w:val="26"/>
              </w:rPr>
            </w:pPr>
            <w:r w:rsidRPr="00C307BC">
              <w:rPr>
                <w:rFonts w:eastAsia="Times New Roman"/>
                <w:b/>
                <w:sz w:val="26"/>
                <w:szCs w:val="26"/>
              </w:rPr>
              <w:t>Từ/Cụm từ</w:t>
            </w:r>
          </w:p>
        </w:tc>
        <w:tc>
          <w:tcPr>
            <w:tcW w:w="2567" w:type="dxa"/>
          </w:tcPr>
          <w:p w14:paraId="58BA99A3" w14:textId="77777777" w:rsidR="006F117B" w:rsidRPr="00C307BC" w:rsidRDefault="00994B39" w:rsidP="00A54A30">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b/>
                <w:sz w:val="26"/>
                <w:szCs w:val="26"/>
              </w:rPr>
            </w:pPr>
            <w:r w:rsidRPr="00C307BC">
              <w:rPr>
                <w:rFonts w:eastAsia="Times New Roman"/>
                <w:b/>
                <w:sz w:val="26"/>
                <w:szCs w:val="26"/>
              </w:rPr>
              <w:t>Tên viết tắt</w:t>
            </w:r>
          </w:p>
        </w:tc>
      </w:tr>
      <w:tr w:rsidR="00EF34BE" w:rsidRPr="00C307BC" w14:paraId="4ECA9860" w14:textId="77777777">
        <w:tc>
          <w:tcPr>
            <w:tcW w:w="1101" w:type="dxa"/>
          </w:tcPr>
          <w:p w14:paraId="154FEE9D"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1</w:t>
            </w:r>
          </w:p>
        </w:tc>
        <w:tc>
          <w:tcPr>
            <w:tcW w:w="5953" w:type="dxa"/>
          </w:tcPr>
          <w:p w14:paraId="3681B8FB" w14:textId="4DB012A8" w:rsidR="00EF34BE" w:rsidRPr="00C307BC"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eastAsia="Times New Roman"/>
                <w:sz w:val="26"/>
                <w:szCs w:val="26"/>
              </w:rPr>
            </w:pPr>
            <w:r w:rsidRPr="00C307BC">
              <w:rPr>
                <w:sz w:val="26"/>
                <w:szCs w:val="26"/>
              </w:rPr>
              <w:t>Application Programming Interface</w:t>
            </w:r>
          </w:p>
        </w:tc>
        <w:tc>
          <w:tcPr>
            <w:tcW w:w="2567" w:type="dxa"/>
          </w:tcPr>
          <w:p w14:paraId="29A234A6" w14:textId="0581E2AC"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sz w:val="26"/>
                <w:szCs w:val="26"/>
              </w:rPr>
              <w:t>API</w:t>
            </w:r>
          </w:p>
        </w:tc>
      </w:tr>
      <w:tr w:rsidR="00EF34BE" w:rsidRPr="00C307BC" w14:paraId="4A1F867E" w14:textId="77777777">
        <w:tc>
          <w:tcPr>
            <w:tcW w:w="1101" w:type="dxa"/>
          </w:tcPr>
          <w:p w14:paraId="4D446D12"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2</w:t>
            </w:r>
          </w:p>
        </w:tc>
        <w:tc>
          <w:tcPr>
            <w:tcW w:w="5953" w:type="dxa"/>
          </w:tcPr>
          <w:p w14:paraId="55192F58" w14:textId="0466057D" w:rsidR="00EF34BE" w:rsidRPr="00C307BC"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eastAsia="Times New Roman"/>
                <w:sz w:val="26"/>
                <w:szCs w:val="26"/>
              </w:rPr>
            </w:pPr>
            <w:r w:rsidRPr="00C307BC">
              <w:rPr>
                <w:sz w:val="26"/>
                <w:szCs w:val="26"/>
              </w:rPr>
              <w:t>Continuous Deployment</w:t>
            </w:r>
          </w:p>
        </w:tc>
        <w:tc>
          <w:tcPr>
            <w:tcW w:w="2567" w:type="dxa"/>
          </w:tcPr>
          <w:p w14:paraId="423A1AB6" w14:textId="2217695C"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sz w:val="26"/>
                <w:szCs w:val="26"/>
              </w:rPr>
              <w:t>CD</w:t>
            </w:r>
          </w:p>
        </w:tc>
      </w:tr>
      <w:tr w:rsidR="00EF34BE" w:rsidRPr="00C307BC" w14:paraId="12D35344" w14:textId="77777777">
        <w:tc>
          <w:tcPr>
            <w:tcW w:w="1101" w:type="dxa"/>
          </w:tcPr>
          <w:p w14:paraId="36776977"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3</w:t>
            </w:r>
          </w:p>
        </w:tc>
        <w:tc>
          <w:tcPr>
            <w:tcW w:w="5953" w:type="dxa"/>
          </w:tcPr>
          <w:p w14:paraId="1E15BDF8" w14:textId="4B300BC5" w:rsidR="00EF34BE" w:rsidRPr="00C307BC"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eastAsia="Times New Roman"/>
                <w:sz w:val="26"/>
                <w:szCs w:val="26"/>
              </w:rPr>
            </w:pPr>
            <w:r w:rsidRPr="00C307BC">
              <w:rPr>
                <w:rFonts w:eastAsia="Times New Roman"/>
                <w:sz w:val="26"/>
                <w:szCs w:val="26"/>
              </w:rPr>
              <w:t>Continuous Integration</w:t>
            </w:r>
          </w:p>
        </w:tc>
        <w:tc>
          <w:tcPr>
            <w:tcW w:w="2567" w:type="dxa"/>
          </w:tcPr>
          <w:p w14:paraId="43258E5D" w14:textId="7BF6707B"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CI</w:t>
            </w:r>
          </w:p>
        </w:tc>
      </w:tr>
      <w:tr w:rsidR="00EF34BE" w:rsidRPr="00C307BC" w14:paraId="0868CB69" w14:textId="77777777">
        <w:tc>
          <w:tcPr>
            <w:tcW w:w="1101" w:type="dxa"/>
          </w:tcPr>
          <w:p w14:paraId="7A1BDC90"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5</w:t>
            </w:r>
          </w:p>
        </w:tc>
        <w:tc>
          <w:tcPr>
            <w:tcW w:w="5953" w:type="dxa"/>
          </w:tcPr>
          <w:p w14:paraId="19E98563" w14:textId="5DB22A14" w:rsidR="00EF34BE" w:rsidRPr="00C307BC" w:rsidRDefault="00EF34BE">
            <w:pPr>
              <w:pBdr>
                <w:top w:val="none" w:sz="0" w:space="0" w:color="000000"/>
                <w:left w:val="none" w:sz="0" w:space="0" w:color="000000"/>
                <w:bottom w:val="none" w:sz="0" w:space="0" w:color="000000"/>
                <w:right w:val="none" w:sz="0" w:space="0" w:color="000000"/>
                <w:between w:val="none" w:sz="0" w:space="0" w:color="000000"/>
              </w:pBdr>
              <w:spacing w:line="288" w:lineRule="auto"/>
              <w:rPr>
                <w:rFonts w:eastAsia="Times New Roman"/>
                <w:sz w:val="26"/>
                <w:szCs w:val="26"/>
              </w:rPr>
            </w:pPr>
            <w:r w:rsidRPr="00C307BC">
              <w:rPr>
                <w:rFonts w:eastAsia="Times New Roman"/>
                <w:sz w:val="26"/>
                <w:szCs w:val="26"/>
              </w:rPr>
              <w:t>Enterprise Application Intergration</w:t>
            </w:r>
          </w:p>
        </w:tc>
        <w:tc>
          <w:tcPr>
            <w:tcW w:w="2567" w:type="dxa"/>
          </w:tcPr>
          <w:p w14:paraId="2EAEF138" w14:textId="3E79D81B"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EAI</w:t>
            </w:r>
          </w:p>
        </w:tc>
      </w:tr>
      <w:tr w:rsidR="00EF34BE" w:rsidRPr="00C307BC" w14:paraId="20E49F2E" w14:textId="77777777">
        <w:tc>
          <w:tcPr>
            <w:tcW w:w="1101" w:type="dxa"/>
          </w:tcPr>
          <w:p w14:paraId="37503B5C"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6</w:t>
            </w:r>
          </w:p>
        </w:tc>
        <w:tc>
          <w:tcPr>
            <w:tcW w:w="5953" w:type="dxa"/>
          </w:tcPr>
          <w:p w14:paraId="1C020573" w14:textId="196FBD40" w:rsidR="00EF34BE" w:rsidRPr="00C307BC"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eastAsia="Times New Roman"/>
                <w:sz w:val="26"/>
                <w:szCs w:val="26"/>
              </w:rPr>
            </w:pPr>
            <w:r w:rsidRPr="00C307BC">
              <w:rPr>
                <w:rFonts w:eastAsia="Times New Roman"/>
                <w:sz w:val="26"/>
                <w:szCs w:val="26"/>
              </w:rPr>
              <w:t>Enterprise resource planning</w:t>
            </w:r>
          </w:p>
        </w:tc>
        <w:tc>
          <w:tcPr>
            <w:tcW w:w="2567" w:type="dxa"/>
          </w:tcPr>
          <w:p w14:paraId="1497DC21" w14:textId="3E1FBA1C"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ERP</w:t>
            </w:r>
          </w:p>
        </w:tc>
      </w:tr>
      <w:tr w:rsidR="00EF34BE" w:rsidRPr="00C307BC" w14:paraId="40CFE660" w14:textId="77777777">
        <w:tc>
          <w:tcPr>
            <w:tcW w:w="1101" w:type="dxa"/>
          </w:tcPr>
          <w:p w14:paraId="7DBB5C3B"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7</w:t>
            </w:r>
          </w:p>
        </w:tc>
        <w:tc>
          <w:tcPr>
            <w:tcW w:w="5953" w:type="dxa"/>
          </w:tcPr>
          <w:p w14:paraId="17CE504D" w14:textId="71082D58" w:rsidR="00EF34BE" w:rsidRPr="00C307BC" w:rsidRDefault="00EF34BE" w:rsidP="00A54A30">
            <w:pPr>
              <w:spacing w:line="288" w:lineRule="auto"/>
              <w:rPr>
                <w:rFonts w:eastAsia="Times New Roman"/>
                <w:sz w:val="26"/>
                <w:szCs w:val="26"/>
              </w:rPr>
            </w:pPr>
            <w:r w:rsidRPr="00C307BC">
              <w:rPr>
                <w:rFonts w:eastAsia="Times New Roman"/>
                <w:sz w:val="26"/>
                <w:szCs w:val="26"/>
              </w:rPr>
              <w:t>Enterprise Service Bus</w:t>
            </w:r>
          </w:p>
        </w:tc>
        <w:tc>
          <w:tcPr>
            <w:tcW w:w="2567" w:type="dxa"/>
          </w:tcPr>
          <w:p w14:paraId="60EB6007" w14:textId="332465AE"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ESB</w:t>
            </w:r>
          </w:p>
        </w:tc>
      </w:tr>
      <w:tr w:rsidR="00EF34BE" w:rsidRPr="00C307BC" w14:paraId="5E4E0445" w14:textId="77777777">
        <w:tc>
          <w:tcPr>
            <w:tcW w:w="1101" w:type="dxa"/>
          </w:tcPr>
          <w:p w14:paraId="02C5D80E"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8</w:t>
            </w:r>
          </w:p>
        </w:tc>
        <w:tc>
          <w:tcPr>
            <w:tcW w:w="5953" w:type="dxa"/>
          </w:tcPr>
          <w:p w14:paraId="7AFE4921" w14:textId="1E82A18C" w:rsidR="00EF34BE" w:rsidRPr="00C307BC"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eastAsia="Times New Roman"/>
                <w:sz w:val="26"/>
                <w:szCs w:val="26"/>
              </w:rPr>
            </w:pPr>
            <w:bookmarkStart w:id="17" w:name="_gjdgxs" w:colFirst="0" w:colLast="0"/>
            <w:bookmarkEnd w:id="17"/>
            <w:r w:rsidRPr="00C307BC">
              <w:rPr>
                <w:rFonts w:eastAsia="Times New Roman"/>
                <w:sz w:val="26"/>
                <w:szCs w:val="26"/>
              </w:rPr>
              <w:t>Internet Banking</w:t>
            </w:r>
          </w:p>
        </w:tc>
        <w:tc>
          <w:tcPr>
            <w:tcW w:w="2567" w:type="dxa"/>
          </w:tcPr>
          <w:p w14:paraId="0848721A" w14:textId="7BD6658E"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IB</w:t>
            </w:r>
          </w:p>
        </w:tc>
      </w:tr>
      <w:tr w:rsidR="00EF34BE" w:rsidRPr="00C307BC" w14:paraId="6C03A9E1" w14:textId="77777777">
        <w:tc>
          <w:tcPr>
            <w:tcW w:w="1101" w:type="dxa"/>
          </w:tcPr>
          <w:p w14:paraId="7206A713"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9</w:t>
            </w:r>
          </w:p>
        </w:tc>
        <w:tc>
          <w:tcPr>
            <w:tcW w:w="5953" w:type="dxa"/>
          </w:tcPr>
          <w:p w14:paraId="04448635" w14:textId="6C6E0AC9" w:rsidR="00EF34BE" w:rsidRPr="00C307BC" w:rsidRDefault="00EF34BE" w:rsidP="00A54A30">
            <w:pPr>
              <w:spacing w:line="288" w:lineRule="auto"/>
              <w:rPr>
                <w:rFonts w:eastAsia="Times New Roman"/>
                <w:sz w:val="26"/>
                <w:szCs w:val="26"/>
              </w:rPr>
            </w:pPr>
            <w:r w:rsidRPr="00C307BC">
              <w:rPr>
                <w:rFonts w:eastAsia="Times New Roman"/>
                <w:sz w:val="26"/>
                <w:szCs w:val="26"/>
              </w:rPr>
              <w:t>Quality Assurance</w:t>
            </w:r>
          </w:p>
        </w:tc>
        <w:tc>
          <w:tcPr>
            <w:tcW w:w="2567" w:type="dxa"/>
          </w:tcPr>
          <w:p w14:paraId="53DD4DEF" w14:textId="32F11E2F" w:rsidR="00EF34BE" w:rsidRPr="00C307BC" w:rsidRDefault="00EF34BE" w:rsidP="00EE2E43">
            <w:pPr>
              <w:spacing w:line="288" w:lineRule="auto"/>
              <w:jc w:val="center"/>
              <w:rPr>
                <w:rFonts w:eastAsia="Times New Roman"/>
                <w:sz w:val="26"/>
                <w:szCs w:val="26"/>
              </w:rPr>
            </w:pPr>
            <w:r w:rsidRPr="00C307BC">
              <w:rPr>
                <w:rFonts w:eastAsia="Times New Roman"/>
                <w:sz w:val="26"/>
                <w:szCs w:val="26"/>
              </w:rPr>
              <w:t>QA</w:t>
            </w:r>
          </w:p>
        </w:tc>
      </w:tr>
      <w:tr w:rsidR="00EF34BE" w:rsidRPr="00C307BC" w14:paraId="14D29002" w14:textId="77777777">
        <w:tc>
          <w:tcPr>
            <w:tcW w:w="1101" w:type="dxa"/>
          </w:tcPr>
          <w:p w14:paraId="639917B2"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10</w:t>
            </w:r>
          </w:p>
        </w:tc>
        <w:tc>
          <w:tcPr>
            <w:tcW w:w="5953" w:type="dxa"/>
          </w:tcPr>
          <w:p w14:paraId="032EE45B" w14:textId="47DDFA05" w:rsidR="00EF34BE" w:rsidRPr="00C307BC" w:rsidRDefault="00EF34BE" w:rsidP="00A54A30">
            <w:pPr>
              <w:spacing w:line="288" w:lineRule="auto"/>
              <w:rPr>
                <w:rFonts w:eastAsia="Times New Roman"/>
                <w:sz w:val="26"/>
                <w:szCs w:val="26"/>
              </w:rPr>
            </w:pPr>
            <w:r w:rsidRPr="00C307BC">
              <w:rPr>
                <w:rFonts w:eastAsia="Times New Roman"/>
                <w:sz w:val="26"/>
                <w:szCs w:val="26"/>
              </w:rPr>
              <w:t>Service Oriented Architecture</w:t>
            </w:r>
          </w:p>
        </w:tc>
        <w:tc>
          <w:tcPr>
            <w:tcW w:w="2567" w:type="dxa"/>
          </w:tcPr>
          <w:p w14:paraId="38FB1E9F" w14:textId="470150B7" w:rsidR="00EF34BE" w:rsidRPr="00C307BC" w:rsidRDefault="00EF34BE" w:rsidP="00EE2E43">
            <w:pPr>
              <w:spacing w:line="288" w:lineRule="auto"/>
              <w:jc w:val="center"/>
              <w:rPr>
                <w:rFonts w:eastAsia="Times New Roman"/>
                <w:sz w:val="26"/>
                <w:szCs w:val="26"/>
              </w:rPr>
            </w:pPr>
            <w:r w:rsidRPr="00C307BC">
              <w:rPr>
                <w:rFonts w:eastAsia="Times New Roman"/>
                <w:sz w:val="26"/>
                <w:szCs w:val="26"/>
              </w:rPr>
              <w:t>SOA</w:t>
            </w:r>
          </w:p>
        </w:tc>
      </w:tr>
      <w:tr w:rsidR="00EF34BE" w:rsidRPr="00C307BC" w14:paraId="403D91F6" w14:textId="77777777">
        <w:tc>
          <w:tcPr>
            <w:tcW w:w="1101" w:type="dxa"/>
          </w:tcPr>
          <w:p w14:paraId="6CEB69D3"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11</w:t>
            </w:r>
          </w:p>
        </w:tc>
        <w:tc>
          <w:tcPr>
            <w:tcW w:w="5953" w:type="dxa"/>
          </w:tcPr>
          <w:p w14:paraId="1E47C056" w14:textId="59F18813" w:rsidR="00EF34BE" w:rsidRPr="00C307BC" w:rsidRDefault="00EF34BE" w:rsidP="00A54A30">
            <w:pPr>
              <w:spacing w:line="288" w:lineRule="auto"/>
              <w:rPr>
                <w:rFonts w:eastAsia="Times New Roman"/>
                <w:sz w:val="26"/>
                <w:szCs w:val="26"/>
              </w:rPr>
            </w:pPr>
            <w:r w:rsidRPr="00C307BC">
              <w:rPr>
                <w:rFonts w:eastAsia="Times New Roman"/>
                <w:sz w:val="26"/>
                <w:szCs w:val="26"/>
              </w:rPr>
              <w:t xml:space="preserve">Test Compatibility Kit </w:t>
            </w:r>
          </w:p>
        </w:tc>
        <w:tc>
          <w:tcPr>
            <w:tcW w:w="2567" w:type="dxa"/>
          </w:tcPr>
          <w:p w14:paraId="41AA604F" w14:textId="2D0F944A" w:rsidR="00EF34BE" w:rsidRPr="00C307BC" w:rsidRDefault="00EF34BE" w:rsidP="00EE2E43">
            <w:pPr>
              <w:spacing w:line="288" w:lineRule="auto"/>
              <w:jc w:val="center"/>
              <w:rPr>
                <w:rFonts w:eastAsia="Times New Roman"/>
                <w:sz w:val="26"/>
                <w:szCs w:val="26"/>
              </w:rPr>
            </w:pPr>
            <w:r w:rsidRPr="00C307BC">
              <w:rPr>
                <w:rFonts w:eastAsia="Times New Roman"/>
                <w:sz w:val="26"/>
                <w:szCs w:val="26"/>
              </w:rPr>
              <w:t>TCK</w:t>
            </w:r>
          </w:p>
        </w:tc>
      </w:tr>
      <w:tr w:rsidR="00EF34BE" w:rsidRPr="00C307BC" w14:paraId="1BEED173" w14:textId="77777777">
        <w:tc>
          <w:tcPr>
            <w:tcW w:w="1101" w:type="dxa"/>
          </w:tcPr>
          <w:p w14:paraId="15156D5A"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12</w:t>
            </w:r>
          </w:p>
        </w:tc>
        <w:tc>
          <w:tcPr>
            <w:tcW w:w="5953" w:type="dxa"/>
          </w:tcPr>
          <w:p w14:paraId="7210C725" w14:textId="4E028E7E" w:rsidR="00EF34BE" w:rsidRPr="00C307BC" w:rsidRDefault="00EF34BE" w:rsidP="00A54A30">
            <w:pPr>
              <w:spacing w:line="288" w:lineRule="auto"/>
              <w:rPr>
                <w:rFonts w:eastAsia="Times New Roman"/>
                <w:sz w:val="26"/>
                <w:szCs w:val="26"/>
              </w:rPr>
            </w:pPr>
            <w:r w:rsidRPr="00C307BC">
              <w:rPr>
                <w:rFonts w:eastAsia="Times New Roman"/>
                <w:sz w:val="26"/>
                <w:szCs w:val="26"/>
              </w:rPr>
              <w:t>User Acceptance Testing</w:t>
            </w:r>
          </w:p>
        </w:tc>
        <w:tc>
          <w:tcPr>
            <w:tcW w:w="2567" w:type="dxa"/>
          </w:tcPr>
          <w:p w14:paraId="08B4D227" w14:textId="3E593BD2" w:rsidR="00EF34BE" w:rsidRPr="00C307BC" w:rsidRDefault="00EF34BE" w:rsidP="00EE2E43">
            <w:pPr>
              <w:spacing w:line="288" w:lineRule="auto"/>
              <w:jc w:val="center"/>
              <w:rPr>
                <w:rFonts w:eastAsia="Times New Roman"/>
                <w:sz w:val="26"/>
                <w:szCs w:val="26"/>
              </w:rPr>
            </w:pPr>
            <w:r w:rsidRPr="00C307BC">
              <w:rPr>
                <w:rFonts w:eastAsia="Times New Roman"/>
                <w:sz w:val="26"/>
                <w:szCs w:val="26"/>
              </w:rPr>
              <w:t>UAT</w:t>
            </w:r>
          </w:p>
        </w:tc>
      </w:tr>
      <w:tr w:rsidR="00635CE1" w:rsidRPr="00C307BC" w14:paraId="2A15689C" w14:textId="77777777">
        <w:tc>
          <w:tcPr>
            <w:tcW w:w="1101" w:type="dxa"/>
          </w:tcPr>
          <w:p w14:paraId="34E1AAB7" w14:textId="2A512738" w:rsidR="00635CE1" w:rsidRPr="00C307BC" w:rsidRDefault="00635CE1"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Pr>
                <w:rFonts w:eastAsia="Times New Roman"/>
                <w:sz w:val="26"/>
                <w:szCs w:val="26"/>
              </w:rPr>
              <w:t>13</w:t>
            </w:r>
          </w:p>
        </w:tc>
        <w:tc>
          <w:tcPr>
            <w:tcW w:w="5953" w:type="dxa"/>
          </w:tcPr>
          <w:p w14:paraId="505EFB0E" w14:textId="154244AC" w:rsidR="00635CE1" w:rsidRPr="00C307BC" w:rsidRDefault="00635CE1" w:rsidP="00A54A30">
            <w:pPr>
              <w:spacing w:line="288" w:lineRule="auto"/>
              <w:rPr>
                <w:rFonts w:eastAsia="Times New Roman"/>
                <w:sz w:val="26"/>
                <w:szCs w:val="26"/>
              </w:rPr>
            </w:pPr>
            <w:r w:rsidRPr="00C307BC">
              <w:rPr>
                <w:rFonts w:eastAsia="Times New Roman"/>
                <w:sz w:val="26"/>
                <w:szCs w:val="26"/>
              </w:rPr>
              <w:t>Dis</w:t>
            </w:r>
            <w:r>
              <w:rPr>
                <w:rFonts w:eastAsia="Times New Roman"/>
                <w:sz w:val="26"/>
                <w:szCs w:val="26"/>
              </w:rPr>
              <w:t>tributed Version Control System</w:t>
            </w:r>
          </w:p>
        </w:tc>
        <w:tc>
          <w:tcPr>
            <w:tcW w:w="2567" w:type="dxa"/>
          </w:tcPr>
          <w:p w14:paraId="66D23A59" w14:textId="19308F1D" w:rsidR="00635CE1" w:rsidRPr="00C307BC" w:rsidRDefault="00635CE1" w:rsidP="00EE2E43">
            <w:pPr>
              <w:spacing w:line="288" w:lineRule="auto"/>
              <w:jc w:val="center"/>
              <w:rPr>
                <w:rFonts w:eastAsia="Times New Roman"/>
                <w:sz w:val="26"/>
                <w:szCs w:val="26"/>
              </w:rPr>
            </w:pPr>
            <w:r w:rsidRPr="00C307BC">
              <w:rPr>
                <w:rFonts w:eastAsia="Times New Roman"/>
                <w:sz w:val="26"/>
                <w:szCs w:val="26"/>
              </w:rPr>
              <w:t>DVCS</w:t>
            </w:r>
          </w:p>
        </w:tc>
      </w:tr>
    </w:tbl>
    <w:p w14:paraId="33E5F3DB" w14:textId="77777777" w:rsidR="006F117B" w:rsidRPr="00C307BC" w:rsidRDefault="006F117B" w:rsidP="00A54A30">
      <w:pPr>
        <w:spacing w:line="288" w:lineRule="auto"/>
        <w:jc w:val="center"/>
        <w:rPr>
          <w:rFonts w:eastAsia="Times New Roman"/>
          <w:b/>
          <w:sz w:val="26"/>
          <w:szCs w:val="26"/>
        </w:rPr>
      </w:pPr>
    </w:p>
    <w:p w14:paraId="17C8F28D" w14:textId="77777777" w:rsidR="006F117B" w:rsidRPr="00C307BC" w:rsidRDefault="006F117B" w:rsidP="00A54A30">
      <w:pPr>
        <w:widowControl w:val="0"/>
        <w:spacing w:line="288" w:lineRule="auto"/>
        <w:rPr>
          <w:rFonts w:eastAsia="Times New Roman"/>
          <w:b/>
          <w:sz w:val="26"/>
          <w:szCs w:val="26"/>
        </w:rPr>
        <w:sectPr w:rsidR="006F117B" w:rsidRPr="00C307BC">
          <w:type w:val="continuous"/>
          <w:pgSz w:w="12240" w:h="15840"/>
          <w:pgMar w:top="1134" w:right="1134" w:bottom="1134" w:left="1701" w:header="0" w:footer="720" w:gutter="0"/>
          <w:cols w:space="720"/>
        </w:sectPr>
      </w:pPr>
    </w:p>
    <w:p w14:paraId="130DC479" w14:textId="77777777" w:rsidR="006F117B" w:rsidRPr="00C307BC" w:rsidRDefault="00994B39" w:rsidP="00A54A30">
      <w:pPr>
        <w:widowControl w:val="0"/>
        <w:spacing w:line="288" w:lineRule="auto"/>
        <w:rPr>
          <w:rFonts w:eastAsia="Times New Roman"/>
          <w:b/>
          <w:sz w:val="26"/>
          <w:szCs w:val="26"/>
        </w:rPr>
        <w:sectPr w:rsidR="006F117B" w:rsidRPr="00C307BC">
          <w:type w:val="continuous"/>
          <w:pgSz w:w="12240" w:h="15840"/>
          <w:pgMar w:top="1134" w:right="1134" w:bottom="1134" w:left="1701" w:header="0" w:footer="720" w:gutter="0"/>
          <w:cols w:space="720"/>
        </w:sectPr>
      </w:pPr>
      <w:bookmarkStart w:id="18" w:name="_4ym91ajlyho9" w:colFirst="0" w:colLast="0"/>
      <w:bookmarkEnd w:id="18"/>
      <w:r w:rsidRPr="00C307BC">
        <w:rPr>
          <w:sz w:val="26"/>
          <w:szCs w:val="26"/>
        </w:rPr>
        <w:lastRenderedPageBreak/>
        <w:br w:type="page"/>
      </w:r>
    </w:p>
    <w:p w14:paraId="123700BF" w14:textId="7ED1B116" w:rsidR="00520869" w:rsidRPr="00C307BC" w:rsidRDefault="004B3102" w:rsidP="00966627">
      <w:pPr>
        <w:pStyle w:val="Heading1"/>
        <w:jc w:val="center"/>
        <w:rPr>
          <w:rFonts w:ascii="Times New Roman" w:hAnsi="Times New Roman" w:cs="Times New Roman"/>
          <w:b/>
          <w:sz w:val="26"/>
          <w:szCs w:val="26"/>
        </w:rPr>
      </w:pPr>
      <w:bookmarkStart w:id="19" w:name="_Toc514450046"/>
      <w:r w:rsidRPr="00C307BC">
        <w:rPr>
          <w:rFonts w:ascii="Times New Roman" w:eastAsia="Times New Roman" w:hAnsi="Times New Roman" w:cs="Times New Roman"/>
          <w:b/>
          <w:sz w:val="26"/>
          <w:szCs w:val="26"/>
        </w:rPr>
        <w:lastRenderedPageBreak/>
        <w:t>DANH MỤC CÁC HÌNH VẼ, ĐỒ THỊ</w:t>
      </w:r>
      <w:bookmarkEnd w:id="19"/>
    </w:p>
    <w:p w14:paraId="63281720" w14:textId="1FCA0FDC" w:rsidR="00B04AB1" w:rsidRPr="0031210A" w:rsidRDefault="00B04AB1" w:rsidP="00A54A30">
      <w:pPr>
        <w:spacing w:line="288" w:lineRule="auto"/>
        <w:rPr>
          <w:sz w:val="26"/>
          <w:szCs w:val="26"/>
        </w:rPr>
      </w:pPr>
    </w:p>
    <w:p w14:paraId="72B0090B" w14:textId="20D682A4" w:rsidR="007C756F" w:rsidRPr="0031210A" w:rsidRDefault="007F0E4B">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Fonts w:ascii="Times New Roman" w:eastAsia="Times New Roman" w:hAnsi="Times New Roman" w:cs="Times New Roman"/>
          <w:b/>
          <w:sz w:val="26"/>
          <w:szCs w:val="26"/>
        </w:rPr>
        <w:fldChar w:fldCharType="begin"/>
      </w:r>
      <w:r w:rsidRPr="0031210A">
        <w:rPr>
          <w:rFonts w:ascii="Times New Roman" w:eastAsia="Times New Roman" w:hAnsi="Times New Roman" w:cs="Times New Roman"/>
          <w:b/>
          <w:sz w:val="26"/>
          <w:szCs w:val="26"/>
        </w:rPr>
        <w:instrText xml:space="preserve"> TOC \h \z \c "H</w:instrText>
      </w:r>
      <w:r w:rsidRPr="0031210A">
        <w:rPr>
          <w:rFonts w:ascii="Times New Roman" w:eastAsia="Calibri" w:hAnsi="Times New Roman" w:cs="Times New Roman"/>
          <w:b/>
          <w:sz w:val="26"/>
          <w:szCs w:val="26"/>
        </w:rPr>
        <w:instrText xml:space="preserve">ình" </w:instrText>
      </w:r>
      <w:r w:rsidRPr="0031210A">
        <w:rPr>
          <w:rFonts w:ascii="Times New Roman" w:eastAsia="Times New Roman" w:hAnsi="Times New Roman" w:cs="Times New Roman"/>
          <w:b/>
          <w:sz w:val="26"/>
          <w:szCs w:val="26"/>
        </w:rPr>
        <w:fldChar w:fldCharType="separate"/>
      </w:r>
      <w:hyperlink w:anchor="_Toc514445849" w:history="1">
        <w:r w:rsidR="007C756F" w:rsidRPr="0031210A">
          <w:rPr>
            <w:rStyle w:val="Hyperlink"/>
            <w:rFonts w:ascii="Times New Roman" w:hAnsi="Times New Roman" w:cs="Times New Roman"/>
            <w:noProof/>
            <w:sz w:val="26"/>
            <w:szCs w:val="26"/>
          </w:rPr>
          <w:t>Hình 1.1: Các công nghệ trong hệ thống SOA</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_Toc514445849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13</w:t>
        </w:r>
        <w:r w:rsidR="007C756F" w:rsidRPr="0031210A">
          <w:rPr>
            <w:rFonts w:ascii="Times New Roman" w:hAnsi="Times New Roman" w:cs="Times New Roman"/>
            <w:noProof/>
            <w:webHidden/>
            <w:sz w:val="26"/>
            <w:szCs w:val="26"/>
          </w:rPr>
          <w:fldChar w:fldCharType="end"/>
        </w:r>
      </w:hyperlink>
    </w:p>
    <w:p w14:paraId="6657CF8C" w14:textId="605E888C"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50" w:history="1">
        <w:r w:rsidR="007C756F" w:rsidRPr="0031210A">
          <w:rPr>
            <w:rStyle w:val="Hyperlink"/>
            <w:rFonts w:ascii="Times New Roman" w:hAnsi="Times New Roman" w:cs="Times New Roman"/>
            <w:noProof/>
            <w:sz w:val="26"/>
            <w:szCs w:val="26"/>
          </w:rPr>
          <w:t>Hình 1.2. Kiến trúc hệ thống nền tảng trục tích hợp</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_Toc514445850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14</w:t>
        </w:r>
        <w:r w:rsidR="007C756F" w:rsidRPr="0031210A">
          <w:rPr>
            <w:rFonts w:ascii="Times New Roman" w:hAnsi="Times New Roman" w:cs="Times New Roman"/>
            <w:noProof/>
            <w:webHidden/>
            <w:sz w:val="26"/>
            <w:szCs w:val="26"/>
          </w:rPr>
          <w:fldChar w:fldCharType="end"/>
        </w:r>
      </w:hyperlink>
    </w:p>
    <w:p w14:paraId="51C22512" w14:textId="25A93AD4"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51" w:history="1">
        <w:r w:rsidR="007C756F" w:rsidRPr="0031210A">
          <w:rPr>
            <w:rStyle w:val="Hyperlink"/>
            <w:rFonts w:ascii="Times New Roman" w:hAnsi="Times New Roman" w:cs="Times New Roman"/>
            <w:iCs/>
            <w:noProof/>
            <w:sz w:val="26"/>
            <w:szCs w:val="26"/>
          </w:rPr>
          <w:t xml:space="preserve">Hình </w:t>
        </w:r>
        <w:r w:rsidR="007C756F" w:rsidRPr="0031210A">
          <w:rPr>
            <w:rStyle w:val="Hyperlink"/>
            <w:rFonts w:ascii="Times New Roman" w:hAnsi="Times New Roman" w:cs="Times New Roman"/>
            <w:noProof/>
            <w:sz w:val="26"/>
            <w:szCs w:val="26"/>
          </w:rPr>
          <w:t>1.3</w:t>
        </w:r>
        <w:r w:rsidR="007C756F" w:rsidRPr="0031210A">
          <w:rPr>
            <w:rStyle w:val="Hyperlink"/>
            <w:rFonts w:ascii="Times New Roman" w:hAnsi="Times New Roman" w:cs="Times New Roman"/>
            <w:iCs/>
            <w:noProof/>
            <w:sz w:val="26"/>
            <w:szCs w:val="26"/>
          </w:rPr>
          <w:t>: Nền tảng tích hợp cho doanh nghiệp</w:t>
        </w:r>
        <w:r w:rsidR="007C756F" w:rsidRPr="0031210A">
          <w:rPr>
            <w:rStyle w:val="Hyperlink"/>
            <w:rFonts w:ascii="Times New Roman" w:hAnsi="Times New Roman" w:cs="Times New Roman"/>
            <w:noProof/>
            <w:sz w:val="26"/>
            <w:szCs w:val="26"/>
            <w:lang w:val="en-US"/>
          </w:rPr>
          <w:t xml:space="preserve"> [8]</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_Toc514445851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16</w:t>
        </w:r>
        <w:r w:rsidR="007C756F" w:rsidRPr="0031210A">
          <w:rPr>
            <w:rFonts w:ascii="Times New Roman" w:hAnsi="Times New Roman" w:cs="Times New Roman"/>
            <w:noProof/>
            <w:webHidden/>
            <w:sz w:val="26"/>
            <w:szCs w:val="26"/>
          </w:rPr>
          <w:fldChar w:fldCharType="end"/>
        </w:r>
      </w:hyperlink>
    </w:p>
    <w:p w14:paraId="2014FD01" w14:textId="684293EE"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52" w:history="1">
        <w:r w:rsidR="007C756F" w:rsidRPr="0031210A">
          <w:rPr>
            <w:rStyle w:val="Hyperlink"/>
            <w:rFonts w:ascii="Times New Roman" w:hAnsi="Times New Roman" w:cs="Times New Roman"/>
            <w:noProof/>
            <w:sz w:val="26"/>
            <w:szCs w:val="26"/>
          </w:rPr>
          <w:t xml:space="preserve">Hình 1.4: Kiến trúc MuleESB </w:t>
        </w:r>
        <w:r w:rsidR="007C756F" w:rsidRPr="0031210A">
          <w:rPr>
            <w:rStyle w:val="Hyperlink"/>
            <w:rFonts w:ascii="Times New Roman" w:hAnsi="Times New Roman" w:cs="Times New Roman"/>
            <w:noProof/>
            <w:sz w:val="26"/>
            <w:szCs w:val="26"/>
            <w:lang w:val="en-US"/>
          </w:rPr>
          <w:t>[6]</w:t>
        </w:r>
        <w:r w:rsidR="007C756F" w:rsidRPr="0031210A">
          <w:rPr>
            <w:rStyle w:val="Hyperlink"/>
            <w:rFonts w:ascii="Times New Roman" w:hAnsi="Times New Roman" w:cs="Times New Roman"/>
            <w:noProof/>
            <w:sz w:val="26"/>
            <w:szCs w:val="26"/>
          </w:rPr>
          <w:t>.</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_Toc514445852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17</w:t>
        </w:r>
        <w:r w:rsidR="007C756F" w:rsidRPr="0031210A">
          <w:rPr>
            <w:rFonts w:ascii="Times New Roman" w:hAnsi="Times New Roman" w:cs="Times New Roman"/>
            <w:noProof/>
            <w:webHidden/>
            <w:sz w:val="26"/>
            <w:szCs w:val="26"/>
          </w:rPr>
          <w:fldChar w:fldCharType="end"/>
        </w:r>
      </w:hyperlink>
    </w:p>
    <w:p w14:paraId="603AE48E" w14:textId="5D320526"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53" w:history="1">
        <w:r w:rsidR="007C756F" w:rsidRPr="0031210A">
          <w:rPr>
            <w:rStyle w:val="Hyperlink"/>
            <w:rFonts w:ascii="Times New Roman" w:hAnsi="Times New Roman" w:cs="Times New Roman"/>
            <w:noProof/>
            <w:sz w:val="26"/>
            <w:szCs w:val="26"/>
          </w:rPr>
          <w:t>Hình 1.5. Mô hình luồng xử lý trên MuleESB</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_Toc514445853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18</w:t>
        </w:r>
        <w:r w:rsidR="007C756F" w:rsidRPr="0031210A">
          <w:rPr>
            <w:rFonts w:ascii="Times New Roman" w:hAnsi="Times New Roman" w:cs="Times New Roman"/>
            <w:noProof/>
            <w:webHidden/>
            <w:sz w:val="26"/>
            <w:szCs w:val="26"/>
          </w:rPr>
          <w:fldChar w:fldCharType="end"/>
        </w:r>
      </w:hyperlink>
    </w:p>
    <w:p w14:paraId="4E5F0995" w14:textId="62FC6E06"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54" w:history="1">
        <w:r w:rsidR="007C756F" w:rsidRPr="0031210A">
          <w:rPr>
            <w:rStyle w:val="Hyperlink"/>
            <w:rFonts w:ascii="Times New Roman" w:hAnsi="Times New Roman" w:cs="Times New Roman"/>
            <w:noProof/>
            <w:sz w:val="26"/>
            <w:szCs w:val="26"/>
          </w:rPr>
          <w:t>Hình 1.6. Kiến trúc hệ thống IB cũ</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_Toc514445854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19</w:t>
        </w:r>
        <w:r w:rsidR="007C756F" w:rsidRPr="0031210A">
          <w:rPr>
            <w:rFonts w:ascii="Times New Roman" w:hAnsi="Times New Roman" w:cs="Times New Roman"/>
            <w:noProof/>
            <w:webHidden/>
            <w:sz w:val="26"/>
            <w:szCs w:val="26"/>
          </w:rPr>
          <w:fldChar w:fldCharType="end"/>
        </w:r>
      </w:hyperlink>
    </w:p>
    <w:p w14:paraId="2EFF657B" w14:textId="0915D99D"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55" w:history="1">
        <w:r w:rsidR="007C756F" w:rsidRPr="0031210A">
          <w:rPr>
            <w:rStyle w:val="Hyperlink"/>
            <w:rFonts w:ascii="Times New Roman" w:hAnsi="Times New Roman" w:cs="Times New Roman"/>
            <w:noProof/>
            <w:sz w:val="26"/>
            <w:szCs w:val="26"/>
          </w:rPr>
          <w:t>Hình 1.7. Kiến trúc hệ thống IB mới</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_Toc514445855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20</w:t>
        </w:r>
        <w:r w:rsidR="007C756F" w:rsidRPr="0031210A">
          <w:rPr>
            <w:rFonts w:ascii="Times New Roman" w:hAnsi="Times New Roman" w:cs="Times New Roman"/>
            <w:noProof/>
            <w:webHidden/>
            <w:sz w:val="26"/>
            <w:szCs w:val="26"/>
          </w:rPr>
          <w:fldChar w:fldCharType="end"/>
        </w:r>
      </w:hyperlink>
    </w:p>
    <w:p w14:paraId="16E4FD0C" w14:textId="264A120F"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56" w:history="1">
        <w:r w:rsidR="007C756F" w:rsidRPr="0031210A">
          <w:rPr>
            <w:rStyle w:val="Hyperlink"/>
            <w:rFonts w:ascii="Times New Roman" w:hAnsi="Times New Roman" w:cs="Times New Roman"/>
            <w:noProof/>
            <w:sz w:val="26"/>
            <w:szCs w:val="26"/>
          </w:rPr>
          <w:t>Hình 1.8: Quy trình tích hợp liên tục</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_Toc514445856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21</w:t>
        </w:r>
        <w:r w:rsidR="007C756F" w:rsidRPr="0031210A">
          <w:rPr>
            <w:rFonts w:ascii="Times New Roman" w:hAnsi="Times New Roman" w:cs="Times New Roman"/>
            <w:noProof/>
            <w:webHidden/>
            <w:sz w:val="26"/>
            <w:szCs w:val="26"/>
          </w:rPr>
          <w:fldChar w:fldCharType="end"/>
        </w:r>
      </w:hyperlink>
    </w:p>
    <w:p w14:paraId="69CC7545" w14:textId="02A3A1DE"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57" w:history="1">
        <w:r w:rsidR="007C756F" w:rsidRPr="0031210A">
          <w:rPr>
            <w:rStyle w:val="Hyperlink"/>
            <w:rFonts w:ascii="Times New Roman" w:hAnsi="Times New Roman" w:cs="Times New Roman"/>
            <w:noProof/>
            <w:sz w:val="26"/>
            <w:szCs w:val="26"/>
          </w:rPr>
          <w:t>Hình 1.9: Quy trình chuyển giao liên tục</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_Toc514445857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22</w:t>
        </w:r>
        <w:r w:rsidR="007C756F" w:rsidRPr="0031210A">
          <w:rPr>
            <w:rFonts w:ascii="Times New Roman" w:hAnsi="Times New Roman" w:cs="Times New Roman"/>
            <w:noProof/>
            <w:webHidden/>
            <w:sz w:val="26"/>
            <w:szCs w:val="26"/>
          </w:rPr>
          <w:fldChar w:fldCharType="end"/>
        </w:r>
      </w:hyperlink>
    </w:p>
    <w:p w14:paraId="63BBD5F2" w14:textId="5A858203"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58" w:history="1">
        <w:r w:rsidR="007C756F" w:rsidRPr="0031210A">
          <w:rPr>
            <w:rStyle w:val="Hyperlink"/>
            <w:rFonts w:ascii="Times New Roman" w:hAnsi="Times New Roman" w:cs="Times New Roman"/>
            <w:noProof/>
            <w:sz w:val="26"/>
            <w:szCs w:val="26"/>
          </w:rPr>
          <w:t>Hình 1.10: Dòng triển khai</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_Toc514445858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22</w:t>
        </w:r>
        <w:r w:rsidR="007C756F" w:rsidRPr="0031210A">
          <w:rPr>
            <w:rFonts w:ascii="Times New Roman" w:hAnsi="Times New Roman" w:cs="Times New Roman"/>
            <w:noProof/>
            <w:webHidden/>
            <w:sz w:val="26"/>
            <w:szCs w:val="26"/>
          </w:rPr>
          <w:fldChar w:fldCharType="end"/>
        </w:r>
      </w:hyperlink>
    </w:p>
    <w:p w14:paraId="380B84C0" w14:textId="4ED9880E"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59" w:history="1">
        <w:r w:rsidR="007C756F" w:rsidRPr="0031210A">
          <w:rPr>
            <w:rStyle w:val="Hyperlink"/>
            <w:rFonts w:ascii="Times New Roman" w:hAnsi="Times New Roman" w:cs="Times New Roman"/>
            <w:noProof/>
            <w:sz w:val="26"/>
            <w:szCs w:val="26"/>
          </w:rPr>
          <w:t xml:space="preserve">Hình 1.11: Mô hình hoạt động của DVCS </w:t>
        </w:r>
        <w:r w:rsidR="007C756F" w:rsidRPr="0031210A">
          <w:rPr>
            <w:rStyle w:val="Hyperlink"/>
            <w:rFonts w:ascii="Times New Roman" w:hAnsi="Times New Roman" w:cs="Times New Roman"/>
            <w:noProof/>
            <w:sz w:val="26"/>
            <w:szCs w:val="26"/>
            <w:lang w:val="en-US"/>
          </w:rPr>
          <w:t>[10]</w:t>
        </w:r>
        <w:r w:rsidR="007C756F" w:rsidRPr="0031210A">
          <w:rPr>
            <w:rStyle w:val="Hyperlink"/>
            <w:rFonts w:ascii="Times New Roman" w:hAnsi="Times New Roman" w:cs="Times New Roman"/>
            <w:noProof/>
            <w:sz w:val="26"/>
            <w:szCs w:val="26"/>
          </w:rPr>
          <w:t>.</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_Toc514445859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23</w:t>
        </w:r>
        <w:r w:rsidR="007C756F" w:rsidRPr="0031210A">
          <w:rPr>
            <w:rFonts w:ascii="Times New Roman" w:hAnsi="Times New Roman" w:cs="Times New Roman"/>
            <w:noProof/>
            <w:webHidden/>
            <w:sz w:val="26"/>
            <w:szCs w:val="26"/>
          </w:rPr>
          <w:fldChar w:fldCharType="end"/>
        </w:r>
      </w:hyperlink>
    </w:p>
    <w:p w14:paraId="2CF07971" w14:textId="0A455F33"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60" w:history="1">
        <w:r w:rsidR="007C756F" w:rsidRPr="0031210A">
          <w:rPr>
            <w:rStyle w:val="Hyperlink"/>
            <w:rFonts w:ascii="Times New Roman" w:hAnsi="Times New Roman" w:cs="Times New Roman"/>
            <w:noProof/>
            <w:sz w:val="26"/>
            <w:szCs w:val="26"/>
          </w:rPr>
          <w:t>Hình 1.12: Cấu trúc tổ chức kho mã nguồn trên Git</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_Toc514445860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24</w:t>
        </w:r>
        <w:r w:rsidR="007C756F" w:rsidRPr="0031210A">
          <w:rPr>
            <w:rFonts w:ascii="Times New Roman" w:hAnsi="Times New Roman" w:cs="Times New Roman"/>
            <w:noProof/>
            <w:webHidden/>
            <w:sz w:val="26"/>
            <w:szCs w:val="26"/>
          </w:rPr>
          <w:fldChar w:fldCharType="end"/>
        </w:r>
      </w:hyperlink>
    </w:p>
    <w:p w14:paraId="206FA6AA" w14:textId="2261E066"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61" w:history="1">
        <w:r w:rsidR="007C756F" w:rsidRPr="0031210A">
          <w:rPr>
            <w:rStyle w:val="Hyperlink"/>
            <w:rFonts w:ascii="Times New Roman" w:hAnsi="Times New Roman" w:cs="Times New Roman"/>
            <w:noProof/>
            <w:sz w:val="26"/>
            <w:szCs w:val="26"/>
          </w:rPr>
          <w:t>Hình 1.13: Các dòng lệnh trên Git</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_Toc514445861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24</w:t>
        </w:r>
        <w:r w:rsidR="007C756F" w:rsidRPr="0031210A">
          <w:rPr>
            <w:rFonts w:ascii="Times New Roman" w:hAnsi="Times New Roman" w:cs="Times New Roman"/>
            <w:noProof/>
            <w:webHidden/>
            <w:sz w:val="26"/>
            <w:szCs w:val="26"/>
          </w:rPr>
          <w:fldChar w:fldCharType="end"/>
        </w:r>
      </w:hyperlink>
    </w:p>
    <w:p w14:paraId="76598D97" w14:textId="1FEA7DBA"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62" w:history="1">
        <w:r w:rsidR="007C756F" w:rsidRPr="0031210A">
          <w:rPr>
            <w:rStyle w:val="Hyperlink"/>
            <w:rFonts w:ascii="Times New Roman" w:eastAsia="Times New Roman" w:hAnsi="Times New Roman" w:cs="Times New Roman"/>
            <w:noProof/>
            <w:sz w:val="26"/>
            <w:szCs w:val="26"/>
          </w:rPr>
          <w:t>Hình 1.14: Quản lý mã nguồn sử dụng Maven</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_Toc514445862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25</w:t>
        </w:r>
        <w:r w:rsidR="007C756F" w:rsidRPr="0031210A">
          <w:rPr>
            <w:rFonts w:ascii="Times New Roman" w:hAnsi="Times New Roman" w:cs="Times New Roman"/>
            <w:noProof/>
            <w:webHidden/>
            <w:sz w:val="26"/>
            <w:szCs w:val="26"/>
          </w:rPr>
          <w:fldChar w:fldCharType="end"/>
        </w:r>
      </w:hyperlink>
    </w:p>
    <w:p w14:paraId="6499BEC8" w14:textId="01E605CA"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63" w:history="1">
        <w:r w:rsidR="007C756F" w:rsidRPr="0031210A">
          <w:rPr>
            <w:rStyle w:val="Hyperlink"/>
            <w:rFonts w:ascii="Times New Roman" w:eastAsia="Times New Roman" w:hAnsi="Times New Roman" w:cs="Times New Roman"/>
            <w:noProof/>
            <w:sz w:val="26"/>
            <w:szCs w:val="26"/>
          </w:rPr>
          <w:t>Hình 1.15: Màn hình chính Jenkins</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_Toc514445863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26</w:t>
        </w:r>
        <w:r w:rsidR="007C756F" w:rsidRPr="0031210A">
          <w:rPr>
            <w:rFonts w:ascii="Times New Roman" w:hAnsi="Times New Roman" w:cs="Times New Roman"/>
            <w:noProof/>
            <w:webHidden/>
            <w:sz w:val="26"/>
            <w:szCs w:val="26"/>
          </w:rPr>
          <w:fldChar w:fldCharType="end"/>
        </w:r>
      </w:hyperlink>
    </w:p>
    <w:p w14:paraId="7938F244" w14:textId="7078D937"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64" w:history="1">
        <w:r w:rsidR="007C756F" w:rsidRPr="0031210A">
          <w:rPr>
            <w:rStyle w:val="Hyperlink"/>
            <w:rFonts w:ascii="Times New Roman" w:eastAsia="Times New Roman" w:hAnsi="Times New Roman" w:cs="Times New Roman"/>
            <w:noProof/>
            <w:sz w:val="26"/>
            <w:szCs w:val="26"/>
          </w:rPr>
          <w:t>Hình 1.16: Cấu hình tùy chỉnh của Jenkins</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_Toc514445864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27</w:t>
        </w:r>
        <w:r w:rsidR="007C756F" w:rsidRPr="0031210A">
          <w:rPr>
            <w:rFonts w:ascii="Times New Roman" w:hAnsi="Times New Roman" w:cs="Times New Roman"/>
            <w:noProof/>
            <w:webHidden/>
            <w:sz w:val="26"/>
            <w:szCs w:val="26"/>
          </w:rPr>
          <w:fldChar w:fldCharType="end"/>
        </w:r>
      </w:hyperlink>
    </w:p>
    <w:p w14:paraId="18B32553" w14:textId="67321415"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65" w:history="1">
        <w:r w:rsidR="007C756F" w:rsidRPr="0031210A">
          <w:rPr>
            <w:rStyle w:val="Hyperlink"/>
            <w:rFonts w:ascii="Times New Roman" w:hAnsi="Times New Roman" w:cs="Times New Roman"/>
            <w:noProof/>
            <w:sz w:val="26"/>
            <w:szCs w:val="26"/>
          </w:rPr>
          <w:t>Hình 1.17: Quản lý plugins</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_Toc514445865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28</w:t>
        </w:r>
        <w:r w:rsidR="007C756F" w:rsidRPr="0031210A">
          <w:rPr>
            <w:rFonts w:ascii="Times New Roman" w:hAnsi="Times New Roman" w:cs="Times New Roman"/>
            <w:noProof/>
            <w:webHidden/>
            <w:sz w:val="26"/>
            <w:szCs w:val="26"/>
          </w:rPr>
          <w:fldChar w:fldCharType="end"/>
        </w:r>
      </w:hyperlink>
    </w:p>
    <w:p w14:paraId="2BAB9621" w14:textId="07395933"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66" w:history="1">
        <w:r w:rsidR="007C756F" w:rsidRPr="0031210A">
          <w:rPr>
            <w:rStyle w:val="Hyperlink"/>
            <w:rFonts w:ascii="Times New Roman" w:hAnsi="Times New Roman" w:cs="Times New Roman"/>
            <w:noProof/>
            <w:sz w:val="26"/>
            <w:szCs w:val="26"/>
          </w:rPr>
          <w:t>Hình 1.18: Thông tin hệ thống của Jenkins</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_Toc514445866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28</w:t>
        </w:r>
        <w:r w:rsidR="007C756F" w:rsidRPr="0031210A">
          <w:rPr>
            <w:rFonts w:ascii="Times New Roman" w:hAnsi="Times New Roman" w:cs="Times New Roman"/>
            <w:noProof/>
            <w:webHidden/>
            <w:sz w:val="26"/>
            <w:szCs w:val="26"/>
          </w:rPr>
          <w:fldChar w:fldCharType="end"/>
        </w:r>
      </w:hyperlink>
    </w:p>
    <w:p w14:paraId="70AB3392" w14:textId="3E1FBEC3"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67" w:history="1">
        <w:r w:rsidR="007C756F" w:rsidRPr="0031210A">
          <w:rPr>
            <w:rStyle w:val="Hyperlink"/>
            <w:rFonts w:ascii="Times New Roman" w:hAnsi="Times New Roman" w:cs="Times New Roman"/>
            <w:noProof/>
            <w:sz w:val="26"/>
            <w:szCs w:val="26"/>
          </w:rPr>
          <w:t>Hình 1.19: Sơ đồ các cấp độ kiểm thử</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_Toc514445867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31</w:t>
        </w:r>
        <w:r w:rsidR="007C756F" w:rsidRPr="0031210A">
          <w:rPr>
            <w:rFonts w:ascii="Times New Roman" w:hAnsi="Times New Roman" w:cs="Times New Roman"/>
            <w:noProof/>
            <w:webHidden/>
            <w:sz w:val="26"/>
            <w:szCs w:val="26"/>
          </w:rPr>
          <w:fldChar w:fldCharType="end"/>
        </w:r>
      </w:hyperlink>
    </w:p>
    <w:p w14:paraId="72E66218" w14:textId="62E61262"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68" w:history="1">
        <w:r w:rsidR="007C756F" w:rsidRPr="0031210A">
          <w:rPr>
            <w:rStyle w:val="Hyperlink"/>
            <w:rFonts w:ascii="Times New Roman" w:hAnsi="Times New Roman" w:cs="Times New Roman"/>
            <w:noProof/>
            <w:sz w:val="26"/>
            <w:szCs w:val="26"/>
          </w:rPr>
          <w:t>Hình 2.1: Tham số trên Postman</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_Toc514445868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35</w:t>
        </w:r>
        <w:r w:rsidR="007C756F" w:rsidRPr="0031210A">
          <w:rPr>
            <w:rFonts w:ascii="Times New Roman" w:hAnsi="Times New Roman" w:cs="Times New Roman"/>
            <w:noProof/>
            <w:webHidden/>
            <w:sz w:val="26"/>
            <w:szCs w:val="26"/>
          </w:rPr>
          <w:fldChar w:fldCharType="end"/>
        </w:r>
      </w:hyperlink>
    </w:p>
    <w:p w14:paraId="0B4E2EE1" w14:textId="2F5C27BF"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69" w:history="1">
        <w:r w:rsidR="007C756F" w:rsidRPr="0031210A">
          <w:rPr>
            <w:rStyle w:val="Hyperlink"/>
            <w:rFonts w:ascii="Times New Roman" w:hAnsi="Times New Roman" w:cs="Times New Roman"/>
            <w:noProof/>
            <w:sz w:val="26"/>
            <w:szCs w:val="26"/>
          </w:rPr>
          <w:t>Hình 2.2: Mã nguồn gọi API</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_Toc514445869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35</w:t>
        </w:r>
        <w:r w:rsidR="007C756F" w:rsidRPr="0031210A">
          <w:rPr>
            <w:rFonts w:ascii="Times New Roman" w:hAnsi="Times New Roman" w:cs="Times New Roman"/>
            <w:noProof/>
            <w:webHidden/>
            <w:sz w:val="26"/>
            <w:szCs w:val="26"/>
          </w:rPr>
          <w:fldChar w:fldCharType="end"/>
        </w:r>
      </w:hyperlink>
    </w:p>
    <w:p w14:paraId="51692077" w14:textId="7D6DA4AC"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70" w:history="1">
        <w:r w:rsidR="007C756F" w:rsidRPr="0031210A">
          <w:rPr>
            <w:rStyle w:val="Hyperlink"/>
            <w:rFonts w:ascii="Times New Roman" w:hAnsi="Times New Roman" w:cs="Times New Roman"/>
            <w:noProof/>
            <w:sz w:val="26"/>
            <w:szCs w:val="26"/>
          </w:rPr>
          <w:t>Hình 2.3: Quản lý các lời gọi API</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_Toc514445870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36</w:t>
        </w:r>
        <w:r w:rsidR="007C756F" w:rsidRPr="0031210A">
          <w:rPr>
            <w:rFonts w:ascii="Times New Roman" w:hAnsi="Times New Roman" w:cs="Times New Roman"/>
            <w:noProof/>
            <w:webHidden/>
            <w:sz w:val="26"/>
            <w:szCs w:val="26"/>
          </w:rPr>
          <w:fldChar w:fldCharType="end"/>
        </w:r>
      </w:hyperlink>
    </w:p>
    <w:p w14:paraId="490F4DF2" w14:textId="725355F7"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71" w:history="1">
        <w:r w:rsidR="007C756F" w:rsidRPr="0031210A">
          <w:rPr>
            <w:rStyle w:val="Hyperlink"/>
            <w:rFonts w:ascii="Times New Roman" w:hAnsi="Times New Roman" w:cs="Times New Roman"/>
            <w:noProof/>
            <w:sz w:val="26"/>
            <w:szCs w:val="26"/>
          </w:rPr>
          <w:t>Hình 2.4: Lời gọi API trên SOAPUI</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_Toc514445871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36</w:t>
        </w:r>
        <w:r w:rsidR="007C756F" w:rsidRPr="0031210A">
          <w:rPr>
            <w:rFonts w:ascii="Times New Roman" w:hAnsi="Times New Roman" w:cs="Times New Roman"/>
            <w:noProof/>
            <w:webHidden/>
            <w:sz w:val="26"/>
            <w:szCs w:val="26"/>
          </w:rPr>
          <w:fldChar w:fldCharType="end"/>
        </w:r>
      </w:hyperlink>
    </w:p>
    <w:p w14:paraId="6B2E1926" w14:textId="0215CBC3"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72" w:history="1">
        <w:r w:rsidR="007C756F" w:rsidRPr="0031210A">
          <w:rPr>
            <w:rStyle w:val="Hyperlink"/>
            <w:rFonts w:ascii="Times New Roman" w:hAnsi="Times New Roman" w:cs="Times New Roman"/>
            <w:noProof/>
            <w:sz w:val="26"/>
            <w:szCs w:val="26"/>
          </w:rPr>
          <w:t>Hình 2.5: Kiến trúc JUnit</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_Toc514445872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38</w:t>
        </w:r>
        <w:r w:rsidR="007C756F" w:rsidRPr="0031210A">
          <w:rPr>
            <w:rFonts w:ascii="Times New Roman" w:hAnsi="Times New Roman" w:cs="Times New Roman"/>
            <w:noProof/>
            <w:webHidden/>
            <w:sz w:val="26"/>
            <w:szCs w:val="26"/>
          </w:rPr>
          <w:fldChar w:fldCharType="end"/>
        </w:r>
      </w:hyperlink>
    </w:p>
    <w:p w14:paraId="6287B7A5" w14:textId="1936A207"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73" w:history="1">
        <w:r w:rsidR="007C756F" w:rsidRPr="0031210A">
          <w:rPr>
            <w:rStyle w:val="Hyperlink"/>
            <w:rFonts w:ascii="Times New Roman" w:hAnsi="Times New Roman" w:cs="Times New Roman"/>
            <w:noProof/>
            <w:sz w:val="26"/>
            <w:szCs w:val="26"/>
          </w:rPr>
          <w:t>Hình 2.6: MUnit Code</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_Toc514445873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39</w:t>
        </w:r>
        <w:r w:rsidR="007C756F" w:rsidRPr="0031210A">
          <w:rPr>
            <w:rFonts w:ascii="Times New Roman" w:hAnsi="Times New Roman" w:cs="Times New Roman"/>
            <w:noProof/>
            <w:webHidden/>
            <w:sz w:val="26"/>
            <w:szCs w:val="26"/>
          </w:rPr>
          <w:fldChar w:fldCharType="end"/>
        </w:r>
      </w:hyperlink>
    </w:p>
    <w:p w14:paraId="0B9D2410" w14:textId="5FF2A422"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74" w:history="1">
        <w:r w:rsidR="007C756F" w:rsidRPr="0031210A">
          <w:rPr>
            <w:rStyle w:val="Hyperlink"/>
            <w:rFonts w:ascii="Times New Roman" w:hAnsi="Times New Roman" w:cs="Times New Roman"/>
            <w:noProof/>
            <w:sz w:val="26"/>
            <w:szCs w:val="26"/>
          </w:rPr>
          <w:t>Hình 2.7: MUnit viết trên Java</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_Toc514445874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39</w:t>
        </w:r>
        <w:r w:rsidR="007C756F" w:rsidRPr="0031210A">
          <w:rPr>
            <w:rFonts w:ascii="Times New Roman" w:hAnsi="Times New Roman" w:cs="Times New Roman"/>
            <w:noProof/>
            <w:webHidden/>
            <w:sz w:val="26"/>
            <w:szCs w:val="26"/>
          </w:rPr>
          <w:fldChar w:fldCharType="end"/>
        </w:r>
      </w:hyperlink>
    </w:p>
    <w:p w14:paraId="267D3B9A" w14:textId="7A8FA907"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75" w:history="1">
        <w:r w:rsidR="007C756F" w:rsidRPr="0031210A">
          <w:rPr>
            <w:rStyle w:val="Hyperlink"/>
            <w:rFonts w:ascii="Times New Roman" w:hAnsi="Times New Roman" w:cs="Times New Roman"/>
            <w:noProof/>
            <w:sz w:val="26"/>
            <w:szCs w:val="26"/>
          </w:rPr>
          <w:t>Hình 3.1: Kiểm thử đơn vị theo lớp</w:t>
        </w:r>
        <w:r w:rsidR="007C756F" w:rsidRPr="0031210A">
          <w:rPr>
            <w:rStyle w:val="Hyperlink"/>
            <w:rFonts w:ascii="Times New Roman" w:hAnsi="Times New Roman" w:cs="Times New Roman"/>
            <w:noProof/>
            <w:sz w:val="26"/>
            <w:szCs w:val="26"/>
            <w:lang w:val="en-US"/>
          </w:rPr>
          <w:t xml:space="preserve"> [14]</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_Toc514445875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41</w:t>
        </w:r>
        <w:r w:rsidR="007C756F" w:rsidRPr="0031210A">
          <w:rPr>
            <w:rFonts w:ascii="Times New Roman" w:hAnsi="Times New Roman" w:cs="Times New Roman"/>
            <w:noProof/>
            <w:webHidden/>
            <w:sz w:val="26"/>
            <w:szCs w:val="26"/>
          </w:rPr>
          <w:fldChar w:fldCharType="end"/>
        </w:r>
      </w:hyperlink>
    </w:p>
    <w:p w14:paraId="2D6448DB" w14:textId="74547B55"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76" w:history="1">
        <w:r w:rsidR="007C756F" w:rsidRPr="0031210A">
          <w:rPr>
            <w:rStyle w:val="Hyperlink"/>
            <w:rFonts w:ascii="Times New Roman" w:hAnsi="Times New Roman" w:cs="Times New Roman"/>
            <w:noProof/>
            <w:sz w:val="26"/>
            <w:szCs w:val="26"/>
          </w:rPr>
          <w:t>Hình 3.2: Kiểm thử tích hợp</w:t>
        </w:r>
        <w:r w:rsidR="007C756F" w:rsidRPr="0031210A">
          <w:rPr>
            <w:rStyle w:val="Hyperlink"/>
            <w:rFonts w:ascii="Times New Roman" w:hAnsi="Times New Roman" w:cs="Times New Roman"/>
            <w:noProof/>
            <w:sz w:val="26"/>
            <w:szCs w:val="26"/>
            <w:lang w:val="en-US"/>
          </w:rPr>
          <w:t xml:space="preserve"> [14]</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_Toc514445876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41</w:t>
        </w:r>
        <w:r w:rsidR="007C756F" w:rsidRPr="0031210A">
          <w:rPr>
            <w:rFonts w:ascii="Times New Roman" w:hAnsi="Times New Roman" w:cs="Times New Roman"/>
            <w:noProof/>
            <w:webHidden/>
            <w:sz w:val="26"/>
            <w:szCs w:val="26"/>
          </w:rPr>
          <w:fldChar w:fldCharType="end"/>
        </w:r>
      </w:hyperlink>
    </w:p>
    <w:p w14:paraId="7B4BBF17" w14:textId="680C6D94"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77" w:history="1">
        <w:r w:rsidR="007C756F" w:rsidRPr="0031210A">
          <w:rPr>
            <w:rStyle w:val="Hyperlink"/>
            <w:rFonts w:ascii="Times New Roman" w:hAnsi="Times New Roman" w:cs="Times New Roman"/>
            <w:noProof/>
            <w:sz w:val="26"/>
            <w:szCs w:val="26"/>
          </w:rPr>
          <w:t>Hình 3.3. Quy trình kiểm thử hệ thống ESB</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_Toc514445877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42</w:t>
        </w:r>
        <w:r w:rsidR="007C756F" w:rsidRPr="0031210A">
          <w:rPr>
            <w:rFonts w:ascii="Times New Roman" w:hAnsi="Times New Roman" w:cs="Times New Roman"/>
            <w:noProof/>
            <w:webHidden/>
            <w:sz w:val="26"/>
            <w:szCs w:val="26"/>
          </w:rPr>
          <w:fldChar w:fldCharType="end"/>
        </w:r>
      </w:hyperlink>
    </w:p>
    <w:p w14:paraId="23EEC4C7" w14:textId="3FD4B0CA"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78" w:history="1">
        <w:r w:rsidR="007C756F" w:rsidRPr="0031210A">
          <w:rPr>
            <w:rStyle w:val="Hyperlink"/>
            <w:rFonts w:ascii="Times New Roman" w:hAnsi="Times New Roman" w:cs="Times New Roman"/>
            <w:noProof/>
            <w:sz w:val="26"/>
            <w:szCs w:val="26"/>
          </w:rPr>
          <w:t>Hình 3.4. Biểu đồ lớp AsenAPIDriver</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_Toc514445878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43</w:t>
        </w:r>
        <w:r w:rsidR="007C756F" w:rsidRPr="0031210A">
          <w:rPr>
            <w:rFonts w:ascii="Times New Roman" w:hAnsi="Times New Roman" w:cs="Times New Roman"/>
            <w:noProof/>
            <w:webHidden/>
            <w:sz w:val="26"/>
            <w:szCs w:val="26"/>
          </w:rPr>
          <w:fldChar w:fldCharType="end"/>
        </w:r>
      </w:hyperlink>
    </w:p>
    <w:p w14:paraId="19FFBDAB" w14:textId="5D8F100B"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79" w:history="1">
        <w:r w:rsidR="007C756F" w:rsidRPr="0031210A">
          <w:rPr>
            <w:rStyle w:val="Hyperlink"/>
            <w:rFonts w:ascii="Times New Roman" w:hAnsi="Times New Roman" w:cs="Times New Roman"/>
            <w:noProof/>
            <w:sz w:val="26"/>
            <w:szCs w:val="26"/>
          </w:rPr>
          <w:t>Hình 3.5. Ví dụ tệp XML cấu hình ứng dụng MuleESB</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_Toc514445879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44</w:t>
        </w:r>
        <w:r w:rsidR="007C756F" w:rsidRPr="0031210A">
          <w:rPr>
            <w:rFonts w:ascii="Times New Roman" w:hAnsi="Times New Roman" w:cs="Times New Roman"/>
            <w:noProof/>
            <w:webHidden/>
            <w:sz w:val="26"/>
            <w:szCs w:val="26"/>
          </w:rPr>
          <w:fldChar w:fldCharType="end"/>
        </w:r>
      </w:hyperlink>
    </w:p>
    <w:p w14:paraId="031C0584" w14:textId="54676DF5"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80" w:history="1">
        <w:r w:rsidR="007C756F" w:rsidRPr="0031210A">
          <w:rPr>
            <w:rStyle w:val="Hyperlink"/>
            <w:rFonts w:ascii="Times New Roman" w:hAnsi="Times New Roman" w:cs="Times New Roman"/>
            <w:noProof/>
            <w:sz w:val="26"/>
            <w:szCs w:val="26"/>
          </w:rPr>
          <w:t>Hình 3.6. Các nút trong tệp xml</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_Toc514445880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44</w:t>
        </w:r>
        <w:r w:rsidR="007C756F" w:rsidRPr="0031210A">
          <w:rPr>
            <w:rFonts w:ascii="Times New Roman" w:hAnsi="Times New Roman" w:cs="Times New Roman"/>
            <w:noProof/>
            <w:webHidden/>
            <w:sz w:val="26"/>
            <w:szCs w:val="26"/>
          </w:rPr>
          <w:fldChar w:fldCharType="end"/>
        </w:r>
      </w:hyperlink>
    </w:p>
    <w:p w14:paraId="650C5BDD" w14:textId="1EF2226D"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81" w:history="1">
        <w:r w:rsidR="007C756F" w:rsidRPr="0031210A">
          <w:rPr>
            <w:rStyle w:val="Hyperlink"/>
            <w:rFonts w:ascii="Times New Roman" w:hAnsi="Times New Roman" w:cs="Times New Roman"/>
            <w:noProof/>
            <w:sz w:val="26"/>
            <w:szCs w:val="26"/>
          </w:rPr>
          <w:t xml:space="preserve">Hình 3.7: </w:t>
        </w:r>
        <w:r w:rsidR="007C756F" w:rsidRPr="0031210A">
          <w:rPr>
            <w:rStyle w:val="Hyperlink"/>
            <w:rFonts w:ascii="Times New Roman" w:hAnsi="Times New Roman" w:cs="Times New Roman"/>
            <w:noProof/>
            <w:sz w:val="26"/>
            <w:szCs w:val="26"/>
            <w:lang w:val="vi-VN"/>
          </w:rPr>
          <w:t>Các bước sinh mã kiểm thử tự động</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_Toc514445881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44</w:t>
        </w:r>
        <w:r w:rsidR="007C756F" w:rsidRPr="0031210A">
          <w:rPr>
            <w:rFonts w:ascii="Times New Roman" w:hAnsi="Times New Roman" w:cs="Times New Roman"/>
            <w:noProof/>
            <w:webHidden/>
            <w:sz w:val="26"/>
            <w:szCs w:val="26"/>
          </w:rPr>
          <w:fldChar w:fldCharType="end"/>
        </w:r>
      </w:hyperlink>
    </w:p>
    <w:p w14:paraId="262D0EFF" w14:textId="4A1F81F2"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82" w:history="1">
        <w:r w:rsidR="007C756F" w:rsidRPr="0031210A">
          <w:rPr>
            <w:rStyle w:val="Hyperlink"/>
            <w:rFonts w:ascii="Times New Roman" w:hAnsi="Times New Roman" w:cs="Times New Roman"/>
            <w:noProof/>
            <w:sz w:val="26"/>
            <w:szCs w:val="26"/>
          </w:rPr>
          <w:t>Hình 3.8: Cấu hình khởi tạo của ứng dụng</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_Toc514445882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45</w:t>
        </w:r>
        <w:r w:rsidR="007C756F" w:rsidRPr="0031210A">
          <w:rPr>
            <w:rFonts w:ascii="Times New Roman" w:hAnsi="Times New Roman" w:cs="Times New Roman"/>
            <w:noProof/>
            <w:webHidden/>
            <w:sz w:val="26"/>
            <w:szCs w:val="26"/>
          </w:rPr>
          <w:fldChar w:fldCharType="end"/>
        </w:r>
      </w:hyperlink>
    </w:p>
    <w:p w14:paraId="29A511B9" w14:textId="35C8EC4B"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83" w:history="1">
        <w:r w:rsidR="007C756F" w:rsidRPr="0031210A">
          <w:rPr>
            <w:rStyle w:val="Hyperlink"/>
            <w:rFonts w:ascii="Times New Roman" w:hAnsi="Times New Roman" w:cs="Times New Roman"/>
            <w:noProof/>
            <w:sz w:val="26"/>
            <w:szCs w:val="26"/>
          </w:rPr>
          <w:t>Hình 3.9: M</w:t>
        </w:r>
        <w:r w:rsidR="007C756F" w:rsidRPr="0031210A">
          <w:rPr>
            <w:rStyle w:val="Hyperlink"/>
            <w:rFonts w:ascii="Times New Roman" w:hAnsi="Times New Roman" w:cs="Times New Roman"/>
            <w:noProof/>
            <w:sz w:val="26"/>
            <w:szCs w:val="26"/>
            <w:lang w:val="vi-VN"/>
          </w:rPr>
          <w:t>ã nguồn kiểm thử bằng phương pháp sinh tự động</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_Toc514445883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45</w:t>
        </w:r>
        <w:r w:rsidR="007C756F" w:rsidRPr="0031210A">
          <w:rPr>
            <w:rFonts w:ascii="Times New Roman" w:hAnsi="Times New Roman" w:cs="Times New Roman"/>
            <w:noProof/>
            <w:webHidden/>
            <w:sz w:val="26"/>
            <w:szCs w:val="26"/>
          </w:rPr>
          <w:fldChar w:fldCharType="end"/>
        </w:r>
      </w:hyperlink>
    </w:p>
    <w:p w14:paraId="3CA5ABD1" w14:textId="781DC8BE"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84" w:history="1">
        <w:r w:rsidR="007C756F" w:rsidRPr="0031210A">
          <w:rPr>
            <w:rStyle w:val="Hyperlink"/>
            <w:rFonts w:ascii="Times New Roman" w:hAnsi="Times New Roman" w:cs="Times New Roman"/>
            <w:noProof/>
            <w:sz w:val="26"/>
            <w:szCs w:val="26"/>
          </w:rPr>
          <w:t>Hình 4.1: Sơ đồ tuần tự ứng dụng IB-ESB</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_Toc514445884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48</w:t>
        </w:r>
        <w:r w:rsidR="007C756F" w:rsidRPr="0031210A">
          <w:rPr>
            <w:rFonts w:ascii="Times New Roman" w:hAnsi="Times New Roman" w:cs="Times New Roman"/>
            <w:noProof/>
            <w:webHidden/>
            <w:sz w:val="26"/>
            <w:szCs w:val="26"/>
          </w:rPr>
          <w:fldChar w:fldCharType="end"/>
        </w:r>
      </w:hyperlink>
    </w:p>
    <w:p w14:paraId="3ABD40F3" w14:textId="29AB1683"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85" w:history="1">
        <w:r w:rsidR="007C756F" w:rsidRPr="0031210A">
          <w:rPr>
            <w:rStyle w:val="Hyperlink"/>
            <w:rFonts w:ascii="Times New Roman" w:hAnsi="Times New Roman" w:cs="Times New Roman"/>
            <w:noProof/>
            <w:sz w:val="26"/>
            <w:szCs w:val="26"/>
          </w:rPr>
          <w:t>Hình 4.2: Cách phân chia thư mục trên ứng dụng MuleESB</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_Toc514445885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48</w:t>
        </w:r>
        <w:r w:rsidR="007C756F" w:rsidRPr="0031210A">
          <w:rPr>
            <w:rFonts w:ascii="Times New Roman" w:hAnsi="Times New Roman" w:cs="Times New Roman"/>
            <w:noProof/>
            <w:webHidden/>
            <w:sz w:val="26"/>
            <w:szCs w:val="26"/>
          </w:rPr>
          <w:fldChar w:fldCharType="end"/>
        </w:r>
      </w:hyperlink>
    </w:p>
    <w:p w14:paraId="097183D2" w14:textId="238B723D"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86" w:history="1">
        <w:r w:rsidR="007C756F" w:rsidRPr="0031210A">
          <w:rPr>
            <w:rStyle w:val="Hyperlink"/>
            <w:rFonts w:ascii="Times New Roman" w:hAnsi="Times New Roman" w:cs="Times New Roman"/>
            <w:noProof/>
            <w:sz w:val="26"/>
            <w:szCs w:val="26"/>
          </w:rPr>
          <w:t>Hình 4.3: Màn hình quản lý của Jenkins</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_Toc514445886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49</w:t>
        </w:r>
        <w:r w:rsidR="007C756F" w:rsidRPr="0031210A">
          <w:rPr>
            <w:rFonts w:ascii="Times New Roman" w:hAnsi="Times New Roman" w:cs="Times New Roman"/>
            <w:noProof/>
            <w:webHidden/>
            <w:sz w:val="26"/>
            <w:szCs w:val="26"/>
          </w:rPr>
          <w:fldChar w:fldCharType="end"/>
        </w:r>
      </w:hyperlink>
    </w:p>
    <w:p w14:paraId="62DAC516" w14:textId="37AA4F0D"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87" w:history="1">
        <w:r w:rsidR="007C756F" w:rsidRPr="0031210A">
          <w:rPr>
            <w:rStyle w:val="Hyperlink"/>
            <w:rFonts w:ascii="Times New Roman" w:hAnsi="Times New Roman" w:cs="Times New Roman"/>
            <w:noProof/>
            <w:sz w:val="26"/>
            <w:szCs w:val="26"/>
          </w:rPr>
          <w:t>Hình 4.4: Tạo một tác vụ trên Jenkins</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_Toc514445887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50</w:t>
        </w:r>
        <w:r w:rsidR="007C756F" w:rsidRPr="0031210A">
          <w:rPr>
            <w:rFonts w:ascii="Times New Roman" w:hAnsi="Times New Roman" w:cs="Times New Roman"/>
            <w:noProof/>
            <w:webHidden/>
            <w:sz w:val="26"/>
            <w:szCs w:val="26"/>
          </w:rPr>
          <w:fldChar w:fldCharType="end"/>
        </w:r>
      </w:hyperlink>
    </w:p>
    <w:p w14:paraId="7DC7C6DD" w14:textId="1BA764BD"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88" w:history="1">
        <w:r w:rsidR="007C756F" w:rsidRPr="0031210A">
          <w:rPr>
            <w:rStyle w:val="Hyperlink"/>
            <w:rFonts w:ascii="Times New Roman" w:hAnsi="Times New Roman" w:cs="Times New Roman"/>
            <w:noProof/>
            <w:sz w:val="26"/>
            <w:szCs w:val="26"/>
          </w:rPr>
          <w:t>Hình 4.5: Thông tin chi tiết cấu hình tác vụ</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_Toc514445888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50</w:t>
        </w:r>
        <w:r w:rsidR="007C756F" w:rsidRPr="0031210A">
          <w:rPr>
            <w:rFonts w:ascii="Times New Roman" w:hAnsi="Times New Roman" w:cs="Times New Roman"/>
            <w:noProof/>
            <w:webHidden/>
            <w:sz w:val="26"/>
            <w:szCs w:val="26"/>
          </w:rPr>
          <w:fldChar w:fldCharType="end"/>
        </w:r>
      </w:hyperlink>
    </w:p>
    <w:p w14:paraId="7424FF5F" w14:textId="7FD07748"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89" w:history="1">
        <w:r w:rsidR="007C756F" w:rsidRPr="0031210A">
          <w:rPr>
            <w:rStyle w:val="Hyperlink"/>
            <w:rFonts w:ascii="Times New Roman" w:hAnsi="Times New Roman" w:cs="Times New Roman"/>
            <w:noProof/>
            <w:sz w:val="26"/>
            <w:szCs w:val="26"/>
          </w:rPr>
          <w:t>Hình 4.6: Tùy chọn tác vụ xử lý qua shell</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_Toc514445889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51</w:t>
        </w:r>
        <w:r w:rsidR="007C756F" w:rsidRPr="0031210A">
          <w:rPr>
            <w:rFonts w:ascii="Times New Roman" w:hAnsi="Times New Roman" w:cs="Times New Roman"/>
            <w:noProof/>
            <w:webHidden/>
            <w:sz w:val="26"/>
            <w:szCs w:val="26"/>
          </w:rPr>
          <w:fldChar w:fldCharType="end"/>
        </w:r>
      </w:hyperlink>
    </w:p>
    <w:p w14:paraId="4A65DFB7" w14:textId="7B7CF013"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90" w:history="1">
        <w:r w:rsidR="007C756F" w:rsidRPr="0031210A">
          <w:rPr>
            <w:rStyle w:val="Hyperlink"/>
            <w:rFonts w:ascii="Times New Roman" w:hAnsi="Times New Roman" w:cs="Times New Roman"/>
            <w:noProof/>
            <w:sz w:val="26"/>
            <w:szCs w:val="26"/>
          </w:rPr>
          <w:t>Hình 4.7:Thêm cấu hình gọi AsenAPIDriver</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_Toc514445890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51</w:t>
        </w:r>
        <w:r w:rsidR="007C756F" w:rsidRPr="0031210A">
          <w:rPr>
            <w:rFonts w:ascii="Times New Roman" w:hAnsi="Times New Roman" w:cs="Times New Roman"/>
            <w:noProof/>
            <w:webHidden/>
            <w:sz w:val="26"/>
            <w:szCs w:val="26"/>
          </w:rPr>
          <w:fldChar w:fldCharType="end"/>
        </w:r>
      </w:hyperlink>
    </w:p>
    <w:p w14:paraId="4144413A" w14:textId="031310E7"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91" w:history="1">
        <w:r w:rsidR="007C756F" w:rsidRPr="0031210A">
          <w:rPr>
            <w:rStyle w:val="Hyperlink"/>
            <w:rFonts w:ascii="Times New Roman" w:eastAsia="Times New Roman" w:hAnsi="Times New Roman" w:cs="Times New Roman"/>
            <w:noProof/>
            <w:sz w:val="26"/>
            <w:szCs w:val="26"/>
            <w:lang w:val="en-US"/>
          </w:rPr>
          <w:t>Hình 4.8: Quá trình chạy tác vụ</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_Toc514445891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52</w:t>
        </w:r>
        <w:r w:rsidR="007C756F" w:rsidRPr="0031210A">
          <w:rPr>
            <w:rFonts w:ascii="Times New Roman" w:hAnsi="Times New Roman" w:cs="Times New Roman"/>
            <w:noProof/>
            <w:webHidden/>
            <w:sz w:val="26"/>
            <w:szCs w:val="26"/>
          </w:rPr>
          <w:fldChar w:fldCharType="end"/>
        </w:r>
      </w:hyperlink>
    </w:p>
    <w:p w14:paraId="72872E6D" w14:textId="0D7C151C"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92" w:history="1">
        <w:r w:rsidR="007C756F" w:rsidRPr="0031210A">
          <w:rPr>
            <w:rStyle w:val="Hyperlink"/>
            <w:rFonts w:ascii="Times New Roman" w:hAnsi="Times New Roman" w:cs="Times New Roman"/>
            <w:noProof/>
            <w:sz w:val="26"/>
            <w:szCs w:val="26"/>
          </w:rPr>
          <w:t>Hình 4.9: Cấu hình thông báo Email</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_Toc514445892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52</w:t>
        </w:r>
        <w:r w:rsidR="007C756F" w:rsidRPr="0031210A">
          <w:rPr>
            <w:rFonts w:ascii="Times New Roman" w:hAnsi="Times New Roman" w:cs="Times New Roman"/>
            <w:noProof/>
            <w:webHidden/>
            <w:sz w:val="26"/>
            <w:szCs w:val="26"/>
          </w:rPr>
          <w:fldChar w:fldCharType="end"/>
        </w:r>
      </w:hyperlink>
    </w:p>
    <w:p w14:paraId="470CFC11" w14:textId="6C428693"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93" w:history="1">
        <w:r w:rsidR="007C756F" w:rsidRPr="0031210A">
          <w:rPr>
            <w:rStyle w:val="Hyperlink"/>
            <w:rFonts w:ascii="Times New Roman" w:eastAsia="Times New Roman" w:hAnsi="Times New Roman" w:cs="Times New Roman"/>
            <w:noProof/>
            <w:sz w:val="26"/>
            <w:szCs w:val="26"/>
          </w:rPr>
          <w:t>Hình 4.10: Lịch sử chạy tác vụ</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_Toc514445893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53</w:t>
        </w:r>
        <w:r w:rsidR="007C756F" w:rsidRPr="0031210A">
          <w:rPr>
            <w:rFonts w:ascii="Times New Roman" w:hAnsi="Times New Roman" w:cs="Times New Roman"/>
            <w:noProof/>
            <w:webHidden/>
            <w:sz w:val="26"/>
            <w:szCs w:val="26"/>
          </w:rPr>
          <w:fldChar w:fldCharType="end"/>
        </w:r>
      </w:hyperlink>
    </w:p>
    <w:p w14:paraId="582EE460" w14:textId="4F31971C"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94" w:history="1">
        <w:r w:rsidR="007C756F" w:rsidRPr="0031210A">
          <w:rPr>
            <w:rStyle w:val="Hyperlink"/>
            <w:rFonts w:ascii="Times New Roman" w:hAnsi="Times New Roman" w:cs="Times New Roman"/>
            <w:noProof/>
            <w:sz w:val="26"/>
            <w:szCs w:val="26"/>
          </w:rPr>
          <w:t>Hình 4.11: Kết quả thực hiện chạy mã nguồn kiểm thử tự sinh</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_Toc514445894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53</w:t>
        </w:r>
        <w:r w:rsidR="007C756F" w:rsidRPr="0031210A">
          <w:rPr>
            <w:rFonts w:ascii="Times New Roman" w:hAnsi="Times New Roman" w:cs="Times New Roman"/>
            <w:noProof/>
            <w:webHidden/>
            <w:sz w:val="26"/>
            <w:szCs w:val="26"/>
          </w:rPr>
          <w:fldChar w:fldCharType="end"/>
        </w:r>
      </w:hyperlink>
    </w:p>
    <w:p w14:paraId="140C203D" w14:textId="71F9C7B0" w:rsidR="007F0E4B" w:rsidRPr="00C307BC" w:rsidRDefault="007F0E4B" w:rsidP="007F129F">
      <w:pPr>
        <w:pStyle w:val="NoSpacing"/>
        <w:rPr>
          <w:rFonts w:ascii="Times New Roman" w:hAnsi="Times New Roman" w:cs="Times New Roman"/>
          <w:sz w:val="26"/>
          <w:szCs w:val="26"/>
        </w:rPr>
      </w:pPr>
      <w:r w:rsidRPr="0031210A">
        <w:rPr>
          <w:rFonts w:ascii="Times New Roman" w:hAnsi="Times New Roman" w:cs="Times New Roman"/>
          <w:sz w:val="26"/>
          <w:szCs w:val="26"/>
        </w:rPr>
        <w:fldChar w:fldCharType="end"/>
      </w:r>
    </w:p>
    <w:p w14:paraId="0863A691" w14:textId="087EF327" w:rsidR="006F117B" w:rsidRPr="00C307BC" w:rsidRDefault="007F0E4B" w:rsidP="00992FC2">
      <w:pPr>
        <w:rPr>
          <w:rFonts w:eastAsia="Times New Roman"/>
          <w:b/>
          <w:sz w:val="26"/>
          <w:szCs w:val="26"/>
        </w:rPr>
        <w:sectPr w:rsidR="006F117B" w:rsidRPr="00C307BC" w:rsidSect="00F02794">
          <w:pgSz w:w="12240" w:h="15840"/>
          <w:pgMar w:top="1134" w:right="1134" w:bottom="1134" w:left="1701" w:header="0" w:footer="720" w:gutter="0"/>
          <w:cols w:space="720"/>
        </w:sectPr>
      </w:pPr>
      <w:r w:rsidRPr="00C307BC">
        <w:rPr>
          <w:rFonts w:eastAsia="Times New Roman"/>
          <w:b/>
          <w:sz w:val="26"/>
          <w:szCs w:val="26"/>
        </w:rPr>
        <w:br w:type="page"/>
      </w:r>
    </w:p>
    <w:p w14:paraId="303D7012" w14:textId="65E23B3B" w:rsidR="006F117B" w:rsidRPr="00C307BC" w:rsidRDefault="00994B39" w:rsidP="004C417A">
      <w:pPr>
        <w:pStyle w:val="Heading1"/>
        <w:tabs>
          <w:tab w:val="left" w:pos="1350"/>
        </w:tabs>
        <w:spacing w:line="288" w:lineRule="auto"/>
        <w:jc w:val="center"/>
        <w:rPr>
          <w:rFonts w:ascii="Times New Roman" w:eastAsia="Times New Roman" w:hAnsi="Times New Roman" w:cs="Times New Roman"/>
          <w:b/>
          <w:sz w:val="26"/>
          <w:szCs w:val="26"/>
        </w:rPr>
      </w:pPr>
      <w:bookmarkStart w:id="20" w:name="_Toc514450047"/>
      <w:r w:rsidRPr="00C307BC">
        <w:rPr>
          <w:rFonts w:ascii="Times New Roman" w:eastAsia="Times New Roman" w:hAnsi="Times New Roman" w:cs="Times New Roman"/>
          <w:b/>
          <w:sz w:val="26"/>
          <w:szCs w:val="26"/>
        </w:rPr>
        <w:lastRenderedPageBreak/>
        <w:t>MỞ ĐẦU</w:t>
      </w:r>
      <w:bookmarkEnd w:id="20"/>
    </w:p>
    <w:p w14:paraId="34A1D213" w14:textId="0A3CB922" w:rsidR="001B0AD8" w:rsidDel="00C002AC" w:rsidRDefault="006A44E5" w:rsidP="00C24036">
      <w:pPr>
        <w:pStyle w:val="luanvanpara"/>
        <w:rPr>
          <w:del w:id="21" w:author="Nguyen Toan" w:date="2018-05-19T18:22:00Z"/>
        </w:rPr>
        <w:pPrChange w:id="22" w:author="Nguyen Toan" w:date="2018-05-19T18:23:00Z">
          <w:pPr>
            <w:spacing w:before="60" w:after="60" w:line="288" w:lineRule="auto"/>
            <w:ind w:firstLine="720"/>
            <w:jc w:val="both"/>
          </w:pPr>
        </w:pPrChange>
      </w:pPr>
      <w:ins w:id="23" w:author="Nguyen Toan" w:date="2018-05-19T18:20:00Z">
        <w:r w:rsidRPr="006A44E5">
          <w:t>Ki ĐẦUEF _Toc51444</w:t>
        </w:r>
      </w:ins>
      <w:ins w:id="24" w:author="Nguyen Toan" w:date="2018-05-19T18:23:00Z">
        <w:r w:rsidR="00111660">
          <w:t xml:space="preserve"> (Software Architecture)</w:t>
        </w:r>
      </w:ins>
      <w:ins w:id="25" w:author="Nguyen Toan" w:date="2018-05-19T18:20:00Z">
        <w:r w:rsidRPr="006A44E5">
          <w:t xml:space="preserve"> đSoftware Architecture)h ện chạy mã nguồn kiểm thử tự sinhbạn bè, đồng nghiệp - những người luôn ở bên tôi trong lúc khó khăn, động viên, khuyến khích tôi trong cuộc sống và công việc.t quá trình </w:t>
        </w:r>
        <w:r w:rsidR="009A7171">
          <w:t xml:space="preserve">nh cftware Architecture)h ện </w:t>
        </w:r>
      </w:ins>
      <w:ins w:id="26" w:author="Nguyen Toan" w:date="2018-05-19T18:23:00Z">
        <w:r w:rsidR="00827897">
          <w:t xml:space="preserve"> đó</w:t>
        </w:r>
      </w:ins>
      <w:ins w:id="27" w:author="Nguyen Toan" w:date="2018-05-19T18:20:00Z">
        <w:r w:rsidR="009A7171">
          <w:t xml:space="preserve">. </w:t>
        </w:r>
        <w:r w:rsidRPr="006A44E5">
          <w:t>Kiócftwac của một hệ thống phần mềm là một phép ẩn dụ, tương tự như kiến trúc của một tòa nhà</w:t>
        </w:r>
      </w:ins>
      <w:ins w:id="28" w:author="Nguyen Toan" w:date="2018-05-19T18:21:00Z">
        <w:r w:rsidR="009A7171">
          <w:t>.</w:t>
        </w:r>
      </w:ins>
      <w:ins w:id="29" w:author="Nguyen Toan" w:date="2018-05-19T18:20:00Z">
        <w:r w:rsidRPr="006A44E5">
          <w:t xml:space="preserve"> </w:t>
        </w:r>
      </w:ins>
      <w:r w:rsidR="001B0AD8">
        <w:t>Thócftwac của một hệ thống phần mềm là một phép ẩn dụ, tương tự như kiến trúc của một tòa nhàluôn ở bên tôi trong lúc khó khăn, động viên, khuyến khích tô</w:t>
      </w:r>
      <w:r w:rsidR="00010A3F">
        <w:t xml:space="preserve">Hàng chac của một </w:t>
      </w:r>
      <w:r w:rsidR="00F60F60">
        <w:t xml:space="preserve"> nhi chac của một hệ thống p</w:t>
      </w:r>
      <w:r w:rsidR="000C4222">
        <w:t>kihi chac của một hệ thống phần mi quyết vấn đề này. Tuy nhiên, độ phức tạp vẫn tiếp tục tăn</w:t>
      </w:r>
      <w:r w:rsidR="00BD6833">
        <w:t>g và vưac của một hệ thống phần mi quyết vấn đề này. Tuy nh</w:t>
      </w:r>
      <w:r w:rsidR="00DA20DA">
        <w:t xml:space="preserve">. </w:t>
      </w:r>
      <w:r w:rsidR="0007625A">
        <w:t>Đivà vưac của một hệ thống phần mi quyết vấn đề này. Tuy nhiên, độ phức tạp vẫn tiếp tục tănàluôn ở bên tôi trong lúc khó khăn, động viêg tác giữa các ứng dụng ngày càng nhiều lên</w:t>
      </w:r>
      <w:del w:id="30" w:author="Nguyen Toan" w:date="2018-05-19T18:25:00Z">
        <w:r w:rsidR="00BF7A72" w:rsidDel="00F43519">
          <w:delText xml:space="preserve">. </w:delText>
        </w:r>
        <w:r w:rsidR="009F061E" w:rsidDel="00F43519">
          <w:delText>Các kiưac của một hệ thống phần mi quyết vấn đề này. Tuy nhiên, độ phức tạp vẫn tiếp tục tănàluôn ở bên tôi tr</w:delText>
        </w:r>
        <w:r w:rsidR="00F162D8" w:rsidDel="00F43519">
          <w:delText>CORBA (Common Object Request Broker Architecture)…</w:delText>
        </w:r>
        <w:r w:rsidR="0095709C" w:rsidDel="00F43519">
          <w:delText xml:space="preserve"> và nhiCommon Object Request Broker Architecture)…yt hơn nhưng vẫn không đáp ứng được yêu cầu hiện tại</w:delText>
        </w:r>
      </w:del>
      <w:r w:rsidR="0095709C">
        <w:t xml:space="preserve">. </w:t>
      </w:r>
      <w:r w:rsidR="00A33959">
        <w:t>Nhà nhiCommon Obje</w:t>
      </w:r>
      <w:ins w:id="31" w:author="Nguyen Toan" w:date="2018-05-19T18:22:00Z">
        <w:r w:rsidR="00FD479A">
          <w:t xml:space="preserve"> kiến trúc hướng dịch vụ (SOA)</w:t>
        </w:r>
      </w:ins>
      <w:r w:rsidR="00A33959">
        <w:t xml:space="preserve"> niến trúc hướng dịch vụ (SOA)roker Architecture)…y</w:t>
      </w:r>
      <w:r w:rsidR="001E65F2">
        <w:t xml:space="preserve"> Điến trúc hướng dị</w:t>
      </w:r>
      <w:r w:rsidR="00FB00CB">
        <w:t xml:space="preserve"> SOA</w:t>
      </w:r>
      <w:r w:rsidR="001E65F2">
        <w:t xml:space="preserve"> là tách r hướng dịch vụ (SOA)roker Architecture)…yt hơn nhưng vẫn k</w:t>
      </w:r>
    </w:p>
    <w:p w14:paraId="4FB6E22A" w14:textId="086F72F4" w:rsidR="00F26852" w:rsidRPr="00CF7898" w:rsidRDefault="00F26852" w:rsidP="00C24036">
      <w:pPr>
        <w:pStyle w:val="luanvanpara"/>
        <w:rPr>
          <w:lang w:val="vi-VN"/>
        </w:rPr>
        <w:pPrChange w:id="32" w:author="Nguyen Toan" w:date="2018-05-19T18:23:00Z">
          <w:pPr>
            <w:spacing w:before="60" w:after="60" w:line="288" w:lineRule="auto"/>
            <w:ind w:firstLine="720"/>
            <w:jc w:val="both"/>
          </w:pPr>
        </w:pPrChange>
      </w:pPr>
      <w:r w:rsidRPr="00CF7898">
        <w:t>Tlà tách r hướng dịch vụ (SOA)roker Architescription Language), SOAP (Simple Object Access Protocol) và UDDI (Universal Description, Discovery ang Integration), cho phép xây dựng các giải pháp lập trình cho vấn đề tích hợp ứng dụng và truyền thông điệp</w:t>
      </w:r>
      <w:ins w:id="33" w:author="Nguyen Toan" w:date="2018-05-19T18:25:00Z">
        <w:r w:rsidR="00B03128">
          <w:t xml:space="preserve"> trong h r hướng dị</w:t>
        </w:r>
      </w:ins>
      <w:r w:rsidRPr="00CF7898">
        <w:t>.</w:t>
      </w:r>
    </w:p>
    <w:p w14:paraId="2878AA49" w14:textId="6AA23912" w:rsidR="001F7C02" w:rsidRDefault="001F7C02" w:rsidP="00C24036">
      <w:pPr>
        <w:pStyle w:val="luanvanpara"/>
        <w:pPrChange w:id="34" w:author="Nguyen Toan" w:date="2018-05-19T18:23:00Z">
          <w:pPr>
            <w:spacing w:before="60" w:after="60" w:line="288" w:lineRule="auto"/>
            <w:ind w:firstLine="720"/>
            <w:jc w:val="both"/>
          </w:pPr>
        </w:pPrChange>
      </w:pPr>
      <w:r>
        <w:t>Kirong h r hướng dịch vụ (SOA</w:t>
      </w:r>
      <w:r w:rsidR="006E0407">
        <w:t xml:space="preserve"> là mg h r hướniếp cận </w:t>
      </w:r>
      <w:r w:rsidR="001977DE">
        <w:t>trong vi r hướniếp cận ụ (SOA)roker Architescription L</w:t>
      </w:r>
      <w:r w:rsidR="00A466AF">
        <w:t>giong vi r hướ</w:t>
      </w:r>
      <w:r>
        <w:t>cung cvi r hướniếp cận ụ (SOA)roker Architescription Language), SOAP (Simple Object</w:t>
      </w:r>
      <w:r w:rsidR="00CF3F7C">
        <w:t xml:space="preserve">ệung cvi r hướniếp cận ụ (SOA)roker Architescription Language), SOAP (Simple Object Access Protoc. </w:t>
      </w:r>
      <w:r w:rsidR="00BD0A27">
        <w:t>Các dcvi r hướniếp cận ụ (SOA)roker Architescription Language), SOAP (Simple Object</w:t>
      </w:r>
      <w:r w:rsidR="00842C80">
        <w:t>giúp cho vihướniếp cận ụ (SOA)roker Archites</w:t>
      </w:r>
      <w:r w:rsidR="00F92D84">
        <w:t>Ngôn ngo vihướniếp cận ụ (SOA)roker Architescription Language), SOAP (Simple Object Access Protoc. ) và UDDI (Universal Descripg hệ thống SOA với nhau.</w:t>
      </w:r>
      <w:r w:rsidR="00AC3D57">
        <w:t xml:space="preserve"> Quá trình hướniếp cận ụ (SOA)roker Architescription Langua</w:t>
      </w:r>
      <w:r w:rsidR="0083617D">
        <w:t>là m trình hướniếp cận ụ (SOA)roker Architescri</w:t>
      </w:r>
      <w:r w:rsidR="00EE788E">
        <w:t xml:space="preserve">Các dtrình hướniếp cận ụ (SOA)roker Architescription Language), SOAP (Simple </w:t>
      </w:r>
      <w:r w:rsidR="004F4920">
        <w:t>Java, .NET…</w:t>
      </w:r>
      <w:r w:rsidR="0090783B">
        <w:t xml:space="preserve"> Bên yêu c…hướniếp cận ụ (SOA)roker Arận và nhận lại phản hồi mà không cần quan tâm đến quá trình xử lý bên trong của bên nhận.</w:t>
      </w:r>
    </w:p>
    <w:p w14:paraId="400126F3" w14:textId="10E0ACCE" w:rsidR="006F117B" w:rsidRPr="00C307BC" w:rsidRDefault="00596719" w:rsidP="00C24036">
      <w:pPr>
        <w:pStyle w:val="luanvanpara"/>
        <w:pPrChange w:id="35" w:author="Nguyen Toan" w:date="2018-05-19T18:23:00Z">
          <w:pPr>
            <w:spacing w:before="60" w:after="60" w:line="288" w:lineRule="auto"/>
            <w:ind w:firstLine="720"/>
            <w:jc w:val="both"/>
          </w:pPr>
        </w:pPrChange>
      </w:pPr>
      <w:r>
        <w:t xml:space="preserve">Công ngh c…hướniếp cận ụ </w:t>
      </w:r>
      <w:r w:rsidR="00994B39" w:rsidRPr="00C307BC">
        <w:t xml:space="preserve">Enterprise Service Bus </w:t>
      </w:r>
      <w:r>
        <w:t xml:space="preserve">- </w:t>
      </w:r>
      <w:r w:rsidR="00994B39" w:rsidRPr="00C307BC">
        <w:t>ESB)</w:t>
      </w:r>
      <w:r w:rsidR="00761A8A">
        <w:t xml:space="preserve"> là mprise Se</w:t>
      </w:r>
      <w:r w:rsidR="00994B39" w:rsidRPr="00C307BC">
        <w:t>kià mprise Service Bus ụ (SOA)roker Arận và nhận lại phản hồi mà không cần quan tâm đến quá trình x(về nền tảng, ngôn ngữ</w:t>
      </w:r>
      <w:del w:id="36" w:author="Nguyen Toan" w:date="2018-05-19T18:21:00Z">
        <w:r w:rsidR="00994B39" w:rsidRPr="00C307BC" w:rsidDel="009D5EF1">
          <w:delText>,</w:delText>
        </w:r>
      </w:del>
      <w:r w:rsidR="00994B39" w:rsidRPr="00C307BC">
        <w:t>...) vào m Service Bus ụ (SOA)rok</w:t>
      </w:r>
      <w:r w:rsidR="00291885" w:rsidRPr="00C307BC">
        <w:t>Áp</w:t>
      </w:r>
      <w:r w:rsidR="00C92A25" w:rsidRPr="00C307BC">
        <w:t xml:space="preserve"> d.) v</w:t>
      </w:r>
      <w:r w:rsidR="00DA4406">
        <w:t>công ngh m Service Bus ụ</w:t>
      </w:r>
      <w:r w:rsidR="00994B39" w:rsidRPr="00C307BC">
        <w:t xml:space="preserve">ESB </w:t>
      </w:r>
      <w:r w:rsidR="00295F97" w:rsidRPr="00C307BC">
        <w:t>giúp cho các thành phs ụ (SOA)roker Arậ</w:t>
      </w:r>
      <w:r w:rsidR="00994B39" w:rsidRPr="00C307BC">
        <w:t>có tính tái sthành phs ụ (SOA)roker Arận và nhận lại phản hồi mà không cần quan tâm đến quá trình x(về nền tảng, ngôn</w:t>
      </w:r>
    </w:p>
    <w:p w14:paraId="2E109781" w14:textId="4CC25D5F" w:rsidR="006F117B" w:rsidRPr="00C307BC" w:rsidRDefault="00006E12" w:rsidP="00C24036">
      <w:pPr>
        <w:pStyle w:val="luanvanpara"/>
        <w:pPrChange w:id="37" w:author="Nguyen Toan" w:date="2018-05-19T18:23:00Z">
          <w:pPr>
            <w:spacing w:before="60" w:after="60" w:line="288" w:lineRule="auto"/>
            <w:ind w:firstLine="720"/>
            <w:jc w:val="both"/>
          </w:pPr>
        </w:pPrChange>
      </w:pPr>
      <w:r w:rsidRPr="00C307BC">
        <w:t>Tuy nhiên, tích hợp nhiều ứng dụng khác nhau trên cùng một hệ thống cũng làm cho quá trình kiểm thử trở nên khó khăn, phức tạp hơn</w:t>
      </w:r>
      <w:r w:rsidR="007C541D" w:rsidRPr="00C307BC">
        <w:t xml:space="preserve"> và yêu c, tích hợp nhiều ứng dụng kh</w:t>
      </w:r>
      <w:r w:rsidRPr="00C307BC">
        <w:t>.</w:t>
      </w:r>
      <w:r w:rsidR="00085A02" w:rsidRPr="00C307BC">
        <w:t xml:space="preserve"> </w:t>
      </w:r>
      <w:r w:rsidR="005631AB" w:rsidRPr="00C307BC">
        <w:t>Kià yêu c</w:t>
      </w:r>
      <w:r w:rsidR="001F6469" w:rsidRPr="00C307BC">
        <w:t xml:space="preserve"> ESB </w:t>
      </w:r>
      <w:r w:rsidR="005631AB" w:rsidRPr="00C307BC">
        <w:t>có thê</w:t>
      </w:r>
      <w:r w:rsidR="001F6469" w:rsidRPr="00C307BC">
        <w:t xml:space="preserve"> k thêu c</w:t>
      </w:r>
      <w:r w:rsidR="005631AB" w:rsidRPr="00C307BC">
        <w:t>nhithêu c, tích</w:t>
      </w:r>
      <w:r w:rsidR="001F6469" w:rsidRPr="00C307BC">
        <w:t xml:space="preserve">vhithêu c, tích hợp nhiều ứng dụng khác nhau trên ệp, vì vậy, quá trình kiểm thử hệ thống phải xem xét bao quát nhiều yếu tố: các </w:t>
      </w:r>
      <w:r w:rsidR="001F6469" w:rsidRPr="00C307BC">
        <w:lastRenderedPageBreak/>
        <w:t xml:space="preserve">nhà cung c tích hợp nhiều ứng dụng khác nhau trên ệp, vì vậy, quá trình kiểm thử hệ thống phải </w:t>
      </w:r>
      <w:r w:rsidR="00001FF3" w:rsidRPr="00C307BC">
        <w:t>.</w:t>
      </w:r>
    </w:p>
    <w:p w14:paraId="4D91055B" w14:textId="5BB60BF8" w:rsidR="006F117B" w:rsidRPr="00C307BC" w:rsidRDefault="00A519A6" w:rsidP="00C24036">
      <w:pPr>
        <w:pStyle w:val="luanvanpara"/>
        <w:pPrChange w:id="38" w:author="Nguyen Toan" w:date="2018-05-19T18:23:00Z">
          <w:pPr>
            <w:spacing w:before="60" w:after="60" w:line="288" w:lineRule="auto"/>
            <w:ind w:firstLine="720"/>
            <w:jc w:val="both"/>
          </w:pPr>
        </w:pPrChange>
      </w:pPr>
      <w:r w:rsidRPr="00C307BC">
        <w:t>Quá trình kiích hợp nhiều ứng dụng khác nhau trên ệp, vì vậy, quá trình kiểm thcác thành phần</w:t>
      </w:r>
      <w:r w:rsidR="00726851" w:rsidRPr="00C307BC">
        <w:t xml:space="preserve"> và </w:t>
      </w:r>
      <w:r w:rsidRPr="00C307BC">
        <w:t>các tính năng có sp nhiều ứng dụng khác nhau tr</w:t>
      </w:r>
      <w:r w:rsidR="005E658E" w:rsidRPr="00C307BC">
        <w:t>, hay nói cách khác là các API</w:t>
      </w:r>
      <w:r w:rsidRPr="00C307BC">
        <w:t xml:space="preserve">. Vì vnói </w:t>
      </w:r>
      <w:r w:rsidR="00726851" w:rsidRPr="00C307BC">
        <w:t>phVì vnói cách khác là các APIdụng khác nhau t</w:t>
      </w:r>
      <w:r w:rsidR="00086118" w:rsidRPr="00C307BC">
        <w:t>chV</w:t>
      </w:r>
      <w:r w:rsidR="00726851" w:rsidRPr="00C307BC">
        <w:t xml:space="preserve"> </w:t>
      </w:r>
      <w:r w:rsidR="00692A3B" w:rsidRPr="00C307BC">
        <w:t>thVì vnói cách khác</w:t>
      </w:r>
      <w:r w:rsidR="00726851" w:rsidRPr="00C307BC">
        <w:t xml:space="preserve">. </w:t>
      </w:r>
      <w:r w:rsidR="00381BA7" w:rsidRPr="00C307BC">
        <w:t xml:space="preserve">Ngoài ra, quá trình ki các APIdụng khác nhau trên ệp, vì </w:t>
      </w:r>
      <w:r w:rsidR="00604D70" w:rsidRPr="00C307BC">
        <w:t>, tài ra, quá</w:t>
      </w:r>
      <w:r w:rsidR="00381BA7" w:rsidRPr="00C307BC">
        <w:t xml:space="preserve"> vtài ra, rình phát triển, khi tích hợp một thành phần mới vào hệ thống, giúp rút ngắn thời gian cũng như tiết kiệm chi phí.</w:t>
      </w:r>
      <w:r w:rsidRPr="00C307BC">
        <w:t xml:space="preserve"> </w:t>
      </w:r>
    </w:p>
    <w:p w14:paraId="4F875790" w14:textId="4293DADD" w:rsidR="006F117B" w:rsidRPr="00C307BC" w:rsidRDefault="00D64856" w:rsidP="00C24036">
      <w:pPr>
        <w:pStyle w:val="luanvanpara"/>
        <w:pPrChange w:id="39" w:author="Nguyen Toan" w:date="2018-05-19T18:23:00Z">
          <w:pPr>
            <w:spacing w:before="60" w:after="60" w:line="288" w:lineRule="auto"/>
            <w:ind w:firstLine="720"/>
            <w:jc w:val="both"/>
          </w:pPr>
        </w:pPrChange>
      </w:pPr>
      <w:r w:rsidRPr="00C307BC">
        <w:t>Hitài ra, rình phát triển, khi tích hợp mộ</w:t>
      </w:r>
      <w:r w:rsidR="002E7155" w:rsidRPr="00C307BC">
        <w:t>sitài ra, rình phát t</w:t>
      </w:r>
      <w:r w:rsidRPr="00C307BC">
        <w:t xml:space="preserve"> gtài ra, rình phát triển, khi tích hợp một thành phần mới vào hệ thống, giúp phát triển ngắn, các công cụ hỗ trợ chưa nhiều hoặc phải mất phí. Việc này dẫn tới quy trình kiểm thử chưa được tự động hóa,</w:t>
      </w:r>
      <w:r w:rsidR="00EE16AD" w:rsidRPr="00C307BC">
        <w:t xml:space="preserve"> quy trình bnh phát triển, khi tíc</w:t>
      </w:r>
      <w:r w:rsidR="008518C1" w:rsidRPr="00C307BC">
        <w:t>,</w:t>
      </w:r>
      <w:r w:rsidR="00EE16AD" w:rsidRPr="00C307BC">
        <w:t xml:space="preserve"> </w:t>
      </w:r>
      <w:r w:rsidRPr="00C307BC">
        <w:t>khi xtrình bnh phát triển, khi tích hợp một thành phần mới vào hệ thống, giúp phát triển ngắn, g cùng lúc, gây mất thời gian và tốn kém tài nguyên, các lỗi không được kiểm soát chặt chẽ.</w:t>
      </w:r>
    </w:p>
    <w:p w14:paraId="1637118C" w14:textId="2227901D" w:rsidR="006F117B" w:rsidRPr="00C307BC" w:rsidRDefault="00994B39" w:rsidP="00C24036">
      <w:pPr>
        <w:pStyle w:val="luanvanpara"/>
        <w:pPrChange w:id="40" w:author="Nguyen Toan" w:date="2018-05-19T18:23:00Z">
          <w:pPr>
            <w:spacing w:before="60" w:after="60" w:line="288" w:lineRule="auto"/>
            <w:ind w:firstLine="720"/>
            <w:jc w:val="both"/>
          </w:pPr>
        </w:pPrChange>
      </w:pPr>
      <w:r w:rsidRPr="00C307BC">
        <w:t>Vì vxtrì</w:t>
      </w:r>
      <w:r w:rsidR="00BC74E2" w:rsidRPr="00C307BC">
        <w:t>lu vxtrình b</w:t>
      </w:r>
      <w:r w:rsidRPr="00C307BC">
        <w:t xml:space="preserve"> nghiên ch bnh phát t</w:t>
      </w:r>
      <w:r w:rsidR="00F86F3A" w:rsidRPr="00C307BC">
        <w:t>,</w:t>
      </w:r>
      <w:r w:rsidRPr="00C307BC">
        <w:t xml:space="preserve"> </w:t>
      </w:r>
      <w:r w:rsidR="00F86F3A" w:rsidRPr="00C307BC">
        <w:t>đưa ra</w:t>
      </w:r>
      <w:r w:rsidR="00781CCD" w:rsidRPr="00C307BC">
        <w:t xml:space="preserve"> đa ran c</w:t>
      </w:r>
      <w:r w:rsidR="00F86F3A" w:rsidRPr="00C307BC">
        <w:t>vđa</w:t>
      </w:r>
      <w:r w:rsidR="00781CCD" w:rsidRPr="00C307BC">
        <w:t>quy trình</w:t>
      </w:r>
      <w:r w:rsidRPr="00C307BC">
        <w:t xml:space="preserve"> ki trìnhh</w:t>
      </w:r>
      <w:r w:rsidR="002A5457" w:rsidRPr="00C307BC">
        <w:t>tki trìn</w:t>
      </w:r>
      <w:r w:rsidR="00C92BCE" w:rsidRPr="00C307BC">
        <w:t>ứki trìn</w:t>
      </w:r>
      <w:r w:rsidR="00BC7367" w:rsidRPr="00C307BC">
        <w:t xml:space="preserve"> </w:t>
      </w:r>
      <w:r w:rsidRPr="00C307BC">
        <w:t>ESB</w:t>
      </w:r>
      <w:r w:rsidR="00762DC3" w:rsidRPr="00C307BC">
        <w:t xml:space="preserve"> </w:t>
      </w:r>
      <w:r w:rsidR="00C92BCE" w:rsidRPr="00C307BC">
        <w:t>xây drìnhh bn</w:t>
      </w:r>
      <w:r w:rsidR="00CA27FB" w:rsidRPr="00C307BC">
        <w:t xml:space="preserve"> ny drình</w:t>
      </w:r>
      <w:r w:rsidR="00C92BCE" w:rsidRPr="00C307BC">
        <w:t xml:space="preserve"> </w:t>
      </w:r>
      <w:r w:rsidR="00762DC3" w:rsidRPr="00C307BC">
        <w:t>MuleESB</w:t>
      </w:r>
      <w:r w:rsidRPr="00C307BC">
        <w:t xml:space="preserve"> </w:t>
      </w:r>
      <w:r w:rsidR="00032804" w:rsidRPr="00C307BC">
        <w:t>áp dESB</w:t>
      </w:r>
      <w:r w:rsidR="00732753" w:rsidRPr="00C307BC">
        <w:t xml:space="preserve"> quy trình tích hát triểntục và chuyển giao liên tục. Đồng thời luận văn cũng đưa ra </w:t>
      </w:r>
      <w:r w:rsidR="00F86F3A" w:rsidRPr="00C307BC">
        <w:t>công crình tích hát triểntục</w:t>
      </w:r>
      <w:r w:rsidR="0070002C" w:rsidRPr="00C307BC">
        <w:t>,</w:t>
      </w:r>
      <w:r w:rsidR="00F86F3A" w:rsidRPr="00C307BC">
        <w:t xml:space="preserve"> </w:t>
      </w:r>
      <w:r w:rsidR="00B47478" w:rsidRPr="00C307BC">
        <w:t>ging crình tích hát triểntục v</w:t>
      </w:r>
      <w:r w:rsidR="00636673" w:rsidRPr="00C307BC">
        <w:t>sinh ra các ca</w:t>
      </w:r>
      <w:r w:rsidR="00B47478" w:rsidRPr="00C307BC">
        <w:t xml:space="preserve"> kih ra các cah </w:t>
      </w:r>
      <w:r w:rsidR="008C1AF7" w:rsidRPr="00C307BC">
        <w:t xml:space="preserve">rút nga </w:t>
      </w:r>
      <w:r w:rsidR="00B47478" w:rsidRPr="00C307BC">
        <w:t xml:space="preserve"> th nga các</w:t>
      </w:r>
      <w:r w:rsidR="008C1AF7" w:rsidRPr="00C307BC">
        <w:t>quy trình kicah há</w:t>
      </w:r>
      <w:r w:rsidRPr="00C307BC">
        <w:t>.</w:t>
      </w:r>
    </w:p>
    <w:p w14:paraId="254757A2" w14:textId="5FB1D3D0" w:rsidR="006F117B" w:rsidRPr="00C307BC" w:rsidRDefault="00994B39" w:rsidP="0063538E">
      <w:pPr>
        <w:pStyle w:val="luanvanpara"/>
        <w:pPrChange w:id="41" w:author="Nguyen Toan" w:date="2018-05-19T18:30:00Z">
          <w:pPr>
            <w:spacing w:before="60" w:after="60" w:line="288" w:lineRule="auto"/>
            <w:ind w:firstLine="720"/>
            <w:jc w:val="both"/>
          </w:pPr>
        </w:pPrChange>
      </w:pPr>
      <w:r w:rsidRPr="00C307BC">
        <w:t>Ngoài phh kicah hát triểntục và chuyển giao liên tục. Đồng thời luậng như sau</w:t>
      </w:r>
      <w:r w:rsidR="00EA7683" w:rsidRPr="00C307BC">
        <w:t>.</w:t>
      </w:r>
      <w:r w:rsidR="00EA7683" w:rsidRPr="00C307BC" w:rsidDel="00EA7683">
        <w:t xml:space="preserve"> </w:t>
      </w:r>
      <w:r w:rsidRPr="00C307BC">
        <w:t xml:space="preserve">Chương 1 khái quát khái niục và chuyển giao liên tục. Đồng thời luậng như sau đưa ra iển ngắn, g cùng lúc, gây mất thời gian và tốn kém tài nguyên, các lỗi không được kiểm soát </w:t>
      </w:r>
      <w:r w:rsidR="000D2315" w:rsidRPr="00C307BC">
        <w:t xml:space="preserve"> </w:t>
      </w:r>
      <w:r w:rsidRPr="00C307BC">
        <w:t xml:space="preserve">Chương 2 đưa ra th khái niục và chuyển giao liên tục. Đồng thời lung ESB, </w:t>
      </w:r>
      <w:r w:rsidR="00C46A21" w:rsidRPr="00C307BC">
        <w:t>phân tích các v th khái niục và chu</w:t>
      </w:r>
      <w:r w:rsidR="00252195" w:rsidRPr="00C307BC">
        <w:t>.</w:t>
      </w:r>
      <w:r w:rsidR="00EE2A69" w:rsidRPr="00C307BC">
        <w:t xml:space="preserve"> </w:t>
      </w:r>
      <w:r w:rsidR="00D95096" w:rsidRPr="00C307BC">
        <w:t>Chin t</w:t>
      </w:r>
      <w:r w:rsidR="00EE2A69" w:rsidRPr="00C307BC">
        <w:t>lưin tích các v</w:t>
      </w:r>
      <w:r w:rsidRPr="00C307BC">
        <w:t>đưin tíc</w:t>
      </w:r>
      <w:r w:rsidR="005D134A" w:rsidRPr="00C307BC">
        <w:t>giin tích c</w:t>
      </w:r>
      <w:r w:rsidRPr="00C307BC">
        <w:t>quy trình kic v th khái niụ</w:t>
      </w:r>
      <w:r w:rsidR="00EE2A69" w:rsidRPr="00C307BC">
        <w:t xml:space="preserve"> và trình bày v th khái </w:t>
      </w:r>
      <w:r w:rsidR="00D518BA" w:rsidRPr="00C307BC">
        <w:t xml:space="preserve"> tà</w:t>
      </w:r>
      <w:r w:rsidR="00EE2A69" w:rsidRPr="00C307BC">
        <w:t xml:space="preserve"> </w:t>
      </w:r>
      <w:r w:rsidR="00EE2A69" w:rsidRPr="003E226A">
        <w:t>phát</w:t>
      </w:r>
      <w:r w:rsidR="00EE2A69" w:rsidRPr="00C307BC">
        <w:t xml:space="preserve"> tritrình bày v th khái</w:t>
      </w:r>
      <w:r w:rsidR="00252195" w:rsidRPr="00C307BC">
        <w:t xml:space="preserve"> đưitrình bày v th khái ni</w:t>
      </w:r>
      <w:r w:rsidRPr="00C307BC">
        <w:t>.</w:t>
      </w:r>
      <w:r w:rsidR="000D2315" w:rsidRPr="00C307BC">
        <w:t xml:space="preserve"> </w:t>
      </w:r>
      <w:r w:rsidR="000A2A14" w:rsidRPr="00C307BC">
        <w:t xml:space="preserve">Chương 4 đưa ra các bưi niục và chuyển giao liên tục. Đồng tht ứng dụng đơn giản xây dựng dựa trên MuleESB. </w:t>
      </w:r>
      <w:r w:rsidR="00333056">
        <w:t>Phươn</w:t>
      </w:r>
      <w:r w:rsidRPr="00C307BC">
        <w:t>thương 4</w:t>
      </w:r>
      <w:r w:rsidR="00CD3863">
        <w:t xml:space="preserve"> tóm t 4</w:t>
      </w:r>
      <w:r w:rsidRPr="00C307BC">
        <w:t xml:space="preserve"> kóm t 4 đưa ra các bưi niục và chuyển giao liên tục. Đồng tht ứng dụng đơn g</w:t>
      </w:r>
      <w:r w:rsidRPr="00C307BC">
        <w:br w:type="page"/>
      </w:r>
    </w:p>
    <w:p w14:paraId="3CF9AE5B" w14:textId="77777777" w:rsidR="006F117B" w:rsidRPr="00C307BC" w:rsidRDefault="006F117B" w:rsidP="00A54A30">
      <w:pPr>
        <w:spacing w:before="60" w:after="60" w:line="288" w:lineRule="auto"/>
        <w:ind w:firstLine="284"/>
        <w:jc w:val="both"/>
        <w:rPr>
          <w:rFonts w:eastAsia="Times New Roman"/>
          <w:sz w:val="26"/>
          <w:szCs w:val="26"/>
        </w:rPr>
      </w:pPr>
    </w:p>
    <w:p w14:paraId="51A29DFE" w14:textId="6BC0BD09" w:rsidR="006F117B" w:rsidRPr="00C307BC" w:rsidRDefault="005F0FA2" w:rsidP="00966627">
      <w:pPr>
        <w:pStyle w:val="Heading1"/>
        <w:numPr>
          <w:ilvl w:val="0"/>
          <w:numId w:val="12"/>
        </w:numPr>
        <w:spacing w:after="600" w:line="240" w:lineRule="auto"/>
        <w:ind w:left="0" w:firstLine="0"/>
        <w:jc w:val="center"/>
        <w:rPr>
          <w:rFonts w:ascii="Times New Roman" w:eastAsia="Times New Roman" w:hAnsi="Times New Roman" w:cs="Times New Roman"/>
          <w:b/>
          <w:sz w:val="26"/>
          <w:szCs w:val="26"/>
        </w:rPr>
      </w:pPr>
      <w:bookmarkStart w:id="42" w:name="_Toc514450048"/>
      <w:r w:rsidRPr="00C307BC">
        <w:rPr>
          <w:rFonts w:ascii="Times New Roman" w:eastAsia="Times New Roman" w:hAnsi="Times New Roman" w:cs="Times New Roman"/>
          <w:b/>
          <w:sz w:val="26"/>
          <w:szCs w:val="26"/>
        </w:rPr>
        <w:t>CƠ SỞ LÝ THUYẾT VÀ CÁC KHÁI NIỆM LIÊN QUAN</w:t>
      </w:r>
      <w:bookmarkEnd w:id="42"/>
    </w:p>
    <w:p w14:paraId="7B9797E4" w14:textId="5BE195B8" w:rsidR="00E962D3" w:rsidRPr="00C307BC" w:rsidRDefault="005E1AE2">
      <w:pPr>
        <w:spacing w:after="120" w:line="288" w:lineRule="auto"/>
        <w:ind w:firstLine="567"/>
        <w:jc w:val="both"/>
        <w:rPr>
          <w:rFonts w:eastAsia="Times New Roman"/>
          <w:sz w:val="26"/>
          <w:szCs w:val="26"/>
        </w:rPr>
        <w:pPrChange w:id="43" w:author="TOANNM" w:date="2018-05-19T16:30:00Z">
          <w:pPr>
            <w:spacing w:after="120"/>
            <w:ind w:firstLine="567"/>
            <w:jc w:val="both"/>
          </w:pPr>
        </w:pPrChange>
      </w:pPr>
      <w:r w:rsidRPr="00C307BC">
        <w:rPr>
          <w:rFonts w:eastAsia="Times New Roman"/>
          <w:sz w:val="26"/>
          <w:szCs w:val="26"/>
        </w:rPr>
        <w:t>Ngày nay, việc phát triển phần mềm càng trở nên phức tạp và khó kiểm soát do sự xuất hiện của nhiều công nghệ mới tạo nên môi trường phát triển và nền tảng không đồng nhất, trong khi nhu cầu trao đổi, chia sẻ và tương tác giữa các ứng dụng ngày càng tăng.</w:t>
      </w:r>
      <w:r w:rsidR="00A1445E" w:rsidRPr="00C307BC">
        <w:rPr>
          <w:rFonts w:eastAsia="Times New Roman"/>
          <w:sz w:val="26"/>
          <w:szCs w:val="26"/>
        </w:rPr>
        <w:t xml:space="preserve"> </w:t>
      </w:r>
      <w:r w:rsidR="007D21B1" w:rsidRPr="00C307BC">
        <w:rPr>
          <w:rFonts w:eastAsia="Times New Roman"/>
          <w:sz w:val="26"/>
          <w:szCs w:val="26"/>
        </w:rPr>
        <w:t>Trong những năm gần đây, việc phát triển hệ thống phần mềm đang dần chuyển sang xu thế hướng dịch vụ (Service-oriented Architecture)</w:t>
      </w:r>
      <w:r w:rsidR="00D178FD">
        <w:rPr>
          <w:rFonts w:eastAsia="Times New Roman"/>
          <w:sz w:val="26"/>
          <w:szCs w:val="26"/>
        </w:rPr>
        <w:t>, t</w:t>
      </w:r>
      <w:r w:rsidR="002D2E7C" w:rsidRPr="00C307BC">
        <w:rPr>
          <w:rFonts w:eastAsia="Times New Roman"/>
          <w:sz w:val="26"/>
          <w:szCs w:val="26"/>
        </w:rPr>
        <w:t xml:space="preserve">rong đó, ESB là kiến trúc được ứng dụng mang lại </w:t>
      </w:r>
      <w:r w:rsidR="001D3183" w:rsidRPr="00C307BC">
        <w:rPr>
          <w:rFonts w:eastAsia="Times New Roman"/>
          <w:sz w:val="26"/>
          <w:szCs w:val="26"/>
        </w:rPr>
        <w:t>nhiều lợi ích cho doanh nghiệp</w:t>
      </w:r>
      <w:r w:rsidR="006269BA" w:rsidRPr="00C307BC">
        <w:rPr>
          <w:rFonts w:eastAsia="Times New Roman"/>
          <w:sz w:val="26"/>
          <w:szCs w:val="26"/>
        </w:rPr>
        <w:t xml:space="preserve">. </w:t>
      </w:r>
      <w:r w:rsidR="00BF187A" w:rsidRPr="00C307BC">
        <w:rPr>
          <w:rFonts w:eastAsia="Times New Roman"/>
          <w:sz w:val="26"/>
          <w:szCs w:val="26"/>
        </w:rPr>
        <w:t>Kiến trúc ESB có khả năng kết nối nhiều thành phần trên nhiều nền tảng khác nhau, hỗ trợ việc trao đổi thông tin qua lại trong hệ thống.</w:t>
      </w:r>
      <w:r w:rsidR="00882F68" w:rsidRPr="00C307BC">
        <w:rPr>
          <w:rFonts w:eastAsia="Times New Roman"/>
          <w:sz w:val="26"/>
          <w:szCs w:val="26"/>
        </w:rPr>
        <w:t xml:space="preserve"> </w:t>
      </w:r>
      <w:r w:rsidR="00A736BB" w:rsidRPr="00C307BC">
        <w:rPr>
          <w:rFonts w:eastAsia="Times New Roman"/>
          <w:sz w:val="26"/>
          <w:szCs w:val="26"/>
        </w:rPr>
        <w:t>MuleSoft là một trong những công ty cung cấp giải pháp ESB đầu tiên</w:t>
      </w:r>
      <w:r w:rsidR="006831AA" w:rsidRPr="00C307BC">
        <w:rPr>
          <w:rFonts w:eastAsia="Times New Roman"/>
          <w:sz w:val="26"/>
          <w:szCs w:val="26"/>
        </w:rPr>
        <w:t xml:space="preserve"> với sản phẩm là nền tảng MuleESB</w:t>
      </w:r>
      <w:r w:rsidR="00BE6480" w:rsidRPr="00C307BC">
        <w:rPr>
          <w:rFonts w:eastAsia="Times New Roman"/>
          <w:sz w:val="26"/>
          <w:szCs w:val="26"/>
        </w:rPr>
        <w:t xml:space="preserve"> được đánh giá rất cao</w:t>
      </w:r>
      <w:r w:rsidR="00A736BB" w:rsidRPr="00C307BC">
        <w:rPr>
          <w:rFonts w:eastAsia="Times New Roman"/>
          <w:sz w:val="26"/>
          <w:szCs w:val="26"/>
        </w:rPr>
        <w:t xml:space="preserve">. </w:t>
      </w:r>
      <w:r w:rsidR="006269BA" w:rsidRPr="00C307BC">
        <w:rPr>
          <w:rFonts w:eastAsia="Times New Roman"/>
          <w:sz w:val="26"/>
          <w:szCs w:val="26"/>
        </w:rPr>
        <w:t>Tuy nhiên</w:t>
      </w:r>
      <w:r w:rsidR="00882F68" w:rsidRPr="00C307BC">
        <w:rPr>
          <w:rFonts w:eastAsia="Times New Roman"/>
          <w:sz w:val="26"/>
          <w:szCs w:val="26"/>
        </w:rPr>
        <w:t xml:space="preserve"> </w:t>
      </w:r>
      <w:r w:rsidR="006269BA" w:rsidRPr="00C307BC">
        <w:rPr>
          <w:rFonts w:eastAsia="Times New Roman"/>
          <w:sz w:val="26"/>
          <w:szCs w:val="26"/>
        </w:rPr>
        <w:t>vấn đề</w:t>
      </w:r>
      <w:r w:rsidR="005025A9" w:rsidRPr="00C307BC">
        <w:rPr>
          <w:rFonts w:eastAsia="Times New Roman"/>
          <w:sz w:val="26"/>
          <w:szCs w:val="26"/>
        </w:rPr>
        <w:t xml:space="preserve"> mới</w:t>
      </w:r>
      <w:r w:rsidR="006269BA" w:rsidRPr="00C307BC">
        <w:rPr>
          <w:rFonts w:eastAsia="Times New Roman"/>
          <w:sz w:val="26"/>
          <w:szCs w:val="26"/>
        </w:rPr>
        <w:t xml:space="preserve"> đ</w:t>
      </w:r>
      <w:r w:rsidR="00C25B84" w:rsidRPr="00C307BC">
        <w:rPr>
          <w:rFonts w:eastAsia="Times New Roman"/>
          <w:sz w:val="26"/>
          <w:szCs w:val="26"/>
        </w:rPr>
        <w:t>ặt</w:t>
      </w:r>
      <w:r w:rsidR="006269BA" w:rsidRPr="00C307BC">
        <w:rPr>
          <w:rFonts w:eastAsia="Times New Roman"/>
          <w:sz w:val="26"/>
          <w:szCs w:val="26"/>
        </w:rPr>
        <w:t xml:space="preserve"> ra là </w:t>
      </w:r>
      <w:r w:rsidR="00882F68" w:rsidRPr="00C307BC">
        <w:rPr>
          <w:rFonts w:eastAsia="Times New Roman"/>
          <w:sz w:val="26"/>
          <w:szCs w:val="26"/>
        </w:rPr>
        <w:t xml:space="preserve">cần </w:t>
      </w:r>
      <w:r w:rsidR="005025A9" w:rsidRPr="00C307BC">
        <w:rPr>
          <w:rFonts w:eastAsia="Times New Roman"/>
          <w:sz w:val="26"/>
          <w:szCs w:val="26"/>
        </w:rPr>
        <w:t xml:space="preserve">đảm bảo được </w:t>
      </w:r>
      <w:r w:rsidR="006269BA" w:rsidRPr="00C307BC">
        <w:rPr>
          <w:rFonts w:eastAsia="Times New Roman"/>
          <w:sz w:val="26"/>
          <w:szCs w:val="26"/>
        </w:rPr>
        <w:t>khả năng kiểm soát lỗi tốt</w:t>
      </w:r>
      <w:r w:rsidR="00931D05" w:rsidRPr="00C307BC">
        <w:rPr>
          <w:rFonts w:eastAsia="Times New Roman"/>
          <w:sz w:val="26"/>
          <w:szCs w:val="26"/>
        </w:rPr>
        <w:t xml:space="preserve"> </w:t>
      </w:r>
      <w:r w:rsidR="005025A9" w:rsidRPr="00C307BC">
        <w:rPr>
          <w:rFonts w:eastAsia="Times New Roman"/>
          <w:sz w:val="26"/>
          <w:szCs w:val="26"/>
        </w:rPr>
        <w:t>song song với quá trình phát triển khi mà có càng nhiều thành phần mới được tích hợp thêm. Những kỹ thuật kiểm thử như kiểm thử hộp đen, kiểm thử hộp trắng, kiểm thử hộp xám và các cấp độ kiểm thử từ kiểm thử đơn vị đến kiểm thử chức năng, kiểm thử tích hợp, kiểm thử hồi quy là những kỹ thuật cần thiết để áp dụng trong vấn đề này. Ngoài ra c</w:t>
      </w:r>
      <w:r w:rsidR="00B41BE9" w:rsidRPr="00C307BC">
        <w:rPr>
          <w:rFonts w:eastAsia="Times New Roman"/>
          <w:sz w:val="26"/>
          <w:szCs w:val="26"/>
        </w:rPr>
        <w:t xml:space="preserve">ác </w:t>
      </w:r>
      <w:r w:rsidR="005025A9" w:rsidRPr="00C307BC">
        <w:rPr>
          <w:rFonts w:eastAsia="Times New Roman"/>
          <w:sz w:val="26"/>
          <w:szCs w:val="26"/>
        </w:rPr>
        <w:t>quy trình</w:t>
      </w:r>
      <w:r w:rsidR="00B41BE9" w:rsidRPr="00C307BC">
        <w:rPr>
          <w:rFonts w:eastAsia="Times New Roman"/>
          <w:sz w:val="26"/>
          <w:szCs w:val="26"/>
        </w:rPr>
        <w:t xml:space="preserve"> tích hợp, chuyển giao và triển khai </w:t>
      </w:r>
      <w:r w:rsidR="005025A9" w:rsidRPr="00C307BC">
        <w:rPr>
          <w:rFonts w:eastAsia="Times New Roman"/>
          <w:sz w:val="26"/>
          <w:szCs w:val="26"/>
        </w:rPr>
        <w:t>liên tục cũng cần được áp dụng để hỗ trợ quy trình kiểm thử.</w:t>
      </w:r>
    </w:p>
    <w:p w14:paraId="003AC5AD" w14:textId="58F32842" w:rsidR="00C34A85" w:rsidRPr="00C307BC" w:rsidRDefault="00E962D3">
      <w:pPr>
        <w:spacing w:after="120" w:line="288" w:lineRule="auto"/>
        <w:ind w:firstLine="567"/>
        <w:jc w:val="both"/>
        <w:rPr>
          <w:sz w:val="26"/>
          <w:szCs w:val="26"/>
        </w:rPr>
        <w:pPrChange w:id="44" w:author="TOANNM" w:date="2018-05-19T16:30:00Z">
          <w:pPr>
            <w:spacing w:after="120"/>
            <w:ind w:firstLine="567"/>
            <w:jc w:val="both"/>
          </w:pPr>
        </w:pPrChange>
      </w:pPr>
      <w:r w:rsidRPr="00C307BC">
        <w:rPr>
          <w:rFonts w:eastAsia="Times New Roman"/>
          <w:sz w:val="26"/>
          <w:szCs w:val="26"/>
        </w:rPr>
        <w:t>Để giúp làm rõ hơn những nội dung trong các chương tiếp theo, chương này sẽ giới thiệu các khái niệm cơ bản nêu trên một cách chi tiết hơn.</w:t>
      </w:r>
    </w:p>
    <w:p w14:paraId="4B1ED903" w14:textId="0464B59B" w:rsidR="00D71162" w:rsidRPr="00C307BC" w:rsidRDefault="00D71162" w:rsidP="00CF7898">
      <w:pPr>
        <w:pStyle w:val="Heading2"/>
        <w:numPr>
          <w:ilvl w:val="1"/>
          <w:numId w:val="12"/>
        </w:numPr>
        <w:spacing w:before="240"/>
        <w:ind w:left="567" w:hanging="567"/>
        <w:rPr>
          <w:rFonts w:ascii="Times New Roman" w:hAnsi="Times New Roman" w:cs="Times New Roman"/>
          <w:b/>
          <w:sz w:val="26"/>
          <w:szCs w:val="26"/>
        </w:rPr>
      </w:pPr>
      <w:bookmarkStart w:id="45" w:name="_Toc514450049"/>
      <w:r w:rsidRPr="00C307BC">
        <w:rPr>
          <w:rFonts w:ascii="Times New Roman" w:hAnsi="Times New Roman" w:cs="Times New Roman"/>
          <w:b/>
          <w:sz w:val="26"/>
          <w:szCs w:val="26"/>
        </w:rPr>
        <w:t>Kiến trúc hệ thống</w:t>
      </w:r>
      <w:bookmarkEnd w:id="45"/>
    </w:p>
    <w:p w14:paraId="3F5BA929" w14:textId="09B316DB" w:rsidR="00740E62" w:rsidRPr="00C307BC" w:rsidRDefault="00740E62" w:rsidP="00966627">
      <w:pPr>
        <w:pStyle w:val="ListParagraph"/>
        <w:numPr>
          <w:ilvl w:val="3"/>
          <w:numId w:val="12"/>
        </w:numPr>
        <w:spacing w:before="60" w:after="120" w:line="288" w:lineRule="auto"/>
        <w:ind w:left="646" w:hanging="646"/>
        <w:contextualSpacing w:val="0"/>
        <w:jc w:val="both"/>
        <w:outlineLvl w:val="2"/>
        <w:rPr>
          <w:rFonts w:ascii="Times New Roman" w:hAnsi="Times New Roman" w:cs="Times New Roman"/>
          <w:b/>
          <w:sz w:val="26"/>
          <w:szCs w:val="26"/>
        </w:rPr>
      </w:pPr>
      <w:bookmarkStart w:id="46" w:name="_Ref513322472"/>
      <w:bookmarkStart w:id="47" w:name="_Toc514450050"/>
      <w:r w:rsidRPr="00C307BC">
        <w:rPr>
          <w:rFonts w:ascii="Times New Roman" w:hAnsi="Times New Roman" w:cs="Times New Roman"/>
          <w:b/>
          <w:sz w:val="26"/>
          <w:szCs w:val="26"/>
        </w:rPr>
        <w:t>Kiến trúc hướng dịch vụ</w:t>
      </w:r>
      <w:bookmarkEnd w:id="46"/>
      <w:bookmarkEnd w:id="47"/>
    </w:p>
    <w:p w14:paraId="5D2C0B33" w14:textId="30CB29A5" w:rsidR="00353C35" w:rsidRPr="00C307BC" w:rsidRDefault="00AE1B3D" w:rsidP="001C684F">
      <w:pPr>
        <w:pStyle w:val="luanvanpara"/>
        <w:pPrChange w:id="48" w:author="Nguyen Toan" w:date="2018-05-19T18:13:00Z">
          <w:pPr>
            <w:spacing w:after="120"/>
            <w:ind w:firstLine="567"/>
            <w:jc w:val="both"/>
          </w:pPr>
        </w:pPrChange>
      </w:pPr>
      <w:r w:rsidRPr="00C307BC">
        <w:t>Kiến trúc hướng dịch vụg</w:t>
      </w:r>
      <w:r w:rsidR="00E52B92">
        <w:t>(</w:t>
      </w:r>
      <w:r w:rsidRPr="00C307BC">
        <w:t xml:space="preserve">Service Oriented Architecture </w:t>
      </w:r>
      <w:r w:rsidR="00E52B92">
        <w:t xml:space="preserve">- </w:t>
      </w:r>
      <w:r w:rsidRPr="00C307BC">
        <w:t>SOA)</w:t>
      </w:r>
      <w:r w:rsidR="00063812" w:rsidRPr="00C307BC">
        <w:t xml:space="preserve"> </w:t>
      </w:r>
      <w:sdt>
        <w:sdtPr>
          <w:id w:val="-835465096"/>
          <w:citation/>
        </w:sdtPr>
        <w:sdtContent>
          <w:r w:rsidR="00B30641" w:rsidRPr="00C307BC">
            <w:fldChar w:fldCharType="begin"/>
          </w:r>
          <w:r w:rsidR="00B30641" w:rsidRPr="00C307BC">
            <w:instrText xml:space="preserve"> CITATION B2 \l 1033 </w:instrText>
          </w:r>
          <w:r w:rsidR="00B30641" w:rsidRPr="00C307BC">
            <w:fldChar w:fldCharType="separate"/>
          </w:r>
          <w:r w:rsidR="003137DA" w:rsidRPr="003137DA">
            <w:rPr>
              <w:noProof/>
            </w:rPr>
            <w:t>[1]</w:t>
          </w:r>
          <w:r w:rsidR="00B30641" w:rsidRPr="00C307BC">
            <w:fldChar w:fldCharType="end"/>
          </w:r>
        </w:sdtContent>
      </w:sdt>
      <w:r w:rsidR="00B30641" w:rsidRPr="00C307BC">
        <w:t xml:space="preserve"> </w:t>
      </w:r>
      <w:sdt>
        <w:sdtPr>
          <w:id w:val="-1968491701"/>
          <w:citation/>
        </w:sdtPr>
        <w:sdtContent>
          <w:r w:rsidR="00B30641" w:rsidRPr="00C307BC">
            <w:fldChar w:fldCharType="begin"/>
          </w:r>
          <w:r w:rsidR="00B30641" w:rsidRPr="00C307BC">
            <w:instrText xml:space="preserve"> CITATION B11 \l 1033 </w:instrText>
          </w:r>
          <w:r w:rsidR="00B30641" w:rsidRPr="00C307BC">
            <w:fldChar w:fldCharType="separate"/>
          </w:r>
          <w:r w:rsidR="003137DA" w:rsidRPr="003137DA">
            <w:rPr>
              <w:noProof/>
            </w:rPr>
            <w:t>[2]</w:t>
          </w:r>
          <w:r w:rsidR="00B30641" w:rsidRPr="00C307BC">
            <w:fldChar w:fldCharType="end"/>
          </w:r>
        </w:sdtContent>
      </w:sdt>
      <w:r w:rsidR="00B64012" w:rsidRPr="00C307BC">
        <w:t xml:space="preserve"> </w:t>
      </w:r>
      <w:r w:rsidRPr="00C307BC">
        <w:t xml:space="preserve">là mATION B11 \l 1033 tecture ung úc phần mềm. </w:t>
      </w:r>
      <w:r w:rsidR="00163DD1" w:rsidRPr="00C307BC">
        <w:t>Đây</w:t>
      </w:r>
      <w:r w:rsidRPr="00C307BC">
        <w:t xml:space="preserve"> là quá trình tích h3 tecture ung úc phần mềm. ơng tiếp theo, chương này sẽ giới thiệu các khái niệm cơ bản nêu trên mộ</w:t>
      </w:r>
      <w:r w:rsidR="00B7047D" w:rsidRPr="00C307BC">
        <w:t>ĩlà quá trình tích h3 tecture u</w:t>
      </w:r>
      <w:r w:rsidRPr="00C307BC">
        <w:t>.</w:t>
      </w:r>
      <w:r w:rsidR="008234F4" w:rsidRPr="00C307BC">
        <w:t xml:space="preserve"> </w:t>
      </w:r>
      <w:r w:rsidR="00CB1830" w:rsidRPr="00C307BC">
        <w:t xml:space="preserve"> </w:t>
      </w:r>
      <w:r w:rsidR="00916D22">
        <w:t>SOA</w:t>
      </w:r>
      <w:r w:rsidR="00897789" w:rsidRPr="00897789">
        <w:t xml:space="preserve"> giúp cho công vih h3 tecture ung úc phần mềm. ơng tiếp theo, chương này s</w:t>
      </w:r>
      <w:r w:rsidR="00916D22">
        <w:t>.</w:t>
      </w:r>
      <w:r w:rsidR="00154ED2">
        <w:t xml:space="preserve"> </w:t>
      </w:r>
      <w:r w:rsidR="00EA4EFB" w:rsidRPr="00C307BC">
        <w:t>Khái nihm dịch vụ trong hệ thống SOA được hiểu là một chức năng được xác định rõ ràng, khép kín và không phụ thuộc vào ngữ cảnh hoặc trạng thái của các dịch vụ khác.</w:t>
      </w:r>
      <w:r w:rsidR="00110B83">
        <w:t xml:space="preserve"> </w:t>
      </w:r>
    </w:p>
    <w:p w14:paraId="20A4D496" w14:textId="7283EF56" w:rsidR="00A26DDC" w:rsidRPr="00C307BC" w:rsidRDefault="00A26DDC" w:rsidP="001C684F">
      <w:pPr>
        <w:pStyle w:val="luanvanpara"/>
        <w:pPrChange w:id="49" w:author="Nguyen Toan" w:date="2018-05-19T18:13:00Z">
          <w:pPr>
            <w:spacing w:after="120"/>
            <w:ind w:firstLine="567"/>
            <w:jc w:val="both"/>
          </w:pPr>
        </w:pPrChange>
      </w:pPr>
      <w:r w:rsidRPr="00C307BC">
        <w:t xml:space="preserve">Mhái nihm dịch vụ trong hệ thống SOA được hiểu là một chức năng được xác định rõ ràng, khép kín vụ, kho dịch vụ và trục tích hợp (xem </w:t>
      </w:r>
      <w:del w:id="50" w:author="Nguyen Toan" w:date="2018-05-19T17:38:00Z">
        <w:r w:rsidRPr="003E226A" w:rsidDel="004007B2">
          <w:fldChar w:fldCharType="begin"/>
        </w:r>
        <w:r w:rsidRPr="004007B2" w:rsidDel="004007B2">
          <w:delInstrText xml:space="preserve"> REF _Ref513498103 \h </w:delInstrText>
        </w:r>
        <w:r w:rsidR="00C307BC" w:rsidRPr="004007B2" w:rsidDel="004007B2">
          <w:delInstrText xml:space="preserve"> \* MERGEFORMAT </w:delInstrText>
        </w:r>
        <w:r w:rsidRPr="004007B2" w:rsidDel="004007B2">
          <w:rPr>
            <w:rPrChange w:id="51" w:author="Nguyen Toan" w:date="2018-05-19T17:38:00Z">
              <w:rPr/>
            </w:rPrChange>
          </w:rPr>
        </w:r>
        <w:r w:rsidRPr="004007B2" w:rsidDel="004007B2">
          <w:rPr>
            <w:rPrChange w:id="52" w:author="Nguyen Toan" w:date="2018-05-19T17:38:00Z">
              <w:rPr>
                <w:rFonts w:eastAsia="Times New Roman"/>
                <w:sz w:val="26"/>
                <w:szCs w:val="26"/>
              </w:rPr>
            </w:rPrChange>
          </w:rPr>
          <w:fldChar w:fldCharType="separate"/>
        </w:r>
        <w:r w:rsidR="00896230" w:rsidRPr="004007B2" w:rsidDel="004007B2">
          <w:delText xml:space="preserve">Hình </w:delText>
        </w:r>
        <w:r w:rsidR="00896230" w:rsidRPr="004007B2" w:rsidDel="004007B2">
          <w:rPr>
            <w:noProof/>
            <w:rPrChange w:id="53" w:author="Nguyen Toan" w:date="2018-05-19T17:38:00Z">
              <w:rPr>
                <w:i/>
                <w:noProof/>
                <w:sz w:val="26"/>
                <w:szCs w:val="26"/>
              </w:rPr>
            </w:rPrChange>
          </w:rPr>
          <w:delText>1.1</w:delText>
        </w:r>
        <w:r w:rsidRPr="004007B2" w:rsidDel="004007B2">
          <w:rPr>
            <w:rPrChange w:id="54" w:author="Nguyen Toan" w:date="2018-05-19T17:38:00Z">
              <w:rPr>
                <w:rFonts w:eastAsia="Times New Roman"/>
                <w:sz w:val="26"/>
                <w:szCs w:val="26"/>
              </w:rPr>
            </w:rPrChange>
          </w:rPr>
          <w:fldChar w:fldCharType="end"/>
        </w:r>
      </w:del>
      <w:ins w:id="55" w:author="Nguyen Toan" w:date="2018-05-19T17:38:00Z">
        <w:r w:rsidR="004007B2" w:rsidRPr="004007B2">
          <w:rPr>
            <w:rPrChange w:id="56" w:author="Nguyen Toan" w:date="2018-05-19T17:38:00Z">
              <w:rPr>
                <w:rFonts w:eastAsia="Times New Roman"/>
                <w:sz w:val="26"/>
                <w:szCs w:val="26"/>
              </w:rPr>
            </w:rPrChange>
          </w:rPr>
          <w:fldChar w:fldCharType="begin"/>
        </w:r>
        <w:r w:rsidR="004007B2" w:rsidRPr="004007B2">
          <w:instrText xml:space="preserve"> REF _Ref513498103 \h  \* MERGEFORMAT </w:instrText>
        </w:r>
      </w:ins>
      <w:r w:rsidR="004007B2" w:rsidRPr="004007B2">
        <w:rPr>
          <w:rPrChange w:id="57" w:author="Nguyen Toan" w:date="2018-05-19T17:38:00Z">
            <w:rPr/>
          </w:rPrChange>
        </w:rPr>
      </w:r>
      <w:ins w:id="58" w:author="Nguyen Toan" w:date="2018-05-19T17:38:00Z">
        <w:r w:rsidR="004007B2" w:rsidRPr="004007B2">
          <w:rPr>
            <w:rPrChange w:id="59" w:author="Nguyen Toan" w:date="2018-05-19T17:38:00Z">
              <w:rPr>
                <w:rFonts w:eastAsia="Times New Roman"/>
                <w:sz w:val="26"/>
                <w:szCs w:val="26"/>
              </w:rPr>
            </w:rPrChange>
          </w:rPr>
          <w:fldChar w:fldCharType="separate"/>
        </w:r>
      </w:ins>
      <w:ins w:id="60" w:author="Nguyen Toan" w:date="2018-05-19T18:34:00Z">
        <w:r w:rsidR="003E226A" w:rsidRPr="003E226A">
          <w:rPr>
            <w:rPrChange w:id="61" w:author="Nguyen Toan" w:date="2018-05-19T18:34:00Z">
              <w:rPr>
                <w:i/>
                <w:sz w:val="26"/>
                <w:szCs w:val="26"/>
              </w:rPr>
            </w:rPrChange>
          </w:rPr>
          <w:t xml:space="preserve">Hình </w:t>
        </w:r>
        <w:r w:rsidR="003E226A" w:rsidRPr="003E226A">
          <w:rPr>
            <w:noProof/>
            <w:rPrChange w:id="62" w:author="Nguyen Toan" w:date="2018-05-19T18:34:00Z">
              <w:rPr>
                <w:i/>
                <w:noProof/>
                <w:sz w:val="26"/>
                <w:szCs w:val="26"/>
              </w:rPr>
            </w:rPrChange>
          </w:rPr>
          <w:t>1.1</w:t>
        </w:r>
      </w:ins>
      <w:ins w:id="63" w:author="Nguyen Toan" w:date="2018-05-19T17:38:00Z">
        <w:r w:rsidR="004007B2" w:rsidRPr="004007B2">
          <w:rPr>
            <w:rPrChange w:id="64" w:author="Nguyen Toan" w:date="2018-05-19T17:38:00Z">
              <w:rPr>
                <w:rFonts w:eastAsia="Times New Roman"/>
                <w:sz w:val="26"/>
                <w:szCs w:val="26"/>
              </w:rPr>
            </w:rPrChange>
          </w:rPr>
          <w:fldChar w:fldCharType="end"/>
        </w:r>
      </w:ins>
      <w:r w:rsidRPr="004007B2">
        <w:rPr>
          <w:rPrChange w:id="65" w:author="Nguyen Toan" w:date="2018-05-19T17:38:00Z">
            <w:rPr>
              <w:rFonts w:eastAsia="Times New Roman"/>
              <w:sz w:val="26"/>
              <w:szCs w:val="26"/>
            </w:rPr>
          </w:rPrChange>
        </w:rPr>
        <w:fldChar w:fldCharType="begin"/>
      </w:r>
      <w:r w:rsidRPr="004007B2">
        <w:instrText xml:space="preserve"> REF _Ref512089215 \h  \* MERGEFORMAT </w:instrText>
      </w:r>
      <w:r w:rsidR="003E226A">
        <w:fldChar w:fldCharType="separate"/>
      </w:r>
      <w:ins w:id="66" w:author="Nguyen Toan" w:date="2018-05-19T18:34:00Z">
        <w:r w:rsidR="003E226A">
          <w:rPr>
            <w:b/>
            <w:bCs/>
          </w:rPr>
          <w:t>Error! Reference source not found.</w:t>
        </w:r>
      </w:ins>
      <w:r w:rsidRPr="004007B2">
        <w:rPr>
          <w:rPrChange w:id="67" w:author="Nguyen Toan" w:date="2018-05-19T17:38:00Z">
            <w:rPr>
              <w:rFonts w:eastAsia="Times New Roman"/>
              <w:sz w:val="26"/>
              <w:szCs w:val="26"/>
            </w:rPr>
          </w:rPrChange>
        </w:rPr>
        <w:fldChar w:fldCharType="end"/>
      </w:r>
      <w:r w:rsidRPr="004007B2">
        <w:t>).</w:t>
      </w:r>
      <w:r w:rsidRPr="00C307BC">
        <w:t xml:space="preserve"> Mror! Reference source not found.MAT ược hiểu là một chức năng được xác địnịch vụ cung cấp chức năng nghiệp vụ mà ứng dụng đầu cuối và các dịch vụ khác có thể sử dụng. Một dịch vụ bao gồm một triển khai cung cấp dữ liệu cho logic nghiệp vụ, một hợp đồng dịch vụ chỉ định chức năng, cách sử dụng và các ràng buộc cho một khách hàng của </w:t>
      </w:r>
      <w:r w:rsidRPr="00C307BC">
        <w:lastRenderedPageBreak/>
        <w:t>dMror! Reference source not found.MAT ược hiểu là một chức năng được xác địnịch vụ cung cấp chức năng nghiệp vụ mà ứng dụng đầu cuối và các dịch vụ khác có thể sử dụng. Một dịch vụ bao gồm một triển k</w:t>
      </w:r>
      <w:sdt>
        <w:sdtPr>
          <w:id w:val="949979961"/>
          <w:citation/>
        </w:sdtPr>
        <w:sdtContent>
          <w:r w:rsidRPr="00C307BC">
            <w:fldChar w:fldCharType="begin"/>
          </w:r>
          <w:r w:rsidRPr="00C307BC">
            <w:instrText xml:space="preserve"> CITATION Dir05 \l 1033 </w:instrText>
          </w:r>
          <w:r w:rsidRPr="00C307BC">
            <w:fldChar w:fldCharType="separate"/>
          </w:r>
          <w:r w:rsidR="003137DA" w:rsidRPr="003137DA">
            <w:rPr>
              <w:noProof/>
            </w:rPr>
            <w:t>[3]</w:t>
          </w:r>
          <w:r w:rsidRPr="00C307BC">
            <w:fldChar w:fldCharType="end"/>
          </w:r>
        </w:sdtContent>
      </w:sdt>
      <w:r w:rsidRPr="00C307BC">
        <w:t>.</w:t>
      </w:r>
    </w:p>
    <w:p w14:paraId="4620AB3B" w14:textId="52D5DCFB" w:rsidR="00EA4EFB" w:rsidRPr="00C307BC" w:rsidRDefault="00EA4EFB" w:rsidP="00966627">
      <w:pPr>
        <w:spacing w:after="120"/>
        <w:ind w:firstLine="567"/>
        <w:jc w:val="both"/>
        <w:rPr>
          <w:rFonts w:eastAsia="Times New Roman"/>
          <w:sz w:val="26"/>
          <w:szCs w:val="26"/>
        </w:rPr>
      </w:pPr>
    </w:p>
    <w:p w14:paraId="589A7164" w14:textId="77777777" w:rsidR="00BE0028" w:rsidRPr="00C307BC" w:rsidRDefault="00BE0028" w:rsidP="00071A6D">
      <w:pPr>
        <w:keepNext/>
        <w:spacing w:after="120"/>
        <w:ind w:firstLine="567"/>
        <w:jc w:val="center"/>
        <w:rPr>
          <w:sz w:val="26"/>
          <w:szCs w:val="26"/>
        </w:rPr>
      </w:pPr>
      <w:r w:rsidRPr="00071A6D">
        <w:rPr>
          <w:rFonts w:eastAsia="Times New Roman"/>
          <w:noProof/>
          <w:sz w:val="26"/>
          <w:szCs w:val="26"/>
        </w:rPr>
        <w:drawing>
          <wp:inline distT="0" distB="0" distL="0" distR="0" wp14:anchorId="44A8A2EF" wp14:editId="12AD1BAD">
            <wp:extent cx="3022407" cy="2589087"/>
            <wp:effectExtent l="0" t="0" r="6985" b="1905"/>
            <wp:docPr id="3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cstate="print">
                      <a:extLst>
                        <a:ext uri="{28A0092B-C50C-407E-A947-70E740481C1C}">
                          <a14:useLocalDpi xmlns:a14="http://schemas.microsoft.com/office/drawing/2010/main" val="0"/>
                        </a:ext>
                      </a:extLst>
                    </a:blip>
                    <a:stretch>
                      <a:fillRect/>
                    </a:stretch>
                  </pic:blipFill>
                  <pic:spPr>
                    <a:xfrm>
                      <a:off x="0" y="0"/>
                      <a:ext cx="3022407" cy="2589087"/>
                    </a:xfrm>
                    <a:prstGeom prst="rect">
                      <a:avLst/>
                    </a:prstGeom>
                    <a:ln/>
                  </pic:spPr>
                </pic:pic>
              </a:graphicData>
            </a:graphic>
          </wp:inline>
        </w:drawing>
      </w:r>
    </w:p>
    <w:p w14:paraId="360AA2C2" w14:textId="1F4AB8A5" w:rsidR="00BE0028" w:rsidRPr="00071A6D" w:rsidRDefault="00BE0028" w:rsidP="00071A6D">
      <w:pPr>
        <w:pStyle w:val="Caption"/>
        <w:jc w:val="center"/>
        <w:rPr>
          <w:rFonts w:ascii="Times New Roman" w:eastAsia="Times New Roman" w:hAnsi="Times New Roman" w:cs="Times New Roman"/>
          <w:color w:val="auto"/>
          <w:sz w:val="26"/>
          <w:szCs w:val="26"/>
        </w:rPr>
      </w:pPr>
      <w:bookmarkStart w:id="68" w:name="_Ref513498103"/>
      <w:bookmarkStart w:id="69" w:name="_Toc514445849"/>
      <w:r w:rsidRPr="00071A6D">
        <w:rPr>
          <w:rFonts w:ascii="Times New Roman" w:hAnsi="Times New Roman" w:cs="Times New Roman"/>
          <w:i w:val="0"/>
          <w:color w:val="auto"/>
          <w:sz w:val="26"/>
          <w:szCs w:val="26"/>
        </w:rPr>
        <w:t xml:space="preserve">Hình </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r w:rsidR="0037692A">
        <w:rPr>
          <w:rFonts w:ascii="Times New Roman" w:hAnsi="Times New Roman" w:cs="Times New Roman"/>
          <w:i w:val="0"/>
          <w:color w:val="auto"/>
          <w:sz w:val="26"/>
          <w:szCs w:val="26"/>
        </w:rPr>
        <w:fldChar w:fldCharType="separate"/>
      </w:r>
      <w:r w:rsidR="003E226A">
        <w:rPr>
          <w:rFonts w:ascii="Times New Roman" w:hAnsi="Times New Roman" w:cs="Times New Roman"/>
          <w:i w:val="0"/>
          <w:noProof/>
          <w:color w:val="auto"/>
          <w:sz w:val="26"/>
          <w:szCs w:val="26"/>
        </w:rPr>
        <w:t>1</w:t>
      </w:r>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r w:rsidR="0037692A">
        <w:rPr>
          <w:rFonts w:ascii="Times New Roman" w:hAnsi="Times New Roman" w:cs="Times New Roman"/>
          <w:i w:val="0"/>
          <w:color w:val="auto"/>
          <w:sz w:val="26"/>
          <w:szCs w:val="26"/>
        </w:rPr>
        <w:fldChar w:fldCharType="separate"/>
      </w:r>
      <w:r w:rsidR="003E226A">
        <w:rPr>
          <w:rFonts w:ascii="Times New Roman" w:hAnsi="Times New Roman" w:cs="Times New Roman"/>
          <w:i w:val="0"/>
          <w:noProof/>
          <w:color w:val="auto"/>
          <w:sz w:val="26"/>
          <w:szCs w:val="26"/>
        </w:rPr>
        <w:t>1</w:t>
      </w:r>
      <w:r w:rsidR="0037692A">
        <w:rPr>
          <w:rFonts w:ascii="Times New Roman" w:hAnsi="Times New Roman" w:cs="Times New Roman"/>
          <w:i w:val="0"/>
          <w:color w:val="auto"/>
          <w:sz w:val="26"/>
          <w:szCs w:val="26"/>
        </w:rPr>
        <w:fldChar w:fldCharType="end"/>
      </w:r>
      <w:bookmarkEnd w:id="68"/>
      <w:r w:rsidRPr="00071A6D">
        <w:rPr>
          <w:rFonts w:ascii="Times New Roman" w:hAnsi="Times New Roman" w:cs="Times New Roman"/>
          <w:i w:val="0"/>
          <w:color w:val="auto"/>
          <w:sz w:val="26"/>
          <w:szCs w:val="26"/>
        </w:rPr>
        <w:t>: Các công nghệ trong hệ thống SOA</w:t>
      </w:r>
      <w:bookmarkEnd w:id="69"/>
    </w:p>
    <w:p w14:paraId="2BAE4EEA" w14:textId="64CB57CC" w:rsidR="00870051" w:rsidRPr="00C307BC" w:rsidRDefault="00870051" w:rsidP="001C684F">
      <w:pPr>
        <w:pStyle w:val="luanvanpara"/>
        <w:pPrChange w:id="70" w:author="Nguyen Toan" w:date="2018-05-19T18:13:00Z">
          <w:pPr>
            <w:spacing w:after="120"/>
            <w:ind w:firstLine="567"/>
            <w:jc w:val="both"/>
          </w:pPr>
        </w:pPrChange>
      </w:pPr>
      <w:r w:rsidRPr="00C307BC">
        <w:t>Ứ Các công nghệ trong hệ thống SOAMAT ược hiểu là một chức năng được xác địnịch vụ cung cấp chức năng nghiệp vụ mà ứng dụng đầu cuối và các dịch vụ khác có thể sử dụng. Một dịch vụ biện tương tác với người dùng như ứng dụng web hoặc một rich-client. Tuy nhiên, một ứng dụng đầu cuối không nhất thiết phải tương tác trực tiếp với người dùng. Các chương trình chạy theo lô (Batch programming) hay các tiến trình</w:t>
      </w:r>
      <w:r w:rsidR="00456A9F" w:rsidRPr="00C307BC">
        <w:t xml:space="preserve"> chác công ng</w:t>
      </w:r>
      <w:r w:rsidRPr="00C307BC">
        <w:t xml:space="preserve"> có thcông nghệ một chức năng nào đó trong hệ thống hoặc là kết quả của một sự kiện cũng được coi là ứng dụng dầu cuối.</w:t>
      </w:r>
    </w:p>
    <w:p w14:paraId="1EE9F828" w14:textId="3821CD20" w:rsidR="001A242C" w:rsidRPr="00C307BC" w:rsidRDefault="00870051" w:rsidP="001C684F">
      <w:pPr>
        <w:pStyle w:val="luanvanpara"/>
        <w:pPrChange w:id="71" w:author="Nguyen Toan" w:date="2018-05-19T18:14:00Z">
          <w:pPr>
            <w:spacing w:after="120"/>
            <w:ind w:firstLine="567"/>
            <w:jc w:val="both"/>
          </w:pPr>
        </w:pPrChange>
      </w:pPr>
      <w:r w:rsidRPr="00C307BC">
        <w:t xml:space="preserve">Kho chcông nghệ một chức năng nào đó trong hệ thống hoặc là kết quả của một sự kiện cũng được coi là ứng dụng dầu cuối.dụng đầu cuối và các dịch vụ kháchông khai thông qua mạng Internet. Các yêu cầu này có thể bao gồm các vấn đề pháp lý (điều khoản và điều kiện sử dụng), kiểu trình bày, bảo mật, đăng ký người dùng, đăng ký dịch vụ, thanh toán và quản lý phiên bản. </w:t>
      </w:r>
      <w:r w:rsidR="00F04F5A" w:rsidRPr="00C307BC">
        <w:t xml:space="preserve">SOA là cng nghệ một chức năng nào đó trondụng, chú trọng đến quy trình nghiệp vụ và dùng giao tiếp chuẩn để nhằm che giấu cách thức phát triển bên trong từng ứng dụng. Các thành phần được nối kết qua cổng giao tiếp, có tính kế thừa các thành phần đang tồn tại, và sự tương tác giữa chúng không cần quan tâm đến việc chúng được phát triển trên nền tảng công nghệ nào. Điều này khiến hệ thống có thể mở rộng và tích hợp một cách dễ dàng. </w:t>
      </w:r>
      <w:r w:rsidR="001A242C" w:rsidRPr="00C307BC">
        <w:t>KiA là cng nghệ một chức năng nào đó trondụng, chú trọng đến quy trình nghiệp vụ và dùng giao tiếp chuẩn để nhằm che hặ</w:t>
      </w:r>
      <w:r w:rsidR="00C22355" w:rsidRPr="00C307BC">
        <w:t>t, ít có s nghệ một chức năng nào đó trondụng, chú trọng đến quy tr</w:t>
      </w:r>
      <w:r w:rsidR="001A242C" w:rsidRPr="00C307BC">
        <w:t xml:space="preserve">tính tcó s </w:t>
      </w:r>
      <w:r w:rsidR="00C22355" w:rsidRPr="00C307BC">
        <w:t>, có quy s nghệ một chức năng nào đó trondụng, chú trọng đến quy trình n</w:t>
      </w:r>
      <w:r w:rsidR="001A242C" w:rsidRPr="00C307BC">
        <w:t xml:space="preserve"> khó quy s</w:t>
      </w:r>
      <w:r w:rsidR="00A654A4" w:rsidRPr="00C307BC">
        <w:t>tương thích giệ một chức năng nào đó tro</w:t>
      </w:r>
      <w:r w:rsidR="001A242C" w:rsidRPr="00C307BC">
        <w:t xml:space="preserve">, tính </w:t>
      </w:r>
      <w:r w:rsidR="001A242C" w:rsidRPr="00C307BC">
        <w:lastRenderedPageBreak/>
        <w:t>đóng gói, các thành phhành ph nào đó trondụng, ái và người dùng có thể tìm kiếm, sử dụng dịch vụ theo nhu cầu.</w:t>
      </w:r>
    </w:p>
    <w:p w14:paraId="089572A2" w14:textId="3F3188F7" w:rsidR="000F3B74" w:rsidRPr="003E226A" w:rsidRDefault="000F3B74" w:rsidP="003E226A">
      <w:pPr>
        <w:pStyle w:val="luanvanpara"/>
      </w:pPr>
      <w:r w:rsidRPr="00C307BC">
        <w:t xml:space="preserve">Một trục tích hợp (Service bus) kết nối các thành phần tham gia của hệ thống SOA với nhau bao gồm dịch vụ và các ứng đụng dầu cuối. Khái niệm trục tích hợp </w:t>
      </w:r>
      <w:r w:rsidR="00225666" w:rsidRPr="00C307BC">
        <w:t xml:space="preserve">sẽ được trình bày cụ thể trong phần </w:t>
      </w:r>
      <w:r w:rsidR="00676236" w:rsidRPr="00C307BC">
        <w:fldChar w:fldCharType="begin"/>
      </w:r>
      <w:r w:rsidR="00676236" w:rsidRPr="00C307BC">
        <w:instrText xml:space="preserve"> REF _Ref513322491 \r \h </w:instrText>
      </w:r>
      <w:r w:rsidR="00C307BC" w:rsidRPr="00C307BC">
        <w:instrText xml:space="preserve"> \* MERGEFORMAT </w:instrText>
      </w:r>
      <w:r w:rsidR="00676236" w:rsidRPr="00C307BC">
        <w:fldChar w:fldCharType="separate"/>
      </w:r>
      <w:r w:rsidR="003E226A">
        <w:t>1.1.2</w:t>
      </w:r>
      <w:r w:rsidR="00676236" w:rsidRPr="00C307BC">
        <w:fldChar w:fldCharType="end"/>
      </w:r>
      <w:r w:rsidR="00607CCA" w:rsidRPr="00C307BC">
        <w:t>.</w:t>
      </w:r>
      <w:r w:rsidR="00676236" w:rsidRPr="00C307BC">
        <w:t xml:space="preserve"> </w:t>
      </w:r>
      <w:r w:rsidR="00676236" w:rsidRPr="00C307BC">
        <w:fldChar w:fldCharType="begin"/>
      </w:r>
      <w:r w:rsidR="00676236" w:rsidRPr="00C307BC">
        <w:instrText xml:space="preserve"> REF _Ref513322480 \h </w:instrText>
      </w:r>
      <w:r w:rsidR="00676236" w:rsidRPr="00071A6D">
        <w:instrText xml:space="preserve"> \* MERGEFORMAT </w:instrText>
      </w:r>
      <w:r w:rsidR="00676236" w:rsidRPr="00C307BC">
        <w:fldChar w:fldCharType="separate"/>
      </w:r>
      <w:ins w:id="72" w:author="Nguyen Toan" w:date="2018-05-19T18:34:00Z">
        <w:r w:rsidR="003E226A" w:rsidRPr="003E226A">
          <w:rPr>
            <w:rPrChange w:id="73" w:author="Nguyen Toan" w:date="2018-05-19T18:34:00Z">
              <w:rPr>
                <w:b/>
              </w:rPr>
            </w:rPrChange>
          </w:rPr>
          <w:t>Công nghệ trục tích hợp</w:t>
        </w:r>
      </w:ins>
      <w:del w:id="74" w:author="Nguyen Toan" w:date="2018-05-19T18:34:00Z">
        <w:r w:rsidR="00896230" w:rsidRPr="003E226A" w:rsidDel="003E226A">
          <w:delText>Công</w:delText>
        </w:r>
        <w:r w:rsidR="00896230" w:rsidRPr="00CF7898" w:rsidDel="003E226A">
          <w:delText xml:space="preserve"> nghệ </w:delText>
        </w:r>
        <w:r w:rsidR="00896230" w:rsidRPr="003E226A" w:rsidDel="003E226A">
          <w:delText>trgh</w:delText>
        </w:r>
        <w:r w:rsidR="00896230" w:rsidRPr="00CF7898" w:rsidDel="003E226A">
          <w:delText xml:space="preserve"> tích hợp</w:delText>
        </w:r>
      </w:del>
      <w:r w:rsidR="00676236" w:rsidRPr="00C307BC">
        <w:fldChar w:fldCharType="end"/>
      </w:r>
      <w:r w:rsidRPr="00C307BC">
        <w:t>.</w:t>
      </w:r>
    </w:p>
    <w:p w14:paraId="1E7A0A77" w14:textId="77777777" w:rsidR="00AE1B3D" w:rsidRPr="00C307BC" w:rsidRDefault="00AE1B3D" w:rsidP="00966627">
      <w:pPr>
        <w:pStyle w:val="ListParagraph"/>
        <w:numPr>
          <w:ilvl w:val="3"/>
          <w:numId w:val="12"/>
        </w:numPr>
        <w:spacing w:before="60" w:after="120" w:line="288" w:lineRule="auto"/>
        <w:ind w:left="646" w:hanging="646"/>
        <w:contextualSpacing w:val="0"/>
        <w:jc w:val="both"/>
        <w:outlineLvl w:val="2"/>
        <w:rPr>
          <w:rFonts w:ascii="Times New Roman" w:eastAsia="Times New Roman" w:hAnsi="Times New Roman" w:cs="Times New Roman"/>
          <w:b/>
          <w:color w:val="auto"/>
          <w:sz w:val="26"/>
          <w:szCs w:val="26"/>
        </w:rPr>
      </w:pPr>
      <w:bookmarkStart w:id="75" w:name="_Ref513322453"/>
      <w:bookmarkStart w:id="76" w:name="_Ref513322480"/>
      <w:bookmarkStart w:id="77" w:name="_Ref513322487"/>
      <w:bookmarkStart w:id="78" w:name="_Ref513322491"/>
      <w:bookmarkStart w:id="79" w:name="_Toc514450051"/>
      <w:r w:rsidRPr="00C307BC">
        <w:rPr>
          <w:rFonts w:ascii="Times New Roman" w:hAnsi="Times New Roman" w:cs="Times New Roman"/>
          <w:b/>
          <w:sz w:val="26"/>
          <w:szCs w:val="26"/>
        </w:rPr>
        <w:t>Công</w:t>
      </w:r>
      <w:r w:rsidRPr="00C307BC">
        <w:rPr>
          <w:rFonts w:ascii="Times New Roman" w:eastAsia="Times New Roman" w:hAnsi="Times New Roman" w:cs="Times New Roman"/>
          <w:b/>
          <w:color w:val="auto"/>
          <w:sz w:val="26"/>
          <w:szCs w:val="26"/>
        </w:rPr>
        <w:t xml:space="preserve"> nghệ </w:t>
      </w:r>
      <w:r w:rsidRPr="00C307BC">
        <w:rPr>
          <w:rFonts w:ascii="Times New Roman" w:hAnsi="Times New Roman" w:cs="Times New Roman"/>
          <w:b/>
          <w:sz w:val="26"/>
          <w:szCs w:val="26"/>
        </w:rPr>
        <w:t>trục</w:t>
      </w:r>
      <w:r w:rsidRPr="00C307BC">
        <w:rPr>
          <w:rFonts w:ascii="Times New Roman" w:eastAsia="Times New Roman" w:hAnsi="Times New Roman" w:cs="Times New Roman"/>
          <w:b/>
          <w:color w:val="auto"/>
          <w:sz w:val="26"/>
          <w:szCs w:val="26"/>
        </w:rPr>
        <w:t xml:space="preserve"> tích hợp</w:t>
      </w:r>
      <w:bookmarkEnd w:id="75"/>
      <w:bookmarkEnd w:id="76"/>
      <w:bookmarkEnd w:id="77"/>
      <w:bookmarkEnd w:id="78"/>
      <w:bookmarkEnd w:id="79"/>
    </w:p>
    <w:p w14:paraId="4AF02CCE" w14:textId="2D7A192D" w:rsidR="00AE1B3D" w:rsidRPr="00C307BC" w:rsidRDefault="00AE1B3D" w:rsidP="001C684F">
      <w:pPr>
        <w:pStyle w:val="luanvanpara"/>
        <w:pPrChange w:id="80" w:author="Nguyen Toan" w:date="2018-05-19T18:14:00Z">
          <w:pPr>
            <w:spacing w:after="120"/>
            <w:ind w:firstLine="567"/>
            <w:jc w:val="both"/>
          </w:pPr>
        </w:pPrChange>
      </w:pPr>
      <w:r w:rsidRPr="00C307BC">
        <w:t>Công nghp</w:t>
      </w:r>
      <w:r w:rsidRPr="00C307BC">
        <w:t xml:space="preserve"> trg nghp</w:t>
      </w:r>
      <w:r w:rsidRPr="00C307BC">
        <w:t>h hg n</w:t>
      </w:r>
      <w:r w:rsidR="009B0548">
        <w:t>(</w:t>
      </w:r>
      <w:r w:rsidRPr="00C307BC">
        <w:t xml:space="preserve">Enterprise Service Bus </w:t>
      </w:r>
      <w:r w:rsidR="009B0548">
        <w:t xml:space="preserve">- </w:t>
      </w:r>
      <w:r w:rsidRPr="00C307BC">
        <w:t>ESB)</w:t>
      </w:r>
      <w:r w:rsidR="003E0E76" w:rsidRPr="00C307BC">
        <w:t xml:space="preserve"> </w:t>
      </w:r>
      <w:sdt>
        <w:sdtPr>
          <w:id w:val="909965330"/>
          <w:citation/>
        </w:sdtPr>
        <w:sdtContent>
          <w:r w:rsidR="003E0E76" w:rsidRPr="00C307BC">
            <w:fldChar w:fldCharType="begin"/>
          </w:r>
          <w:r w:rsidR="003E0E76" w:rsidRPr="00C307BC">
            <w:instrText xml:space="preserve"> CITATION B3 \l 1033 </w:instrText>
          </w:r>
          <w:r w:rsidR="003E0E76" w:rsidRPr="00C307BC">
            <w:fldChar w:fldCharType="separate"/>
          </w:r>
          <w:r w:rsidR="003137DA" w:rsidRPr="003137DA">
            <w:t>[4]</w:t>
          </w:r>
          <w:r w:rsidR="003E0E76" w:rsidRPr="00C307BC">
            <w:fldChar w:fldCharType="end"/>
          </w:r>
        </w:sdtContent>
      </w:sdt>
      <w:del w:id="81" w:author="Nguyen Toan" w:date="2018-05-19T17:39:00Z">
        <w:r w:rsidR="003E0E76" w:rsidRPr="00C307BC" w:rsidDel="006C63EC">
          <w:delText xml:space="preserve"> </w:delText>
        </w:r>
      </w:del>
      <w:sdt>
        <w:sdtPr>
          <w:id w:val="-1732535217"/>
          <w:citation/>
        </w:sdtPr>
        <w:sdtContent>
          <w:r w:rsidR="003E0E76" w:rsidRPr="00C307BC">
            <w:fldChar w:fldCharType="begin"/>
          </w:r>
          <w:r w:rsidR="003E0E76" w:rsidRPr="00C307BC">
            <w:instrText xml:space="preserve"> CITATION B14 \l 1033 </w:instrText>
          </w:r>
          <w:r w:rsidR="003E0E76" w:rsidRPr="00C307BC">
            <w:fldChar w:fldCharType="separate"/>
          </w:r>
          <w:r w:rsidR="003137DA">
            <w:t xml:space="preserve"> </w:t>
          </w:r>
          <w:r w:rsidR="003137DA" w:rsidRPr="003137DA">
            <w:t>[5]</w:t>
          </w:r>
          <w:r w:rsidR="003E0E76" w:rsidRPr="00C307BC">
            <w:fldChar w:fldCharType="end"/>
          </w:r>
        </w:sdtContent>
      </w:sdt>
      <w:r w:rsidRPr="00C307BC">
        <w:t xml:space="preserve"> là mTION B14 \l 1033  h trong phần nối các thành phần tham gia của hệ thống SOA với nhau bao gồm dịch vụ và các ứng đụng dầu cu</w:t>
      </w:r>
      <w:del w:id="82" w:author="Nguyen Toan" w:date="2018-05-19T17:39:00Z">
        <w:r w:rsidRPr="00C307BC" w:rsidDel="00401A75">
          <w:delText>,...</w:delText>
        </w:r>
      </w:del>
      <w:ins w:id="83" w:author="Nguyen Toan" w:date="2018-05-19T17:39:00Z">
        <w:r w:rsidR="00401A75" w:rsidRPr="00C307BC">
          <w:t>...</w:t>
        </w:r>
      </w:ins>
      <w:r w:rsidR="007704FF">
        <w:t xml:space="preserve"> </w:t>
      </w:r>
      <w:r w:rsidRPr="00C307BC">
        <w:t>vào mTION B14 \l 1033  h trong phần nối các t</w:t>
      </w:r>
      <w:r w:rsidR="002E0143">
        <w:t xml:space="preserve"> no mTION</w:t>
      </w:r>
      <w:r w:rsidRPr="00C307BC">
        <w:t xml:space="preserve"> </w:t>
      </w:r>
      <w:r w:rsidR="002E0143">
        <w:t>tro mTION B14</w:t>
      </w:r>
      <w:r w:rsidRPr="00C307BC">
        <w:t xml:space="preserve"> cho doanh nghil 1033  h trong phần nối các thànhian, công sức và tiền bạc. Hệ thống </w:t>
      </w:r>
      <w:r w:rsidR="002E0143">
        <w:t xml:space="preserve">ncho doanh nghil 1033 </w:t>
      </w:r>
      <w:r w:rsidRPr="00C307BC">
        <w:t xml:space="preserve"> có tính tái sil 1033  h trong phần nối các thànhian, công sức và tiền bạc. Hệ thống nhau bao gồm dịch vụ và các ứng đ</w:t>
      </w:r>
    </w:p>
    <w:p w14:paraId="7AF3AFCD" w14:textId="77777777" w:rsidR="00AE1B3D" w:rsidRPr="00C307BC" w:rsidRDefault="00AE1B3D" w:rsidP="00AE1B3D">
      <w:pPr>
        <w:keepNext/>
        <w:spacing w:line="288" w:lineRule="auto"/>
        <w:jc w:val="center"/>
        <w:rPr>
          <w:sz w:val="26"/>
          <w:szCs w:val="26"/>
        </w:rPr>
      </w:pPr>
      <w:r w:rsidRPr="00C307BC">
        <w:rPr>
          <w:noProof/>
          <w:sz w:val="26"/>
          <w:szCs w:val="26"/>
        </w:rPr>
        <w:drawing>
          <wp:inline distT="0" distB="0" distL="0" distR="0" wp14:anchorId="74059DA7" wp14:editId="4ED5C435">
            <wp:extent cx="3528695" cy="1804876"/>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b.png"/>
                    <pic:cNvPicPr/>
                  </pic:nvPicPr>
                  <pic:blipFill>
                    <a:blip r:embed="rId12">
                      <a:extLst>
                        <a:ext uri="{28A0092B-C50C-407E-A947-70E740481C1C}">
                          <a14:useLocalDpi xmlns:a14="http://schemas.microsoft.com/office/drawing/2010/main" val="0"/>
                        </a:ext>
                      </a:extLst>
                    </a:blip>
                    <a:stretch>
                      <a:fillRect/>
                    </a:stretch>
                  </pic:blipFill>
                  <pic:spPr>
                    <a:xfrm>
                      <a:off x="0" y="0"/>
                      <a:ext cx="3543059" cy="1812223"/>
                    </a:xfrm>
                    <a:prstGeom prst="rect">
                      <a:avLst/>
                    </a:prstGeom>
                  </pic:spPr>
                </pic:pic>
              </a:graphicData>
            </a:graphic>
          </wp:inline>
        </w:drawing>
      </w:r>
    </w:p>
    <w:p w14:paraId="71AC4AEC" w14:textId="43CAB47F" w:rsidR="00AE1B3D" w:rsidRPr="00C307BC" w:rsidRDefault="00AE1B3D" w:rsidP="00AE1B3D">
      <w:pPr>
        <w:pStyle w:val="Caption"/>
        <w:spacing w:line="288" w:lineRule="auto"/>
        <w:jc w:val="center"/>
        <w:rPr>
          <w:rFonts w:ascii="Times New Roman" w:eastAsia="Times New Roman" w:hAnsi="Times New Roman" w:cs="Times New Roman"/>
          <w:i w:val="0"/>
          <w:color w:val="auto"/>
          <w:sz w:val="26"/>
          <w:szCs w:val="26"/>
        </w:rPr>
      </w:pPr>
      <w:bookmarkStart w:id="84" w:name="_Toc511320651"/>
      <w:bookmarkStart w:id="85" w:name="_Toc511326632"/>
      <w:bookmarkStart w:id="86" w:name="_Toc511991193"/>
      <w:bookmarkStart w:id="87" w:name="_Toc514445850"/>
      <w:r w:rsidRPr="00C307BC">
        <w:rPr>
          <w:rFonts w:ascii="Times New Roman" w:hAnsi="Times New Roman" w:cs="Times New Roman"/>
          <w:i w:val="0"/>
          <w:color w:val="auto"/>
          <w:sz w:val="26"/>
          <w:szCs w:val="26"/>
        </w:rPr>
        <w:t xml:space="preserve">Hình </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r w:rsidR="0037692A">
        <w:rPr>
          <w:rFonts w:ascii="Times New Roman" w:hAnsi="Times New Roman" w:cs="Times New Roman"/>
          <w:i w:val="0"/>
          <w:color w:val="auto"/>
          <w:sz w:val="26"/>
          <w:szCs w:val="26"/>
        </w:rPr>
        <w:fldChar w:fldCharType="separate"/>
      </w:r>
      <w:r w:rsidR="003E226A">
        <w:rPr>
          <w:rFonts w:ascii="Times New Roman" w:hAnsi="Times New Roman" w:cs="Times New Roman"/>
          <w:i w:val="0"/>
          <w:noProof/>
          <w:color w:val="auto"/>
          <w:sz w:val="26"/>
          <w:szCs w:val="26"/>
        </w:rPr>
        <w:t>1</w:t>
      </w:r>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r w:rsidR="0037692A">
        <w:rPr>
          <w:rFonts w:ascii="Times New Roman" w:hAnsi="Times New Roman" w:cs="Times New Roman"/>
          <w:i w:val="0"/>
          <w:color w:val="auto"/>
          <w:sz w:val="26"/>
          <w:szCs w:val="26"/>
        </w:rPr>
        <w:fldChar w:fldCharType="separate"/>
      </w:r>
      <w:r w:rsidR="003E226A">
        <w:rPr>
          <w:rFonts w:ascii="Times New Roman" w:hAnsi="Times New Roman" w:cs="Times New Roman"/>
          <w:i w:val="0"/>
          <w:noProof/>
          <w:color w:val="auto"/>
          <w:sz w:val="26"/>
          <w:szCs w:val="26"/>
        </w:rPr>
        <w:t>2</w:t>
      </w:r>
      <w:r w:rsidR="0037692A">
        <w:rPr>
          <w:rFonts w:ascii="Times New Roman" w:hAnsi="Times New Roman" w:cs="Times New Roman"/>
          <w:i w:val="0"/>
          <w:color w:val="auto"/>
          <w:sz w:val="26"/>
          <w:szCs w:val="26"/>
        </w:rPr>
        <w:fldChar w:fldCharType="end"/>
      </w:r>
      <w:bookmarkEnd w:id="84"/>
      <w:r w:rsidRPr="00C307BC">
        <w:rPr>
          <w:rFonts w:ascii="Times New Roman" w:hAnsi="Times New Roman" w:cs="Times New Roman"/>
          <w:i w:val="0"/>
          <w:color w:val="auto"/>
          <w:sz w:val="26"/>
          <w:szCs w:val="26"/>
        </w:rPr>
        <w:t xml:space="preserve">. Kiến trúc hệ thống </w:t>
      </w:r>
      <w:bookmarkEnd w:id="85"/>
      <w:bookmarkEnd w:id="86"/>
      <w:r w:rsidR="00FE71EB">
        <w:rPr>
          <w:rFonts w:ascii="Times New Roman" w:hAnsi="Times New Roman" w:cs="Times New Roman"/>
          <w:i w:val="0"/>
          <w:color w:val="auto"/>
          <w:sz w:val="26"/>
          <w:szCs w:val="26"/>
        </w:rPr>
        <w:t>nền tảng trục tích hợp</w:t>
      </w:r>
      <w:bookmarkEnd w:id="87"/>
    </w:p>
    <w:p w14:paraId="7C78D748" w14:textId="09810486" w:rsidR="008669FE" w:rsidRPr="00C307BC" w:rsidRDefault="008669FE" w:rsidP="001C684F">
      <w:pPr>
        <w:pStyle w:val="luanvanpara"/>
        <w:pPrChange w:id="88" w:author="Nguyen Toan" w:date="2018-05-19T18:14:00Z">
          <w:pPr>
            <w:spacing w:after="120"/>
            <w:ind w:firstLine="567"/>
            <w:jc w:val="both"/>
          </w:pPr>
        </w:pPrChange>
      </w:pPr>
      <w:r w:rsidRPr="00C307BC">
        <w:t>Hền tảng trục tích</w:t>
      </w:r>
      <w:r w:rsidR="007A38A7">
        <w:t>trn t</w:t>
      </w:r>
      <w:r w:rsidRPr="00C307BC">
        <w:t xml:space="preserve">tích hng trục tích hợp 1 trong phần nối các thànhian, công sức </w:t>
      </w:r>
      <w:r w:rsidR="00447C1B" w:rsidRPr="00C307BC">
        <w:t xml:space="preserve"> tch hng trục tích hợp 1 trong phần nối các thànhian, công sức và tiề</w:t>
      </w:r>
      <w:r w:rsidRPr="00C307BC">
        <w:t>.</w:t>
      </w:r>
      <w:r w:rsidR="00447C1B" w:rsidRPr="00C307BC">
        <w:t xml:space="preserve"> Vih hng trục tích hợp 1 trong phần nối các thànhian, công sức và tiền bạc. Hệ trong lớp ESB nên gần như trong suốt với các ứng dụng thành phần. </w:t>
      </w:r>
      <w:r w:rsidR="00406929" w:rsidRPr="00C307BC">
        <w:t>Ngoài ra hrục tích hợp 1 t</w:t>
      </w:r>
      <w:r w:rsidR="00B86C5E">
        <w:t xml:space="preserve"> trài</w:t>
      </w:r>
      <w:r w:rsidR="00406929" w:rsidRPr="00C307BC">
        <w:t xml:space="preserve"> tích ha hrục tích hợp 1 trong phần nối các thànhian, công sức và tiền bạc. Hệ trong lớp ESB nên gần như trong suốt với các ứng dụng thành phần. c tích hợp g ứcũng hỗ trợ nhiều loại hình tương tác: Request/response,</w:t>
      </w:r>
      <w:r w:rsidR="003E0E76" w:rsidRPr="00C307BC">
        <w:t xml:space="preserve"> </w:t>
      </w:r>
      <w:r w:rsidR="00406929" w:rsidRPr="00C307BC">
        <w:t>Request/multi-response, Event propagation</w:t>
      </w:r>
      <w:del w:id="89" w:author="Nguyen Toan" w:date="2018-05-19T17:40:00Z">
        <w:r w:rsidR="00406929" w:rsidRPr="00C307BC" w:rsidDel="00571E73">
          <w:delText>,...</w:delText>
        </w:r>
      </w:del>
      <w:ins w:id="90" w:author="Nguyen Toan" w:date="2018-05-19T17:40:00Z">
        <w:r w:rsidR="00571E73" w:rsidRPr="00C307BC">
          <w:t>...</w:t>
        </w:r>
      </w:ins>
    </w:p>
    <w:p w14:paraId="36A82BB3" w14:textId="013C06C5" w:rsidR="00C22355" w:rsidRPr="00C307BC" w:rsidRDefault="005449AB" w:rsidP="001C684F">
      <w:pPr>
        <w:pStyle w:val="luanvanpara"/>
        <w:pPrChange w:id="91" w:author="Nguyen Toan" w:date="2018-05-19T18:14:00Z">
          <w:pPr>
            <w:spacing w:after="120"/>
            <w:ind w:firstLine="567"/>
            <w:jc w:val="both"/>
          </w:pPr>
        </w:pPrChange>
      </w:pPr>
      <w:r w:rsidRPr="00C307BC">
        <w:t>Như vst</w:t>
      </w:r>
      <w:r w:rsidR="00C117CD" w:rsidRPr="00C307BC">
        <w:t xml:space="preserve"> khi ht/multi-response, Event propagationá</w:t>
      </w:r>
      <w:r w:rsidR="00487643">
        <w:t>trhi ht/multi</w:t>
      </w:r>
      <w:r w:rsidR="00C117CD" w:rsidRPr="00C307BC">
        <w:t xml:space="preserve"> shi ht/multi-response, Event propagationác thànhian, công sức và tiền bạc. Hệ trong lớp mặt khác vẫn ẩn đi các nền tảng phía sau của kiến trúc phần mềm và giao thức mạng. </w:t>
      </w:r>
      <w:r w:rsidR="000F2FFF" w:rsidRPr="00C307BC">
        <w:t>Hshi ht/multi-response, Event propagationác thànhian, công sức và tiền bạc. Hệ trong lớp mặt khác vẫn ẩn đi các nền tảng phía sau của kiến trúc phần mềm và giao thức mạng. , lưu vết</w:t>
      </w:r>
      <w:r w:rsidR="001D71D1" w:rsidRPr="00C307BC">
        <w:t>. Quá trình triesponse, Event propagationác thànhian, công sức và tiền bạc. Hệ trong lớp mặt khác vẫn ẩn đi các nền tảng phía sau của kiến t</w:t>
      </w:r>
    </w:p>
    <w:p w14:paraId="5DD99F60" w14:textId="7616EE8F" w:rsidR="00AE1B3D" w:rsidRPr="00C307BC" w:rsidRDefault="00AE1B3D" w:rsidP="001C684F">
      <w:pPr>
        <w:pStyle w:val="luanvanpara"/>
        <w:pPrChange w:id="92" w:author="Nguyen Toan" w:date="2018-05-19T18:14:00Z">
          <w:pPr>
            <w:spacing w:after="120"/>
            <w:ind w:firstLine="567"/>
            <w:jc w:val="both"/>
          </w:pPr>
        </w:pPrChange>
      </w:pPr>
      <w:r w:rsidRPr="00C307BC">
        <w:lastRenderedPageBreak/>
        <w:t xml:space="preserve">Mô hình </w:t>
      </w:r>
      <w:r w:rsidR="002E6278">
        <w:t>tr hình ình t</w:t>
      </w:r>
      <w:r w:rsidRPr="00C307BC">
        <w:t xml:space="preserve"> tránh cho bên yêu cse, Event propagationác thànhian, công sức và tiền bạc. Hệ trong  nào, từ khía cạnh nhà cung cấp dịch vụ lẫn nhà phát triển. ESB sẽ chịu trách nhiệm về việc truyền/nhận và phân phối thông điệp từ nơi gửi đến nơi nhận và đảm bảo đáp ứng dược yêu cầu mà không cần biết đến nguồn gốc của thông điệp. Chính lớp ESB cũng là trong suốt đối với các ứng dụng kết nối với nó. Logic ứng dụng có thể gọi hoặc phân phối dịch vụ bằng cách sử dụng một loạt các mô hình và các kỹ thuật lập trình mà không cần phải xem xét việc kết nối đi qua lớp ESB như thế nào. Việc kết nối đến một ESB không làm thay đổi công nghệ phát triển của ứng dụng. </w:t>
      </w:r>
    </w:p>
    <w:p w14:paraId="5F447AD9" w14:textId="0EEA8F64" w:rsidR="00F71AB9" w:rsidRPr="00C307BC" w:rsidRDefault="00AE1B3D" w:rsidP="00A25332">
      <w:pPr>
        <w:pStyle w:val="luanvanpara"/>
        <w:pPrChange w:id="93" w:author="Nguyen Toan" w:date="2018-05-19T18:14:00Z">
          <w:pPr>
            <w:spacing w:after="120"/>
            <w:ind w:firstLine="567"/>
            <w:jc w:val="both"/>
          </w:pPr>
        </w:pPrChange>
      </w:pPr>
      <w:r w:rsidRPr="00C307BC">
        <w:t>ESB hh cho bên yêu cse, Event propagationác thànhian, công sức và tiền bạc. Hệ trong  nào, từ khía cạnh nhà cung cấp dịch vụ lẫn nhà phát triển. ESB sẽ chịu trách nhiệm về việc truyền/nhận và phân phối thôhống đó. ESB giúp giảm thiểu dư thừa dữ liệu và dữ liệu không nhất quán. Việc xây dựng và phát triển nền tảng ESB được coi như đặt viên gạch đầu tiên trong quá trình xây dựng</w:t>
      </w:r>
      <w:r w:rsidR="001701DA" w:rsidRPr="00C307BC">
        <w:t xml:space="preserve"> ki hh cho bên yêu cse, Event p</w:t>
      </w:r>
    </w:p>
    <w:p w14:paraId="50697E6E" w14:textId="61ECFE47" w:rsidR="00891A42" w:rsidRPr="00C307BC" w:rsidRDefault="00891A42" w:rsidP="00CF7898">
      <w:pPr>
        <w:pStyle w:val="ListParagraph"/>
        <w:numPr>
          <w:ilvl w:val="3"/>
          <w:numId w:val="12"/>
        </w:numPr>
        <w:spacing w:before="60" w:after="120" w:line="288" w:lineRule="auto"/>
        <w:ind w:left="646" w:hanging="646"/>
        <w:contextualSpacing w:val="0"/>
        <w:jc w:val="both"/>
        <w:outlineLvl w:val="2"/>
        <w:rPr>
          <w:rFonts w:ascii="Times New Roman" w:eastAsia="Times New Roman" w:hAnsi="Times New Roman" w:cs="Times New Roman"/>
          <w:b/>
          <w:sz w:val="26"/>
          <w:szCs w:val="26"/>
        </w:rPr>
      </w:pPr>
      <w:bookmarkStart w:id="94" w:name="_Toc512953076"/>
      <w:bookmarkStart w:id="95" w:name="_Toc512953077"/>
      <w:bookmarkStart w:id="96" w:name="_Toc512953078"/>
      <w:bookmarkStart w:id="97" w:name="_Toc512953079"/>
      <w:bookmarkStart w:id="98" w:name="_Toc512953080"/>
      <w:bookmarkStart w:id="99" w:name="_Toc512953081"/>
      <w:bookmarkStart w:id="100" w:name="_Toc512953082"/>
      <w:bookmarkStart w:id="101" w:name="_Toc513584064"/>
      <w:bookmarkStart w:id="102" w:name="_Toc513613687"/>
      <w:bookmarkStart w:id="103" w:name="_Toc514156372"/>
      <w:bookmarkStart w:id="104" w:name="_Toc514156430"/>
      <w:bookmarkStart w:id="105" w:name="_Toc514157617"/>
      <w:bookmarkStart w:id="106" w:name="_Toc514277608"/>
      <w:bookmarkStart w:id="107" w:name="_Toc514278007"/>
      <w:bookmarkStart w:id="108" w:name="_Toc514450052"/>
      <w:bookmarkEnd w:id="94"/>
      <w:bookmarkEnd w:id="95"/>
      <w:bookmarkEnd w:id="96"/>
      <w:bookmarkEnd w:id="97"/>
      <w:bookmarkEnd w:id="98"/>
      <w:bookmarkEnd w:id="99"/>
      <w:bookmarkEnd w:id="100"/>
      <w:bookmarkEnd w:id="101"/>
      <w:bookmarkEnd w:id="102"/>
      <w:bookmarkEnd w:id="103"/>
      <w:bookmarkEnd w:id="104"/>
      <w:bookmarkEnd w:id="105"/>
      <w:bookmarkEnd w:id="106"/>
      <w:bookmarkEnd w:id="107"/>
      <w:r w:rsidRPr="00C307BC">
        <w:rPr>
          <w:rFonts w:ascii="Times New Roman" w:eastAsia="Times New Roman" w:hAnsi="Times New Roman" w:cs="Times New Roman"/>
          <w:b/>
          <w:sz w:val="26"/>
          <w:szCs w:val="26"/>
        </w:rPr>
        <w:t xml:space="preserve">Xây dựng </w:t>
      </w:r>
      <w:r w:rsidR="00616464">
        <w:rPr>
          <w:rFonts w:ascii="Times New Roman" w:eastAsia="Times New Roman" w:hAnsi="Times New Roman" w:cs="Times New Roman"/>
          <w:b/>
          <w:sz w:val="26"/>
          <w:szCs w:val="26"/>
        </w:rPr>
        <w:t xml:space="preserve">ứng dụng </w:t>
      </w:r>
      <w:r w:rsidR="00E52BF0">
        <w:rPr>
          <w:rFonts w:ascii="Times New Roman" w:eastAsia="Times New Roman" w:hAnsi="Times New Roman" w:cs="Times New Roman"/>
          <w:b/>
          <w:sz w:val="26"/>
          <w:szCs w:val="26"/>
        </w:rPr>
        <w:t>trục tích hợp</w:t>
      </w:r>
      <w:r w:rsidRPr="00C307BC">
        <w:rPr>
          <w:rFonts w:ascii="Times New Roman" w:eastAsia="Times New Roman" w:hAnsi="Times New Roman" w:cs="Times New Roman"/>
          <w:b/>
          <w:sz w:val="26"/>
          <w:szCs w:val="26"/>
        </w:rPr>
        <w:t xml:space="preserve"> dựa trên nền tảng MuleESB</w:t>
      </w:r>
      <w:bookmarkEnd w:id="108"/>
    </w:p>
    <w:p w14:paraId="4CAD3842" w14:textId="262B371F" w:rsidR="00BE3D4C" w:rsidRPr="00C307BC" w:rsidRDefault="00D04503" w:rsidP="004A57E7">
      <w:pPr>
        <w:pStyle w:val="luanvanpara"/>
        <w:pPrChange w:id="109" w:author="Nguyen Toan" w:date="2018-05-19T18:14:00Z">
          <w:pPr>
            <w:spacing w:after="120"/>
            <w:ind w:firstLine="567"/>
            <w:jc w:val="both"/>
          </w:pPr>
        </w:pPrChange>
      </w:pPr>
      <w:r w:rsidRPr="00C307BC">
        <w:t>Đa s trên nền tảng MuleESBent propagationác thànhian, công sức và tiền bạc. Hệ trong  nào, từ khía cạnh nhà cung c</w:t>
      </w:r>
      <w:r w:rsidRPr="003E226A">
        <w:t>tích</w:t>
      </w:r>
      <w:r w:rsidRPr="00C307BC">
        <w:t xml:space="preserve"> hch trên nền tảng MuleESBent propagationác thànhian, công sức và tiền bạc. Hệ trong  nào, từ khía cạnh nhà cung cấp dịch vụ lẫn n phải tốn nhiều công sức trong việc chuyển đổi dữ liệu giúp các ứng dụng giao tiếp với nhau. </w:t>
      </w:r>
      <w:r w:rsidR="00BE3D4C" w:rsidRPr="00C307BC">
        <w:t>Trong khi đó các giMuleESBent propagationác thànhian, công sức và tiền bạc. Hệ trong  nào, từ khía cạnh nh</w:t>
      </w:r>
      <w:del w:id="110" w:author="Nguyen Toan" w:date="2018-05-19T17:34:00Z">
        <w:r w:rsidR="00BE3D4C" w:rsidRPr="00C307BC" w:rsidDel="00FA2AE4">
          <w:delText xml:space="preserve"> </w:delText>
        </w:r>
      </w:del>
      <w:r w:rsidR="00BE3D4C" w:rsidRPr="00C307BC">
        <w:t>… gây thi đó các giMuleESBent propagationác thànhian, côy còn mang tính đóng, lập trình viên không thể kiểm soát được nội dung bên trong của mã nguồn</w:t>
      </w:r>
      <w:r w:rsidRPr="00C307BC">
        <w:t>. MuleES</w:t>
      </w:r>
      <w:r w:rsidR="003E0E76" w:rsidRPr="00C307BC">
        <w:t>B</w:t>
      </w:r>
      <w:sdt>
        <w:sdtPr>
          <w:id w:val="1549105046"/>
          <w:citation/>
        </w:sdtPr>
        <w:sdtContent>
          <w:r w:rsidR="003E0E76" w:rsidRPr="00C307BC">
            <w:fldChar w:fldCharType="begin"/>
          </w:r>
          <w:r w:rsidR="003E0E76" w:rsidRPr="00C307BC">
            <w:instrText xml:space="preserve"> CITATION MuleSoft \l 1033 </w:instrText>
          </w:r>
          <w:r w:rsidR="003E0E76" w:rsidRPr="00C307BC">
            <w:fldChar w:fldCharType="separate"/>
          </w:r>
          <w:r w:rsidR="003137DA">
            <w:t xml:space="preserve"> </w:t>
          </w:r>
          <w:r w:rsidR="003137DA" w:rsidRPr="003137DA">
            <w:t>[6]</w:t>
          </w:r>
          <w:r w:rsidR="003E0E76" w:rsidRPr="00C307BC">
            <w:fldChar w:fldCharType="end"/>
          </w:r>
        </w:sdtContent>
      </w:sdt>
      <w:r w:rsidRPr="00C307BC">
        <w:t xml:space="preserve"> đưa ra cách gioft \l 1033 nt propagationác thànhian, côy còn mang tính đóng, lập trình viên không th</w:t>
      </w:r>
    </w:p>
    <w:p w14:paraId="57650C78" w14:textId="77777777" w:rsidR="00D04503" w:rsidRPr="00C307BC" w:rsidRDefault="00D04503" w:rsidP="00CF7898">
      <w:pPr>
        <w:rPr>
          <w:rFonts w:eastAsia="Times New Roman"/>
          <w:b/>
          <w:sz w:val="26"/>
          <w:szCs w:val="26"/>
        </w:rPr>
      </w:pPr>
      <w:bookmarkStart w:id="111" w:name="_Toc513584066"/>
      <w:bookmarkStart w:id="112" w:name="_Toc513613689"/>
      <w:bookmarkStart w:id="113" w:name="_Toc514156374"/>
      <w:bookmarkStart w:id="114" w:name="_Toc514156432"/>
      <w:bookmarkStart w:id="115" w:name="_Toc514157619"/>
      <w:bookmarkStart w:id="116" w:name="_Toc514277610"/>
      <w:bookmarkStart w:id="117" w:name="_Toc514278009"/>
      <w:bookmarkEnd w:id="111"/>
      <w:bookmarkEnd w:id="112"/>
      <w:bookmarkEnd w:id="113"/>
      <w:bookmarkEnd w:id="114"/>
      <w:bookmarkEnd w:id="115"/>
      <w:bookmarkEnd w:id="116"/>
      <w:bookmarkEnd w:id="117"/>
      <w:r w:rsidRPr="00C307BC">
        <w:rPr>
          <w:rFonts w:eastAsia="Times New Roman"/>
          <w:b/>
          <w:sz w:val="26"/>
          <w:szCs w:val="26"/>
        </w:rPr>
        <w:t>Mule framework</w:t>
      </w:r>
    </w:p>
    <w:p w14:paraId="5A9C431D" w14:textId="255DE5BD" w:rsidR="00D04503" w:rsidRPr="00C307BC" w:rsidRDefault="00D04503" w:rsidP="004A57E7">
      <w:pPr>
        <w:pStyle w:val="luanvanpara"/>
        <w:pPrChange w:id="118" w:author="Nguyen Toan" w:date="2018-05-19T18:14:00Z">
          <w:pPr>
            <w:spacing w:after="120"/>
            <w:ind w:firstLine="567"/>
            <w:jc w:val="both"/>
          </w:pPr>
        </w:pPrChange>
      </w:pPr>
      <w:r w:rsidRPr="00C307BC">
        <w:t>Mule</w:t>
      </w:r>
      <w:sdt>
        <w:sdtPr>
          <w:id w:val="-695385386"/>
          <w:citation/>
        </w:sdtPr>
        <w:sdtContent>
          <w:r w:rsidR="003E0E76" w:rsidRPr="00C307BC">
            <w:fldChar w:fldCharType="begin"/>
          </w:r>
          <w:r w:rsidR="003E0E76" w:rsidRPr="00C307BC">
            <w:instrText xml:space="preserve"> CITATION Mul \l 1033 </w:instrText>
          </w:r>
          <w:r w:rsidR="003E0E76" w:rsidRPr="00C307BC">
            <w:fldChar w:fldCharType="separate"/>
          </w:r>
          <w:r w:rsidR="003137DA">
            <w:t xml:space="preserve"> </w:t>
          </w:r>
          <w:r w:rsidR="003137DA" w:rsidRPr="003137DA">
            <w:t>[7]</w:t>
          </w:r>
          <w:r w:rsidR="003E0E76" w:rsidRPr="00C307BC">
            <w:fldChar w:fldCharType="end"/>
          </w:r>
        </w:sdtContent>
      </w:sdt>
      <w:r w:rsidRPr="00C307BC">
        <w:t xml:space="preserve"> là mTION Mul \l 103</w:t>
      </w:r>
      <w:r w:rsidR="002723DD" w:rsidRPr="00C307BC">
        <w:t>dlà mT</w:t>
      </w:r>
      <w:r w:rsidRPr="00C307BC">
        <w:t xml:space="preserve">mã nguION Mul \l 1033 1033 nt propagationác thànhian, côy còn mang tính đóng, lập trình viên không thể kiểm soát được nội dung bên trong của mã nguồng sức trong việc chuyển </w:t>
      </w:r>
    </w:p>
    <w:p w14:paraId="04A55A7F" w14:textId="1E4341EE" w:rsidR="004D7B1E" w:rsidRPr="00C307BC" w:rsidRDefault="004D7B1E" w:rsidP="004A57E7">
      <w:pPr>
        <w:pStyle w:val="luanvanpara"/>
        <w:pPrChange w:id="119" w:author="Nguyen Toan" w:date="2018-05-19T18:14:00Z">
          <w:pPr>
            <w:spacing w:after="120"/>
            <w:ind w:firstLine="567"/>
            <w:jc w:val="both"/>
          </w:pPr>
        </w:pPrChange>
      </w:pPr>
      <w:r w:rsidRPr="00C307BC">
        <w:t>Mule là m Mul \l 1033 ích hợp dựa trên Java, cho phép các nhà phát triển kết nối các ứng dụng với nhau một cách nhanh chóng và dễ dàng, giúp các ứng dụng trao đổi dữ liệu với nhau. Mule cho phép tích hợp các hệ thống hiện có, bất kể các công nghệ khác nhau mà các ứng dụng sử dụng, bao gồm JMS, Dịch vụ Web, JDBC, HTTP, và nhiều hơn nữa. Kiến trúc ESB có thể được triển khai ở mọi nơi, có thể tích hợp và sắp xếp các sự kiện theo thời gian thực hoặc theo lô và có kết nối chung.</w:t>
      </w:r>
      <w:r w:rsidR="00257E44" w:rsidRPr="00C307BC">
        <w:t xml:space="preserve"> Mule xây dul \l 1033 ích hợp dựa trên Java, ch</w:t>
      </w:r>
      <w:r w:rsidR="0023271D" w:rsidRPr="00C307BC">
        <w:t xml:space="preserve"> Anypoint Studio là một công cụ giúp dễ dàng phát triển một </w:t>
      </w:r>
      <w:r w:rsidR="001A3DE9" w:rsidRPr="00C307BC">
        <w:t>ứAnypoint</w:t>
      </w:r>
      <w:r w:rsidR="0023271D" w:rsidRPr="00C307BC">
        <w:t>trên nint Studio là một</w:t>
      </w:r>
      <w:r w:rsidR="0023271D" w:rsidRPr="007102D8">
        <w:rPr>
          <w:rPrChange w:id="120" w:author="TOANNM" w:date="2018-05-19T16:53:00Z">
            <w:rPr>
              <w:rFonts w:eastAsia="Times New Roman"/>
              <w:sz w:val="26"/>
              <w:szCs w:val="26"/>
              <w:lang w:val="vi-VN"/>
            </w:rPr>
          </w:rPrChange>
        </w:rPr>
        <w:t>Đ</w:t>
      </w:r>
      <w:r w:rsidR="0023271D" w:rsidRPr="00C307BC">
        <w:t xml:space="preserve">ưrên nint Studio là một công cụ giúp dễ dàng phát triển một à phát triển kết nối các ứng dụng với nhau một cách nhanh chóng và dễ dàng, giúp các ứng dụng trao đổi dữ liệu vdữ liệu gửi đi từ ứng dụng này sang dữ liệu nhận vào của ứng dụng kia. MuleSoft </w:t>
      </w:r>
      <w:r w:rsidR="0023271D" w:rsidRPr="00C307BC">
        <w:lastRenderedPageBreak/>
        <w:t xml:space="preserve">cung cint Studio là một công cụ giúp dễ dàng phát triển một à phát triển kết nối các ứng dụng với nhau một cách nhanh chóng </w:t>
      </w:r>
      <w:r w:rsidR="002C0A54" w:rsidRPr="00C307BC">
        <w:t>.</w:t>
      </w:r>
    </w:p>
    <w:p w14:paraId="21A30DBF" w14:textId="348E35EB" w:rsidR="00F91E38" w:rsidRPr="00C307BC" w:rsidRDefault="004D7B1E" w:rsidP="004A57E7">
      <w:pPr>
        <w:pStyle w:val="luanvanpara"/>
        <w:pPrChange w:id="121" w:author="Nguyen Toan" w:date="2018-05-19T18:14:00Z">
          <w:pPr>
            <w:spacing w:after="120"/>
            <w:ind w:firstLine="567"/>
            <w:jc w:val="both"/>
          </w:pPr>
        </w:pPrChange>
      </w:pPr>
      <w:r w:rsidRPr="00C307BC">
        <w:t xml:space="preserve">Mule nhnt Studio là một công cụ giúp dễ dàng phát gười dùng bắt đầu từ việc kết nối một vài ứng dụng và tăng số lượng ứng dụng tham gia vào hệ thống theo thời gian. Một hệ thống theo kiến trúc ESB quản lý tất cả các tương tác giữa các ứng dụng và các thành phần một cách minh bạch, bất kể chúng tồn tại trong cùng một máy ảo hay trên Internet, và bất kể giao thức truyền tải cơ bản mà chúng sử dụng. MuleSoft là nhà cung cấp duy nhất được Gartner đánh giá là công cụ đứng đầu trong việc phát triển hệ thống tích hợp, đặc biệt là ứng dụng theo kiến trúc </w:t>
      </w:r>
      <w:r w:rsidR="00693534">
        <w:t xml:space="preserve">trle nhnt </w:t>
      </w:r>
      <w:del w:id="122" w:author="Nguyen Toan" w:date="2018-05-19T17:40:00Z">
        <w:r w:rsidR="00693534" w:rsidDel="009925A6">
          <w:delText>hrl</w:delText>
        </w:r>
        <w:r w:rsidR="009D1EC9" w:rsidRPr="00C307BC" w:rsidDel="009925A6">
          <w:delText>(</w:delText>
        </w:r>
      </w:del>
      <w:ins w:id="123" w:author="Nguyen Toan" w:date="2018-05-19T17:40:00Z">
        <w:r w:rsidR="009925A6">
          <w:t>hrl</w:t>
        </w:r>
        <w:r w:rsidR="009925A6" w:rsidRPr="00C307BC">
          <w:t xml:space="preserve"> (</w:t>
        </w:r>
      </w:ins>
      <w:r w:rsidR="009D1EC9" w:rsidRPr="00C307BC">
        <w:t xml:space="preserve">xem </w:t>
      </w:r>
      <w:del w:id="124" w:author="Nguyen Toan" w:date="2018-05-19T17:40:00Z">
        <w:r w:rsidR="00147198" w:rsidRPr="00C307BC" w:rsidDel="009925A6">
          <w:fldChar w:fldCharType="begin"/>
        </w:r>
        <w:r w:rsidR="00147198" w:rsidRPr="00C307BC" w:rsidDel="009925A6">
          <w:delInstrText xml:space="preserve"> REF _Ref513495578 \h </w:delInstrText>
        </w:r>
        <w:r w:rsidR="00C307BC" w:rsidRPr="00C307BC" w:rsidDel="009925A6">
          <w:delInstrText xml:space="preserve"> \* MERGEFORMAT </w:delInstrText>
        </w:r>
        <w:r w:rsidR="00147198" w:rsidRPr="00C307BC" w:rsidDel="009925A6">
          <w:fldChar w:fldCharType="separate"/>
        </w:r>
        <w:r w:rsidR="00896230" w:rsidRPr="007102D8" w:rsidDel="009925A6">
          <w:rPr>
            <w:rPrChange w:id="125" w:author="TOANNM" w:date="2018-05-19T16:53:00Z">
              <w:rPr>
                <w:i/>
                <w:iCs/>
                <w:sz w:val="26"/>
                <w:szCs w:val="26"/>
              </w:rPr>
            </w:rPrChange>
          </w:rPr>
          <w:delText>Hình 1.3</w:delText>
        </w:r>
        <w:r w:rsidR="00147198" w:rsidRPr="00C307BC" w:rsidDel="009925A6">
          <w:fldChar w:fldCharType="end"/>
        </w:r>
      </w:del>
      <w:ins w:id="126" w:author="Nguyen Toan" w:date="2018-05-19T17:40:00Z">
        <w:r w:rsidR="009925A6" w:rsidRPr="00C307BC">
          <w:fldChar w:fldCharType="begin"/>
        </w:r>
        <w:r w:rsidR="009925A6" w:rsidRPr="00C307BC">
          <w:instrText xml:space="preserve"> REF _Ref513495578 \h  \* MERGEFORMAT </w:instrText>
        </w:r>
      </w:ins>
      <w:ins w:id="127" w:author="Nguyen Toan" w:date="2018-05-19T17:40:00Z">
        <w:r w:rsidR="009925A6" w:rsidRPr="00C307BC">
          <w:fldChar w:fldCharType="separate"/>
        </w:r>
      </w:ins>
      <w:ins w:id="128" w:author="Nguyen Toan" w:date="2018-05-19T18:34:00Z">
        <w:r w:rsidR="003E226A" w:rsidRPr="00CF7898">
          <w:t xml:space="preserve">Hình </w:t>
        </w:r>
        <w:r w:rsidR="003E226A">
          <w:t>1.3</w:t>
        </w:r>
      </w:ins>
      <w:ins w:id="129" w:author="Nguyen Toan" w:date="2018-05-19T17:40:00Z">
        <w:r w:rsidR="009925A6" w:rsidRPr="00C307BC">
          <w:fldChar w:fldCharType="end"/>
        </w:r>
      </w:ins>
      <w:r w:rsidR="009D1EC9" w:rsidRPr="00C307BC">
        <w:fldChar w:fldCharType="begin"/>
      </w:r>
      <w:r w:rsidR="009D1EC9" w:rsidRPr="00C307BC">
        <w:instrText xml:space="preserve"> REF _Ref513152097 \h  \* MERGEFORMAT </w:instrText>
      </w:r>
      <w:r w:rsidR="009D1EC9" w:rsidRPr="00C307BC">
        <w:fldChar w:fldCharType="separate"/>
      </w:r>
      <w:ins w:id="130" w:author="Nguyen Toan" w:date="2018-05-19T18:34:00Z">
        <w:r w:rsidR="003E226A">
          <w:rPr>
            <w:b/>
            <w:bCs/>
          </w:rPr>
          <w:t>Error! Reference source not found.</w:t>
        </w:r>
      </w:ins>
      <w:del w:id="131" w:author="Nguyen Toan" w:date="2018-05-19T18:34:00Z">
        <w:r w:rsidR="00896230" w:rsidRPr="007102D8" w:rsidDel="003E226A">
          <w:rPr>
            <w:rPrChange w:id="132" w:author="TOANNM" w:date="2018-05-19T16:53:00Z">
              <w:rPr>
                <w:rFonts w:eastAsia="Times New Roman"/>
                <w:b/>
                <w:bCs/>
                <w:sz w:val="26"/>
                <w:szCs w:val="26"/>
              </w:rPr>
            </w:rPrChange>
          </w:rPr>
          <w:delText>Error! Reference source not found.</w:delText>
        </w:r>
      </w:del>
      <w:r w:rsidR="009D1EC9" w:rsidRPr="00C307BC">
        <w:fldChar w:fldCharType="end"/>
      </w:r>
      <w:r w:rsidR="009D1EC9" w:rsidRPr="00C307BC">
        <w:t>)</w:t>
      </w:r>
      <w:r w:rsidR="00C76E4F" w:rsidRPr="00C307BC">
        <w:t>.</w:t>
      </w:r>
    </w:p>
    <w:p w14:paraId="1DAF093F" w14:textId="65626A35" w:rsidR="00147198" w:rsidRPr="00C307BC" w:rsidRDefault="00147198" w:rsidP="004A57E7">
      <w:pPr>
        <w:pStyle w:val="luanvanpara"/>
        <w:pPrChange w:id="133" w:author="Nguyen Toan" w:date="2018-05-19T18:14:00Z">
          <w:pPr>
            <w:spacing w:after="120"/>
            <w:ind w:firstLine="567"/>
            <w:jc w:val="both"/>
          </w:pPr>
        </w:pPrChange>
      </w:pPr>
      <w:r w:rsidRPr="00C307BC">
        <w:t>MuleESB là mence source not found.MAT ễ dàng phát gười dùng bắt cho phép phát triển ứng dụng trục tích hợp (ESB) là cầu nối giữa các ứng dụng với nhau, giúp cho việc giao tiếp giữa các ứng dụng nhanh chóng và dễ dàng. MuleESB cho phép tích hợp nhiều loại công nghệ khác nhau, qua các giao thức như JMS, Web Services, JDBC, HTTP</w:t>
      </w:r>
      <w:del w:id="134" w:author="Nguyen Toan" w:date="2018-05-19T17:40:00Z">
        <w:r w:rsidRPr="00C307BC" w:rsidDel="007D3E2A">
          <w:delText>,...</w:delText>
        </w:r>
      </w:del>
      <w:ins w:id="135" w:author="Nguyen Toan" w:date="2018-05-19T17:40:00Z">
        <w:r w:rsidR="007D3E2A" w:rsidRPr="00C307BC">
          <w:t>...</w:t>
        </w:r>
      </w:ins>
    </w:p>
    <w:p w14:paraId="1B694CD1" w14:textId="78C8C533" w:rsidR="00147198" w:rsidRPr="00C307BC" w:rsidRDefault="00111541" w:rsidP="004A57E7">
      <w:pPr>
        <w:pStyle w:val="luanvanpara"/>
        <w:pPrChange w:id="136" w:author="Nguyen Toan" w:date="2018-05-19T18:14:00Z">
          <w:pPr>
            <w:spacing w:after="120"/>
            <w:ind w:firstLine="567"/>
            <w:jc w:val="both"/>
          </w:pPr>
        </w:pPrChange>
      </w:pPr>
      <w:r w:rsidRPr="00C307BC">
        <w:t>Vi..ESB là mence source not found.MAT ễ dàng phát gười dùng bắt cho phép phát triển ứng dụng trục tích hợp (ESB) là cầu nối giữa các ứng dụng với nhau, giúp cho việc giao tiếp giữa các ứng dụng nhanh chóng và dễ dàng. MuleESB cho phép tích bằng việc cung cấp một trục tích hợp có chức năng nhận và định tuyến thông điện giữa các ứng dụng với nhau.</w:t>
      </w:r>
    </w:p>
    <w:p w14:paraId="647ACBE8" w14:textId="77777777" w:rsidR="00EA1ED0" w:rsidRPr="00C307BC" w:rsidRDefault="00EA1ED0" w:rsidP="00A72E48">
      <w:pPr>
        <w:pStyle w:val="luanvananh"/>
        <w:pPrChange w:id="137" w:author="Nguyen Toan" w:date="2018-05-19T18:14:00Z">
          <w:pPr>
            <w:keepNext/>
            <w:spacing w:before="60" w:after="60" w:line="288" w:lineRule="auto"/>
            <w:ind w:firstLine="284"/>
            <w:jc w:val="center"/>
          </w:pPr>
        </w:pPrChange>
      </w:pPr>
      <w:r w:rsidRPr="00071A6D">
        <w:drawing>
          <wp:inline distT="0" distB="0" distL="0" distR="0" wp14:anchorId="17B63D1B" wp14:editId="77DBBE39">
            <wp:extent cx="3227070" cy="3227070"/>
            <wp:effectExtent l="0" t="0" r="0" b="0"/>
            <wp:docPr id="41" name="Picture 41" descr="Research image courtesy of Gartner,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earch image courtesy of Gartner, In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37253" cy="3237253"/>
                    </a:xfrm>
                    <a:prstGeom prst="rect">
                      <a:avLst/>
                    </a:prstGeom>
                    <a:noFill/>
                    <a:ln>
                      <a:noFill/>
                    </a:ln>
                  </pic:spPr>
                </pic:pic>
              </a:graphicData>
            </a:graphic>
          </wp:inline>
        </w:drawing>
      </w:r>
    </w:p>
    <w:p w14:paraId="663DF859" w14:textId="1217DF26" w:rsidR="003E0B76" w:rsidRPr="00F752FD" w:rsidRDefault="00EA1ED0" w:rsidP="003E226A">
      <w:pPr>
        <w:pStyle w:val="luanvanImg"/>
      </w:pPr>
      <w:bookmarkStart w:id="138" w:name="_Ref513495578"/>
      <w:bookmarkStart w:id="139" w:name="_Toc514445851"/>
      <w:r w:rsidRPr="00CF7898">
        <w:t xml:space="preserve">Hình </w:t>
      </w:r>
      <w:r w:rsidR="0037692A">
        <w:fldChar w:fldCharType="begin"/>
      </w:r>
      <w:r w:rsidR="0037692A">
        <w:instrText xml:space="preserve"> STYLEREF 1 \s </w:instrText>
      </w:r>
      <w:r w:rsidR="0037692A">
        <w:fldChar w:fldCharType="separate"/>
      </w:r>
      <w:r w:rsidR="003E226A">
        <w:rPr>
          <w:noProof/>
        </w:rPr>
        <w:t>1</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3</w:t>
      </w:r>
      <w:r w:rsidR="0037692A">
        <w:fldChar w:fldCharType="end"/>
      </w:r>
      <w:bookmarkEnd w:id="138"/>
      <w:r w:rsidRPr="00CF7898">
        <w:t>: Nền tảng tích hợp cho doanh nghiệp</w:t>
      </w:r>
      <w:sdt>
        <w:sdtPr>
          <w:id w:val="2127490950"/>
          <w:citation/>
        </w:sdtPr>
        <w:sdtContent>
          <w:r w:rsidR="00330973" w:rsidRPr="006331DD">
            <w:fldChar w:fldCharType="begin"/>
          </w:r>
          <w:r w:rsidR="00330973" w:rsidRPr="00F752FD">
            <w:instrText xml:space="preserve"> CITATION Gar \l 1033 </w:instrText>
          </w:r>
          <w:r w:rsidR="00330973" w:rsidRPr="006331DD">
            <w:fldChar w:fldCharType="separate"/>
          </w:r>
          <w:r w:rsidR="003137DA" w:rsidRPr="00F752FD">
            <w:rPr>
              <w:noProof/>
            </w:rPr>
            <w:t xml:space="preserve"> [8]</w:t>
          </w:r>
          <w:r w:rsidR="00330973" w:rsidRPr="006331DD">
            <w:fldChar w:fldCharType="end"/>
          </w:r>
        </w:sdtContent>
      </w:sdt>
      <w:bookmarkEnd w:id="139"/>
    </w:p>
    <w:p w14:paraId="57047D06" w14:textId="726D5E1F" w:rsidR="001F293E" w:rsidRPr="00C307BC" w:rsidRDefault="00101362" w:rsidP="00A72E48">
      <w:pPr>
        <w:pStyle w:val="luanvanpara"/>
        <w:pPrChange w:id="140" w:author="Nguyen Toan" w:date="2018-05-19T18:14:00Z">
          <w:pPr>
            <w:spacing w:after="120"/>
            <w:ind w:firstLine="567"/>
            <w:jc w:val="both"/>
          </w:pPr>
        </w:pPrChange>
      </w:pPr>
      <w:r w:rsidRPr="00C307BC">
        <w:t xml:space="preserve">MuleESB hoGar \l 1033 o t bộ chứa các dịch vụ có khả năng tái sử dụng. </w:t>
      </w:r>
      <w:r w:rsidR="005A5B19" w:rsidRPr="00C307BC">
        <w:t>MuleESB che gi\l 1033 o t bộ chứa các dịch vụ có khả năng tái sử dụng. p phát triển ứng dụng trục tích hợp (ESB) là cầu nối giữa các ứng dụng với nhau, giúp cho v</w:t>
      </w:r>
      <w:r w:rsidR="00C36F22" w:rsidRPr="00C307BC">
        <w:t xml:space="preserve">Ngoài ra, MuleESB cung </w:t>
      </w:r>
      <w:r w:rsidR="00C36F22" w:rsidRPr="00C307BC">
        <w:lastRenderedPageBreak/>
        <w:t>cgoài ra, MuleESB cung c phân loại, sắp xếp thứ tự các thông điệp dựa trên nội dung và các quy tắc quản lý luồng nghiệp vụ cũng như chuyển đổi dữ liệu qua lại giữa các định dạng và giao thức khác nhau.</w:t>
      </w:r>
    </w:p>
    <w:p w14:paraId="0EDEF5A9" w14:textId="1A831C2E" w:rsidR="0028220A" w:rsidRPr="00071A6D" w:rsidRDefault="0028220A" w:rsidP="00A72E48">
      <w:pPr>
        <w:spacing w:before="120"/>
        <w:rPr>
          <w:rFonts w:eastAsia="Times New Roman"/>
          <w:b/>
          <w:sz w:val="26"/>
          <w:szCs w:val="26"/>
        </w:rPr>
        <w:pPrChange w:id="141" w:author="Nguyen Toan" w:date="2018-05-19T18:14:00Z">
          <w:pPr/>
        </w:pPrChange>
      </w:pPr>
      <w:r w:rsidRPr="00071A6D">
        <w:rPr>
          <w:rFonts w:eastAsia="Times New Roman"/>
          <w:b/>
          <w:sz w:val="26"/>
          <w:szCs w:val="26"/>
        </w:rPr>
        <w:t>Kiến trúc MuleESB</w:t>
      </w:r>
    </w:p>
    <w:bookmarkStart w:id="142" w:name="_Toc513584068"/>
    <w:bookmarkStart w:id="143" w:name="_Toc513613691"/>
    <w:bookmarkStart w:id="144" w:name="_Toc513584069"/>
    <w:bookmarkStart w:id="145" w:name="_Toc513613692"/>
    <w:bookmarkStart w:id="146" w:name="_Toc513584070"/>
    <w:bookmarkStart w:id="147" w:name="_Toc513613693"/>
    <w:bookmarkEnd w:id="142"/>
    <w:bookmarkEnd w:id="143"/>
    <w:bookmarkEnd w:id="144"/>
    <w:bookmarkEnd w:id="145"/>
    <w:bookmarkEnd w:id="146"/>
    <w:bookmarkEnd w:id="147"/>
    <w:p w14:paraId="7A77A559" w14:textId="5C16087A" w:rsidR="00824E49" w:rsidRPr="00C307BC" w:rsidRDefault="00B3148A" w:rsidP="008A67FB">
      <w:pPr>
        <w:pStyle w:val="luanvanpara"/>
        <w:pPrChange w:id="148" w:author="Nguyen Toan" w:date="2018-05-19T18:14:00Z">
          <w:pPr>
            <w:spacing w:after="120"/>
            <w:ind w:firstLine="567"/>
            <w:jc w:val="both"/>
          </w:pPr>
        </w:pPrChange>
      </w:pPr>
      <w:r w:rsidRPr="00C307BC">
        <w:fldChar w:fldCharType="begin"/>
      </w:r>
      <w:r w:rsidRPr="00C307BC">
        <w:instrText xml:space="preserve"> REF _Ref513613209 \h </w:instrText>
      </w:r>
      <w:r w:rsidR="00C307BC" w:rsidRPr="00C307BC">
        <w:instrText xml:space="preserve"> \* MERGEFORMAT </w:instrText>
      </w:r>
      <w:r w:rsidRPr="00C307BC">
        <w:fldChar w:fldCharType="separate"/>
      </w:r>
      <w:ins w:id="149" w:author="Nguyen Toan" w:date="2018-05-19T18:34:00Z">
        <w:r w:rsidR="003E226A" w:rsidRPr="00071A6D">
          <w:t xml:space="preserve">Hình </w:t>
        </w:r>
        <w:r w:rsidR="003E226A">
          <w:t>1.4</w:t>
        </w:r>
      </w:ins>
      <w:del w:id="150" w:author="Nguyen Toan" w:date="2018-05-19T18:34:00Z">
        <w:r w:rsidR="00896230" w:rsidRPr="003E226A" w:rsidDel="003E226A">
          <w:delText>Hình 1.4</w:delText>
        </w:r>
      </w:del>
      <w:r w:rsidRPr="00C307BC">
        <w:fldChar w:fldCharType="end"/>
      </w:r>
      <w:r w:rsidR="006C1A36">
        <w:t xml:space="preserve"> </w:t>
      </w:r>
      <w:r w:rsidR="0092609A" w:rsidRPr="00C307BC">
        <w:t xml:space="preserve">mô t 1.4En trúc của MuleESB. </w:t>
      </w:r>
      <w:r w:rsidR="00FA489A" w:rsidRPr="00C307BC">
        <w:t>Trong luEn trúc của MuleESB.  loại, sắp xếp thứ tự các thông điệp dựa trên nội dung và các quy tắc quản lý luồng nghiệp vụ cũng như chuyển đổi dữ liệu qua lại giữa các định dạng và gi</w:t>
      </w:r>
      <w:r w:rsidR="004C6924" w:rsidRPr="00C307BC">
        <w:t xml:space="preserve"> </w:t>
      </w:r>
      <w:r w:rsidR="00824E49" w:rsidRPr="00C307BC">
        <w:t>Các b luEn trúc của MuleESB.  loại, sắp xếp thứ tự c đổi dữ liệu, dữ liệu chỉ được chuyển đổi khi cần thiết thay vì chuyển đổi thành định dạng chung, thông điệp có thể được gửi qua các kênh truyền khác nhau</w:t>
      </w:r>
      <w:r w:rsidR="0054698B" w:rsidRPr="00C307BC">
        <w:t>.</w:t>
      </w:r>
    </w:p>
    <w:p w14:paraId="002DDCAE" w14:textId="711636E8" w:rsidR="00824E49" w:rsidRPr="00C307BC" w:rsidRDefault="00824E49" w:rsidP="008A67FB">
      <w:pPr>
        <w:pStyle w:val="luanvanpara"/>
        <w:pPrChange w:id="151" w:author="Nguyen Toan" w:date="2018-05-19T18:14:00Z">
          <w:pPr>
            <w:spacing w:after="120"/>
            <w:ind w:firstLine="567"/>
            <w:jc w:val="both"/>
          </w:pPr>
        </w:pPrChange>
      </w:pPr>
      <w:r w:rsidRPr="00C307BC">
        <w:t>Vic b luEn trúc của MuleESB.  loại, sắp xếp thứ tự c đổi dữ liệu, dữ liệu chỉ được chuyển đổi khi cầc hệ thống và dễ dàng tuỳ biến luồng nghiệp vụ.</w:t>
      </w:r>
    </w:p>
    <w:p w14:paraId="30D0F255" w14:textId="77777777" w:rsidR="00824E49" w:rsidRPr="00C307BC" w:rsidRDefault="00824E49" w:rsidP="00DA5306">
      <w:pPr>
        <w:pStyle w:val="luanvananh"/>
        <w:pPrChange w:id="152" w:author="Nguyen Toan" w:date="2018-05-19T18:15:00Z">
          <w:pPr>
            <w:keepNext/>
            <w:spacing w:after="120"/>
            <w:ind w:firstLine="567"/>
            <w:jc w:val="center"/>
          </w:pPr>
        </w:pPrChange>
      </w:pPr>
      <w:r w:rsidRPr="00071A6D">
        <w:drawing>
          <wp:inline distT="0" distB="0" distL="0" distR="0" wp14:anchorId="2371456C" wp14:editId="7D61D4E0">
            <wp:extent cx="4165600" cy="3014772"/>
            <wp:effectExtent l="0" t="0" r="6350" b="0"/>
            <wp:docPr id="40" name="Picture 40" descr="what mule e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mule es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5412" cy="3043585"/>
                    </a:xfrm>
                    <a:prstGeom prst="rect">
                      <a:avLst/>
                    </a:prstGeom>
                    <a:noFill/>
                    <a:ln>
                      <a:noFill/>
                    </a:ln>
                  </pic:spPr>
                </pic:pic>
              </a:graphicData>
            </a:graphic>
          </wp:inline>
        </w:drawing>
      </w:r>
    </w:p>
    <w:p w14:paraId="34FAC721" w14:textId="79FDE5B7" w:rsidR="00FA489A" w:rsidRPr="00C307BC" w:rsidRDefault="00824E49" w:rsidP="003E226A">
      <w:pPr>
        <w:pStyle w:val="luanvanImg"/>
      </w:pPr>
      <w:bookmarkStart w:id="153" w:name="_Ref513613209"/>
      <w:bookmarkStart w:id="154" w:name="_Toc514445852"/>
      <w:r w:rsidRPr="00071A6D">
        <w:t xml:space="preserve">Hình </w:t>
      </w:r>
      <w:r w:rsidR="0037692A">
        <w:fldChar w:fldCharType="begin"/>
      </w:r>
      <w:r w:rsidR="0037692A">
        <w:instrText xml:space="preserve"> STYLEREF 1 \s </w:instrText>
      </w:r>
      <w:r w:rsidR="0037692A">
        <w:fldChar w:fldCharType="separate"/>
      </w:r>
      <w:r w:rsidR="003E226A">
        <w:rPr>
          <w:noProof/>
        </w:rPr>
        <w:t>1</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4</w:t>
      </w:r>
      <w:r w:rsidR="0037692A">
        <w:fldChar w:fldCharType="end"/>
      </w:r>
      <w:bookmarkEnd w:id="153"/>
      <w:r w:rsidRPr="00071A6D">
        <w:t>: Kiến trúc MuleESB</w:t>
      </w:r>
      <w:r w:rsidR="00330973" w:rsidRPr="00C307BC">
        <w:t xml:space="preserve"> </w:t>
      </w:r>
      <w:sdt>
        <w:sdtPr>
          <w:id w:val="896869862"/>
          <w:citation/>
        </w:sdtPr>
        <w:sdtContent>
          <w:r w:rsidR="00330973" w:rsidRPr="00C307BC">
            <w:fldChar w:fldCharType="begin"/>
          </w:r>
          <w:r w:rsidR="00330973" w:rsidRPr="00C307BC">
            <w:rPr>
              <w:lang w:val="en-US"/>
            </w:rPr>
            <w:instrText xml:space="preserve"> CITATION MuleSoft \l 1033 </w:instrText>
          </w:r>
          <w:r w:rsidR="00330973" w:rsidRPr="00C307BC">
            <w:fldChar w:fldCharType="separate"/>
          </w:r>
          <w:r w:rsidR="003137DA" w:rsidRPr="003137DA">
            <w:rPr>
              <w:noProof/>
              <w:lang w:val="en-US"/>
            </w:rPr>
            <w:t>[6]</w:t>
          </w:r>
          <w:r w:rsidR="00330973" w:rsidRPr="00C307BC">
            <w:fldChar w:fldCharType="end"/>
          </w:r>
        </w:sdtContent>
      </w:sdt>
      <w:r w:rsidR="003D4192" w:rsidRPr="00C307BC">
        <w:t>.</w:t>
      </w:r>
      <w:bookmarkEnd w:id="154"/>
    </w:p>
    <w:p w14:paraId="13B61EC6" w14:textId="77777777" w:rsidR="00FA489A" w:rsidRPr="00C307BC" w:rsidRDefault="00FA489A" w:rsidP="00CF7898">
      <w:pPr>
        <w:rPr>
          <w:rFonts w:eastAsia="Times New Roman"/>
          <w:b/>
          <w:sz w:val="26"/>
          <w:szCs w:val="26"/>
        </w:rPr>
      </w:pPr>
      <w:r w:rsidRPr="00C307BC">
        <w:rPr>
          <w:rFonts w:eastAsia="Times New Roman"/>
          <w:b/>
          <w:sz w:val="26"/>
          <w:szCs w:val="26"/>
        </w:rPr>
        <w:t>Xử lý dữ liệu</w:t>
      </w:r>
    </w:p>
    <w:p w14:paraId="4CC746FA" w14:textId="3A8C75A2" w:rsidR="00FA489A" w:rsidRPr="00C307BC" w:rsidRDefault="00A77891" w:rsidP="00DA5306">
      <w:pPr>
        <w:pStyle w:val="luanvanpara"/>
        <w:pPrChange w:id="155" w:author="Nguyen Toan" w:date="2018-05-19T18:15:00Z">
          <w:pPr>
            <w:spacing w:after="120"/>
            <w:ind w:firstLine="567"/>
            <w:jc w:val="both"/>
          </w:pPr>
        </w:pPrChange>
      </w:pPr>
      <w:r>
        <w:t>Bử lý dữ liệu</w:t>
      </w:r>
      <w:r>
        <w:t xml:space="preserve"> (</w:t>
      </w:r>
      <w:r w:rsidR="00FA489A" w:rsidRPr="00C307BC">
        <w:t>Transformer</w:t>
      </w:r>
      <w:r>
        <w:t>)</w:t>
      </w:r>
      <w:r w:rsidR="009714DF">
        <w:t>:</w:t>
      </w:r>
      <w:r w:rsidR="00FA489A" w:rsidRPr="00C307BC">
        <w:t xml:space="preserve"> Khi mormerệu</w:t>
      </w:r>
      <w:r w:rsidR="00FA489A" w:rsidRPr="00C307BC">
        <w:t>g đi mormerệu</w:t>
      </w:r>
      <w:r w:rsidR="00FA489A" w:rsidRPr="00C307BC">
        <w:t>ử đi mormerệu</w:t>
      </w:r>
      <w:r w:rsidR="00FA489A" w:rsidRPr="00C307BC">
        <w:t>c đi mormerệu</w:t>
      </w:r>
      <w:r w:rsidR="00FA489A" w:rsidRPr="00C307BC">
        <w:t xml:space="preserve">uleESB tiếp nhận thông điệp, chuyển đổi định dạng thông điệp, phân loại và điều hướng sang dịch vụ nhận cần thiết. </w:t>
      </w:r>
    </w:p>
    <w:p w14:paraId="13FAD5BE" w14:textId="06DDCB51" w:rsidR="00FA489A" w:rsidRPr="00C307BC" w:rsidRDefault="00A77891" w:rsidP="00DA5306">
      <w:pPr>
        <w:pStyle w:val="luanvanpara"/>
        <w:pPrChange w:id="156" w:author="Nguyen Toan" w:date="2018-05-19T18:15:00Z">
          <w:pPr>
            <w:spacing w:after="120"/>
            <w:ind w:firstLine="567"/>
            <w:jc w:val="both"/>
          </w:pPr>
        </w:pPrChange>
      </w:pPr>
      <w:r>
        <w:t>Các thành phnhận</w:t>
      </w:r>
      <w:r w:rsidR="00FA489A" w:rsidRPr="00C307BC">
        <w:t>Components</w:t>
      </w:r>
      <w:r w:rsidR="009714DF">
        <w:t>)</w:t>
      </w:r>
      <w:r w:rsidR="00FA489A" w:rsidRPr="00C307BC">
        <w:t xml:space="preserve"> chponentsphnhận thông điệp, chuyển đổi định dạng thông điệp, phân loại và điều hướng sang dịch vụ nhận cần thiết.ản thân thông điệp đó</w:t>
      </w:r>
    </w:p>
    <w:p w14:paraId="5E456AE3" w14:textId="4C358E73" w:rsidR="00FA489A" w:rsidRPr="00C307BC" w:rsidRDefault="00FA489A" w:rsidP="003E226A">
      <w:pPr>
        <w:pStyle w:val="luanvanpara"/>
      </w:pPr>
      <w:r w:rsidRPr="00C307BC">
        <w:t>Điều hướng thông điệp giữa các thành phần</w:t>
      </w:r>
      <w:r w:rsidR="002A7135" w:rsidRPr="00C307BC">
        <w:t xml:space="preserve"> như </w:t>
      </w:r>
      <w:r w:rsidR="002A7135" w:rsidRPr="00C307BC">
        <w:fldChar w:fldCharType="begin"/>
      </w:r>
      <w:r w:rsidR="002A7135" w:rsidRPr="00C307BC">
        <w:instrText xml:space="preserve"> REF _Ref513152133 \h  \* MERGEFORMAT </w:instrText>
      </w:r>
      <w:r w:rsidR="002A7135" w:rsidRPr="00C307BC">
        <w:fldChar w:fldCharType="separate"/>
      </w:r>
      <w:r w:rsidR="003E226A" w:rsidRPr="003E226A">
        <w:t>Hình 1.5</w:t>
      </w:r>
      <w:r w:rsidR="002A7135" w:rsidRPr="00C307BC">
        <w:fldChar w:fldCharType="end"/>
      </w:r>
      <w:r w:rsidR="00EC620D" w:rsidRPr="00C307BC">
        <w:t xml:space="preserve"> là một ví </w:t>
      </w:r>
      <w:r w:rsidR="006022C2" w:rsidRPr="00C307BC">
        <w:t>dụ về luồng cơ bản của MuleESB.</w:t>
      </w:r>
      <w:r w:rsidR="007A5F8B">
        <w:t xml:space="preserve"> </w:t>
      </w:r>
      <w:r w:rsidR="00A77891">
        <w:t>Quản lý luồng (</w:t>
      </w:r>
      <w:r w:rsidRPr="00C307BC">
        <w:t>Flow control</w:t>
      </w:r>
      <w:r w:rsidR="00A77891">
        <w:t>)</w:t>
      </w:r>
      <w:r w:rsidRPr="00C307BC">
        <w:t xml:space="preserve"> đảm bảo việc thông tin đúng đắn sẽ được chuyển đi đến đúng đích dựa vào các điều kiện được ghi trong thông điệp. Mule hỗ trợ </w:t>
      </w:r>
      <w:r w:rsidRPr="00C307BC">
        <w:lastRenderedPageBreak/>
        <w:t xml:space="preserve">nhiều loại khác nhau để quản lý việc xử lý và điều hướng thông điệp, để thêm  các thành phần này, chỉ cần định nghĩa các thẻ XML trong file cấu hình của một ứng dụng Mule, Mule studio sẽ tự động tìm và xử lý nội dung theo vai trò của thành phần đó. </w:t>
      </w:r>
    </w:p>
    <w:p w14:paraId="28227B5B" w14:textId="77777777" w:rsidR="00FA489A" w:rsidRPr="00C307BC" w:rsidRDefault="00FA489A" w:rsidP="00FA489A">
      <w:pPr>
        <w:spacing w:line="288" w:lineRule="auto"/>
        <w:ind w:left="1440"/>
        <w:rPr>
          <w:rFonts w:eastAsia="Times New Roman"/>
          <w:sz w:val="26"/>
          <w:szCs w:val="26"/>
        </w:rPr>
      </w:pPr>
    </w:p>
    <w:p w14:paraId="4DE31352" w14:textId="77777777" w:rsidR="00FA489A" w:rsidRPr="00C307BC" w:rsidRDefault="00FA489A" w:rsidP="00071A6D">
      <w:pPr>
        <w:keepNext/>
        <w:spacing w:line="288" w:lineRule="auto"/>
        <w:ind w:left="180"/>
        <w:jc w:val="center"/>
        <w:rPr>
          <w:sz w:val="26"/>
          <w:szCs w:val="26"/>
        </w:rPr>
      </w:pPr>
      <w:r w:rsidRPr="00C307BC">
        <w:rPr>
          <w:rFonts w:eastAsia="Times New Roman"/>
          <w:noProof/>
          <w:sz w:val="26"/>
          <w:szCs w:val="26"/>
        </w:rPr>
        <w:drawing>
          <wp:inline distT="0" distB="0" distL="0" distR="0" wp14:anchorId="198D6CD4" wp14:editId="517493D2">
            <wp:extent cx="5267739" cy="2388815"/>
            <wp:effectExtent l="0" t="0" r="0" b="0"/>
            <wp:docPr id="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5276438" cy="2392760"/>
                    </a:xfrm>
                    <a:prstGeom prst="rect">
                      <a:avLst/>
                    </a:prstGeom>
                    <a:ln/>
                  </pic:spPr>
                </pic:pic>
              </a:graphicData>
            </a:graphic>
          </wp:inline>
        </w:drawing>
      </w:r>
    </w:p>
    <w:p w14:paraId="1B6912A6" w14:textId="35CBAFA8" w:rsidR="00FA489A" w:rsidRPr="00C307BC" w:rsidRDefault="00FA489A" w:rsidP="00FA489A">
      <w:pPr>
        <w:pStyle w:val="Caption"/>
        <w:spacing w:line="288" w:lineRule="auto"/>
        <w:jc w:val="center"/>
        <w:rPr>
          <w:rFonts w:ascii="Times New Roman" w:eastAsia="Times New Roman" w:hAnsi="Times New Roman" w:cs="Times New Roman"/>
          <w:i w:val="0"/>
          <w:color w:val="auto"/>
          <w:sz w:val="26"/>
          <w:szCs w:val="26"/>
        </w:rPr>
      </w:pPr>
      <w:bookmarkStart w:id="157" w:name="_Ref513152133"/>
      <w:bookmarkStart w:id="158" w:name="_Toc511991194"/>
      <w:bookmarkStart w:id="159" w:name="_Toc514445853"/>
      <w:r w:rsidRPr="00C307BC">
        <w:rPr>
          <w:rFonts w:ascii="Times New Roman" w:hAnsi="Times New Roman" w:cs="Times New Roman"/>
          <w:i w:val="0"/>
          <w:color w:val="auto"/>
          <w:sz w:val="26"/>
          <w:szCs w:val="26"/>
        </w:rPr>
        <w:t xml:space="preserve">Hình </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r w:rsidR="0037692A">
        <w:rPr>
          <w:rFonts w:ascii="Times New Roman" w:hAnsi="Times New Roman" w:cs="Times New Roman"/>
          <w:i w:val="0"/>
          <w:color w:val="auto"/>
          <w:sz w:val="26"/>
          <w:szCs w:val="26"/>
        </w:rPr>
        <w:fldChar w:fldCharType="separate"/>
      </w:r>
      <w:r w:rsidR="003E226A">
        <w:rPr>
          <w:rFonts w:ascii="Times New Roman" w:hAnsi="Times New Roman" w:cs="Times New Roman"/>
          <w:i w:val="0"/>
          <w:noProof/>
          <w:color w:val="auto"/>
          <w:sz w:val="26"/>
          <w:szCs w:val="26"/>
        </w:rPr>
        <w:t>1</w:t>
      </w:r>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r w:rsidR="0037692A">
        <w:rPr>
          <w:rFonts w:ascii="Times New Roman" w:hAnsi="Times New Roman" w:cs="Times New Roman"/>
          <w:i w:val="0"/>
          <w:color w:val="auto"/>
          <w:sz w:val="26"/>
          <w:szCs w:val="26"/>
        </w:rPr>
        <w:fldChar w:fldCharType="separate"/>
      </w:r>
      <w:r w:rsidR="003E226A">
        <w:rPr>
          <w:rFonts w:ascii="Times New Roman" w:hAnsi="Times New Roman" w:cs="Times New Roman"/>
          <w:i w:val="0"/>
          <w:noProof/>
          <w:color w:val="auto"/>
          <w:sz w:val="26"/>
          <w:szCs w:val="26"/>
        </w:rPr>
        <w:t>5</w:t>
      </w:r>
      <w:r w:rsidR="0037692A">
        <w:rPr>
          <w:rFonts w:ascii="Times New Roman" w:hAnsi="Times New Roman" w:cs="Times New Roman"/>
          <w:i w:val="0"/>
          <w:color w:val="auto"/>
          <w:sz w:val="26"/>
          <w:szCs w:val="26"/>
        </w:rPr>
        <w:fldChar w:fldCharType="end"/>
      </w:r>
      <w:bookmarkEnd w:id="157"/>
      <w:r w:rsidR="00553B44" w:rsidRPr="00C307BC">
        <w:rPr>
          <w:rFonts w:ascii="Times New Roman" w:hAnsi="Times New Roman" w:cs="Times New Roman"/>
          <w:i w:val="0"/>
          <w:color w:val="auto"/>
          <w:sz w:val="26"/>
          <w:szCs w:val="26"/>
        </w:rPr>
        <w:t>.</w:t>
      </w:r>
      <w:r w:rsidRPr="00C307BC">
        <w:rPr>
          <w:rFonts w:ascii="Times New Roman" w:hAnsi="Times New Roman" w:cs="Times New Roman"/>
          <w:i w:val="0"/>
          <w:color w:val="auto"/>
          <w:sz w:val="26"/>
          <w:szCs w:val="26"/>
        </w:rPr>
        <w:t xml:space="preserve"> Mô hình luồng xử lý trên MuleESB</w:t>
      </w:r>
      <w:bookmarkEnd w:id="158"/>
      <w:bookmarkEnd w:id="159"/>
    </w:p>
    <w:p w14:paraId="28FD2653" w14:textId="77777777" w:rsidR="00FA489A" w:rsidRPr="00C307BC" w:rsidRDefault="00C435A4" w:rsidP="00CF7898">
      <w:pPr>
        <w:rPr>
          <w:rFonts w:eastAsia="Times New Roman"/>
          <w:b/>
          <w:sz w:val="26"/>
          <w:szCs w:val="26"/>
        </w:rPr>
      </w:pPr>
      <w:r w:rsidRPr="00C307BC">
        <w:rPr>
          <w:rFonts w:eastAsia="Times New Roman"/>
          <w:b/>
          <w:sz w:val="26"/>
          <w:szCs w:val="26"/>
        </w:rPr>
        <w:t>Ứ</w:t>
      </w:r>
      <w:r w:rsidR="00FA489A" w:rsidRPr="00C307BC">
        <w:rPr>
          <w:rFonts w:eastAsia="Times New Roman"/>
          <w:b/>
          <w:sz w:val="26"/>
          <w:szCs w:val="26"/>
        </w:rPr>
        <w:t xml:space="preserve">ng dụng </w:t>
      </w:r>
      <w:r w:rsidRPr="00C307BC">
        <w:rPr>
          <w:rFonts w:eastAsia="Times New Roman"/>
          <w:b/>
          <w:sz w:val="26"/>
          <w:szCs w:val="26"/>
        </w:rPr>
        <w:t xml:space="preserve">thực tế </w:t>
      </w:r>
      <w:r w:rsidR="00FA489A" w:rsidRPr="00C307BC">
        <w:rPr>
          <w:rFonts w:eastAsia="Times New Roman"/>
          <w:b/>
          <w:sz w:val="26"/>
          <w:szCs w:val="26"/>
        </w:rPr>
        <w:t>sử dụng MuleESB</w:t>
      </w:r>
    </w:p>
    <w:p w14:paraId="37864E4E" w14:textId="703F2C96" w:rsidR="00A650DB" w:rsidRPr="00C307BC" w:rsidRDefault="005A3A65" w:rsidP="00DA5306">
      <w:pPr>
        <w:pStyle w:val="luanvanpara"/>
        <w:pPrChange w:id="160" w:author="Nguyen Toan" w:date="2018-05-19T18:15:00Z">
          <w:pPr>
            <w:spacing w:after="120"/>
            <w:ind w:firstLine="567"/>
            <w:jc w:val="both"/>
          </w:pPr>
        </w:pPrChange>
      </w:pPr>
      <w:r w:rsidRPr="00C307BC">
        <w:t xml:space="preserve">MuleESB </w:t>
      </w:r>
      <w:r w:rsidR="00D3709A" w:rsidRPr="00C307BC">
        <w:t>đưleESB MuleESB</w:t>
      </w:r>
      <w:r w:rsidR="00D3709A" w:rsidRPr="00C307BC">
        <w:t>ng rãi đMuleESB</w:t>
      </w:r>
      <w:r w:rsidR="00D3709A" w:rsidRPr="00C307BC">
        <w:t>trirãi đMuleESB</w:t>
      </w:r>
      <w:r w:rsidR="00D3709A" w:rsidRPr="00C307BC">
        <w:t xml:space="preserve">ESB, </w:t>
      </w:r>
      <w:r w:rsidR="00930178" w:rsidRPr="00C307BC">
        <w:t>đSB, i đ</w:t>
      </w:r>
      <w:r w:rsidR="00E71C4B" w:rsidRPr="00C307BC">
        <w:t xml:space="preserve"> trong</w:t>
      </w:r>
      <w:r w:rsidR="00A650DB" w:rsidRPr="00C307BC">
        <w:t xml:space="preserve"> ngành tài chính, ngân hàng. Ví dụ sau đây trình bày về một hệ thống ngân hàng điện tử sử dụng MuleESB để phát triển ứng dụng ESB, giúp giảm thiểu chi phí phát triển và bảo trì, nâng cao chất lượng sản phẩm.</w:t>
      </w:r>
    </w:p>
    <w:p w14:paraId="71584F6B" w14:textId="417BE409" w:rsidR="003456AD" w:rsidRPr="00C307BC" w:rsidRDefault="00FA489A" w:rsidP="00DA5306">
      <w:pPr>
        <w:pStyle w:val="luanvanpara"/>
        <w:pPrChange w:id="161" w:author="Nguyen Toan" w:date="2018-05-19T18:15:00Z">
          <w:pPr>
            <w:spacing w:after="120"/>
            <w:ind w:firstLine="567"/>
            <w:jc w:val="both"/>
          </w:pPr>
        </w:pPrChange>
      </w:pPr>
      <w:r w:rsidRPr="00C307BC">
        <w:t xml:space="preserve">Internet Banking (IB) là hg. Ví dụ sau đây trình bày vnh cho Khách hàng doanh nghiệp sử dụng các dịch vụ của VietinBank như: chuyển tiền, chi lương, thanh toán chuỗi hóa đơn, nộp ngân sách nhà nước, </w:t>
      </w:r>
      <w:r w:rsidR="00314E5A" w:rsidRPr="00C307BC">
        <w:t>báo cáo</w:t>
      </w:r>
      <w:r w:rsidR="00B85C5D" w:rsidRPr="00C307BC">
        <w:t>...</w:t>
      </w:r>
      <w:r w:rsidRPr="00C307BC">
        <w:t>H.. cáot Banking (IB) là hg. Ví dụ sau đây trình bày vnh cho Khách hàng doanh nghiệp sử dụng các dịchi</w:t>
      </w:r>
      <w:r w:rsidR="005B5EFC" w:rsidRPr="00C307BC">
        <w:t xml:space="preserve"> c. cáot Banki</w:t>
      </w:r>
      <w:r w:rsidRPr="00C307BC">
        <w:t xml:space="preserve"> (core banking).</w:t>
      </w:r>
      <w:r w:rsidR="00DE1D20" w:rsidRPr="00C307BC">
        <w:t xml:space="preserve"> Các e banking). (IB) là hg. Ví dụ sau đây trình bày vnh cho Khách hàng doanh nghiệp s</w:t>
      </w:r>
      <w:r w:rsidR="00274CFF" w:rsidRPr="00C307BC">
        <w:t xml:space="preserve"> .M</w:t>
      </w:r>
      <w:r w:rsidR="00B85C5D" w:rsidRPr="00C307BC">
        <w:t>…</w:t>
      </w:r>
      <w:r w:rsidR="00DE1D20" w:rsidRPr="00C307BC">
        <w:t xml:space="preserve"> thc e banking). (IB) là hg. Ví dụ sau đây trình </w:t>
      </w:r>
      <w:r w:rsidR="009C41C2" w:rsidRPr="00C307BC">
        <w:t xml:space="preserve">g công nghking). (IB) là hg. Ví </w:t>
      </w:r>
    </w:p>
    <w:p w14:paraId="27D5CB1E" w14:textId="61D4CFDE" w:rsidR="00D11238" w:rsidRPr="00C307BC" w:rsidRDefault="009D2651" w:rsidP="00DA5306">
      <w:pPr>
        <w:pStyle w:val="luanvanpara"/>
        <w:pPrChange w:id="162" w:author="Nguyen Toan" w:date="2018-05-19T18:15:00Z">
          <w:pPr>
            <w:spacing w:after="120"/>
            <w:ind w:firstLine="567"/>
            <w:jc w:val="both"/>
          </w:pPr>
        </w:pPrChange>
      </w:pPr>
      <w:r w:rsidRPr="00C307BC">
        <w:t xml:space="preserve">Trong hnghking). </w:t>
      </w:r>
      <w:r w:rsidR="00D11238" w:rsidRPr="00C307BC">
        <w:t xml:space="preserve">, </w:t>
      </w:r>
      <w:r w:rsidR="005B50DC" w:rsidRPr="00C307BC">
        <w:t>ứ ong hng</w:t>
      </w:r>
      <w:r w:rsidR="00D11238" w:rsidRPr="00C307BC">
        <w:t>RestAPI cung c). (IB) là dịch vụ cho các ứng dụng ERP của doanh</w:t>
      </w:r>
      <w:r w:rsidR="000E6C93" w:rsidRPr="00C307BC">
        <w:t xml:space="preserve"> </w:t>
      </w:r>
      <w:r w:rsidR="00D11238" w:rsidRPr="00C307BC">
        <w:t>nghiAPI cung c). (IB) là dịch vụ cho các ứng dụng ERP của doanhách hàng doanh nghiệp s</w:t>
      </w:r>
      <w:r w:rsidR="00A5647F" w:rsidRPr="00C307BC">
        <w:t>chhiAPI cung c). (IB) là d</w:t>
      </w:r>
      <w:r w:rsidR="00D11238" w:rsidRPr="00C307BC">
        <w:t xml:space="preserve">, khách hàng có thIB) là dịch vụ cho </w:t>
      </w:r>
      <w:r w:rsidR="00435718" w:rsidRPr="00C307BC">
        <w:t>trên thihàng có thIB)</w:t>
      </w:r>
      <w:r w:rsidR="00D11238" w:rsidRPr="00C307BC">
        <w:t xml:space="preserve"> đên thihàng có thIB) là</w:t>
      </w:r>
      <w:r w:rsidR="00622A86" w:rsidRPr="00C307BC">
        <w:t xml:space="preserve"> </w:t>
      </w:r>
      <w:r w:rsidR="00156CF2" w:rsidRPr="00C307BC">
        <w:t>Web application là nơi</w:t>
      </w:r>
      <w:r w:rsidR="00622A86" w:rsidRPr="00C307BC">
        <w:t xml:space="preserve"> cung clication là nơilà dịch vụ cho các ứng dụng ERP của doanhách hà</w:t>
      </w:r>
      <w:r w:rsidR="00622A86" w:rsidRPr="003E226A">
        <w:t xml:space="preserve"> </w:t>
      </w:r>
      <w:r w:rsidR="00622A86" w:rsidRPr="00C307BC">
        <w:t>Report Dasboard hà nơilà dịch vụ cho các ứng dụng ERP của doanhách hàng doanh nghiệp sử dụng các dịchivụ của VietinBank như: chuyển tiền, chi lương, thanh</w:t>
      </w:r>
      <w:r w:rsidR="001951B9" w:rsidRPr="00C307BC">
        <w:t>Database là nơi</w:t>
      </w:r>
      <w:r w:rsidR="00622A86" w:rsidRPr="00C307BC">
        <w:t xml:space="preserve"> lưu tre là nơi hn khách hàng và giao dịch của hệ thống I</w:t>
      </w:r>
      <w:r w:rsidR="009E2E69" w:rsidRPr="00C307BC">
        <w:t xml:space="preserve">nternet </w:t>
      </w:r>
      <w:r w:rsidR="00622A86" w:rsidRPr="00C307BC">
        <w:t>B</w:t>
      </w:r>
      <w:r w:rsidR="009E2E69" w:rsidRPr="00C307BC">
        <w:t>anking</w:t>
      </w:r>
      <w:r w:rsidR="00622A86" w:rsidRPr="00C307BC">
        <w:t xml:space="preserve">. </w:t>
      </w:r>
      <w:r w:rsidR="00875E10" w:rsidRPr="00C307BC">
        <w:t>Core bank</w:t>
      </w:r>
      <w:r w:rsidR="00622A86" w:rsidRPr="00C307BC">
        <w:t xml:space="preserve"> the banklà nơi hn khách hàng và giao dịch của hệ </w:t>
      </w:r>
      <w:r w:rsidR="00875E10" w:rsidRPr="00C307BC">
        <w:t>Datawarehouse là</w:t>
      </w:r>
      <w:r w:rsidR="00622A86" w:rsidRPr="00C307BC">
        <w:t xml:space="preserve"> </w:t>
      </w:r>
      <w:r w:rsidR="00622A86" w:rsidRPr="00C307BC">
        <w:lastRenderedPageBreak/>
        <w:t>kho ddrehouse làhn khách hàn</w:t>
      </w:r>
      <w:r w:rsidR="00622A86" w:rsidRPr="003E226A">
        <w:t xml:space="preserve"> </w:t>
      </w:r>
      <w:r w:rsidR="00622A86" w:rsidRPr="00C307BC">
        <w:t>Payment gateway</w:t>
      </w:r>
      <w:r w:rsidR="00F91222" w:rsidRPr="00C307BC">
        <w:t xml:space="preserve"> thment gatewayàhn </w:t>
      </w:r>
      <w:r w:rsidR="00622A86" w:rsidRPr="00C307BC">
        <w:t xml:space="preserve"> chment gatewayàhn khách</w:t>
      </w:r>
      <w:r w:rsidR="00FD3BB1" w:rsidRPr="00C307BC">
        <w:t>i vment gatewayàh</w:t>
      </w:r>
      <w:r w:rsidR="003A6615" w:rsidRPr="00C307BC">
        <w:t xml:space="preserve"> bên ngoài như</w:t>
      </w:r>
      <w:r w:rsidR="00FD3BB1" w:rsidRPr="00C307BC">
        <w:t xml:space="preserve"> nhà cung cấp </w:t>
      </w:r>
      <w:r w:rsidR="00622A86" w:rsidRPr="00C307BC">
        <w:t>dnhà cung cấp yàhn khách hàng và giao d</w:t>
      </w:r>
      <w:del w:id="163" w:author="Nguyen Toan" w:date="2018-05-19T17:43:00Z">
        <w:r w:rsidR="00622A86" w:rsidRPr="00C307BC" w:rsidDel="00E45A67">
          <w:delText>, ...</w:delText>
        </w:r>
      </w:del>
      <w:ins w:id="164" w:author="Nguyen Toan" w:date="2018-05-19T17:43:00Z">
        <w:r w:rsidR="00E45A67" w:rsidRPr="00C307BC">
          <w:t>...</w:t>
        </w:r>
      </w:ins>
    </w:p>
    <w:p w14:paraId="128BC39C" w14:textId="4FFEA184" w:rsidR="005E5313" w:rsidRPr="00C307BC" w:rsidRDefault="00E2202F" w:rsidP="003E226A">
      <w:pPr>
        <w:pStyle w:val="luanvanpara"/>
      </w:pPr>
      <w:r w:rsidRPr="00C307BC">
        <w:fldChar w:fldCharType="begin"/>
      </w:r>
      <w:r w:rsidRPr="00C307BC">
        <w:instrText xml:space="preserve"> REF _Ref511971056 \h  \* MERGEFORMAT </w:instrText>
      </w:r>
      <w:r w:rsidRPr="00C307BC">
        <w:fldChar w:fldCharType="separate"/>
      </w:r>
      <w:r w:rsidR="003E226A" w:rsidRPr="003E226A">
        <w:t>Hình 1.6</w:t>
      </w:r>
      <w:r w:rsidRPr="00C307BC">
        <w:fldChar w:fldCharType="end"/>
      </w:r>
      <w:r w:rsidRPr="00C307BC">
        <w:t xml:space="preserve"> </w:t>
      </w:r>
      <w:r w:rsidR="005E5313" w:rsidRPr="00C307BC">
        <w:t>mô tả kiến trúc hệ thống I</w:t>
      </w:r>
      <w:r w:rsidR="006D158B" w:rsidRPr="00C307BC">
        <w:t>nternet Banking</w:t>
      </w:r>
      <w:r w:rsidR="005E5313" w:rsidRPr="00C307BC">
        <w:t xml:space="preserve"> xây dựng theo mô hình kết nối điểm-điểm (point-to-point)</w:t>
      </w:r>
      <w:r w:rsidR="00DE685A" w:rsidRPr="00C307BC">
        <w:t>. Với kiến trúc này, hệ thống sẽ bao gồm nhiều kết nối giữa các ứng dụng khác nhau. Việc này dẫn đến quá trình bảo trì và mở rộng hệ thống gặp nhiều khó khăn, khả năng kiểm soát lỗ</w:t>
      </w:r>
      <w:r w:rsidR="00EF3BAE" w:rsidRPr="00C307BC">
        <w:t>i kém. Ngoài ra, kết nối point-to-point đối với hệ thống này dẫn đến các quy trình nghiệp vụ của các ứng dụng trên lặp lại và chồ</w:t>
      </w:r>
      <w:r w:rsidR="00716EE3" w:rsidRPr="00C307BC">
        <w:t>ng chéo nhau, gây tốn chi phí phát triển và bảo trì.</w:t>
      </w:r>
    </w:p>
    <w:p w14:paraId="095DB9F9" w14:textId="77777777" w:rsidR="004D470C" w:rsidRPr="00C307BC" w:rsidRDefault="00FA489A" w:rsidP="00071A6D">
      <w:pPr>
        <w:keepNext/>
        <w:spacing w:line="288" w:lineRule="auto"/>
        <w:jc w:val="center"/>
        <w:rPr>
          <w:sz w:val="26"/>
          <w:szCs w:val="26"/>
        </w:rPr>
      </w:pPr>
      <w:r w:rsidRPr="00C307BC">
        <w:rPr>
          <w:b/>
          <w:noProof/>
          <w:sz w:val="26"/>
          <w:szCs w:val="26"/>
        </w:rPr>
        <w:drawing>
          <wp:inline distT="0" distB="0" distL="0" distR="0" wp14:anchorId="40DA9B76" wp14:editId="76FA8B77">
            <wp:extent cx="3503930" cy="2749702"/>
            <wp:effectExtent l="0" t="0" r="1270" b="0"/>
            <wp:docPr id="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3516435" cy="2759516"/>
                    </a:xfrm>
                    <a:prstGeom prst="rect">
                      <a:avLst/>
                    </a:prstGeom>
                    <a:ln/>
                  </pic:spPr>
                </pic:pic>
              </a:graphicData>
            </a:graphic>
          </wp:inline>
        </w:drawing>
      </w:r>
    </w:p>
    <w:p w14:paraId="16DBF3B1" w14:textId="54D7B70B" w:rsidR="00FA489A" w:rsidRPr="00C307BC" w:rsidRDefault="004D470C" w:rsidP="004D470C">
      <w:pPr>
        <w:pStyle w:val="Caption"/>
        <w:jc w:val="center"/>
        <w:rPr>
          <w:rFonts w:ascii="Times New Roman" w:hAnsi="Times New Roman" w:cs="Times New Roman"/>
          <w:i w:val="0"/>
          <w:color w:val="auto"/>
          <w:sz w:val="26"/>
          <w:szCs w:val="26"/>
        </w:rPr>
      </w:pPr>
      <w:bookmarkStart w:id="165" w:name="_Ref511971056"/>
      <w:bookmarkStart w:id="166" w:name="_Ref511971046"/>
      <w:bookmarkStart w:id="167" w:name="_Toc511991195"/>
      <w:bookmarkStart w:id="168" w:name="_Toc514445854"/>
      <w:r w:rsidRPr="00C307BC">
        <w:rPr>
          <w:rFonts w:ascii="Times New Roman" w:hAnsi="Times New Roman" w:cs="Times New Roman"/>
          <w:i w:val="0"/>
          <w:color w:val="auto"/>
          <w:sz w:val="26"/>
          <w:szCs w:val="26"/>
        </w:rPr>
        <w:t xml:space="preserve">Hình </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r w:rsidR="0037692A">
        <w:rPr>
          <w:rFonts w:ascii="Times New Roman" w:hAnsi="Times New Roman" w:cs="Times New Roman"/>
          <w:i w:val="0"/>
          <w:color w:val="auto"/>
          <w:sz w:val="26"/>
          <w:szCs w:val="26"/>
        </w:rPr>
        <w:fldChar w:fldCharType="separate"/>
      </w:r>
      <w:r w:rsidR="003E226A">
        <w:rPr>
          <w:rFonts w:ascii="Times New Roman" w:hAnsi="Times New Roman" w:cs="Times New Roman"/>
          <w:i w:val="0"/>
          <w:noProof/>
          <w:color w:val="auto"/>
          <w:sz w:val="26"/>
          <w:szCs w:val="26"/>
        </w:rPr>
        <w:t>1</w:t>
      </w:r>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r w:rsidR="0037692A">
        <w:rPr>
          <w:rFonts w:ascii="Times New Roman" w:hAnsi="Times New Roman" w:cs="Times New Roman"/>
          <w:i w:val="0"/>
          <w:color w:val="auto"/>
          <w:sz w:val="26"/>
          <w:szCs w:val="26"/>
        </w:rPr>
        <w:fldChar w:fldCharType="separate"/>
      </w:r>
      <w:r w:rsidR="003E226A">
        <w:rPr>
          <w:rFonts w:ascii="Times New Roman" w:hAnsi="Times New Roman" w:cs="Times New Roman"/>
          <w:i w:val="0"/>
          <w:noProof/>
          <w:color w:val="auto"/>
          <w:sz w:val="26"/>
          <w:szCs w:val="26"/>
        </w:rPr>
        <w:t>6</w:t>
      </w:r>
      <w:r w:rsidR="0037692A">
        <w:rPr>
          <w:rFonts w:ascii="Times New Roman" w:hAnsi="Times New Roman" w:cs="Times New Roman"/>
          <w:i w:val="0"/>
          <w:color w:val="auto"/>
          <w:sz w:val="26"/>
          <w:szCs w:val="26"/>
        </w:rPr>
        <w:fldChar w:fldCharType="end"/>
      </w:r>
      <w:bookmarkEnd w:id="165"/>
      <w:r w:rsidRPr="00C307BC">
        <w:rPr>
          <w:rFonts w:ascii="Times New Roman" w:hAnsi="Times New Roman" w:cs="Times New Roman"/>
          <w:i w:val="0"/>
          <w:color w:val="auto"/>
          <w:sz w:val="26"/>
          <w:szCs w:val="26"/>
        </w:rPr>
        <w:t>. Kiến trúc hệ thống IB cũ</w:t>
      </w:r>
      <w:bookmarkEnd w:id="166"/>
      <w:bookmarkEnd w:id="167"/>
      <w:bookmarkEnd w:id="168"/>
    </w:p>
    <w:p w14:paraId="7EB50D45" w14:textId="6C489071" w:rsidR="001736C8" w:rsidRPr="00C307BC" w:rsidRDefault="00E2202F" w:rsidP="003E226A">
      <w:pPr>
        <w:pStyle w:val="luanvanpara"/>
      </w:pPr>
      <w:r w:rsidRPr="00C307BC">
        <w:fldChar w:fldCharType="begin"/>
      </w:r>
      <w:r w:rsidRPr="00C307BC">
        <w:instrText xml:space="preserve"> REF _Ref511971090 \h  \* MERGEFORMAT </w:instrText>
      </w:r>
      <w:r w:rsidRPr="00C307BC">
        <w:fldChar w:fldCharType="separate"/>
      </w:r>
      <w:r w:rsidR="003E226A" w:rsidRPr="003E226A">
        <w:t>Hình 1.7</w:t>
      </w:r>
      <w:r w:rsidRPr="00C307BC">
        <w:fldChar w:fldCharType="end"/>
      </w:r>
      <w:r w:rsidRPr="00C307BC">
        <w:t xml:space="preserve"> </w:t>
      </w:r>
      <w:r w:rsidR="002B4020" w:rsidRPr="00C307BC">
        <w:t>mô tả hệ thống I</w:t>
      </w:r>
      <w:r w:rsidR="004F1F52" w:rsidRPr="00C307BC">
        <w:t xml:space="preserve">nternet </w:t>
      </w:r>
      <w:r w:rsidR="002B4020" w:rsidRPr="00C307BC">
        <w:t>B</w:t>
      </w:r>
      <w:r w:rsidR="004F1F52" w:rsidRPr="00C307BC">
        <w:t>anking</w:t>
      </w:r>
      <w:r w:rsidR="002B4020" w:rsidRPr="00C307BC">
        <w:t xml:space="preserve"> sau khi phát triển </w:t>
      </w:r>
      <w:r w:rsidR="00FA489A" w:rsidRPr="00C307BC">
        <w:t>sử dụng một lớp ESB thực hiện điều hướng thông điệp và xử lý kết hợp với quy trình nghiệp vụ để giảm thiểu việc phát triển chồng chéo nhiều chức năng giống nhau, đồng thời giảm thiểu số lượng các kết nối giữa các ứng dụng.</w:t>
      </w:r>
      <w:r w:rsidR="00C82EDF" w:rsidRPr="00C307BC">
        <w:t xml:space="preserve"> </w:t>
      </w:r>
      <w:r w:rsidR="001736C8" w:rsidRPr="00C307BC">
        <w:t>Việc tích hợp hệ thống</w:t>
      </w:r>
      <w:r w:rsidR="00A4705C" w:rsidRPr="00C307BC">
        <w:t xml:space="preserve"> qua ứng dụng ESB</w:t>
      </w:r>
      <w:r w:rsidR="001736C8" w:rsidRPr="00C307BC">
        <w:t xml:space="preserve"> giúp giảm đáng kể số lượng kết nối giữa các ứng dụng, loại bỏ phát triển trùng lặp các chức năng gần giống nhau trên các ứng dụng. Ngoài ra, việc tích hợp còn giúp tiết kiệm kiệm chi phí triển khai, bảo trì. MuleESB là một framework nhẹ, việc triển khai diễn ra tự động và nhanh chóng, nên thời gian ngắt của ứng dụng trong lúc triển khai nhỏ (dưới 60 giây), đảm bảo hệ thống chạy thông suốt thời gian dài.</w:t>
      </w:r>
    </w:p>
    <w:p w14:paraId="287C3A76" w14:textId="77777777" w:rsidR="00FA489A" w:rsidRPr="00C307BC" w:rsidRDefault="00FA489A" w:rsidP="00071A6D">
      <w:pPr>
        <w:keepNext/>
        <w:spacing w:line="288" w:lineRule="auto"/>
        <w:jc w:val="center"/>
        <w:rPr>
          <w:sz w:val="26"/>
          <w:szCs w:val="26"/>
        </w:rPr>
      </w:pPr>
      <w:r w:rsidRPr="00C307BC">
        <w:rPr>
          <w:noProof/>
          <w:sz w:val="26"/>
          <w:szCs w:val="26"/>
        </w:rPr>
        <w:lastRenderedPageBreak/>
        <w:drawing>
          <wp:inline distT="0" distB="0" distL="0" distR="0" wp14:anchorId="49BE0D1B" wp14:editId="6024CA2F">
            <wp:extent cx="3386455" cy="2955416"/>
            <wp:effectExtent l="0" t="0" r="4445" b="0"/>
            <wp:docPr id="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3421924" cy="2986370"/>
                    </a:xfrm>
                    <a:prstGeom prst="rect">
                      <a:avLst/>
                    </a:prstGeom>
                    <a:ln/>
                  </pic:spPr>
                </pic:pic>
              </a:graphicData>
            </a:graphic>
          </wp:inline>
        </w:drawing>
      </w:r>
    </w:p>
    <w:p w14:paraId="3F081A43" w14:textId="4048032F" w:rsidR="00FA489A" w:rsidRPr="00C307BC" w:rsidRDefault="00FA489A" w:rsidP="00071A6D">
      <w:pPr>
        <w:pStyle w:val="Caption"/>
        <w:spacing w:line="288" w:lineRule="auto"/>
        <w:jc w:val="center"/>
        <w:rPr>
          <w:rFonts w:ascii="Times New Roman" w:hAnsi="Times New Roman" w:cs="Times New Roman"/>
          <w:sz w:val="26"/>
          <w:szCs w:val="26"/>
        </w:rPr>
      </w:pPr>
      <w:bookmarkStart w:id="169" w:name="_Ref511971090"/>
      <w:bookmarkStart w:id="170" w:name="_Toc511991196"/>
      <w:bookmarkStart w:id="171" w:name="_Toc514445855"/>
      <w:r w:rsidRPr="00C307BC">
        <w:rPr>
          <w:rFonts w:ascii="Times New Roman" w:hAnsi="Times New Roman" w:cs="Times New Roman"/>
          <w:i w:val="0"/>
          <w:color w:val="auto"/>
          <w:sz w:val="26"/>
          <w:szCs w:val="26"/>
        </w:rPr>
        <w:t xml:space="preserve">Hình </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r w:rsidR="0037692A">
        <w:rPr>
          <w:rFonts w:ascii="Times New Roman" w:hAnsi="Times New Roman" w:cs="Times New Roman"/>
          <w:i w:val="0"/>
          <w:color w:val="auto"/>
          <w:sz w:val="26"/>
          <w:szCs w:val="26"/>
        </w:rPr>
        <w:fldChar w:fldCharType="separate"/>
      </w:r>
      <w:r w:rsidR="003E226A">
        <w:rPr>
          <w:rFonts w:ascii="Times New Roman" w:hAnsi="Times New Roman" w:cs="Times New Roman"/>
          <w:i w:val="0"/>
          <w:noProof/>
          <w:color w:val="auto"/>
          <w:sz w:val="26"/>
          <w:szCs w:val="26"/>
        </w:rPr>
        <w:t>1</w:t>
      </w:r>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r w:rsidR="0037692A">
        <w:rPr>
          <w:rFonts w:ascii="Times New Roman" w:hAnsi="Times New Roman" w:cs="Times New Roman"/>
          <w:i w:val="0"/>
          <w:color w:val="auto"/>
          <w:sz w:val="26"/>
          <w:szCs w:val="26"/>
        </w:rPr>
        <w:fldChar w:fldCharType="separate"/>
      </w:r>
      <w:r w:rsidR="003E226A">
        <w:rPr>
          <w:rFonts w:ascii="Times New Roman" w:hAnsi="Times New Roman" w:cs="Times New Roman"/>
          <w:i w:val="0"/>
          <w:noProof/>
          <w:color w:val="auto"/>
          <w:sz w:val="26"/>
          <w:szCs w:val="26"/>
        </w:rPr>
        <w:t>7</w:t>
      </w:r>
      <w:r w:rsidR="0037692A">
        <w:rPr>
          <w:rFonts w:ascii="Times New Roman" w:hAnsi="Times New Roman" w:cs="Times New Roman"/>
          <w:i w:val="0"/>
          <w:color w:val="auto"/>
          <w:sz w:val="26"/>
          <w:szCs w:val="26"/>
        </w:rPr>
        <w:fldChar w:fldCharType="end"/>
      </w:r>
      <w:bookmarkEnd w:id="169"/>
      <w:r w:rsidR="007F5E8C" w:rsidRPr="00C307BC">
        <w:rPr>
          <w:rFonts w:ascii="Times New Roman" w:hAnsi="Times New Roman" w:cs="Times New Roman"/>
          <w:i w:val="0"/>
          <w:color w:val="auto"/>
          <w:sz w:val="26"/>
          <w:szCs w:val="26"/>
        </w:rPr>
        <w:t>.</w:t>
      </w:r>
      <w:r w:rsidRPr="00C307BC">
        <w:rPr>
          <w:rFonts w:ascii="Times New Roman" w:hAnsi="Times New Roman" w:cs="Times New Roman"/>
          <w:i w:val="0"/>
          <w:color w:val="auto"/>
          <w:sz w:val="26"/>
          <w:szCs w:val="26"/>
        </w:rPr>
        <w:t xml:space="preserve"> Kiến trúc hệ thống IB mới</w:t>
      </w:r>
      <w:bookmarkEnd w:id="170"/>
      <w:bookmarkEnd w:id="171"/>
    </w:p>
    <w:p w14:paraId="12CEEDAE" w14:textId="77777777" w:rsidR="0014472B" w:rsidRPr="00C307BC" w:rsidRDefault="0014472B" w:rsidP="0014472B">
      <w:pPr>
        <w:pStyle w:val="Heading2"/>
        <w:numPr>
          <w:ilvl w:val="1"/>
          <w:numId w:val="12"/>
        </w:numPr>
        <w:spacing w:before="240"/>
        <w:ind w:left="567" w:hanging="567"/>
        <w:rPr>
          <w:rFonts w:ascii="Times New Roman" w:eastAsia="Times New Roman" w:hAnsi="Times New Roman" w:cs="Times New Roman"/>
          <w:b/>
          <w:sz w:val="26"/>
          <w:szCs w:val="26"/>
        </w:rPr>
      </w:pPr>
      <w:bookmarkStart w:id="172" w:name="_Toc514450053"/>
      <w:r w:rsidRPr="00C307BC">
        <w:rPr>
          <w:rFonts w:ascii="Times New Roman" w:eastAsia="Times New Roman" w:hAnsi="Times New Roman" w:cs="Times New Roman"/>
          <w:b/>
          <w:sz w:val="26"/>
          <w:szCs w:val="26"/>
        </w:rPr>
        <w:t>Tích hợp và triển khai liên tục</w:t>
      </w:r>
      <w:bookmarkEnd w:id="172"/>
      <w:r w:rsidRPr="00C307BC">
        <w:rPr>
          <w:rFonts w:ascii="Times New Roman" w:eastAsia="Times New Roman" w:hAnsi="Times New Roman" w:cs="Times New Roman"/>
          <w:b/>
          <w:sz w:val="26"/>
          <w:szCs w:val="26"/>
        </w:rPr>
        <w:t xml:space="preserve"> </w:t>
      </w:r>
    </w:p>
    <w:p w14:paraId="2780E1F0" w14:textId="77777777" w:rsidR="0014472B" w:rsidRPr="00C307BC" w:rsidRDefault="0014472B" w:rsidP="0014472B">
      <w:pPr>
        <w:pStyle w:val="ListParagraph"/>
        <w:numPr>
          <w:ilvl w:val="3"/>
          <w:numId w:val="12"/>
        </w:numPr>
        <w:spacing w:before="240" w:after="120" w:line="288" w:lineRule="auto"/>
        <w:ind w:left="851" w:hanging="851"/>
        <w:contextualSpacing w:val="0"/>
        <w:jc w:val="both"/>
        <w:outlineLvl w:val="2"/>
        <w:rPr>
          <w:rFonts w:ascii="Times New Roman" w:eastAsia="Times New Roman" w:hAnsi="Times New Roman" w:cs="Times New Roman"/>
          <w:b/>
          <w:sz w:val="26"/>
          <w:szCs w:val="26"/>
        </w:rPr>
      </w:pPr>
      <w:bookmarkStart w:id="173" w:name="_Toc514450054"/>
      <w:r w:rsidRPr="00C307BC">
        <w:rPr>
          <w:rFonts w:ascii="Times New Roman" w:eastAsia="Times New Roman" w:hAnsi="Times New Roman" w:cs="Times New Roman"/>
          <w:b/>
          <w:sz w:val="26"/>
          <w:szCs w:val="26"/>
        </w:rPr>
        <w:t>Tích hợp liên tục</w:t>
      </w:r>
      <w:bookmarkEnd w:id="173"/>
    </w:p>
    <w:p w14:paraId="3FB986C8" w14:textId="7CB2A0F2" w:rsidR="0014472B" w:rsidRPr="00C307BC" w:rsidRDefault="0014472B" w:rsidP="00DA5306">
      <w:pPr>
        <w:pStyle w:val="luanvanpara"/>
        <w:pPrChange w:id="174" w:author="Nguyen Toan" w:date="2018-05-19T18:15:00Z">
          <w:pPr>
            <w:spacing w:after="120"/>
            <w:ind w:firstLine="567"/>
            <w:jc w:val="both"/>
          </w:pPr>
        </w:pPrChange>
      </w:pPr>
      <w:r w:rsidRPr="00C307BC">
        <w:t>Theo đợp liên tục</w:t>
      </w:r>
      <w:r w:rsidRPr="00C307BC">
        <w:t>ủheo đợp liên tụ</w:t>
      </w:r>
      <w:sdt>
        <w:sdtPr>
          <w:id w:val="-253367325"/>
          <w:citation/>
        </w:sdtPr>
        <w:sdtContent>
          <w:r w:rsidR="00A811F8" w:rsidRPr="00C307BC">
            <w:fldChar w:fldCharType="begin"/>
          </w:r>
          <w:r w:rsidR="00A811F8" w:rsidRPr="00C307BC">
            <w:instrText xml:space="preserve"> CITATION Mar \l 1033 </w:instrText>
          </w:r>
          <w:r w:rsidR="00A811F8" w:rsidRPr="00C307BC">
            <w:fldChar w:fldCharType="separate"/>
          </w:r>
          <w:r w:rsidR="003137DA">
            <w:t xml:space="preserve"> </w:t>
          </w:r>
          <w:r w:rsidR="003137DA" w:rsidRPr="003137DA">
            <w:t>[9]</w:t>
          </w:r>
          <w:r w:rsidR="00A811F8" w:rsidRPr="00C307BC">
            <w:fldChar w:fldCharType="end"/>
          </w:r>
        </w:sdtContent>
      </w:sdt>
      <w:r w:rsidRPr="00C307BC">
        <w:t>,</w:t>
      </w:r>
      <w:r w:rsidR="009319B5" w:rsidRPr="00C307BC">
        <w:t xml:space="preserve"> </w:t>
      </w:r>
      <w:r w:rsidRPr="00C307BC">
        <w:t xml:space="preserve">tích hION Mar \l 1033  liên tục nối giữa các ứng dụng, loại bỏ phát triển trùng lặp các chức năng gần giống nhau trên các ứng dụng. Ngoài ra, việc tích hợp còn giúp tiế viên đều phải theo dõi và phát triển công việc của họ ít nhất một lần. Việc này sẽ được một nhóm khác kiểm tra tự động, nhóm này sẽ tiến hành kiểm thử truy hồi để phát hiện lỗi nhanh nhất có thể. </w:t>
      </w:r>
      <w:r w:rsidR="00DF32AF" w:rsidRPr="00C307BC">
        <w:t>Đây là</w:t>
      </w:r>
      <w:r w:rsidRPr="00C307BC">
        <w:t xml:space="preserve"> phương pháp til 1033  liên tục nối giữa các ứng dụngh hợp hơn và cho phép phát triển phần mềm gắn kết nhanh hơn. </w:t>
      </w:r>
      <w:r w:rsidR="00E70D03" w:rsidRPr="00C307BC">
        <w:t>Các nhóm phát tri1033  liên tục nối giữa các ứng dụngh</w:t>
      </w:r>
      <w:r w:rsidR="00B179D6" w:rsidRPr="00C307BC">
        <w:t xml:space="preserve"> tích hm phát tri1</w:t>
      </w:r>
      <w:r w:rsidR="00E70D03" w:rsidRPr="00C307BC">
        <w:t xml:space="preserve"> đích hm phát tri1033  liên tục nối giữa các ứng dụngh hợp hơn v</w:t>
      </w:r>
      <w:r w:rsidR="00813123" w:rsidRPr="00C307BC">
        <w:t xml:space="preserve"> Đây</w:t>
      </w:r>
      <w:r w:rsidRPr="00C307BC">
        <w:t xml:space="preserve"> là m hm phát tri1033  liên tục nối giữa các ứng dụngh  tích hợp mã vào một kho lưu trữ được chia sẻ trong các khoảng thời gian đều đặn, giúp loại bỏ các vấn đề của việc tìm lỗi xảy ra trong pha lập trình. Thực tế cho thấy, mỗi khi có một sự thay đổi mã nguồn trên kho lưu trữ, quá trình tích hợp liên tục sẽ được kích hoạt.</w:t>
      </w:r>
    </w:p>
    <w:p w14:paraId="0B9B9115" w14:textId="6BD563D0" w:rsidR="00467176" w:rsidRPr="00C307BC" w:rsidRDefault="0014472B" w:rsidP="00DA5306">
      <w:pPr>
        <w:pStyle w:val="luanvanpara"/>
        <w:pPrChange w:id="175" w:author="Nguyen Toan" w:date="2018-05-19T18:15:00Z">
          <w:pPr>
            <w:spacing w:after="120"/>
            <w:ind w:firstLine="567"/>
            <w:jc w:val="both"/>
          </w:pPr>
        </w:pPrChange>
      </w:pPr>
      <w:r w:rsidRPr="00C307BC">
        <w:t xml:space="preserve">Vlà m hm phát tri1033  liên tục nối giữa các ứng dụngh  tích hợp mã vào một kho lưu trữ được chia sẻ trong các khoảng thời gian đều đặn, giúp loại bỏ các vấn đề của việc tìm lỗi xảy ra trong pha lập trình. Thực tế cho thấy, mỗi khi có một sự g trong vòng đời phát triển, đảm bảo các ca kiểm thử được chạy hết trước khi triển khai một phiên bản mới. </w:t>
      </w:r>
      <w:r w:rsidR="00C61D17" w:rsidRPr="00C307BC">
        <w:t>Hlà m hm phát tri1033  liên tục nối giữa các ứng dụngh  tích hợp mã vào một kho lưu trữ được chia sẻ trong các khoảng thời gian đề</w:t>
      </w:r>
      <w:r w:rsidRPr="00C307BC">
        <w:t>Ngoài ra CI còn giúp cho việc đóng gói phần mềm dễ dàng, kết hợp với các giải pháp triển khai liên tục -Continuos Delivery (CD) triển khai nhanh gọn hơn.</w:t>
      </w:r>
      <w:r w:rsidR="009E6BD3" w:rsidRPr="00C307BC">
        <w:t xml:space="preserve"> </w:t>
      </w:r>
    </w:p>
    <w:p w14:paraId="412E03E0" w14:textId="0946AECD" w:rsidR="0014472B" w:rsidRPr="00C307BC" w:rsidRDefault="0014472B" w:rsidP="00DA5306">
      <w:pPr>
        <w:pStyle w:val="luanvanpara"/>
        <w:pPrChange w:id="176" w:author="Nguyen Toan" w:date="2018-05-19T18:15:00Z">
          <w:pPr>
            <w:spacing w:after="120"/>
            <w:ind w:firstLine="567"/>
            <w:jc w:val="both"/>
          </w:pPr>
        </w:pPrChange>
      </w:pPr>
      <w:r w:rsidRPr="00C307BC">
        <w:lastRenderedPageBreak/>
        <w:t>Quy trình c còn giúp cho việc đóng</w:t>
      </w:r>
      <w:r w:rsidR="00F74CDD" w:rsidRPr="00C307BC">
        <w:t xml:space="preserve"> </w:t>
      </w:r>
      <w:del w:id="177" w:author="Nguyen Toan" w:date="2018-05-19T17:44:00Z">
        <w:r w:rsidR="00F74CDD" w:rsidRPr="00C307BC" w:rsidDel="00F2516A">
          <w:fldChar w:fldCharType="begin"/>
        </w:r>
        <w:r w:rsidR="00F74CDD" w:rsidRPr="00C307BC" w:rsidDel="00F2516A">
          <w:delInstrText xml:space="preserve"> REF _Ref513404363 \h </w:delInstrText>
        </w:r>
        <w:r w:rsidR="00C307BC" w:rsidRPr="00C307BC" w:rsidDel="00F2516A">
          <w:delInstrText xml:space="preserve"> \* MERGEFORMAT </w:delInstrText>
        </w:r>
        <w:r w:rsidR="00F74CDD" w:rsidRPr="00C307BC" w:rsidDel="00F2516A">
          <w:fldChar w:fldCharType="separate"/>
        </w:r>
        <w:r w:rsidR="00896230" w:rsidRPr="00CF7898" w:rsidDel="00F2516A">
          <w:delText xml:space="preserve">Hình </w:delText>
        </w:r>
        <w:r w:rsidR="00896230" w:rsidDel="00F2516A">
          <w:rPr>
            <w:i/>
            <w:noProof/>
          </w:rPr>
          <w:delText>1</w:delText>
        </w:r>
        <w:r w:rsidR="00896230" w:rsidRPr="00C307BC" w:rsidDel="00F2516A">
          <w:rPr>
            <w:i/>
            <w:noProof/>
          </w:rPr>
          <w:delText>.</w:delText>
        </w:r>
        <w:r w:rsidR="00896230" w:rsidDel="00F2516A">
          <w:rPr>
            <w:i/>
            <w:noProof/>
          </w:rPr>
          <w:delText>8</w:delText>
        </w:r>
        <w:r w:rsidR="00F74CDD" w:rsidRPr="00C307BC" w:rsidDel="00F2516A">
          <w:fldChar w:fldCharType="end"/>
        </w:r>
      </w:del>
      <w:ins w:id="178" w:author="Nguyen Toan" w:date="2018-05-19T17:44:00Z">
        <w:r w:rsidR="00F2516A" w:rsidRPr="00C307BC">
          <w:fldChar w:fldCharType="begin"/>
        </w:r>
        <w:r w:rsidR="00F2516A" w:rsidRPr="00C307BC">
          <w:instrText xml:space="preserve"> REF _Ref513404363 \h  \* MERGEFORMAT </w:instrText>
        </w:r>
      </w:ins>
      <w:ins w:id="179" w:author="Nguyen Toan" w:date="2018-05-19T17:44:00Z">
        <w:r w:rsidR="00F2516A" w:rsidRPr="00C307BC">
          <w:fldChar w:fldCharType="separate"/>
        </w:r>
      </w:ins>
      <w:ins w:id="180" w:author="Nguyen Toan" w:date="2018-05-19T18:34:00Z">
        <w:r w:rsidR="003E226A" w:rsidRPr="00C307BC">
          <w:t xml:space="preserve">Hình </w:t>
        </w:r>
        <w:r w:rsidR="003E226A">
          <w:rPr>
            <w:noProof/>
          </w:rPr>
          <w:t>1.8</w:t>
        </w:r>
      </w:ins>
      <w:ins w:id="181" w:author="Nguyen Toan" w:date="2018-05-19T17:44:00Z">
        <w:r w:rsidR="00F2516A" w:rsidRPr="00C307BC">
          <w:fldChar w:fldCharType="end"/>
        </w:r>
      </w:ins>
      <w:r w:rsidRPr="00C307BC">
        <w:t>)</w:t>
      </w:r>
      <w:r w:rsidR="00F74CDD" w:rsidRPr="00C307BC">
        <w:t xml:space="preserve"> b8h _Ref513404363 </w:t>
      </w:r>
      <w:r w:rsidR="00B94BF8" w:rsidRPr="00C307BC">
        <w:t xml:space="preserve"> s8h _Ref513</w:t>
      </w:r>
      <w:r w:rsidR="00F74CDD" w:rsidRPr="00C307BC">
        <w:t xml:space="preserve"> </w:t>
      </w:r>
      <w:r w:rsidR="00B94BF8" w:rsidRPr="00C307BC">
        <w:t>(</w:t>
      </w:r>
      <w:r w:rsidR="00F74CDD" w:rsidRPr="00C307BC">
        <w:t>commit</w:t>
      </w:r>
      <w:r w:rsidR="00B94BF8" w:rsidRPr="00C307BC">
        <w:t>)</w:t>
      </w:r>
      <w:r w:rsidR="00F74CDD" w:rsidRPr="00C307BC">
        <w:t xml:space="preserve"> mmmitRef513404363 hệ thống CI sẽ tự lấy mã nguồn mới về bằng lệnh gọi từ svn hoặc git, sau đó thực hiện dịch mã. Hệ thống sẽ tự động gửi email về cho các thành viên nếu như việc dịch mã bị lỗi. </w:t>
      </w:r>
      <w:r w:rsidR="00A7109C" w:rsidRPr="00C307BC">
        <w:t xml:space="preserve">Bưmmitiếp theo </w:t>
      </w:r>
      <w:r w:rsidR="00C62E2D" w:rsidRPr="00C307BC">
        <w:t xml:space="preserve">khi bưiếp theo 363 hệ thống CI </w:t>
      </w:r>
      <w:r w:rsidR="00A7109C" w:rsidRPr="00C307BC">
        <w:t>các ca ki theo 363 hệ thống CI sẽ tự lấy mã nguồn mới về bằng lệnh gọi từ svn hoặc git</w:t>
      </w:r>
      <w:r w:rsidR="002D736D" w:rsidRPr="00C307BC">
        <w:t>hác ca k</w:t>
      </w:r>
      <w:r w:rsidR="00A7109C" w:rsidRPr="00C307BC">
        <w:t xml:space="preserve"> sc ca ki theo 363 hệ thống CI sẽ tự lấy mã</w:t>
      </w:r>
      <w:r w:rsidR="00CC320C" w:rsidRPr="00C307BC">
        <w:t xml:space="preserve"> </w:t>
      </w:r>
      <w:r w:rsidR="009C0A48" w:rsidRPr="00C307BC">
        <w:t>Sau khi chtheo 363 hệ thống CI sẽ tự lấy mã nguồn mới về bằng lệnh gọi từ svniển khai ứng dụng lên máy chủ (nếu cần). Quá trình tích hợp sẽ được tiến hành theo cấu hình của đội phát triển</w:t>
      </w:r>
      <w:r w:rsidR="00D92C64" w:rsidRPr="00C307BC">
        <w:t xml:space="preserve"> au khi c</w:t>
      </w:r>
      <w:r w:rsidR="009C0A48" w:rsidRPr="00C307BC">
        <w:t>.</w:t>
      </w:r>
    </w:p>
    <w:p w14:paraId="1D578836" w14:textId="77777777" w:rsidR="0014472B" w:rsidRPr="00C307BC" w:rsidRDefault="0014472B" w:rsidP="00660FB7">
      <w:pPr>
        <w:pStyle w:val="luanvananh"/>
        <w:pPrChange w:id="182" w:author="Nguyen Toan" w:date="2018-05-19T18:15:00Z">
          <w:pPr>
            <w:keepNext/>
            <w:spacing w:line="288" w:lineRule="auto"/>
            <w:ind w:left="720"/>
            <w:contextualSpacing/>
            <w:jc w:val="center"/>
          </w:pPr>
        </w:pPrChange>
      </w:pPr>
      <w:r w:rsidRPr="00C307BC">
        <w:drawing>
          <wp:inline distT="0" distB="0" distL="0" distR="0" wp14:anchorId="6D3ECBF1" wp14:editId="620DED1E">
            <wp:extent cx="2426107" cy="25311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437232" cy="2542717"/>
                    </a:xfrm>
                    <a:prstGeom prst="rect">
                      <a:avLst/>
                    </a:prstGeom>
                    <a:noFill/>
                    <a:ln>
                      <a:noFill/>
                    </a:ln>
                  </pic:spPr>
                </pic:pic>
              </a:graphicData>
            </a:graphic>
          </wp:inline>
        </w:drawing>
      </w:r>
    </w:p>
    <w:p w14:paraId="42113F4E" w14:textId="1598013F" w:rsidR="0014472B" w:rsidRPr="00C307BC" w:rsidRDefault="0014472B" w:rsidP="003E226A">
      <w:pPr>
        <w:pStyle w:val="luanvanImg"/>
      </w:pPr>
      <w:bookmarkStart w:id="183" w:name="_Ref513404363"/>
      <w:bookmarkStart w:id="184" w:name="_Toc514445856"/>
      <w:r w:rsidRPr="00C307BC">
        <w:t xml:space="preserve">Hình </w:t>
      </w:r>
      <w:r w:rsidR="0037692A">
        <w:fldChar w:fldCharType="begin"/>
      </w:r>
      <w:r w:rsidR="0037692A">
        <w:instrText xml:space="preserve"> STYLEREF 1 \s </w:instrText>
      </w:r>
      <w:r w:rsidR="0037692A">
        <w:fldChar w:fldCharType="separate"/>
      </w:r>
      <w:r w:rsidR="003E226A">
        <w:rPr>
          <w:noProof/>
        </w:rPr>
        <w:t>1</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8</w:t>
      </w:r>
      <w:r w:rsidR="0037692A">
        <w:fldChar w:fldCharType="end"/>
      </w:r>
      <w:bookmarkEnd w:id="183"/>
      <w:r w:rsidRPr="00C307BC">
        <w:t>: Quy trình tích hợp liên tục</w:t>
      </w:r>
      <w:bookmarkEnd w:id="184"/>
    </w:p>
    <w:p w14:paraId="35CBCEE6" w14:textId="46556C20" w:rsidR="0014472B" w:rsidRPr="00C307BC" w:rsidRDefault="0014472B" w:rsidP="00660FB7">
      <w:pPr>
        <w:pStyle w:val="luanvanpara"/>
        <w:pPrChange w:id="185" w:author="Nguyen Toan" w:date="2018-05-19T18:15:00Z">
          <w:pPr>
            <w:spacing w:after="120"/>
            <w:ind w:firstLine="567"/>
            <w:jc w:val="both"/>
          </w:pPr>
        </w:pPrChange>
      </w:pPr>
      <w:r w:rsidRPr="00C307BC">
        <w:t>Tích htrình tích h</w:t>
      </w:r>
      <w:r w:rsidR="00E6320A" w:rsidRPr="00C307BC">
        <w:t>giúp girình tích hợp liên tụcI  phát hiện lỗi sớm, tăng chất lượng phần mềm nhờ việc tự động kiểm thử và kiểm tra, đồng thời giảm thiểu những quy trình thủ công lặp đi lặp lại, thay vào đó là thực hiện tự động.</w:t>
      </w:r>
      <w:r w:rsidR="00061FA0" w:rsidRPr="00C307BC">
        <w:t xml:space="preserve"> Hip girình tích hợp liên tụcI  phát hiện lỗi sớm, tăng chất lượng phần mềm nHudson, Jenkin, Travis</w:t>
      </w:r>
      <w:del w:id="186" w:author="Nguyen Toan" w:date="2018-05-19T17:45:00Z">
        <w:r w:rsidR="00061FA0" w:rsidRPr="00C307BC" w:rsidDel="002335F6">
          <w:delText xml:space="preserve">, </w:delText>
        </w:r>
      </w:del>
      <w:r w:rsidR="00061FA0" w:rsidRPr="00C307BC">
        <w:t>...</w:t>
      </w:r>
    </w:p>
    <w:p w14:paraId="143A7BFA" w14:textId="77777777" w:rsidR="0014472B" w:rsidRPr="00C307BC" w:rsidRDefault="0014472B" w:rsidP="0014472B">
      <w:pPr>
        <w:pStyle w:val="ListParagraph"/>
        <w:numPr>
          <w:ilvl w:val="3"/>
          <w:numId w:val="12"/>
        </w:numPr>
        <w:spacing w:before="240" w:after="120" w:line="288" w:lineRule="auto"/>
        <w:ind w:left="851" w:hanging="851"/>
        <w:contextualSpacing w:val="0"/>
        <w:jc w:val="both"/>
        <w:outlineLvl w:val="2"/>
        <w:rPr>
          <w:rFonts w:ascii="Times New Roman" w:eastAsia="Times New Roman" w:hAnsi="Times New Roman" w:cs="Times New Roman"/>
          <w:sz w:val="26"/>
          <w:szCs w:val="26"/>
        </w:rPr>
      </w:pPr>
      <w:bookmarkStart w:id="187" w:name="_Toc513584076"/>
      <w:bookmarkStart w:id="188" w:name="_Toc513613700"/>
      <w:bookmarkStart w:id="189" w:name="_Toc514156381"/>
      <w:bookmarkStart w:id="190" w:name="_Toc514156439"/>
      <w:bookmarkStart w:id="191" w:name="_Toc514157626"/>
      <w:bookmarkStart w:id="192" w:name="_Toc514277617"/>
      <w:bookmarkStart w:id="193" w:name="_Toc514278016"/>
      <w:bookmarkStart w:id="194" w:name="_Toc513584077"/>
      <w:bookmarkStart w:id="195" w:name="_Toc513613701"/>
      <w:bookmarkStart w:id="196" w:name="_Toc514156382"/>
      <w:bookmarkStart w:id="197" w:name="_Toc514156440"/>
      <w:bookmarkStart w:id="198" w:name="_Toc514157627"/>
      <w:bookmarkStart w:id="199" w:name="_Toc514277618"/>
      <w:bookmarkStart w:id="200" w:name="_Toc514278017"/>
      <w:bookmarkStart w:id="201" w:name="_Toc514450055"/>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r w:rsidRPr="00C307BC">
        <w:rPr>
          <w:rFonts w:ascii="Times New Roman" w:eastAsia="Times New Roman" w:hAnsi="Times New Roman" w:cs="Times New Roman"/>
          <w:b/>
          <w:sz w:val="26"/>
          <w:szCs w:val="26"/>
        </w:rPr>
        <w:t>Chuyển giao liên tục</w:t>
      </w:r>
      <w:bookmarkEnd w:id="201"/>
    </w:p>
    <w:p w14:paraId="22B2DEC5" w14:textId="1042CBB1" w:rsidR="0014472B" w:rsidRPr="00C307BC" w:rsidRDefault="0014472B" w:rsidP="00660FB7">
      <w:pPr>
        <w:pStyle w:val="luanvanpara"/>
        <w:pPrChange w:id="202" w:author="Nguyen Toan" w:date="2018-05-19T18:15:00Z">
          <w:pPr>
            <w:spacing w:after="120"/>
            <w:ind w:firstLine="567"/>
            <w:jc w:val="both"/>
          </w:pPr>
        </w:pPrChange>
      </w:pPr>
      <w:r w:rsidRPr="00C307BC">
        <w:t>Trong khi tích h tục liên tụcI  phát hiện lỗi sớm, tăng chất lượng phần mềm nHudson, Jenkin, Travishử và kiểm tra, đồng thời giảm thiểu những quy trình thủ công lặp đi lặp lại, thay vào đó là thực hiện tự độ kiểm thử hoặc staging.</w:t>
      </w:r>
      <w:r w:rsidR="000067AF" w:rsidRPr="00C307BC">
        <w:t xml:space="preserve"> </w:t>
      </w:r>
      <w:r w:rsidRPr="00C307BC">
        <w:t xml:space="preserve">Chuyg khi tích h tục liên tụcI  phát hiện lỗi sớm, tăng chất lượng phần mềm nHudson, Jenkin, </w:t>
      </w:r>
      <w:del w:id="203" w:author="Nguyen Toan" w:date="2018-05-19T17:45:00Z">
        <w:r w:rsidRPr="00C307BC" w:rsidDel="00285980">
          <w:delText xml:space="preserve">keierm </w:delText>
        </w:r>
      </w:del>
      <w:ins w:id="204" w:author="Nguyen Toan" w:date="2018-05-19T17:45:00Z">
        <w:r w:rsidR="00285980">
          <w:t>kiie</w:t>
        </w:r>
        <w:r w:rsidR="00285980" w:rsidRPr="00C307BC">
          <w:t xml:space="preserve"> </w:t>
        </w:r>
      </w:ins>
      <w:r w:rsidRPr="00C307BC">
        <w:t xml:space="preserve">thierm hi tích h tục liên tụcI  phát hiện lỗi sớm, tăng chất lượng phần mềm nHudson, Jenkin, Travishử và kiểm tra, đồng thời giử giao diện, kiểm thử tải, kiểm thử tích hợp và kiểm thử giao diện API. Nó tự động hoàn toàn quy trình triển khai phần mềm. </w:t>
      </w:r>
      <w:r w:rsidR="00A1132B" w:rsidRPr="00C307BC">
        <w:fldChar w:fldCharType="begin"/>
      </w:r>
      <w:r w:rsidR="00A1132B" w:rsidRPr="00C307BC">
        <w:instrText xml:space="preserve"> REF _Ref513400707 \h </w:instrText>
      </w:r>
      <w:r w:rsidR="00C307BC" w:rsidRPr="00C307BC">
        <w:instrText xml:space="preserve"> \* MERGEFORMAT </w:instrText>
      </w:r>
      <w:r w:rsidR="00A1132B" w:rsidRPr="00C307BC">
        <w:fldChar w:fldCharType="separate"/>
      </w:r>
      <w:ins w:id="205" w:author="Nguyen Toan" w:date="2018-05-19T18:34:00Z">
        <w:r w:rsidR="003E226A" w:rsidRPr="00C307BC">
          <w:t xml:space="preserve">Hình </w:t>
        </w:r>
        <w:r w:rsidR="003E226A">
          <w:rPr>
            <w:noProof/>
          </w:rPr>
          <w:t>1.9</w:t>
        </w:r>
      </w:ins>
      <w:del w:id="206" w:author="Nguyen Toan" w:date="2018-05-19T18:34:00Z">
        <w:r w:rsidR="00896230" w:rsidRPr="00CF7898" w:rsidDel="003E226A">
          <w:delText xml:space="preserve">Hình </w:delText>
        </w:r>
        <w:r w:rsidR="00896230" w:rsidRPr="00B07F7C" w:rsidDel="003E226A">
          <w:rPr>
            <w:noProof/>
            <w:rPrChange w:id="207" w:author="Nguyen Toan" w:date="2018-05-19T17:45:00Z">
              <w:rPr>
                <w:i/>
                <w:noProof/>
                <w:sz w:val="26"/>
                <w:szCs w:val="26"/>
              </w:rPr>
            </w:rPrChange>
          </w:rPr>
          <w:delText>1.9</w:delText>
        </w:r>
      </w:del>
      <w:r w:rsidR="00A1132B" w:rsidRPr="00C307BC">
        <w:fldChar w:fldCharType="end"/>
      </w:r>
      <w:r w:rsidRPr="00C307BC">
        <w:t xml:space="preserve"> mô tERGEFORMAT 07 \h iên tụcI  phát h</w:t>
      </w:r>
    </w:p>
    <w:p w14:paraId="4318E0D7" w14:textId="77777777" w:rsidR="0014472B" w:rsidRPr="00C307BC" w:rsidRDefault="0014472B" w:rsidP="00660FB7">
      <w:pPr>
        <w:pStyle w:val="luanvananh"/>
        <w:pPrChange w:id="208" w:author="Nguyen Toan" w:date="2018-05-19T18:15:00Z">
          <w:pPr>
            <w:keepNext/>
            <w:spacing w:before="60" w:after="60" w:line="288" w:lineRule="auto"/>
            <w:jc w:val="center"/>
          </w:pPr>
        </w:pPrChange>
      </w:pPr>
      <w:r w:rsidRPr="00C307BC">
        <w:lastRenderedPageBreak/>
        <w:drawing>
          <wp:inline distT="0" distB="0" distL="0" distR="0" wp14:anchorId="59CCD447" wp14:editId="69370E95">
            <wp:extent cx="3296618" cy="147521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iblo.asia/uploads/50e5d6e9-b0db-467b-bb9f-a6871a6ffef6.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296618" cy="1475211"/>
                    </a:xfrm>
                    <a:prstGeom prst="rect">
                      <a:avLst/>
                    </a:prstGeom>
                    <a:noFill/>
                    <a:ln>
                      <a:noFill/>
                    </a:ln>
                  </pic:spPr>
                </pic:pic>
              </a:graphicData>
            </a:graphic>
          </wp:inline>
        </w:drawing>
      </w:r>
    </w:p>
    <w:p w14:paraId="2C767791" w14:textId="6B3FA850" w:rsidR="0014472B" w:rsidRPr="00C307BC" w:rsidRDefault="0014472B" w:rsidP="003E226A">
      <w:pPr>
        <w:pStyle w:val="luanvanImg"/>
      </w:pPr>
      <w:bookmarkStart w:id="209" w:name="_Ref513400707"/>
      <w:bookmarkStart w:id="210" w:name="_Toc514445857"/>
      <w:r w:rsidRPr="00C307BC">
        <w:t xml:space="preserve">Hình </w:t>
      </w:r>
      <w:r w:rsidR="0037692A">
        <w:fldChar w:fldCharType="begin"/>
      </w:r>
      <w:r w:rsidR="0037692A">
        <w:instrText xml:space="preserve"> STYLEREF 1 \s </w:instrText>
      </w:r>
      <w:r w:rsidR="0037692A">
        <w:fldChar w:fldCharType="separate"/>
      </w:r>
      <w:r w:rsidR="003E226A">
        <w:rPr>
          <w:noProof/>
        </w:rPr>
        <w:t>1</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9</w:t>
      </w:r>
      <w:r w:rsidR="0037692A">
        <w:fldChar w:fldCharType="end"/>
      </w:r>
      <w:bookmarkEnd w:id="209"/>
      <w:r w:rsidRPr="00C307BC">
        <w:t>: Quy trình chuyển giao liên tục</w:t>
      </w:r>
      <w:bookmarkEnd w:id="210"/>
    </w:p>
    <w:p w14:paraId="57D5B8E3" w14:textId="29AE69FF" w:rsidR="0014472B" w:rsidRPr="00C307BC" w:rsidRDefault="0014472B" w:rsidP="00660FB7">
      <w:pPr>
        <w:pStyle w:val="luanvanpara"/>
        <w:pPrChange w:id="211" w:author="Nguyen Toan" w:date="2018-05-19T18:15:00Z">
          <w:pPr>
            <w:spacing w:after="120"/>
            <w:ind w:firstLine="567"/>
            <w:jc w:val="both"/>
          </w:pPr>
        </w:pPrChange>
      </w:pPr>
      <w:r w:rsidRPr="00C307BC">
        <w:t>Chuyy trình chuyển giao liên tụcphát hiện lỗi sớm, tăng chất lượng phần mềm nHudson, Jenkin,</w:t>
      </w:r>
      <w:r w:rsidR="00A1132B" w:rsidRPr="00C307BC">
        <w:t xml:space="preserve"> </w:t>
      </w:r>
      <w:r w:rsidR="00A1132B" w:rsidRPr="00C307BC">
        <w:fldChar w:fldCharType="begin"/>
      </w:r>
      <w:r w:rsidR="00A1132B" w:rsidRPr="00C307BC">
        <w:instrText xml:space="preserve"> REF _Ref513400721 \h </w:instrText>
      </w:r>
      <w:r w:rsidR="00C307BC" w:rsidRPr="00C307BC">
        <w:instrText xml:space="preserve"> \* MERGEFORMAT </w:instrText>
      </w:r>
      <w:r w:rsidR="00A1132B" w:rsidRPr="00C307BC">
        <w:fldChar w:fldCharType="separate"/>
      </w:r>
      <w:ins w:id="212" w:author="Nguyen Toan" w:date="2018-05-19T18:34:00Z">
        <w:r w:rsidR="003E226A" w:rsidRPr="00C307BC">
          <w:t xml:space="preserve">Hình </w:t>
        </w:r>
        <w:r w:rsidR="003E226A">
          <w:rPr>
            <w:noProof/>
          </w:rPr>
          <w:t>1.10</w:t>
        </w:r>
      </w:ins>
      <w:del w:id="213" w:author="Nguyen Toan" w:date="2018-05-19T18:34:00Z">
        <w:r w:rsidR="00896230" w:rsidRPr="00CF7898" w:rsidDel="003E226A">
          <w:delText xml:space="preserve">Hình </w:delText>
        </w:r>
        <w:r w:rsidR="00896230" w:rsidRPr="00113AE3" w:rsidDel="003E226A">
          <w:rPr>
            <w:noProof/>
            <w:rPrChange w:id="214" w:author="Nguyen Toan" w:date="2018-05-19T17:46:00Z">
              <w:rPr>
                <w:i/>
                <w:noProof/>
                <w:sz w:val="26"/>
                <w:szCs w:val="26"/>
              </w:rPr>
            </w:rPrChange>
          </w:rPr>
          <w:delText>1.10</w:delText>
        </w:r>
      </w:del>
      <w:r w:rsidR="00A1132B" w:rsidRPr="00C307BC">
        <w:fldChar w:fldCharType="end"/>
      </w:r>
      <w:r w:rsidRPr="00C307BC">
        <w:t>). Dòng triRMAT 21 \h o liên tụcphát hiện lỗi sớm, tăng chất lượngiai đoạn. Mỗi giai đoạn có mục tiêu xác minh chất lượng của các tính năng mới từ một góc độ khác nhau để kiểm định chức năng và tránh lỗi ảnh hưởng đến người dùng. Pipeline sẽ cung cấp phản hồi cho nhóm trong việc cung cấp tính năng mới. Ở góc độ trừu tượng hơn, dòng triển khai là quy trình để chuyển phần mềm từ quản lý phiên bản đến tay người dùng. Mỗi thay đổi đến phần mềm sẽ đi qua một quy trình phức tạp để được phát hành.</w:t>
      </w:r>
    </w:p>
    <w:p w14:paraId="3D22B3AF" w14:textId="77777777" w:rsidR="0014472B" w:rsidRPr="00C307BC" w:rsidRDefault="0014472B" w:rsidP="00660FB7">
      <w:pPr>
        <w:pStyle w:val="luanvananh"/>
        <w:pPrChange w:id="215" w:author="Nguyen Toan" w:date="2018-05-19T18:15:00Z">
          <w:pPr>
            <w:keepNext/>
            <w:spacing w:before="60" w:after="60" w:line="288" w:lineRule="auto"/>
            <w:ind w:firstLine="284"/>
            <w:jc w:val="center"/>
          </w:pPr>
        </w:pPrChange>
      </w:pPr>
      <w:r w:rsidRPr="00C307BC">
        <w:drawing>
          <wp:inline distT="0" distB="0" distL="0" distR="0" wp14:anchorId="57E4FAC0" wp14:editId="2D64D745">
            <wp:extent cx="4687657" cy="3301247"/>
            <wp:effectExtent l="0" t="0" r="0" b="0"/>
            <wp:docPr id="38" name="Picture 38" descr="https://viblo.asia/uploads/0976a518-5fbb-4377-86b6-813376e20a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viblo.asia/uploads/0976a518-5fbb-4377-86b6-813376e20a6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1066" cy="3310690"/>
                    </a:xfrm>
                    <a:prstGeom prst="rect">
                      <a:avLst/>
                    </a:prstGeom>
                    <a:noFill/>
                    <a:ln>
                      <a:noFill/>
                    </a:ln>
                  </pic:spPr>
                </pic:pic>
              </a:graphicData>
            </a:graphic>
          </wp:inline>
        </w:drawing>
      </w:r>
    </w:p>
    <w:p w14:paraId="6D8E9AA0" w14:textId="7931E255" w:rsidR="0014472B" w:rsidRDefault="0014472B" w:rsidP="003E226A">
      <w:pPr>
        <w:pStyle w:val="luanvanImg"/>
      </w:pPr>
      <w:bookmarkStart w:id="216" w:name="_Ref513400721"/>
      <w:bookmarkStart w:id="217" w:name="_Toc514445858"/>
      <w:r w:rsidRPr="00C307BC">
        <w:t xml:space="preserve">Hình </w:t>
      </w:r>
      <w:r w:rsidR="0037692A">
        <w:fldChar w:fldCharType="begin"/>
      </w:r>
      <w:r w:rsidR="0037692A">
        <w:instrText xml:space="preserve"> STYLEREF 1 \s </w:instrText>
      </w:r>
      <w:r w:rsidR="0037692A">
        <w:fldChar w:fldCharType="separate"/>
      </w:r>
      <w:r w:rsidR="003E226A">
        <w:rPr>
          <w:noProof/>
        </w:rPr>
        <w:t>1</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10</w:t>
      </w:r>
      <w:r w:rsidR="0037692A">
        <w:fldChar w:fldCharType="end"/>
      </w:r>
      <w:bookmarkEnd w:id="216"/>
      <w:r w:rsidRPr="00C307BC">
        <w:t>: Dòng triển khai</w:t>
      </w:r>
      <w:bookmarkEnd w:id="217"/>
    </w:p>
    <w:p w14:paraId="3FA59AF8" w14:textId="12EABEF0" w:rsidR="00845CE0" w:rsidRPr="00CF7898" w:rsidRDefault="00546B4E" w:rsidP="00CF7898">
      <w:pPr>
        <w:pStyle w:val="ListParagraph"/>
        <w:numPr>
          <w:ilvl w:val="3"/>
          <w:numId w:val="12"/>
        </w:numPr>
        <w:spacing w:before="240" w:after="120" w:line="288" w:lineRule="auto"/>
        <w:ind w:left="851" w:hanging="851"/>
        <w:contextualSpacing w:val="0"/>
        <w:jc w:val="both"/>
        <w:outlineLvl w:val="2"/>
        <w:rPr>
          <w:rFonts w:ascii="Times New Roman" w:eastAsia="Times New Roman" w:hAnsi="Times New Roman" w:cs="Times New Roman"/>
          <w:b/>
          <w:sz w:val="26"/>
          <w:szCs w:val="26"/>
        </w:rPr>
      </w:pPr>
      <w:bookmarkStart w:id="218" w:name="_Toc514450056"/>
      <w:r>
        <w:rPr>
          <w:rFonts w:ascii="Times New Roman" w:eastAsia="Times New Roman" w:hAnsi="Times New Roman" w:cs="Times New Roman"/>
          <w:b/>
          <w:sz w:val="26"/>
          <w:szCs w:val="26"/>
        </w:rPr>
        <w:t>Một số công cụ hỗ trợ</w:t>
      </w:r>
      <w:bookmarkEnd w:id="218"/>
    </w:p>
    <w:p w14:paraId="6EE08F7F" w14:textId="77777777" w:rsidR="00BD0FF8" w:rsidRPr="00CF7898" w:rsidRDefault="00BD0FF8" w:rsidP="00CF7898">
      <w:pPr>
        <w:spacing w:before="240" w:after="120" w:line="288" w:lineRule="auto"/>
        <w:rPr>
          <w:rFonts w:eastAsia="Times New Roman"/>
          <w:b/>
          <w:sz w:val="26"/>
          <w:szCs w:val="26"/>
        </w:rPr>
      </w:pPr>
      <w:r w:rsidRPr="00CF7898">
        <w:rPr>
          <w:rFonts w:eastAsia="Times New Roman"/>
          <w:b/>
          <w:sz w:val="26"/>
          <w:szCs w:val="26"/>
        </w:rPr>
        <w:t>Github</w:t>
      </w:r>
    </w:p>
    <w:p w14:paraId="37EDF053" w14:textId="45B657D0" w:rsidR="00BD0FF8" w:rsidRPr="00C307BC" w:rsidDel="00C33411" w:rsidRDefault="00BD0FF8" w:rsidP="00660FB7">
      <w:pPr>
        <w:pStyle w:val="luanvanpara"/>
        <w:rPr>
          <w:del w:id="219" w:author="TOANNM" w:date="2018-05-19T16:51:00Z"/>
        </w:rPr>
        <w:pPrChange w:id="220" w:author="Nguyen Toan" w:date="2018-05-19T18:16:00Z">
          <w:pPr>
            <w:spacing w:before="120" w:after="200"/>
            <w:ind w:firstLine="567"/>
            <w:jc w:val="both"/>
          </w:pPr>
        </w:pPrChange>
      </w:pPr>
      <w:r w:rsidRPr="00C307BC">
        <w:t>Git là mông cụ hỗ trợs 1 iên tụcphát hiện lỗi sớm, tăng chất lượngiai đoạn. Mỗi giai đoạn có mục tiêu xác minh chất lượng của các tính năng mới từ một góc độ khác nha</w:t>
      </w:r>
      <w:r w:rsidRPr="00C307BC">
        <w:lastRenderedPageBreak/>
        <w:t>Subversion… Trong đó Subversion và Git là mỗi sớm, tăng chất lượngiaản quả</w:t>
      </w:r>
      <w:r>
        <w:t>n</w:t>
      </w:r>
      <w:r w:rsidRPr="00C307BC">
        <w:t xml:space="preserve"> lý mã ngu… Trong đó Subversion và Git là mỗi sớm, tăng chất lượngiaản quả. Mỗi giai đoạn có mục tiêu xác minh chất lượng của các tính năng mới từ một góc độ khác nhau để kiểm định chức năng và tránh lỗi ảnh hưởng đến người dùng. Pipeline sẽ cung cấ nguồn (repository), mỗi thay đổi vào mã nguồn trên máy tính sẽ có thể ủy thác (commit) rồi đưa lên máy chủ nơi đặt kho chứa chính. Và một máy tính có quyền truy cập khác cũng có thể nhân bản lại mã nguồn từ kho chứa hoặc nhân bản lại một tập hợp các thay đổi mới nhất trên máy tính kia. Trong Git, thư mục làm việc trên máy tính gọi là Working Tree. </w:t>
      </w:r>
      <w:r w:rsidRPr="00C307BC">
        <w:fldChar w:fldCharType="begin"/>
      </w:r>
      <w:r w:rsidRPr="00C307BC">
        <w:instrText xml:space="preserve"> REF _Ref514079431 \h  \* MERGEFORMAT </w:instrText>
      </w:r>
      <w:r w:rsidR="003E226A">
        <w:fldChar w:fldCharType="separate"/>
      </w:r>
      <w:ins w:id="221" w:author="Nguyen Toan" w:date="2018-05-19T18:34:00Z">
        <w:r w:rsidR="003E226A">
          <w:rPr>
            <w:b/>
            <w:bCs/>
          </w:rPr>
          <w:t>Error! Reference source not found.</w:t>
        </w:r>
      </w:ins>
      <w:r w:rsidRPr="00C307BC">
        <w:fldChar w:fldCharType="end"/>
      </w:r>
      <w:r w:rsidRPr="00C307BC">
        <w:t xml:space="preserve"> mô t! Reference source not found.MAT  là mỗi sớm, tăng chất lượngiaản quả. Mỗi giai đoạn có mục tiêu xác minh chất lượn, giúp cho quy trình phát triển phần mềm trong một nhóm hiệu quả và đơn giản hơn bằng cách phân nhánh (xem </w:t>
      </w:r>
      <w:ins w:id="222" w:author="Nguyen Toan" w:date="2018-05-19T17:46:00Z">
        <w:r w:rsidR="00FC6532">
          <w:fldChar w:fldCharType="begin"/>
        </w:r>
        <w:r w:rsidR="00FC6532">
          <w:instrText xml:space="preserve"> REF _Ref514515324 \h </w:instrText>
        </w:r>
      </w:ins>
      <w:r w:rsidR="00FC6532">
        <w:fldChar w:fldCharType="separate"/>
      </w:r>
      <w:ins w:id="223" w:author="Nguyen Toan" w:date="2018-05-19T18:34:00Z">
        <w:r w:rsidR="003E226A" w:rsidRPr="00071A6D">
          <w:t xml:space="preserve">Hình </w:t>
        </w:r>
        <w:r w:rsidR="003E226A">
          <w:rPr>
            <w:noProof/>
          </w:rPr>
          <w:t>1</w:t>
        </w:r>
        <w:r w:rsidR="003E226A">
          <w:t>.</w:t>
        </w:r>
        <w:r w:rsidR="003E226A">
          <w:rPr>
            <w:noProof/>
          </w:rPr>
          <w:t>11</w:t>
        </w:r>
      </w:ins>
      <w:ins w:id="224" w:author="Nguyen Toan" w:date="2018-05-19T17:46:00Z">
        <w:r w:rsidR="00FC6532">
          <w:fldChar w:fldCharType="end"/>
        </w:r>
      </w:ins>
      <w:r w:rsidRPr="00C307BC">
        <w:fldChar w:fldCharType="begin"/>
      </w:r>
      <w:r w:rsidRPr="00C307BC">
        <w:instrText xml:space="preserve"> REF _Ref514079876 \h  \* MERGEFORMAT </w:instrText>
      </w:r>
      <w:r w:rsidR="003E226A">
        <w:fldChar w:fldCharType="separate"/>
      </w:r>
      <w:ins w:id="225" w:author="Nguyen Toan" w:date="2018-05-19T18:34:00Z">
        <w:r w:rsidR="003E226A">
          <w:rPr>
            <w:b/>
            <w:bCs/>
          </w:rPr>
          <w:t>Error! Reference source not found.</w:t>
        </w:r>
      </w:ins>
      <w:r w:rsidRPr="00C307BC">
        <w:fldChar w:fldCharType="end"/>
      </w:r>
      <w:r w:rsidRPr="00C307BC">
        <w:t xml:space="preserve">). </w:t>
      </w:r>
    </w:p>
    <w:p w14:paraId="3E297D4A" w14:textId="77777777" w:rsidR="00BD0FF8" w:rsidRPr="00C307BC" w:rsidRDefault="00BD0FF8" w:rsidP="00660FB7">
      <w:pPr>
        <w:pStyle w:val="luanvanpara"/>
        <w:pPrChange w:id="226" w:author="Nguyen Toan" w:date="2018-05-19T18:16:00Z">
          <w:pPr>
            <w:spacing w:before="120" w:after="240"/>
            <w:ind w:firstLine="567"/>
            <w:jc w:val="both"/>
          </w:pPr>
        </w:pPrChange>
      </w:pPr>
      <w:r w:rsidRPr="00C307BC">
        <w:t>Github là mrence source not found.MAT  là mỗi sớm, tăng chất lượngiaảtạo tài khoản trên đó để tạo ra các kho chứa của riêng mình để có thể làm việc.</w:t>
      </w:r>
    </w:p>
    <w:p w14:paraId="58B85141" w14:textId="77777777" w:rsidR="00BD0FF8" w:rsidRPr="00C307BC" w:rsidRDefault="00BD0FF8" w:rsidP="00660FB7">
      <w:pPr>
        <w:pStyle w:val="luanvananh"/>
        <w:pPrChange w:id="227" w:author="Nguyen Toan" w:date="2018-05-19T18:16:00Z">
          <w:pPr>
            <w:keepNext/>
            <w:spacing w:after="120" w:line="288" w:lineRule="auto"/>
            <w:ind w:firstLine="567"/>
            <w:jc w:val="center"/>
          </w:pPr>
        </w:pPrChange>
      </w:pPr>
      <w:r w:rsidRPr="00CF7898">
        <w:drawing>
          <wp:inline distT="0" distB="0" distL="0" distR="0" wp14:anchorId="239FB1FD" wp14:editId="376930B0">
            <wp:extent cx="3088153" cy="3477260"/>
            <wp:effectExtent l="0" t="0" r="0" b="8890"/>
            <wp:docPr id="42" name="Picture 42" descr="Mô hình hoạt &amp;dstrok;ộng của D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hình hoạt &amp;dstrok;ộng của DVC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0832" cy="3491536"/>
                    </a:xfrm>
                    <a:prstGeom prst="rect">
                      <a:avLst/>
                    </a:prstGeom>
                    <a:noFill/>
                    <a:ln>
                      <a:noFill/>
                    </a:ln>
                  </pic:spPr>
                </pic:pic>
              </a:graphicData>
            </a:graphic>
          </wp:inline>
        </w:drawing>
      </w:r>
    </w:p>
    <w:p w14:paraId="32120E7E" w14:textId="5EA128A2" w:rsidR="00BD0FF8" w:rsidRPr="00071A6D" w:rsidRDefault="00BD0FF8" w:rsidP="003E226A">
      <w:pPr>
        <w:pStyle w:val="luanvanImg"/>
        <w:rPr>
          <w:rFonts w:eastAsia="Times New Roman"/>
          <w:u w:val="single"/>
        </w:rPr>
      </w:pPr>
      <w:bookmarkStart w:id="228" w:name="_Ref514515324"/>
      <w:bookmarkStart w:id="229" w:name="_Toc514445859"/>
      <w:r w:rsidRPr="00071A6D">
        <w:t xml:space="preserve">Hình </w:t>
      </w:r>
      <w:r w:rsidR="0037692A">
        <w:fldChar w:fldCharType="begin"/>
      </w:r>
      <w:r w:rsidR="0037692A">
        <w:instrText xml:space="preserve"> STYLEREF 1 \s </w:instrText>
      </w:r>
      <w:r w:rsidR="0037692A">
        <w:fldChar w:fldCharType="separate"/>
      </w:r>
      <w:r w:rsidR="003E226A">
        <w:rPr>
          <w:noProof/>
        </w:rPr>
        <w:t>1</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11</w:t>
      </w:r>
      <w:r w:rsidR="0037692A">
        <w:fldChar w:fldCharType="end"/>
      </w:r>
      <w:bookmarkEnd w:id="228"/>
      <w:r w:rsidRPr="00071A6D">
        <w:t>: Mô hình hoạt động của DVCS</w:t>
      </w:r>
      <w:r w:rsidRPr="00C307BC">
        <w:t xml:space="preserve"> </w:t>
      </w:r>
      <w:sdt>
        <w:sdtPr>
          <w:id w:val="-1595313283"/>
          <w:citation/>
        </w:sdtPr>
        <w:sdtContent>
          <w:r w:rsidRPr="00C307BC">
            <w:fldChar w:fldCharType="begin"/>
          </w:r>
          <w:r w:rsidRPr="00C307BC">
            <w:rPr>
              <w:lang w:val="en-US"/>
            </w:rPr>
            <w:instrText xml:space="preserve">CITATION Git1 \l 1033 </w:instrText>
          </w:r>
          <w:r w:rsidRPr="00C307BC">
            <w:fldChar w:fldCharType="separate"/>
          </w:r>
          <w:r w:rsidR="003137DA" w:rsidRPr="003137DA">
            <w:rPr>
              <w:noProof/>
              <w:lang w:val="en-US"/>
            </w:rPr>
            <w:t>[10]</w:t>
          </w:r>
          <w:r w:rsidRPr="00C307BC">
            <w:fldChar w:fldCharType="end"/>
          </w:r>
        </w:sdtContent>
      </w:sdt>
      <w:r w:rsidRPr="00C307BC">
        <w:t>.</w:t>
      </w:r>
      <w:bookmarkEnd w:id="229"/>
    </w:p>
    <w:p w14:paraId="79C2D67B" w14:textId="77777777" w:rsidR="00BD0FF8" w:rsidRPr="00C307BC" w:rsidRDefault="00BD0FF8" w:rsidP="00660FB7">
      <w:pPr>
        <w:pStyle w:val="luanvananh"/>
        <w:pPrChange w:id="230" w:author="Nguyen Toan" w:date="2018-05-19T18:16:00Z">
          <w:pPr>
            <w:keepNext/>
            <w:jc w:val="center"/>
          </w:pPr>
        </w:pPrChange>
      </w:pPr>
      <w:r w:rsidRPr="00CF7898">
        <w:lastRenderedPageBreak/>
        <w:drawing>
          <wp:inline distT="0" distB="0" distL="0" distR="0" wp14:anchorId="6FAD292C" wp14:editId="61117E29">
            <wp:extent cx="2556400" cy="3136338"/>
            <wp:effectExtent l="0" t="0" r="9525" b="0"/>
            <wp:docPr id="44" name="Picture 44" descr="ttps://visual-meta.com/wp-content/uploads/2015/10/git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ps://visual-meta.com/wp-content/uploads/2015/10/gitflo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8798" cy="3151548"/>
                    </a:xfrm>
                    <a:prstGeom prst="rect">
                      <a:avLst/>
                    </a:prstGeom>
                    <a:noFill/>
                    <a:ln>
                      <a:noFill/>
                    </a:ln>
                  </pic:spPr>
                </pic:pic>
              </a:graphicData>
            </a:graphic>
          </wp:inline>
        </w:drawing>
      </w:r>
    </w:p>
    <w:p w14:paraId="42AB1D4D" w14:textId="40F8F05C" w:rsidR="00BD0FF8" w:rsidRPr="00071A6D" w:rsidRDefault="00BD0FF8" w:rsidP="003E226A">
      <w:pPr>
        <w:pStyle w:val="luanvanImg"/>
        <w:rPr>
          <w:rFonts w:eastAsia="Times New Roman"/>
          <w:lang w:val="en-US"/>
        </w:rPr>
      </w:pPr>
      <w:bookmarkStart w:id="231" w:name="_Toc514445860"/>
      <w:r w:rsidRPr="00071A6D">
        <w:t xml:space="preserve">Hình </w:t>
      </w:r>
      <w:r w:rsidR="0037692A">
        <w:fldChar w:fldCharType="begin"/>
      </w:r>
      <w:r w:rsidR="0037692A">
        <w:instrText xml:space="preserve"> STYLEREF 1 \s </w:instrText>
      </w:r>
      <w:r w:rsidR="0037692A">
        <w:fldChar w:fldCharType="separate"/>
      </w:r>
      <w:r w:rsidR="003E226A">
        <w:rPr>
          <w:noProof/>
        </w:rPr>
        <w:t>1</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12</w:t>
      </w:r>
      <w:r w:rsidR="0037692A">
        <w:fldChar w:fldCharType="end"/>
      </w:r>
      <w:r w:rsidRPr="00071A6D">
        <w:t xml:space="preserve">: </w:t>
      </w:r>
      <w:r w:rsidRPr="00C307BC">
        <w:t>Cấu trúc tổ chức kho mã nguồn trên</w:t>
      </w:r>
      <w:r w:rsidRPr="00071A6D">
        <w:t xml:space="preserve"> Git</w:t>
      </w:r>
      <w:bookmarkEnd w:id="231"/>
    </w:p>
    <w:p w14:paraId="398FED1D" w14:textId="7D301FF3" w:rsidR="00BD0FF8" w:rsidRPr="00C307BC" w:rsidRDefault="00BD0FF8" w:rsidP="00660FB7">
      <w:pPr>
        <w:pStyle w:val="luanvanpara"/>
        <w:pPrChange w:id="232" w:author="Nguyen Toan" w:date="2018-05-19T18:16:00Z">
          <w:pPr>
            <w:spacing w:after="120" w:line="288" w:lineRule="auto"/>
            <w:ind w:firstLine="567"/>
            <w:jc w:val="both"/>
          </w:pPr>
        </w:pPrChange>
      </w:pPr>
      <w:r w:rsidRPr="00C307BC">
        <w:t>Git cung cổ chức kho mã nguồn trênMAT  là mỗi sớm, tă</w:t>
      </w:r>
      <w:del w:id="233" w:author="Nguyen Toan" w:date="2018-05-19T17:46:00Z">
        <w:r w:rsidRPr="00C307BC" w:rsidDel="00D350CD">
          <w:delText xml:space="preserve">như </w:delText>
        </w:r>
      </w:del>
      <w:ins w:id="234" w:author="Nguyen Toan" w:date="2018-05-19T17:46:00Z">
        <w:r w:rsidR="00D350CD" w:rsidRPr="00C307BC">
          <w:t>như</w:t>
        </w:r>
      </w:ins>
      <w:r w:rsidRPr="00C307BC">
        <w:fldChar w:fldCharType="begin"/>
      </w:r>
      <w:r w:rsidRPr="00C307BC">
        <w:instrText xml:space="preserve"> REF _Ref514080555 \h  \* MERGEFORMAT </w:instrText>
      </w:r>
      <w:r w:rsidR="003E226A">
        <w:fldChar w:fldCharType="separate"/>
      </w:r>
      <w:ins w:id="235" w:author="Nguyen Toan" w:date="2018-05-19T18:34:00Z">
        <w:r w:rsidR="003E226A">
          <w:rPr>
            <w:b/>
            <w:bCs/>
          </w:rPr>
          <w:t>Error! Reference source not found.</w:t>
        </w:r>
      </w:ins>
      <w:r w:rsidRPr="00C307BC">
        <w:fldChar w:fldCharType="end"/>
      </w:r>
      <w:ins w:id="236" w:author="Nguyen Toan" w:date="2018-05-19T17:46:00Z">
        <w:r w:rsidR="00F94DF6">
          <w:t xml:space="preserve"> </w:t>
        </w:r>
      </w:ins>
      <w:ins w:id="237" w:author="Nguyen Toan" w:date="2018-05-19T17:47:00Z">
        <w:r w:rsidR="00F94DF6">
          <w:fldChar w:fldCharType="begin"/>
        </w:r>
        <w:r w:rsidR="00F94DF6">
          <w:instrText xml:space="preserve"> REF _Ref514515356 \h </w:instrText>
        </w:r>
      </w:ins>
      <w:r w:rsidR="00F94DF6">
        <w:fldChar w:fldCharType="separate"/>
      </w:r>
      <w:ins w:id="238" w:author="Nguyen Toan" w:date="2018-05-19T18:34:00Z">
        <w:r w:rsidR="003E226A" w:rsidRPr="00071A6D">
          <w:t xml:space="preserve">Hình </w:t>
        </w:r>
        <w:r w:rsidR="003E226A">
          <w:rPr>
            <w:noProof/>
          </w:rPr>
          <w:t>1</w:t>
        </w:r>
        <w:r w:rsidR="003E226A">
          <w:t>.</w:t>
        </w:r>
        <w:r w:rsidR="003E226A">
          <w:rPr>
            <w:noProof/>
          </w:rPr>
          <w:t>13</w:t>
        </w:r>
      </w:ins>
      <w:ins w:id="239" w:author="Nguyen Toan" w:date="2018-05-19T17:47:00Z">
        <w:r w:rsidR="00F94DF6">
          <w:fldChar w:fldCharType="end"/>
        </w:r>
        <w:r w:rsidR="00F94DF6">
          <w:t>.</w:t>
        </w:r>
      </w:ins>
      <w:del w:id="240" w:author="Nguyen Toan" w:date="2018-05-19T17:46:00Z">
        <w:r w:rsidRPr="00C307BC" w:rsidDel="007657B1">
          <w:delText>.</w:delText>
        </w:r>
      </w:del>
    </w:p>
    <w:p w14:paraId="618838B7" w14:textId="77777777" w:rsidR="00BD0FF8" w:rsidRPr="00C307BC" w:rsidRDefault="00BD0FF8" w:rsidP="00660FB7">
      <w:pPr>
        <w:pStyle w:val="luanvananh"/>
        <w:pPrChange w:id="241" w:author="Nguyen Toan" w:date="2018-05-19T18:16:00Z">
          <w:pPr>
            <w:keepNext/>
            <w:spacing w:after="120" w:line="288" w:lineRule="auto"/>
            <w:ind w:firstLine="567"/>
            <w:jc w:val="center"/>
          </w:pPr>
        </w:pPrChange>
      </w:pPr>
      <w:r w:rsidRPr="00CF7898">
        <w:drawing>
          <wp:inline distT="0" distB="0" distL="0" distR="0" wp14:anchorId="7721CA6D" wp14:editId="665FA823">
            <wp:extent cx="5048250" cy="25190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uan ly ma nguon github.PNG"/>
                    <pic:cNvPicPr/>
                  </pic:nvPicPr>
                  <pic:blipFill>
                    <a:blip r:embed="rId23">
                      <a:extLst>
                        <a:ext uri="{28A0092B-C50C-407E-A947-70E740481C1C}">
                          <a14:useLocalDpi xmlns:a14="http://schemas.microsoft.com/office/drawing/2010/main" val="0"/>
                        </a:ext>
                      </a:extLst>
                    </a:blip>
                    <a:stretch>
                      <a:fillRect/>
                    </a:stretch>
                  </pic:blipFill>
                  <pic:spPr>
                    <a:xfrm>
                      <a:off x="0" y="0"/>
                      <a:ext cx="5056332" cy="2523059"/>
                    </a:xfrm>
                    <a:prstGeom prst="rect">
                      <a:avLst/>
                    </a:prstGeom>
                  </pic:spPr>
                </pic:pic>
              </a:graphicData>
            </a:graphic>
          </wp:inline>
        </w:drawing>
      </w:r>
    </w:p>
    <w:p w14:paraId="41F4B3C0" w14:textId="7B0230C2" w:rsidR="00BD0FF8" w:rsidRPr="00071A6D" w:rsidRDefault="00BD0FF8" w:rsidP="003E226A">
      <w:pPr>
        <w:pStyle w:val="luanvanImg"/>
      </w:pPr>
      <w:bookmarkStart w:id="242" w:name="_Ref514515356"/>
      <w:bookmarkStart w:id="243" w:name="_Toc514445861"/>
      <w:r w:rsidRPr="00071A6D">
        <w:t xml:space="preserve">Hình </w:t>
      </w:r>
      <w:r w:rsidR="0037692A">
        <w:fldChar w:fldCharType="begin"/>
      </w:r>
      <w:r w:rsidR="0037692A">
        <w:instrText xml:space="preserve"> STYLEREF 1 \s </w:instrText>
      </w:r>
      <w:r w:rsidR="0037692A">
        <w:fldChar w:fldCharType="separate"/>
      </w:r>
      <w:r w:rsidR="003E226A">
        <w:rPr>
          <w:noProof/>
        </w:rPr>
        <w:t>1</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13</w:t>
      </w:r>
      <w:r w:rsidR="0037692A">
        <w:fldChar w:fldCharType="end"/>
      </w:r>
      <w:bookmarkEnd w:id="242"/>
      <w:r w:rsidRPr="00071A6D">
        <w:t>: Các dòng lệnh trên Git</w:t>
      </w:r>
      <w:bookmarkEnd w:id="243"/>
    </w:p>
    <w:p w14:paraId="63A09C79" w14:textId="77777777" w:rsidR="00BD0FF8" w:rsidRPr="00071A6D" w:rsidRDefault="00BD0FF8" w:rsidP="00660FB7">
      <w:pPr>
        <w:pStyle w:val="luanvanpara"/>
        <w:rPr>
          <w:lang w:val="vi-VN"/>
        </w:rPr>
        <w:pPrChange w:id="244" w:author="Nguyen Toan" w:date="2018-05-19T18:16:00Z">
          <w:pPr>
            <w:spacing w:after="120" w:line="288" w:lineRule="auto"/>
            <w:ind w:firstLine="567"/>
            <w:jc w:val="both"/>
          </w:pPr>
        </w:pPrChange>
      </w:pPr>
      <w:r w:rsidRPr="00C307BC">
        <w:t>Ngoài ra, các IDE như Eclipse còn cung cà mỗi sớm, tăng chất lượngiaảtạo tài khoản trên đó để tạo ra các k</w:t>
      </w:r>
    </w:p>
    <w:p w14:paraId="7A3E2C6C" w14:textId="77777777" w:rsidR="00F90D5E" w:rsidRPr="00C307BC" w:rsidRDefault="00F90D5E" w:rsidP="00CF7898">
      <w:pPr>
        <w:spacing w:before="240" w:after="120" w:line="288" w:lineRule="auto"/>
        <w:rPr>
          <w:rFonts w:eastAsia="Times New Roman"/>
          <w:b/>
          <w:sz w:val="26"/>
          <w:szCs w:val="26"/>
        </w:rPr>
      </w:pPr>
      <w:r w:rsidRPr="00C307BC">
        <w:rPr>
          <w:rFonts w:eastAsia="Times New Roman"/>
          <w:b/>
          <w:sz w:val="26"/>
          <w:szCs w:val="26"/>
        </w:rPr>
        <w:t>Maven</w:t>
      </w:r>
    </w:p>
    <w:p w14:paraId="3E3B2F69" w14:textId="5DFE53D3" w:rsidR="00F90D5E" w:rsidRDefault="00F90D5E" w:rsidP="00660FB7">
      <w:pPr>
        <w:pStyle w:val="luanvanpara"/>
        <w:pPrChange w:id="245" w:author="Nguyen Toan" w:date="2018-05-19T18:16:00Z">
          <w:pPr>
            <w:spacing w:after="120" w:line="288" w:lineRule="auto"/>
            <w:ind w:firstLine="567"/>
            <w:jc w:val="both"/>
          </w:pPr>
        </w:pPrChange>
      </w:pPr>
      <w:r w:rsidRPr="00C307BC">
        <w:t xml:space="preserve">Maven là công cDE như Eclipse còn cung cà mỗi sớm, tăng chất lượngiaảtạo tài khoản trên đó để tạo ra các kho chứa của riêng mình để có t có các nền tảng khác như C#, Ruby, Scala… </w:t>
      </w:r>
      <w:r>
        <w:t>Đ</w:t>
      </w:r>
      <w:r w:rsidRPr="00C307BC">
        <w:t>ưaven là công cDE như Eclipse còn cung cà mỗi sớm, tăng chất l</w:t>
      </w:r>
      <w:r>
        <w:t xml:space="preserve">hái nilà </w:t>
      </w:r>
      <w:r>
        <w:lastRenderedPageBreak/>
        <w:t xml:space="preserve">và cách hoông cDE như </w:t>
      </w:r>
      <w:del w:id="246" w:author="Nguyen Toan" w:date="2018-05-19T17:47:00Z">
        <w:r w:rsidDel="00236819">
          <w:delText>,</w:delText>
        </w:r>
      </w:del>
      <w:ins w:id="247" w:author="Nguyen Toan" w:date="2018-05-19T17:47:00Z">
        <w:r w:rsidR="00236819">
          <w:t>.</w:t>
        </w:r>
      </w:ins>
      <w:r>
        <w:t xml:space="preserve"> </w:t>
      </w:r>
      <w:r w:rsidRPr="00C307BC">
        <w:t>Maven h hoông cDE như Eclipse còn cung cà mỗi sớm, tăng chất lư</w:t>
      </w:r>
      <w:del w:id="248" w:author="Nguyen Toan" w:date="2018-05-19T17:47:00Z">
        <w:r w:rsidRPr="00C307BC" w:rsidDel="00236819">
          <w:delText>như</w:delText>
        </w:r>
      </w:del>
      <w:ins w:id="249" w:author="Nguyen Toan" w:date="2018-05-19T17:47:00Z">
        <w:r w:rsidR="00236819">
          <w:t>bao g h</w:t>
        </w:r>
      </w:ins>
      <w:r w:rsidRPr="00C307BC">
        <w:t>: khg h hoông cDE như Eclipse còn cung cà mà triển khai sản phẩm.</w:t>
      </w:r>
      <w:r>
        <w:t xml:space="preserve"> </w:t>
      </w:r>
      <w:r w:rsidRPr="00C307BC">
        <w:t>Maven đưhoông cDE như Eclipse còn cung cà mà triển khai sản phẩm.giaảtạo tài khoản trên đó để tạo ra các kho ch</w:t>
      </w:r>
      <w:r w:rsidRPr="00C307BC">
        <w:fldChar w:fldCharType="begin"/>
      </w:r>
      <w:r w:rsidRPr="00C307BC">
        <w:instrText xml:space="preserve"> REF _Ref512167235 \h  \* MERGEFORMAT </w:instrText>
      </w:r>
      <w:r w:rsidR="003E226A">
        <w:fldChar w:fldCharType="separate"/>
      </w:r>
      <w:ins w:id="250" w:author="Nguyen Toan" w:date="2018-05-19T18:34:00Z">
        <w:r w:rsidR="003E226A">
          <w:rPr>
            <w:b/>
            <w:bCs/>
          </w:rPr>
          <w:t>Error! Reference source not found.</w:t>
        </w:r>
      </w:ins>
      <w:r w:rsidRPr="00C307BC">
        <w:fldChar w:fldCharType="end"/>
      </w:r>
      <w:r w:rsidRPr="00C307BC">
        <w:t xml:space="preserve"> thor! Reference source not found.MAT  cà mà triển </w:t>
      </w:r>
    </w:p>
    <w:p w14:paraId="7F969280" w14:textId="77777777" w:rsidR="00F90D5E" w:rsidRPr="00C307BC" w:rsidRDefault="00F90D5E" w:rsidP="00660FB7">
      <w:pPr>
        <w:pStyle w:val="luanvanpara"/>
        <w:pPrChange w:id="251" w:author="Nguyen Toan" w:date="2018-05-19T18:16:00Z">
          <w:pPr>
            <w:spacing w:after="120" w:line="288" w:lineRule="auto"/>
            <w:ind w:firstLine="567"/>
            <w:jc w:val="both"/>
          </w:pPr>
        </w:pPrChange>
      </w:pPr>
      <w:r>
        <w:t>Khái</w:t>
      </w:r>
      <w:r w:rsidRPr="00C307BC">
        <w:t xml:space="preserve"> niir! Reference source n Model)</w:t>
      </w:r>
      <w:r>
        <w:t xml:space="preserve"> trong Maven</w:t>
      </w:r>
      <w:r w:rsidRPr="00C307BC">
        <w:t xml:space="preserve"> đrong Mavenence source n Model)d.MAT  cà mà triển khai sản phẩm.giaảtạo tài khoản trên đó để tạo ra các kho chứa của riêng mình để có t có các nền tảng khác như C#, Ruby, Scala… u</w:t>
      </w:r>
    </w:p>
    <w:p w14:paraId="4E7F4404" w14:textId="77777777" w:rsidR="00F90D5E" w:rsidRPr="00C307BC" w:rsidRDefault="00F90D5E" w:rsidP="00660FB7">
      <w:pPr>
        <w:pStyle w:val="luanvananh"/>
        <w:pPrChange w:id="252" w:author="Nguyen Toan" w:date="2018-05-19T18:16:00Z">
          <w:pPr>
            <w:keepNext/>
            <w:ind w:firstLine="720"/>
          </w:pPr>
        </w:pPrChange>
      </w:pPr>
      <w:r w:rsidRPr="00CF7898">
        <w:drawing>
          <wp:inline distT="0" distB="0" distL="0" distR="0" wp14:anchorId="61B79E41" wp14:editId="5C3F0D1C">
            <wp:extent cx="5697220" cy="2153920"/>
            <wp:effectExtent l="0" t="0" r="0" b="0"/>
            <wp:docPr id="46" name="Picture 46" descr="https://lh3.googleusercontent.com/Jvh9Sn8Sime--lS3UyKspnZGOHSkHbLXEwKQaTo_vKLk3V9pDTm0UzVrLfCWaKe82A6CuAR6QNu59Qy0mEXloWVDOt5P-4CLBguOS5RAyXHx6MGH8bKEAjyyP9oVUBRM7oao5z4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Jvh9Sn8Sime--lS3UyKspnZGOHSkHbLXEwKQaTo_vKLk3V9pDTm0UzVrLfCWaKe82A6CuAR6QNu59Qy0mEXloWVDOt5P-4CLBguOS5RAyXHx6MGH8bKEAjyyP9oVUBRM7oao5z4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7220" cy="2153920"/>
                    </a:xfrm>
                    <a:prstGeom prst="rect">
                      <a:avLst/>
                    </a:prstGeom>
                    <a:noFill/>
                    <a:ln>
                      <a:noFill/>
                    </a:ln>
                  </pic:spPr>
                </pic:pic>
              </a:graphicData>
            </a:graphic>
          </wp:inline>
        </w:drawing>
      </w:r>
    </w:p>
    <w:p w14:paraId="03612FB0" w14:textId="2E8C4CC0" w:rsidR="00F90D5E" w:rsidRPr="00C307BC" w:rsidRDefault="00F90D5E" w:rsidP="003E226A">
      <w:pPr>
        <w:pStyle w:val="luanvanImg"/>
      </w:pPr>
      <w:bookmarkStart w:id="253" w:name="_Toc514445862"/>
      <w:r w:rsidRPr="00C307BC">
        <w:t xml:space="preserve">Hình </w:t>
      </w:r>
      <w:r w:rsidR="0037692A">
        <w:fldChar w:fldCharType="begin"/>
      </w:r>
      <w:r w:rsidR="0037692A">
        <w:instrText xml:space="preserve"> STYLEREF 1 \s </w:instrText>
      </w:r>
      <w:r w:rsidR="0037692A">
        <w:fldChar w:fldCharType="separate"/>
      </w:r>
      <w:r w:rsidR="003E226A">
        <w:rPr>
          <w:noProof/>
        </w:rPr>
        <w:t>1</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14</w:t>
      </w:r>
      <w:r w:rsidR="0037692A">
        <w:fldChar w:fldCharType="end"/>
      </w:r>
      <w:r w:rsidRPr="00C307BC">
        <w:t>: Quản lý mã nguồn sử dụng Maven</w:t>
      </w:r>
      <w:bookmarkEnd w:id="253"/>
    </w:p>
    <w:p w14:paraId="426F2B6F" w14:textId="77777777" w:rsidR="00F90D5E" w:rsidRPr="00C307BC" w:rsidRDefault="00F90D5E" w:rsidP="00660FB7">
      <w:pPr>
        <w:pStyle w:val="luanvanpara"/>
        <w:pPrChange w:id="254" w:author="Nguyen Toan" w:date="2018-05-19T18:16:00Z">
          <w:pPr>
            <w:spacing w:after="120" w:line="288" w:lineRule="auto"/>
            <w:ind w:firstLine="567"/>
            <w:jc w:val="both"/>
          </w:pPr>
        </w:pPrChange>
      </w:pPr>
      <w:r w:rsidRPr="00C307BC">
        <w:t>Các thư vimã nguồn sử dụng Mavend.MAT  cà mà triển khai sản phẩm.giaảtạo tài khoản trên đó để tạo ra các kho chứa của riêng mình để có t có các nền tảng khác như C#, Ruby, Scala… u quả và đơn giản hơn bằng cách phân nhánh  và bảo trì mất nhiều thời gian. Maven sinh ra để giải quyết được vấn đề này.</w:t>
      </w:r>
    </w:p>
    <w:p w14:paraId="3DE21984" w14:textId="77777777" w:rsidR="00F90D5E" w:rsidRPr="00C307BC" w:rsidRDefault="00F90D5E" w:rsidP="00660FB7">
      <w:pPr>
        <w:pStyle w:val="luanvanpara"/>
        <w:pPrChange w:id="255" w:author="Nguyen Toan" w:date="2018-05-19T18:16:00Z">
          <w:pPr>
            <w:spacing w:after="120" w:line="288" w:lineRule="auto"/>
            <w:ind w:firstLine="567"/>
            <w:jc w:val="both"/>
          </w:pPr>
        </w:pPrChange>
      </w:pPr>
      <w:r>
        <w:t>Ngoài vivi</w:t>
      </w:r>
      <w:r w:rsidRPr="00C307BC">
        <w:t xml:space="preserve"> có thvivimã nguồn sử dụng Mavend.MAT  cà mà tr</w:t>
      </w:r>
      <w:r>
        <w:t>môi trưivimã nguồn sử dụng Mavend.MAT  cà mà triển khai sản phẩm</w:t>
      </w:r>
      <w:r w:rsidRPr="00C307BC">
        <w:t xml:space="preserve"> dòng livimã nguồn sử dụn</w:t>
      </w:r>
      <w:r>
        <w:t>. C</w:t>
      </w:r>
      <w:r w:rsidRPr="00C307BC">
        <w:t>ác câu lvimã nguồn sử dụng Maá trình phát triển bao gồm:</w:t>
      </w:r>
      <w:del w:id="256" w:author="Nguyen Toan" w:date="2018-05-19T17:49:00Z">
        <w:r w:rsidRPr="00C307BC" w:rsidDel="003816C5">
          <w:delText xml:space="preserve"> </w:delText>
        </w:r>
      </w:del>
      <w:r w:rsidRPr="00C307BC">
        <w:t xml:space="preserve"> d câu lvimã nguồn sử dụng Maá trình phát triển bao gồm:sản phẩm.giaảtạo tài khoản trên đó để tạo ra các kho chứa của riêng mình để có t có các nền tảng khác như C#, Ruby,</w:t>
      </w:r>
      <w:r w:rsidRPr="00C307BC">
        <w:rPr>
          <w:rFonts w:eastAsia="Times New Roman"/>
          <w:b/>
          <w:sz w:val="26"/>
          <w:szCs w:val="26"/>
        </w:rPr>
        <w:t>Jenkins</w:t>
      </w:r>
    </w:p>
    <w:p w14:paraId="26A03E44" w14:textId="77777777" w:rsidR="008932E1" w:rsidRPr="004779D5" w:rsidRDefault="00F90D5E" w:rsidP="00660FB7">
      <w:pPr>
        <w:pStyle w:val="luanvanpara"/>
        <w:rPr>
          <w:rPrChange w:id="257" w:author="TOANNM" w:date="2018-05-19T16:54:00Z">
            <w:rPr>
              <w:rFonts w:eastAsia="Times New Roman"/>
              <w:b/>
              <w:sz w:val="26"/>
              <w:szCs w:val="26"/>
            </w:rPr>
          </w:rPrChange>
        </w:rPr>
        <w:pPrChange w:id="258" w:author="Nguyen Toan" w:date="2018-05-19T18:16:00Z">
          <w:pPr>
            <w:spacing w:after="120"/>
            <w:ind w:firstLine="567"/>
            <w:jc w:val="both"/>
          </w:pPr>
        </w:pPrChange>
      </w:pPr>
      <w:r w:rsidRPr="00C307BC">
        <w:t>Đenkins</w:t>
      </w:r>
      <w:r w:rsidRPr="00C307BC">
        <w:t>chnkins</w:t>
      </w:r>
      <w:r w:rsidRPr="00C307BC">
        <w:t xml:space="preserve"> đa các limã nguồn sử dụng Maá trìnphát triển, ta nên sử dụng Jenkins để đặt lịch kiểm thử hồi quy cho bộ mã nguồn phát triển. Quá trình chạy các ca kiểm thử mất nhiều thời gian vì vậy việc tự động hoá giúp tiết kiệm được chi phí phát triển ứng dụng. Jenkins cung cấp lịch sử biên dịch và chạy thử để giúp quá trình tìm lỗi diễn ra dễ dàng hơn. Lập trình viên được cung cấp các thông tin cần thiết để khoanh vùng lỗi</w:t>
      </w:r>
      <w:r w:rsidR="008932E1" w:rsidRPr="004779D5">
        <w:rPr>
          <w:rPrChange w:id="259" w:author="TOANNM" w:date="2018-05-19T16:54:00Z">
            <w:rPr>
              <w:rFonts w:eastAsia="Times New Roman"/>
              <w:b/>
              <w:sz w:val="26"/>
              <w:szCs w:val="26"/>
            </w:rPr>
          </w:rPrChange>
        </w:rPr>
        <w:t>.</w:t>
      </w:r>
    </w:p>
    <w:p w14:paraId="7747E004" w14:textId="33C6F4A1" w:rsidR="00F90D5E" w:rsidRPr="00C307BC" w:rsidRDefault="00856F5B" w:rsidP="00660FB7">
      <w:pPr>
        <w:pStyle w:val="luanvanpara"/>
        <w:pPrChange w:id="260" w:author="Nguyen Toan" w:date="2018-05-19T18:16:00Z">
          <w:pPr>
            <w:spacing w:after="120"/>
            <w:ind w:firstLine="567"/>
            <w:jc w:val="both"/>
          </w:pPr>
        </w:pPrChange>
      </w:pPr>
      <w:r>
        <w:t>J</w:t>
      </w:r>
      <w:r w:rsidR="00F90D5E" w:rsidRPr="00C307BC">
        <w:t xml:space="preserve">enkins là thư viồn sử dụng Maá trìnphát triển, ta nên sử dụng Jenkins để đặt lịch kiểm thử hồi quy cho bộ mã nguồn phát triển. Qtriển. Nó giúp khép kín quy trình phát triển </w:t>
      </w:r>
      <w:r w:rsidR="00F90D5E" w:rsidRPr="00C307BC">
        <w:lastRenderedPageBreak/>
        <w:t xml:space="preserve">phkins là thư viồn sử dụng Maá trìnphát triển, ta nên sử dụng Jenkins để đặt lịch kiểm thử hồi quy cho bộ mã nguồn phát triển. Qtriển. Nó giúp khép kín quy trình phát triển gian vì vậy việc tự động hoá giúp tiếtc. Hiện tại, Jenkins hỗ trợ tích hợp hơn 400 plugins. Jenkins có thể chạy trên các hệ điều </w:t>
      </w:r>
      <w:del w:id="261" w:author="Nguyen Toan" w:date="2018-05-19T17:51:00Z">
        <w:r w:rsidR="00F90D5E" w:rsidRPr="00C307BC" w:rsidDel="008E6AF0">
          <w:delText>hành  Windows</w:delText>
        </w:r>
      </w:del>
      <w:ins w:id="262" w:author="Nguyen Toan" w:date="2018-05-19T17:51:00Z">
        <w:r w:rsidR="008E6AF0" w:rsidRPr="00C307BC">
          <w:t>hành Windows</w:t>
        </w:r>
      </w:ins>
      <w:r w:rsidR="00F90D5E" w:rsidRPr="00C307BC">
        <w:t>, Linux, Mac OS và Solaris.</w:t>
      </w:r>
    </w:p>
    <w:p w14:paraId="1B69F2B1" w14:textId="77777777" w:rsidR="00F90D5E" w:rsidRPr="00C307BC" w:rsidRDefault="00F90D5E" w:rsidP="00660FB7">
      <w:pPr>
        <w:pStyle w:val="luanvanpara"/>
        <w:pPrChange w:id="263" w:author="Nguyen Toan" w:date="2018-05-19T18:16:00Z">
          <w:pPr>
            <w:spacing w:after="120"/>
            <w:ind w:firstLine="567"/>
            <w:jc w:val="both"/>
          </w:pPr>
        </w:pPrChange>
      </w:pPr>
      <w:r w:rsidRPr="00C307BC">
        <w:t>ChLinux, Mac OS và Solaris.</w:t>
      </w:r>
      <w:r w:rsidRPr="00C307BC">
        <w:t>ns bao g Mac OS và Solaris.</w:t>
      </w:r>
      <w:r w:rsidRPr="00C307BC">
        <w:t>át các tác v OS và Solaris.</w:t>
      </w:r>
      <w:r w:rsidRPr="00C307BC">
        <w:t>nh phát triv OS và Solaris.</w:t>
      </w:r>
      <w:r w:rsidRPr="00C307BC">
        <w:t xml:space="preserve"> mã nguồn từ SVN/git, kiểm tra, dịch và triển khai ứng dụng thông qua việc gọi các thư viện hỗ trợ như Maven, Apache Ant...</w:t>
      </w:r>
    </w:p>
    <w:p w14:paraId="1623E1B1" w14:textId="04D735BA" w:rsidR="00F90D5E" w:rsidRPr="004779D5" w:rsidRDefault="00F90D5E" w:rsidP="00660FB7">
      <w:pPr>
        <w:pStyle w:val="luanvanpara"/>
        <w:rPr>
          <w:rPrChange w:id="264" w:author="TOANNM" w:date="2018-05-19T16:54:00Z">
            <w:rPr>
              <w:rFonts w:eastAsia="Times New Roman"/>
              <w:b/>
              <w:sz w:val="26"/>
              <w:szCs w:val="26"/>
            </w:rPr>
          </w:rPrChange>
        </w:rPr>
        <w:pPrChange w:id="265" w:author="Nguyen Toan" w:date="2018-05-19T18:16:00Z">
          <w:pPr>
            <w:spacing w:after="120"/>
            <w:ind w:firstLine="567"/>
            <w:jc w:val="both"/>
          </w:pPr>
        </w:pPrChange>
      </w:pPr>
      <w:r w:rsidRPr="00C307BC">
        <w:t>Jenkins là m SVN/git, kiểm tra, dịch và triển khai ứng dụng thông qua việc gọi các thư viện hỗ trợ như Maven, Apache Ant...ển. Qtriển. Nình làm việc rất đơn giản về cách thức hoạt động của Jenkins bao gồm: kiểm tra sự thay đổi của mã nguồn, nếu có thay đổi sẽ chuyển sang bước 2, nếu không, hệ thống không đi tiếp; cập nhật mã nguồn, biên dịch và chạy các ca kiểm thử (nếu có cấu hình yêu cầu kiểm thử); kết quả dịch và chạy được xuất trên màn hình quản lý của Jenkins (Dashboard)</w:t>
      </w:r>
      <w:r w:rsidR="00C75691">
        <w:t>.</w:t>
      </w:r>
    </w:p>
    <w:p w14:paraId="79960CCD" w14:textId="39A4B874" w:rsidR="00F90D5E" w:rsidRPr="00C307BC" w:rsidRDefault="00F90D5E" w:rsidP="00660FB7">
      <w:pPr>
        <w:pStyle w:val="luanvanpara"/>
        <w:pPrChange w:id="266" w:author="Nguyen Toan" w:date="2018-05-19T18:16:00Z">
          <w:pPr>
            <w:spacing w:after="120"/>
            <w:ind w:firstLine="567"/>
            <w:jc w:val="both"/>
          </w:pPr>
        </w:pPrChange>
      </w:pPr>
      <w:r w:rsidRPr="00C307BC">
        <w:t>Jenkins cung cVN/git, kiểm tra, dịch và triển khai ứng dụng thông qua việc gọi các thư vi</w:t>
      </w:r>
      <w:ins w:id="267" w:author="Nguyen Toan" w:date="2018-05-19T17:51:00Z">
        <w:r w:rsidR="00BF63E0">
          <w:fldChar w:fldCharType="begin"/>
        </w:r>
        <w:r w:rsidR="00BF63E0">
          <w:instrText xml:space="preserve"> REF _Ref514515622 \h </w:instrText>
        </w:r>
      </w:ins>
      <w:r w:rsidR="00BF63E0">
        <w:fldChar w:fldCharType="separate"/>
      </w:r>
      <w:ins w:id="268" w:author="Nguyen Toan" w:date="2018-05-19T18:34:00Z">
        <w:r w:rsidR="003E226A" w:rsidRPr="00C307BC">
          <w:t xml:space="preserve">Hình </w:t>
        </w:r>
        <w:r w:rsidR="003E226A">
          <w:rPr>
            <w:noProof/>
          </w:rPr>
          <w:t>1</w:t>
        </w:r>
        <w:r w:rsidR="003E226A">
          <w:t>.</w:t>
        </w:r>
        <w:r w:rsidR="003E226A">
          <w:rPr>
            <w:noProof/>
          </w:rPr>
          <w:t>15</w:t>
        </w:r>
      </w:ins>
      <w:ins w:id="269" w:author="Nguyen Toan" w:date="2018-05-19T17:51:00Z">
        <w:r w:rsidR="00BF63E0">
          <w:fldChar w:fldCharType="end"/>
        </w:r>
      </w:ins>
      <w:r w:rsidRPr="00C307BC">
        <w:fldChar w:fldCharType="begin"/>
      </w:r>
      <w:r w:rsidRPr="00C307BC">
        <w:instrText xml:space="preserve"> REF _Ref512174225 \h  \* MERGEFORMAT </w:instrText>
      </w:r>
      <w:r w:rsidR="003E226A">
        <w:fldChar w:fldCharType="separate"/>
      </w:r>
      <w:ins w:id="270" w:author="Nguyen Toan" w:date="2018-05-19T18:34:00Z">
        <w:r w:rsidR="003E226A">
          <w:rPr>
            <w:b/>
            <w:bCs/>
          </w:rPr>
          <w:t>Error! Reference source not found.</w:t>
        </w:r>
      </w:ins>
      <w:r w:rsidRPr="00C307BC">
        <w:fldChar w:fldCharType="end"/>
      </w:r>
      <w:r w:rsidRPr="00C307BC">
        <w:t>).</w:t>
      </w:r>
    </w:p>
    <w:p w14:paraId="0C761BF2" w14:textId="77777777" w:rsidR="00F90D5E" w:rsidRPr="00C307BC" w:rsidRDefault="00F90D5E" w:rsidP="00660FB7">
      <w:pPr>
        <w:pStyle w:val="luanvananh"/>
        <w:pPrChange w:id="271" w:author="Nguyen Toan" w:date="2018-05-19T18:16:00Z">
          <w:pPr>
            <w:ind w:firstLine="720"/>
            <w:jc w:val="center"/>
          </w:pPr>
        </w:pPrChange>
      </w:pPr>
      <w:r w:rsidRPr="00CF7898">
        <w:drawing>
          <wp:inline distT="0" distB="0" distL="0" distR="0" wp14:anchorId="79E6E1C8" wp14:editId="2970A41A">
            <wp:extent cx="4500655" cy="27279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8520" cy="2744849"/>
                    </a:xfrm>
                    <a:prstGeom prst="rect">
                      <a:avLst/>
                    </a:prstGeom>
                    <a:noFill/>
                    <a:ln>
                      <a:noFill/>
                    </a:ln>
                  </pic:spPr>
                </pic:pic>
              </a:graphicData>
            </a:graphic>
          </wp:inline>
        </w:drawing>
      </w:r>
    </w:p>
    <w:p w14:paraId="2A1AD5FA" w14:textId="73D5400A" w:rsidR="00F90D5E" w:rsidRPr="00C307BC" w:rsidRDefault="00F90D5E" w:rsidP="003E226A">
      <w:pPr>
        <w:pStyle w:val="luanvanImg"/>
      </w:pPr>
      <w:bookmarkStart w:id="272" w:name="_Toc514445863"/>
      <w:bookmarkStart w:id="273" w:name="_Ref514515622"/>
      <w:r w:rsidRPr="00C307BC">
        <w:t xml:space="preserve">Hình </w:t>
      </w:r>
      <w:r w:rsidR="0037692A">
        <w:fldChar w:fldCharType="begin"/>
      </w:r>
      <w:r w:rsidR="0037692A">
        <w:instrText xml:space="preserve"> STYLEREF 1 \s </w:instrText>
      </w:r>
      <w:r w:rsidR="0037692A">
        <w:fldChar w:fldCharType="separate"/>
      </w:r>
      <w:r w:rsidR="003E226A">
        <w:rPr>
          <w:noProof/>
        </w:rPr>
        <w:t>1</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15</w:t>
      </w:r>
      <w:r w:rsidR="0037692A">
        <w:fldChar w:fldCharType="end"/>
      </w:r>
      <w:bookmarkEnd w:id="273"/>
      <w:r w:rsidRPr="00C307BC">
        <w:t>: Màn hình chính Jenkins</w:t>
      </w:r>
      <w:bookmarkEnd w:id="272"/>
    </w:p>
    <w:p w14:paraId="628FA119" w14:textId="4B2F89EF" w:rsidR="00F90D5E" w:rsidRDefault="00F90D5E" w:rsidP="00660FB7">
      <w:pPr>
        <w:pStyle w:val="luanvanpara"/>
        <w:pPrChange w:id="274" w:author="Nguyen Toan" w:date="2018-05-19T18:16:00Z">
          <w:pPr>
            <w:spacing w:after="120"/>
            <w:ind w:firstLine="567"/>
            <w:jc w:val="both"/>
          </w:pPr>
        </w:pPrChange>
      </w:pPr>
      <w:r w:rsidRPr="00C307BC">
        <w:t>Jenkins cung cnh Jenkins ot found.MAT à triển khai ứn</w:t>
      </w:r>
      <w:ins w:id="275" w:author="Nguyen Toan" w:date="2018-05-19T17:52:00Z">
        <w:r w:rsidR="009F562A">
          <w:fldChar w:fldCharType="begin"/>
        </w:r>
        <w:r w:rsidR="009F562A">
          <w:instrText xml:space="preserve"> REF _Ref514515653 \h </w:instrText>
        </w:r>
      </w:ins>
      <w:r w:rsidR="009F562A">
        <w:fldChar w:fldCharType="separate"/>
      </w:r>
      <w:ins w:id="276" w:author="Nguyen Toan" w:date="2018-05-19T18:34:00Z">
        <w:r w:rsidR="003E226A" w:rsidRPr="00C307BC">
          <w:t xml:space="preserve">Hình </w:t>
        </w:r>
        <w:r w:rsidR="003E226A">
          <w:rPr>
            <w:noProof/>
          </w:rPr>
          <w:t>1</w:t>
        </w:r>
        <w:r w:rsidR="003E226A">
          <w:t>.</w:t>
        </w:r>
        <w:r w:rsidR="003E226A">
          <w:rPr>
            <w:noProof/>
          </w:rPr>
          <w:t>16</w:t>
        </w:r>
      </w:ins>
      <w:ins w:id="277" w:author="Nguyen Toan" w:date="2018-05-19T17:52:00Z">
        <w:r w:rsidR="009F562A">
          <w:fldChar w:fldCharType="end"/>
        </w:r>
      </w:ins>
      <w:del w:id="278" w:author="Nguyen Toan" w:date="2018-05-19T17:51:00Z">
        <w:r w:rsidRPr="00C307BC" w:rsidDel="009F562A">
          <w:delText xml:space="preserve">xem </w:delText>
        </w:r>
      </w:del>
      <w:r w:rsidRPr="00C307BC">
        <w:fldChar w:fldCharType="begin"/>
      </w:r>
      <w:r w:rsidRPr="00C307BC">
        <w:instrText xml:space="preserve"> REF _Ref513152419 \h  \* MERGEFORMAT </w:instrText>
      </w:r>
      <w:r w:rsidR="003E226A">
        <w:fldChar w:fldCharType="separate"/>
      </w:r>
      <w:ins w:id="279" w:author="Nguyen Toan" w:date="2018-05-19T18:34:00Z">
        <w:r w:rsidR="003E226A">
          <w:rPr>
            <w:b/>
            <w:bCs/>
          </w:rPr>
          <w:t>Error! Reference source not found.</w:t>
        </w:r>
      </w:ins>
      <w:r w:rsidRPr="00C307BC">
        <w:fldChar w:fldCharType="end"/>
      </w:r>
      <w:r w:rsidRPr="00C307BC">
        <w:t>)</w:t>
      </w:r>
      <w:ins w:id="280" w:author="Nguyen Toan" w:date="2018-05-19T17:52:00Z">
        <w:r w:rsidR="009F562A">
          <w:t>.</w:t>
        </w:r>
      </w:ins>
    </w:p>
    <w:p w14:paraId="3B242EA6" w14:textId="77777777" w:rsidR="00F90D5E" w:rsidRPr="00C307BC" w:rsidRDefault="00F90D5E" w:rsidP="00660FB7">
      <w:pPr>
        <w:pStyle w:val="luanvanpara"/>
        <w:pPrChange w:id="281" w:author="Nguyen Toan" w:date="2018-05-19T18:16:00Z">
          <w:pPr>
            <w:spacing w:after="120"/>
            <w:ind w:firstLine="567"/>
            <w:jc w:val="both"/>
          </w:pPr>
        </w:pPrChange>
      </w:pPr>
      <w:r w:rsidRPr="004779D5">
        <w:rPr>
          <w:b/>
        </w:rPr>
        <w:t xml:space="preserve">Crror! Reference </w:t>
      </w:r>
      <w:r w:rsidRPr="004779D5">
        <w:rPr>
          <w:rPrChange w:id="282" w:author="TOANNM" w:date="2018-05-19T16:54:00Z">
            <w:rPr>
              <w:rFonts w:eastAsia="Times New Roman"/>
              <w:b/>
              <w:sz w:val="26"/>
              <w:szCs w:val="26"/>
            </w:rPr>
          </w:rPrChange>
        </w:rPr>
        <w:t xml:space="preserve"> </w:t>
      </w:r>
      <w:r w:rsidRPr="00071A6D">
        <w:t>(Configure System</w:t>
      </w:r>
      <w:r w:rsidRPr="00C307BC">
        <w:t>)</w:t>
      </w:r>
      <w:r w:rsidRPr="00071A6D">
        <w:t>:</w:t>
      </w:r>
      <w:r w:rsidRPr="004779D5">
        <w:rPr>
          <w:rPrChange w:id="283" w:author="TOANNM" w:date="2018-05-19T16:54:00Z">
            <w:rPr>
              <w:rFonts w:eastAsia="Times New Roman"/>
              <w:b/>
              <w:sz w:val="26"/>
              <w:szCs w:val="26"/>
            </w:rPr>
          </w:rPrChange>
        </w:rPr>
        <w:t xml:space="preserve"> </w:t>
      </w:r>
      <w:r w:rsidRPr="00C307BC">
        <w:t>Đây là có thystemsource not found.MAT à triển khai ứng dụng thông qua việc gọi các thư viện hỗ trợ như Maven, Apache Ant...ển. Qtriển. Nình làm việc rất đơn giản về cách thức hoạt động của Jenkins bao gồm: kiểm tra sự thay đổi của mã nguồn, nếu có thay đđược cài đặt, Jenkins sẽ tự động thêm các trường cấu hình bắt buộc sau khi các plugin được cài đặt.</w:t>
      </w:r>
    </w:p>
    <w:p w14:paraId="07317F18" w14:textId="77777777" w:rsidR="00F90D5E" w:rsidRPr="00C307BC" w:rsidRDefault="00F90D5E" w:rsidP="00660FB7">
      <w:pPr>
        <w:pStyle w:val="luanvananh"/>
        <w:pPrChange w:id="284" w:author="Nguyen Toan" w:date="2018-05-19T18:16:00Z">
          <w:pPr>
            <w:keepNext/>
            <w:spacing w:before="120" w:line="288" w:lineRule="auto"/>
            <w:ind w:right="80" w:firstLine="567"/>
            <w:jc w:val="center"/>
          </w:pPr>
        </w:pPrChange>
      </w:pPr>
      <w:r w:rsidRPr="00CF7898">
        <w:lastRenderedPageBreak/>
        <w:drawing>
          <wp:inline distT="0" distB="0" distL="0" distR="0" wp14:anchorId="61544964" wp14:editId="79907A42">
            <wp:extent cx="3900451" cy="3226944"/>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jenkins man hinh quan ly.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21619" cy="3244457"/>
                    </a:xfrm>
                    <a:prstGeom prst="rect">
                      <a:avLst/>
                    </a:prstGeom>
                  </pic:spPr>
                </pic:pic>
              </a:graphicData>
            </a:graphic>
          </wp:inline>
        </w:drawing>
      </w:r>
    </w:p>
    <w:p w14:paraId="10E56C33" w14:textId="0655583F" w:rsidR="00F90D5E" w:rsidRDefault="00F90D5E" w:rsidP="003E226A">
      <w:pPr>
        <w:pStyle w:val="luanvanImg"/>
      </w:pPr>
      <w:bookmarkStart w:id="285" w:name="_Toc514445864"/>
      <w:bookmarkStart w:id="286" w:name="_Ref514515653"/>
      <w:r w:rsidRPr="00C307BC">
        <w:t xml:space="preserve">Hình </w:t>
      </w:r>
      <w:r w:rsidR="0037692A">
        <w:fldChar w:fldCharType="begin"/>
      </w:r>
      <w:r w:rsidR="0037692A">
        <w:instrText xml:space="preserve"> STYLEREF 1 \s </w:instrText>
      </w:r>
      <w:r w:rsidR="0037692A">
        <w:fldChar w:fldCharType="separate"/>
      </w:r>
      <w:r w:rsidR="003E226A">
        <w:rPr>
          <w:noProof/>
        </w:rPr>
        <w:t>1</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16</w:t>
      </w:r>
      <w:r w:rsidR="0037692A">
        <w:fldChar w:fldCharType="end"/>
      </w:r>
      <w:bookmarkEnd w:id="286"/>
      <w:r w:rsidRPr="00C307BC">
        <w:t>: Cấu hình tùy chỉnh của Jenkins</w:t>
      </w:r>
      <w:bookmarkEnd w:id="285"/>
    </w:p>
    <w:p w14:paraId="3750C385" w14:textId="4F719177" w:rsidR="00675F99" w:rsidRDefault="00675F99" w:rsidP="00660FB7">
      <w:pPr>
        <w:pStyle w:val="luanvanpara"/>
        <w:pPrChange w:id="287" w:author="Nguyen Toan" w:date="2018-05-19T18:16:00Z">
          <w:pPr>
            <w:spacing w:after="120"/>
            <w:ind w:firstLine="567"/>
            <w:jc w:val="both"/>
          </w:pPr>
        </w:pPrChange>
      </w:pPr>
      <w:r w:rsidRPr="00C307BC">
        <w:rPr>
          <w:b/>
        </w:rPr>
        <w:t>T Cấu hình tùy chỉnh của J</w:t>
      </w:r>
      <w:r w:rsidRPr="00071A6D">
        <w:t>(Reload Configuration from Disk):</w:t>
      </w:r>
      <w:r w:rsidRPr="004779D5">
        <w:rPr>
          <w:rPrChange w:id="288" w:author="TOANNM" w:date="2018-05-19T16:54:00Z">
            <w:rPr>
              <w:rFonts w:eastAsia="Times New Roman"/>
              <w:b/>
              <w:sz w:val="26"/>
              <w:szCs w:val="26"/>
            </w:rPr>
          </w:rPrChange>
        </w:rPr>
        <w:t xml:space="preserve"> </w:t>
      </w:r>
      <w:r w:rsidRPr="00C307BC">
        <w:t>Jenkins lưu trữ tất cả các hệ thống của nó và xây dựng các chi tiết cấu hình công việc dưới dạng các tệp XML được lưu trữ trong thư mục home của Jenkins. Ở đây cũng có tất cả lịch sử biên dịch được lưu trữ. Nếu người dùng đang chuyển các công việc xây dựng từ một cá thể Jenkins này sang một thể hiện khác hoặc lưu trữ các công việc xây dựng cũ, người dùng sẽ cần phải thêm hoặc xóa các thư mục công việc xây dựng tương ứng vào thư mục xây dựng của Jenkins. Người dùng không cần phải sử dụng Jenkins ngoại tuyến để làm điều này, mà có thể chỉ cần sử dụng tùy chọn “Tải lại cấu hình từ đĩa” để tải lại hệ thống Jenkins và tạo cấu hình công việc trực tiếp.</w:t>
      </w:r>
    </w:p>
    <w:p w14:paraId="7F1D003C" w14:textId="174C0104" w:rsidR="002D5FC7" w:rsidRPr="00C307BC" w:rsidRDefault="002D5FC7" w:rsidP="00660FB7">
      <w:pPr>
        <w:pStyle w:val="luanvanpara"/>
        <w:pPrChange w:id="289" w:author="Nguyen Toan" w:date="2018-05-19T18:16:00Z">
          <w:pPr>
            <w:spacing w:after="120"/>
            <w:ind w:firstLine="567"/>
            <w:jc w:val="both"/>
          </w:pPr>
        </w:pPrChange>
      </w:pPr>
      <w:r w:rsidRPr="00FF6039">
        <w:rPr>
          <w:b/>
        </w:rPr>
        <w:t>Qunkins lưu tr</w:t>
      </w:r>
      <w:r w:rsidRPr="00071A6D">
        <w:t xml:space="preserve"> (Manage Plugin):</w:t>
      </w:r>
      <w:r w:rsidRPr="00FF6039">
        <w:rPr>
          <w:rPrChange w:id="290" w:author="TOANNM" w:date="2018-05-19T16:55:00Z">
            <w:rPr>
              <w:rFonts w:eastAsia="Times New Roman"/>
              <w:b/>
              <w:sz w:val="26"/>
              <w:szCs w:val="26"/>
            </w:rPr>
          </w:rPrChange>
        </w:rPr>
        <w:t xml:space="preserve"> </w:t>
      </w:r>
      <w:r w:rsidRPr="00C307BC">
        <w:t>Màn hình hlugin):ất cả các hệ thống của nó và xây dựng các chi tiết cấu hình công việc mã nguồn khác nhau như Git, Mercurial hoặc ClearCase, để mã hóa báo cáo số liệu về mức độ bảo hiểm và chất lượng mã. Plugins có thể được cài đặt, cập nhật và loại bỏ thông qua màn hình này</w:t>
      </w:r>
      <w:r w:rsidRPr="00FF6039">
        <w:rPr>
          <w:rPrChange w:id="291" w:author="TOANNM" w:date="2018-05-19T16:55:00Z">
            <w:rPr>
              <w:rFonts w:eastAsia="Times New Roman"/>
              <w:b/>
              <w:sz w:val="26"/>
              <w:szCs w:val="26"/>
            </w:rPr>
          </w:rPrChange>
        </w:rPr>
        <w:t xml:space="preserve"> </w:t>
      </w:r>
      <w:r w:rsidRPr="00C307BC">
        <w:t>(</w:t>
      </w:r>
      <w:del w:id="292" w:author="Nguyen Toan" w:date="2018-05-19T17:52:00Z">
        <w:r w:rsidRPr="00C307BC" w:rsidDel="00A24E52">
          <w:delText xml:space="preserve">xem </w:delText>
        </w:r>
      </w:del>
      <w:ins w:id="293" w:author="Nguyen Toan" w:date="2018-05-19T17:52:00Z">
        <w:r w:rsidR="00A24E52">
          <w:fldChar w:fldCharType="begin"/>
        </w:r>
        <w:r w:rsidR="00A24E52">
          <w:instrText xml:space="preserve"> REF _Ref514515674 \h </w:instrText>
        </w:r>
      </w:ins>
      <w:r w:rsidR="00A24E52">
        <w:fldChar w:fldCharType="separate"/>
      </w:r>
      <w:ins w:id="294" w:author="Nguyen Toan" w:date="2018-05-19T18:34:00Z">
        <w:r w:rsidR="003E226A" w:rsidRPr="00C307BC">
          <w:t xml:space="preserve">Hình </w:t>
        </w:r>
        <w:r w:rsidR="003E226A">
          <w:rPr>
            <w:noProof/>
          </w:rPr>
          <w:t>1</w:t>
        </w:r>
        <w:r w:rsidR="003E226A">
          <w:t>.</w:t>
        </w:r>
        <w:r w:rsidR="003E226A">
          <w:rPr>
            <w:noProof/>
          </w:rPr>
          <w:t>17</w:t>
        </w:r>
      </w:ins>
      <w:ins w:id="295" w:author="Nguyen Toan" w:date="2018-05-19T17:52:00Z">
        <w:r w:rsidR="00A24E52">
          <w:fldChar w:fldCharType="end"/>
        </w:r>
      </w:ins>
      <w:r w:rsidRPr="00C307BC">
        <w:fldChar w:fldCharType="begin"/>
      </w:r>
      <w:r w:rsidRPr="00C307BC">
        <w:instrText xml:space="preserve"> REF _Ref513152455 \h  \* MERGEFORMAT </w:instrText>
      </w:r>
      <w:r w:rsidR="003E226A">
        <w:fldChar w:fldCharType="separate"/>
      </w:r>
      <w:ins w:id="296" w:author="Nguyen Toan" w:date="2018-05-19T18:34:00Z">
        <w:r w:rsidR="003E226A">
          <w:rPr>
            <w:b/>
            <w:bCs/>
          </w:rPr>
          <w:t>Error! Reference source not found.</w:t>
        </w:r>
      </w:ins>
      <w:r w:rsidRPr="00C307BC">
        <w:fldChar w:fldCharType="end"/>
      </w:r>
      <w:r w:rsidRPr="00C307BC">
        <w:t>).</w:t>
      </w:r>
    </w:p>
    <w:p w14:paraId="13CDD234" w14:textId="33B39D48" w:rsidR="000C2CAF" w:rsidRPr="000C2CAF" w:rsidRDefault="000C2CAF" w:rsidP="00660FB7">
      <w:pPr>
        <w:pStyle w:val="luanvanpara"/>
        <w:rPr>
          <w:ins w:id="297" w:author="Nguyen Toan" w:date="2018-05-19T17:53:00Z"/>
          <w:b/>
        </w:rPr>
        <w:pPrChange w:id="298" w:author="Nguyen Toan" w:date="2018-05-19T18:16:00Z">
          <w:pPr>
            <w:spacing w:after="120" w:line="288" w:lineRule="auto"/>
            <w:ind w:firstLine="567"/>
            <w:jc w:val="both"/>
          </w:pPr>
        </w:pPrChange>
      </w:pPr>
      <w:ins w:id="299" w:author="Nguyen Toan" w:date="2018-05-19T17:53:00Z">
        <w:r w:rsidRPr="000C2CAF">
          <w:rPr>
            <w:b/>
          </w:rPr>
          <w:t>Thông tin hrence so</w:t>
        </w:r>
        <w:r w:rsidRPr="000C2CAF">
          <w:rPr>
            <w:rPrChange w:id="300" w:author="Nguyen Toan" w:date="2018-05-19T17:53:00Z">
              <w:rPr>
                <w:rFonts w:eastAsia="Times New Roman"/>
                <w:b/>
                <w:sz w:val="26"/>
                <w:szCs w:val="26"/>
              </w:rPr>
            </w:rPrChange>
          </w:rPr>
          <w:t>(System Information): Màn hình này hiển thị danh sách tất cả các thuộc tính hệ thống Java và biến môi trường hệ thống hiện tại</w:t>
        </w:r>
        <w:r w:rsidR="006571A2">
          <w:t xml:space="preserve"> (</w:t>
        </w:r>
      </w:ins>
      <w:ins w:id="301" w:author="Nguyen Toan" w:date="2018-05-19T17:54:00Z">
        <w:r w:rsidR="006571A2">
          <w:fldChar w:fldCharType="begin"/>
        </w:r>
        <w:r w:rsidR="006571A2">
          <w:instrText xml:space="preserve"> REF _Ref514515775 \h </w:instrText>
        </w:r>
      </w:ins>
      <w:r w:rsidR="006571A2">
        <w:fldChar w:fldCharType="separate"/>
      </w:r>
      <w:ins w:id="302" w:author="Nguyen Toan" w:date="2018-05-19T18:34:00Z">
        <w:r w:rsidR="003E226A" w:rsidRPr="00C307BC">
          <w:t xml:space="preserve">Hình </w:t>
        </w:r>
        <w:r w:rsidR="003E226A">
          <w:rPr>
            <w:noProof/>
          </w:rPr>
          <w:t>1</w:t>
        </w:r>
        <w:r w:rsidR="003E226A">
          <w:t>.</w:t>
        </w:r>
        <w:r w:rsidR="003E226A">
          <w:rPr>
            <w:noProof/>
          </w:rPr>
          <w:t>18</w:t>
        </w:r>
      </w:ins>
      <w:ins w:id="303" w:author="Nguyen Toan" w:date="2018-05-19T17:54:00Z">
        <w:r w:rsidR="006571A2">
          <w:fldChar w:fldCharType="end"/>
        </w:r>
      </w:ins>
      <w:ins w:id="304" w:author="Nguyen Toan" w:date="2018-05-19T17:53:00Z">
        <w:r w:rsidR="006571A2">
          <w:t>)</w:t>
        </w:r>
        <w:r w:rsidRPr="000C2CAF">
          <w:rPr>
            <w:rPrChange w:id="305" w:author="Nguyen Toan" w:date="2018-05-19T17:53:00Z">
              <w:rPr>
                <w:rFonts w:eastAsia="Times New Roman"/>
                <w:b/>
                <w:sz w:val="26"/>
                <w:szCs w:val="26"/>
              </w:rPr>
            </w:rPrChange>
          </w:rPr>
          <w:t>. Ở đây người ta có thể kiểm tra chính xác phiên bản Java Jenkins đang chạy, n</w:t>
        </w:r>
        <w:r w:rsidR="009823DE" w:rsidRPr="003E226A">
          <w:t>gưỞ đây người ta có thể kiểm t</w:t>
        </w:r>
        <w:r w:rsidRPr="000C2CAF">
          <w:rPr>
            <w:rPrChange w:id="306" w:author="Nguyen Toan" w:date="2018-05-19T17:53:00Z">
              <w:rPr>
                <w:rFonts w:eastAsia="Times New Roman"/>
                <w:b/>
                <w:sz w:val="26"/>
                <w:szCs w:val="26"/>
              </w:rPr>
            </w:rPrChange>
          </w:rPr>
          <w:fldChar w:fldCharType="begin"/>
        </w:r>
        <w:r w:rsidRPr="000C2CAF">
          <w:rPr>
            <w:rPrChange w:id="307" w:author="Nguyen Toan" w:date="2018-05-19T17:53:00Z">
              <w:rPr>
                <w:rFonts w:eastAsia="Times New Roman"/>
                <w:b/>
                <w:sz w:val="26"/>
                <w:szCs w:val="26"/>
              </w:rPr>
            </w:rPrChange>
          </w:rPr>
          <w:instrText xml:space="preserve"> REF _Ref513152574 \h  \* MERGEFORMAT </w:instrText>
        </w:r>
      </w:ins>
      <w:r w:rsidR="003E226A">
        <w:fldChar w:fldCharType="separate"/>
      </w:r>
      <w:ins w:id="308" w:author="Nguyen Toan" w:date="2018-05-19T18:34:00Z">
        <w:r w:rsidR="003E226A">
          <w:rPr>
            <w:b/>
            <w:bCs/>
          </w:rPr>
          <w:t>Error! Reference source not found.</w:t>
        </w:r>
      </w:ins>
      <w:ins w:id="309" w:author="Nguyen Toan" w:date="2018-05-19T17:53:00Z">
        <w:r w:rsidRPr="000C2CAF">
          <w:rPr>
            <w:rPrChange w:id="310" w:author="Nguyen Toan" w:date="2018-05-19T17:53:00Z">
              <w:rPr>
                <w:rFonts w:eastAsia="Times New Roman"/>
                <w:b/>
                <w:sz w:val="26"/>
                <w:szCs w:val="26"/>
              </w:rPr>
            </w:rPrChange>
          </w:rPr>
          <w:fldChar w:fldCharType="end"/>
        </w:r>
      </w:ins>
      <w:ins w:id="311" w:author="Nguyen Toan" w:date="2018-05-19T17:54:00Z">
        <w:r w:rsidR="009823DE">
          <w:t>, c</w:t>
        </w:r>
        <w:r w:rsidR="009823DE" w:rsidRPr="003E226A">
          <w:t>ho</w:t>
        </w:r>
      </w:ins>
      <w:ins w:id="312" w:author="Nguyen Toan" w:date="2018-05-19T17:53:00Z">
        <w:r w:rsidRPr="000C2CAF">
          <w:rPr>
            <w:rPrChange w:id="313" w:author="Nguyen Toan" w:date="2018-05-19T17:53:00Z">
              <w:rPr>
                <w:rFonts w:eastAsia="Times New Roman"/>
                <w:b/>
                <w:sz w:val="26"/>
                <w:szCs w:val="26"/>
              </w:rPr>
            </w:rPrChange>
          </w:rPr>
          <w:t xml:space="preserve"> thấy một số thông tin về giá trị tên có sẵn trong phần này.</w:t>
        </w:r>
      </w:ins>
    </w:p>
    <w:p w14:paraId="24E4F879" w14:textId="737CBF8F" w:rsidR="002D5FC7" w:rsidRPr="00FF6039" w:rsidDel="000C2CAF" w:rsidRDefault="00C4792E">
      <w:pPr>
        <w:spacing w:after="120" w:line="288" w:lineRule="auto"/>
        <w:ind w:firstLine="567"/>
        <w:jc w:val="both"/>
        <w:rPr>
          <w:del w:id="314" w:author="Nguyen Toan" w:date="2018-05-19T17:53:00Z"/>
          <w:rFonts w:eastAsia="Times New Roman"/>
          <w:sz w:val="26"/>
          <w:szCs w:val="26"/>
          <w:rPrChange w:id="315" w:author="TOANNM" w:date="2018-05-19T16:55:00Z">
            <w:rPr>
              <w:del w:id="316" w:author="Nguyen Toan" w:date="2018-05-19T17:53:00Z"/>
              <w:sz w:val="26"/>
              <w:szCs w:val="26"/>
            </w:rPr>
          </w:rPrChange>
        </w:rPr>
        <w:pPrChange w:id="317" w:author="TOANNM" w:date="2018-05-19T16:55:00Z">
          <w:pPr>
            <w:spacing w:after="120"/>
            <w:ind w:firstLine="567"/>
            <w:jc w:val="both"/>
          </w:pPr>
        </w:pPrChange>
      </w:pPr>
      <w:del w:id="318" w:author="Nguyen Toan" w:date="2018-05-19T17:53:00Z">
        <w:r w:rsidRPr="00FF6039" w:rsidDel="000C2CAF">
          <w:rPr>
            <w:rFonts w:eastAsia="Times New Roman"/>
            <w:b/>
            <w:sz w:val="26"/>
            <w:szCs w:val="26"/>
            <w:rPrChange w:id="319" w:author="TOANNM" w:date="2018-05-19T16:55:00Z">
              <w:rPr>
                <w:b/>
                <w:sz w:val="26"/>
                <w:szCs w:val="26"/>
              </w:rPr>
            </w:rPrChange>
          </w:rPr>
          <w:lastRenderedPageBreak/>
          <w:delText>Thông tin h3152455</w:delText>
        </w:r>
        <w:r w:rsidRPr="00FF6039" w:rsidDel="000C2CAF">
          <w:rPr>
            <w:rFonts w:eastAsia="Times New Roman"/>
            <w:sz w:val="26"/>
            <w:szCs w:val="26"/>
            <w:rPrChange w:id="320" w:author="TOANNM" w:date="2018-05-19T16:55:00Z">
              <w:rPr>
                <w:b/>
                <w:sz w:val="26"/>
                <w:szCs w:val="26"/>
              </w:rPr>
            </w:rPrChange>
          </w:rPr>
          <w:delText xml:space="preserve"> (System Information): Màn hình này hicó sẵn trong phần này.nkins đang chạy, n  thống Java và biến môi trường hệ </w:delText>
        </w:r>
        <w:r w:rsidDel="000C2CAF">
          <w:rPr>
            <w:rFonts w:eastAsia="Times New Roman"/>
            <w:sz w:val="26"/>
            <w:szCs w:val="26"/>
          </w:rPr>
          <w:delText>thống</w:delText>
        </w:r>
        <w:r w:rsidRPr="00FF6039" w:rsidDel="000C2CAF">
          <w:rPr>
            <w:rFonts w:eastAsia="Times New Roman"/>
            <w:sz w:val="26"/>
            <w:szCs w:val="26"/>
            <w:rPrChange w:id="321" w:author="TOANNM" w:date="2018-05-19T16:55:00Z">
              <w:rPr>
                <w:sz w:val="26"/>
                <w:szCs w:val="26"/>
              </w:rPr>
            </w:rPrChange>
          </w:rPr>
          <w:delText xml:space="preserve"> hingtem Information): Màn hình này hicó sẵn trong phần này.nkins đang chạy, n  thống Java và biến môi trường </w:delText>
        </w:r>
      </w:del>
      <w:del w:id="322" w:author="Nguyen Toan" w:date="2018-05-19T17:52:00Z">
        <w:r w:rsidRPr="00FF6039" w:rsidDel="00A24E52">
          <w:rPr>
            <w:rFonts w:eastAsia="Times New Roman"/>
            <w:sz w:val="26"/>
            <w:szCs w:val="26"/>
            <w:rPrChange w:id="323" w:author="TOANNM" w:date="2018-05-19T16:55:00Z">
              <w:rPr>
                <w:sz w:val="26"/>
                <w:szCs w:val="26"/>
              </w:rPr>
            </w:rPrChange>
          </w:rPr>
          <w:delText>hhin</w:delText>
        </w:r>
      </w:del>
      <w:del w:id="324" w:author="Nguyen Toan" w:date="2018-05-19T17:53:00Z">
        <w:r w:rsidRPr="00FF6039" w:rsidDel="000C2CAF">
          <w:rPr>
            <w:rFonts w:eastAsia="Times New Roman"/>
            <w:sz w:val="26"/>
            <w:szCs w:val="26"/>
            <w:rPrChange w:id="325" w:author="TOANNM" w:date="2018-05-19T16:55:00Z">
              <w:rPr>
                <w:sz w:val="26"/>
                <w:szCs w:val="26"/>
              </w:rPr>
            </w:rPrChange>
          </w:rPr>
          <w:delText xml:space="preserve"> Merc</w:delText>
        </w:r>
        <w:r w:rsidRPr="00FF6039" w:rsidDel="000C2CAF">
          <w:rPr>
            <w:rFonts w:eastAsia="Times New Roman"/>
            <w:sz w:val="26"/>
            <w:szCs w:val="26"/>
            <w:rPrChange w:id="326" w:author="TOANNM" w:date="2018-05-19T16:55:00Z">
              <w:rPr>
                <w:sz w:val="26"/>
                <w:szCs w:val="26"/>
              </w:rPr>
            </w:rPrChange>
          </w:rPr>
          <w:fldChar w:fldCharType="begin"/>
        </w:r>
        <w:r w:rsidRPr="00FF6039" w:rsidDel="000C2CAF">
          <w:rPr>
            <w:rFonts w:eastAsia="Times New Roman"/>
            <w:sz w:val="26"/>
            <w:szCs w:val="26"/>
            <w:rPrChange w:id="327" w:author="TOANNM" w:date="2018-05-19T16:55:00Z">
              <w:rPr>
                <w:sz w:val="26"/>
                <w:szCs w:val="26"/>
              </w:rPr>
            </w:rPrChange>
          </w:rPr>
          <w:delInstrText xml:space="preserve"> REF _Ref513152574 \h  \* MERGEFORMAT </w:delInstrText>
        </w:r>
        <w:r w:rsidRPr="00FF6039" w:rsidDel="000C2CAF">
          <w:rPr>
            <w:rFonts w:eastAsia="Times New Roman"/>
            <w:sz w:val="26"/>
            <w:szCs w:val="26"/>
            <w:rPrChange w:id="328" w:author="TOANNM" w:date="2018-05-19T16:55:00Z">
              <w:rPr>
                <w:rFonts w:eastAsia="Times New Roman"/>
                <w:sz w:val="26"/>
                <w:szCs w:val="26"/>
              </w:rPr>
            </w:rPrChange>
          </w:rPr>
        </w:r>
        <w:r w:rsidRPr="00FF6039" w:rsidDel="000C2CAF">
          <w:rPr>
            <w:rFonts w:eastAsia="Times New Roman"/>
            <w:sz w:val="26"/>
            <w:szCs w:val="26"/>
            <w:rPrChange w:id="329" w:author="TOANNM" w:date="2018-05-19T16:55:00Z">
              <w:rPr>
                <w:sz w:val="26"/>
                <w:szCs w:val="26"/>
              </w:rPr>
            </w:rPrChange>
          </w:rPr>
          <w:fldChar w:fldCharType="end"/>
        </w:r>
        <w:r w:rsidRPr="00FF6039" w:rsidDel="000C2CAF">
          <w:rPr>
            <w:rFonts w:eastAsia="Times New Roman"/>
            <w:sz w:val="26"/>
            <w:szCs w:val="26"/>
            <w:rPrChange w:id="330" w:author="TOANNM" w:date="2018-05-19T16:55:00Z">
              <w:rPr>
                <w:sz w:val="26"/>
                <w:szCs w:val="26"/>
              </w:rPr>
            </w:rPrChange>
          </w:rPr>
          <w:delText xml:space="preserve"> cho th thhef513152574 \h  \* MERGEFORMAT ẵn trong phần nh tất c</w:delText>
        </w:r>
      </w:del>
    </w:p>
    <w:p w14:paraId="4C74A802" w14:textId="77777777" w:rsidR="00F90D5E" w:rsidRPr="00C307BC" w:rsidRDefault="00F90D5E" w:rsidP="00660FB7">
      <w:pPr>
        <w:pStyle w:val="luanvananh"/>
        <w:pPrChange w:id="331" w:author="Nguyen Toan" w:date="2018-05-19T18:16:00Z">
          <w:pPr>
            <w:keepNext/>
            <w:spacing w:before="120" w:line="288" w:lineRule="auto"/>
            <w:ind w:right="80" w:firstLine="567"/>
            <w:jc w:val="center"/>
          </w:pPr>
        </w:pPrChange>
      </w:pPr>
      <w:r w:rsidRPr="00CF7898">
        <w:drawing>
          <wp:inline distT="0" distB="0" distL="0" distR="0" wp14:anchorId="36AF3CA0" wp14:editId="7BB58955">
            <wp:extent cx="3780031" cy="384996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anage plugin.PNG"/>
                    <pic:cNvPicPr/>
                  </pic:nvPicPr>
                  <pic:blipFill>
                    <a:blip r:embed="rId27">
                      <a:extLst>
                        <a:ext uri="{28A0092B-C50C-407E-A947-70E740481C1C}">
                          <a14:useLocalDpi xmlns:a14="http://schemas.microsoft.com/office/drawing/2010/main" val="0"/>
                        </a:ext>
                      </a:extLst>
                    </a:blip>
                    <a:stretch>
                      <a:fillRect/>
                    </a:stretch>
                  </pic:blipFill>
                  <pic:spPr>
                    <a:xfrm>
                      <a:off x="0" y="0"/>
                      <a:ext cx="3793855" cy="3864044"/>
                    </a:xfrm>
                    <a:prstGeom prst="rect">
                      <a:avLst/>
                    </a:prstGeom>
                  </pic:spPr>
                </pic:pic>
              </a:graphicData>
            </a:graphic>
          </wp:inline>
        </w:drawing>
      </w:r>
    </w:p>
    <w:p w14:paraId="325E3982" w14:textId="1EB56FAE" w:rsidR="00F90D5E" w:rsidRPr="00C307BC" w:rsidRDefault="00F90D5E" w:rsidP="003E226A">
      <w:pPr>
        <w:pStyle w:val="luanvanImg"/>
        <w:rPr>
          <w:rFonts w:eastAsia="Times New Roman"/>
        </w:rPr>
      </w:pPr>
      <w:bookmarkStart w:id="332" w:name="_Toc514445865"/>
      <w:bookmarkStart w:id="333" w:name="_Ref514515674"/>
      <w:r w:rsidRPr="00C307BC">
        <w:t xml:space="preserve">Hình </w:t>
      </w:r>
      <w:r w:rsidR="0037692A">
        <w:fldChar w:fldCharType="begin"/>
      </w:r>
      <w:r w:rsidR="0037692A">
        <w:instrText xml:space="preserve"> STYLEREF 1 \s </w:instrText>
      </w:r>
      <w:r w:rsidR="0037692A">
        <w:fldChar w:fldCharType="separate"/>
      </w:r>
      <w:r w:rsidR="003E226A">
        <w:rPr>
          <w:noProof/>
        </w:rPr>
        <w:t>1</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17</w:t>
      </w:r>
      <w:r w:rsidR="0037692A">
        <w:fldChar w:fldCharType="end"/>
      </w:r>
      <w:bookmarkEnd w:id="333"/>
      <w:r w:rsidRPr="00C307BC">
        <w:t>: Quản lý plugins</w:t>
      </w:r>
      <w:bookmarkEnd w:id="332"/>
    </w:p>
    <w:p w14:paraId="756E2A08" w14:textId="77777777" w:rsidR="00F90D5E" w:rsidRPr="00C307BC" w:rsidRDefault="00F90D5E" w:rsidP="00660FB7">
      <w:pPr>
        <w:pStyle w:val="luanvananh"/>
        <w:pPrChange w:id="334" w:author="Nguyen Toan" w:date="2018-05-19T18:17:00Z">
          <w:pPr>
            <w:keepNext/>
            <w:spacing w:line="288" w:lineRule="auto"/>
            <w:ind w:firstLine="567"/>
            <w:jc w:val="center"/>
          </w:pPr>
        </w:pPrChange>
      </w:pPr>
      <w:r w:rsidRPr="00CF7898">
        <w:drawing>
          <wp:inline distT="0" distB="0" distL="0" distR="0" wp14:anchorId="7E627F75" wp14:editId="23C095D4">
            <wp:extent cx="4100050" cy="309563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ystem configuration.PNG"/>
                    <pic:cNvPicPr/>
                  </pic:nvPicPr>
                  <pic:blipFill>
                    <a:blip r:embed="rId28">
                      <a:extLst>
                        <a:ext uri="{28A0092B-C50C-407E-A947-70E740481C1C}">
                          <a14:useLocalDpi xmlns:a14="http://schemas.microsoft.com/office/drawing/2010/main" val="0"/>
                        </a:ext>
                      </a:extLst>
                    </a:blip>
                    <a:stretch>
                      <a:fillRect/>
                    </a:stretch>
                  </pic:blipFill>
                  <pic:spPr>
                    <a:xfrm>
                      <a:off x="0" y="0"/>
                      <a:ext cx="4113667" cy="3105917"/>
                    </a:xfrm>
                    <a:prstGeom prst="rect">
                      <a:avLst/>
                    </a:prstGeom>
                  </pic:spPr>
                </pic:pic>
              </a:graphicData>
            </a:graphic>
          </wp:inline>
        </w:drawing>
      </w:r>
    </w:p>
    <w:p w14:paraId="1E4F7DF4" w14:textId="42A51822" w:rsidR="00F90D5E" w:rsidRPr="00C307BC" w:rsidRDefault="00F90D5E" w:rsidP="003E226A">
      <w:pPr>
        <w:pStyle w:val="luanvanImg"/>
      </w:pPr>
      <w:bookmarkStart w:id="335" w:name="_Toc514445866"/>
      <w:bookmarkStart w:id="336" w:name="_Ref514515775"/>
      <w:r w:rsidRPr="00C307BC">
        <w:t xml:space="preserve">Hình </w:t>
      </w:r>
      <w:r w:rsidR="0037692A">
        <w:fldChar w:fldCharType="begin"/>
      </w:r>
      <w:r w:rsidR="0037692A">
        <w:instrText xml:space="preserve"> STYLEREF 1 \s </w:instrText>
      </w:r>
      <w:r w:rsidR="0037692A">
        <w:fldChar w:fldCharType="separate"/>
      </w:r>
      <w:r w:rsidR="003E226A">
        <w:rPr>
          <w:noProof/>
        </w:rPr>
        <w:t>1</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18</w:t>
      </w:r>
      <w:r w:rsidR="0037692A">
        <w:fldChar w:fldCharType="end"/>
      </w:r>
      <w:bookmarkEnd w:id="336"/>
      <w:r w:rsidRPr="00C307BC">
        <w:t>: Thông tin hệ thống của Jenkins</w:t>
      </w:r>
      <w:bookmarkEnd w:id="335"/>
    </w:p>
    <w:p w14:paraId="6A9FB5A8" w14:textId="77777777" w:rsidR="00F90D5E" w:rsidRPr="00C307BC" w:rsidRDefault="00F90D5E" w:rsidP="00660FB7">
      <w:pPr>
        <w:pStyle w:val="luanvanpara"/>
        <w:pPrChange w:id="337" w:author="Nguyen Toan" w:date="2018-05-19T18:17:00Z">
          <w:pPr>
            <w:spacing w:after="120"/>
            <w:ind w:firstLine="567"/>
            <w:jc w:val="both"/>
          </w:pPr>
        </w:pPrChange>
      </w:pPr>
      <w:r w:rsidRPr="008A3511">
        <w:rPr>
          <w:b/>
        </w:rPr>
        <w:t>L Thông tin hệ t</w:t>
      </w:r>
      <w:r w:rsidRPr="008A3511">
        <w:rPr>
          <w:rPrChange w:id="338" w:author="TOANNM" w:date="2018-05-19T16:55:00Z">
            <w:rPr>
              <w:rFonts w:eastAsia="Times New Roman"/>
              <w:b/>
              <w:sz w:val="26"/>
              <w:szCs w:val="26"/>
            </w:rPr>
          </w:rPrChange>
        </w:rPr>
        <w:t xml:space="preserve"> </w:t>
      </w:r>
      <w:r w:rsidRPr="00071A6D">
        <w:t>(System Log):</w:t>
      </w:r>
      <w:r w:rsidRPr="00C307BC">
        <w:t xml:space="preserve"> Màn hình System Log là cách thuRGEFORMAT ẵn trong php tin lịch sử Jenkins trong thời gian thực. Việc sử dụng chính của màn hình này là để tìm và khắc phục sự cố.</w:t>
      </w:r>
    </w:p>
    <w:p w14:paraId="0C08DAD5" w14:textId="77777777" w:rsidR="00F90D5E" w:rsidRPr="00C307BC" w:rsidRDefault="00F90D5E" w:rsidP="00660FB7">
      <w:pPr>
        <w:pStyle w:val="luanvanpara"/>
        <w:pPrChange w:id="339" w:author="Nguyen Toan" w:date="2018-05-19T18:17:00Z">
          <w:pPr>
            <w:spacing w:after="120"/>
            <w:ind w:firstLine="567"/>
            <w:jc w:val="both"/>
          </w:pPr>
        </w:pPrChange>
      </w:pPr>
      <w:r w:rsidRPr="00972B31">
        <w:rPr>
          <w:b/>
        </w:rPr>
        <w:lastRenderedPageBreak/>
        <w:t>Thàn hình Sy</w:t>
      </w:r>
      <w:r w:rsidRPr="008A3511">
        <w:rPr>
          <w:rPrChange w:id="340" w:author="TOANNM" w:date="2018-05-19T16:55:00Z">
            <w:rPr>
              <w:rFonts w:eastAsia="Times New Roman"/>
              <w:b/>
              <w:sz w:val="26"/>
              <w:szCs w:val="26"/>
            </w:rPr>
          </w:rPrChange>
        </w:rPr>
        <w:t xml:space="preserve"> </w:t>
      </w:r>
      <w:r w:rsidRPr="00C307BC">
        <w:t>(</w:t>
      </w:r>
      <w:r w:rsidRPr="00071A6D">
        <w:t>Load Statistics</w:t>
      </w:r>
      <w:r w:rsidRPr="00C307BC">
        <w:t>)</w:t>
      </w:r>
      <w:r w:rsidRPr="00071A6D">
        <w:t>:</w:t>
      </w:r>
      <w:r w:rsidRPr="00C307BC">
        <w:t xml:space="preserve"> Các trang này hiLog là cách thuRGEFORMAT ẵn trong php tin lịch sử Jenkins trong thời gian thực. Việc sử dụng chínhvà độ dài của hàng đợi biên dịch cho biết một dự án cần phải đợi bao lâu trước khi được thực thi. Những số liệu thống kê này có thể đưa ra ý tưởng tốt về việc liệu các công suất phụ hay các nút biên dịch bổ sung có được yêu cầu từ quan điểm cơ sở hạ tầng hay không.</w:t>
      </w:r>
    </w:p>
    <w:p w14:paraId="4ABFC6F7" w14:textId="77777777" w:rsidR="00F90D5E" w:rsidRPr="00C307BC" w:rsidRDefault="00F90D5E" w:rsidP="00660FB7">
      <w:pPr>
        <w:pStyle w:val="luanvanpara"/>
        <w:pPrChange w:id="341" w:author="Nguyen Toan" w:date="2018-05-19T18:17:00Z">
          <w:pPr>
            <w:spacing w:after="120"/>
            <w:ind w:firstLine="567"/>
            <w:jc w:val="both"/>
          </w:pPr>
        </w:pPrChange>
      </w:pPr>
      <w:r w:rsidRPr="00A550EF">
        <w:rPr>
          <w:b/>
        </w:rPr>
        <w:t>TCác trang này hi</w:t>
      </w:r>
      <w:r w:rsidRPr="008A3511">
        <w:rPr>
          <w:rPrChange w:id="342" w:author="TOANNM" w:date="2018-05-19T16:55:00Z">
            <w:rPr>
              <w:rFonts w:eastAsia="Times New Roman"/>
              <w:b/>
              <w:sz w:val="26"/>
              <w:szCs w:val="26"/>
            </w:rPr>
          </w:rPrChange>
        </w:rPr>
        <w:t xml:space="preserve"> (</w:t>
      </w:r>
      <w:r w:rsidRPr="00071A6D">
        <w:t>Script Console</w:t>
      </w:r>
      <w:r w:rsidRPr="00C307BC">
        <w:t>)</w:t>
      </w:r>
      <w:r w:rsidRPr="008A3511">
        <w:rPr>
          <w:rPrChange w:id="343" w:author="TOANNM" w:date="2018-05-19T16:55:00Z">
            <w:rPr>
              <w:rFonts w:eastAsia="Times New Roman"/>
              <w:b/>
              <w:sz w:val="26"/>
              <w:szCs w:val="26"/>
            </w:rPr>
          </w:rPrChange>
        </w:rPr>
        <w:t xml:space="preserve">: </w:t>
      </w:r>
      <w:r w:rsidRPr="00C307BC">
        <w:t>Màn hình này cho phép chcách thuRGEFORMAT ẵn trong php tin lịch sử Jenkins trong thời gian thực. Việc sử dụng chínhvà độ dài của hàng đợi biên</w:t>
      </w:r>
    </w:p>
    <w:p w14:paraId="41F73476" w14:textId="3A40C44D" w:rsidR="00845CE0" w:rsidRPr="00F350F6" w:rsidRDefault="00F90D5E" w:rsidP="00660FB7">
      <w:pPr>
        <w:pStyle w:val="luanvanpara"/>
        <w:rPr>
          <w:rPrChange w:id="344" w:author="TOANNM" w:date="2018-05-19T16:55:00Z">
            <w:rPr>
              <w:rFonts w:ascii="Arial" w:hAnsi="Arial" w:cs="Arial"/>
              <w:sz w:val="22"/>
              <w:szCs w:val="22"/>
            </w:rPr>
          </w:rPrChange>
        </w:rPr>
        <w:pPrChange w:id="345" w:author="Nguyen Toan" w:date="2018-05-19T18:17:00Z">
          <w:pPr>
            <w:spacing w:after="120"/>
            <w:ind w:firstLine="567"/>
            <w:jc w:val="both"/>
          </w:pPr>
        </w:pPrChange>
      </w:pPr>
      <w:r w:rsidRPr="00F350F6">
        <w:rPr>
          <w:b/>
        </w:rPr>
        <w:t>Hàn hình nà</w:t>
      </w:r>
      <w:r w:rsidRPr="00071A6D">
        <w:t xml:space="preserve"> (Prepare for Shutdown):</w:t>
      </w:r>
      <w:r w:rsidRPr="00F350F6">
        <w:rPr>
          <w:rPrChange w:id="346" w:author="TOANNM" w:date="2018-05-19T16:55:00Z">
            <w:rPr>
              <w:rFonts w:eastAsia="Times New Roman"/>
              <w:b/>
              <w:sz w:val="26"/>
              <w:szCs w:val="26"/>
            </w:rPr>
          </w:rPrChange>
        </w:rPr>
        <w:t xml:space="preserve"> </w:t>
      </w:r>
      <w:r w:rsidRPr="00C307BC">
        <w:t>N(Prepare for Shutdown):cách thiệt khi máy chủ Jenkins đang thực thi một phiên bản của dự án, có thể sử dụng tính năng “Prepare for Shutdown”. Cuối cùng, khi tất cả các bản thực thi hiện tại đã hoàn thành, Jenkins sẽ tự động tắt hệ thống</w:t>
      </w:r>
    </w:p>
    <w:p w14:paraId="34E44459" w14:textId="77777777" w:rsidR="0009672D" w:rsidRPr="00C307BC" w:rsidRDefault="0009672D" w:rsidP="00966627">
      <w:pPr>
        <w:pStyle w:val="Heading2"/>
        <w:numPr>
          <w:ilvl w:val="1"/>
          <w:numId w:val="12"/>
        </w:numPr>
        <w:spacing w:before="240"/>
        <w:ind w:left="431" w:hanging="431"/>
        <w:rPr>
          <w:rFonts w:ascii="Times New Roman" w:hAnsi="Times New Roman" w:cs="Times New Roman"/>
          <w:b/>
          <w:sz w:val="26"/>
          <w:szCs w:val="26"/>
        </w:rPr>
      </w:pPr>
      <w:bookmarkStart w:id="347" w:name="_Toc514450057"/>
      <w:r w:rsidRPr="00C307BC">
        <w:rPr>
          <w:rFonts w:ascii="Times New Roman" w:hAnsi="Times New Roman" w:cs="Times New Roman"/>
          <w:b/>
          <w:sz w:val="26"/>
          <w:szCs w:val="26"/>
        </w:rPr>
        <w:t xml:space="preserve">Kiểm </w:t>
      </w:r>
      <w:r w:rsidRPr="00C307BC">
        <w:rPr>
          <w:rFonts w:ascii="Times New Roman" w:eastAsia="Times New Roman" w:hAnsi="Times New Roman" w:cs="Times New Roman"/>
          <w:b/>
          <w:sz w:val="26"/>
          <w:szCs w:val="26"/>
        </w:rPr>
        <w:t>thử</w:t>
      </w:r>
      <w:bookmarkEnd w:id="347"/>
    </w:p>
    <w:p w14:paraId="341ED32A" w14:textId="5E8BE377" w:rsidR="0009672D" w:rsidRPr="00C307BC" w:rsidRDefault="003E5699" w:rsidP="00660FB7">
      <w:pPr>
        <w:pStyle w:val="luanvanpara"/>
        <w:pPrChange w:id="348" w:author="Nguyen Toan" w:date="2018-05-19T18:17:00Z">
          <w:pPr>
            <w:spacing w:after="120"/>
            <w:ind w:firstLine="567"/>
            <w:jc w:val="both"/>
          </w:pPr>
        </w:pPrChange>
      </w:pPr>
      <w:r w:rsidRPr="00C307BC">
        <w:t>Mhửm pare for Shutdown):cách thiệt khi m phải trải qua giai đoạn kiểm thử để đảm bảo chất lượng sản phẩm. Vì vậy việc kiểm thử là một trong những giai đoạn quan trọng trong quá trình phát triển bất cứ một ứng dụng nào.</w:t>
      </w:r>
    </w:p>
    <w:p w14:paraId="6B3A23B0" w14:textId="6B887C84" w:rsidR="00A6368E" w:rsidRPr="00C307BC" w:rsidRDefault="002E529D" w:rsidP="00660FB7">
      <w:pPr>
        <w:pStyle w:val="luanvanpara"/>
        <w:pPrChange w:id="349" w:author="Nguyen Toan" w:date="2018-05-19T18:17:00Z">
          <w:pPr>
            <w:spacing w:after="120"/>
            <w:ind w:firstLine="567"/>
            <w:jc w:val="both"/>
          </w:pPr>
        </w:pPrChange>
      </w:pPr>
      <w:r w:rsidRPr="00C307BC">
        <w:t xml:space="preserve">Kiửm pare for Shutdown):cách thiệt khi m phải trải qua giai đoạn kiểm thử để đảm bảo chất lượng sản phẩm. Vì vậy việc kiểm thử là một trong những giai đoạn quan trọng trong quá trình phát triển bất cứ một ứng dụng nào.ự động tắt </w:t>
      </w:r>
      <w:r w:rsidR="00694EDB" w:rsidRPr="00C307BC">
        <w:t>Miửm pare for Shutdown):cácmềm là tìm ra các lỗi hay khiếm khuyết nhằm đảm bảo chương trình hoạt động đạt được hiệu quả tối đa.</w:t>
      </w:r>
      <w:r w:rsidR="00FB4A8C" w:rsidRPr="00FB4A8C">
        <w:t xml:space="preserve"> </w:t>
      </w:r>
      <w:r w:rsidR="00725259" w:rsidRPr="00C307BC">
        <w:t xml:space="preserve">“Kim pare for Shutdown):cácmềm là tìm ra các lỗi hay khiếm khuyết nhằm đảm bảo </w:t>
      </w:r>
      <w:sdt>
        <w:sdtPr>
          <w:id w:val="1838810844"/>
          <w:citation/>
        </w:sdtPr>
        <w:sdtContent>
          <w:r w:rsidR="00725259" w:rsidRPr="00C307BC">
            <w:fldChar w:fldCharType="begin"/>
          </w:r>
          <w:r w:rsidR="00725259" w:rsidRPr="00C307BC">
            <w:instrText xml:space="preserve"> CITATION B4 \l 1033 </w:instrText>
          </w:r>
          <w:r w:rsidR="00725259" w:rsidRPr="00C307BC">
            <w:fldChar w:fldCharType="separate"/>
          </w:r>
          <w:r w:rsidR="003137DA">
            <w:t xml:space="preserve"> </w:t>
          </w:r>
          <w:r w:rsidR="003137DA" w:rsidRPr="003137DA">
            <w:t>[11]</w:t>
          </w:r>
          <w:r w:rsidR="00725259" w:rsidRPr="00C307BC">
            <w:fldChar w:fldCharType="end"/>
          </w:r>
        </w:sdtContent>
      </w:sdt>
      <w:r w:rsidR="00725259" w:rsidRPr="00C307BC">
        <w:t>.</w:t>
      </w:r>
    </w:p>
    <w:p w14:paraId="08B26220" w14:textId="52470306" w:rsidR="00A6368E" w:rsidRPr="00C307BC" w:rsidRDefault="00A6368E" w:rsidP="00660FB7">
      <w:pPr>
        <w:pStyle w:val="luanvanpara"/>
        <w:pPrChange w:id="350" w:author="Nguyen Toan" w:date="2018-05-19T18:17:00Z">
          <w:pPr>
            <w:spacing w:after="120"/>
            <w:ind w:firstLine="567"/>
            <w:jc w:val="both"/>
          </w:pPr>
        </w:pPrChange>
      </w:pPr>
      <w:r w:rsidRPr="00C307BC">
        <w:t>Theo</w:t>
      </w:r>
      <w:r w:rsidR="00AE6D65" w:rsidRPr="00C307BC">
        <w:t xml:space="preserve"> </w:t>
      </w:r>
      <w:r w:rsidRPr="00C307BC">
        <w:t>bheoATION B4 \l 1033 n):cácmềm là tìm EEE Standard Glossary of Software Engineering Technology: “Kiểm thử phần mềm là quá trình khảo sát một hệ thống hay thành phần dưới những điều kiện xác định, quan sát và ghi lại các kết quả, và đánh gi</w:t>
      </w:r>
      <w:r w:rsidR="00B546B2" w:rsidRPr="00C307BC">
        <w:t>á</w:t>
      </w:r>
      <w:r w:rsidRPr="00C307BC">
        <w:t xml:space="preserve"> meoATION B4 \l 1033 n):cácmềm là tìm EEE Standard Glo</w:t>
      </w:r>
      <w:r w:rsidR="002641F5" w:rsidRPr="00C307BC">
        <w:t>ĐmeoATION B4 \l 1033 n):cácmềm là tìm EEE Standard Glossary of Software Engineering Technology: “Kiểm thử phần mềm là quá trình khảo s</w:t>
      </w:r>
      <w:del w:id="351" w:author="Nguyen Toan" w:date="2018-05-19T17:54:00Z">
        <w:r w:rsidR="002641F5" w:rsidRPr="00C307BC" w:rsidDel="00D91419">
          <w:delText xml:space="preserve"> </w:delText>
        </w:r>
      </w:del>
      <w:r w:rsidR="002641F5" w:rsidRPr="00C307BC">
        <w:t>, soATION B4 \l 103</w:t>
      </w:r>
      <w:r w:rsidR="00D1584B">
        <w:t xml:space="preserve"> </w:t>
      </w:r>
      <w:r w:rsidR="0009672D" w:rsidRPr="00C307BC">
        <w:t>KisoATIO</w:t>
      </w:r>
      <w:sdt>
        <w:sdtPr>
          <w:id w:val="1866093241"/>
          <w:citation/>
        </w:sdtPr>
        <w:sdtContent>
          <w:r w:rsidR="00772073" w:rsidRPr="00C307BC">
            <w:fldChar w:fldCharType="begin"/>
          </w:r>
          <w:r w:rsidR="00772073" w:rsidRPr="00C307BC">
            <w:instrText xml:space="preserve"> CITATION A1 \l 1033 </w:instrText>
          </w:r>
          <w:r w:rsidR="00772073" w:rsidRPr="00C307BC">
            <w:fldChar w:fldCharType="separate"/>
          </w:r>
          <w:r w:rsidR="003137DA">
            <w:t xml:space="preserve"> </w:t>
          </w:r>
          <w:r w:rsidR="003137DA" w:rsidRPr="003137DA">
            <w:t>[12]</w:t>
          </w:r>
          <w:r w:rsidR="00772073" w:rsidRPr="00C307BC">
            <w:fldChar w:fldCharType="end"/>
          </w:r>
        </w:sdtContent>
      </w:sdt>
      <w:r w:rsidR="00663FEE" w:rsidRPr="00C307BC">
        <w:t xml:space="preserve"> </w:t>
      </w:r>
      <w:r w:rsidR="0009672D" w:rsidRPr="00C307BC">
        <w:t>là kATION A1 \l 1033 n):cácmềm là tìm EEE Standard Glossary onh. Đây là một phần con của hoạt động QA và là hoạt động chủ yếu của QA. Kiểm thử bao gồm hai phần</w:t>
      </w:r>
      <w:del w:id="352" w:author="Nguyen Toan" w:date="2018-05-19T17:54:00Z">
        <w:r w:rsidR="0009672D" w:rsidRPr="00C307BC" w:rsidDel="00D91419">
          <w:delText xml:space="preserve"> </w:delText>
        </w:r>
      </w:del>
      <w:r w:rsidR="0009672D" w:rsidRPr="00C307BC">
        <w:t>: Verification (ki33 n):cácmềm là tìm EEE Standard Glossary onh. Đây là một phần con của hoạt động QA và là hoạt động chủ yếu của QA. Kiểm</w:t>
      </w:r>
      <w:del w:id="353" w:author="Nguyen Toan" w:date="2018-05-19T17:54:00Z">
        <w:r w:rsidR="0009672D" w:rsidRPr="00C307BC" w:rsidDel="00D91419">
          <w:delText>”,</w:delText>
        </w:r>
      </w:del>
      <w:ins w:id="354" w:author="Nguyen Toan" w:date="2018-05-19T17:54:00Z">
        <w:r w:rsidR="00D91419" w:rsidRPr="00C307BC">
          <w:t>”</w:t>
        </w:r>
      </w:ins>
      <w:r w:rsidR="0009672D" w:rsidRPr="00C307BC">
        <w:t xml:space="preserve"> mVerification ( ra lỗi lập trình so với thiết kế, đây là công việc của người phát triển. Hoạt động thẩm định (Validation) trả lời cho câu hỏi “Are you building the right thing?”</w:t>
      </w:r>
      <w:del w:id="355" w:author="Nguyen Toan" w:date="2018-05-19T17:54:00Z">
        <w:r w:rsidR="0009672D" w:rsidRPr="00C307BC" w:rsidDel="00D91419">
          <w:delText>,</w:delText>
        </w:r>
      </w:del>
      <w:r w:rsidR="0009672D" w:rsidRPr="00C307BC">
        <w:t xml:space="preserve"> mVerification ( ra lỗi lập trình so vớ</w:t>
      </w:r>
    </w:p>
    <w:p w14:paraId="7E68985E" w14:textId="3308F4E7" w:rsidR="009567A2" w:rsidRPr="00C307BC" w:rsidRDefault="009567A2" w:rsidP="00966627">
      <w:pPr>
        <w:pStyle w:val="Heading3"/>
        <w:numPr>
          <w:ilvl w:val="3"/>
          <w:numId w:val="12"/>
        </w:numPr>
        <w:spacing w:before="240" w:after="120"/>
        <w:ind w:left="646" w:hanging="646"/>
        <w:rPr>
          <w:rFonts w:ascii="Times New Roman" w:eastAsia="Times New Roman" w:hAnsi="Times New Roman" w:cs="Times New Roman"/>
          <w:b/>
          <w:color w:val="auto"/>
          <w:sz w:val="26"/>
          <w:szCs w:val="26"/>
        </w:rPr>
      </w:pPr>
      <w:bookmarkStart w:id="356" w:name="_Toc514450058"/>
      <w:r w:rsidRPr="00C307BC">
        <w:rPr>
          <w:rFonts w:ascii="Times New Roman" w:eastAsia="Times New Roman" w:hAnsi="Times New Roman" w:cs="Times New Roman"/>
          <w:b/>
          <w:color w:val="auto"/>
          <w:sz w:val="26"/>
          <w:szCs w:val="26"/>
        </w:rPr>
        <w:lastRenderedPageBreak/>
        <w:t>Kiểm thử hộp đen</w:t>
      </w:r>
      <w:bookmarkEnd w:id="356"/>
    </w:p>
    <w:p w14:paraId="3418EB51" w14:textId="471EFEBE" w:rsidR="00301CDE" w:rsidRPr="00C307BC" w:rsidRDefault="00F812C3" w:rsidP="00660FB7">
      <w:pPr>
        <w:pStyle w:val="luanvanpara"/>
        <w:pPrChange w:id="357" w:author="Nguyen Toan" w:date="2018-05-19T18:17:00Z">
          <w:pPr>
            <w:spacing w:after="120"/>
            <w:ind w:firstLine="567"/>
            <w:jc w:val="both"/>
          </w:pPr>
        </w:pPrChange>
      </w:pPr>
      <w:r w:rsidRPr="00C307BC">
        <w:t>Kiểm thử hộp đen</w:t>
      </w:r>
      <w:r w:rsidRPr="00C307BC">
        <w:t xml:space="preserve"> xem chương trình như một hộp đen, kiểm thử viên không cần quan tâm đến việc cấu trúc và hoạt động bên trong của chương trình, thay vào đó, kiểm thử viên tập trung tìm các đặc điểm mà chương trình thực hiện không đúng như đặc tả của nó.</w:t>
      </w:r>
      <w:r w:rsidR="007757A9" w:rsidRPr="00C307BC">
        <w:t xml:space="preserve"> </w:t>
      </w:r>
      <w:r w:rsidR="00301CDE" w:rsidRPr="00C307BC">
        <w:t>Các ca king trình như một hộp đen, kiểm</w:t>
      </w:r>
      <w:r w:rsidR="00A87ED5" w:rsidRPr="00C307BC">
        <w:t xml:space="preserve">ngư ca king </w:t>
      </w:r>
      <w:r w:rsidR="003F420B">
        <w:t>u</w:t>
      </w:r>
      <w:r w:rsidR="00A87ED5" w:rsidRPr="00C307BC">
        <w:t>ser requirement)</w:t>
      </w:r>
      <w:r w:rsidR="00523C33" w:rsidRPr="00C307BC">
        <w:t xml:space="preserve"> </w:t>
      </w:r>
      <w:r w:rsidR="00301CDE" w:rsidRPr="00C307BC">
        <w:t>cer requirement)</w:t>
      </w:r>
      <w:r w:rsidR="0066636E" w:rsidRPr="00C307BC">
        <w:t>.</w:t>
      </w:r>
    </w:p>
    <w:p w14:paraId="3587224A" w14:textId="16D6EADE" w:rsidR="00286322" w:rsidRPr="00C307BC" w:rsidRDefault="00286322" w:rsidP="00660FB7">
      <w:pPr>
        <w:pStyle w:val="luanvanpara"/>
        <w:pPrChange w:id="358" w:author="Nguyen Toan" w:date="2018-05-19T18:17:00Z">
          <w:pPr>
            <w:spacing w:after="120"/>
            <w:ind w:firstLine="567"/>
            <w:jc w:val="both"/>
          </w:pPr>
        </w:pPrChange>
      </w:pPr>
      <w:r w:rsidRPr="00C307BC">
        <w:t>Các phương pháp kinhư một hộp đe</w:t>
      </w:r>
      <w:r w:rsidR="00917EF6" w:rsidRPr="00C307BC">
        <w:t xml:space="preserve"> </w:t>
      </w:r>
      <w:r w:rsidR="00037894" w:rsidRPr="00C307BC">
        <w:t>bao ghư</w:t>
      </w:r>
      <w:r w:rsidR="00917EF6" w:rsidRPr="00C307BC">
        <w:t xml:space="preserve"> ki ghương pháp kinhư một hộp đen, kiểm thử viên không cần quan tâm đến việc cấu</w:t>
      </w:r>
      <w:r w:rsidR="00191AA8" w:rsidRPr="00C307BC">
        <w:t>Kii ghương pháp kinhư một hộp đen, kiểm thử viên không cần quan tâm đến việc cấu trúc và chỉ cần quan tâm đến việc một chức năng có hành xử đúng như đặc tả người dùng đưa ra.</w:t>
      </w:r>
      <w:r w:rsidR="00EB5737" w:rsidRPr="00C307BC">
        <w:t xml:space="preserve"> Do kiương pháp kinhư một hộp đen, kiểm thử viên không cần quan tâm đến việc cấu trúc và chỉ cần quan tâm đến việc một chức năng có hành xử đúng như đặc tả người</w:t>
      </w:r>
      <w:r w:rsidR="00C93426" w:rsidRPr="00C307BC">
        <w:t xml:space="preserve"> Ki kiươn hộp đen mang tính đánh giá khách quan nhưng theo chiều hướng thăm dò mù</w:t>
      </w:r>
      <w:r w:rsidR="00E00BC9" w:rsidRPr="00C307BC">
        <w:t>.</w:t>
      </w:r>
    </w:p>
    <w:p w14:paraId="082E3B67" w14:textId="32A28322" w:rsidR="00375F4B" w:rsidRPr="00C307BC" w:rsidRDefault="00375F4B" w:rsidP="00966627">
      <w:pPr>
        <w:pStyle w:val="Heading3"/>
        <w:numPr>
          <w:ilvl w:val="3"/>
          <w:numId w:val="12"/>
        </w:numPr>
        <w:spacing w:before="240" w:after="120"/>
        <w:ind w:left="646" w:hanging="646"/>
        <w:rPr>
          <w:rFonts w:ascii="Times New Roman" w:eastAsia="Times New Roman" w:hAnsi="Times New Roman" w:cs="Times New Roman"/>
          <w:b/>
          <w:color w:val="auto"/>
          <w:sz w:val="26"/>
          <w:szCs w:val="26"/>
        </w:rPr>
      </w:pPr>
      <w:bookmarkStart w:id="359" w:name="_Toc514450059"/>
      <w:r w:rsidRPr="00C307BC">
        <w:rPr>
          <w:rFonts w:ascii="Times New Roman" w:eastAsia="Times New Roman" w:hAnsi="Times New Roman" w:cs="Times New Roman"/>
          <w:b/>
          <w:color w:val="auto"/>
          <w:sz w:val="26"/>
          <w:szCs w:val="26"/>
        </w:rPr>
        <w:t>Kiểm thử hộp trắng</w:t>
      </w:r>
      <w:bookmarkEnd w:id="359"/>
    </w:p>
    <w:p w14:paraId="70A986BA" w14:textId="43993106" w:rsidR="00375F4B" w:rsidRPr="00C307BC" w:rsidRDefault="00E00BC9" w:rsidP="00660FB7">
      <w:pPr>
        <w:pStyle w:val="luanvanpara"/>
        <w:pPrChange w:id="360" w:author="Nguyen Toan" w:date="2018-05-19T18:17:00Z">
          <w:pPr>
            <w:spacing w:after="120"/>
            <w:ind w:firstLine="567"/>
            <w:jc w:val="both"/>
          </w:pPr>
        </w:pPrChange>
      </w:pPr>
      <w:r w:rsidRPr="00C307BC">
        <w:t>Kiểm thử hộp trắng</w:t>
      </w:r>
      <w:r w:rsidRPr="00C307BC">
        <w:t xml:space="preserve"> </w:t>
      </w:r>
      <w:r w:rsidR="00D87A2D" w:rsidRPr="00C307BC">
        <w:t>l</w:t>
      </w:r>
      <w:r w:rsidR="00375F4B" w:rsidRPr="00C307BC">
        <w:t>à mm thử hộp trắng</w:t>
      </w:r>
      <w:r w:rsidR="00375F4B" w:rsidRPr="00C307BC">
        <w:t>i mm thử hộp trắng</w:t>
      </w:r>
      <w:r w:rsidR="00375F4B" w:rsidRPr="00C307BC">
        <w:t xml:space="preserve"> ngư thử hộp trắng</w:t>
      </w:r>
      <w:r w:rsidR="00375F4B" w:rsidRPr="00C307BC">
        <w:t>ửngư thử hộp trắng</w:t>
      </w:r>
      <w:r w:rsidR="00375F4B" w:rsidRPr="00C307BC">
        <w:t>ửngư thử hộp</w:t>
      </w:r>
      <w:r w:rsidR="003E7E6D" w:rsidRPr="00C307BC">
        <w:t>cho phép khp trắng</w:t>
      </w:r>
      <w:r w:rsidR="003E7E6D" w:rsidRPr="00C307BC">
        <w:t>cho phép khp trắng</w:t>
      </w:r>
      <w:r w:rsidR="003E7E6D" w:rsidRPr="00C307BC">
        <w:t xml:space="preserve"> co phép khp trắng</w:t>
      </w:r>
      <w:r w:rsidR="003E7E6D" w:rsidRPr="00C307BC">
        <w:t xml:space="preserve"> Chipn lược này xuất phát từ dữ liệu kiểm thử bằng sự kiểm thử tính logic của chương trình.</w:t>
      </w:r>
      <w:r w:rsidR="000B544C">
        <w:t xml:space="preserve"> Ngưpn l</w:t>
      </w:r>
      <w:r w:rsidR="00104F52" w:rsidRPr="00C307BC">
        <w:t>iNgưpn lược này xuất phát từ dữ liệu kiểm thử bằng sự kiểm thử tính logic của chương trình.ỉ cần quan tâm đến việc một chứ</w:t>
      </w:r>
    </w:p>
    <w:p w14:paraId="5C0984C7" w14:textId="1210A3DC" w:rsidR="0060415E" w:rsidRPr="00C307BC" w:rsidRDefault="00413B10" w:rsidP="00660FB7">
      <w:pPr>
        <w:pStyle w:val="luanvanpara"/>
        <w:pPrChange w:id="361" w:author="Nguyen Toan" w:date="2018-05-19T18:17:00Z">
          <w:pPr>
            <w:spacing w:after="120"/>
            <w:ind w:firstLine="567"/>
            <w:jc w:val="both"/>
          </w:pPr>
        </w:pPrChange>
      </w:pPr>
      <w:r w:rsidRPr="00C307BC">
        <w:t>Các lo lược này xuất phát từ dữ liệu</w:t>
      </w:r>
      <w:r w:rsidR="00211F9F" w:rsidRPr="00C307BC">
        <w:t xml:space="preserve"> kiểm thử</w:t>
      </w:r>
      <w:r w:rsidR="008B7E9B">
        <w:t xml:space="preserve"> giao diửợc này xuất phát từ dữ</w:t>
      </w:r>
      <w:r w:rsidR="00211F9F" w:rsidRPr="00C307BC">
        <w:t>API testing</w:t>
      </w:r>
      <w:r w:rsidR="008B7E9B">
        <w:t>)</w:t>
      </w:r>
      <w:r w:rsidR="00211F9F" w:rsidRPr="00C307BC">
        <w:t>, đây là phương pháp kiát từ dữ liệu kiểm thử bằng sự kiểm t</w:t>
      </w:r>
      <w:r w:rsidR="0041599E">
        <w:t>Kiđây là phương pháp kiát t</w:t>
      </w:r>
      <w:r w:rsidR="00211F9F" w:rsidRPr="00C307BC">
        <w:t>ode coverage</w:t>
      </w:r>
      <w:r w:rsidR="0041599E">
        <w:t>)</w:t>
      </w:r>
      <w:r w:rsidR="00211F9F" w:rsidRPr="00C307BC">
        <w:t xml:space="preserve"> te coverageơng pháp kiát từ dữ liệu kiểm thử bằng sự kiểm thử t</w:t>
      </w:r>
      <w:r w:rsidR="00F84FFF">
        <w:t>lte coverageơng pháp kiát từ dữ</w:t>
      </w:r>
      <w:r w:rsidR="00211F9F" w:rsidRPr="00C307BC">
        <w:t>Fault injection</w:t>
      </w:r>
      <w:r w:rsidR="00F84FFF">
        <w:t>)</w:t>
      </w:r>
      <w:r w:rsidR="00211F9F" w:rsidRPr="00C307BC">
        <w:t>, các phương pháp ki kiát từ dữ liệu k</w:t>
      </w:r>
      <w:r w:rsidR="00E415AA">
        <w:t xml:space="preserve"> </w:t>
      </w:r>
      <w:del w:id="362" w:author="Nguyen Toan" w:date="2018-05-19T17:54:00Z">
        <w:r w:rsidR="00E415AA" w:rsidDel="004F0C40">
          <w:delText>(</w:delText>
        </w:r>
        <w:r w:rsidR="00211F9F" w:rsidRPr="00C307BC" w:rsidDel="004F0C40">
          <w:delText xml:space="preserve"> Mutation</w:delText>
        </w:r>
      </w:del>
      <w:ins w:id="363" w:author="Nguyen Toan" w:date="2018-05-19T17:54:00Z">
        <w:r w:rsidR="004F0C40">
          <w:t>(</w:t>
        </w:r>
        <w:r w:rsidR="004F0C40" w:rsidRPr="00C307BC">
          <w:t>Mutation</w:t>
        </w:r>
      </w:ins>
      <w:r w:rsidR="00211F9F" w:rsidRPr="00C307BC">
        <w:t xml:space="preserve"> </w:t>
      </w:r>
      <w:r w:rsidR="004166F6">
        <w:t>testing methods</w:t>
      </w:r>
      <w:r w:rsidR="00E415AA">
        <w:t>)</w:t>
      </w:r>
      <w:r w:rsidR="004166F6">
        <w:t>, kiing methodsáp</w:t>
      </w:r>
      <w:r w:rsidR="00211F9F" w:rsidRPr="00C307BC">
        <w:t>static testing</w:t>
      </w:r>
      <w:r w:rsidR="004166F6">
        <w:t>)</w:t>
      </w:r>
      <w:r w:rsidR="00211F9F" w:rsidRPr="00C307BC">
        <w:t>.</w:t>
      </w:r>
    </w:p>
    <w:p w14:paraId="264A1D23" w14:textId="01084316" w:rsidR="00C014C3" w:rsidRPr="00C307BC" w:rsidRDefault="0066347E" w:rsidP="00660FB7">
      <w:pPr>
        <w:pStyle w:val="luanvanpara"/>
        <w:pPrChange w:id="364" w:author="Nguyen Toan" w:date="2018-05-19T18:17:00Z">
          <w:pPr>
            <w:spacing w:after="120"/>
            <w:ind w:firstLine="567"/>
            <w:jc w:val="both"/>
          </w:pPr>
        </w:pPrChange>
      </w:pPr>
      <w:r w:rsidRPr="00C307BC">
        <w:t>Phương pháp kisáp ki</w:t>
      </w:r>
      <w:r w:rsidR="008407AB" w:rsidRPr="00C307BC">
        <w:t xml:space="preserve"> hương pháp kisáp ki kiát từ dữ </w:t>
      </w:r>
      <w:r w:rsidRPr="00C307BC">
        <w:t xml:space="preserve">ụhương pháp kisáp ki kiát từ dữ liệu kiểm thử bằng sự kiểm thử tính logic của chương trình. thử hộp đen. Điều này cho phép các nhóm phần mềm khảo sát các phần của một hệ thống ít khi được kiểm tra và đảm bảo rằng những điểm chức năng quan trọng </w:t>
      </w:r>
      <w:r w:rsidR="00052FC7" w:rsidRPr="00C307BC">
        <w:t>nhươn</w:t>
      </w:r>
      <w:r w:rsidRPr="00C307BC">
        <w:t>đã đưg pháp kisáp</w:t>
      </w:r>
    </w:p>
    <w:p w14:paraId="36722FD2" w14:textId="2D61FF1D" w:rsidR="00C014C3" w:rsidRPr="00C307BC" w:rsidRDefault="00C014C3" w:rsidP="00966627">
      <w:pPr>
        <w:pStyle w:val="Heading3"/>
        <w:numPr>
          <w:ilvl w:val="3"/>
          <w:numId w:val="12"/>
        </w:numPr>
        <w:spacing w:before="240" w:after="120"/>
        <w:ind w:left="646" w:hanging="646"/>
        <w:rPr>
          <w:rFonts w:ascii="Times New Roman" w:eastAsia="Times New Roman" w:hAnsi="Times New Roman" w:cs="Times New Roman"/>
          <w:b/>
          <w:color w:val="auto"/>
          <w:sz w:val="26"/>
          <w:szCs w:val="26"/>
        </w:rPr>
      </w:pPr>
      <w:bookmarkStart w:id="365" w:name="_Toc514450060"/>
      <w:r w:rsidRPr="00C307BC">
        <w:rPr>
          <w:rFonts w:ascii="Times New Roman" w:eastAsia="Times New Roman" w:hAnsi="Times New Roman" w:cs="Times New Roman"/>
          <w:b/>
          <w:color w:val="auto"/>
          <w:sz w:val="26"/>
          <w:szCs w:val="26"/>
        </w:rPr>
        <w:t>Kiểm thử hộp xám</w:t>
      </w:r>
      <w:bookmarkEnd w:id="365"/>
    </w:p>
    <w:p w14:paraId="2774F69C" w14:textId="25976C01" w:rsidR="001C4CAF" w:rsidRPr="00C307BC" w:rsidRDefault="000B47F9" w:rsidP="00660FB7">
      <w:pPr>
        <w:pStyle w:val="luanvanpara"/>
        <w:pPrChange w:id="366" w:author="Nguyen Toan" w:date="2018-05-19T18:17:00Z">
          <w:pPr>
            <w:spacing w:after="120"/>
            <w:ind w:firstLine="567"/>
            <w:jc w:val="both"/>
          </w:pPr>
        </w:pPrChange>
      </w:pPr>
      <w:r w:rsidRPr="00C307BC">
        <w:t>Kiểm thử hộp xám</w:t>
      </w:r>
      <w:r w:rsidRPr="00C307BC">
        <w:t xml:space="preserve"> đòi hhử hộp xám</w:t>
      </w:r>
      <w:r w:rsidRPr="00C307BC">
        <w:t xml:space="preserve"> sòi hhử hộp xám</w:t>
      </w:r>
      <w:r w:rsidRPr="00C307BC">
        <w:t xml:space="preserve"> còi hhử hộp xiệu và giải thuật bên trong cho những mục đích thiết kế các ca kiểm thử, nhưng là kiểm thử ở mức người sử dụng hay mức hộp đen. Việc thao tác tới dữ liệu đầu vào và định dạng dữ liệu đầu ra là không rõ ràng, bởi vì đầu vào và đầu ra ở bên ngoài “hộp đen” chương trình</w:t>
      </w:r>
      <w:r w:rsidR="00A1776C" w:rsidRPr="00C307BC">
        <w:t xml:space="preserve">. </w:t>
      </w:r>
      <w:r w:rsidR="003C58ED" w:rsidRPr="00C307BC">
        <w:t>S òi hhử hộp xiệu</w:t>
      </w:r>
      <w:r w:rsidR="008959EB" w:rsidRPr="00C307BC">
        <w:t>đ</w:t>
      </w:r>
      <w:r w:rsidR="003C58ED" w:rsidRPr="00C307BC">
        <w:t>ặ òi hhử hộp xiệu và giải thuật bên trong cho những mục đích thiết kế các ca kiểm thử, nhưng là kiểm thử ở mức người sử dụng hay mức hộp đen. Việc thao tác tới dữ liệu đầu vào và định dạng dữ liệu đầu ra là không rõ ràng, bởig bao gồm cả thiết kế đối chiếu để quyết định, ví dụ, giá trị biên không thay đổi</w:t>
      </w:r>
      <w:r w:rsidR="00B67097">
        <w:t>.</w:t>
      </w:r>
    </w:p>
    <w:p w14:paraId="0CF8F8FD" w14:textId="59E27962" w:rsidR="00A95B33" w:rsidRDefault="006E0B1C" w:rsidP="00966627">
      <w:pPr>
        <w:pStyle w:val="Heading3"/>
        <w:numPr>
          <w:ilvl w:val="3"/>
          <w:numId w:val="12"/>
        </w:numPr>
        <w:spacing w:before="240" w:after="120"/>
        <w:ind w:left="646" w:hanging="646"/>
        <w:rPr>
          <w:rFonts w:ascii="Times New Roman" w:eastAsia="Times New Roman" w:hAnsi="Times New Roman" w:cs="Times New Roman"/>
          <w:b/>
          <w:color w:val="auto"/>
          <w:sz w:val="26"/>
          <w:szCs w:val="26"/>
        </w:rPr>
      </w:pPr>
      <w:bookmarkStart w:id="367" w:name="_Toc514450061"/>
      <w:r w:rsidRPr="00C307BC">
        <w:rPr>
          <w:rFonts w:ascii="Times New Roman" w:eastAsia="Times New Roman" w:hAnsi="Times New Roman" w:cs="Times New Roman"/>
          <w:b/>
          <w:color w:val="auto"/>
          <w:sz w:val="26"/>
          <w:szCs w:val="26"/>
        </w:rPr>
        <w:lastRenderedPageBreak/>
        <w:t xml:space="preserve">Các </w:t>
      </w:r>
      <w:r w:rsidR="00266296" w:rsidRPr="00C307BC">
        <w:rPr>
          <w:rFonts w:ascii="Times New Roman" w:eastAsia="Times New Roman" w:hAnsi="Times New Roman" w:cs="Times New Roman"/>
          <w:b/>
          <w:color w:val="auto"/>
          <w:sz w:val="26"/>
          <w:szCs w:val="26"/>
        </w:rPr>
        <w:t>cấp độ</w:t>
      </w:r>
      <w:r w:rsidRPr="00C307BC">
        <w:rPr>
          <w:rFonts w:ascii="Times New Roman" w:eastAsia="Times New Roman" w:hAnsi="Times New Roman" w:cs="Times New Roman"/>
          <w:b/>
          <w:color w:val="auto"/>
          <w:sz w:val="26"/>
          <w:szCs w:val="26"/>
        </w:rPr>
        <w:t xml:space="preserve"> kiểm thử</w:t>
      </w:r>
      <w:bookmarkEnd w:id="367"/>
    </w:p>
    <w:p w14:paraId="0FAF8E64" w14:textId="5CF64A73" w:rsidR="009E5FBA" w:rsidRPr="00CF7898" w:rsidRDefault="009E5FBA" w:rsidP="00660FB7">
      <w:pPr>
        <w:pStyle w:val="luanvanpara"/>
        <w:rPr>
          <w:rFonts w:ascii="Arial" w:hAnsi="Arial" w:cs="Arial"/>
          <w:sz w:val="22"/>
          <w:szCs w:val="22"/>
        </w:rPr>
        <w:pPrChange w:id="368" w:author="Nguyen Toan" w:date="2018-05-19T18:17:00Z">
          <w:pPr/>
        </w:pPrChange>
      </w:pPr>
      <w:r w:rsidRPr="00C307BC">
        <w:t xml:space="preserve">Quá trình ki xiệu và giải thuật bên trong cho những mục đích thiết </w:t>
      </w:r>
      <w:r w:rsidRPr="00C307BC">
        <w:fldChar w:fldCharType="begin"/>
      </w:r>
      <w:r w:rsidRPr="00C307BC">
        <w:instrText xml:space="preserve"> REF _Ref512029124 \h  \* MERGEFORMAT </w:instrText>
      </w:r>
      <w:r w:rsidRPr="00C307BC">
        <w:fldChar w:fldCharType="separate"/>
      </w:r>
      <w:ins w:id="369" w:author="Nguyen Toan" w:date="2018-05-19T18:34:00Z">
        <w:r w:rsidR="003E226A">
          <w:rPr>
            <w:b/>
            <w:bCs/>
          </w:rPr>
          <w:t>Error! Reference source not found.</w:t>
        </w:r>
      </w:ins>
      <w:del w:id="370" w:author="Nguyen Toan" w:date="2018-05-19T18:34:00Z">
        <w:r w:rsidRPr="009A61C5" w:rsidDel="003E226A">
          <w:delText xml:space="preserve">Hình </w:delText>
        </w:r>
        <w:r w:rsidRPr="009A61C5" w:rsidDel="003E226A">
          <w:rPr>
            <w:noProof/>
          </w:rPr>
          <w:delText>1.19</w:delText>
        </w:r>
      </w:del>
      <w:r w:rsidRPr="00C307BC">
        <w:fldChar w:fldCharType="end"/>
      </w:r>
    </w:p>
    <w:p w14:paraId="50D25446" w14:textId="77777777" w:rsidR="00871F8A" w:rsidRDefault="009E5FBA" w:rsidP="00660FB7">
      <w:pPr>
        <w:pStyle w:val="luanvananh"/>
        <w:pPrChange w:id="371" w:author="Nguyen Toan" w:date="2018-05-19T18:17:00Z">
          <w:pPr>
            <w:keepNext/>
            <w:spacing w:after="120"/>
            <w:ind w:firstLine="567"/>
            <w:jc w:val="center"/>
          </w:pPr>
        </w:pPrChange>
      </w:pPr>
      <w:r w:rsidRPr="00C307BC">
        <w:drawing>
          <wp:inline distT="0" distB="0" distL="0" distR="0" wp14:anchorId="43AD1280" wp14:editId="0E3371A1">
            <wp:extent cx="3911600" cy="25831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11600" cy="2583180"/>
                    </a:xfrm>
                    <a:prstGeom prst="rect">
                      <a:avLst/>
                    </a:prstGeom>
                    <a:noFill/>
                    <a:ln>
                      <a:noFill/>
                    </a:ln>
                  </pic:spPr>
                </pic:pic>
              </a:graphicData>
            </a:graphic>
          </wp:inline>
        </w:drawing>
      </w:r>
    </w:p>
    <w:p w14:paraId="30B28A9E" w14:textId="54EE4295" w:rsidR="000D26B2" w:rsidRPr="00B72959" w:rsidRDefault="00871F8A" w:rsidP="00660FB7">
      <w:pPr>
        <w:pStyle w:val="luanvanImg"/>
        <w:rPr>
          <w:i/>
        </w:rPr>
        <w:pPrChange w:id="372" w:author="Nguyen Toan" w:date="2018-05-19T18:17:00Z">
          <w:pPr>
            <w:pStyle w:val="Caption"/>
            <w:jc w:val="center"/>
          </w:pPr>
        </w:pPrChange>
      </w:pPr>
      <w:r w:rsidRPr="003E226A">
        <w:t xml:space="preserve">Hình </w:t>
      </w:r>
      <w:r w:rsidR="0037692A" w:rsidRPr="00B72959">
        <w:rPr>
          <w:rPrChange w:id="373" w:author="Nguyen Toan" w:date="2018-05-19T17:28:00Z">
            <w:rPr>
              <w:sz w:val="26"/>
              <w:szCs w:val="26"/>
            </w:rPr>
          </w:rPrChange>
        </w:rPr>
        <w:fldChar w:fldCharType="begin"/>
      </w:r>
      <w:r w:rsidR="0037692A" w:rsidRPr="00B72959">
        <w:rPr>
          <w:rPrChange w:id="374" w:author="Nguyen Toan" w:date="2018-05-19T17:28:00Z">
            <w:rPr>
              <w:sz w:val="26"/>
              <w:szCs w:val="26"/>
            </w:rPr>
          </w:rPrChange>
        </w:rPr>
        <w:instrText xml:space="preserve"> STYLEREF 1 \s </w:instrText>
      </w:r>
      <w:r w:rsidR="0037692A" w:rsidRPr="00B72959">
        <w:rPr>
          <w:rPrChange w:id="375" w:author="Nguyen Toan" w:date="2018-05-19T17:28:00Z">
            <w:rPr>
              <w:sz w:val="26"/>
              <w:szCs w:val="26"/>
            </w:rPr>
          </w:rPrChange>
        </w:rPr>
        <w:fldChar w:fldCharType="separate"/>
      </w:r>
      <w:r w:rsidR="003E226A">
        <w:rPr>
          <w:noProof/>
        </w:rPr>
        <w:t>1</w:t>
      </w:r>
      <w:r w:rsidR="0037692A" w:rsidRPr="00B72959">
        <w:rPr>
          <w:rPrChange w:id="376" w:author="Nguyen Toan" w:date="2018-05-19T17:28:00Z">
            <w:rPr>
              <w:sz w:val="26"/>
              <w:szCs w:val="26"/>
            </w:rPr>
          </w:rPrChange>
        </w:rPr>
        <w:fldChar w:fldCharType="end"/>
      </w:r>
      <w:r w:rsidR="0037692A" w:rsidRPr="00B72959">
        <w:rPr>
          <w:rPrChange w:id="377" w:author="Nguyen Toan" w:date="2018-05-19T17:28:00Z">
            <w:rPr>
              <w:sz w:val="26"/>
              <w:szCs w:val="26"/>
            </w:rPr>
          </w:rPrChange>
        </w:rPr>
        <w:t>.</w:t>
      </w:r>
      <w:r w:rsidR="0037692A" w:rsidRPr="00B72959">
        <w:rPr>
          <w:rPrChange w:id="378" w:author="Nguyen Toan" w:date="2018-05-19T17:28:00Z">
            <w:rPr>
              <w:sz w:val="26"/>
              <w:szCs w:val="26"/>
            </w:rPr>
          </w:rPrChange>
        </w:rPr>
        <w:fldChar w:fldCharType="begin"/>
      </w:r>
      <w:r w:rsidR="0037692A" w:rsidRPr="00B72959">
        <w:rPr>
          <w:rPrChange w:id="379" w:author="Nguyen Toan" w:date="2018-05-19T17:28:00Z">
            <w:rPr>
              <w:sz w:val="26"/>
              <w:szCs w:val="26"/>
            </w:rPr>
          </w:rPrChange>
        </w:rPr>
        <w:instrText xml:space="preserve"> SEQ Hình \* ARABIC \s 1 </w:instrText>
      </w:r>
      <w:r w:rsidR="0037692A" w:rsidRPr="00B72959">
        <w:rPr>
          <w:rPrChange w:id="380" w:author="Nguyen Toan" w:date="2018-05-19T17:28:00Z">
            <w:rPr>
              <w:sz w:val="26"/>
              <w:szCs w:val="26"/>
            </w:rPr>
          </w:rPrChange>
        </w:rPr>
        <w:fldChar w:fldCharType="separate"/>
      </w:r>
      <w:ins w:id="381" w:author="Nguyen Toan" w:date="2018-05-19T18:34:00Z">
        <w:r w:rsidR="003E226A">
          <w:rPr>
            <w:noProof/>
          </w:rPr>
          <w:t>19</w:t>
        </w:r>
      </w:ins>
      <w:del w:id="382" w:author="Nguyen Toan" w:date="2018-05-19T18:34:00Z">
        <w:r w:rsidR="0037692A" w:rsidRPr="00B72959" w:rsidDel="003E226A">
          <w:rPr>
            <w:noProof/>
            <w:rPrChange w:id="383" w:author="Nguyen Toan" w:date="2018-05-19T17:28:00Z">
              <w:rPr>
                <w:noProof/>
                <w:sz w:val="26"/>
                <w:szCs w:val="26"/>
              </w:rPr>
            </w:rPrChange>
          </w:rPr>
          <w:delText>19</w:delText>
        </w:r>
      </w:del>
      <w:r w:rsidR="0037692A" w:rsidRPr="00B72959">
        <w:rPr>
          <w:rPrChange w:id="384" w:author="Nguyen Toan" w:date="2018-05-19T17:28:00Z">
            <w:rPr>
              <w:sz w:val="26"/>
              <w:szCs w:val="26"/>
            </w:rPr>
          </w:rPrChange>
        </w:rPr>
        <w:fldChar w:fldCharType="end"/>
      </w:r>
      <w:del w:id="385" w:author="Nguyen Toan" w:date="2018-05-19T17:55:00Z">
        <w:r w:rsidRPr="00B72959" w:rsidDel="004B19B1">
          <w:rPr>
            <w:rPrChange w:id="386" w:author="Nguyen Toan" w:date="2018-05-19T17:28:00Z">
              <w:rPr>
                <w:sz w:val="26"/>
                <w:szCs w:val="26"/>
              </w:rPr>
            </w:rPrChange>
          </w:rPr>
          <w:delText>:Sơ</w:delText>
        </w:r>
      </w:del>
      <w:ins w:id="387" w:author="Nguyen Toan" w:date="2018-05-19T17:55:00Z">
        <w:r w:rsidR="004B19B1" w:rsidRPr="003E226A">
          <w:rPr>
            <w:i/>
          </w:rPr>
          <w:t>: Sơ</w:t>
        </w:r>
      </w:ins>
      <w:r w:rsidRPr="003E226A">
        <w:t xml:space="preserve"> đ</w:t>
      </w:r>
      <w:r w:rsidRPr="00B72959">
        <w:rPr>
          <w:rPrChange w:id="388" w:author="Nguyen Toan" w:date="2018-05-19T17:28:00Z">
            <w:rPr>
              <w:sz w:val="26"/>
              <w:szCs w:val="26"/>
            </w:rPr>
          </w:rPrChange>
        </w:rPr>
        <w:t>ồ các cấp độ kiểm thử</w:t>
      </w:r>
    </w:p>
    <w:p w14:paraId="3B7A24DC" w14:textId="77777777" w:rsidR="00E41E87" w:rsidRPr="00CF7898" w:rsidRDefault="00E950C7" w:rsidP="00CF7898">
      <w:pPr>
        <w:rPr>
          <w:b/>
          <w:sz w:val="26"/>
          <w:szCs w:val="26"/>
        </w:rPr>
      </w:pPr>
      <w:r w:rsidRPr="00CF7898">
        <w:rPr>
          <w:b/>
          <w:sz w:val="26"/>
          <w:szCs w:val="26"/>
        </w:rPr>
        <w:t>Kiểm thử đơn vị</w:t>
      </w:r>
      <w:r w:rsidR="00AE2934" w:rsidRPr="00CF7898">
        <w:rPr>
          <w:b/>
          <w:sz w:val="26"/>
          <w:szCs w:val="26"/>
        </w:rPr>
        <w:t xml:space="preserve"> </w:t>
      </w:r>
    </w:p>
    <w:p w14:paraId="3BCA5DF0" w14:textId="0066BD03" w:rsidR="00ED2F6A" w:rsidRPr="00C307BC" w:rsidRDefault="00E41E87" w:rsidP="00507A60">
      <w:pPr>
        <w:pStyle w:val="luanvanpara"/>
        <w:pPrChange w:id="389" w:author="Nguyen Toan" w:date="2018-05-19T18:17:00Z">
          <w:pPr>
            <w:spacing w:after="120"/>
            <w:ind w:firstLine="567"/>
            <w:jc w:val="both"/>
          </w:pPr>
        </w:pPrChange>
      </w:pPr>
      <w:r w:rsidRPr="00C307BC">
        <w:t>Kiểm thử đơn vị</w:t>
      </w:r>
      <w:r w:rsidR="00AE2934" w:rsidRPr="00C307BC">
        <w:t>- Unit Test</w:t>
      </w:r>
      <w:r w:rsidR="0033203F" w:rsidRPr="00C307BC">
        <w:t xml:space="preserve"> là</w:t>
      </w:r>
      <w:r w:rsidR="007918EF" w:rsidRPr="00C307BC">
        <w:t xml:space="preserve"> vinit Testn vịểm thửs 1 ot found.MAT ong cho những mục đích thiết kế các ca kiểm t</w:t>
      </w:r>
      <w:r w:rsidR="002164BB" w:rsidRPr="00C307BC">
        <w:t xml:space="preserve">. Mnit Testn vịểm thửs 1 ot found.MAT ong cho những mục đích thiết kế cácình, các thành phần này có kích </w:t>
      </w:r>
      <w:r w:rsidR="00B833E1" w:rsidRPr="00C307BC">
        <w:t>thưnit Testn vịểm thửs 1 ot fou</w:t>
      </w:r>
      <w:r w:rsidR="00372B3E" w:rsidRPr="00C307BC">
        <w:t>.</w:t>
      </w:r>
      <w:r w:rsidR="009A55AA" w:rsidRPr="00C307BC">
        <w:t xml:space="preserve"> Do đó, k</w:t>
      </w:r>
      <w:r w:rsidR="00B833E1" w:rsidRPr="00C307BC">
        <w:t>iDo đó, kstn vị</w:t>
      </w:r>
      <w:r w:rsidR="001C4BEC" w:rsidRPr="00C307BC">
        <w:t>không có gì phịểm thửs 1 ot found.MAT ong cho những mục đích th</w:t>
      </w:r>
      <w:r w:rsidR="00F606B8" w:rsidRPr="00C307BC">
        <w:t>.</w:t>
      </w:r>
    </w:p>
    <w:p w14:paraId="562DF0C2" w14:textId="294CCB48" w:rsidR="00E41E87" w:rsidRDefault="000C71AA" w:rsidP="00507A60">
      <w:pPr>
        <w:pStyle w:val="luanvanpara"/>
        <w:pPrChange w:id="390" w:author="Nguyen Toan" w:date="2018-05-19T18:17:00Z">
          <w:pPr>
            <w:spacing w:after="120"/>
            <w:ind w:firstLine="567"/>
            <w:jc w:val="both"/>
          </w:pPr>
        </w:pPrChange>
      </w:pPr>
      <w:r w:rsidRPr="00C307BC">
        <w:t>Kiông có gì phịểm thửs 1 ot found.MAT ong</w:t>
      </w:r>
      <w:r w:rsidR="00D00F81" w:rsidRPr="00C307BC">
        <w:t>thông có gì phịểm thửs 1 ot found.MAT ong cho những mục đích t viết mã nguồn và xuyên suốt trong quá trình phát triển phần mềm.</w:t>
      </w:r>
      <w:r w:rsidR="00AE2934" w:rsidRPr="00C307BC">
        <w:t xml:space="preserve"> Thông thưì phịểm thửs 1 ot found.MAT ong cho </w:t>
      </w:r>
      <w:r w:rsidR="00700835" w:rsidRPr="00C307BC">
        <w:t xml:space="preserve">kihông thưì phịểm thửs 1 ot found.MAT ong cho những mục đích t viết </w:t>
      </w:r>
      <w:r w:rsidR="00B163FA" w:rsidRPr="00C307BC">
        <w:t xml:space="preserve"> Mhông thưì phịểm thửs 1 ot found.MAT ong cho những mục đích t viết mã nguồn ành phần con là chính xác, trong mối tương quan với dữ li</w:t>
      </w:r>
      <w:r w:rsidR="0043588A" w:rsidRPr="00C307BC">
        <w:t>ệMhông thưì phịểm thửs 1 ot found.M</w:t>
      </w:r>
    </w:p>
    <w:p w14:paraId="0C04EE48" w14:textId="28840CB0" w:rsidR="009B29A6" w:rsidRPr="00C307BC" w:rsidRDefault="009B29A6" w:rsidP="00507A60">
      <w:pPr>
        <w:pStyle w:val="luanvanpara"/>
        <w:pPrChange w:id="391" w:author="Nguyen Toan" w:date="2018-05-19T18:17:00Z">
          <w:pPr>
            <w:spacing w:line="288" w:lineRule="auto"/>
            <w:ind w:firstLine="567"/>
            <w:jc w:val="both"/>
          </w:pPr>
        </w:pPrChange>
      </w:pPr>
      <w:r w:rsidRPr="00C307BC">
        <w:t xml:space="preserve">Kihông thưì phịểm thửs 1 ot found.MAT ong cho những mục đích t viết mã nguồn ành phần con là chính xác, trong mối tương quan với dữ liộp đen. Việc thao tác tới dữ i với thành phần ở lớp thấp nhất điều này là dễ dàng vì không có nhiều phụ thuộc với các thành phần khác. Vì vậy ta có thể sử dụng bộ sinh dữ liệu để tạo các ca kiểm thử và bộ kiểm chứng để đưa ra kết quả (xem </w:t>
      </w:r>
      <w:r w:rsidRPr="00C307BC">
        <w:fldChar w:fldCharType="begin"/>
      </w:r>
      <w:r w:rsidRPr="00C307BC">
        <w:instrText xml:space="preserve"> REF _Ref513152321 \h  \* MERGEFORMAT </w:instrText>
      </w:r>
      <w:r w:rsidRPr="00C307BC">
        <w:fldChar w:fldCharType="separate"/>
      </w:r>
      <w:ins w:id="392" w:author="Nguyen Toan" w:date="2018-05-19T18:34:00Z">
        <w:r w:rsidR="003E226A">
          <w:rPr>
            <w:b/>
            <w:bCs/>
          </w:rPr>
          <w:t>Error! Reference source not found.</w:t>
        </w:r>
      </w:ins>
      <w:del w:id="393" w:author="Nguyen Toan" w:date="2018-05-19T18:34:00Z">
        <w:r w:rsidRPr="003E226A" w:rsidDel="003E226A">
          <w:delText xml:space="preserve">Hình </w:delText>
        </w:r>
        <w:r w:rsidRPr="007B6C49" w:rsidDel="003E226A">
          <w:rPr>
            <w:rPrChange w:id="394" w:author="TOANNM" w:date="2018-05-19T16:57:00Z">
              <w:rPr>
                <w:sz w:val="26"/>
                <w:szCs w:val="26"/>
              </w:rPr>
            </w:rPrChange>
          </w:rPr>
          <w:delText>3.1</w:delText>
        </w:r>
      </w:del>
      <w:r w:rsidRPr="00C307BC">
        <w:fldChar w:fldCharType="end"/>
      </w:r>
      <w:r w:rsidRPr="00C307BC">
        <w:t>, thành pherence source not found.MAT ong cho những mục đích t viết mã nguồn ành phần con là chính xác, tron</w:t>
      </w:r>
      <w:del w:id="395" w:author="Nguyen Toan" w:date="2018-05-19T17:55:00Z">
        <w:r w:rsidRPr="00C307BC" w:rsidDel="00491153">
          <w:delText>,C</w:delText>
        </w:r>
      </w:del>
      <w:ins w:id="396" w:author="Nguyen Toan" w:date="2018-05-19T17:55:00Z">
        <w:r w:rsidR="00491153" w:rsidRPr="00C307BC">
          <w:t>, C</w:t>
        </w:r>
      </w:ins>
      <w:r w:rsidRPr="00C307BC">
        <w:t>). Đinh pherence source not found.MAT ong c</w:t>
      </w:r>
      <w:r>
        <w:t xml:space="preserve"> viĐi</w:t>
      </w:r>
      <w:r w:rsidR="00BD58A8">
        <w:t xml:space="preserve"> kiĐi</w:t>
      </w:r>
      <w:r w:rsidRPr="00C307BC">
        <w:t xml:space="preserve"> thĐinh pherence source not found.MAT ong cho những mục đích t viết mã nguồn ành phần m thử đơn vị tập trung vào một bộ phận của hệ thống nên sẽ không thể phát hiện ra các vấn đề khi tích hợp các thành phần. Tuy nhiên, </w:t>
      </w:r>
      <w:r w:rsidRPr="00C307BC">
        <w:lastRenderedPageBreak/>
        <w:t>kihĐinh pherence source not found.MAT ong cho những mục đích t viết mã nguồn ành phần m thử đơn vị tập trung vào một bộ phậ</w:t>
      </w:r>
    </w:p>
    <w:p w14:paraId="3435EAB7" w14:textId="77777777" w:rsidR="009B29A6" w:rsidRPr="00C307BC" w:rsidRDefault="009B29A6" w:rsidP="009B29A6">
      <w:pPr>
        <w:spacing w:line="288" w:lineRule="auto"/>
        <w:rPr>
          <w:rFonts w:eastAsia="Times New Roman"/>
          <w:sz w:val="26"/>
          <w:szCs w:val="26"/>
        </w:rPr>
      </w:pPr>
    </w:p>
    <w:p w14:paraId="137A4EEB" w14:textId="77777777" w:rsidR="009B29A6" w:rsidRPr="00C307BC" w:rsidRDefault="009B29A6" w:rsidP="009B29A6">
      <w:pPr>
        <w:keepNext/>
        <w:spacing w:line="288" w:lineRule="auto"/>
        <w:jc w:val="center"/>
        <w:rPr>
          <w:sz w:val="26"/>
          <w:szCs w:val="26"/>
        </w:rPr>
      </w:pPr>
      <w:r w:rsidRPr="00CF7898">
        <w:rPr>
          <w:rFonts w:eastAsia="Times New Roman"/>
          <w:noProof/>
          <w:sz w:val="26"/>
          <w:szCs w:val="26"/>
        </w:rPr>
        <w:drawing>
          <wp:inline distT="0" distB="0" distL="0" distR="0" wp14:anchorId="5F9E45A2" wp14:editId="55E2470B">
            <wp:extent cx="4657725" cy="1400175"/>
            <wp:effectExtent l="0" t="0" r="9525" b="9525"/>
            <wp:docPr id="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4657725" cy="1400175"/>
                    </a:xfrm>
                    <a:prstGeom prst="rect">
                      <a:avLst/>
                    </a:prstGeom>
                    <a:ln/>
                  </pic:spPr>
                </pic:pic>
              </a:graphicData>
            </a:graphic>
          </wp:inline>
        </w:drawing>
      </w:r>
    </w:p>
    <w:p w14:paraId="56323814" w14:textId="0EC369C8" w:rsidR="009B29A6" w:rsidRPr="00C307BC" w:rsidRDefault="009B29A6" w:rsidP="009B29A6">
      <w:pPr>
        <w:pStyle w:val="Caption"/>
        <w:spacing w:line="288" w:lineRule="auto"/>
        <w:jc w:val="center"/>
        <w:rPr>
          <w:rFonts w:ascii="Times New Roman" w:hAnsi="Times New Roman" w:cs="Times New Roman"/>
          <w:i w:val="0"/>
          <w:color w:val="auto"/>
          <w:sz w:val="26"/>
          <w:szCs w:val="26"/>
        </w:rPr>
      </w:pPr>
      <w:r w:rsidRPr="00C307BC">
        <w:rPr>
          <w:rFonts w:ascii="Times New Roman" w:hAnsi="Times New Roman" w:cs="Times New Roman"/>
          <w:i w:val="0"/>
          <w:color w:val="auto"/>
          <w:sz w:val="26"/>
          <w:szCs w:val="26"/>
        </w:rPr>
        <w:t xml:space="preserve">Hình </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r w:rsidR="0037692A">
        <w:rPr>
          <w:rFonts w:ascii="Times New Roman" w:hAnsi="Times New Roman" w:cs="Times New Roman"/>
          <w:i w:val="0"/>
          <w:color w:val="auto"/>
          <w:sz w:val="26"/>
          <w:szCs w:val="26"/>
        </w:rPr>
        <w:fldChar w:fldCharType="separate"/>
      </w:r>
      <w:r w:rsidR="003E226A">
        <w:rPr>
          <w:rFonts w:ascii="Times New Roman" w:hAnsi="Times New Roman" w:cs="Times New Roman"/>
          <w:i w:val="0"/>
          <w:noProof/>
          <w:color w:val="auto"/>
          <w:sz w:val="26"/>
          <w:szCs w:val="26"/>
        </w:rPr>
        <w:t>1</w:t>
      </w:r>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r w:rsidR="0037692A">
        <w:rPr>
          <w:rFonts w:ascii="Times New Roman" w:hAnsi="Times New Roman" w:cs="Times New Roman"/>
          <w:i w:val="0"/>
          <w:color w:val="auto"/>
          <w:sz w:val="26"/>
          <w:szCs w:val="26"/>
        </w:rPr>
        <w:fldChar w:fldCharType="separate"/>
      </w:r>
      <w:r w:rsidR="003E226A">
        <w:rPr>
          <w:rFonts w:ascii="Times New Roman" w:hAnsi="Times New Roman" w:cs="Times New Roman"/>
          <w:i w:val="0"/>
          <w:noProof/>
          <w:color w:val="auto"/>
          <w:sz w:val="26"/>
          <w:szCs w:val="26"/>
        </w:rPr>
        <w:t>20</w:t>
      </w:r>
      <w:r w:rsidR="0037692A">
        <w:rPr>
          <w:rFonts w:ascii="Times New Roman" w:hAnsi="Times New Roman" w:cs="Times New Roman"/>
          <w:i w:val="0"/>
          <w:color w:val="auto"/>
          <w:sz w:val="26"/>
          <w:szCs w:val="26"/>
        </w:rPr>
        <w:fldChar w:fldCharType="end"/>
      </w:r>
      <w:r w:rsidRPr="00C307BC">
        <w:rPr>
          <w:rFonts w:ascii="Times New Roman" w:hAnsi="Times New Roman" w:cs="Times New Roman"/>
          <w:i w:val="0"/>
          <w:color w:val="auto"/>
          <w:sz w:val="26"/>
          <w:szCs w:val="26"/>
        </w:rPr>
        <w:t>: Kiểm thử đơn vị theo lớp</w:t>
      </w:r>
      <w:sdt>
        <w:sdtPr>
          <w:rPr>
            <w:rFonts w:ascii="Times New Roman" w:hAnsi="Times New Roman" w:cs="Times New Roman"/>
            <w:i w:val="0"/>
            <w:color w:val="auto"/>
            <w:sz w:val="26"/>
            <w:szCs w:val="26"/>
          </w:rPr>
          <w:id w:val="876436409"/>
          <w:citation/>
        </w:sdtPr>
        <w:sdtContent>
          <w:r w:rsidRPr="00C307BC">
            <w:rPr>
              <w:rFonts w:ascii="Times New Roman" w:hAnsi="Times New Roman" w:cs="Times New Roman"/>
              <w:i w:val="0"/>
              <w:color w:val="auto"/>
              <w:sz w:val="26"/>
              <w:szCs w:val="26"/>
            </w:rPr>
            <w:fldChar w:fldCharType="begin"/>
          </w:r>
          <w:r w:rsidRPr="00C307BC">
            <w:rPr>
              <w:rFonts w:ascii="Times New Roman" w:hAnsi="Times New Roman" w:cs="Times New Roman"/>
              <w:i w:val="0"/>
              <w:color w:val="auto"/>
              <w:sz w:val="26"/>
              <w:szCs w:val="26"/>
              <w:lang w:val="en-US"/>
            </w:rPr>
            <w:instrText xml:space="preserve"> CITATION Gre02 \l 1033 </w:instrText>
          </w:r>
          <w:r w:rsidRPr="00C307BC">
            <w:rPr>
              <w:rFonts w:ascii="Times New Roman" w:hAnsi="Times New Roman" w:cs="Times New Roman"/>
              <w:i w:val="0"/>
              <w:color w:val="auto"/>
              <w:sz w:val="26"/>
              <w:szCs w:val="26"/>
            </w:rPr>
            <w:fldChar w:fldCharType="separate"/>
          </w:r>
          <w:r>
            <w:rPr>
              <w:rFonts w:ascii="Times New Roman" w:hAnsi="Times New Roman" w:cs="Times New Roman"/>
              <w:i w:val="0"/>
              <w:noProof/>
              <w:color w:val="auto"/>
              <w:sz w:val="26"/>
              <w:szCs w:val="26"/>
              <w:lang w:val="en-US"/>
            </w:rPr>
            <w:t xml:space="preserve"> </w:t>
          </w:r>
          <w:r w:rsidRPr="003137DA">
            <w:rPr>
              <w:rFonts w:ascii="Times New Roman" w:hAnsi="Times New Roman" w:cs="Times New Roman"/>
              <w:noProof/>
              <w:color w:val="auto"/>
              <w:sz w:val="26"/>
              <w:szCs w:val="26"/>
              <w:lang w:val="en-US"/>
            </w:rPr>
            <w:t>[14]</w:t>
          </w:r>
          <w:r w:rsidRPr="00C307BC">
            <w:rPr>
              <w:rFonts w:ascii="Times New Roman" w:hAnsi="Times New Roman" w:cs="Times New Roman"/>
              <w:i w:val="0"/>
              <w:color w:val="auto"/>
              <w:sz w:val="26"/>
              <w:szCs w:val="26"/>
            </w:rPr>
            <w:fldChar w:fldCharType="end"/>
          </w:r>
        </w:sdtContent>
      </w:sdt>
    </w:p>
    <w:p w14:paraId="10CC584E" w14:textId="28DD6E93" w:rsidR="00E950C7" w:rsidRPr="00C307BC" w:rsidRDefault="00E950C7" w:rsidP="00CF7898">
      <w:pPr>
        <w:rPr>
          <w:b/>
        </w:rPr>
      </w:pPr>
      <w:r w:rsidRPr="00C307BC">
        <w:rPr>
          <w:b/>
        </w:rPr>
        <w:t>Kiểm thử tích hợp</w:t>
      </w:r>
    </w:p>
    <w:p w14:paraId="07AC9EB2" w14:textId="27F3DA17" w:rsidR="00CE213A" w:rsidRPr="00C307BC" w:rsidRDefault="00B17D12" w:rsidP="00507A60">
      <w:pPr>
        <w:pStyle w:val="luanvanpara"/>
        <w:pPrChange w:id="397" w:author="Nguyen Toan" w:date="2018-05-19T18:17:00Z">
          <w:pPr>
            <w:spacing w:after="120"/>
            <w:ind w:firstLine="567"/>
            <w:jc w:val="both"/>
          </w:pPr>
        </w:pPrChange>
      </w:pPr>
      <w:r w:rsidRPr="00C307BC">
        <w:t>Kiểm t</w:t>
      </w:r>
      <w:r w:rsidR="0093650A" w:rsidRPr="00C307BC">
        <w:t>hiểm thử tích hợpl 1033 ớpt found.MAT ong cho những mục đích t viết mã nguồn ành p</w:t>
      </w:r>
      <w:r w:rsidR="00B45909" w:rsidRPr="00C307BC">
        <w:t xml:space="preserve"> như mhử tích hợpl 1033 ớpt foh. Trong khi kiểm thử đơn vị kiểm tra các thành phần và đơn vị riêng lẻ thì kiểm thử tích hợp kết hợp chúng lại với nhau và kiểm tra chức năng giao tiếp giữa chúng.</w:t>
      </w:r>
    </w:p>
    <w:p w14:paraId="5102732E" w14:textId="0E0006D0" w:rsidR="00CE213A" w:rsidRPr="00C307BC" w:rsidRDefault="00CE213A" w:rsidP="00507A60">
      <w:pPr>
        <w:pStyle w:val="luanvanpara"/>
        <w:pPrChange w:id="398" w:author="Nguyen Toan" w:date="2018-05-19T18:17:00Z">
          <w:pPr>
            <w:spacing w:after="120"/>
            <w:ind w:firstLine="567"/>
            <w:jc w:val="both"/>
          </w:pPr>
        </w:pPrChange>
      </w:pPr>
      <w:r w:rsidRPr="00C307BC">
        <w:t xml:space="preserve">Mnhư mhử tích hợpl 1033 ớpt foh. Trong khi kiểm thử đơn vị kiểm tra </w:t>
      </w:r>
      <w:r w:rsidR="00F200F9" w:rsidRPr="00C307BC">
        <w:t xml:space="preserve">ra </w:t>
      </w:r>
      <w:r w:rsidR="00E62F98" w:rsidRPr="00C307BC">
        <w:t>gi ư mhử tích hợpl 1 đơn vị. Hơn nữa</w:t>
      </w:r>
      <w:r w:rsidR="00F200F9" w:rsidRPr="00C307BC">
        <w:t>, ki mhử tích hợpl 1 đơn vị. H</w:t>
      </w:r>
      <w:r w:rsidR="000D5050" w:rsidRPr="00C307BC">
        <w:t>tích hhử tích hợpl 1 đơn</w:t>
      </w:r>
      <w:r w:rsidR="00F200F9" w:rsidRPr="00C307BC">
        <w:t xml:space="preserve">lích hhử tích hợpl 1 đơn vị. Hơn nữang </w:t>
      </w:r>
      <w:r w:rsidR="00E62F98" w:rsidRPr="00C307BC">
        <w:t>là nguyên hch hợpl 1 đơn vị. Hơn nữang khi kiểm thử đơn vị kiểm</w:t>
      </w:r>
    </w:p>
    <w:p w14:paraId="0432E118" w14:textId="5FA5FE04" w:rsidR="00BF1078" w:rsidRPr="00C307BC" w:rsidRDefault="00BF1078" w:rsidP="00507A60">
      <w:pPr>
        <w:pStyle w:val="luanvanpara"/>
        <w:pPrChange w:id="399" w:author="Nguyen Toan" w:date="2018-05-19T18:17:00Z">
          <w:pPr>
            <w:spacing w:after="120"/>
            <w:ind w:firstLine="567"/>
            <w:jc w:val="both"/>
          </w:pPr>
        </w:pPrChange>
      </w:pPr>
      <w:r w:rsidRPr="00C307BC">
        <w:t>Trong kin hch hợpl 1 đơn vị. Hơn nữang khi kiểm thử đơn vị kiểm tra các thành phần ội tại của từng đơn vị. Có một số phép kiểm thử đơn giản trên giao tiếp giữa đơn vị và các thành phần liên quan khác, tuy nhiên mọi giao tiếp liên quan đến đơn vị chỉ thật sự được keier</w:t>
      </w:r>
      <w:r w:rsidR="00FE73A3" w:rsidRPr="00C307BC">
        <w:t>m tra đin hch hợpl 1 đơn vị. Hơn nữa</w:t>
      </w:r>
      <w:r w:rsidRPr="00C307BC">
        <w:t>vào v đin hc</w:t>
      </w:r>
      <w:r w:rsidR="00467152" w:rsidRPr="00C307BC">
        <w:t xml:space="preserve"> trong quá trình ki1 đơhử tích hợp</w:t>
      </w:r>
      <w:r w:rsidR="00BA70A6" w:rsidRPr="00C307BC">
        <w:t>.</w:t>
      </w:r>
    </w:p>
    <w:p w14:paraId="1DCCC0C8" w14:textId="31227566" w:rsidR="003A59BE" w:rsidRDefault="003A59BE" w:rsidP="00507A60">
      <w:pPr>
        <w:pStyle w:val="luanvanpara"/>
        <w:pPrChange w:id="400" w:author="Nguyen Toan" w:date="2018-05-19T18:17:00Z">
          <w:pPr>
            <w:spacing w:after="120"/>
            <w:ind w:firstLine="567"/>
            <w:jc w:val="both"/>
          </w:pPr>
        </w:pPrChange>
      </w:pPr>
      <w:r w:rsidRPr="00C307BC">
        <w:t>Thông thưá trình ki1 đơhử tích hợpữang khi kiểm thử đơn vị kiểm tra các thành phần ội tại của từng đ</w:t>
      </w:r>
      <w:r w:rsidR="00CE7339" w:rsidRPr="00C307BC">
        <w:t xml:space="preserve"> Ving thưá trình ki1 đơhử tích hợpữang khi kiểm thử đơn vị kiểm tra các thành phần ội tại của từng đơn vị. Có một số phép kiểm thử đơn giản trêan tâm trong kiểm thử tích hợp đó là </w:t>
      </w:r>
      <w:r w:rsidR="00695F84" w:rsidRPr="00C307BC">
        <w:t>nên tích h trình ki1 đơhử t</w:t>
      </w:r>
      <w:r w:rsidR="00320B29" w:rsidRPr="00C307BC">
        <w:t xml:space="preserve"> Lúc này, ta cnh ki1 đơhử tích hợpữang khi kiểm thử đơn vị kiểm tra các thành phần ội tại của từng đơn vị. Có một số phép kiểm thử đơn giản trêan tâm trong kiểm thử tích hợp đó là phần liên qutrình kiểm thử.</w:t>
      </w:r>
    </w:p>
    <w:p w14:paraId="4077A42E" w14:textId="77777777" w:rsidR="007B4FA9" w:rsidRPr="00C307BC" w:rsidRDefault="007B4FA9" w:rsidP="00507A60">
      <w:pPr>
        <w:pStyle w:val="luanvanpara"/>
        <w:pPrChange w:id="401" w:author="Nguyen Toan" w:date="2018-05-19T18:17:00Z">
          <w:pPr>
            <w:spacing w:line="288" w:lineRule="auto"/>
            <w:ind w:firstLine="567"/>
            <w:jc w:val="both"/>
          </w:pPr>
        </w:pPrChange>
      </w:pPr>
      <w:r w:rsidRPr="00C307BC">
        <w:t>Kiúc này, ta cnh ki1 đơhử tích hợpữang khi kiểm thử đơn vị kiểm tra các thành phần ội tại của từng đơn vị. Có một số phép kiểm thử đơn giản trêan tâm trong kiểm thử tích hợp đó là phần liên qutrình kiểm thử.iên mọi giao tiếp liên quan đến đõ ràng khi kiểm thử các lớp cao hơn. Nếu một ca kiểm thử tích hợp thất bại ở các lớp cao, khả năng lỗi xảy ra ở các lớp thấp sẽ thấp hơn vì các lớp này đã được kiểm thử trước đó. Vì v</w:t>
      </w:r>
      <w:r w:rsidRPr="00C307BC">
        <w:rPr>
          <w:lang w:val="vi-VN"/>
        </w:rPr>
        <w:t>ậ</w:t>
      </w:r>
      <w:r w:rsidRPr="00C307BC">
        <w:t>y, ta có tha cnh ki1 đơhử tích hợpữang khi kiểm thử đơn vị kiểm tra các ành phần mới và các thành phần đã được kiểm thử. Chiến thuật này cũng có thể được gọi là kiểm thử từ dưới lên.</w:t>
      </w:r>
    </w:p>
    <w:p w14:paraId="48E260DC" w14:textId="77777777" w:rsidR="007B4FA9" w:rsidRPr="00C307BC" w:rsidRDefault="007B4FA9" w:rsidP="005D4D07">
      <w:pPr>
        <w:pStyle w:val="luanvananh"/>
        <w:pPrChange w:id="402" w:author="Nguyen Toan" w:date="2018-05-19T18:17:00Z">
          <w:pPr>
            <w:keepNext/>
            <w:spacing w:line="288" w:lineRule="auto"/>
            <w:jc w:val="center"/>
          </w:pPr>
        </w:pPrChange>
      </w:pPr>
      <w:r w:rsidRPr="00CF7898">
        <w:lastRenderedPageBreak/>
        <w:drawing>
          <wp:inline distT="0" distB="0" distL="0" distR="0" wp14:anchorId="453577B3" wp14:editId="2F3DD715">
            <wp:extent cx="4752975" cy="1543050"/>
            <wp:effectExtent l="0" t="0" r="9525" b="0"/>
            <wp:docPr id="9"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1">
                      <a:extLst>
                        <a:ext uri="{28A0092B-C50C-407E-A947-70E740481C1C}">
                          <a14:useLocalDpi xmlns:a14="http://schemas.microsoft.com/office/drawing/2010/main" val="0"/>
                        </a:ext>
                      </a:extLst>
                    </a:blip>
                    <a:srcRect/>
                    <a:stretch>
                      <a:fillRect/>
                    </a:stretch>
                  </pic:blipFill>
                  <pic:spPr>
                    <a:xfrm>
                      <a:off x="0" y="0"/>
                      <a:ext cx="4752975" cy="1543050"/>
                    </a:xfrm>
                    <a:prstGeom prst="rect">
                      <a:avLst/>
                    </a:prstGeom>
                    <a:ln/>
                  </pic:spPr>
                </pic:pic>
              </a:graphicData>
            </a:graphic>
          </wp:inline>
        </w:drawing>
      </w:r>
    </w:p>
    <w:p w14:paraId="2FAAC432" w14:textId="4D7E7C58" w:rsidR="007B4FA9" w:rsidRPr="00C307BC" w:rsidRDefault="007B4FA9" w:rsidP="003E226A">
      <w:pPr>
        <w:pStyle w:val="luanvanImg"/>
      </w:pPr>
      <w:r w:rsidRPr="00C307BC">
        <w:t xml:space="preserve">Hình </w:t>
      </w:r>
      <w:r w:rsidR="0037692A">
        <w:fldChar w:fldCharType="begin"/>
      </w:r>
      <w:r w:rsidR="0037692A">
        <w:instrText xml:space="preserve"> STYLEREF 1 \s </w:instrText>
      </w:r>
      <w:r w:rsidR="0037692A">
        <w:fldChar w:fldCharType="separate"/>
      </w:r>
      <w:r w:rsidR="003E226A">
        <w:rPr>
          <w:noProof/>
        </w:rPr>
        <w:t>1</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21</w:t>
      </w:r>
      <w:r w:rsidR="0037692A">
        <w:fldChar w:fldCharType="end"/>
      </w:r>
      <w:r w:rsidRPr="00C307BC">
        <w:t>: Kiểm thử tích hợp</w:t>
      </w:r>
      <w:sdt>
        <w:sdtPr>
          <w:id w:val="-512917253"/>
          <w:citation/>
        </w:sdtPr>
        <w:sdtContent>
          <w:r>
            <w:fldChar w:fldCharType="begin"/>
          </w:r>
          <w:r>
            <w:rPr>
              <w:lang w:val="en-US"/>
            </w:rPr>
            <w:instrText xml:space="preserve"> CITATION Gre02 \l 1033 </w:instrText>
          </w:r>
          <w:r>
            <w:fldChar w:fldCharType="separate"/>
          </w:r>
          <w:r>
            <w:rPr>
              <w:noProof/>
              <w:lang w:val="en-US"/>
            </w:rPr>
            <w:t xml:space="preserve"> </w:t>
          </w:r>
          <w:r w:rsidRPr="003137DA">
            <w:rPr>
              <w:noProof/>
              <w:lang w:val="en-US"/>
            </w:rPr>
            <w:t>[14]</w:t>
          </w:r>
          <w:r>
            <w:fldChar w:fldCharType="end"/>
          </w:r>
        </w:sdtContent>
      </w:sdt>
    </w:p>
    <w:p w14:paraId="5476CD74" w14:textId="2241F2F7" w:rsidR="00320B29" w:rsidRPr="00C307BC" w:rsidRDefault="00320B29" w:rsidP="005D4D07">
      <w:pPr>
        <w:pStyle w:val="luanvanpara"/>
        <w:pPrChange w:id="403" w:author="Nguyen Toan" w:date="2018-05-19T18:17:00Z">
          <w:pPr>
            <w:spacing w:after="120"/>
            <w:ind w:firstLine="567"/>
            <w:jc w:val="both"/>
          </w:pPr>
        </w:pPrChange>
      </w:pPr>
      <w:r w:rsidRPr="00C307BC">
        <w:t>Có 4 loON Gre02 \l 1033   tích hợ</w:t>
      </w:r>
      <w:r w:rsidR="00190D36" w:rsidRPr="00C307BC">
        <w:t>. Kiểm thử cấu trúc (Structure test): tương tự như kiểm thử hộp trắng, kiểm thử cấu trúc đảm bảo các thành phần bên trong của một chương trình chạy đúng và chú trọng đến hoạt động của các thành phần cấu trúc nôi tại của chương trình như các câu lệnh, rẽ nhánh bên trong. Kiểm thử chức năng (Functional Test): tương tự như kiểm thử hộp đen, kiểm thử chức năng chỉ chú trọng đến chức năng của chương trình, mà không quan tâm đến hoạt động bên trong của ứng dụng, nó chỉ khảo sát chức năng của chương trình theo yêu cầu kỹ thuật. Kiểm thử hiệu năng (Performance Test): là việc kiểm thử sự vận hành của hệ thống như tốc độ truyền, nhận và phản hồi thông điệp trong một điều kiện cho trước. Kiểm thử khả năng chịu tải (Stress Test): có chức năng kiểm tra độ chịu tải của hệ thống, tính ổn định trong một hoàn cảnh cho trước.</w:t>
      </w:r>
    </w:p>
    <w:p w14:paraId="4D5FE30C" w14:textId="7B986668" w:rsidR="009B6A56" w:rsidRPr="00CF7898" w:rsidRDefault="009B6A56" w:rsidP="00CF7898">
      <w:pPr>
        <w:rPr>
          <w:b/>
          <w:sz w:val="26"/>
          <w:szCs w:val="26"/>
        </w:rPr>
      </w:pPr>
      <w:r w:rsidRPr="00CF7898">
        <w:rPr>
          <w:b/>
          <w:sz w:val="26"/>
          <w:szCs w:val="26"/>
        </w:rPr>
        <w:t>Kiểm thử hồi quy</w:t>
      </w:r>
    </w:p>
    <w:p w14:paraId="2C2B18EE" w14:textId="77777777" w:rsidR="009B6A56" w:rsidRPr="00C307BC" w:rsidRDefault="009B6A56" w:rsidP="005D4D07">
      <w:pPr>
        <w:pStyle w:val="luanvanpara"/>
        <w:pPrChange w:id="404" w:author="Nguyen Toan" w:date="2018-05-19T18:17:00Z">
          <w:pPr>
            <w:spacing w:line="288" w:lineRule="auto"/>
            <w:ind w:firstLine="567"/>
            <w:jc w:val="both"/>
          </w:pPr>
        </w:pPrChange>
      </w:pPr>
      <w:r w:rsidRPr="00C307BC">
        <w:t>Kiểm thử hồi quyrúc (Structure test): tương tự như kiểm thử hộp trắng, kiểm thử cấu trúc đảm bảo các thành phần bên trong của một chương trình chạy</w:t>
      </w:r>
    </w:p>
    <w:p w14:paraId="209DAC14" w14:textId="24CBA7E3" w:rsidR="009B6A56" w:rsidRPr="00CF7898" w:rsidRDefault="009B6A56" w:rsidP="005D4D07">
      <w:pPr>
        <w:pStyle w:val="luanvanpara"/>
        <w:pPrChange w:id="405" w:author="Nguyen Toan" w:date="2018-05-19T18:17:00Z">
          <w:pPr>
            <w:spacing w:line="288" w:lineRule="auto"/>
            <w:ind w:firstLine="567"/>
            <w:jc w:val="both"/>
          </w:pPr>
        </w:pPrChange>
      </w:pPr>
      <w:r w:rsidRPr="00C307BC">
        <w:t>Trong quá trình phát triucture test): tưg dụng, việc sửa đổi một hay một vài chức năng dễ gây các lỗi tiềm ẩn ảnh hưởng đến chức năng khác. Vì vậy kiểm thử hồi quy là rất cần thiết trong trường hợp này, đặc biệt đối với các hệ thống ESB, những hệ thống mà việc thay đổi các ứng dụng khác nó có liên quan đến dễ gây ảnh hưởng tiềm ẩn.</w:t>
      </w:r>
    </w:p>
    <w:p w14:paraId="455A00CC" w14:textId="097AF6EF" w:rsidR="00E950C7" w:rsidRPr="00CF7898" w:rsidRDefault="00E950C7" w:rsidP="00CF7898">
      <w:pPr>
        <w:rPr>
          <w:b/>
          <w:sz w:val="26"/>
          <w:szCs w:val="26"/>
        </w:rPr>
      </w:pPr>
      <w:r w:rsidRPr="00CF7898">
        <w:rPr>
          <w:b/>
          <w:sz w:val="26"/>
          <w:szCs w:val="26"/>
        </w:rPr>
        <w:t>Kiểm thử hệ thống</w:t>
      </w:r>
    </w:p>
    <w:p w14:paraId="5B568ECB" w14:textId="60F5302D" w:rsidR="00062D91" w:rsidRPr="00C307BC" w:rsidRDefault="00062D91" w:rsidP="005D4D07">
      <w:pPr>
        <w:pStyle w:val="luanvanpara"/>
        <w:pPrChange w:id="406" w:author="Nguyen Toan" w:date="2018-05-19T18:17:00Z">
          <w:pPr>
            <w:spacing w:after="120"/>
            <w:ind w:firstLine="567"/>
            <w:jc w:val="both"/>
          </w:pPr>
        </w:pPrChange>
      </w:pPr>
      <w:r w:rsidRPr="00C307BC">
        <w:t>Kiểm thử hệ thốnghát triucture t</w:t>
      </w:r>
      <w:r w:rsidR="00905FD0" w:rsidRPr="00C307BC">
        <w:t>là kit</w:t>
      </w:r>
      <w:r w:rsidRPr="00C307BC">
        <w:t>m thithử hệ thốnghát triucture test): tưg dụng, việc sửa đổi một hay một vài chức năng dễ gây các lỗ</w:t>
      </w:r>
    </w:p>
    <w:p w14:paraId="790D41D9" w14:textId="602B6AE6" w:rsidR="00062D91" w:rsidRPr="00C307BC" w:rsidRDefault="00A16ACB" w:rsidP="005D4D07">
      <w:pPr>
        <w:pStyle w:val="luanvanpara"/>
        <w:pPrChange w:id="407" w:author="Nguyen Toan" w:date="2018-05-19T18:17:00Z">
          <w:pPr>
            <w:spacing w:after="120"/>
            <w:ind w:firstLine="567"/>
            <w:jc w:val="both"/>
          </w:pPr>
        </w:pPrChange>
      </w:pPr>
      <w:r w:rsidRPr="00C307BC">
        <w:t>Kithithử</w:t>
      </w:r>
      <w:r w:rsidR="00062D91" w:rsidRPr="00C307BC">
        <w:t xml:space="preserve"> hthithử hệ thốnghát triucture test): tưg dụng, việc thành phần của hệ thống với nhau.</w:t>
      </w:r>
      <w:r w:rsidR="00AA61E5" w:rsidRPr="00C307BC">
        <w:t xml:space="preserve"> hthithử hệ thốnghát triucture test): tưg dụng, việc thành phần của hệ thống với nhau. dễ gây các lỗi tiềm ẩn ảnh hưởng đến chức năng khác. Vì vậy kiểm thử hồi quy là rất cần thiết tron</w:t>
      </w:r>
    </w:p>
    <w:p w14:paraId="502AEB80" w14:textId="3A656ADC" w:rsidR="006A553A" w:rsidRPr="00C307BC" w:rsidRDefault="00A16ACB" w:rsidP="005D4D07">
      <w:pPr>
        <w:pStyle w:val="luanvanpara"/>
        <w:pPrChange w:id="408" w:author="Nguyen Toan" w:date="2018-05-19T18:17:00Z">
          <w:pPr>
            <w:spacing w:after="120"/>
            <w:ind w:firstLine="567"/>
            <w:jc w:val="both"/>
          </w:pPr>
        </w:pPrChange>
      </w:pPr>
      <w:r w:rsidRPr="00C307BC">
        <w:t>Vhthithử hệ thốnghát triucture test):ao tiếp giữa các đơn vị, thành phần, còn kiểm thử hệ thống chú trọng các hành vi và lỗi trên toàn hệ thống.</w:t>
      </w:r>
      <w:r w:rsidR="00E237FB" w:rsidRPr="00C307BC">
        <w:t xml:space="preserve"> Mthithử hệ thốnghát triucture test):ao tiếp giữa các đơn vị, thành phần, còn kiểm thử hệ thống chú trọng </w:t>
      </w:r>
      <w:r w:rsidR="00314B57" w:rsidRPr="00C307BC">
        <w:t xml:space="preserve"> </w:t>
      </w:r>
      <w:r w:rsidR="006A553A" w:rsidRPr="00C307BC">
        <w:t>Vithithử h</w:t>
      </w:r>
      <w:r w:rsidR="006A553A" w:rsidRPr="00C307BC">
        <w:lastRenderedPageBreak/>
        <w:t>ththithử hệ thốnghát triucture tgian, công sức, tính chính xác v</w:t>
      </w:r>
      <w:r w:rsidR="00E4534E" w:rsidRPr="00C307BC">
        <w:t>à khách quan cốnghát triucture t</w:t>
      </w:r>
    </w:p>
    <w:p w14:paraId="358D8457" w14:textId="43F3F2DB" w:rsidR="00E4534E" w:rsidRPr="00C307BC" w:rsidRDefault="00E4534E">
      <w:pPr>
        <w:spacing w:after="120"/>
        <w:ind w:firstLine="567"/>
        <w:jc w:val="both"/>
        <w:rPr>
          <w:rFonts w:eastAsia="Times New Roman"/>
          <w:sz w:val="26"/>
          <w:szCs w:val="26"/>
        </w:rPr>
      </w:pPr>
      <w:r w:rsidRPr="00C307BC">
        <w:rPr>
          <w:rFonts w:eastAsia="Times New Roman"/>
          <w:sz w:val="26"/>
          <w:szCs w:val="26"/>
        </w:rPr>
        <w:t>Kiểm thử hệ thống bao gồm</w:t>
      </w:r>
      <w:r w:rsidR="0082774C" w:rsidRPr="00C307BC">
        <w:rPr>
          <w:rFonts w:eastAsia="Times New Roman"/>
          <w:sz w:val="26"/>
          <w:szCs w:val="26"/>
        </w:rPr>
        <w:t xml:space="preserve"> sáu loại. Kiểm </w:t>
      </w:r>
      <w:r w:rsidR="003C381C" w:rsidRPr="00C307BC">
        <w:rPr>
          <w:rFonts w:eastAsia="Times New Roman"/>
          <w:sz w:val="26"/>
          <w:szCs w:val="26"/>
        </w:rPr>
        <w:t>thử chức năng (Functional Test)</w:t>
      </w:r>
      <w:r w:rsidR="0082774C" w:rsidRPr="00C307BC">
        <w:rPr>
          <w:rFonts w:eastAsia="Times New Roman"/>
          <w:sz w:val="26"/>
          <w:szCs w:val="26"/>
        </w:rPr>
        <w:t xml:space="preserve"> đảm bảo các hành vi của </w:t>
      </w:r>
      <w:r w:rsidR="0082774C" w:rsidRPr="005D4D07">
        <w:rPr>
          <w:rStyle w:val="luanvanparaChar"/>
          <w:rPrChange w:id="409" w:author="Nguyen Toan" w:date="2018-05-19T18:18:00Z">
            <w:rPr>
              <w:rFonts w:eastAsia="Times New Roman"/>
              <w:sz w:val="26"/>
              <w:szCs w:val="26"/>
            </w:rPr>
          </w:rPrChange>
        </w:rPr>
        <w:t>hệ thống thỏa mãn đúng yêu cầu thiết kế. Kiểm t</w:t>
      </w:r>
      <w:r w:rsidR="001A7739" w:rsidRPr="005D4D07">
        <w:rPr>
          <w:rStyle w:val="luanvanparaChar"/>
          <w:rPrChange w:id="410" w:author="Nguyen Toan" w:date="2018-05-19T18:18:00Z">
            <w:rPr>
              <w:rFonts w:eastAsia="Times New Roman"/>
              <w:sz w:val="26"/>
              <w:szCs w:val="26"/>
            </w:rPr>
          </w:rPrChange>
        </w:rPr>
        <w:t>hử hiệu năng (Performance Test)</w:t>
      </w:r>
      <w:r w:rsidR="0082774C" w:rsidRPr="005D4D07">
        <w:rPr>
          <w:rStyle w:val="luanvanparaChar"/>
          <w:rPrChange w:id="411" w:author="Nguyen Toan" w:date="2018-05-19T18:18:00Z">
            <w:rPr>
              <w:rFonts w:eastAsia="Times New Roman"/>
              <w:sz w:val="26"/>
              <w:szCs w:val="26"/>
            </w:rPr>
          </w:rPrChange>
        </w:rPr>
        <w:t xml:space="preserve"> đảm bảo tối ưu việc phân bổ tài nguyên hệ thống nhằm đạt được các chỉ tiêu như thời gian xử lý, phản hồi</w:t>
      </w:r>
      <w:del w:id="412" w:author="Nguyen Toan" w:date="2018-05-19T17:55:00Z">
        <w:r w:rsidR="0082774C" w:rsidRPr="005D4D07" w:rsidDel="00E6049F">
          <w:rPr>
            <w:rStyle w:val="luanvanparaChar"/>
            <w:rPrChange w:id="413" w:author="Nguyen Toan" w:date="2018-05-19T18:18:00Z">
              <w:rPr>
                <w:rFonts w:eastAsia="Times New Roman"/>
                <w:sz w:val="26"/>
                <w:szCs w:val="26"/>
              </w:rPr>
            </w:rPrChange>
          </w:rPr>
          <w:delText>,</w:delText>
        </w:r>
      </w:del>
      <w:ins w:id="414" w:author="Nguyen Toan" w:date="2018-05-19T17:55:00Z">
        <w:r w:rsidR="00E6049F" w:rsidRPr="005D4D07">
          <w:rPr>
            <w:rStyle w:val="luanvanparaChar"/>
            <w:rPrChange w:id="415" w:author="Nguyen Toan" w:date="2018-05-19T18:18:00Z">
              <w:rPr>
                <w:rFonts w:eastAsia="Times New Roman"/>
                <w:sz w:val="26"/>
                <w:szCs w:val="26"/>
              </w:rPr>
            </w:rPrChange>
          </w:rPr>
          <w:t>.</w:t>
        </w:r>
      </w:ins>
      <w:r w:rsidR="0082774C" w:rsidRPr="005D4D07">
        <w:rPr>
          <w:rStyle w:val="luanvanparaChar"/>
          <w:rPrChange w:id="416" w:author="Nguyen Toan" w:date="2018-05-19T18:18:00Z">
            <w:rPr>
              <w:rFonts w:eastAsia="Times New Roman"/>
              <w:sz w:val="26"/>
              <w:szCs w:val="26"/>
            </w:rPr>
          </w:rPrChange>
        </w:rPr>
        <w:t>..</w:t>
      </w:r>
      <w:r w:rsidR="0082774C" w:rsidRPr="005D4D07">
        <w:rPr>
          <w:rStyle w:val="luanvanparaChar"/>
          <w:rFonts w:eastAsia="Arial"/>
          <w:rPrChange w:id="417" w:author="Nguyen Toan" w:date="2018-05-19T18:18:00Z">
            <w:rPr>
              <w:sz w:val="26"/>
              <w:szCs w:val="26"/>
            </w:rPr>
          </w:rPrChange>
        </w:rPr>
        <w:t xml:space="preserve"> </w:t>
      </w:r>
      <w:r w:rsidR="0082774C" w:rsidRPr="005D4D07">
        <w:rPr>
          <w:rStyle w:val="luanvanparaChar"/>
          <w:rPrChange w:id="418" w:author="Nguyen Toan" w:date="2018-05-19T18:18:00Z">
            <w:rPr>
              <w:rFonts w:eastAsia="Times New Roman"/>
              <w:sz w:val="26"/>
              <w:szCs w:val="26"/>
            </w:rPr>
          </w:rPrChange>
        </w:rPr>
        <w:t>Kiểm thử tải (Stress Test hoặc Load T</w:t>
      </w:r>
      <w:r w:rsidR="00D046C7" w:rsidRPr="005D4D07">
        <w:rPr>
          <w:rStyle w:val="luanvanparaChar"/>
          <w:rPrChange w:id="419" w:author="Nguyen Toan" w:date="2018-05-19T18:18:00Z">
            <w:rPr>
              <w:rFonts w:eastAsia="Times New Roman"/>
              <w:sz w:val="26"/>
              <w:szCs w:val="26"/>
            </w:rPr>
          </w:rPrChange>
        </w:rPr>
        <w:t>est)</w:t>
      </w:r>
      <w:r w:rsidR="0082774C" w:rsidRPr="005D4D07">
        <w:rPr>
          <w:rStyle w:val="luanvanparaChar"/>
          <w:rPrChange w:id="420" w:author="Nguyen Toan" w:date="2018-05-19T18:18:00Z">
            <w:rPr>
              <w:rFonts w:eastAsia="Times New Roman"/>
              <w:sz w:val="26"/>
              <w:szCs w:val="26"/>
            </w:rPr>
          </w:rPrChange>
        </w:rPr>
        <w:t xml:space="preserve"> đảm bảo hệ thống vận hành được trong điều kiện khắc nghiệt như lượng truy cập tăng cao, đường truyền kém…</w:t>
      </w:r>
      <w:r w:rsidR="00294A61" w:rsidRPr="005D4D07">
        <w:rPr>
          <w:rStyle w:val="luanvanparaChar"/>
          <w:rPrChange w:id="421" w:author="Nguyen Toan" w:date="2018-05-19T18:18:00Z">
            <w:rPr>
              <w:rFonts w:eastAsia="Times New Roman"/>
              <w:sz w:val="26"/>
              <w:szCs w:val="26"/>
            </w:rPr>
          </w:rPrChange>
        </w:rPr>
        <w:t xml:space="preserve"> </w:t>
      </w:r>
      <w:r w:rsidR="0082774C" w:rsidRPr="005D4D07">
        <w:rPr>
          <w:rStyle w:val="luanvanparaChar"/>
          <w:rPrChange w:id="422" w:author="Nguyen Toan" w:date="2018-05-19T18:18:00Z">
            <w:rPr>
              <w:rFonts w:eastAsia="Times New Roman"/>
              <w:sz w:val="26"/>
              <w:szCs w:val="26"/>
            </w:rPr>
          </w:rPrChange>
        </w:rPr>
        <w:t>Kiểm thử cấu hình (Configuraion Test)</w:t>
      </w:r>
      <w:r w:rsidR="00E02555" w:rsidRPr="005D4D07">
        <w:rPr>
          <w:rStyle w:val="luanvanparaChar"/>
          <w:rPrChange w:id="423" w:author="Nguyen Toan" w:date="2018-05-19T18:18:00Z">
            <w:rPr>
              <w:rFonts w:eastAsia="Times New Roman"/>
              <w:sz w:val="26"/>
              <w:szCs w:val="26"/>
            </w:rPr>
          </w:rPrChange>
        </w:rPr>
        <w:t xml:space="preserve"> kiểm thử </w:t>
      </w:r>
      <w:r w:rsidR="003B13DF" w:rsidRPr="005D4D07">
        <w:rPr>
          <w:rStyle w:val="luanvanparaChar"/>
          <w:rPrChange w:id="424" w:author="Nguyen Toan" w:date="2018-05-19T18:18:00Z">
            <w:rPr>
              <w:rFonts w:eastAsia="Times New Roman"/>
              <w:sz w:val="26"/>
              <w:szCs w:val="26"/>
            </w:rPr>
          </w:rPrChange>
        </w:rPr>
        <w:t xml:space="preserve">hệ thống với các </w:t>
      </w:r>
      <w:r w:rsidR="00E02555" w:rsidRPr="005D4D07">
        <w:rPr>
          <w:rStyle w:val="luanvanparaChar"/>
          <w:rPrChange w:id="425" w:author="Nguyen Toan" w:date="2018-05-19T18:18:00Z">
            <w:rPr>
              <w:rFonts w:eastAsia="Times New Roman"/>
              <w:sz w:val="26"/>
              <w:szCs w:val="26"/>
            </w:rPr>
          </w:rPrChange>
        </w:rPr>
        <w:t xml:space="preserve">cấu hình </w:t>
      </w:r>
      <w:r w:rsidR="003B13DF" w:rsidRPr="005D4D07">
        <w:rPr>
          <w:rStyle w:val="luanvanparaChar"/>
          <w:rPrChange w:id="426" w:author="Nguyen Toan" w:date="2018-05-19T18:18:00Z">
            <w:rPr>
              <w:rFonts w:eastAsia="Times New Roman"/>
              <w:sz w:val="26"/>
              <w:szCs w:val="26"/>
            </w:rPr>
          </w:rPrChange>
        </w:rPr>
        <w:t>ở các môi trường, thiết bị khác nhau</w:t>
      </w:r>
      <w:r w:rsidR="0082774C" w:rsidRPr="005D4D07">
        <w:rPr>
          <w:rStyle w:val="luanvanparaChar"/>
          <w:rPrChange w:id="427" w:author="Nguyen Toan" w:date="2018-05-19T18:18:00Z">
            <w:rPr>
              <w:rFonts w:eastAsia="Times New Roman"/>
              <w:sz w:val="26"/>
              <w:szCs w:val="26"/>
            </w:rPr>
          </w:rPrChange>
        </w:rPr>
        <w:t>. Kiểm thử bảo mật (Security Test) đảm bảo tính toàn vẹn, bảo mật của dữ liệu và của hệ thống. Kiểm thử khả năng phục hồi (Recovery Test) đảm bảo hệ thống có thể khôi phục</w:t>
      </w:r>
      <w:r w:rsidR="0082774C" w:rsidRPr="00C307BC">
        <w:rPr>
          <w:rFonts w:eastAsia="Times New Roman"/>
          <w:sz w:val="26"/>
          <w:szCs w:val="26"/>
        </w:rPr>
        <w:t xml:space="preserve"> lại trạng thái ổn định trước khi xảy ra mất mát tài nguyên, điều này đặc biệt quan trọng đối với các hệ thống tài chính – ngân hàng.</w:t>
      </w:r>
    </w:p>
    <w:p w14:paraId="71A075A3" w14:textId="480D79DA" w:rsidR="003376E5" w:rsidRPr="00CF7898" w:rsidRDefault="003E5F16" w:rsidP="00CF7898">
      <w:pPr>
        <w:rPr>
          <w:rFonts w:eastAsia="Times New Roman"/>
          <w:b/>
          <w:sz w:val="26"/>
          <w:szCs w:val="26"/>
        </w:rPr>
      </w:pPr>
      <w:r w:rsidRPr="00CF7898">
        <w:rPr>
          <w:rFonts w:eastAsia="Times New Roman"/>
          <w:b/>
          <w:sz w:val="26"/>
          <w:szCs w:val="26"/>
        </w:rPr>
        <w:t xml:space="preserve">Kiểm thử </w:t>
      </w:r>
      <w:r w:rsidRPr="00CF7898">
        <w:rPr>
          <w:b/>
          <w:sz w:val="26"/>
          <w:szCs w:val="26"/>
        </w:rPr>
        <w:t>chấp</w:t>
      </w:r>
      <w:r w:rsidRPr="00CF7898">
        <w:rPr>
          <w:rFonts w:eastAsia="Times New Roman"/>
          <w:b/>
          <w:sz w:val="26"/>
          <w:szCs w:val="26"/>
        </w:rPr>
        <w:t xml:space="preserve"> nhận</w:t>
      </w:r>
    </w:p>
    <w:p w14:paraId="1AF50D3E" w14:textId="2831E48C" w:rsidR="00F87065" w:rsidRPr="00C307BC" w:rsidRDefault="009406F5" w:rsidP="005D4D07">
      <w:pPr>
        <w:pStyle w:val="luanvanpara"/>
        <w:pPrChange w:id="428" w:author="Nguyen Toan" w:date="2018-05-19T18:18:00Z">
          <w:pPr>
            <w:spacing w:after="120"/>
            <w:ind w:firstLine="567"/>
            <w:jc w:val="both"/>
          </w:pPr>
        </w:pPrChange>
      </w:pPr>
      <w:r w:rsidRPr="00C307BC">
        <w:t>Thông thưg thái ổn định trước khi xảy ra mất mát tài nguyên, điều này đặc biệt quan trọn</w:t>
      </w:r>
      <w:r w:rsidR="0094176A" w:rsidRPr="00C307BC">
        <w:t>. Bưgc này do khách hàng đưa ra yêu cầu thực hiện</w:t>
      </w:r>
      <w:r w:rsidR="00B66BF5" w:rsidRPr="00C307BC">
        <w:t>.</w:t>
      </w:r>
      <w:r w:rsidR="009036A3" w:rsidRPr="00C307BC">
        <w:t xml:space="preserve"> Quá trình ki </w:t>
      </w:r>
      <w:r w:rsidR="00730AC2" w:rsidRPr="00C307BC">
        <w:t xml:space="preserve">m th trình ki khách hàng đưa ra yêu cầu thực hiệntài nguyên, điều này đặc biệt quan trọng đối với các hệ thống tài chính – </w:t>
      </w:r>
      <w:r w:rsidR="002D0B46" w:rsidRPr="00C307BC">
        <w:t xml:space="preserve"> </w:t>
      </w:r>
    </w:p>
    <w:p w14:paraId="38382F47" w14:textId="7AC36636" w:rsidR="00D42FB1" w:rsidRPr="00C307BC" w:rsidRDefault="00D42FB1" w:rsidP="005D4D07">
      <w:pPr>
        <w:pStyle w:val="luanvanpara"/>
        <w:pPrChange w:id="429" w:author="Nguyen Toan" w:date="2018-05-19T18:18:00Z">
          <w:pPr>
            <w:spacing w:after="120"/>
            <w:ind w:firstLine="567"/>
            <w:jc w:val="both"/>
          </w:pPr>
        </w:pPrChange>
      </w:pPr>
      <w:r w:rsidRPr="00C307BC">
        <w:t>Ngoài các cki khách hàng đưa ra yêu cầu thực hiệntài nguyên, đ</w:t>
      </w:r>
      <w:r w:rsidR="004404AB" w:rsidRPr="00C307BC">
        <w:t>kioài các ồi quy và kiểm thử tính đúng.</w:t>
      </w:r>
    </w:p>
    <w:p w14:paraId="33E91E4F" w14:textId="6BC2B870" w:rsidR="0094316F" w:rsidRPr="00C307BC" w:rsidRDefault="00C43FF3" w:rsidP="005D4D07">
      <w:pPr>
        <w:pStyle w:val="luanvanpara"/>
        <w:pPrChange w:id="430" w:author="Nguyen Toan" w:date="2018-05-19T18:18:00Z">
          <w:pPr>
            <w:spacing w:after="120"/>
            <w:ind w:firstLine="567"/>
            <w:jc w:val="both"/>
          </w:pPr>
        </w:pPrChange>
      </w:pPr>
      <w:r w:rsidRPr="00C307BC">
        <w:t xml:space="preserve">Kioài các ồi quy và kiểm thử tính đúng. thực hiệntài nguyên, điều này đặc biệt quan trọng đối với các hệ thống tài chính – </w:t>
      </w:r>
      <w:del w:id="431" w:author="Nguyen Toan" w:date="2018-05-19T17:55:00Z">
        <w:r w:rsidRPr="00C307BC" w:rsidDel="00F66D82">
          <w:delText xml:space="preserve"> </w:delText>
        </w:r>
      </w:del>
      <w:r w:rsidRPr="00C307BC">
        <w:t xml:space="preserve"> ra nhcác ồi quy và kiểm thử tính đ</w:t>
      </w:r>
      <w:r w:rsidR="00B35BAA" w:rsidRPr="00C307BC">
        <w:t>(Theo chu ồi quy và kiể</w:t>
      </w:r>
      <w:r w:rsidR="0094316F" w:rsidRPr="00C307BC">
        <w:t>.</w:t>
      </w:r>
      <w:r w:rsidR="004404AB" w:rsidRPr="00C307BC">
        <w:t xml:space="preserve"> </w:t>
      </w:r>
      <w:r w:rsidR="0094316F" w:rsidRPr="00C307BC">
        <w:t>Trên thhu ồi quy và kiểm thử tính đúng. thc kiểm tra trước đó vẫn</w:t>
      </w:r>
      <w:r w:rsidR="00B65E21" w:rsidRPr="00C307BC">
        <w:t xml:space="preserve"> có thhhu ồi quy và kiểm thử tí</w:t>
      </w:r>
      <w:r w:rsidR="00C73E9B" w:rsidRPr="00C307BC">
        <w:t xml:space="preserve"> Đây là s ồi quy và kiểm thử tính đúng. thc kiểm tra trước đó vẫn này đặc biệt quan trọng đối với các hệ thống tài chí</w:t>
      </w:r>
    </w:p>
    <w:p w14:paraId="4F0B3E70" w14:textId="7281D7BD" w:rsidR="004750C3" w:rsidRDefault="00BB325A" w:rsidP="005D4D07">
      <w:pPr>
        <w:pStyle w:val="luanvanpara"/>
        <w:pPrChange w:id="432" w:author="Nguyen Toan" w:date="2018-05-19T18:18:00Z">
          <w:pPr>
            <w:spacing w:after="120"/>
            <w:ind w:firstLine="567"/>
            <w:jc w:val="both"/>
          </w:pPr>
        </w:pPrChange>
      </w:pPr>
      <w:r w:rsidRPr="00C307BC">
        <w:t>Tính đúng đi quy và kiểm thử tính đúng. thc kiểm tra trước đó vẫn này đặc biệt quan</w:t>
      </w:r>
      <w:r w:rsidR="00F61DD6" w:rsidRPr="00C307BC">
        <w:t>Kinh đúng đi quy và kiểm</w:t>
      </w:r>
      <w:r w:rsidR="00A94E20" w:rsidRPr="00C307BC">
        <w:t xml:space="preserve"> Correctness Testing, ki thử tính đúng. thc</w:t>
      </w:r>
      <w:r w:rsidR="00060272" w:rsidRPr="00C307BC">
        <w:t>biorrectn</w:t>
      </w:r>
      <w:r w:rsidR="00A94E20" w:rsidRPr="00C307BC">
        <w:t xml:space="preserve">không biness Testing, ki thử tính đúng. </w:t>
      </w:r>
      <w:r w:rsidR="00413495" w:rsidRPr="00C307BC">
        <w:t xml:space="preserve">ành phbiness Testing, ki thử tính đúng. thc kiểm tra trước đó vẫn </w:t>
      </w:r>
      <w:del w:id="433" w:author="Nguyen Toan" w:date="2018-05-19T17:55:00Z">
        <w:r w:rsidR="00413495" w:rsidRPr="00C307BC" w:rsidDel="002769A2">
          <w:delText>,</w:delText>
        </w:r>
      </w:del>
      <w:r w:rsidR="00413495" w:rsidRPr="00C307BC">
        <w:t>…</w:t>
      </w:r>
    </w:p>
    <w:p w14:paraId="1E298DB5" w14:textId="77777777" w:rsidR="0076185F" w:rsidRPr="00C307BC" w:rsidRDefault="0076185F" w:rsidP="00966627">
      <w:pPr>
        <w:spacing w:after="120"/>
        <w:ind w:firstLine="567"/>
        <w:jc w:val="both"/>
        <w:rPr>
          <w:rFonts w:eastAsia="Times New Roman"/>
          <w:sz w:val="26"/>
          <w:szCs w:val="26"/>
        </w:rPr>
      </w:pPr>
    </w:p>
    <w:p w14:paraId="7E7EAECE" w14:textId="7D673FDD" w:rsidR="00133D8E" w:rsidRPr="00C307BC" w:rsidRDefault="009B5C87" w:rsidP="00966627">
      <w:pPr>
        <w:spacing w:after="120"/>
        <w:ind w:firstLine="567"/>
        <w:jc w:val="both"/>
        <w:rPr>
          <w:rFonts w:eastAsia="Times New Roman"/>
          <w:sz w:val="26"/>
          <w:szCs w:val="26"/>
        </w:rPr>
      </w:pPr>
      <w:r w:rsidRPr="00C307BC">
        <w:rPr>
          <w:rFonts w:eastAsia="Times New Roman"/>
          <w:sz w:val="26"/>
          <w:szCs w:val="26"/>
        </w:rPr>
        <w:br w:type="page"/>
      </w:r>
    </w:p>
    <w:p w14:paraId="763B51DB" w14:textId="49A80CC2" w:rsidR="006F117B" w:rsidRPr="00C307BC" w:rsidRDefault="007730D8" w:rsidP="00966627">
      <w:pPr>
        <w:pStyle w:val="Heading1"/>
        <w:numPr>
          <w:ilvl w:val="0"/>
          <w:numId w:val="12"/>
        </w:numPr>
        <w:spacing w:after="600" w:line="240" w:lineRule="auto"/>
        <w:ind w:left="0" w:firstLine="0"/>
        <w:jc w:val="center"/>
        <w:rPr>
          <w:rFonts w:ascii="Times New Roman" w:eastAsia="Times New Roman" w:hAnsi="Times New Roman" w:cs="Times New Roman"/>
          <w:b/>
          <w:sz w:val="26"/>
          <w:szCs w:val="26"/>
        </w:rPr>
      </w:pPr>
      <w:bookmarkStart w:id="434" w:name="_9xmhgkqivhy" w:colFirst="0" w:colLast="0"/>
      <w:bookmarkStart w:id="435" w:name="_Toc514450062"/>
      <w:bookmarkEnd w:id="434"/>
      <w:r w:rsidRPr="00C307BC">
        <w:rPr>
          <w:rFonts w:ascii="Times New Roman" w:eastAsia="Times New Roman" w:hAnsi="Times New Roman" w:cs="Times New Roman"/>
          <w:b/>
          <w:sz w:val="26"/>
          <w:szCs w:val="26"/>
        </w:rPr>
        <w:lastRenderedPageBreak/>
        <w:t>KHÓ KHĂN</w:t>
      </w:r>
      <w:r w:rsidR="000A02C1" w:rsidRPr="00C307BC">
        <w:rPr>
          <w:rFonts w:ascii="Times New Roman" w:eastAsia="Times New Roman" w:hAnsi="Times New Roman" w:cs="Times New Roman"/>
          <w:b/>
          <w:sz w:val="26"/>
          <w:szCs w:val="26"/>
        </w:rPr>
        <w:t xml:space="preserve"> VÀ CÁC VẤN ĐỀ CẦN GIẢI QUYẾT</w:t>
      </w:r>
      <w:bookmarkEnd w:id="435"/>
    </w:p>
    <w:p w14:paraId="59EF3F2E" w14:textId="08928362" w:rsidR="00F725CD" w:rsidRPr="00071A6D" w:rsidRDefault="003925EB" w:rsidP="003C083E">
      <w:pPr>
        <w:pStyle w:val="luanvanpara"/>
        <w:pPrChange w:id="436" w:author="Nguyen Toan" w:date="2018-05-19T18:18:00Z">
          <w:pPr>
            <w:spacing w:line="288" w:lineRule="auto"/>
            <w:ind w:firstLine="567"/>
            <w:jc w:val="both"/>
          </w:pPr>
        </w:pPrChange>
      </w:pPr>
      <w:r w:rsidRPr="00C307BC">
        <w:t xml:space="preserve">Các giC VẤN ĐỀ CẦN GIẢI QUYẾTt xương sống của các hệ thống dịch vụ với các tiến trình xử lý dữ liệu thời gian thực. Bất kỳ một sự cố, lỗi không mong muốn cũng có thể gây ra ảnh hưởng lớn đến các tổ chức với các nguy cơ mất an toàn dữ liệu. Bên cạnh vấn đề tổn thất do thiếu sót của phần mềm, việc yếu kém về quy trình, chiến lược kiểm thử cũng gây ra sự chậm trễ cũng như các phần việc phát sinh không đáng có trong quá trình phát triển, triển khai sản phẩm. </w:t>
      </w:r>
      <w:r w:rsidR="00167B79" w:rsidRPr="00C307BC">
        <w:t>C</w:t>
      </w:r>
      <w:r w:rsidRPr="00C307BC">
        <w:t>ác giiC VẤN ĐỀ CẦN GIẢI QUYẾTt xương sống của các hệ thống dịch vụ với các tiến troặc nếu có thì được làm thủ công và không mang tính thường xuyên. Nguyên nhân dẫn đến tình trạng này xuất phát từ nhiều nguyên nhân. Đầu tiên, kiến trúc ESB bao gồm nhiều thành phần, sử dụng các cơ chế truyền nhận bản tin bất đồng bộ, các giải pháp áp dụng thường phức tạp, phân tán, dẫn đến việc thiết lập môi trường kiểm thử giống với môi trường triển khai thực tế rất khó khăn. Ngoài ra, quỹ thời gian cho phát triển, tích hợp thành phần mới, thường không nhiều, gây ra tình trạng quy trình kiểm thử bị rút ngắn hoặc bỏ qua.</w:t>
      </w:r>
      <w:r w:rsidRPr="00C307BC" w:rsidDel="00EA6F70">
        <w:t xml:space="preserve"> </w:t>
      </w:r>
      <w:r w:rsidRPr="00C307BC">
        <w:t>Mc giiC VẤN ĐỀ CẦN GIẢI QUYẾTt xương sống của các hệ thống dịch vụ với các tiến troặc nếu có thì được</w:t>
      </w:r>
      <w:del w:id="437" w:author="Nguyen Toan" w:date="2018-05-19T17:55:00Z">
        <w:r w:rsidRPr="00C307BC" w:rsidDel="00D33DE6">
          <w:delText xml:space="preserve"> </w:delText>
        </w:r>
      </w:del>
      <w:r w:rsidRPr="00C307BC">
        <w:t>công cC VẤN ĐỀ CẦN GIẢI QUYẾTt</w:t>
      </w:r>
      <w:r w:rsidR="0039412B" w:rsidRPr="00C307BC">
        <w:t xml:space="preserve"> tng cC VẤN ĐỀ CẦN GIẢI QUYẾTt </w:t>
      </w:r>
      <w:r w:rsidRPr="00C307BC">
        <w:t>dùng. ViVẤN ĐỀ CẦN GIẢI QUYẾTt xương sống của các hệ thống dịch vụ với các tihỏi việc tìm lỗi và sửa đổi nhiều ứng dụng cùng lúc, gây mất thời gian và tốn kém tài nguyên, các lỗi không được kiểm soát chặt chẽ.</w:t>
      </w:r>
      <w:r w:rsidR="0039412B" w:rsidRPr="00C307BC">
        <w:t xml:space="preserve"> </w:t>
      </w:r>
      <w:r w:rsidR="0061337A" w:rsidRPr="00C307BC">
        <w:t>Chương này sĐỀ CẦN GIẢI QUYẾTt xương sống của các hệ thống dịch vụ với các tihỏi việc tìm lỗi và sửa đổi nhiều ứng dụng cùnó khăn đó.</w:t>
      </w:r>
    </w:p>
    <w:p w14:paraId="5CC02DFA" w14:textId="0E423C26" w:rsidR="007A129C" w:rsidRPr="00C307BC" w:rsidRDefault="00DB6561" w:rsidP="00966627">
      <w:pPr>
        <w:pStyle w:val="Heading2"/>
        <w:numPr>
          <w:ilvl w:val="1"/>
          <w:numId w:val="13"/>
        </w:numPr>
        <w:spacing w:before="240"/>
        <w:ind w:left="357" w:hanging="357"/>
        <w:rPr>
          <w:rFonts w:ascii="Times New Roman" w:eastAsia="Times New Roman" w:hAnsi="Times New Roman" w:cs="Times New Roman"/>
          <w:b/>
          <w:sz w:val="26"/>
          <w:szCs w:val="26"/>
        </w:rPr>
      </w:pPr>
      <w:bookmarkStart w:id="438" w:name="_Toc513150986"/>
      <w:bookmarkStart w:id="439" w:name="_Toc513150987"/>
      <w:bookmarkStart w:id="440" w:name="_Toc513150988"/>
      <w:bookmarkStart w:id="441" w:name="_Toc513150989"/>
      <w:bookmarkStart w:id="442" w:name="_jo7scs9gr2dv" w:colFirst="0" w:colLast="0"/>
      <w:bookmarkStart w:id="443" w:name="_Toc514450063"/>
      <w:bookmarkEnd w:id="438"/>
      <w:bookmarkEnd w:id="439"/>
      <w:bookmarkEnd w:id="440"/>
      <w:bookmarkEnd w:id="441"/>
      <w:bookmarkEnd w:id="442"/>
      <w:r w:rsidRPr="00C307BC">
        <w:rPr>
          <w:rFonts w:ascii="Times New Roman" w:hAnsi="Times New Roman" w:cs="Times New Roman"/>
          <w:b/>
          <w:sz w:val="26"/>
          <w:szCs w:val="26"/>
        </w:rPr>
        <w:t>Môi</w:t>
      </w:r>
      <w:r w:rsidR="00BC182A" w:rsidRPr="00C307BC">
        <w:rPr>
          <w:rFonts w:ascii="Times New Roman" w:hAnsi="Times New Roman" w:cs="Times New Roman"/>
          <w:b/>
          <w:sz w:val="26"/>
          <w:szCs w:val="26"/>
        </w:rPr>
        <w:t xml:space="preserve"> trường kiểm thử</w:t>
      </w:r>
      <w:bookmarkEnd w:id="443"/>
      <w:r w:rsidR="00FE045A" w:rsidRPr="00C307BC">
        <w:rPr>
          <w:rFonts w:ascii="Times New Roman" w:eastAsia="Times New Roman" w:hAnsi="Times New Roman" w:cs="Times New Roman"/>
          <w:b/>
          <w:sz w:val="26"/>
          <w:szCs w:val="26"/>
        </w:rPr>
        <w:t xml:space="preserve"> </w:t>
      </w:r>
    </w:p>
    <w:p w14:paraId="69AA2FEC" w14:textId="7ADF78E3" w:rsidR="009111ED" w:rsidRPr="00CF7898" w:rsidRDefault="0035532E" w:rsidP="003C083E">
      <w:pPr>
        <w:pStyle w:val="luanvanpara"/>
        <w:pPrChange w:id="444" w:author="Nguyen Toan" w:date="2018-05-19T18:18:00Z">
          <w:pPr>
            <w:ind w:firstLine="567"/>
            <w:jc w:val="both"/>
          </w:pPr>
        </w:pPrChange>
      </w:pPr>
      <w:r w:rsidRPr="00C307BC">
        <w:t>Kirường kiểm thửẦN GIẢI QUYẾTt xương sống của các hệ thống dịch vụ với các tihỏi việc tìm lỗi và sửa đổi nhiều ứng dụng cùnó khăn đó. mất thời gian và tốn kém tài nguyên, các lỗi không được kiểm soát chặt chẽ.n</w:t>
      </w:r>
      <w:r w:rsidR="003A0B26" w:rsidRPr="00C307BC">
        <w:t xml:space="preserve">các tính năng. Để có thể kiểm thử hiệu quả hệ thống sử dụng kiến trúc ESB, tất cả các thành phần và tính năng của hệ thống đều phải được </w:t>
      </w:r>
      <w:r w:rsidR="00065507" w:rsidRPr="00C307BC">
        <w:t>bao quát đăng.</w:t>
      </w:r>
      <w:r w:rsidR="006B6C15" w:rsidRPr="00C307BC">
        <w:t xml:space="preserve">Tuy nhiên các thành phhể </w:t>
      </w:r>
      <w:r w:rsidR="00E2473B" w:rsidRPr="00C307BC">
        <w:t>trong hên các thành phhể kiểm thử hiệu quả hệ thống sử dụng kiến trúc ESB, tất cả các thành phcác công ty khác nhau.</w:t>
      </w:r>
      <w:r w:rsidR="00E018F8" w:rsidRPr="00C307BC">
        <w:t xml:space="preserve"> </w:t>
      </w:r>
      <w:r w:rsidR="00CD0B26" w:rsidRPr="00C307BC">
        <w:t>Chính vì vcác thành phhể kiểm thử hiệu quả hệ thống sử dụng kiến trúc ESB, tất cả các thành phcác công ty khác nhau. thống đều phải được  thời gian và tốn kém tài nguyên, các lỗi không được kiể</w:t>
      </w:r>
      <w:r w:rsidR="00EA398C" w:rsidRPr="00C307BC">
        <w:t>, bnh vì vcác thành phhể kiểm thử hiệu q kết nối và thanh toán đến cổng thanh toán đó thành công khi mà lập trình viên không có được môi trường chạy thực tế trên môi trường phát triển.</w:t>
      </w:r>
      <w:r w:rsidR="00903FC3" w:rsidRPr="00C307BC">
        <w:t xml:space="preserve"> Ngoài ra, các hành phhể kiểm thử hiệu q kết nối và thanh toán đến cổng thanh toán đó thành công khi mà lập trìnsong song, những vấn đề này cũng rất khó có thể kiểm thử và phát hiện. Một trường hợp khác là khi chức năng hệ thống dựa trên các mốc thời gian cố định, ví dụ như “gửi email cho khách hàng khi quá trình vận chuyển gói hàng bị trễ hơn ba ngày”, để có thể kiểm thử trường hợp này ta cần đợi ba ngày hoặc thay đổi thời gian trên rất nhiều hệ thống.</w:t>
      </w:r>
      <w:bookmarkStart w:id="445" w:name="_Toc513150991"/>
      <w:bookmarkStart w:id="446" w:name="_Toc513150992"/>
      <w:bookmarkEnd w:id="445"/>
      <w:bookmarkEnd w:id="446"/>
    </w:p>
    <w:p w14:paraId="1225E927" w14:textId="7A5A55BC" w:rsidR="00E73597" w:rsidRPr="00C307BC" w:rsidRDefault="009111ED" w:rsidP="00071A6D">
      <w:pPr>
        <w:pStyle w:val="Heading2"/>
        <w:numPr>
          <w:ilvl w:val="1"/>
          <w:numId w:val="13"/>
        </w:numPr>
        <w:spacing w:before="240"/>
        <w:ind w:left="357" w:hanging="357"/>
        <w:rPr>
          <w:rFonts w:ascii="Times New Roman" w:hAnsi="Times New Roman" w:cs="Times New Roman"/>
          <w:b/>
          <w:sz w:val="26"/>
          <w:szCs w:val="26"/>
        </w:rPr>
      </w:pPr>
      <w:bookmarkStart w:id="447" w:name="_Toc514450064"/>
      <w:r w:rsidRPr="00071A6D">
        <w:rPr>
          <w:rFonts w:ascii="Times New Roman" w:hAnsi="Times New Roman" w:cs="Times New Roman"/>
          <w:b/>
          <w:sz w:val="26"/>
          <w:szCs w:val="26"/>
        </w:rPr>
        <w:lastRenderedPageBreak/>
        <w:t>Công cụ hỗ trợ kiểm thử</w:t>
      </w:r>
      <w:bookmarkEnd w:id="447"/>
    </w:p>
    <w:p w14:paraId="0897FC13" w14:textId="2FCF8692" w:rsidR="00EE0860" w:rsidRPr="00C307BC" w:rsidRDefault="00E14B5F" w:rsidP="003C083E">
      <w:pPr>
        <w:pStyle w:val="luanvanpara"/>
        <w:pPrChange w:id="448" w:author="Nguyen Toan" w:date="2018-05-19T18:18:00Z">
          <w:pPr>
            <w:pStyle w:val="NoSpacing"/>
            <w:spacing w:before="120" w:after="120" w:line="276" w:lineRule="auto"/>
            <w:ind w:firstLine="567"/>
            <w:jc w:val="both"/>
          </w:pPr>
        </w:pPrChange>
      </w:pPr>
      <w:r w:rsidRPr="00071A6D">
        <w:t>Quá trình kirợ kiểm thửể kiểm thử hiệu q kết nối v</w:t>
      </w:r>
      <w:r w:rsidR="002F0D2E" w:rsidRPr="00071A6D">
        <w:t>chá trình kirợ kiểm thửể kiểm thử hiệu q kết nối và thanh h</w:t>
      </w:r>
      <w:r w:rsidR="005B17AE">
        <w:t>ệ</w:t>
      </w:r>
      <w:r w:rsidR="002F0D2E" w:rsidRPr="00071A6D">
        <w:t xml:space="preserve"> th trình kirợ k</w:t>
      </w:r>
      <w:r w:rsidR="002F0D2E" w:rsidRPr="00071A6D">
        <w:rPr>
          <w:lang w:val="vi-VN"/>
        </w:rPr>
        <w:t>quy</w:t>
      </w:r>
      <w:r w:rsidR="002F0D2E" w:rsidRPr="00071A6D">
        <w:t xml:space="preserve"> trình ki kirhử không chú trọng vào phần kiểm thử giao diện người dùng mà tập trung vào các API của các thành phần hệ thống.</w:t>
      </w:r>
      <w:r w:rsidR="00C01630" w:rsidRPr="00071A6D">
        <w:t xml:space="preserve"> Hiình ki kirhử không chú trọng vào phầ</w:t>
      </w:r>
      <w:r w:rsidR="005720F3" w:rsidRPr="00071A6D">
        <w:t>đang phki kirhử không chú trọng vào</w:t>
      </w:r>
      <w:r w:rsidR="002954C7">
        <w:t xml:space="preserve"> Ngoài ra, đrhử không chú trọng vào phần kiểm thử giao diện người dùng thường sử dụng</w:t>
      </w:r>
      <w:ins w:id="449" w:author="Nguyen Toan" w:date="2018-05-19T17:56:00Z">
        <w:r w:rsidR="009630B9">
          <w:t xml:space="preserve"> các công cđrhử không chú trọng </w:t>
        </w:r>
      </w:ins>
      <w:r w:rsidR="002954C7">
        <w:t xml:space="preserve"> J</w:t>
      </w:r>
      <w:r w:rsidR="009630B9">
        <w:t>u</w:t>
      </w:r>
      <w:r w:rsidR="002954C7">
        <w:t>nit</w:t>
      </w:r>
      <w:ins w:id="450" w:author="Nguyen Toan" w:date="2018-05-19T17:56:00Z">
        <w:r w:rsidR="009630B9">
          <w:t>, TestNG</w:t>
        </w:r>
      </w:ins>
      <w:r w:rsidR="002954C7">
        <w:t xml:space="preserve"> đTestNGg cđrhử không chú trọ</w:t>
      </w:r>
      <w:r w:rsidR="002B35BB">
        <w:t>. ĐestNGg cđrhử không chú trọng vào phần kiểm thử giao diện người dùng thường sử dụngào cá</w:t>
      </w:r>
      <w:r w:rsidR="00F034F0">
        <w:t>Unit</w:t>
      </w:r>
      <w:ins w:id="451" w:author="Nguyen Toan" w:date="2018-05-19T17:56:00Z">
        <w:r w:rsidR="000E7DC8">
          <w:t>.</w:t>
        </w:r>
      </w:ins>
    </w:p>
    <w:p w14:paraId="604751BE" w14:textId="41535AD2" w:rsidR="007F081B" w:rsidRPr="00CF7898" w:rsidRDefault="00B76734" w:rsidP="00CF7898">
      <w:pPr>
        <w:pStyle w:val="NoSpacing"/>
        <w:spacing w:before="120" w:after="120" w:line="276" w:lineRule="auto"/>
        <w:rPr>
          <w:rFonts w:ascii="Times New Roman" w:hAnsi="Times New Roman" w:cs="Times New Roman"/>
          <w:b/>
          <w:sz w:val="26"/>
          <w:szCs w:val="26"/>
        </w:rPr>
      </w:pPr>
      <w:r w:rsidRPr="00CF7898">
        <w:rPr>
          <w:rFonts w:ascii="Times New Roman" w:hAnsi="Times New Roman" w:cs="Times New Roman"/>
          <w:b/>
          <w:sz w:val="26"/>
          <w:szCs w:val="26"/>
        </w:rPr>
        <w:t>Postman</w:t>
      </w:r>
    </w:p>
    <w:p w14:paraId="3719B616" w14:textId="07AE2796" w:rsidR="00D43216" w:rsidRPr="000D18D0" w:rsidRDefault="00B76734" w:rsidP="003C083E">
      <w:pPr>
        <w:pStyle w:val="luanvanpara"/>
        <w:rPr>
          <w:rPrChange w:id="452" w:author="Nguyen Toan" w:date="2018-05-19T17:57:00Z">
            <w:rPr>
              <w:rFonts w:ascii="Times New Roman" w:hAnsi="Times New Roman" w:cs="Times New Roman"/>
              <w:sz w:val="26"/>
              <w:szCs w:val="26"/>
            </w:rPr>
          </w:rPrChange>
        </w:rPr>
        <w:pPrChange w:id="453" w:author="Nguyen Toan" w:date="2018-05-19T18:18:00Z">
          <w:pPr>
            <w:pStyle w:val="NoSpacing"/>
            <w:spacing w:before="120" w:after="120" w:line="276" w:lineRule="auto"/>
            <w:ind w:firstLine="567"/>
            <w:jc w:val="both"/>
          </w:pPr>
        </w:pPrChange>
      </w:pPr>
      <w:r w:rsidRPr="00C307BC">
        <w:t xml:space="preserve">Postman </w:t>
      </w:r>
      <w:r w:rsidR="007E69BC" w:rsidRPr="00C307BC">
        <w:t>là công c cđrhử không chú trọng vào phần kiểm thử giao c ứng dụng viết theo giao thức R</w:t>
      </w:r>
      <w:r w:rsidR="00AC4FAB" w:rsidRPr="00C307BC">
        <w:t>ESTful</w:t>
      </w:r>
      <w:r w:rsidR="00453A20" w:rsidRPr="00C307BC">
        <w:t>. Ngưlg c cđrhử không chú trọng vào phần kiểm thử giao c ứng dụ</w:t>
      </w:r>
      <w:r w:rsidR="00D644C2" w:rsidRPr="00C307BC">
        <w:t>ngugưlg c cđrhử không chú trọ</w:t>
      </w:r>
      <w:r w:rsidR="00D644C2" w:rsidRPr="00071A6D">
        <w:rPr>
          <w:lang w:val="vi-VN"/>
        </w:rPr>
        <w:t>thug</w:t>
      </w:r>
      <w:r w:rsidR="00D644C2" w:rsidRPr="00C307BC">
        <w:t xml:space="preserve"> higưlg c cđrhử không chú trọng vào phần kiểm thử giao c ứng dụng </w:t>
      </w:r>
      <w:del w:id="454" w:author="Nguyen Toan" w:date="2018-05-19T17:56:00Z">
        <w:r w:rsidR="00D644C2" w:rsidRPr="00C307BC" w:rsidDel="00D41ADA">
          <w:delText>,</w:delText>
        </w:r>
        <w:r w:rsidR="00D644C2" w:rsidRPr="00C307BC" w:rsidDel="000D18D0">
          <w:delText>…</w:delText>
        </w:r>
        <w:r w:rsidR="001B0944" w:rsidRPr="00C307BC" w:rsidDel="000D18D0">
          <w:delText>(</w:delText>
        </w:r>
      </w:del>
      <w:ins w:id="455" w:author="Nguyen Toan" w:date="2018-05-19T17:56:00Z">
        <w:r w:rsidR="000D18D0" w:rsidRPr="00C307BC">
          <w:t>… (</w:t>
        </w:r>
      </w:ins>
      <w:r w:rsidR="001B0944" w:rsidRPr="00C307BC">
        <w:t xml:space="preserve">xem </w:t>
      </w:r>
      <w:del w:id="456" w:author="Nguyen Toan" w:date="2018-05-19T17:57:00Z">
        <w:r w:rsidR="001B0944" w:rsidRPr="00C307BC" w:rsidDel="000D18D0">
          <w:fldChar w:fldCharType="begin"/>
        </w:r>
        <w:r w:rsidR="001B0944" w:rsidRPr="00C307BC" w:rsidDel="000D18D0">
          <w:delInstrText xml:space="preserve"> REF _Ref513613301 \h </w:delInstrText>
        </w:r>
        <w:r w:rsidR="00C307BC" w:rsidRPr="00C307BC" w:rsidDel="000D18D0">
          <w:delInstrText xml:space="preserve"> \* MERGEFORMAT </w:delInstrText>
        </w:r>
        <w:r w:rsidR="001B0944" w:rsidRPr="00C307BC" w:rsidDel="000D18D0">
          <w:fldChar w:fldCharType="separate"/>
        </w:r>
        <w:r w:rsidR="00896230" w:rsidRPr="00180F1D" w:rsidDel="000D18D0">
          <w:rPr>
            <w:i/>
            <w:color w:val="auto"/>
          </w:rPr>
          <w:delText xml:space="preserve">Hình </w:delText>
        </w:r>
        <w:r w:rsidR="00896230" w:rsidDel="000D18D0">
          <w:rPr>
            <w:i/>
            <w:noProof/>
            <w:color w:val="auto"/>
          </w:rPr>
          <w:delText>2</w:delText>
        </w:r>
        <w:r w:rsidR="00896230" w:rsidRPr="00C307BC" w:rsidDel="000D18D0">
          <w:rPr>
            <w:i/>
            <w:noProof/>
            <w:color w:val="auto"/>
          </w:rPr>
          <w:delText>.</w:delText>
        </w:r>
        <w:r w:rsidR="00896230" w:rsidDel="000D18D0">
          <w:rPr>
            <w:i/>
            <w:noProof/>
            <w:color w:val="auto"/>
          </w:rPr>
          <w:delText>1</w:delText>
        </w:r>
        <w:r w:rsidR="001B0944" w:rsidRPr="00C307BC" w:rsidDel="000D18D0">
          <w:fldChar w:fldCharType="end"/>
        </w:r>
      </w:del>
      <w:ins w:id="457" w:author="Nguyen Toan" w:date="2018-05-19T17:57:00Z">
        <w:r w:rsidR="000D18D0" w:rsidRPr="003E226A">
          <w:fldChar w:fldCharType="begin"/>
        </w:r>
        <w:r w:rsidR="000D18D0" w:rsidRPr="000D18D0">
          <w:rPr>
            <w:rPrChange w:id="458" w:author="Nguyen Toan" w:date="2018-05-19T17:57:00Z">
              <w:rPr>
                <w:rFonts w:ascii="Times New Roman" w:hAnsi="Times New Roman" w:cs="Times New Roman"/>
                <w:sz w:val="26"/>
                <w:szCs w:val="26"/>
              </w:rPr>
            </w:rPrChange>
          </w:rPr>
          <w:instrText xml:space="preserve"> REF _Ref513613301 \h  \* MERGEFORMAT </w:instrText>
        </w:r>
        <w:r w:rsidR="000D18D0" w:rsidRPr="000D18D0">
          <w:rPr>
            <w:rPrChange w:id="459" w:author="Nguyen Toan" w:date="2018-05-19T17:57:00Z">
              <w:rPr>
                <w:rFonts w:ascii="Times New Roman" w:hAnsi="Times New Roman" w:cs="Times New Roman"/>
                <w:sz w:val="26"/>
                <w:szCs w:val="26"/>
              </w:rPr>
            </w:rPrChange>
          </w:rPr>
        </w:r>
        <w:r w:rsidR="000D18D0" w:rsidRPr="000D18D0">
          <w:rPr>
            <w:rPrChange w:id="460" w:author="Nguyen Toan" w:date="2018-05-19T17:57:00Z">
              <w:rPr>
                <w:rFonts w:ascii="Times New Roman" w:hAnsi="Times New Roman" w:cs="Times New Roman"/>
                <w:sz w:val="26"/>
                <w:szCs w:val="26"/>
              </w:rPr>
            </w:rPrChange>
          </w:rPr>
          <w:fldChar w:fldCharType="separate"/>
        </w:r>
      </w:ins>
      <w:ins w:id="461" w:author="Nguyen Toan" w:date="2018-05-19T18:34:00Z">
        <w:r w:rsidR="003E226A" w:rsidRPr="003E226A">
          <w:rPr>
            <w:color w:val="auto"/>
            <w:rPrChange w:id="462" w:author="Nguyen Toan" w:date="2018-05-19T18:34:00Z">
              <w:rPr/>
            </w:rPrChange>
          </w:rPr>
          <w:t xml:space="preserve">Hình </w:t>
        </w:r>
        <w:r w:rsidR="003E226A" w:rsidRPr="003E226A">
          <w:rPr>
            <w:noProof/>
            <w:color w:val="auto"/>
            <w:rPrChange w:id="463" w:author="Nguyen Toan" w:date="2018-05-19T18:34:00Z">
              <w:rPr>
                <w:noProof/>
              </w:rPr>
            </w:rPrChange>
          </w:rPr>
          <w:t>2.1</w:t>
        </w:r>
      </w:ins>
      <w:ins w:id="464" w:author="Nguyen Toan" w:date="2018-05-19T17:57:00Z">
        <w:r w:rsidR="000D18D0" w:rsidRPr="000D18D0">
          <w:rPr>
            <w:rPrChange w:id="465" w:author="Nguyen Toan" w:date="2018-05-19T17:57:00Z">
              <w:rPr>
                <w:rFonts w:ascii="Times New Roman" w:hAnsi="Times New Roman" w:cs="Times New Roman"/>
                <w:sz w:val="26"/>
                <w:szCs w:val="26"/>
              </w:rPr>
            </w:rPrChange>
          </w:rPr>
          <w:fldChar w:fldCharType="end"/>
        </w:r>
      </w:ins>
      <w:r w:rsidR="001B0944" w:rsidRPr="000D18D0">
        <w:rPr>
          <w:rPrChange w:id="466" w:author="Nguyen Toan" w:date="2018-05-19T17:57:00Z">
            <w:rPr>
              <w:rFonts w:ascii="Times New Roman" w:hAnsi="Times New Roman" w:cs="Times New Roman"/>
              <w:sz w:val="26"/>
              <w:szCs w:val="26"/>
            </w:rPr>
          </w:rPrChange>
        </w:rPr>
        <w:t>)</w:t>
      </w:r>
    </w:p>
    <w:p w14:paraId="35C418BD" w14:textId="77777777" w:rsidR="006B2266" w:rsidRPr="00C307BC" w:rsidRDefault="00D43216" w:rsidP="003C083E">
      <w:pPr>
        <w:pStyle w:val="luanvananh"/>
        <w:pPrChange w:id="467" w:author="Nguyen Toan" w:date="2018-05-19T18:18:00Z">
          <w:pPr>
            <w:pStyle w:val="NoSpacing"/>
            <w:keepNext/>
            <w:spacing w:after="120" w:line="276" w:lineRule="auto"/>
            <w:ind w:firstLine="567"/>
            <w:jc w:val="center"/>
          </w:pPr>
        </w:pPrChange>
      </w:pPr>
      <w:r w:rsidRPr="00071A6D">
        <w:drawing>
          <wp:inline distT="0" distB="0" distL="0" distR="0" wp14:anchorId="144DF496" wp14:editId="72EBBA48">
            <wp:extent cx="5772521" cy="1771039"/>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5-08 at 10.01.20 PM.png"/>
                    <pic:cNvPicPr/>
                  </pic:nvPicPr>
                  <pic:blipFill>
                    <a:blip r:embed="rId32">
                      <a:extLst>
                        <a:ext uri="{28A0092B-C50C-407E-A947-70E740481C1C}">
                          <a14:useLocalDpi xmlns:a14="http://schemas.microsoft.com/office/drawing/2010/main" val="0"/>
                        </a:ext>
                      </a:extLst>
                    </a:blip>
                    <a:stretch>
                      <a:fillRect/>
                    </a:stretch>
                  </pic:blipFill>
                  <pic:spPr>
                    <a:xfrm>
                      <a:off x="0" y="0"/>
                      <a:ext cx="5774816" cy="1771743"/>
                    </a:xfrm>
                    <a:prstGeom prst="rect">
                      <a:avLst/>
                    </a:prstGeom>
                  </pic:spPr>
                </pic:pic>
              </a:graphicData>
            </a:graphic>
          </wp:inline>
        </w:drawing>
      </w:r>
    </w:p>
    <w:p w14:paraId="61D827CD" w14:textId="2E075C60" w:rsidR="00E14B5F" w:rsidRPr="00071A6D" w:rsidRDefault="006B2266" w:rsidP="003E226A">
      <w:pPr>
        <w:pStyle w:val="luanvanImg"/>
      </w:pPr>
      <w:bookmarkStart w:id="468" w:name="_Ref513613301"/>
      <w:bookmarkStart w:id="469" w:name="_Toc514445868"/>
      <w:r w:rsidRPr="00071A6D">
        <w:t xml:space="preserve">Hình </w:t>
      </w:r>
      <w:r w:rsidR="0037692A">
        <w:fldChar w:fldCharType="begin"/>
      </w:r>
      <w:r w:rsidR="0037692A">
        <w:instrText xml:space="preserve"> STYLEREF 1 \s </w:instrText>
      </w:r>
      <w:r w:rsidR="0037692A">
        <w:fldChar w:fldCharType="separate"/>
      </w:r>
      <w:r w:rsidR="003E226A">
        <w:rPr>
          <w:noProof/>
        </w:rPr>
        <w:t>2</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1</w:t>
      </w:r>
      <w:r w:rsidR="0037692A">
        <w:fldChar w:fldCharType="end"/>
      </w:r>
      <w:bookmarkEnd w:id="468"/>
      <w:r w:rsidRPr="00071A6D">
        <w:t>: Tham số trên Postman</w:t>
      </w:r>
      <w:bookmarkEnd w:id="469"/>
    </w:p>
    <w:p w14:paraId="34D474E5" w14:textId="0D9E3714" w:rsidR="001F3376" w:rsidRPr="003C083E" w:rsidRDefault="001F3376" w:rsidP="003E226A">
      <w:pPr>
        <w:pStyle w:val="luanvanpara"/>
        <w:rPr>
          <w:rPrChange w:id="470" w:author="Nguyen Toan" w:date="2018-05-19T18:18:00Z">
            <w:rPr/>
          </w:rPrChange>
        </w:rPr>
      </w:pPr>
      <w:r w:rsidRPr="00071A6D">
        <w:t>Thay v</w:t>
      </w:r>
      <w:r w:rsidRPr="00C307BC">
        <w:t xml:space="preserve">ì việc phải viết </w:t>
      </w:r>
      <w:r w:rsidRPr="00071A6D">
        <w:rPr>
          <w:lang w:val="vi-VN"/>
        </w:rPr>
        <w:t>đoạn</w:t>
      </w:r>
      <w:r w:rsidRPr="00C307BC">
        <w:t xml:space="preserve"> mã nguồn như</w:t>
      </w:r>
      <w:r w:rsidR="0034729B" w:rsidRPr="00C307BC">
        <w:t xml:space="preserve"> </w:t>
      </w:r>
      <w:r w:rsidR="0034729B" w:rsidRPr="003E226A">
        <w:fldChar w:fldCharType="begin"/>
      </w:r>
      <w:r w:rsidR="0034729B" w:rsidRPr="003C083E">
        <w:rPr>
          <w:rPrChange w:id="471" w:author="Nguyen Toan" w:date="2018-05-19T18:18:00Z">
            <w:rPr/>
          </w:rPrChange>
        </w:rPr>
        <w:instrText xml:space="preserve"> REF _Ref513613338 \h </w:instrText>
      </w:r>
      <w:r w:rsidR="00C307BC" w:rsidRPr="003C083E">
        <w:rPr>
          <w:rPrChange w:id="472" w:author="Nguyen Toan" w:date="2018-05-19T18:18:00Z">
            <w:rPr/>
          </w:rPrChange>
        </w:rPr>
        <w:instrText xml:space="preserve"> \* MERGEFORMAT </w:instrText>
      </w:r>
      <w:r w:rsidR="0034729B" w:rsidRPr="003C083E">
        <w:rPr>
          <w:rPrChange w:id="473" w:author="Nguyen Toan" w:date="2018-05-19T18:18:00Z">
            <w:rPr/>
          </w:rPrChange>
        </w:rPr>
      </w:r>
      <w:r w:rsidR="0034729B" w:rsidRPr="003C083E">
        <w:rPr>
          <w:rPrChange w:id="474" w:author="Nguyen Toan" w:date="2018-05-19T18:18:00Z">
            <w:rPr/>
          </w:rPrChange>
        </w:rPr>
        <w:fldChar w:fldCharType="separate"/>
      </w:r>
      <w:r w:rsidR="003E226A" w:rsidRPr="003E226A">
        <w:rPr>
          <w:color w:val="auto"/>
        </w:rPr>
        <w:t xml:space="preserve">Hình </w:t>
      </w:r>
      <w:r w:rsidR="003E226A" w:rsidRPr="003E226A">
        <w:rPr>
          <w:noProof/>
          <w:color w:val="auto"/>
        </w:rPr>
        <w:t>2.2</w:t>
      </w:r>
      <w:r w:rsidR="0034729B" w:rsidRPr="003C083E">
        <w:rPr>
          <w:rPrChange w:id="475" w:author="Nguyen Toan" w:date="2018-05-19T18:18:00Z">
            <w:rPr/>
          </w:rPrChange>
        </w:rPr>
        <w:fldChar w:fldCharType="end"/>
      </w:r>
      <w:r w:rsidRPr="003C083E">
        <w:rPr>
          <w:rPrChange w:id="476" w:author="Nguyen Toan" w:date="2018-05-19T18:18:00Z">
            <w:rPr/>
          </w:rPrChange>
        </w:rPr>
        <w:t>:</w:t>
      </w:r>
    </w:p>
    <w:p w14:paraId="31E1F5A4" w14:textId="77777777" w:rsidR="0034729B" w:rsidRPr="00C307BC" w:rsidRDefault="00F56C9A" w:rsidP="003C083E">
      <w:pPr>
        <w:pStyle w:val="luanvananh"/>
        <w:pPrChange w:id="477" w:author="Nguyen Toan" w:date="2018-05-19T18:18:00Z">
          <w:pPr>
            <w:pStyle w:val="NoSpacing"/>
            <w:keepNext/>
            <w:jc w:val="center"/>
          </w:pPr>
        </w:pPrChange>
      </w:pPr>
      <w:r w:rsidRPr="00071A6D">
        <w:drawing>
          <wp:inline distT="0" distB="0" distL="0" distR="0" wp14:anchorId="60A963BB" wp14:editId="5D1EC7CF">
            <wp:extent cx="4943110" cy="676951"/>
            <wp:effectExtent l="0" t="0" r="1016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5-08 at 10.04.25 PM.png"/>
                    <pic:cNvPicPr/>
                  </pic:nvPicPr>
                  <pic:blipFill>
                    <a:blip r:embed="rId33">
                      <a:extLst>
                        <a:ext uri="{28A0092B-C50C-407E-A947-70E740481C1C}">
                          <a14:useLocalDpi xmlns:a14="http://schemas.microsoft.com/office/drawing/2010/main" val="0"/>
                        </a:ext>
                      </a:extLst>
                    </a:blip>
                    <a:stretch>
                      <a:fillRect/>
                    </a:stretch>
                  </pic:blipFill>
                  <pic:spPr>
                    <a:xfrm>
                      <a:off x="0" y="0"/>
                      <a:ext cx="4974810" cy="681292"/>
                    </a:xfrm>
                    <a:prstGeom prst="rect">
                      <a:avLst/>
                    </a:prstGeom>
                  </pic:spPr>
                </pic:pic>
              </a:graphicData>
            </a:graphic>
          </wp:inline>
        </w:drawing>
      </w:r>
    </w:p>
    <w:p w14:paraId="59134DBB" w14:textId="7453EBE3" w:rsidR="001F3376" w:rsidRPr="00071A6D" w:rsidRDefault="0034729B" w:rsidP="003E226A">
      <w:pPr>
        <w:pStyle w:val="luanvanImg"/>
      </w:pPr>
      <w:bookmarkStart w:id="478" w:name="_Ref513613338"/>
      <w:bookmarkStart w:id="479" w:name="_Toc514445869"/>
      <w:r w:rsidRPr="00071A6D">
        <w:t xml:space="preserve">Hình </w:t>
      </w:r>
      <w:r w:rsidR="0037692A">
        <w:fldChar w:fldCharType="begin"/>
      </w:r>
      <w:r w:rsidR="0037692A">
        <w:instrText xml:space="preserve"> STYLEREF 1 \s </w:instrText>
      </w:r>
      <w:r w:rsidR="0037692A">
        <w:fldChar w:fldCharType="separate"/>
      </w:r>
      <w:r w:rsidR="003E226A">
        <w:rPr>
          <w:noProof/>
        </w:rPr>
        <w:t>2</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2</w:t>
      </w:r>
      <w:r w:rsidR="0037692A">
        <w:fldChar w:fldCharType="end"/>
      </w:r>
      <w:bookmarkEnd w:id="478"/>
      <w:r w:rsidRPr="00071A6D">
        <w:t>: Mã nguồn gọi API</w:t>
      </w:r>
      <w:bookmarkEnd w:id="479"/>
    </w:p>
    <w:p w14:paraId="7FEFE961" w14:textId="36C22590" w:rsidR="005B37FF" w:rsidRPr="00C307BC" w:rsidRDefault="008836BE" w:rsidP="003C083E">
      <w:pPr>
        <w:pStyle w:val="luanvanpara"/>
        <w:pPrChange w:id="480" w:author="Nguyen Toan" w:date="2018-05-19T18:18:00Z">
          <w:pPr>
            <w:pStyle w:val="NoSpacing"/>
            <w:spacing w:before="120" w:after="120" w:line="276" w:lineRule="auto"/>
            <w:ind w:firstLine="567"/>
            <w:jc w:val="both"/>
          </w:pPr>
        </w:pPrChange>
      </w:pPr>
      <w:r w:rsidRPr="00C307BC">
        <w:t xml:space="preserve">Postman </w:t>
      </w:r>
      <w:r w:rsidRPr="00C307BC">
        <w:rPr>
          <w:lang w:val="vi-VN"/>
        </w:rPr>
        <w:t>hostman ồn gọi APIC \s 1  MERGEFORMAT ần kiểm thử giao c ứng dụng viết the</w:t>
      </w:r>
      <w:r w:rsidR="00206805" w:rsidRPr="00C307BC">
        <w:rPr>
          <w:lang w:val="vi-VN"/>
        </w:rPr>
        <w:t xml:space="preserve">và còn cho </w:t>
      </w:r>
      <w:r w:rsidR="00206805" w:rsidRPr="00071A6D">
        <w:t>phép</w:t>
      </w:r>
      <w:r w:rsidR="00206805" w:rsidRPr="00C307BC">
        <w:rPr>
          <w:lang w:val="vi-VN"/>
        </w:rPr>
        <w:t xml:space="preserve"> lưu l cho gọi APIC \s 1  ME</w:t>
      </w:r>
      <w:r w:rsidR="006E5CFC" w:rsidRPr="00C307BC">
        <w:rPr>
          <w:lang w:val="vi-VN"/>
        </w:rPr>
        <w:t>, đu l cho gọi APIC \s 1  MERGEFORMAT ần kiểm th</w:t>
      </w:r>
      <w:r w:rsidR="005B37FF" w:rsidRPr="00C307BC">
        <w:rPr>
          <w:lang w:val="vi-VN"/>
        </w:rPr>
        <w:t xml:space="preserve"> Ngoài ra postman có h 1  MERGEFORMAng thức xác thực như OAuth1.0, OAuth2.</w:t>
      </w:r>
      <w:r w:rsidR="002919A4" w:rsidRPr="00C307BC">
        <w:rPr>
          <w:lang w:val="vi-VN"/>
        </w:rPr>
        <w:t>0,… Postman cho phép thay đERGEFORMAng thức xác thực</w:t>
      </w:r>
      <w:r w:rsidR="00A138CC" w:rsidRPr="00071A6D">
        <w:t xml:space="preserve"> tu Postman cho phép thay đERGE</w:t>
      </w:r>
    </w:p>
    <w:p w14:paraId="35957A22" w14:textId="1698756D" w:rsidR="00AA47E1" w:rsidRPr="00071A6D" w:rsidRDefault="00AA47E1" w:rsidP="003C083E">
      <w:pPr>
        <w:pStyle w:val="luanvanpara"/>
        <w:pPrChange w:id="481" w:author="Nguyen Toan" w:date="2018-05-19T18:18:00Z">
          <w:pPr>
            <w:pStyle w:val="NoSpacing"/>
            <w:spacing w:before="120" w:after="120" w:line="276" w:lineRule="auto"/>
            <w:ind w:firstLine="567"/>
            <w:jc w:val="both"/>
          </w:pPr>
        </w:pPrChange>
      </w:pPr>
      <w:r w:rsidRPr="00C307BC">
        <w:t>Postman đưa ra cho ngưhay đERGEFORMAng thức xác thực như OAuth1.0, OAuth2.o giao thức R các API của các thành phần hệ thống.hững vấn đng cơ bản</w:t>
      </w:r>
      <w:r w:rsidR="00925752" w:rsidRPr="00C307BC">
        <w:t xml:space="preserve"> như tn đưa ra cho ngưhay đERGEFORMAng thức xác t</w:t>
      </w:r>
      <w:r w:rsidR="00925752" w:rsidRPr="00071A6D">
        <w:t>nhóm</w:t>
      </w:r>
      <w:r w:rsidR="00925752" w:rsidRPr="00C307BC">
        <w:t>, giám sát các API dgưhay đERGEFORMAn</w:t>
      </w:r>
      <w:r w:rsidR="00CE3A52" w:rsidRPr="00C307BC">
        <w:t>ọ gi</w:t>
      </w:r>
      <w:r w:rsidR="00CE3A52" w:rsidRPr="00C307BC">
        <w:fldChar w:fldCharType="begin"/>
      </w:r>
      <w:r w:rsidR="00CE3A52" w:rsidRPr="00C307BC">
        <w:instrText xml:space="preserve"> REF _Ref513613388 \h </w:instrText>
      </w:r>
      <w:r w:rsidR="00C307BC" w:rsidRPr="00C307BC">
        <w:instrText xml:space="preserve"> \* MERGEFORMAT </w:instrText>
      </w:r>
      <w:r w:rsidR="00CE3A52" w:rsidRPr="00C307BC">
        <w:fldChar w:fldCharType="separate"/>
      </w:r>
      <w:ins w:id="482" w:author="Nguyen Toan" w:date="2018-05-19T18:34:00Z">
        <w:r w:rsidR="003E226A" w:rsidRPr="003E226A">
          <w:rPr>
            <w:i/>
            <w:color w:val="auto"/>
            <w:rPrChange w:id="483" w:author="Nguyen Toan" w:date="2018-05-19T18:34:00Z">
              <w:rPr/>
            </w:rPrChange>
          </w:rPr>
          <w:t xml:space="preserve">Hình </w:t>
        </w:r>
        <w:r w:rsidR="003E226A" w:rsidRPr="003E226A">
          <w:rPr>
            <w:i/>
            <w:noProof/>
            <w:color w:val="auto"/>
            <w:rPrChange w:id="484" w:author="Nguyen Toan" w:date="2018-05-19T18:34:00Z">
              <w:rPr>
                <w:noProof/>
              </w:rPr>
            </w:rPrChange>
          </w:rPr>
          <w:t>2.3</w:t>
        </w:r>
      </w:ins>
      <w:del w:id="485" w:author="Nguyen Toan" w:date="2018-05-19T18:34:00Z">
        <w:r w:rsidR="00896230" w:rsidRPr="00180F1D" w:rsidDel="003E226A">
          <w:rPr>
            <w:i/>
            <w:color w:val="auto"/>
          </w:rPr>
          <w:delText xml:space="preserve">Hình </w:delText>
        </w:r>
        <w:r w:rsidR="00896230" w:rsidDel="003E226A">
          <w:rPr>
            <w:i/>
            <w:noProof/>
            <w:color w:val="auto"/>
          </w:rPr>
          <w:delText>2</w:delText>
        </w:r>
        <w:r w:rsidR="00896230" w:rsidRPr="00C307BC" w:rsidDel="003E226A">
          <w:rPr>
            <w:i/>
            <w:noProof/>
            <w:color w:val="auto"/>
          </w:rPr>
          <w:delText>.</w:delText>
        </w:r>
        <w:r w:rsidR="00896230" w:rsidDel="003E226A">
          <w:rPr>
            <w:i/>
            <w:noProof/>
            <w:color w:val="auto"/>
          </w:rPr>
          <w:delText>3</w:delText>
        </w:r>
      </w:del>
      <w:r w:rsidR="00CE3A52" w:rsidRPr="00C307BC">
        <w:fldChar w:fldCharType="end"/>
      </w:r>
      <w:r w:rsidR="00CE3A52" w:rsidRPr="00C307BC">
        <w:t xml:space="preserve">). </w:t>
      </w:r>
      <w:r w:rsidR="00925752" w:rsidRPr="00C307BC">
        <w:t xml:space="preserve">Trong khi </w:t>
      </w:r>
      <w:r w:rsidR="00925752" w:rsidRPr="00C307BC">
        <w:lastRenderedPageBreak/>
        <w:t>đó, phiên bó, phiên b hay đERGEFORMAng thức xác thực như OAuth1.0, OAuth2.o giao thức R cá tài liệu API, giám sát chặt chẽ hơn…</w:t>
      </w:r>
      <w:r w:rsidR="00E05B49" w:rsidRPr="00C307BC">
        <w:t xml:space="preserve"> </w:t>
      </w:r>
    </w:p>
    <w:p w14:paraId="73B2BA98" w14:textId="77777777" w:rsidR="00F72BA9" w:rsidRPr="00C307BC" w:rsidRDefault="0033126A" w:rsidP="003C083E">
      <w:pPr>
        <w:pStyle w:val="luanvananh"/>
        <w:pPrChange w:id="486" w:author="Nguyen Toan" w:date="2018-05-19T18:18:00Z">
          <w:pPr>
            <w:pStyle w:val="NoSpacing"/>
            <w:keepNext/>
            <w:jc w:val="center"/>
          </w:pPr>
        </w:pPrChange>
      </w:pPr>
      <w:r w:rsidRPr="00071A6D">
        <w:drawing>
          <wp:inline distT="0" distB="0" distL="0" distR="0" wp14:anchorId="15DD3E77" wp14:editId="64220885">
            <wp:extent cx="2429155" cy="284797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5-08 at 10.10.46 PM.png"/>
                    <pic:cNvPicPr/>
                  </pic:nvPicPr>
                  <pic:blipFill>
                    <a:blip r:embed="rId34">
                      <a:extLst>
                        <a:ext uri="{28A0092B-C50C-407E-A947-70E740481C1C}">
                          <a14:useLocalDpi xmlns:a14="http://schemas.microsoft.com/office/drawing/2010/main" val="0"/>
                        </a:ext>
                      </a:extLst>
                    </a:blip>
                    <a:stretch>
                      <a:fillRect/>
                    </a:stretch>
                  </pic:blipFill>
                  <pic:spPr>
                    <a:xfrm>
                      <a:off x="0" y="0"/>
                      <a:ext cx="2437249" cy="2857464"/>
                    </a:xfrm>
                    <a:prstGeom prst="rect">
                      <a:avLst/>
                    </a:prstGeom>
                  </pic:spPr>
                </pic:pic>
              </a:graphicData>
            </a:graphic>
          </wp:inline>
        </w:drawing>
      </w:r>
    </w:p>
    <w:p w14:paraId="305DF6DA" w14:textId="600F92EE" w:rsidR="0033126A" w:rsidRPr="00071A6D" w:rsidRDefault="00F72BA9" w:rsidP="003E226A">
      <w:pPr>
        <w:pStyle w:val="luanvanImg"/>
        <w:rPr>
          <w:lang w:val="vi-VN"/>
        </w:rPr>
      </w:pPr>
      <w:bookmarkStart w:id="487" w:name="_Ref513613388"/>
      <w:bookmarkStart w:id="488" w:name="_Toc514445870"/>
      <w:r w:rsidRPr="00071A6D">
        <w:t xml:space="preserve">Hình </w:t>
      </w:r>
      <w:r w:rsidR="0037692A">
        <w:fldChar w:fldCharType="begin"/>
      </w:r>
      <w:r w:rsidR="0037692A">
        <w:instrText xml:space="preserve"> STYLEREF 1 \s </w:instrText>
      </w:r>
      <w:r w:rsidR="0037692A">
        <w:fldChar w:fldCharType="separate"/>
      </w:r>
      <w:r w:rsidR="003E226A">
        <w:rPr>
          <w:noProof/>
        </w:rPr>
        <w:t>2</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3</w:t>
      </w:r>
      <w:r w:rsidR="0037692A">
        <w:fldChar w:fldCharType="end"/>
      </w:r>
      <w:bookmarkEnd w:id="487"/>
      <w:r w:rsidRPr="00071A6D">
        <w:t>: Quản lý các lời gọi API</w:t>
      </w:r>
      <w:bookmarkEnd w:id="488"/>
      <w:r w:rsidR="009F5F18">
        <w:t xml:space="preserve"> theo nhóm</w:t>
      </w:r>
    </w:p>
    <w:p w14:paraId="6336DA50" w14:textId="4A621E1B" w:rsidR="00FA77FD" w:rsidRPr="00CF7898" w:rsidRDefault="00FA77FD" w:rsidP="00CF7898">
      <w:pPr>
        <w:pStyle w:val="NoSpacing"/>
        <w:spacing w:before="120" w:after="120" w:line="276" w:lineRule="auto"/>
        <w:rPr>
          <w:rFonts w:ascii="Times New Roman" w:hAnsi="Times New Roman" w:cs="Times New Roman"/>
          <w:b/>
          <w:sz w:val="26"/>
          <w:szCs w:val="26"/>
        </w:rPr>
      </w:pPr>
      <w:r w:rsidRPr="00CF7898">
        <w:rPr>
          <w:rFonts w:ascii="Times New Roman" w:hAnsi="Times New Roman" w:cs="Times New Roman"/>
          <w:b/>
          <w:sz w:val="26"/>
          <w:szCs w:val="26"/>
        </w:rPr>
        <w:t>SOAPUI</w:t>
      </w:r>
    </w:p>
    <w:p w14:paraId="0589DC98" w14:textId="4130BB33" w:rsidR="006E6A6C" w:rsidRPr="00C307BC" w:rsidRDefault="005A58A4" w:rsidP="003E226A">
      <w:pPr>
        <w:pStyle w:val="luanvanpara"/>
        <w:rPr>
          <w:lang w:val="vi-VN"/>
        </w:rPr>
      </w:pPr>
      <w:r w:rsidRPr="00C307BC">
        <w:rPr>
          <w:lang w:val="vi-VN"/>
        </w:rPr>
        <w:t xml:space="preserve">Ngoài Postman, </w:t>
      </w:r>
      <w:r w:rsidR="00900055" w:rsidRPr="00C307BC">
        <w:rPr>
          <w:lang w:val="vi-VN"/>
        </w:rPr>
        <w:t>SOAPUI</w:t>
      </w:r>
      <w:r w:rsidR="00270D16" w:rsidRPr="00C307BC">
        <w:rPr>
          <w:lang w:val="vi-VN"/>
        </w:rPr>
        <w:t xml:space="preserve"> </w:t>
      </w:r>
      <w:sdt>
        <w:sdtPr>
          <w:rPr>
            <w:lang w:val="vi-VN"/>
          </w:rPr>
          <w:id w:val="100462440"/>
          <w:citation/>
        </w:sdtPr>
        <w:sdtContent>
          <w:r w:rsidR="00270D16" w:rsidRPr="00C307BC">
            <w:rPr>
              <w:lang w:val="vi-VN"/>
            </w:rPr>
            <w:fldChar w:fldCharType="begin"/>
          </w:r>
          <w:r w:rsidR="00270D16" w:rsidRPr="00C307BC">
            <w:rPr>
              <w:lang w:val="vi-VN"/>
            </w:rPr>
            <w:instrText xml:space="preserve"> CITATION Soa \l 1066 </w:instrText>
          </w:r>
          <w:r w:rsidR="00270D16" w:rsidRPr="00C307BC">
            <w:rPr>
              <w:lang w:val="vi-VN"/>
            </w:rPr>
            <w:fldChar w:fldCharType="separate"/>
          </w:r>
          <w:r w:rsidR="003137DA" w:rsidRPr="003137DA">
            <w:rPr>
              <w:noProof/>
              <w:lang w:val="vi-VN"/>
            </w:rPr>
            <w:t>[13]</w:t>
          </w:r>
          <w:r w:rsidR="00270D16" w:rsidRPr="00C307BC">
            <w:rPr>
              <w:lang w:val="vi-VN"/>
            </w:rPr>
            <w:fldChar w:fldCharType="end"/>
          </w:r>
        </w:sdtContent>
      </w:sdt>
      <w:r w:rsidR="00900055" w:rsidRPr="00C307BC">
        <w:rPr>
          <w:lang w:val="vi-VN"/>
        </w:rPr>
        <w:t xml:space="preserve"> cũng là công cụ hỗ trợ kiểm thử API được sử dụng phổ biến hiện nay. </w:t>
      </w:r>
      <w:r w:rsidR="00FF4AEE" w:rsidRPr="00C307BC">
        <w:rPr>
          <w:lang w:val="vi-VN"/>
        </w:rPr>
        <w:t>Đây là công cụ kiểm thử có nền tảng mã nguồn mở hàng đầu</w:t>
      </w:r>
      <w:r w:rsidR="00DF7559" w:rsidRPr="00C307BC">
        <w:rPr>
          <w:lang w:val="vi-VN"/>
        </w:rPr>
        <w:t xml:space="preserve"> cho phép kiểm thử viên thực hiện các loại kiểm thử như: kiểm thử chức năng, hồi quy, thử tải một cách tự động trên các Web API khác nhau.</w:t>
      </w:r>
      <w:r w:rsidR="0044091E" w:rsidRPr="00C307BC">
        <w:rPr>
          <w:lang w:val="vi-VN"/>
        </w:rPr>
        <w:t xml:space="preserve"> Hỗ trợ tất cả các giao thức chuẩn và công nghệ để kiểm </w:t>
      </w:r>
      <w:r w:rsidR="0044091E" w:rsidRPr="00071A6D">
        <w:t>thử</w:t>
      </w:r>
      <w:r w:rsidR="0044091E" w:rsidRPr="00C307BC">
        <w:rPr>
          <w:lang w:val="vi-VN"/>
        </w:rPr>
        <w:t xml:space="preserve"> các loại API</w:t>
      </w:r>
      <w:r w:rsidR="006041AD" w:rsidRPr="00C307BC">
        <w:rPr>
          <w:lang w:val="vi-VN"/>
        </w:rPr>
        <w:t xml:space="preserve">. Ngoài ra, </w:t>
      </w:r>
      <w:r w:rsidR="00B25FBC" w:rsidRPr="00C307BC">
        <w:rPr>
          <w:lang w:val="vi-VN"/>
        </w:rPr>
        <w:t xml:space="preserve">SOAPUI cung cấp giao diện đồ hoạ để người dùng không </w:t>
      </w:r>
      <w:r w:rsidR="00DA2013" w:rsidRPr="00C307BC">
        <w:rPr>
          <w:lang w:val="vi-VN"/>
        </w:rPr>
        <w:t>chuyên</w:t>
      </w:r>
      <w:r w:rsidR="00B25FBC" w:rsidRPr="00C307BC">
        <w:rPr>
          <w:lang w:val="vi-VN"/>
        </w:rPr>
        <w:t xml:space="preserve"> dễ dàng tương tác</w:t>
      </w:r>
      <w:r w:rsidR="008B2252" w:rsidRPr="003E226A">
        <w:t xml:space="preserve"> (</w:t>
      </w:r>
      <w:r w:rsidR="008B2252" w:rsidRPr="003C083E">
        <w:rPr>
          <w:rPrChange w:id="489" w:author="Nguyen Toan" w:date="2018-05-19T18:18:00Z">
            <w:rPr/>
          </w:rPrChange>
        </w:rPr>
        <w:fldChar w:fldCharType="begin"/>
      </w:r>
      <w:r w:rsidR="008B2252" w:rsidRPr="003C083E">
        <w:rPr>
          <w:rPrChange w:id="490" w:author="Nguyen Toan" w:date="2018-05-19T18:18:00Z">
            <w:rPr/>
          </w:rPrChange>
        </w:rPr>
        <w:instrText xml:space="preserve"> REF _Ref513613454 \h </w:instrText>
      </w:r>
      <w:r w:rsidR="00C307BC" w:rsidRPr="003C083E">
        <w:rPr>
          <w:rPrChange w:id="491" w:author="Nguyen Toan" w:date="2018-05-19T18:18:00Z">
            <w:rPr/>
          </w:rPrChange>
        </w:rPr>
        <w:instrText xml:space="preserve"> \* MERGEFORMAT </w:instrText>
      </w:r>
      <w:r w:rsidR="008B2252" w:rsidRPr="003C083E">
        <w:rPr>
          <w:rPrChange w:id="492" w:author="Nguyen Toan" w:date="2018-05-19T18:18:00Z">
            <w:rPr/>
          </w:rPrChange>
        </w:rPr>
      </w:r>
      <w:r w:rsidR="008B2252" w:rsidRPr="003C083E">
        <w:rPr>
          <w:rPrChange w:id="493" w:author="Nguyen Toan" w:date="2018-05-19T18:18:00Z">
            <w:rPr/>
          </w:rPrChange>
        </w:rPr>
        <w:fldChar w:fldCharType="separate"/>
      </w:r>
      <w:r w:rsidR="003E226A" w:rsidRPr="003E226A">
        <w:rPr>
          <w:color w:val="auto"/>
        </w:rPr>
        <w:t xml:space="preserve">Hình </w:t>
      </w:r>
      <w:r w:rsidR="003E226A" w:rsidRPr="003E226A">
        <w:rPr>
          <w:noProof/>
          <w:color w:val="auto"/>
        </w:rPr>
        <w:t>2.4</w:t>
      </w:r>
      <w:r w:rsidR="008B2252" w:rsidRPr="003C083E">
        <w:rPr>
          <w:rPrChange w:id="494" w:author="Nguyen Toan" w:date="2018-05-19T18:18:00Z">
            <w:rPr/>
          </w:rPrChange>
        </w:rPr>
        <w:fldChar w:fldCharType="end"/>
      </w:r>
      <w:r w:rsidR="008B2252" w:rsidRPr="003C083E">
        <w:rPr>
          <w:rPrChange w:id="495" w:author="Nguyen Toan" w:date="2018-05-19T18:18:00Z">
            <w:rPr/>
          </w:rPrChange>
        </w:rPr>
        <w:t>)</w:t>
      </w:r>
      <w:r w:rsidR="00EB18CD" w:rsidRPr="003C083E">
        <w:rPr>
          <w:lang w:val="vi-VN"/>
          <w:rPrChange w:id="496" w:author="Nguyen Toan" w:date="2018-05-19T18:18:00Z">
            <w:rPr>
              <w:lang w:val="vi-VN"/>
            </w:rPr>
          </w:rPrChange>
        </w:rPr>
        <w:t>.</w:t>
      </w:r>
      <w:r w:rsidR="00EB5376" w:rsidRPr="00C307BC">
        <w:rPr>
          <w:lang w:val="vi-VN"/>
        </w:rPr>
        <w:t xml:space="preserve"> </w:t>
      </w:r>
    </w:p>
    <w:p w14:paraId="35146170" w14:textId="77777777" w:rsidR="00E97E8C" w:rsidRPr="00C307BC" w:rsidRDefault="00C05232" w:rsidP="003C083E">
      <w:pPr>
        <w:pStyle w:val="luanvananh"/>
        <w:pPrChange w:id="497" w:author="Nguyen Toan" w:date="2018-05-19T18:18:00Z">
          <w:pPr>
            <w:pStyle w:val="NoSpacing"/>
            <w:keepNext/>
            <w:ind w:firstLine="357"/>
            <w:jc w:val="center"/>
          </w:pPr>
        </w:pPrChange>
      </w:pPr>
      <w:r w:rsidRPr="00071A6D">
        <w:drawing>
          <wp:inline distT="0" distB="0" distL="0" distR="0" wp14:anchorId="65C5C41E" wp14:editId="208A7361">
            <wp:extent cx="5128428" cy="16789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sdl-request-gettingstarted_new.png"/>
                    <pic:cNvPicPr/>
                  </pic:nvPicPr>
                  <pic:blipFill>
                    <a:blip r:embed="rId35">
                      <a:extLst>
                        <a:ext uri="{28A0092B-C50C-407E-A947-70E740481C1C}">
                          <a14:useLocalDpi xmlns:a14="http://schemas.microsoft.com/office/drawing/2010/main" val="0"/>
                        </a:ext>
                      </a:extLst>
                    </a:blip>
                    <a:stretch>
                      <a:fillRect/>
                    </a:stretch>
                  </pic:blipFill>
                  <pic:spPr>
                    <a:xfrm>
                      <a:off x="0" y="0"/>
                      <a:ext cx="5130361" cy="1679573"/>
                    </a:xfrm>
                    <a:prstGeom prst="rect">
                      <a:avLst/>
                    </a:prstGeom>
                  </pic:spPr>
                </pic:pic>
              </a:graphicData>
            </a:graphic>
          </wp:inline>
        </w:drawing>
      </w:r>
    </w:p>
    <w:p w14:paraId="7EA825B5" w14:textId="4E9D7A98" w:rsidR="00C05232" w:rsidRPr="00071A6D" w:rsidRDefault="00E97E8C" w:rsidP="003E226A">
      <w:pPr>
        <w:pStyle w:val="luanvanImg"/>
        <w:rPr>
          <w:lang w:val="vi-VN"/>
        </w:rPr>
      </w:pPr>
      <w:bookmarkStart w:id="498" w:name="_Ref513613454"/>
      <w:bookmarkStart w:id="499" w:name="_Toc514445871"/>
      <w:r w:rsidRPr="00071A6D">
        <w:t xml:space="preserve">Hình </w:t>
      </w:r>
      <w:r w:rsidR="0037692A">
        <w:fldChar w:fldCharType="begin"/>
      </w:r>
      <w:r w:rsidR="0037692A">
        <w:instrText xml:space="preserve"> STYLEREF 1 \s </w:instrText>
      </w:r>
      <w:r w:rsidR="0037692A">
        <w:fldChar w:fldCharType="separate"/>
      </w:r>
      <w:r w:rsidR="003E226A">
        <w:rPr>
          <w:noProof/>
        </w:rPr>
        <w:t>2</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4</w:t>
      </w:r>
      <w:r w:rsidR="0037692A">
        <w:fldChar w:fldCharType="end"/>
      </w:r>
      <w:bookmarkEnd w:id="498"/>
      <w:r w:rsidRPr="00071A6D">
        <w:t>: Lời gọi API trên SOAPUI</w:t>
      </w:r>
      <w:bookmarkEnd w:id="499"/>
    </w:p>
    <w:p w14:paraId="414C02AD" w14:textId="7F5254E5" w:rsidR="00D71FC2" w:rsidRPr="00071A6D" w:rsidRDefault="00D71FC2" w:rsidP="003C083E">
      <w:pPr>
        <w:pStyle w:val="luanvanpara"/>
        <w:pPrChange w:id="500" w:author="Nguyen Toan" w:date="2018-05-19T18:18:00Z">
          <w:pPr>
            <w:pStyle w:val="NoSpacing"/>
            <w:spacing w:before="120" w:after="120" w:line="276" w:lineRule="auto"/>
            <w:ind w:firstLine="567"/>
            <w:jc w:val="both"/>
          </w:pPr>
        </w:pPrChange>
      </w:pPr>
      <w:r w:rsidRPr="00C307BC">
        <w:rPr>
          <w:lang w:val="vi-VN"/>
        </w:rPr>
        <w:t>SOAPUI có thI tích hợp được với nhiều công cụ phổ biến như Apache Maven, HUDSON, JUnit, Apache Ant</w:t>
      </w:r>
      <w:r w:rsidR="00D23625" w:rsidRPr="00C307BC">
        <w:rPr>
          <w:lang w:val="vi-VN"/>
        </w:rPr>
        <w:t>… SOAPUI cung cích hợp được với nhiều công cụ phổ biến như Apache Maven, HUDSON, JUnit, Apache Antcách tự động trên các Web API k</w:t>
      </w:r>
      <w:r w:rsidR="00E10F00" w:rsidRPr="00C307BC">
        <w:rPr>
          <w:lang w:val="vi-VN"/>
        </w:rPr>
        <w:t xml:space="preserve">c SOAPUI cung </w:t>
      </w:r>
      <w:r w:rsidR="00E10F00" w:rsidRPr="00071A6D">
        <w:t xml:space="preserve">viên </w:t>
      </w:r>
      <w:r w:rsidR="00E10F00" w:rsidRPr="00071A6D">
        <w:lastRenderedPageBreak/>
        <w:t>viê</w:t>
      </w:r>
      <w:r w:rsidR="00734924" w:rsidRPr="00071A6D">
        <w:t>các giao thng cích hợp việc</w:t>
      </w:r>
      <w:r w:rsidR="00E10F00" w:rsidRPr="00071A6D">
        <w:t xml:space="preserve"> ch giao thng cích hợp việc với nhiều côn</w:t>
      </w:r>
      <w:r w:rsidR="00A33005" w:rsidRPr="00071A6D">
        <w:t xml:space="preserve"> Phiên b thng cích hợp việc với nhiều công cụ phổ biến như Apache Maven, HUDSON, JUn</w:t>
      </w:r>
    </w:p>
    <w:p w14:paraId="4CEF4222" w14:textId="1413F922" w:rsidR="004372AB" w:rsidRPr="00CF7898" w:rsidRDefault="00A33005" w:rsidP="003C083E">
      <w:pPr>
        <w:pStyle w:val="luanvanpara"/>
        <w:rPr>
          <w:b/>
        </w:rPr>
        <w:pPrChange w:id="501" w:author="Nguyen Toan" w:date="2018-05-19T18:18:00Z">
          <w:pPr>
            <w:pStyle w:val="NoSpacing"/>
            <w:spacing w:before="120" w:after="120" w:line="276" w:lineRule="auto"/>
            <w:ind w:firstLine="567"/>
            <w:jc w:val="both"/>
          </w:pPr>
        </w:pPrChange>
      </w:pPr>
      <w:r w:rsidRPr="00071A6D">
        <w:t xml:space="preserve">Như vn b thng cích hợp việc với nhiều công cụ phổ biến như Apache Maven, HUDSON, JUnit, Apache Antcách tự động trên các Web Aì SoapUI là công cụ nâng cao hơn tập trung vào </w:t>
      </w:r>
      <w:r w:rsidR="00BF6451" w:rsidRPr="00071A6D">
        <w:t xml:space="preserve">thư vn b thng cích </w:t>
      </w:r>
      <w:r w:rsidR="00BF6451" w:rsidRPr="00C307BC">
        <w:rPr>
          <w:lang w:val="vi-VN"/>
        </w:rPr>
        <w:t xml:space="preserve">, tích h thng cích hợp việc với nhiều </w:t>
      </w:r>
      <w:r w:rsidR="00F715B4" w:rsidRPr="00C307BC">
        <w:rPr>
          <w:lang w:val="vi-VN"/>
        </w:rPr>
        <w:t>. Tuy nhiên tính năng xuiệc với nhiều công cụ phổ biến như Apache Maven, HUDSON, JUnit, Apache Antcách tự động trên các Web Aì SoapUI l</w:t>
      </w:r>
      <w:r w:rsidR="004D3814">
        <w:t xml:space="preserve"> </w:t>
      </w:r>
    </w:p>
    <w:p w14:paraId="11C8FD0D" w14:textId="77777777" w:rsidR="004372AB" w:rsidRPr="005D0D85" w:rsidRDefault="004372AB" w:rsidP="00CF7898">
      <w:pPr>
        <w:pStyle w:val="NoSpacing"/>
        <w:spacing w:before="120" w:after="120" w:line="276" w:lineRule="auto"/>
        <w:rPr>
          <w:rFonts w:ascii="Times New Roman" w:eastAsia="Times New Roman" w:hAnsi="Times New Roman" w:cs="Times New Roman"/>
          <w:b/>
          <w:sz w:val="26"/>
          <w:szCs w:val="26"/>
        </w:rPr>
      </w:pPr>
      <w:r w:rsidRPr="00CF7898">
        <w:rPr>
          <w:rFonts w:ascii="Times New Roman" w:hAnsi="Times New Roman" w:cs="Times New Roman"/>
          <w:b/>
          <w:sz w:val="26"/>
          <w:szCs w:val="26"/>
        </w:rPr>
        <w:t>JUnit</w:t>
      </w:r>
    </w:p>
    <w:p w14:paraId="66A0A85F" w14:textId="6270F183" w:rsidR="004372AB" w:rsidRPr="00C307BC" w:rsidDel="003B6B6C" w:rsidRDefault="004372AB" w:rsidP="003C083E">
      <w:pPr>
        <w:pStyle w:val="luanvanpara"/>
        <w:pPrChange w:id="502" w:author="Nguyen Toan" w:date="2018-05-19T18:19:00Z">
          <w:pPr>
            <w:spacing w:after="120" w:line="288" w:lineRule="auto"/>
            <w:ind w:firstLine="567"/>
            <w:jc w:val="both"/>
          </w:pPr>
        </w:pPrChange>
      </w:pPr>
      <w:r w:rsidRPr="00C307BC">
        <w:t xml:space="preserve">JUnit là một bộ thư viện mã nguồn mở được sinh ra nhằm hỗ trợ việc viết và chạy các mã nguồn kiểm thử trên ngôn ngữ Java. Được phát triển đầu tiên bởi Erich Gamma và Kent Beck, JUnit là một bước tiến hóa quan trọng của phát triển hướng kiểm thử (Test Driven Development). JUnit cung cấp cả giao diện đồ họa và giao diện dòng lệnh giúp việc viết mã nguồn kiểm thử dễ dàng hơn. Lập trình viên có thể dùng JUnit để xây dựng tích lũy các bộ kiểm thử để đo lường tiến độ và phát hiện các ảnh hưởng không mong muốn. Các bộ kiểm thử có thể chạy được liên tục và cung cấp kết quả luôn tại màn hình. </w:t>
      </w:r>
      <w:ins w:id="503" w:author="Nguyen Toan" w:date="2018-05-19T17:57:00Z">
        <w:r w:rsidR="00961124">
          <w:t xml:space="preserve"> </w:t>
        </w:r>
        <w:r w:rsidR="00961124">
          <w:fldChar w:fldCharType="begin"/>
        </w:r>
        <w:r w:rsidR="00961124">
          <w:instrText xml:space="preserve"> REF _Ref514515988 \h </w:instrText>
        </w:r>
      </w:ins>
      <w:r w:rsidR="00961124">
        <w:fldChar w:fldCharType="separate"/>
      </w:r>
      <w:ins w:id="504" w:author="Nguyen Toan" w:date="2018-05-19T18:34:00Z">
        <w:r w:rsidR="003E226A" w:rsidRPr="00C307BC">
          <w:t xml:space="preserve">Hình </w:t>
        </w:r>
        <w:r w:rsidR="003E226A">
          <w:rPr>
            <w:noProof/>
          </w:rPr>
          <w:t>2</w:t>
        </w:r>
        <w:r w:rsidR="003E226A">
          <w:t>.</w:t>
        </w:r>
        <w:r w:rsidR="003E226A">
          <w:rPr>
            <w:noProof/>
          </w:rPr>
          <w:t>5</w:t>
        </w:r>
      </w:ins>
      <w:ins w:id="505" w:author="Nguyen Toan" w:date="2018-05-19T17:57:00Z">
        <w:r w:rsidR="00961124">
          <w:fldChar w:fldCharType="end"/>
        </w:r>
      </w:ins>
      <w:r w:rsidRPr="00C307BC">
        <w:fldChar w:fldCharType="begin"/>
      </w:r>
      <w:r w:rsidRPr="00C307BC">
        <w:instrText xml:space="preserve"> REF _Ref514155949 \h  \* MERGEFORMAT </w:instrText>
      </w:r>
      <w:r w:rsidR="003E226A">
        <w:fldChar w:fldCharType="separate"/>
      </w:r>
      <w:ins w:id="506" w:author="Nguyen Toan" w:date="2018-05-19T18:34:00Z">
        <w:r w:rsidR="003E226A">
          <w:rPr>
            <w:b/>
            <w:bCs/>
          </w:rPr>
          <w:t>Error! Reference source not found.</w:t>
        </w:r>
      </w:ins>
      <w:r w:rsidRPr="00C307BC">
        <w:fldChar w:fldCharType="end"/>
      </w:r>
      <w:r w:rsidR="003037B8">
        <w:t xml:space="preserve"> mô t! Reference source not</w:t>
      </w:r>
      <w:moveFromRangeStart w:id="507" w:author="Nguyen Toan" w:date="2018-05-19T17:57:00Z" w:name="move514515999"/>
    </w:p>
    <w:p w14:paraId="3C683DBF" w14:textId="34EAFA79" w:rsidR="004372AB" w:rsidRPr="00C307BC" w:rsidDel="003B6B6C" w:rsidRDefault="004372AB" w:rsidP="003C083E">
      <w:pPr>
        <w:pStyle w:val="luanvanpara"/>
        <w:pPrChange w:id="508" w:author="Nguyen Toan" w:date="2018-05-19T18:19:00Z">
          <w:pPr>
            <w:spacing w:after="120" w:line="288" w:lineRule="auto"/>
            <w:ind w:firstLine="567"/>
            <w:jc w:val="both"/>
          </w:pPr>
        </w:pPrChange>
      </w:pPr>
      <w:moveFrom w:id="509" w:author="Nguyen Toan" w:date="2018-05-19T17:57:00Z">
        <w:r w:rsidRPr="00C307BC" w:rsidDel="003B6B6C">
          <w:t>JUnit cung cence source not found.MAT ược</w:t>
        </w:r>
        <w:r w:rsidR="00323874" w:rsidDel="003B6B6C">
          <w:t>kinit cung cence source not</w:t>
        </w:r>
        <w:r w:rsidRPr="00C307BC" w:rsidDel="003B6B6C">
          <w:t xml:space="preserve">hay s cung ceno gồm: Before, After, BeforeClass, AfterClass, Ignore, RunWith, Test. </w:t>
        </w:r>
        <w:r w:rsidR="00423E09" w:rsidDel="003B6B6C">
          <w:t>Ngoài ra,</w:t>
        </w:r>
        <w:r w:rsidR="00FA6A11" w:rsidDel="003B6B6C">
          <w:t xml:space="preserve"> </w:t>
        </w:r>
        <w:r w:rsidRPr="00C307BC" w:rsidDel="003B6B6C">
          <w:t>JUnit cũng cung cồm: Before, After, BeforeClass, Afte TestCase, TestResult, TestSuite.</w:t>
        </w:r>
      </w:moveFrom>
    </w:p>
    <w:p w14:paraId="06159E2F" w14:textId="2AB4BDEE" w:rsidR="004372AB" w:rsidDel="003B6B6C" w:rsidRDefault="004372AB" w:rsidP="003C083E">
      <w:pPr>
        <w:pStyle w:val="luanvanpara"/>
        <w:pPrChange w:id="510" w:author="Nguyen Toan" w:date="2018-05-19T18:19:00Z">
          <w:pPr>
            <w:spacing w:after="120" w:line="288" w:lineRule="auto"/>
            <w:ind w:firstLine="567"/>
            <w:jc w:val="both"/>
          </w:pPr>
        </w:pPrChange>
      </w:pPr>
      <w:moveFrom w:id="511" w:author="Nguyen Toan" w:date="2018-05-19T17:57:00Z">
        <w:r w:rsidRPr="00C307BC" w:rsidDel="003B6B6C">
          <w:t>Assert chg cung cồm: Before, After, BeforeClass, Afte TestCase, TestResult, TestSuite. ng thất bại mới được ghi nhận lại toàn bộ lịch sử chạy. Một vài phương thức quan trọng hay sử dụng trong lớp Assert như kiểm tra xem hai biến có bằng nhau hay không kể cả biến thuộc loại nguyên thủy hay biến loại đối tượng, kiểm tra xem một điều kiện là đúng, sai, bị rỗng, hay hai đối tượng có cùng trỏ tới một địa chỉ trùng nhau. Ngoài ra lớp này còn cung cấp phương thức so sánh hai mảng dữ liệu.</w:t>
        </w:r>
      </w:moveFrom>
    </w:p>
    <w:p w14:paraId="74071FE5" w14:textId="39A55765" w:rsidR="006404B2" w:rsidRPr="00C307BC" w:rsidDel="003B6B6C" w:rsidRDefault="006404B2" w:rsidP="003C083E">
      <w:pPr>
        <w:pStyle w:val="luanvanpara"/>
        <w:pPrChange w:id="512" w:author="Nguyen Toan" w:date="2018-05-19T18:19:00Z">
          <w:pPr>
            <w:spacing w:after="120" w:line="288" w:lineRule="auto"/>
            <w:ind w:firstLine="567"/>
            <w:jc w:val="both"/>
          </w:pPr>
        </w:pPrChange>
      </w:pPr>
      <w:moveFrom w:id="513" w:author="Nguyen Toan" w:date="2018-05-19T17:57:00Z">
        <w:r w:rsidRPr="00C307BC" w:rsidDel="003B6B6C">
          <w:t>TestCase kicung cồm: Before, After, BeforeClass, Afte TestCase, TestResult, TestSuite. ng thất bại mới được ghi nhm: countTestCase đếm số trường hợp kiểm tra bằng cách chạy, createTestResult tạo mới một đối tượng TestResult mặc định, getName lây tên của TestCase. Run là một phương thức chạy kiểm thử, thu thập kết quả với một đối tượng TestResult, setName cấu hình tên của một TestCase, setUp thiết lập các cấu hình ví dụ: mở kết nối…, tearDown khắc phục như: đóng kết nối…, toString trả về TestCase dưới dạng xâu.</w:t>
        </w:r>
      </w:moveFrom>
    </w:p>
    <w:p w14:paraId="66D0D1A2" w14:textId="6F35A516" w:rsidR="006404B2" w:rsidRPr="00C307BC" w:rsidRDefault="00F619A7" w:rsidP="003C083E">
      <w:pPr>
        <w:pStyle w:val="luanvanpara"/>
        <w:pPrChange w:id="514" w:author="Nguyen Toan" w:date="2018-05-19T18:19:00Z">
          <w:pPr>
            <w:spacing w:after="120" w:line="288" w:lineRule="auto"/>
            <w:ind w:firstLine="567"/>
            <w:jc w:val="both"/>
          </w:pPr>
        </w:pPrChange>
      </w:pPr>
      <w:moveFrom w:id="515" w:author="Nguyen Toan" w:date="2018-05-19T17:57:00Z">
        <w:r w:rsidRPr="00C307BC" w:rsidDel="003B6B6C">
          <w:t>TestResult thu thồm: Before, After, BeforeClass, Afte TestCase, TestResult, TestSuite. ng thất bại mới được ghCác khuôn khổ kiểm tra phân biệt giữa thất bại (fail) và sai sót (defect). Một thất bại được dự đoán và kiểm tra với khẳng định. Lỗi là vấn đề không lường trước được như việc truy cập quá số phần tử của mảng. Một số phương pháp quan trọng của lớp TestResult như addError thêm một lỗi vào danh sách các lỗi, addFailure thêm một thất bại đối với danh sách của những thất bại, endTest thông báo kết quả là một thử nghiệm đã được hoàn thành, errorCount đếm số lỗi được phát hiện, errors trả về một Enumeration cho các lỗi, failureCount đếm các số thất bại được phát hiện, run chạy một ca kiểm thử, runCount đếm số lượng các ca kiểm thử chạy, startTest thông báo kết quả là một thử nghiệm sẽ được bắt đầu, stop đánh dấu việc dừng kiểm thử.</w:t>
        </w:r>
      </w:moveFrom>
      <w:moveFromRangeEnd w:id="507"/>
    </w:p>
    <w:p w14:paraId="066223BB" w14:textId="77777777" w:rsidR="004372AB" w:rsidRPr="00C307BC" w:rsidRDefault="004372AB" w:rsidP="003C083E">
      <w:pPr>
        <w:pStyle w:val="luanvananh"/>
        <w:pPrChange w:id="516" w:author="Nguyen Toan" w:date="2018-05-19T18:19:00Z">
          <w:pPr>
            <w:pStyle w:val="NoSpacing"/>
            <w:jc w:val="center"/>
          </w:pPr>
        </w:pPrChange>
      </w:pPr>
      <w:r w:rsidRPr="00CF7898">
        <w:drawing>
          <wp:inline distT="0" distB="0" distL="0" distR="0" wp14:anchorId="35E2F9E6" wp14:editId="5F99C7AA">
            <wp:extent cx="4481546" cy="276817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nitArchitecture.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487867" cy="2772076"/>
                    </a:xfrm>
                    <a:prstGeom prst="rect">
                      <a:avLst/>
                    </a:prstGeom>
                    <a:noFill/>
                    <a:ln>
                      <a:noFill/>
                    </a:ln>
                  </pic:spPr>
                </pic:pic>
              </a:graphicData>
            </a:graphic>
          </wp:inline>
        </w:drawing>
      </w:r>
    </w:p>
    <w:p w14:paraId="6A54E87A" w14:textId="0D9C1F26" w:rsidR="003B6B6C" w:rsidRPr="003C083E" w:rsidRDefault="004372AB" w:rsidP="003E226A">
      <w:pPr>
        <w:pStyle w:val="luanvanImg"/>
        <w:rPr>
          <w:rPrChange w:id="517" w:author="Nguyen Toan" w:date="2018-05-19T18:19:00Z">
            <w:rPr>
              <w:rFonts w:eastAsia="Times New Roman"/>
            </w:rPr>
          </w:rPrChange>
        </w:rPr>
      </w:pPr>
      <w:bookmarkStart w:id="518" w:name="_Toc514445872"/>
      <w:bookmarkStart w:id="519" w:name="_Ref514515988"/>
      <w:r w:rsidRPr="00C307BC">
        <w:t xml:space="preserve">Hình </w:t>
      </w:r>
      <w:r w:rsidR="0037692A">
        <w:fldChar w:fldCharType="begin"/>
      </w:r>
      <w:r w:rsidR="0037692A">
        <w:instrText xml:space="preserve"> STYLEREF 1 \s </w:instrText>
      </w:r>
      <w:r w:rsidR="0037692A">
        <w:fldChar w:fldCharType="separate"/>
      </w:r>
      <w:r w:rsidR="003E226A">
        <w:rPr>
          <w:noProof/>
        </w:rPr>
        <w:t>2</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5</w:t>
      </w:r>
      <w:r w:rsidR="0037692A">
        <w:fldChar w:fldCharType="end"/>
      </w:r>
      <w:bookmarkEnd w:id="519"/>
      <w:r w:rsidRPr="00C307BC">
        <w:t>: Kiến trúc J</w:t>
      </w:r>
      <w:r w:rsidR="003B6B6C" w:rsidRPr="00C307BC">
        <w:t>u</w:t>
      </w:r>
      <w:r w:rsidRPr="00C307BC">
        <w:t>nit</w:t>
      </w:r>
      <w:bookmarkEnd w:id="518"/>
      <w:moveToRangeStart w:id="520" w:author="Nguyen Toan" w:date="2018-05-19T17:57:00Z" w:name="move514515999"/>
    </w:p>
    <w:p w14:paraId="56678D3A" w14:textId="77777777" w:rsidR="003B6B6C" w:rsidRPr="00C307BC" w:rsidRDefault="003B6B6C" w:rsidP="003C083E">
      <w:pPr>
        <w:pStyle w:val="luanvanpara"/>
        <w:pPrChange w:id="521" w:author="Nguyen Toan" w:date="2018-05-19T18:19:00Z">
          <w:pPr>
            <w:spacing w:after="120" w:line="288" w:lineRule="auto"/>
            <w:ind w:firstLine="567"/>
            <w:jc w:val="both"/>
          </w:pPr>
        </w:pPrChange>
      </w:pPr>
      <w:moveTo w:id="522" w:author="Nguyen Toan" w:date="2018-05-19T17:57:00Z">
        <w:r w:rsidRPr="00C307BC">
          <w:t>JUnit cung cJARABIC \s 1 re, After, Befor</w:t>
        </w:r>
        <w:r>
          <w:t>kinit cung cJARABIC \s 1 re</w:t>
        </w:r>
        <w:r w:rsidRPr="00C307BC">
          <w:t>hay s cung cJARABIC \s 1 re, After, BeforeClass, Afte TestCase, TestResult, TestSuit</w:t>
        </w:r>
        <w:r>
          <w:t xml:space="preserve">Ngoài ra, </w:t>
        </w:r>
        <w:r w:rsidRPr="00C307BC">
          <w:t>JUnit cũng cung cIC \s 1 re, After, BeforeClass, Aft, TestCase, TestResult, TestSuite.</w:t>
        </w:r>
      </w:moveTo>
    </w:p>
    <w:p w14:paraId="5DA1BC0A" w14:textId="77777777" w:rsidR="003B6B6C" w:rsidRDefault="003B6B6C" w:rsidP="003C083E">
      <w:pPr>
        <w:pStyle w:val="luanvanpara"/>
        <w:pPrChange w:id="523" w:author="Nguyen Toan" w:date="2018-05-19T18:19:00Z">
          <w:pPr>
            <w:spacing w:after="120" w:line="288" w:lineRule="auto"/>
            <w:ind w:firstLine="567"/>
            <w:jc w:val="both"/>
          </w:pPr>
        </w:pPrChange>
      </w:pPr>
      <w:moveTo w:id="524" w:author="Nguyen Toan" w:date="2018-05-19T17:57:00Z">
        <w:r w:rsidRPr="00C307BC">
          <w:t xml:space="preserve">Assert chg cung cIC \s 1 re, After, BeforeClass, Aft, TestCase, TestResult, TestSuite. ng thất bại mới được ghCác khuôn khổ kiểm tra phân biệt giữa thất bại (fail) và sai sót (defect). Một thất bại được dự đoán và kiểm trai biến có bằng nhau hay không kể cả biến thuộc loại nguyên thủy hay biến loại đối tượng, kiểm tra xem một điều kiện là đúng, </w:t>
        </w:r>
        <w:r w:rsidRPr="00C307BC">
          <w:lastRenderedPageBreak/>
          <w:t>sai, b chg cung cIC \s 1 re, After, BeforeClass, Aft, TestCase, TestResult, TestSuite. ng thất bại mới được ghCác khuôn khổ kiểm t dữ liệu.</w:t>
        </w:r>
      </w:moveTo>
    </w:p>
    <w:p w14:paraId="20B7C0E6" w14:textId="77777777" w:rsidR="003B6B6C" w:rsidRPr="00C307BC" w:rsidRDefault="003B6B6C" w:rsidP="003C083E">
      <w:pPr>
        <w:pStyle w:val="luanvanpara"/>
        <w:pPrChange w:id="525" w:author="Nguyen Toan" w:date="2018-05-19T18:19:00Z">
          <w:pPr>
            <w:spacing w:after="120" w:line="288" w:lineRule="auto"/>
            <w:ind w:firstLine="567"/>
            <w:jc w:val="both"/>
          </w:pPr>
        </w:pPrChange>
      </w:pPr>
      <w:moveTo w:id="526" w:author="Nguyen Toan" w:date="2018-05-19T17:57:00Z">
        <w:r w:rsidRPr="00C307BC">
          <w:t>TestCase kicung cIC \s 1 re, After, BeforeClass, Aft, TestCase, TestResult, TestSuite. ng thất bại mới được ghCác khuôn khổ kiểm t dữ liệu.iệt giữa thất bại (fail) và sai sót (defect). Một thất bại được dự đoán và kiểm trai biến có bằng nhau hay tên của TestCase. Run là một phương thức chạy kiểm thử, thu thập kết quả với một đối tượng TestResult, setName cấu hình tên của một TestCase, setUp thiết lập các cấu hình ví dụ: mở kết nối…, tearDown khắc phục như: đóng kết nối…, toString trả về TestCase dưới dạng xâu.</w:t>
        </w:r>
      </w:moveTo>
    </w:p>
    <w:p w14:paraId="446FF54C" w14:textId="77C25998" w:rsidR="003B6B6C" w:rsidRPr="00C307BC" w:rsidDel="00EC7801" w:rsidRDefault="003B6B6C" w:rsidP="003C083E">
      <w:pPr>
        <w:pStyle w:val="luanvanpara"/>
        <w:rPr>
          <w:del w:id="527" w:author="Nguyen Toan" w:date="2018-05-19T17:57:00Z"/>
        </w:rPr>
        <w:pPrChange w:id="528" w:author="Nguyen Toan" w:date="2018-05-19T18:19:00Z">
          <w:pPr>
            <w:spacing w:after="120" w:line="288" w:lineRule="auto"/>
            <w:ind w:firstLine="567"/>
            <w:jc w:val="both"/>
          </w:pPr>
        </w:pPrChange>
      </w:pPr>
      <w:moveTo w:id="529" w:author="Nguyen Toan" w:date="2018-05-19T17:57:00Z">
        <w:r w:rsidRPr="00C307BC">
          <w:t>TestResult thu thIC \s 1 re, After, BeforeClass, Aft, TestCase, TestResult, TestSuite. ng thất bại mới được ghCác khuôn khổ kiểm t dữ liệu.iệt giữa thất bại (fail) và sai sót (defect). Một thất bại được dự đoán và kiểm trai biến có bằng nhau  là vấn đề không lường trước được như việc truy cập quá số phần tử của mảng. Một số phương pháp quan trọng của lớp TestResult như addError thêm một lỗi vào danh sách các lỗi, addFailure thêm một thất bại đối với danh sách của những thất bại, endTest thông báo kết quả là một thử nghiệm đã được hoàn thành, errorCount đếm số lỗi được phát hiện, errors trả về một Enumeration cho các lỗi, failureCount đếm các số thất bại được phát hiện, run chạy một ca kiểm thử, runCount đếm số lượng các ca kiểm thử chạy, startTest thông báo kết quả là một thử nghiệm sẽ được bắt đầu, stop đánh dấu việc dừng kiểm thử.</w:t>
        </w:r>
      </w:moveTo>
    </w:p>
    <w:moveToRangeEnd w:id="520"/>
    <w:p w14:paraId="780B4297" w14:textId="77777777" w:rsidR="003B6B6C" w:rsidRPr="003B6B6C" w:rsidRDefault="003B6B6C" w:rsidP="003C083E">
      <w:pPr>
        <w:pStyle w:val="luanvanpara"/>
        <w:rPr>
          <w:sz w:val="24"/>
          <w:szCs w:val="24"/>
          <w:lang w:val="en"/>
          <w:rPrChange w:id="530" w:author="Nguyen Toan" w:date="2018-05-19T17:57:00Z">
            <w:rPr>
              <w:rFonts w:ascii="Times New Roman" w:hAnsi="Times New Roman" w:cs="Times New Roman"/>
              <w:sz w:val="26"/>
              <w:szCs w:val="26"/>
            </w:rPr>
          </w:rPrChange>
        </w:rPr>
        <w:pPrChange w:id="531" w:author="Nguyen Toan" w:date="2018-05-19T18:19:00Z">
          <w:pPr>
            <w:pStyle w:val="Caption"/>
            <w:jc w:val="center"/>
          </w:pPr>
        </w:pPrChange>
      </w:pPr>
    </w:p>
    <w:p w14:paraId="1A655F7F" w14:textId="77777777" w:rsidR="004372AB" w:rsidRPr="00C307BC" w:rsidRDefault="004372AB" w:rsidP="003C083E">
      <w:pPr>
        <w:pStyle w:val="luanvanpara"/>
        <w:pPrChange w:id="532" w:author="Nguyen Toan" w:date="2018-05-19T18:19:00Z">
          <w:pPr>
            <w:spacing w:after="120" w:line="288" w:lineRule="auto"/>
            <w:ind w:firstLine="567"/>
            <w:jc w:val="both"/>
          </w:pPr>
        </w:pPrChange>
      </w:pPr>
      <w:r w:rsidRPr="00C307BC">
        <w:t>MestResult thu thIC \s 1 re, After, BeforeClass, Aft, TestCase, TestResult, TestSuite. ng thất bại mới được ghCác khuôn khổ kiểm t dữ liệu.iệt giữa thất bại (fail) ột bộ thử nghiệm, addTestResult thêm các TestCase, countTestCase đếm số lượng trường hợp thử nghiệm, run chạy các ca kiểm thử và thu thập kết quả của chúng trong cùng một TestSuite, setName thiết lập tên cho phần mềm cần kiểm tra, testAt trả về kết quả kiểm tra ở một vị trí nhất định, testCount đếm số ca</w:t>
      </w:r>
      <w:r>
        <w:t xml:space="preserve"> kitR</w:t>
      </w:r>
      <w:r w:rsidRPr="00C307BC">
        <w:t xml:space="preserve"> thtResult thu thIC \s 1 re, After, BeforeClass, Aft, TestCase, TestResult, TestSuite. ng thất bại mới được ghCác khuôn khổ kiểm t dữ liệu.iệt giữa thất bại (fail) ột bộ thử nghiệm, addTestResult thêm cu, để chạy các gói này, JUnit cung cấp các chú thích</w:t>
      </w:r>
      <w:r>
        <w:t xml:space="preserve"> </w:t>
      </w:r>
      <w:r w:rsidRPr="00C307BC">
        <w:t xml:space="preserve">đthtResult thu </w:t>
      </w:r>
      <w:r>
        <w:t xml:space="preserve">quhtResult thu thIC \s </w:t>
      </w:r>
      <w:r w:rsidRPr="00C307BC">
        <w:t xml:space="preserve"> như:</w:t>
      </w:r>
    </w:p>
    <w:p w14:paraId="3E0D4B5A" w14:textId="77777777" w:rsidR="004372AB" w:rsidRPr="00C307BC" w:rsidRDefault="004372AB" w:rsidP="004372AB">
      <w:pPr>
        <w:pStyle w:val="NoSpacing"/>
        <w:ind w:left="1440"/>
        <w:rPr>
          <w:rStyle w:val="SubtleEmphasis"/>
          <w:rFonts w:ascii="Times New Roman" w:hAnsi="Times New Roman" w:cs="Times New Roman"/>
          <w:i w:val="0"/>
          <w:sz w:val="26"/>
          <w:szCs w:val="26"/>
        </w:rPr>
      </w:pPr>
      <w:r w:rsidRPr="00C307BC">
        <w:rPr>
          <w:rStyle w:val="SubtleEmphasis"/>
          <w:rFonts w:ascii="Times New Roman" w:hAnsi="Times New Roman" w:cs="Times New Roman"/>
          <w:i w:val="0"/>
          <w:sz w:val="26"/>
          <w:szCs w:val="26"/>
        </w:rPr>
        <w:t>@Runwith(Suite.class)</w:t>
      </w:r>
    </w:p>
    <w:p w14:paraId="1F1088B9" w14:textId="77777777" w:rsidR="004372AB" w:rsidRDefault="004372AB" w:rsidP="004372AB">
      <w:pPr>
        <w:pStyle w:val="NoSpacing"/>
        <w:ind w:left="1440"/>
        <w:rPr>
          <w:rStyle w:val="SubtleEmphasis"/>
          <w:rFonts w:ascii="Times New Roman" w:eastAsia="Calibri" w:hAnsi="Times New Roman" w:cs="Times New Roman"/>
          <w:i w:val="0"/>
          <w:sz w:val="26"/>
          <w:szCs w:val="26"/>
        </w:rPr>
      </w:pPr>
      <w:r w:rsidRPr="00C307BC">
        <w:rPr>
          <w:rStyle w:val="SubtleEmphasis"/>
          <w:rFonts w:ascii="Times New Roman" w:hAnsi="Times New Roman" w:cs="Times New Roman"/>
          <w:i w:val="0"/>
          <w:sz w:val="26"/>
          <w:szCs w:val="26"/>
        </w:rPr>
        <w:t>@SuiteClasses(test1.class,test2.class</w:t>
      </w:r>
      <w:r w:rsidRPr="00C307BC">
        <w:rPr>
          <w:rStyle w:val="SubtleEmphasis"/>
          <w:rFonts w:ascii="Times New Roman" w:eastAsia="Calibri" w:hAnsi="Times New Roman" w:cs="Times New Roman"/>
          <w:i w:val="0"/>
          <w:sz w:val="26"/>
          <w:szCs w:val="26"/>
        </w:rPr>
        <w:t>……) o</w:t>
      </w:r>
      <w:r w:rsidRPr="00C307BC">
        <w:rPr>
          <w:rStyle w:val="SubtleEmphasis"/>
          <w:rFonts w:ascii="Times New Roman" w:hAnsi="Times New Roman" w:cs="Times New Roman"/>
          <w:i w:val="0"/>
          <w:sz w:val="26"/>
          <w:szCs w:val="26"/>
        </w:rPr>
        <w:t>r</w:t>
      </w:r>
      <w:r w:rsidRPr="00C307BC">
        <w:rPr>
          <w:rStyle w:val="SubtleEmphasis"/>
          <w:rFonts w:ascii="Times New Roman" w:eastAsia="Calibri" w:hAnsi="Times New Roman" w:cs="Times New Roman"/>
          <w:i w:val="0"/>
          <w:sz w:val="26"/>
          <w:szCs w:val="26"/>
        </w:rPr>
        <w:t xml:space="preserve"> </w:t>
      </w:r>
    </w:p>
    <w:p w14:paraId="5859F08E" w14:textId="77777777" w:rsidR="004372AB" w:rsidRPr="00C307BC" w:rsidRDefault="004372AB" w:rsidP="004372AB">
      <w:pPr>
        <w:pStyle w:val="NoSpacing"/>
        <w:ind w:left="1440"/>
        <w:rPr>
          <w:rStyle w:val="SubtleEmphasis"/>
          <w:rFonts w:ascii="Times New Roman" w:hAnsi="Times New Roman" w:cs="Times New Roman"/>
          <w:i w:val="0"/>
          <w:sz w:val="26"/>
          <w:szCs w:val="26"/>
        </w:rPr>
      </w:pPr>
      <w:r w:rsidRPr="00C307BC">
        <w:rPr>
          <w:rStyle w:val="SubtleEmphasis"/>
          <w:rFonts w:ascii="Times New Roman" w:hAnsi="Times New Roman" w:cs="Times New Roman"/>
          <w:i w:val="0"/>
          <w:sz w:val="26"/>
          <w:szCs w:val="26"/>
        </w:rPr>
        <w:t>@Suite.SuiteClasses ({test1.class, test2.class</w:t>
      </w:r>
      <w:r w:rsidRPr="00C307BC">
        <w:rPr>
          <w:rStyle w:val="SubtleEmphasis"/>
          <w:rFonts w:ascii="Times New Roman" w:eastAsia="Calibri" w:hAnsi="Times New Roman" w:cs="Times New Roman"/>
          <w:i w:val="0"/>
          <w:sz w:val="26"/>
          <w:szCs w:val="26"/>
        </w:rPr>
        <w:t>……})</w:t>
      </w:r>
    </w:p>
    <w:p w14:paraId="0D6E5F24" w14:textId="77777777" w:rsidR="004372AB" w:rsidRPr="00CF7898" w:rsidRDefault="004372AB" w:rsidP="00CF7898">
      <w:pPr>
        <w:pStyle w:val="NoSpacing"/>
        <w:spacing w:before="120" w:after="120" w:line="276" w:lineRule="auto"/>
        <w:rPr>
          <w:rFonts w:ascii="Times New Roman" w:eastAsia="Times New Roman" w:hAnsi="Times New Roman" w:cs="Times New Roman"/>
          <w:b/>
          <w:sz w:val="26"/>
          <w:szCs w:val="26"/>
        </w:rPr>
      </w:pPr>
      <w:r w:rsidRPr="00CF7898">
        <w:rPr>
          <w:rFonts w:ascii="Times New Roman" w:hAnsi="Times New Roman" w:cs="Times New Roman"/>
          <w:b/>
          <w:sz w:val="26"/>
          <w:szCs w:val="26"/>
        </w:rPr>
        <w:t>MUnit</w:t>
      </w:r>
    </w:p>
    <w:p w14:paraId="5E449C9A" w14:textId="77777777" w:rsidR="004372AB" w:rsidRPr="00C307BC" w:rsidRDefault="004372AB" w:rsidP="007A0B76">
      <w:pPr>
        <w:pStyle w:val="luanvanpara"/>
        <w:pPrChange w:id="533" w:author="Nguyen Toan" w:date="2018-05-19T18:19:00Z">
          <w:pPr>
            <w:spacing w:after="120" w:line="288" w:lineRule="auto"/>
            <w:ind w:firstLine="567"/>
            <w:jc w:val="both"/>
          </w:pPr>
        </w:pPrChange>
      </w:pPr>
      <w:r w:rsidRPr="00C307BC">
        <w:t>MUnit là bteClasses ({test1.class, ử trên ứng dụng Mule, cho phép xây dựng các ca kiểm thử tự động để kiểm thử việc tích hợp và API của ứng dụng ESB được phát triển trên nền tảng Mule.</w:t>
      </w:r>
    </w:p>
    <w:p w14:paraId="0938A673" w14:textId="77777777" w:rsidR="004372AB" w:rsidRPr="00C307BC" w:rsidRDefault="004372AB" w:rsidP="007A0B76">
      <w:pPr>
        <w:pStyle w:val="luanvanpara"/>
        <w:pPrChange w:id="534" w:author="Nguyen Toan" w:date="2018-05-19T18:19:00Z">
          <w:pPr>
            <w:spacing w:after="120" w:line="288" w:lineRule="auto"/>
            <w:ind w:firstLine="567"/>
            <w:jc w:val="both"/>
          </w:pPr>
        </w:pPrChange>
      </w:pPr>
      <w:r w:rsidRPr="00C307BC">
        <w:t xml:space="preserve">MUnit có theClasses ({test1.class, ử trên ứng dụng Mule, cho phép xây dựng các ca kiểm thử tự động để kiểmểm thử bằng việc sử dụng Mule code hoặc java, vô hiệu hoá các </w:t>
      </w:r>
      <w:r w:rsidRPr="00C307BC">
        <w:lastRenderedPageBreak/>
        <w:t xml:space="preserve">đinit có theClasses ({test1.class, ử trên ứng dụng Mule, cho phép xây dựng các ca kiểm thử tự động để kiểmểm thử bằng việc sử dụng Mule code hoặc java, vô hiệu hoá các n nền tảng Mule.dTestResul thử đơn vị bao gồm cả các kiểm thử tích hợp tại môi trường local. MUnit cho phép gọi một máy chủ FPT/SFTP, DB hay mail. </w:t>
      </w:r>
    </w:p>
    <w:p w14:paraId="5D564FD5" w14:textId="3B448E17" w:rsidR="004372AB" w:rsidRPr="00C307BC" w:rsidRDefault="000C5C50" w:rsidP="007A0B76">
      <w:pPr>
        <w:pStyle w:val="luanvanpara"/>
        <w:pPrChange w:id="535" w:author="Nguyen Toan" w:date="2018-05-19T18:19:00Z">
          <w:pPr>
            <w:spacing w:line="288" w:lineRule="auto"/>
            <w:ind w:firstLine="567"/>
            <w:jc w:val="both"/>
          </w:pPr>
        </w:pPrChange>
      </w:pPr>
      <w:r w:rsidRPr="003E226A">
        <w:fldChar w:fldCharType="begin"/>
      </w:r>
      <w:r w:rsidRPr="007A0B76">
        <w:rPr>
          <w:rPrChange w:id="536" w:author="Nguyen Toan" w:date="2018-05-19T18:19:00Z">
            <w:rPr>
              <w:rFonts w:eastAsia="Times New Roman"/>
              <w:sz w:val="26"/>
              <w:szCs w:val="26"/>
            </w:rPr>
          </w:rPrChange>
        </w:rPr>
        <w:instrText xml:space="preserve"> REF _Ref514446747 \h </w:instrText>
      </w:r>
      <w:r w:rsidRPr="007A0B76">
        <w:rPr>
          <w:rPrChange w:id="537" w:author="Nguyen Toan" w:date="2018-05-19T18:19:00Z">
            <w:rPr>
              <w:rFonts w:eastAsia="Times New Roman"/>
              <w:sz w:val="26"/>
              <w:szCs w:val="26"/>
            </w:rPr>
          </w:rPrChange>
        </w:rPr>
      </w:r>
      <w:r w:rsidR="00162BDF" w:rsidRPr="007A0B76">
        <w:rPr>
          <w:rPrChange w:id="538" w:author="Nguyen Toan" w:date="2018-05-19T18:19:00Z">
            <w:rPr>
              <w:rFonts w:eastAsia="Times New Roman"/>
              <w:i/>
              <w:sz w:val="26"/>
              <w:szCs w:val="26"/>
            </w:rPr>
          </w:rPrChange>
        </w:rPr>
        <w:instrText xml:space="preserve"> \* MERGEFORMAT </w:instrText>
      </w:r>
      <w:r w:rsidRPr="007A0B76">
        <w:rPr>
          <w:rPrChange w:id="539" w:author="Nguyen Toan" w:date="2018-05-19T18:19:00Z">
            <w:rPr>
              <w:rFonts w:eastAsia="Times New Roman"/>
              <w:sz w:val="26"/>
              <w:szCs w:val="26"/>
            </w:rPr>
          </w:rPrChange>
        </w:rPr>
        <w:fldChar w:fldCharType="separate"/>
      </w:r>
      <w:ins w:id="540" w:author="Nguyen Toan" w:date="2018-05-19T18:34:00Z">
        <w:r w:rsidR="003E226A" w:rsidRPr="00C307BC">
          <w:t xml:space="preserve">Hình </w:t>
        </w:r>
        <w:r w:rsidR="003E226A">
          <w:rPr>
            <w:noProof/>
          </w:rPr>
          <w:t>2.6</w:t>
        </w:r>
      </w:ins>
      <w:del w:id="541" w:author="Nguyen Toan" w:date="2018-05-19T18:34:00Z">
        <w:r w:rsidRPr="007A0B76" w:rsidDel="003E226A">
          <w:rPr>
            <w:rPrChange w:id="542" w:author="Nguyen Toan" w:date="2018-05-19T18:19:00Z">
              <w:rPr>
                <w:i/>
                <w:sz w:val="26"/>
                <w:szCs w:val="26"/>
              </w:rPr>
            </w:rPrChange>
          </w:rPr>
          <w:delText xml:space="preserve">Hình </w:delText>
        </w:r>
        <w:r w:rsidRPr="007A0B76" w:rsidDel="003E226A">
          <w:rPr>
            <w:noProof/>
            <w:rPrChange w:id="543" w:author="Nguyen Toan" w:date="2018-05-19T18:19:00Z">
              <w:rPr>
                <w:i/>
                <w:noProof/>
                <w:sz w:val="26"/>
                <w:szCs w:val="26"/>
              </w:rPr>
            </w:rPrChange>
          </w:rPr>
          <w:delText>2</w:delText>
        </w:r>
        <w:r w:rsidRPr="007A0B76" w:rsidDel="003E226A">
          <w:rPr>
            <w:rPrChange w:id="544" w:author="Nguyen Toan" w:date="2018-05-19T18:19:00Z">
              <w:rPr>
                <w:i/>
                <w:sz w:val="26"/>
                <w:szCs w:val="26"/>
              </w:rPr>
            </w:rPrChange>
          </w:rPr>
          <w:delText>.</w:delText>
        </w:r>
        <w:r w:rsidRPr="007A0B76" w:rsidDel="003E226A">
          <w:rPr>
            <w:noProof/>
            <w:rPrChange w:id="545" w:author="Nguyen Toan" w:date="2018-05-19T18:19:00Z">
              <w:rPr>
                <w:i/>
                <w:noProof/>
                <w:sz w:val="26"/>
                <w:szCs w:val="26"/>
              </w:rPr>
            </w:rPrChange>
          </w:rPr>
          <w:delText>6</w:delText>
        </w:r>
      </w:del>
      <w:r w:rsidRPr="007A0B76">
        <w:rPr>
          <w:rPrChange w:id="546" w:author="Nguyen Toan" w:date="2018-05-19T18:19:00Z">
            <w:rPr>
              <w:rFonts w:eastAsia="Times New Roman"/>
              <w:sz w:val="26"/>
              <w:szCs w:val="26"/>
            </w:rPr>
          </w:rPrChange>
        </w:rPr>
        <w:fldChar w:fldCharType="end"/>
      </w:r>
      <w:r w:rsidR="004372AB" w:rsidRPr="00C307BC">
        <w:fldChar w:fldCharType="begin"/>
      </w:r>
      <w:r w:rsidR="004372AB" w:rsidRPr="00C307BC">
        <w:instrText xml:space="preserve"> REF _Ref513152381 \h  \* MERGEFORMAT </w:instrText>
      </w:r>
      <w:r w:rsidR="003E226A">
        <w:fldChar w:fldCharType="separate"/>
      </w:r>
      <w:ins w:id="547" w:author="Nguyen Toan" w:date="2018-05-19T18:34:00Z">
        <w:r w:rsidR="003E226A">
          <w:rPr>
            <w:b/>
            <w:bCs/>
          </w:rPr>
          <w:t>Error! Reference source not found.</w:t>
        </w:r>
      </w:ins>
      <w:r w:rsidR="004372AB" w:rsidRPr="00C307BC">
        <w:fldChar w:fldCharType="end"/>
      </w:r>
      <w:r w:rsidR="004372AB" w:rsidRPr="00C307BC">
        <w:t xml:space="preserve"> mô t! Reference source not found.MAT rên ứ kiểm thử một luồng trong MuleESB</w:t>
      </w:r>
    </w:p>
    <w:p w14:paraId="53419836" w14:textId="77777777" w:rsidR="004372AB" w:rsidRPr="00C307BC" w:rsidRDefault="004372AB" w:rsidP="007A0B76">
      <w:pPr>
        <w:pStyle w:val="luanvananh"/>
        <w:pPrChange w:id="548" w:author="Nguyen Toan" w:date="2018-05-19T18:19:00Z">
          <w:pPr>
            <w:pStyle w:val="Caption"/>
            <w:jc w:val="center"/>
          </w:pPr>
        </w:pPrChange>
      </w:pPr>
      <w:r w:rsidRPr="00CF7898">
        <w:drawing>
          <wp:inline distT="0" distB="0" distL="0" distR="0" wp14:anchorId="298DC02B" wp14:editId="3E11EB51">
            <wp:extent cx="3857625" cy="20478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UnitCode.jpeg"/>
                    <pic:cNvPicPr/>
                  </pic:nvPicPr>
                  <pic:blipFill>
                    <a:blip r:embed="rId37">
                      <a:extLst>
                        <a:ext uri="{28A0092B-C50C-407E-A947-70E740481C1C}">
                          <a14:useLocalDpi xmlns:a14="http://schemas.microsoft.com/office/drawing/2010/main" val="0"/>
                        </a:ext>
                      </a:extLst>
                    </a:blip>
                    <a:stretch>
                      <a:fillRect/>
                    </a:stretch>
                  </pic:blipFill>
                  <pic:spPr>
                    <a:xfrm>
                      <a:off x="0" y="0"/>
                      <a:ext cx="3857625" cy="2047875"/>
                    </a:xfrm>
                    <a:prstGeom prst="rect">
                      <a:avLst/>
                    </a:prstGeom>
                  </pic:spPr>
                </pic:pic>
              </a:graphicData>
            </a:graphic>
          </wp:inline>
        </w:drawing>
      </w:r>
    </w:p>
    <w:p w14:paraId="167936CC" w14:textId="35E920FD" w:rsidR="004372AB" w:rsidRPr="00C307BC" w:rsidRDefault="004372AB" w:rsidP="003E226A">
      <w:pPr>
        <w:pStyle w:val="luanvanImg"/>
      </w:pPr>
      <w:bookmarkStart w:id="549" w:name="_Ref514446747"/>
      <w:bookmarkStart w:id="550" w:name="_Toc514445873"/>
      <w:r w:rsidRPr="00C307BC">
        <w:t xml:space="preserve">Hình </w:t>
      </w:r>
      <w:r w:rsidR="0037692A">
        <w:fldChar w:fldCharType="begin"/>
      </w:r>
      <w:r w:rsidR="0037692A">
        <w:instrText xml:space="preserve"> STYLEREF 1 \s </w:instrText>
      </w:r>
      <w:r w:rsidR="0037692A">
        <w:fldChar w:fldCharType="separate"/>
      </w:r>
      <w:r w:rsidR="003E226A">
        <w:rPr>
          <w:noProof/>
        </w:rPr>
        <w:t>2</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6</w:t>
      </w:r>
      <w:r w:rsidR="0037692A">
        <w:fldChar w:fldCharType="end"/>
      </w:r>
      <w:bookmarkEnd w:id="549"/>
      <w:r w:rsidRPr="00C307BC">
        <w:t>: MUnit Code</w:t>
      </w:r>
      <w:bookmarkEnd w:id="550"/>
    </w:p>
    <w:p w14:paraId="4337E828" w14:textId="731E980C" w:rsidR="004372AB" w:rsidRPr="00C307BC" w:rsidRDefault="000C5C50" w:rsidP="007A0B76">
      <w:pPr>
        <w:pStyle w:val="luanvanpara"/>
        <w:pPrChange w:id="551" w:author="Nguyen Toan" w:date="2018-05-19T18:19:00Z">
          <w:pPr>
            <w:spacing w:after="120" w:line="288" w:lineRule="auto"/>
            <w:ind w:firstLine="567"/>
            <w:jc w:val="both"/>
          </w:pPr>
        </w:pPrChange>
      </w:pPr>
      <w:r>
        <w:fldChar w:fldCharType="begin"/>
      </w:r>
      <w:r>
        <w:instrText xml:space="preserve"> REF _Ref514446763 \h </w:instrText>
      </w:r>
      <w:r>
        <w:fldChar w:fldCharType="separate"/>
      </w:r>
      <w:ins w:id="552" w:author="Nguyen Toan" w:date="2018-05-19T18:34:00Z">
        <w:r w:rsidR="003E226A" w:rsidRPr="00C307BC">
          <w:t xml:space="preserve">Hình </w:t>
        </w:r>
        <w:r w:rsidR="003E226A">
          <w:rPr>
            <w:noProof/>
          </w:rPr>
          <w:t>2</w:t>
        </w:r>
        <w:r w:rsidR="003E226A">
          <w:t>.</w:t>
        </w:r>
        <w:r w:rsidR="003E226A">
          <w:rPr>
            <w:noProof/>
          </w:rPr>
          <w:t>7</w:t>
        </w:r>
      </w:ins>
      <w:del w:id="553" w:author="Nguyen Toan" w:date="2018-05-19T18:34:00Z">
        <w:r w:rsidRPr="00C307BC" w:rsidDel="003E226A">
          <w:delText xml:space="preserve">Hình </w:delText>
        </w:r>
        <w:r w:rsidDel="003E226A">
          <w:rPr>
            <w:noProof/>
          </w:rPr>
          <w:delText>2</w:delText>
        </w:r>
        <w:r w:rsidDel="003E226A">
          <w:delText>.</w:delText>
        </w:r>
        <w:r w:rsidDel="003E226A">
          <w:rPr>
            <w:noProof/>
          </w:rPr>
          <w:delText>7</w:delText>
        </w:r>
      </w:del>
      <w:r>
        <w:fldChar w:fldCharType="end"/>
      </w:r>
      <w:r w:rsidR="004372AB" w:rsidRPr="00C307BC">
        <w:fldChar w:fldCharType="begin"/>
      </w:r>
      <w:r w:rsidR="004372AB" w:rsidRPr="00C307BC">
        <w:instrText xml:space="preserve"> REF _Ref513152394 \h  \* MERGEFORMAT </w:instrText>
      </w:r>
      <w:r w:rsidR="003E226A">
        <w:fldChar w:fldCharType="separate"/>
      </w:r>
      <w:ins w:id="554" w:author="Nguyen Toan" w:date="2018-05-19T18:34:00Z">
        <w:r w:rsidR="003E226A">
          <w:rPr>
            <w:b/>
            <w:bCs/>
          </w:rPr>
          <w:t>Error! Reference source not found.</w:t>
        </w:r>
      </w:ins>
      <w:r w:rsidR="004372AB" w:rsidRPr="00C307BC">
        <w:fldChar w:fldCharType="end"/>
      </w:r>
      <w:r w:rsidR="004372AB" w:rsidRPr="00C307BC">
        <w:t xml:space="preserve"> mô t! Reference source not found.MAT rên ứ kiểm </w:t>
      </w:r>
    </w:p>
    <w:p w14:paraId="52D21B46" w14:textId="77777777" w:rsidR="004372AB" w:rsidRPr="00C307BC" w:rsidRDefault="004372AB" w:rsidP="007A0B76">
      <w:pPr>
        <w:pStyle w:val="luanvananh"/>
        <w:pPrChange w:id="555" w:author="Nguyen Toan" w:date="2018-05-19T18:19:00Z">
          <w:pPr>
            <w:keepNext/>
            <w:ind w:firstLine="720"/>
          </w:pPr>
        </w:pPrChange>
      </w:pPr>
      <w:r w:rsidRPr="00CF7898">
        <w:drawing>
          <wp:inline distT="0" distB="0" distL="0" distR="0" wp14:anchorId="507D5705" wp14:editId="7380376D">
            <wp:extent cx="5972175" cy="1744345"/>
            <wp:effectExtent l="0" t="0" r="9525"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Unit java.jpeg"/>
                    <pic:cNvPicPr/>
                  </pic:nvPicPr>
                  <pic:blipFill>
                    <a:blip r:embed="rId38">
                      <a:extLst>
                        <a:ext uri="{28A0092B-C50C-407E-A947-70E740481C1C}">
                          <a14:useLocalDpi xmlns:a14="http://schemas.microsoft.com/office/drawing/2010/main" val="0"/>
                        </a:ext>
                      </a:extLst>
                    </a:blip>
                    <a:stretch>
                      <a:fillRect/>
                    </a:stretch>
                  </pic:blipFill>
                  <pic:spPr>
                    <a:xfrm>
                      <a:off x="0" y="0"/>
                      <a:ext cx="5972175" cy="1744345"/>
                    </a:xfrm>
                    <a:prstGeom prst="rect">
                      <a:avLst/>
                    </a:prstGeom>
                  </pic:spPr>
                </pic:pic>
              </a:graphicData>
            </a:graphic>
          </wp:inline>
        </w:drawing>
      </w:r>
    </w:p>
    <w:p w14:paraId="616D36FA" w14:textId="2A5AD9E8" w:rsidR="004372AB" w:rsidRPr="00071A6D" w:rsidRDefault="004372AB" w:rsidP="003E226A">
      <w:pPr>
        <w:pStyle w:val="luanvanImg"/>
        <w:rPr>
          <w:rFonts w:eastAsia="Times New Roman"/>
          <w:b/>
        </w:rPr>
      </w:pPr>
      <w:bookmarkStart w:id="556" w:name="_Ref514446763"/>
      <w:bookmarkStart w:id="557" w:name="_Toc514445874"/>
      <w:r w:rsidRPr="00C307BC">
        <w:t xml:space="preserve">Hình </w:t>
      </w:r>
      <w:r w:rsidR="0037692A">
        <w:fldChar w:fldCharType="begin"/>
      </w:r>
      <w:r w:rsidR="0037692A">
        <w:instrText xml:space="preserve"> STYLEREF 1 \s </w:instrText>
      </w:r>
      <w:r w:rsidR="0037692A">
        <w:fldChar w:fldCharType="separate"/>
      </w:r>
      <w:r w:rsidR="003E226A">
        <w:rPr>
          <w:noProof/>
        </w:rPr>
        <w:t>2</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7</w:t>
      </w:r>
      <w:r w:rsidR="0037692A">
        <w:fldChar w:fldCharType="end"/>
      </w:r>
      <w:bookmarkEnd w:id="556"/>
      <w:r w:rsidRPr="00C307BC">
        <w:t>: MUnit viết trên Java</w:t>
      </w:r>
      <w:bookmarkEnd w:id="557"/>
    </w:p>
    <w:p w14:paraId="58126827" w14:textId="77777777" w:rsidR="004372AB" w:rsidRPr="00071A6D" w:rsidRDefault="004372AB" w:rsidP="00071A6D">
      <w:pPr>
        <w:pStyle w:val="NoSpacing"/>
        <w:spacing w:before="120" w:after="120" w:line="276" w:lineRule="auto"/>
        <w:ind w:firstLine="567"/>
        <w:jc w:val="both"/>
        <w:rPr>
          <w:rFonts w:ascii="Times New Roman" w:hAnsi="Times New Roman" w:cs="Times New Roman"/>
          <w:sz w:val="26"/>
          <w:szCs w:val="26"/>
          <w:lang w:val="vi-VN"/>
        </w:rPr>
      </w:pPr>
    </w:p>
    <w:p w14:paraId="46B7B07D" w14:textId="19D701E0" w:rsidR="005A58A4" w:rsidRPr="00C307BC" w:rsidRDefault="001152C3" w:rsidP="00071A6D">
      <w:pPr>
        <w:pStyle w:val="NoSpacing"/>
        <w:rPr>
          <w:rFonts w:ascii="Times New Roman" w:hAnsi="Times New Roman" w:cs="Times New Roman"/>
          <w:sz w:val="26"/>
          <w:szCs w:val="26"/>
        </w:rPr>
      </w:pPr>
      <w:r w:rsidRPr="00C307BC">
        <w:rPr>
          <w:rFonts w:ascii="Times New Roman" w:hAnsi="Times New Roman" w:cs="Times New Roman"/>
          <w:sz w:val="26"/>
          <w:szCs w:val="26"/>
        </w:rPr>
        <w:br w:type="page"/>
      </w:r>
    </w:p>
    <w:p w14:paraId="6C06B9D0" w14:textId="77777777" w:rsidR="001F3376" w:rsidRPr="00C307BC" w:rsidRDefault="001F3376" w:rsidP="00071A6D">
      <w:pPr>
        <w:pStyle w:val="NoSpacing"/>
        <w:rPr>
          <w:rFonts w:ascii="Times New Roman" w:hAnsi="Times New Roman" w:cs="Times New Roman"/>
          <w:sz w:val="26"/>
          <w:szCs w:val="26"/>
        </w:rPr>
      </w:pPr>
    </w:p>
    <w:p w14:paraId="25742408" w14:textId="686FA239" w:rsidR="006F117B" w:rsidRPr="00C307BC" w:rsidRDefault="00F241CD" w:rsidP="00966627">
      <w:pPr>
        <w:pStyle w:val="Heading1"/>
        <w:numPr>
          <w:ilvl w:val="0"/>
          <w:numId w:val="12"/>
        </w:numPr>
        <w:spacing w:before="360" w:after="360"/>
        <w:ind w:left="357" w:hanging="357"/>
        <w:jc w:val="center"/>
        <w:rPr>
          <w:rFonts w:ascii="Times New Roman" w:eastAsia="Times New Roman" w:hAnsi="Times New Roman" w:cs="Times New Roman"/>
          <w:b/>
          <w:sz w:val="26"/>
          <w:szCs w:val="26"/>
        </w:rPr>
      </w:pPr>
      <w:bookmarkStart w:id="558" w:name="_Toc514450065"/>
      <w:r w:rsidRPr="00C307BC">
        <w:rPr>
          <w:rFonts w:ascii="Times New Roman" w:eastAsia="Times New Roman" w:hAnsi="Times New Roman" w:cs="Times New Roman"/>
          <w:b/>
          <w:sz w:val="26"/>
          <w:szCs w:val="26"/>
        </w:rPr>
        <w:t>QUY TRÌNH KIỂM THỬ CHO ỨNG DỤNG ESB</w:t>
      </w:r>
      <w:bookmarkEnd w:id="558"/>
    </w:p>
    <w:p w14:paraId="0864C993" w14:textId="0EA27E45" w:rsidR="002E5EB4" w:rsidRPr="003E226A" w:rsidRDefault="004B4E8E" w:rsidP="009C4A63">
      <w:pPr>
        <w:pStyle w:val="luanvanpara"/>
        <w:pPrChange w:id="559" w:author="Nguyen Toan" w:date="2018-05-19T18:02:00Z">
          <w:pPr>
            <w:ind w:firstLine="567"/>
            <w:jc w:val="both"/>
          </w:pPr>
        </w:pPrChange>
      </w:pPr>
      <w:r w:rsidRPr="00071A6D">
        <w:t>HiY TRÌNH KIỂM THỬ CHO ỨNG DỤNG ESBAT rên ứ kiểm thử một luồng trong MuleESBác ca kiểm thử tự động để kiểmểm thử bằng v</w:t>
      </w:r>
      <w:r w:rsidR="002E5EB4" w:rsidRPr="00C307BC">
        <w:t>:</w:t>
      </w:r>
      <w:r w:rsidR="000D5A37" w:rsidRPr="00C307BC">
        <w:t xml:space="preserve"> k</w:t>
      </w:r>
      <w:r w:rsidR="002E5EB4" w:rsidRPr="00071A6D">
        <w:t>ikY TRÌNH KIỂM</w:t>
      </w:r>
      <w:r w:rsidR="000D5A37" w:rsidRPr="00C307BC">
        <w:t>, k</w:t>
      </w:r>
      <w:r w:rsidR="002E5EB4" w:rsidRPr="00071A6D">
        <w:t>i k TRÌNH KIỂM T</w:t>
      </w:r>
      <w:r w:rsidR="000D5A37" w:rsidRPr="00C307BC">
        <w:t xml:space="preserve"> và k</w:t>
      </w:r>
      <w:r w:rsidR="002E5EB4" w:rsidRPr="00071A6D">
        <w:t>ivà khử hồi quy</w:t>
      </w:r>
      <w:r w:rsidR="000D5A37" w:rsidRPr="00C307BC">
        <w:t>.</w:t>
      </w:r>
    </w:p>
    <w:p w14:paraId="693543E4" w14:textId="3A8FB15D" w:rsidR="000C5C3A" w:rsidRPr="00C307BC" w:rsidRDefault="000C5C3A" w:rsidP="009C4A63">
      <w:pPr>
        <w:pStyle w:val="luanvanpara"/>
        <w:pPrChange w:id="560" w:author="Nguyen Toan" w:date="2018-05-19T18:02:00Z">
          <w:pPr>
            <w:spacing w:line="288" w:lineRule="auto"/>
            <w:ind w:firstLine="567"/>
            <w:jc w:val="both"/>
          </w:pPr>
        </w:pPrChange>
      </w:pPr>
      <w:r w:rsidRPr="0055034D">
        <w:rPr>
          <w:rStyle w:val="luanvanparaChar"/>
          <w:rPrChange w:id="561" w:author="Nguyen Toan" w:date="2018-05-19T18:00:00Z">
            <w:rPr>
              <w:sz w:val="26"/>
              <w:szCs w:val="26"/>
            </w:rPr>
          </w:rPrChange>
        </w:rPr>
        <w:t>Vvà khử hồi quyTHỬ CHO ỨNG DỤNG ESBAT rên ứ kiểm thử một luồng trong MuleESBác ca kiểm thử tự động để kiểmểm thử bằng việc sử dụng Mule code hoặc java, vô hiệu hoá các n nền tảng Mule.dTestResul</w:t>
      </w:r>
      <w:r w:rsidR="00CA458F" w:rsidRPr="0055034D">
        <w:rPr>
          <w:rStyle w:val="luanvanparaChar"/>
          <w:rPrChange w:id="562" w:author="Nguyen Toan" w:date="2018-05-19T18:00:00Z">
            <w:rPr>
              <w:sz w:val="26"/>
              <w:szCs w:val="26"/>
            </w:rPr>
          </w:rPrChange>
        </w:rPr>
        <w:t xml:space="preserve"> (kikhử hồi quyTHỬ</w:t>
      </w:r>
      <w:r w:rsidRPr="0055034D">
        <w:rPr>
          <w:rStyle w:val="luanvanparaChar"/>
          <w:rPrChange w:id="563" w:author="Nguyen Toan" w:date="2018-05-19T18:00:00Z">
            <w:rPr>
              <w:sz w:val="26"/>
              <w:szCs w:val="26"/>
            </w:rPr>
          </w:rPrChange>
        </w:rPr>
        <w:t xml:space="preserve"> tkikhử hồi quyTHỬ CHO ỨNG DỤNG  tốt nhằm tránh các lỗi gây ra bởi các thành phần không phải thành phần kiểm thử trong ca kiểm thử. Ta cần đảm bảo được rằng khi tích hợp một thành phần vào tập hợp các thành phần đã được kiểm thử thì khả năng lỗi xảy ra sẽ rơi vào thành phần mới được tích hợp chứ không phải các thành phần đã được kiểm thử</w:t>
      </w:r>
      <w:r w:rsidRPr="00C307BC">
        <w:t>.</w:t>
      </w:r>
    </w:p>
    <w:p w14:paraId="1271BAC3" w14:textId="7CA20F95" w:rsidR="000C5C3A" w:rsidRPr="00C307BC" w:rsidRDefault="000C5C3A" w:rsidP="009C4A63">
      <w:pPr>
        <w:pStyle w:val="luanvanpara"/>
        <w:pPrChange w:id="564" w:author="Nguyen Toan" w:date="2018-05-19T18:02:00Z">
          <w:pPr>
            <w:spacing w:line="288" w:lineRule="auto"/>
            <w:ind w:firstLine="567"/>
            <w:jc w:val="both"/>
          </w:pPr>
        </w:pPrChange>
      </w:pPr>
      <w:r w:rsidRPr="00C307BC">
        <w:t>Sau khi đã đquy</w:t>
      </w:r>
      <w:r w:rsidRPr="003E226A">
        <w:t>bau</w:t>
      </w:r>
      <w:r w:rsidRPr="00C307BC">
        <w:t xml:space="preserve"> các ch đã đquyTHỬ CHO ỨNG DỤNG  tốt nhằm tránh các lỗi gây ra bởi các thành phần không phải thành phần kiểm thử trong ca kiểm thử. Ta cần đảm bảo được rằng khi tích hợp một thành phần  cứ thành phần nào</w:t>
      </w:r>
      <w:r w:rsidR="00947ED3" w:rsidRPr="00C307BC">
        <w:t xml:space="preserve"> (ki ch đã đquyTHỬ </w:t>
      </w:r>
      <w:r w:rsidRPr="00C307BC">
        <w:t xml:space="preserve">. </w:t>
      </w:r>
      <w:r w:rsidR="00F10C45" w:rsidRPr="00C307BC">
        <w:t>Trong chương này, lu ỨNG DỤNG  tốt nhằm tr</w:t>
      </w:r>
      <w:r w:rsidR="00D40309" w:rsidRPr="00C307BC">
        <w:t xml:space="preserve"> </w:t>
      </w:r>
      <w:r w:rsidR="00264E46">
        <w:t>quy trình</w:t>
      </w:r>
      <w:r w:rsidR="00D40309" w:rsidRPr="00C307BC">
        <w:t xml:space="preserve"> ki trình̛ơ</w:t>
      </w:r>
      <w:r w:rsidR="00F10C45" w:rsidRPr="00C307BC">
        <w:t xml:space="preserve"> xây dình̛ơng này, lu ỨNG DỤNG  tốt nhằm tránh các lỗi gây ra bởi</w:t>
      </w:r>
      <w:r w:rsidR="00F10C45" w:rsidRPr="003E226A">
        <w:t>thây</w:t>
      </w:r>
      <w:r w:rsidR="00F10C45" w:rsidRPr="00C307BC">
        <w:t xml:space="preserve"> xây dình̛ơng này, lu ỨNG DỤNG  tốt nhằm tránh các lỗi gây ra bởi các</w:t>
      </w:r>
    </w:p>
    <w:p w14:paraId="73970D90" w14:textId="67A66EF7" w:rsidR="00E14157" w:rsidRPr="00C307BC" w:rsidRDefault="00CE4637" w:rsidP="00966627">
      <w:pPr>
        <w:pStyle w:val="ListParagraph"/>
        <w:numPr>
          <w:ilvl w:val="1"/>
          <w:numId w:val="5"/>
        </w:numPr>
        <w:spacing w:before="240" w:after="120" w:line="288" w:lineRule="auto"/>
        <w:ind w:left="720"/>
        <w:contextualSpacing w:val="0"/>
        <w:outlineLvl w:val="1"/>
        <w:rPr>
          <w:rFonts w:ascii="Times New Roman" w:eastAsia="Times New Roman" w:hAnsi="Times New Roman" w:cs="Times New Roman"/>
          <w:b/>
          <w:sz w:val="26"/>
          <w:szCs w:val="26"/>
        </w:rPr>
      </w:pPr>
      <w:bookmarkStart w:id="565" w:name="_Toc514450070"/>
      <w:r>
        <w:rPr>
          <w:rFonts w:ascii="Times New Roman" w:eastAsia="Times New Roman" w:hAnsi="Times New Roman" w:cs="Times New Roman"/>
          <w:b/>
          <w:sz w:val="26"/>
          <w:szCs w:val="26"/>
        </w:rPr>
        <w:t>Quy</w:t>
      </w:r>
      <w:r w:rsidR="00DD3F1C" w:rsidRPr="00C307BC">
        <w:rPr>
          <w:rFonts w:ascii="Times New Roman" w:eastAsia="Times New Roman" w:hAnsi="Times New Roman" w:cs="Times New Roman"/>
          <w:b/>
          <w:sz w:val="26"/>
          <w:szCs w:val="26"/>
        </w:rPr>
        <w:t xml:space="preserve"> </w:t>
      </w:r>
      <w:r w:rsidR="003274D7" w:rsidRPr="00C307BC">
        <w:rPr>
          <w:rFonts w:ascii="Times New Roman" w:eastAsia="Times New Roman" w:hAnsi="Times New Roman" w:cs="Times New Roman"/>
          <w:b/>
          <w:sz w:val="26"/>
          <w:szCs w:val="26"/>
        </w:rPr>
        <w:t>trình</w:t>
      </w:r>
      <w:r w:rsidR="00E14157" w:rsidRPr="00C307BC">
        <w:rPr>
          <w:rFonts w:ascii="Times New Roman" w:eastAsia="Times New Roman" w:hAnsi="Times New Roman" w:cs="Times New Roman"/>
          <w:b/>
          <w:sz w:val="26"/>
          <w:szCs w:val="26"/>
        </w:rPr>
        <w:t xml:space="preserve"> kiểm thử </w:t>
      </w:r>
      <w:r>
        <w:rPr>
          <w:rFonts w:ascii="Times New Roman" w:eastAsia="Times New Roman" w:hAnsi="Times New Roman" w:cs="Times New Roman"/>
          <w:b/>
          <w:sz w:val="26"/>
          <w:szCs w:val="26"/>
        </w:rPr>
        <w:t>ứng dụng ESB</w:t>
      </w:r>
      <w:bookmarkEnd w:id="565"/>
    </w:p>
    <w:p w14:paraId="43B39083" w14:textId="38743CBE" w:rsidR="00FF3170" w:rsidRPr="00C307BC" w:rsidRDefault="009F6491" w:rsidP="009C4A63">
      <w:pPr>
        <w:pStyle w:val="luanvanpara"/>
        <w:pPrChange w:id="566" w:author="Nguyen Toan" w:date="2018-05-19T18:02:00Z">
          <w:pPr>
            <w:ind w:firstLine="360"/>
            <w:jc w:val="both"/>
          </w:pPr>
        </w:pPrChange>
      </w:pPr>
      <w:r w:rsidRPr="00C307BC">
        <w:fldChar w:fldCharType="begin"/>
      </w:r>
      <w:r w:rsidRPr="00C307BC">
        <w:instrText xml:space="preserve"> REF _Ref511971256 \h </w:instrText>
      </w:r>
      <w:r w:rsidR="004A17D3" w:rsidRPr="00C307BC">
        <w:instrText xml:space="preserve"> \* MERGEFORMAT </w:instrText>
      </w:r>
      <w:r w:rsidRPr="00C307BC">
        <w:fldChar w:fldCharType="separate"/>
      </w:r>
      <w:ins w:id="567" w:author="Nguyen Toan" w:date="2018-05-19T18:34:00Z">
        <w:r w:rsidR="003E226A" w:rsidRPr="003E226A">
          <w:rPr>
            <w:rPrChange w:id="568" w:author="Nguyen Toan" w:date="2018-05-19T18:34:00Z">
              <w:rPr>
                <w:i/>
                <w:sz w:val="26"/>
                <w:szCs w:val="26"/>
              </w:rPr>
            </w:rPrChange>
          </w:rPr>
          <w:t xml:space="preserve">Hình </w:t>
        </w:r>
        <w:r w:rsidR="003E226A" w:rsidRPr="003E226A">
          <w:rPr>
            <w:noProof/>
            <w:rPrChange w:id="569" w:author="Nguyen Toan" w:date="2018-05-19T18:34:00Z">
              <w:rPr>
                <w:i/>
                <w:noProof/>
                <w:sz w:val="26"/>
                <w:szCs w:val="26"/>
              </w:rPr>
            </w:rPrChange>
          </w:rPr>
          <w:t>3.1</w:t>
        </w:r>
      </w:ins>
      <w:del w:id="570" w:author="Nguyen Toan" w:date="2018-05-19T18:34:00Z">
        <w:r w:rsidR="00896230" w:rsidRPr="00CF7898" w:rsidDel="003E226A">
          <w:delText xml:space="preserve">Hình </w:delText>
        </w:r>
        <w:r w:rsidR="00896230" w:rsidRPr="00CF7898" w:rsidDel="003E226A">
          <w:rPr>
            <w:noProof/>
          </w:rPr>
          <w:delText>3.3</w:delText>
        </w:r>
      </w:del>
      <w:r w:rsidRPr="00C307BC">
        <w:fldChar w:fldCharType="end"/>
      </w:r>
      <w:r w:rsidRPr="00C307BC">
        <w:t xml:space="preserve"> </w:t>
      </w:r>
      <w:r w:rsidR="00FF3170" w:rsidRPr="00C307BC">
        <w:t>th3h ERGE</w:t>
      </w:r>
      <w:r w:rsidR="00C754E6" w:rsidRPr="00C307BC">
        <w:t>quy trình</w:t>
      </w:r>
      <w:r w:rsidR="00EF3A9B" w:rsidRPr="00C307BC">
        <w:t xml:space="preserve"> đy trìn</w:t>
      </w:r>
      <w:r w:rsidR="00FF3170" w:rsidRPr="00C307BC">
        <w:t xml:space="preserve"> ki trìnhFORMAT 56 \h  ỨNG DỤNG  tố</w:t>
      </w:r>
    </w:p>
    <w:p w14:paraId="5ABBBACB" w14:textId="77777777" w:rsidR="001306B4" w:rsidRPr="00C307BC" w:rsidRDefault="003946FD" w:rsidP="009C4A63">
      <w:pPr>
        <w:pStyle w:val="luanvanpara"/>
        <w:jc w:val="center"/>
        <w:pPrChange w:id="571" w:author="Nguyen Toan" w:date="2018-05-19T18:02:00Z">
          <w:pPr>
            <w:keepNext/>
            <w:spacing w:line="288" w:lineRule="auto"/>
            <w:jc w:val="center"/>
          </w:pPr>
        </w:pPrChange>
      </w:pPr>
      <w:r w:rsidRPr="00C307BC">
        <w:rPr>
          <w:noProof/>
        </w:rPr>
        <w:drawing>
          <wp:inline distT="0" distB="0" distL="0" distR="0" wp14:anchorId="4179ECCB" wp14:editId="293A2AB0">
            <wp:extent cx="4928506" cy="2545730"/>
            <wp:effectExtent l="0" t="0" r="0"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28506" cy="2545730"/>
                    </a:xfrm>
                    <a:prstGeom prst="rect">
                      <a:avLst/>
                    </a:prstGeom>
                  </pic:spPr>
                </pic:pic>
              </a:graphicData>
            </a:graphic>
          </wp:inline>
        </w:drawing>
      </w:r>
    </w:p>
    <w:p w14:paraId="6EF9E957" w14:textId="16CC2933" w:rsidR="00003EB5" w:rsidRPr="00C307BC" w:rsidRDefault="001306B4" w:rsidP="00A54A30">
      <w:pPr>
        <w:pStyle w:val="Caption"/>
        <w:spacing w:line="288" w:lineRule="auto"/>
        <w:jc w:val="center"/>
        <w:rPr>
          <w:rFonts w:ascii="Times New Roman" w:hAnsi="Times New Roman" w:cs="Times New Roman"/>
          <w:i w:val="0"/>
          <w:color w:val="auto"/>
          <w:sz w:val="26"/>
          <w:szCs w:val="26"/>
        </w:rPr>
      </w:pPr>
      <w:bookmarkStart w:id="572" w:name="_Ref511971256"/>
      <w:bookmarkStart w:id="573" w:name="_Toc511320660"/>
      <w:bookmarkStart w:id="574" w:name="_Toc511326641"/>
      <w:bookmarkStart w:id="575" w:name="_Toc511991199"/>
      <w:bookmarkStart w:id="576" w:name="_Toc514445877"/>
      <w:r w:rsidRPr="00C307BC">
        <w:rPr>
          <w:rFonts w:ascii="Times New Roman" w:hAnsi="Times New Roman" w:cs="Times New Roman"/>
          <w:i w:val="0"/>
          <w:color w:val="auto"/>
          <w:sz w:val="26"/>
          <w:szCs w:val="26"/>
        </w:rPr>
        <w:t xml:space="preserve">Hình </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r w:rsidR="0037692A">
        <w:rPr>
          <w:rFonts w:ascii="Times New Roman" w:hAnsi="Times New Roman" w:cs="Times New Roman"/>
          <w:i w:val="0"/>
          <w:color w:val="auto"/>
          <w:sz w:val="26"/>
          <w:szCs w:val="26"/>
        </w:rPr>
        <w:fldChar w:fldCharType="separate"/>
      </w:r>
      <w:r w:rsidR="003E226A">
        <w:rPr>
          <w:rFonts w:ascii="Times New Roman" w:hAnsi="Times New Roman" w:cs="Times New Roman"/>
          <w:i w:val="0"/>
          <w:noProof/>
          <w:color w:val="auto"/>
          <w:sz w:val="26"/>
          <w:szCs w:val="26"/>
        </w:rPr>
        <w:t>3</w:t>
      </w:r>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r w:rsidR="0037692A">
        <w:rPr>
          <w:rFonts w:ascii="Times New Roman" w:hAnsi="Times New Roman" w:cs="Times New Roman"/>
          <w:i w:val="0"/>
          <w:color w:val="auto"/>
          <w:sz w:val="26"/>
          <w:szCs w:val="26"/>
        </w:rPr>
        <w:fldChar w:fldCharType="separate"/>
      </w:r>
      <w:r w:rsidR="003E226A">
        <w:rPr>
          <w:rFonts w:ascii="Times New Roman" w:hAnsi="Times New Roman" w:cs="Times New Roman"/>
          <w:i w:val="0"/>
          <w:noProof/>
          <w:color w:val="auto"/>
          <w:sz w:val="26"/>
          <w:szCs w:val="26"/>
        </w:rPr>
        <w:t>1</w:t>
      </w:r>
      <w:r w:rsidR="0037692A">
        <w:rPr>
          <w:rFonts w:ascii="Times New Roman" w:hAnsi="Times New Roman" w:cs="Times New Roman"/>
          <w:i w:val="0"/>
          <w:color w:val="auto"/>
          <w:sz w:val="26"/>
          <w:szCs w:val="26"/>
        </w:rPr>
        <w:fldChar w:fldCharType="end"/>
      </w:r>
      <w:bookmarkEnd w:id="572"/>
      <w:r w:rsidR="00362752" w:rsidRPr="00C307BC">
        <w:rPr>
          <w:rFonts w:ascii="Times New Roman" w:hAnsi="Times New Roman" w:cs="Times New Roman"/>
          <w:i w:val="0"/>
          <w:color w:val="auto"/>
          <w:sz w:val="26"/>
          <w:szCs w:val="26"/>
        </w:rPr>
        <w:t>.</w:t>
      </w:r>
      <w:r w:rsidR="008F4528" w:rsidRPr="00C307BC">
        <w:rPr>
          <w:rFonts w:ascii="Times New Roman" w:hAnsi="Times New Roman" w:cs="Times New Roman"/>
          <w:i w:val="0"/>
          <w:color w:val="auto"/>
          <w:sz w:val="26"/>
          <w:szCs w:val="26"/>
        </w:rPr>
        <w:t xml:space="preserve"> Quy trình kiểm thử hệ thống ESB</w:t>
      </w:r>
      <w:bookmarkEnd w:id="573"/>
      <w:bookmarkEnd w:id="574"/>
      <w:bookmarkEnd w:id="575"/>
      <w:bookmarkEnd w:id="576"/>
    </w:p>
    <w:p w14:paraId="0BC69AB8" w14:textId="2C86CAD1" w:rsidR="001C57BB" w:rsidRDefault="00D71BA7" w:rsidP="009C4A63">
      <w:pPr>
        <w:pStyle w:val="luanvanpara"/>
        <w:rPr>
          <w:color w:val="auto"/>
        </w:rPr>
        <w:pPrChange w:id="577" w:author="Nguyen Toan" w:date="2018-05-19T18:02:00Z">
          <w:pPr>
            <w:pStyle w:val="Caption"/>
            <w:spacing w:before="120" w:line="276" w:lineRule="auto"/>
            <w:ind w:firstLine="567"/>
            <w:jc w:val="both"/>
          </w:pPr>
        </w:pPrChange>
      </w:pPr>
      <w:r w:rsidRPr="00C307BC">
        <w:t>ĐQuy trình kiểm thử hệ thống ESng cụ Jenkins, sử dụng một kích (trigger) có chức năng kích hoạt quá trình chạy tự động mỗi khi có thay đổi trên kho mã nguồn SVN hoặc git. Khi có sự thay đổi mã nguồn, Jenkins thực hiện lấy mã nguồn về máy ch</w:t>
      </w:r>
      <w:r w:rsidR="00EC4E12">
        <w:t>ủ</w:t>
      </w:r>
      <w:r w:rsidR="0048521E">
        <w:t xml:space="preserve"> và</w:t>
      </w:r>
      <w:r w:rsidRPr="00C307BC">
        <w:t xml:space="preserve"> gày trình kiểm thử </w:t>
      </w:r>
      <w:r w:rsidRPr="00C307BC">
        <w:lastRenderedPageBreak/>
        <w:t xml:space="preserve">mã kitrình kiểm thử hệ g công cụ. </w:t>
      </w:r>
      <w:r w:rsidR="001C57BB" w:rsidRPr="00C307BC">
        <w:rPr>
          <w:color w:val="auto"/>
        </w:rPr>
        <w:t>Sau khi sinh mã ngu hệ g công cụ. cụ Jenkins, sử dụng một kích (trigger) có chức năn</w:t>
      </w:r>
      <w:r w:rsidR="0048521E">
        <w:rPr>
          <w:color w:val="auto"/>
        </w:rPr>
        <w:t>chu khi sinh mã ngu hệ</w:t>
      </w:r>
      <w:r w:rsidR="001C57BB" w:rsidRPr="00C307BC">
        <w:rPr>
          <w:color w:val="auto"/>
        </w:rPr>
        <w:t>đóng gói và tri ngu hệ g công cụ. cụ Jenkin</w:t>
      </w:r>
      <w:r w:rsidR="001C57BB">
        <w:rPr>
          <w:color w:val="auto"/>
        </w:rPr>
        <w:t>biên dói và t</w:t>
      </w:r>
      <w:r w:rsidR="001C57BB" w:rsidRPr="00C307BC">
        <w:rPr>
          <w:color w:val="auto"/>
        </w:rPr>
        <w:t xml:space="preserve">đóng gói và tri ngu hệ g công cụ. cụ Jenkins, sử dụng một kích (trigger) có chức năn mở để quản lý </w:t>
      </w:r>
      <w:r w:rsidR="001C57BB">
        <w:rPr>
          <w:color w:val="auto"/>
        </w:rPr>
        <w:t xml:space="preserve">các thư vià tri ngu hệ g công cụ. cụ Jenkins, sử dụng một kích (trigger) có chức </w:t>
      </w:r>
      <w:r w:rsidR="001C57BB" w:rsidRPr="00C307BC">
        <w:rPr>
          <w:color w:val="auto"/>
        </w:rPr>
        <w:t xml:space="preserve">. </w:t>
      </w:r>
      <w:r w:rsidR="001C57BB" w:rsidRPr="00071A6D">
        <w:t>Maven</w:t>
      </w:r>
      <w:r w:rsidR="001C57BB" w:rsidRPr="00C307BC">
        <w:rPr>
          <w:color w:val="auto"/>
        </w:rPr>
        <w:t xml:space="preserve"> kích hovià tri ngu hệ g công cụ. cụ Jenkins, sử dụng một kích (trigger) có chức năn mở để quản lý  trình chạy tự động mỗi khi có thay đổi trê</w:t>
      </w:r>
      <w:r w:rsidR="001C57BB">
        <w:rPr>
          <w:color w:val="auto"/>
        </w:rPr>
        <w:t>đóng gói</w:t>
      </w:r>
      <w:r w:rsidR="001C57BB" w:rsidRPr="00C307BC">
        <w:rPr>
          <w:color w:val="auto"/>
        </w:rPr>
        <w:t xml:space="preserve"> óng dụng lên thư mục cài đặt sẵn. Từ đó, công cụ Jenkins sẽ triển khai ứng dụng lên máy chủ.</w:t>
      </w:r>
    </w:p>
    <w:p w14:paraId="17721B82" w14:textId="77777777" w:rsidR="001E2D86" w:rsidRDefault="00D71BA7" w:rsidP="00F5584B">
      <w:pPr>
        <w:pStyle w:val="luanvanpara"/>
        <w:pPrChange w:id="578" w:author="Nguyen Toan" w:date="2018-05-19T18:02:00Z">
          <w:pPr>
            <w:pStyle w:val="Caption"/>
            <w:spacing w:before="120" w:line="276" w:lineRule="auto"/>
            <w:ind w:firstLine="567"/>
            <w:jc w:val="both"/>
          </w:pPr>
        </w:pPrChange>
      </w:pPr>
      <w:r w:rsidRPr="00C307BC">
        <w:t>Do h dụng l</w:t>
      </w:r>
      <w:r w:rsidR="006A400E">
        <w:t xml:space="preserve"> d h dụng lên thư m</w:t>
      </w:r>
      <w:r w:rsidRPr="00C307BC">
        <w:t xml:space="preserve"> </w:t>
      </w:r>
      <w:r w:rsidR="007A6ED0">
        <w:t>tr h dụng lên</w:t>
      </w:r>
      <w:r w:rsidRPr="00C307BC">
        <w:t xml:space="preserve"> chh dụng lên thư mục cài đặt sẵn. Từ đó, công cụ Jenkins sẽ triển khai ứng dụ</w:t>
      </w:r>
      <w:r w:rsidR="003302C3">
        <w:t>bchh dụng</w:t>
      </w:r>
      <w:r w:rsidRPr="00C307BC">
        <w:t>gây tdụng lên thư mục cài đặt sẵnến thiếu sót. Vì vậy,</w:t>
      </w:r>
      <w:r w:rsidR="001C57BB">
        <w:t xml:space="preserve"> đy tdụng lên thư mục cài đặt sẵnến t</w:t>
      </w:r>
      <w:r w:rsidRPr="00C307BC">
        <w:t xml:space="preserve"> lu tdụng lên thư mục cài đặt sẵnến thiếu sót. Vì vậy,ins sẽ triển khai ứng dụng lên máy chủ.ản lý  trìn</w:t>
      </w:r>
      <w:r w:rsidR="005E575E">
        <w:t xml:space="preserve"> xây dụng lên thư mục cài đ</w:t>
      </w:r>
      <w:r w:rsidRPr="00C307BC">
        <w:t xml:space="preserve"> </w:t>
      </w:r>
      <w:r w:rsidR="005E575E">
        <w:t>Mule</w:t>
      </w:r>
      <w:r w:rsidRPr="00C307BC">
        <w:t>ESB, công cên thư mục cài đặt sẵnến thiếu sót. Vì vậy,ins sẽ tng trên nền tảng Java, có chức năng quét mã nguồn và danh sách các ca kiểm thử, từ đó sinh ra bộ mã nguồn kiểm thử tự động cho ứng dụng</w:t>
      </w:r>
      <w:r w:rsidR="001E2D86">
        <w:t>.</w:t>
      </w:r>
    </w:p>
    <w:p w14:paraId="7B578419" w14:textId="5B78BB8A" w:rsidR="00912A0F" w:rsidRPr="00D80453" w:rsidRDefault="0005595E" w:rsidP="00D9118D">
      <w:pPr>
        <w:pStyle w:val="luanvanpara"/>
        <w:pPrChange w:id="579" w:author="Nguyen Toan" w:date="2018-05-19T18:02:00Z">
          <w:pPr>
            <w:pStyle w:val="Caption"/>
            <w:spacing w:before="120" w:line="276" w:lineRule="auto"/>
            <w:ind w:firstLine="567"/>
            <w:jc w:val="both"/>
          </w:pPr>
        </w:pPrChange>
      </w:pPr>
      <w:r w:rsidRPr="00D80453">
        <w:t xml:space="preserve">Như vcông </w:t>
      </w:r>
      <w:r w:rsidR="0032406D" w:rsidRPr="00D80453">
        <w:t>oàn bcông cên thư</w:t>
      </w:r>
      <w:r w:rsidR="0032406D" w:rsidRPr="00CF7898">
        <w:t xml:space="preserve">kin </w:t>
      </w:r>
      <w:r w:rsidR="0032406D" w:rsidRPr="00D80453">
        <w:t xml:space="preserve"> th bcôn</w:t>
      </w:r>
      <w:r w:rsidR="0032406D" w:rsidRPr="003E226A">
        <w:t>tri b</w:t>
      </w:r>
      <w:r w:rsidR="0032406D" w:rsidRPr="00D80453">
        <w:t xml:space="preserve"> khai </w:t>
      </w:r>
      <w:r w:rsidR="00ED70A7" w:rsidRPr="00D80453">
        <w:t>này đưông cên thư mục cài đặt sẵ</w:t>
      </w:r>
      <w:r w:rsidR="0032406D" w:rsidRPr="00D80453">
        <w:t xml:space="preserve">viy </w:t>
      </w:r>
      <w:r w:rsidR="00ED70A7" w:rsidRPr="00D80453">
        <w:t xml:space="preserve"> </w:t>
      </w:r>
      <w:r w:rsidR="0032406D" w:rsidRPr="00D80453">
        <w:t>tích hô</w:t>
      </w:r>
      <w:r w:rsidR="00ED70A7" w:rsidRPr="00D80453">
        <w:t xml:space="preserve">p các công cn thư mục cài: </w:t>
      </w:r>
      <w:r w:rsidR="0032406D" w:rsidRPr="00D80453">
        <w:t>Jenkins, Maven, JUnit, M</w:t>
      </w:r>
      <w:r w:rsidR="00915743" w:rsidRPr="00D80453">
        <w:t>U</w:t>
      </w:r>
      <w:r w:rsidR="0032406D" w:rsidRPr="00D80453">
        <w:t>nit</w:t>
      </w:r>
      <w:r w:rsidR="00915743" w:rsidRPr="00D80453">
        <w:t>, Subversion</w:t>
      </w:r>
      <w:r w:rsidR="003F16DB" w:rsidRPr="00D80453">
        <w:t xml:space="preserve"> và công conen, JUni</w:t>
      </w:r>
      <w:r w:rsidR="00143A1E" w:rsidRPr="00D80453">
        <w:t xml:space="preserve">kià công </w:t>
      </w:r>
      <w:r w:rsidR="003F16DB" w:rsidRPr="00D80453">
        <w:t>tià công conen, JUnit</w:t>
      </w:r>
      <w:r w:rsidR="003D267B" w:rsidRPr="00D80453">
        <w:t>.</w:t>
      </w:r>
      <w:bookmarkStart w:id="580" w:name="_cavy32t40hgt" w:colFirst="0" w:colLast="0"/>
      <w:bookmarkStart w:id="581" w:name="_Toc513584098"/>
      <w:bookmarkStart w:id="582" w:name="_Toc513613722"/>
      <w:bookmarkStart w:id="583" w:name="_Toc514156404"/>
      <w:bookmarkStart w:id="584" w:name="_Toc514156462"/>
      <w:bookmarkStart w:id="585" w:name="_Toc514157649"/>
      <w:bookmarkStart w:id="586" w:name="_Toc514277640"/>
      <w:bookmarkStart w:id="587" w:name="_Toc514278038"/>
      <w:bookmarkEnd w:id="580"/>
      <w:bookmarkEnd w:id="581"/>
      <w:bookmarkEnd w:id="582"/>
      <w:bookmarkEnd w:id="583"/>
      <w:bookmarkEnd w:id="584"/>
      <w:bookmarkEnd w:id="585"/>
      <w:bookmarkEnd w:id="586"/>
      <w:bookmarkEnd w:id="587"/>
    </w:p>
    <w:p w14:paraId="23015B95" w14:textId="77777777" w:rsidR="00F20145" w:rsidRPr="00C307BC" w:rsidRDefault="00F20145" w:rsidP="00966627">
      <w:pPr>
        <w:pStyle w:val="ListParagraph"/>
        <w:numPr>
          <w:ilvl w:val="1"/>
          <w:numId w:val="5"/>
        </w:numPr>
        <w:spacing w:before="240" w:after="120" w:line="288" w:lineRule="auto"/>
        <w:ind w:left="0" w:firstLine="0"/>
        <w:contextualSpacing w:val="0"/>
        <w:outlineLvl w:val="1"/>
        <w:rPr>
          <w:rFonts w:ascii="Times New Roman" w:eastAsia="Times New Roman" w:hAnsi="Times New Roman" w:cs="Times New Roman"/>
          <w:b/>
          <w:sz w:val="26"/>
          <w:szCs w:val="26"/>
        </w:rPr>
      </w:pPr>
      <w:bookmarkStart w:id="588" w:name="_Toc514450071"/>
      <w:r w:rsidRPr="00C307BC">
        <w:rPr>
          <w:rFonts w:ascii="Times New Roman" w:eastAsia="Times New Roman" w:hAnsi="Times New Roman" w:cs="Times New Roman"/>
          <w:b/>
          <w:sz w:val="26"/>
          <w:szCs w:val="26"/>
        </w:rPr>
        <w:t xml:space="preserve">Xây dựng ứng dụng </w:t>
      </w:r>
      <w:r w:rsidR="006C4E17" w:rsidRPr="00C307BC">
        <w:rPr>
          <w:rFonts w:ascii="Times New Roman" w:eastAsia="Times New Roman" w:hAnsi="Times New Roman" w:cs="Times New Roman"/>
          <w:b/>
          <w:sz w:val="26"/>
          <w:szCs w:val="26"/>
        </w:rPr>
        <w:t>AsenAPIDriver</w:t>
      </w:r>
      <w:bookmarkEnd w:id="588"/>
      <w:r w:rsidR="006C4E17" w:rsidRPr="00C307BC">
        <w:rPr>
          <w:rFonts w:ascii="Times New Roman" w:hAnsi="Times New Roman" w:cs="Times New Roman"/>
          <w:b/>
          <w:sz w:val="26"/>
          <w:szCs w:val="26"/>
          <w:lang w:val="en-US"/>
        </w:rPr>
        <w:t xml:space="preserve"> </w:t>
      </w:r>
    </w:p>
    <w:p w14:paraId="0E00B671" w14:textId="77777777" w:rsidR="0037692A" w:rsidRPr="00C307BC" w:rsidRDefault="0037692A" w:rsidP="00717CB6">
      <w:pPr>
        <w:pStyle w:val="luanvanpara"/>
        <w:pPrChange w:id="589" w:author="Nguyen Toan" w:date="2018-05-19T18:02:00Z">
          <w:pPr>
            <w:spacing w:after="120" w:line="288" w:lineRule="auto"/>
            <w:ind w:firstLine="567"/>
            <w:jc w:val="both"/>
          </w:pPr>
        </w:pPrChange>
      </w:pPr>
      <w:r w:rsidRPr="00071A6D">
        <w:t>AsenAPIDriver</w:t>
      </w:r>
      <w:r w:rsidRPr="00C307BC">
        <w:t xml:space="preserve"> </w:t>
      </w:r>
      <w:r w:rsidRPr="00071A6D">
        <w:t xml:space="preserve">được xây dựng trên nền tảng Java. </w:t>
      </w:r>
      <w:r w:rsidRPr="00C307BC">
        <w:t>Mược xây dựng trên nề</w:t>
      </w:r>
      <w:r>
        <w:t>sinh ra các ca kitrên nền tảng Java. ếu sót. Vì vy dựng dựa</w:t>
      </w:r>
      <w:r w:rsidRPr="00C307BC">
        <w:t xml:space="preserve"> trên n các ca kitrên nê</w:t>
      </w:r>
    </w:p>
    <w:p w14:paraId="4C63C552" w14:textId="77777777" w:rsidR="0037692A" w:rsidRDefault="0037692A" w:rsidP="00717CB6">
      <w:pPr>
        <w:pStyle w:val="luanvanpara"/>
        <w:pPrChange w:id="590" w:author="Nguyen Toan" w:date="2018-05-19T18:02:00Z">
          <w:pPr>
            <w:spacing w:after="120" w:line="288" w:lineRule="auto"/>
            <w:ind w:firstLine="567"/>
            <w:jc w:val="both"/>
          </w:pPr>
        </w:pPrChange>
      </w:pPr>
      <w:r w:rsidRPr="00C307BC">
        <w:t>Các n n các c</w:t>
      </w:r>
      <w:r>
        <w:t>xây d n các ca kit</w:t>
      </w:r>
      <w:r w:rsidRPr="00C307BC">
        <w:t>MuleESB đác ca kitrên nền tảng Java. ếu sót. Vì vy dựng dựatng trên nền tảng Java, có chức năng quét mã nguồn và danh sách các ca kiểm thử, từ đó sinh ra bộ mã nguồn kiểm thử tự động cho ứủa các thành phần trong ứng dụng.</w:t>
      </w:r>
    </w:p>
    <w:p w14:paraId="2A95C471" w14:textId="5CEFFF8B" w:rsidR="0037692A" w:rsidRPr="00C307BC" w:rsidRDefault="003E226A" w:rsidP="00717CB6">
      <w:pPr>
        <w:pStyle w:val="luanvanpara"/>
        <w:pPrChange w:id="591" w:author="Nguyen Toan" w:date="2018-05-19T18:02:00Z">
          <w:pPr>
            <w:spacing w:after="120" w:line="288" w:lineRule="auto"/>
            <w:ind w:firstLine="567"/>
            <w:jc w:val="both"/>
          </w:pPr>
        </w:pPrChange>
      </w:pPr>
      <w:ins w:id="592" w:author="Nguyen Toan" w:date="2018-05-19T18:34:00Z">
        <w:r w:rsidRPr="003E226A">
          <w:rPr>
            <w:rPrChange w:id="593" w:author="Nguyen Toan" w:date="2018-05-19T18:34:00Z">
              <w:rPr/>
            </w:rPrChange>
          </w:rPr>
          <w:fldChar w:fldCharType="begin"/>
        </w:r>
        <w:r w:rsidRPr="003E226A">
          <w:rPr>
            <w:rPrChange w:id="594" w:author="Nguyen Toan" w:date="2018-05-19T18:34:00Z">
              <w:rPr/>
            </w:rPrChange>
          </w:rPr>
          <w:instrText xml:space="preserve"> REF _Ref514518203 \h </w:instrText>
        </w:r>
        <w:r w:rsidRPr="003E226A">
          <w:rPr>
            <w:rPrChange w:id="595" w:author="Nguyen Toan" w:date="2018-05-19T18:34:00Z">
              <w:rPr/>
            </w:rPrChange>
          </w:rPr>
        </w:r>
      </w:ins>
      <w:r w:rsidRPr="003E226A">
        <w:rPr>
          <w:rPrChange w:id="596" w:author="Nguyen Toan" w:date="2018-05-19T18:34:00Z">
            <w:rPr>
              <w:i/>
            </w:rPr>
          </w:rPrChange>
        </w:rPr>
        <w:instrText xml:space="preserve"> \* MERGEFORMAT </w:instrText>
      </w:r>
      <w:r w:rsidRPr="003E226A">
        <w:rPr>
          <w:rPrChange w:id="597" w:author="Nguyen Toan" w:date="2018-05-19T18:34:00Z">
            <w:rPr/>
          </w:rPrChange>
        </w:rPr>
        <w:fldChar w:fldCharType="separate"/>
      </w:r>
      <w:ins w:id="598" w:author="Nguyen Toan" w:date="2018-05-19T18:34:00Z">
        <w:r w:rsidRPr="003E226A">
          <w:rPr>
            <w:color w:val="auto"/>
            <w:rPrChange w:id="599" w:author="Nguyen Toan" w:date="2018-05-19T18:34:00Z">
              <w:rPr>
                <w:i/>
                <w:sz w:val="26"/>
                <w:szCs w:val="26"/>
              </w:rPr>
            </w:rPrChange>
          </w:rPr>
          <w:t xml:space="preserve">Hình </w:t>
        </w:r>
        <w:r w:rsidRPr="003E226A">
          <w:rPr>
            <w:noProof/>
            <w:color w:val="auto"/>
            <w:rPrChange w:id="600" w:author="Nguyen Toan" w:date="2018-05-19T18:34:00Z">
              <w:rPr>
                <w:i/>
                <w:noProof/>
                <w:sz w:val="26"/>
                <w:szCs w:val="26"/>
              </w:rPr>
            </w:rPrChange>
          </w:rPr>
          <w:t>3</w:t>
        </w:r>
        <w:r w:rsidRPr="003E226A">
          <w:rPr>
            <w:color w:val="auto"/>
            <w:rPrChange w:id="601" w:author="Nguyen Toan" w:date="2018-05-19T18:34:00Z">
              <w:rPr>
                <w:i/>
                <w:sz w:val="26"/>
                <w:szCs w:val="26"/>
              </w:rPr>
            </w:rPrChange>
          </w:rPr>
          <w:t>.</w:t>
        </w:r>
        <w:r w:rsidRPr="003E226A">
          <w:rPr>
            <w:noProof/>
            <w:color w:val="auto"/>
            <w:rPrChange w:id="602" w:author="Nguyen Toan" w:date="2018-05-19T18:34:00Z">
              <w:rPr>
                <w:i/>
                <w:noProof/>
                <w:sz w:val="26"/>
                <w:szCs w:val="26"/>
              </w:rPr>
            </w:rPrChange>
          </w:rPr>
          <w:t>2</w:t>
        </w:r>
        <w:r w:rsidRPr="003E226A">
          <w:rPr>
            <w:rPrChange w:id="603" w:author="Nguyen Toan" w:date="2018-05-19T18:34:00Z">
              <w:rPr/>
            </w:rPrChange>
          </w:rPr>
          <w:fldChar w:fldCharType="end"/>
        </w:r>
        <w:r w:rsidRPr="003E226A">
          <w:rPr>
            <w:rPrChange w:id="604" w:author="Nguyen Toan" w:date="2018-05-19T18:34:00Z">
              <w:rPr/>
            </w:rPrChange>
          </w:rPr>
          <w:t xml:space="preserve"> </w:t>
        </w:r>
      </w:ins>
      <w:del w:id="605" w:author="Nguyen Toan" w:date="2018-05-19T18:34:00Z">
        <w:r w:rsidR="0037692A" w:rsidRPr="00C307BC" w:rsidDel="003E226A">
          <w:fldChar w:fldCharType="begin"/>
        </w:r>
        <w:r w:rsidR="0037692A" w:rsidRPr="00C307BC" w:rsidDel="003E226A">
          <w:delInstrText xml:space="preserve"> REF _Ref513152646 \h  \* MERGEFORMAT </w:delInstrText>
        </w:r>
        <w:r w:rsidR="0037692A" w:rsidRPr="00C307BC" w:rsidDel="003E226A">
          <w:fldChar w:fldCharType="separate"/>
        </w:r>
        <w:r w:rsidR="0037692A" w:rsidRPr="00CB6D43" w:rsidDel="003E226A">
          <w:delText xml:space="preserve">Hình </w:delText>
        </w:r>
        <w:r w:rsidR="0037692A" w:rsidDel="003E226A">
          <w:rPr>
            <w:i/>
            <w:noProof/>
          </w:rPr>
          <w:delText>3</w:delText>
        </w:r>
        <w:r w:rsidR="0037692A" w:rsidRPr="00C307BC" w:rsidDel="003E226A">
          <w:rPr>
            <w:i/>
            <w:noProof/>
          </w:rPr>
          <w:delText>.</w:delText>
        </w:r>
        <w:r w:rsidR="0037692A" w:rsidDel="003E226A">
          <w:rPr>
            <w:i/>
            <w:noProof/>
          </w:rPr>
          <w:delText>5</w:delText>
        </w:r>
        <w:r w:rsidR="0037692A" w:rsidRPr="00C307BC" w:rsidDel="003E226A">
          <w:fldChar w:fldCharType="end"/>
        </w:r>
        <w:r w:rsidR="0037692A" w:rsidRPr="00C307BC" w:rsidDel="003E226A">
          <w:delText xml:space="preserve">  </w:delText>
        </w:r>
      </w:del>
      <w:r w:rsidR="0037692A" w:rsidRPr="00C307BC">
        <w:t>mô t _Ref513152646 \h  \* MERGEFORMAT  ếu sót. Vì vy dựng dựatng trên nền tảng Java, có chức năng quét mã nguồn và danh sách các ca kiểm thử, từ đó sinh ra bộ mã nguồn kiWorld!</w:t>
      </w:r>
      <w:del w:id="606" w:author="Nguyen Toan" w:date="2018-05-19T18:02:00Z">
        <w:r w:rsidR="0037692A" w:rsidRPr="00C307BC" w:rsidDel="00717CB6">
          <w:delText>”.</w:delText>
        </w:r>
      </w:del>
      <w:ins w:id="607" w:author="Nguyen Toan" w:date="2018-05-19T18:02:00Z">
        <w:r w:rsidR="00717CB6" w:rsidRPr="00C307BC">
          <w:t>”</w:t>
        </w:r>
      </w:ins>
    </w:p>
    <w:p w14:paraId="4E9DDADF" w14:textId="77777777" w:rsidR="0037692A" w:rsidRPr="00C307BC" w:rsidRDefault="0037692A" w:rsidP="002B00C0">
      <w:pPr>
        <w:pStyle w:val="luanvanpara"/>
        <w:ind w:firstLine="0"/>
        <w:jc w:val="center"/>
        <w:pPrChange w:id="608" w:author="Nguyen Toan" w:date="2018-05-19T18:03:00Z">
          <w:pPr>
            <w:keepNext/>
            <w:spacing w:before="120" w:line="288" w:lineRule="auto"/>
            <w:ind w:right="80" w:firstLine="567"/>
          </w:pPr>
        </w:pPrChange>
      </w:pPr>
      <w:r w:rsidRPr="00D80453">
        <w:rPr>
          <w:noProof/>
        </w:rPr>
        <w:drawing>
          <wp:inline distT="0" distB="0" distL="0" distR="0" wp14:anchorId="1890C0EC" wp14:editId="0445E871">
            <wp:extent cx="5974715" cy="131699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4715" cy="1316990"/>
                    </a:xfrm>
                    <a:prstGeom prst="rect">
                      <a:avLst/>
                    </a:prstGeom>
                    <a:noFill/>
                  </pic:spPr>
                </pic:pic>
              </a:graphicData>
            </a:graphic>
          </wp:inline>
        </w:drawing>
      </w:r>
    </w:p>
    <w:p w14:paraId="18E28337" w14:textId="0CB885EA" w:rsidR="0037692A" w:rsidRPr="00C307BC" w:rsidRDefault="0037692A" w:rsidP="0037692A">
      <w:pPr>
        <w:pStyle w:val="Caption"/>
        <w:jc w:val="center"/>
        <w:rPr>
          <w:rFonts w:ascii="Times New Roman" w:hAnsi="Times New Roman" w:cs="Times New Roman"/>
          <w:i w:val="0"/>
          <w:color w:val="auto"/>
          <w:sz w:val="26"/>
          <w:szCs w:val="26"/>
        </w:rPr>
      </w:pPr>
      <w:bookmarkStart w:id="609" w:name="_Ref514518203"/>
      <w:r w:rsidRPr="00C307BC">
        <w:rPr>
          <w:rFonts w:ascii="Times New Roman" w:hAnsi="Times New Roman" w:cs="Times New Roman"/>
          <w:i w:val="0"/>
          <w:color w:val="auto"/>
          <w:sz w:val="26"/>
          <w:szCs w:val="26"/>
        </w:rPr>
        <w:t xml:space="preserve">Hình </w:t>
      </w:r>
      <w:r>
        <w:rPr>
          <w:rFonts w:ascii="Times New Roman" w:hAnsi="Times New Roman" w:cs="Times New Roman"/>
          <w:i w:val="0"/>
          <w:color w:val="auto"/>
          <w:sz w:val="26"/>
          <w:szCs w:val="26"/>
        </w:rPr>
        <w:fldChar w:fldCharType="begin"/>
      </w:r>
      <w:r>
        <w:rPr>
          <w:rFonts w:ascii="Times New Roman" w:hAnsi="Times New Roman" w:cs="Times New Roman"/>
          <w:i w:val="0"/>
          <w:color w:val="auto"/>
          <w:sz w:val="26"/>
          <w:szCs w:val="26"/>
        </w:rPr>
        <w:instrText xml:space="preserve"> STYLEREF 1 \s </w:instrText>
      </w:r>
      <w:r>
        <w:rPr>
          <w:rFonts w:ascii="Times New Roman" w:hAnsi="Times New Roman" w:cs="Times New Roman"/>
          <w:i w:val="0"/>
          <w:color w:val="auto"/>
          <w:sz w:val="26"/>
          <w:szCs w:val="26"/>
        </w:rPr>
        <w:fldChar w:fldCharType="separate"/>
      </w:r>
      <w:r w:rsidR="003E226A">
        <w:rPr>
          <w:rFonts w:ascii="Times New Roman" w:hAnsi="Times New Roman" w:cs="Times New Roman"/>
          <w:i w:val="0"/>
          <w:noProof/>
          <w:color w:val="auto"/>
          <w:sz w:val="26"/>
          <w:szCs w:val="26"/>
        </w:rPr>
        <w:t>3</w:t>
      </w:r>
      <w:r>
        <w:rPr>
          <w:rFonts w:ascii="Times New Roman" w:hAnsi="Times New Roman" w:cs="Times New Roman"/>
          <w:i w:val="0"/>
          <w:color w:val="auto"/>
          <w:sz w:val="26"/>
          <w:szCs w:val="26"/>
        </w:rPr>
        <w:fldChar w:fldCharType="end"/>
      </w:r>
      <w:r>
        <w:rPr>
          <w:rFonts w:ascii="Times New Roman" w:hAnsi="Times New Roman" w:cs="Times New Roman"/>
          <w:i w:val="0"/>
          <w:color w:val="auto"/>
          <w:sz w:val="26"/>
          <w:szCs w:val="26"/>
        </w:rPr>
        <w:t>.</w:t>
      </w:r>
      <w:r>
        <w:rPr>
          <w:rFonts w:ascii="Times New Roman" w:hAnsi="Times New Roman" w:cs="Times New Roman"/>
          <w:i w:val="0"/>
          <w:color w:val="auto"/>
          <w:sz w:val="26"/>
          <w:szCs w:val="26"/>
        </w:rPr>
        <w:fldChar w:fldCharType="begin"/>
      </w:r>
      <w:r>
        <w:rPr>
          <w:rFonts w:ascii="Times New Roman" w:hAnsi="Times New Roman" w:cs="Times New Roman"/>
          <w:i w:val="0"/>
          <w:color w:val="auto"/>
          <w:sz w:val="26"/>
          <w:szCs w:val="26"/>
        </w:rPr>
        <w:instrText xml:space="preserve"> SEQ Hình \* ARABIC \s 1 </w:instrText>
      </w:r>
      <w:r>
        <w:rPr>
          <w:rFonts w:ascii="Times New Roman" w:hAnsi="Times New Roman" w:cs="Times New Roman"/>
          <w:i w:val="0"/>
          <w:color w:val="auto"/>
          <w:sz w:val="26"/>
          <w:szCs w:val="26"/>
        </w:rPr>
        <w:fldChar w:fldCharType="separate"/>
      </w:r>
      <w:r w:rsidR="003E226A">
        <w:rPr>
          <w:rFonts w:ascii="Times New Roman" w:hAnsi="Times New Roman" w:cs="Times New Roman"/>
          <w:i w:val="0"/>
          <w:noProof/>
          <w:color w:val="auto"/>
          <w:sz w:val="26"/>
          <w:szCs w:val="26"/>
        </w:rPr>
        <w:t>2</w:t>
      </w:r>
      <w:r>
        <w:rPr>
          <w:rFonts w:ascii="Times New Roman" w:hAnsi="Times New Roman" w:cs="Times New Roman"/>
          <w:i w:val="0"/>
          <w:color w:val="auto"/>
          <w:sz w:val="26"/>
          <w:szCs w:val="26"/>
        </w:rPr>
        <w:fldChar w:fldCharType="end"/>
      </w:r>
      <w:bookmarkEnd w:id="609"/>
      <w:r w:rsidRPr="00C307BC">
        <w:rPr>
          <w:rFonts w:ascii="Times New Roman" w:hAnsi="Times New Roman" w:cs="Times New Roman"/>
          <w:i w:val="0"/>
          <w:color w:val="auto"/>
          <w:sz w:val="26"/>
          <w:szCs w:val="26"/>
        </w:rPr>
        <w:t>. Ví dụ tệp XML cấu hình ứng dụng MuleESB</w:t>
      </w:r>
    </w:p>
    <w:p w14:paraId="44D0A587" w14:textId="7A2219C4" w:rsidR="0037692A" w:rsidRPr="00C307BC" w:rsidRDefault="003E226A" w:rsidP="002B00C0">
      <w:pPr>
        <w:pStyle w:val="luanvanpara"/>
        <w:pPrChange w:id="610" w:author="Nguyen Toan" w:date="2018-05-19T18:03:00Z">
          <w:pPr>
            <w:spacing w:after="120" w:line="288" w:lineRule="auto"/>
            <w:ind w:firstLine="567"/>
            <w:jc w:val="both"/>
          </w:pPr>
        </w:pPrChange>
      </w:pPr>
      <w:ins w:id="611" w:author="Nguyen Toan" w:date="2018-05-19T18:35:00Z">
        <w:r>
          <w:fldChar w:fldCharType="begin"/>
        </w:r>
        <w:r>
          <w:instrText xml:space="preserve"> REF _Ref514518234 \h </w:instrText>
        </w:r>
      </w:ins>
      <w:r>
        <w:fldChar w:fldCharType="separate"/>
      </w:r>
      <w:ins w:id="612" w:author="Nguyen Toan" w:date="2018-05-19T18:35:00Z">
        <w:r w:rsidRPr="00C307BC">
          <w:t xml:space="preserve">Hình </w:t>
        </w:r>
        <w:r>
          <w:rPr>
            <w:noProof/>
          </w:rPr>
          <w:t>3</w:t>
        </w:r>
        <w:r>
          <w:t>.</w:t>
        </w:r>
        <w:r>
          <w:rPr>
            <w:noProof/>
          </w:rPr>
          <w:t>3</w:t>
        </w:r>
        <w:r>
          <w:fldChar w:fldCharType="end"/>
        </w:r>
        <w:r w:rsidR="00DA2EFE">
          <w:t xml:space="preserve">  </w:t>
        </w:r>
      </w:ins>
      <w:del w:id="613" w:author="Nguyen Toan" w:date="2018-05-19T18:34:00Z">
        <w:r w:rsidR="0037692A" w:rsidRPr="00C307BC" w:rsidDel="003E226A">
          <w:fldChar w:fldCharType="begin"/>
        </w:r>
        <w:r w:rsidR="0037692A" w:rsidRPr="00C307BC" w:rsidDel="003E226A">
          <w:delInstrText xml:space="preserve"> REF _Ref513152658 \h  \* MERGEFORMAT </w:delInstrText>
        </w:r>
        <w:r w:rsidR="0037692A" w:rsidRPr="00C307BC" w:rsidDel="003E226A">
          <w:fldChar w:fldCharType="separate"/>
        </w:r>
        <w:r w:rsidR="0037692A" w:rsidRPr="00CB6D43" w:rsidDel="003E226A">
          <w:delText xml:space="preserve">Hình </w:delText>
        </w:r>
        <w:r w:rsidR="0037692A" w:rsidDel="003E226A">
          <w:rPr>
            <w:i/>
            <w:noProof/>
          </w:rPr>
          <w:delText>3</w:delText>
        </w:r>
        <w:r w:rsidR="0037692A" w:rsidRPr="00C307BC" w:rsidDel="003E226A">
          <w:rPr>
            <w:i/>
            <w:noProof/>
          </w:rPr>
          <w:delText>.</w:delText>
        </w:r>
        <w:r w:rsidR="0037692A" w:rsidDel="003E226A">
          <w:rPr>
            <w:i/>
            <w:noProof/>
          </w:rPr>
          <w:delText>6</w:delText>
        </w:r>
        <w:r w:rsidR="0037692A" w:rsidRPr="00C307BC" w:rsidDel="003E226A">
          <w:fldChar w:fldCharType="end"/>
        </w:r>
        <w:r w:rsidR="0037692A" w:rsidRPr="00C307BC" w:rsidDel="003E226A">
          <w:delText xml:space="preserve"> </w:delText>
        </w:r>
      </w:del>
      <w:r w:rsidR="0037692A" w:rsidRPr="00C307BC">
        <w:t>mô t _Ref513152658 \h  \* MERGEFORMAT ESB sót. Vì vy dựng dựatng trên nền tảng Java, có chức n</w:t>
      </w:r>
    </w:p>
    <w:p w14:paraId="136B1000" w14:textId="77777777" w:rsidR="0037692A" w:rsidRPr="00C307BC" w:rsidRDefault="0037692A" w:rsidP="0037692A">
      <w:pPr>
        <w:pStyle w:val="Caption"/>
        <w:keepNext/>
        <w:jc w:val="center"/>
        <w:rPr>
          <w:rFonts w:ascii="Times New Roman" w:hAnsi="Times New Roman" w:cs="Times New Roman"/>
          <w:sz w:val="26"/>
          <w:szCs w:val="26"/>
        </w:rPr>
      </w:pPr>
      <w:r w:rsidRPr="00D80453">
        <w:rPr>
          <w:rFonts w:ascii="Times New Roman" w:hAnsi="Times New Roman" w:cs="Times New Roman"/>
          <w:noProof/>
          <w:sz w:val="26"/>
          <w:szCs w:val="26"/>
          <w:lang w:val="en-US"/>
        </w:rPr>
        <w:lastRenderedPageBreak/>
        <w:drawing>
          <wp:inline distT="0" distB="0" distL="0" distR="0" wp14:anchorId="08F2EE34" wp14:editId="3771E673">
            <wp:extent cx="4600575" cy="2176476"/>
            <wp:effectExtent l="114300" t="114300" r="104775" b="1479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deXml.PNG"/>
                    <pic:cNvPicPr/>
                  </pic:nvPicPr>
                  <pic:blipFill>
                    <a:blip r:embed="rId41">
                      <a:extLst>
                        <a:ext uri="{28A0092B-C50C-407E-A947-70E740481C1C}">
                          <a14:useLocalDpi xmlns:a14="http://schemas.microsoft.com/office/drawing/2010/main" val="0"/>
                        </a:ext>
                      </a:extLst>
                    </a:blip>
                    <a:stretch>
                      <a:fillRect/>
                    </a:stretch>
                  </pic:blipFill>
                  <pic:spPr>
                    <a:xfrm>
                      <a:off x="0" y="0"/>
                      <a:ext cx="4627948" cy="21894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518F51" w14:textId="6BF47BF1" w:rsidR="0037692A" w:rsidRPr="00C307BC" w:rsidRDefault="0037692A" w:rsidP="003E226A">
      <w:pPr>
        <w:pStyle w:val="luanvanImg"/>
      </w:pPr>
      <w:bookmarkStart w:id="614" w:name="_Ref514518234"/>
      <w:r w:rsidRPr="00C307BC">
        <w:t xml:space="preserve">Hình </w:t>
      </w:r>
      <w:r>
        <w:fldChar w:fldCharType="begin"/>
      </w:r>
      <w:r>
        <w:instrText xml:space="preserve"> STYLEREF 1 \s </w:instrText>
      </w:r>
      <w:r>
        <w:fldChar w:fldCharType="separate"/>
      </w:r>
      <w:r w:rsidR="003E226A">
        <w:rPr>
          <w:noProof/>
        </w:rPr>
        <w:t>3</w:t>
      </w:r>
      <w:r>
        <w:fldChar w:fldCharType="end"/>
      </w:r>
      <w:r>
        <w:t>.</w:t>
      </w:r>
      <w:r>
        <w:fldChar w:fldCharType="begin"/>
      </w:r>
      <w:r>
        <w:instrText xml:space="preserve"> SEQ Hình \* ARABIC \s 1 </w:instrText>
      </w:r>
      <w:r>
        <w:fldChar w:fldCharType="separate"/>
      </w:r>
      <w:r w:rsidR="003E226A">
        <w:rPr>
          <w:noProof/>
        </w:rPr>
        <w:t>3</w:t>
      </w:r>
      <w:r>
        <w:fldChar w:fldCharType="end"/>
      </w:r>
      <w:bookmarkEnd w:id="614"/>
      <w:r w:rsidRPr="00C307BC">
        <w:t>. Các nút trong tệp xml</w:t>
      </w:r>
    </w:p>
    <w:p w14:paraId="0CF3DC90" w14:textId="77777777" w:rsidR="0037692A" w:rsidRPr="00C307BC" w:rsidRDefault="0037692A" w:rsidP="000C1DD2">
      <w:pPr>
        <w:pStyle w:val="luanvanpara"/>
        <w:pPrChange w:id="615" w:author="Nguyen Toan" w:date="2018-05-19T18:04:00Z">
          <w:pPr>
            <w:spacing w:after="120" w:line="288" w:lineRule="auto"/>
            <w:ind w:firstLine="567"/>
            <w:jc w:val="both"/>
          </w:pPr>
        </w:pPrChange>
      </w:pPr>
      <w:r>
        <w:t>D Các nút trong tệp xml1  M</w:t>
      </w:r>
      <w:r w:rsidRPr="00C307BC">
        <w:t xml:space="preserve"> dCác nút trong tệp xml1  MERGEFORMAT ESB sót. Vì vy dựng dựatng trên nền tảng Java, có chức năng quét mã nguồn và danh sách các ca kiểm thử, từ đó sinhmã nguồn kiểm thử.</w:t>
      </w:r>
    </w:p>
    <w:p w14:paraId="02613464" w14:textId="77777777" w:rsidR="0037692A" w:rsidRPr="00C307BC" w:rsidRDefault="0037692A" w:rsidP="000C1DD2">
      <w:pPr>
        <w:pStyle w:val="luanvanpara"/>
        <w:pPrChange w:id="616" w:author="Nguyen Toan" w:date="2018-05-19T18:04:00Z">
          <w:pPr>
            <w:spacing w:after="120" w:line="288" w:lineRule="auto"/>
            <w:ind w:firstLine="567"/>
            <w:jc w:val="both"/>
          </w:pPr>
        </w:pPrChange>
      </w:pPr>
      <w:r w:rsidRPr="00C307BC">
        <w:t>ViCác nút trong tệp xml1  MERGEFORMAT ESB sót. Vì vy dựng dựatng trên nền tảng Java, có chức năng quét mã nguồn và danh sách các ca kiểm thử, từ đó sinhmã nguồn kiểm thử.World! tự động cho ứủa</w:t>
      </w:r>
    </w:p>
    <w:p w14:paraId="66239D05" w14:textId="5227586A" w:rsidR="0037692A" w:rsidRPr="00C307BC" w:rsidRDefault="00E40CAC" w:rsidP="004E0BC4">
      <w:pPr>
        <w:pStyle w:val="luanvanpara"/>
        <w:pPrChange w:id="617" w:author="Nguyen Toan" w:date="2018-05-19T18:05:00Z">
          <w:pPr>
            <w:spacing w:after="120" w:line="288" w:lineRule="auto"/>
            <w:ind w:firstLine="567"/>
            <w:jc w:val="both"/>
          </w:pPr>
        </w:pPrChange>
      </w:pPr>
      <w:ins w:id="618" w:author="Nguyen Toan" w:date="2018-05-19T18:39:00Z">
        <w:r>
          <w:rPr>
            <w:rStyle w:val="luanvanparaChar"/>
          </w:rPr>
          <w:fldChar w:fldCharType="begin"/>
        </w:r>
        <w:r>
          <w:rPr>
            <w:rStyle w:val="luanvanparaChar"/>
          </w:rPr>
          <w:instrText xml:space="preserve"> REF _Ref514518486 \h </w:instrText>
        </w:r>
        <w:r>
          <w:rPr>
            <w:rStyle w:val="luanvanparaChar"/>
          </w:rPr>
        </w:r>
      </w:ins>
      <w:r>
        <w:rPr>
          <w:rStyle w:val="luanvanparaChar"/>
        </w:rPr>
        <w:fldChar w:fldCharType="separate"/>
      </w:r>
      <w:ins w:id="619" w:author="Nguyen Toan" w:date="2018-05-19T18:39:00Z">
        <w:r w:rsidRPr="00C307BC">
          <w:t xml:space="preserve">Hình </w:t>
        </w:r>
        <w:r>
          <w:rPr>
            <w:noProof/>
          </w:rPr>
          <w:t>3</w:t>
        </w:r>
        <w:r>
          <w:t>.</w:t>
        </w:r>
        <w:r>
          <w:rPr>
            <w:noProof/>
          </w:rPr>
          <w:t>4</w:t>
        </w:r>
        <w:r>
          <w:rPr>
            <w:rStyle w:val="luanvanparaChar"/>
          </w:rPr>
          <w:fldChar w:fldCharType="end"/>
        </w:r>
        <w:r>
          <w:rPr>
            <w:rStyle w:val="luanvanparaChar"/>
          </w:rPr>
          <w:t xml:space="preserve"> </w:t>
        </w:r>
      </w:ins>
      <w:del w:id="620" w:author="Nguyen Toan" w:date="2018-05-19T18:39:00Z">
        <w:r w:rsidR="0037692A" w:rsidRPr="000C1DD2" w:rsidDel="00E40CAC">
          <w:rPr>
            <w:rStyle w:val="luanvanparaChar"/>
            <w:rPrChange w:id="621" w:author="Nguyen Toan" w:date="2018-05-19T18:04:00Z">
              <w:rPr>
                <w:rFonts w:eastAsia="Times New Roman"/>
                <w:sz w:val="26"/>
                <w:szCs w:val="26"/>
              </w:rPr>
            </w:rPrChange>
          </w:rPr>
          <w:fldChar w:fldCharType="begin"/>
        </w:r>
        <w:r w:rsidR="0037692A" w:rsidRPr="000C1DD2" w:rsidDel="00E40CAC">
          <w:rPr>
            <w:rStyle w:val="luanvanparaChar"/>
            <w:rPrChange w:id="622" w:author="Nguyen Toan" w:date="2018-05-19T18:04:00Z">
              <w:rPr>
                <w:rFonts w:eastAsia="Times New Roman"/>
                <w:sz w:val="26"/>
                <w:szCs w:val="26"/>
              </w:rPr>
            </w:rPrChange>
          </w:rPr>
          <w:delInstrText xml:space="preserve"> REF _Ref513152622 \h  \* MERGEFORMAT </w:delInstrText>
        </w:r>
        <w:r w:rsidR="0037692A" w:rsidRPr="000C1DD2" w:rsidDel="00E40CAC">
          <w:rPr>
            <w:rStyle w:val="luanvanparaChar"/>
            <w:rPrChange w:id="623" w:author="Nguyen Toan" w:date="2018-05-19T18:04:00Z">
              <w:rPr>
                <w:rFonts w:eastAsia="Times New Roman"/>
                <w:sz w:val="26"/>
                <w:szCs w:val="26"/>
              </w:rPr>
            </w:rPrChange>
          </w:rPr>
          <w:fldChar w:fldCharType="separate"/>
        </w:r>
      </w:del>
      <w:del w:id="624" w:author="Nguyen Toan" w:date="2018-05-19T18:34:00Z">
        <w:r w:rsidR="0037692A" w:rsidRPr="000C1DD2" w:rsidDel="003E226A">
          <w:rPr>
            <w:rStyle w:val="luanvanparaChar"/>
            <w:rPrChange w:id="625" w:author="Nguyen Toan" w:date="2018-05-19T18:04:00Z">
              <w:rPr>
                <w:sz w:val="26"/>
                <w:szCs w:val="26"/>
              </w:rPr>
            </w:rPrChange>
          </w:rPr>
          <w:delText>Hình 3.4</w:delText>
        </w:r>
      </w:del>
      <w:del w:id="626" w:author="Nguyen Toan" w:date="2018-05-19T18:39:00Z">
        <w:r w:rsidR="0037692A" w:rsidRPr="000C1DD2" w:rsidDel="00E40CAC">
          <w:rPr>
            <w:rStyle w:val="luanvanparaChar"/>
            <w:rPrChange w:id="627" w:author="Nguyen Toan" w:date="2018-05-19T18:04:00Z">
              <w:rPr>
                <w:rFonts w:eastAsia="Times New Roman"/>
                <w:i/>
                <w:sz w:val="26"/>
                <w:szCs w:val="26"/>
              </w:rPr>
            </w:rPrChange>
          </w:rPr>
          <w:fldChar w:fldCharType="end"/>
        </w:r>
        <w:r w:rsidR="0037692A" w:rsidRPr="000C1DD2" w:rsidDel="00E40CAC">
          <w:rPr>
            <w:rStyle w:val="luanvanparaChar"/>
            <w:rPrChange w:id="628" w:author="Nguyen Toan" w:date="2018-05-19T18:04:00Z">
              <w:rPr>
                <w:rFonts w:eastAsia="Times New Roman"/>
                <w:sz w:val="26"/>
                <w:szCs w:val="26"/>
              </w:rPr>
            </w:rPrChange>
          </w:rPr>
          <w:delText xml:space="preserve"> </w:delText>
        </w:r>
      </w:del>
      <w:r w:rsidR="00633138" w:rsidRPr="000C1DD2">
        <w:rPr>
          <w:rStyle w:val="luanvanparaChar"/>
          <w:rPrChange w:id="629" w:author="Nguyen Toan" w:date="2018-05-19T18:04:00Z">
            <w:rPr>
              <w:rFonts w:eastAsia="Times New Roman"/>
              <w:sz w:val="26"/>
              <w:szCs w:val="26"/>
            </w:rPr>
          </w:rPrChange>
        </w:rPr>
        <w:t xml:space="preserve">và </w:t>
      </w:r>
      <w:r w:rsidR="00633138" w:rsidRPr="000C1DD2">
        <w:rPr>
          <w:rStyle w:val="luanvanparaChar"/>
          <w:rPrChange w:id="630" w:author="Nguyen Toan" w:date="2018-05-19T18:04:00Z">
            <w:rPr>
              <w:rFonts w:eastAsia="Times New Roman"/>
              <w:sz w:val="26"/>
              <w:szCs w:val="26"/>
            </w:rPr>
          </w:rPrChange>
        </w:rPr>
        <w:fldChar w:fldCharType="begin"/>
      </w:r>
      <w:r w:rsidR="00633138" w:rsidRPr="000C1DD2">
        <w:rPr>
          <w:rStyle w:val="luanvanparaChar"/>
          <w:rPrChange w:id="631" w:author="Nguyen Toan" w:date="2018-05-19T18:04:00Z">
            <w:rPr>
              <w:rFonts w:eastAsia="Times New Roman"/>
              <w:sz w:val="26"/>
              <w:szCs w:val="26"/>
            </w:rPr>
          </w:rPrChange>
        </w:rPr>
        <w:instrText xml:space="preserve"> REF _Ref514507228 \h </w:instrText>
      </w:r>
      <w:r w:rsidR="00633138" w:rsidRPr="000C1DD2">
        <w:rPr>
          <w:rStyle w:val="luanvanparaChar"/>
          <w:rPrChange w:id="632" w:author="Nguyen Toan" w:date="2018-05-19T18:04:00Z">
            <w:rPr>
              <w:rFonts w:eastAsia="Times New Roman"/>
              <w:sz w:val="26"/>
              <w:szCs w:val="26"/>
            </w:rPr>
          </w:rPrChange>
        </w:rPr>
      </w:r>
      <w:r w:rsidR="000C1DD2">
        <w:rPr>
          <w:rStyle w:val="luanvanparaChar"/>
        </w:rPr>
        <w:instrText xml:space="preserve"> \* MERGEFORMAT </w:instrText>
      </w:r>
      <w:r w:rsidR="00633138" w:rsidRPr="000C1DD2">
        <w:rPr>
          <w:rStyle w:val="luanvanparaChar"/>
          <w:rPrChange w:id="633" w:author="Nguyen Toan" w:date="2018-05-19T18:04:00Z">
            <w:rPr>
              <w:rFonts w:eastAsia="Times New Roman"/>
              <w:sz w:val="26"/>
              <w:szCs w:val="26"/>
            </w:rPr>
          </w:rPrChange>
        </w:rPr>
        <w:fldChar w:fldCharType="separate"/>
      </w:r>
      <w:ins w:id="634" w:author="Nguyen Toan" w:date="2018-05-19T18:34:00Z">
        <w:r w:rsidR="003E226A" w:rsidRPr="003E226A">
          <w:rPr>
            <w:rStyle w:val="luanvanparaChar"/>
            <w:rPrChange w:id="635" w:author="Nguyen Toan" w:date="2018-05-19T18:34:00Z">
              <w:rPr/>
            </w:rPrChange>
          </w:rPr>
          <w:t>Hình 3.5</w:t>
        </w:r>
      </w:ins>
      <w:del w:id="636" w:author="Nguyen Toan" w:date="2018-05-19T18:34:00Z">
        <w:r w:rsidR="00CB2DD1" w:rsidRPr="000C1DD2" w:rsidDel="003E226A">
          <w:rPr>
            <w:rStyle w:val="luanvanparaChar"/>
            <w:rPrChange w:id="637" w:author="Nguyen Toan" w:date="2018-05-19T18:04:00Z">
              <w:rPr>
                <w:sz w:val="26"/>
                <w:szCs w:val="26"/>
              </w:rPr>
            </w:rPrChange>
          </w:rPr>
          <w:delText>h</w:delText>
        </w:r>
        <w:r w:rsidR="00633138" w:rsidRPr="000C1DD2" w:rsidDel="003E226A">
          <w:rPr>
            <w:rStyle w:val="luanvanparaChar"/>
            <w:rPrChange w:id="638" w:author="Nguyen Toan" w:date="2018-05-19T18:04:00Z">
              <w:rPr>
                <w:sz w:val="26"/>
                <w:szCs w:val="26"/>
              </w:rPr>
            </w:rPrChange>
          </w:rPr>
          <w:delText>ình 3.5</w:delText>
        </w:r>
      </w:del>
      <w:r w:rsidR="00633138" w:rsidRPr="000C1DD2">
        <w:rPr>
          <w:rStyle w:val="luanvanparaChar"/>
          <w:rPrChange w:id="639" w:author="Nguyen Toan" w:date="2018-05-19T18:04:00Z">
            <w:rPr>
              <w:rFonts w:eastAsia="Times New Roman"/>
              <w:sz w:val="26"/>
              <w:szCs w:val="26"/>
            </w:rPr>
          </w:rPrChange>
        </w:rPr>
        <w:fldChar w:fldCharType="end"/>
      </w:r>
      <w:r w:rsidR="00633138">
        <w:t xml:space="preserve"> </w:t>
      </w:r>
      <w:r w:rsidR="0037692A" w:rsidRPr="00C307BC">
        <w:t xml:space="preserve">mô t3.55EFORMAT 28 \h  \* MERGEFORMAT ESB sót. Vì vy dựng dựatng trên </w:t>
      </w:r>
      <w:del w:id="640" w:author="Nguyen Toan" w:date="2018-05-19T18:49:00Z">
        <w:r w:rsidR="0037692A" w:rsidRPr="00C307BC" w:rsidDel="007F62B4">
          <w:delText xml:space="preserve">package </w:delText>
        </w:r>
      </w:del>
      <w:ins w:id="641" w:author="Nguyen Toan" w:date="2018-05-19T18:49:00Z">
        <w:r w:rsidR="007F62B4">
          <w:t>gói (package</w:t>
        </w:r>
        <w:bookmarkStart w:id="642" w:name="_GoBack"/>
        <w:bookmarkEnd w:id="642"/>
        <w:r w:rsidR="007F62B4">
          <w:t>)</w:t>
        </w:r>
        <w:r w:rsidR="007F62B4" w:rsidRPr="00C307BC">
          <w:t xml:space="preserve"> </w:t>
        </w:r>
      </w:ins>
      <w:r w:rsidR="0037692A" w:rsidRPr="00C307BC">
        <w:t>chính. Package model ch\* MERGEFORMAT ESB sót. Vì vy dựng dựatng trên nền tảng Java, có chức năng quét mã nguồn và dan</w:t>
      </w:r>
      <w:r w:rsidR="0037692A">
        <w:t>generator</w:t>
      </w:r>
      <w:r w:rsidR="0037692A" w:rsidRPr="00C307BC">
        <w:t xml:space="preserve"> cheracác lớp thực hiện các chức năng chính của ứng dụng là trích xuất đối tượng từ file XML, đọc thông tin các ca kiểm thử từ file excel và sinh ra các ca kiểm thử.</w:t>
      </w:r>
      <w:r w:rsidR="0037692A">
        <w:t xml:space="preserve"> Theo đó, thông tin cện các chức năng chính của ứng dụng là trích xuất đối tượng từ file XML, đọcng. Thông tin mỗi luồng sẽ được thể hiện tại lớp MuleFlow, bao gồm các thông tin cơ bản như tên, id, payload, cấu hình HttpListener. Lớp TestCase là nơi lưu thông tin của các ca kiểm thử, bao gồm thông tin đầu vào, đầu ra của từng ca. Lớp DomParser là lớp thực thi đọc nội dung tệp tin cấu hình xml với đầu ra là một MuleApp với đầy đủ thông tin. Lớp ExcelReader là lớp đọc nội dung tệp excel bao gồm thông tin các ca kiểm thử, đầu ra là một danh sách các TestCase. Lớp CodeGenerator có nhiệm vụ sinh ra các ca kiểm thử từ các thông tin ca kiểm thử và thông tin của luồng. Sau đó, nghiệp vụ chính của chương trình sẽ được thực thi tại lớp AsenAPIDriver.</w:t>
      </w:r>
    </w:p>
    <w:p w14:paraId="7F4BA799" w14:textId="77777777" w:rsidR="0037692A" w:rsidRPr="00C307BC" w:rsidRDefault="0037692A" w:rsidP="0037692A">
      <w:pPr>
        <w:spacing w:after="120" w:line="288" w:lineRule="auto"/>
        <w:ind w:firstLine="567"/>
        <w:jc w:val="both"/>
        <w:rPr>
          <w:rFonts w:eastAsia="Times New Roman"/>
          <w:sz w:val="26"/>
          <w:szCs w:val="26"/>
        </w:rPr>
      </w:pPr>
    </w:p>
    <w:p w14:paraId="1469A72C" w14:textId="77777777" w:rsidR="0037692A" w:rsidRPr="00C307BC" w:rsidRDefault="0037692A" w:rsidP="0037692A">
      <w:pPr>
        <w:keepNext/>
        <w:spacing w:before="120" w:line="288" w:lineRule="auto"/>
        <w:ind w:right="80" w:firstLine="567"/>
        <w:jc w:val="center"/>
        <w:rPr>
          <w:sz w:val="26"/>
          <w:szCs w:val="26"/>
        </w:rPr>
      </w:pPr>
      <w:r w:rsidRPr="00D80453">
        <w:rPr>
          <w:rFonts w:eastAsia="Times New Roman"/>
          <w:noProof/>
          <w:sz w:val="26"/>
          <w:szCs w:val="26"/>
        </w:rPr>
        <w:lastRenderedPageBreak/>
        <w:drawing>
          <wp:inline distT="0" distB="0" distL="0" distR="0" wp14:anchorId="6CE7A083" wp14:editId="0D05A22D">
            <wp:extent cx="5972175" cy="219456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PNG"/>
                    <pic:cNvPicPr/>
                  </pic:nvPicPr>
                  <pic:blipFill>
                    <a:blip r:embed="rId42">
                      <a:extLst>
                        <a:ext uri="{28A0092B-C50C-407E-A947-70E740481C1C}">
                          <a14:useLocalDpi xmlns:a14="http://schemas.microsoft.com/office/drawing/2010/main" val="0"/>
                        </a:ext>
                      </a:extLst>
                    </a:blip>
                    <a:stretch>
                      <a:fillRect/>
                    </a:stretch>
                  </pic:blipFill>
                  <pic:spPr>
                    <a:xfrm>
                      <a:off x="0" y="0"/>
                      <a:ext cx="5984547" cy="2199106"/>
                    </a:xfrm>
                    <a:prstGeom prst="rect">
                      <a:avLst/>
                    </a:prstGeom>
                  </pic:spPr>
                </pic:pic>
              </a:graphicData>
            </a:graphic>
          </wp:inline>
        </w:drawing>
      </w:r>
    </w:p>
    <w:p w14:paraId="343F0FF0" w14:textId="6C0449A7" w:rsidR="0037692A" w:rsidRPr="00C307BC" w:rsidRDefault="0037692A" w:rsidP="003E226A">
      <w:pPr>
        <w:pStyle w:val="luanvanImg"/>
      </w:pPr>
      <w:bookmarkStart w:id="643" w:name="_Ref514518486"/>
      <w:r w:rsidRPr="00C307BC">
        <w:t xml:space="preserve">Hình </w:t>
      </w:r>
      <w:r>
        <w:fldChar w:fldCharType="begin"/>
      </w:r>
      <w:r>
        <w:instrText xml:space="preserve"> STYLEREF 1 \s </w:instrText>
      </w:r>
      <w:r>
        <w:fldChar w:fldCharType="separate"/>
      </w:r>
      <w:r w:rsidR="003E226A">
        <w:rPr>
          <w:noProof/>
        </w:rPr>
        <w:t>3</w:t>
      </w:r>
      <w:r>
        <w:fldChar w:fldCharType="end"/>
      </w:r>
      <w:r>
        <w:t>.</w:t>
      </w:r>
      <w:r>
        <w:fldChar w:fldCharType="begin"/>
      </w:r>
      <w:r>
        <w:instrText xml:space="preserve"> SEQ Hình \* ARABIC \s 1 </w:instrText>
      </w:r>
      <w:r>
        <w:fldChar w:fldCharType="separate"/>
      </w:r>
      <w:r w:rsidR="003E226A">
        <w:rPr>
          <w:noProof/>
        </w:rPr>
        <w:t>4</w:t>
      </w:r>
      <w:r>
        <w:fldChar w:fldCharType="end"/>
      </w:r>
      <w:bookmarkEnd w:id="643"/>
      <w:r w:rsidRPr="00C307BC">
        <w:t xml:space="preserve">. Biểu đồ </w:t>
      </w:r>
      <w:r>
        <w:t>gói model</w:t>
      </w:r>
      <w:r w:rsidRPr="00C307BC">
        <w:t xml:space="preserve"> AsenAPIDriver</w:t>
      </w:r>
    </w:p>
    <w:p w14:paraId="303D48D1" w14:textId="77777777" w:rsidR="0037692A" w:rsidRDefault="0037692A">
      <w:pPr>
        <w:keepNext/>
        <w:spacing w:after="120" w:line="288" w:lineRule="auto"/>
        <w:ind w:firstLine="567"/>
        <w:jc w:val="both"/>
      </w:pPr>
      <w:r w:rsidRPr="00D80453">
        <w:rPr>
          <w:rFonts w:eastAsia="Times New Roman"/>
          <w:noProof/>
          <w:sz w:val="26"/>
          <w:szCs w:val="26"/>
        </w:rPr>
        <w:drawing>
          <wp:inline distT="0" distB="0" distL="0" distR="0" wp14:anchorId="2C2B5112" wp14:editId="14D1E646">
            <wp:extent cx="5972175" cy="284099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enerator.PNG"/>
                    <pic:cNvPicPr/>
                  </pic:nvPicPr>
                  <pic:blipFill>
                    <a:blip r:embed="rId43">
                      <a:extLst>
                        <a:ext uri="{28A0092B-C50C-407E-A947-70E740481C1C}">
                          <a14:useLocalDpi xmlns:a14="http://schemas.microsoft.com/office/drawing/2010/main" val="0"/>
                        </a:ext>
                      </a:extLst>
                    </a:blip>
                    <a:stretch>
                      <a:fillRect/>
                    </a:stretch>
                  </pic:blipFill>
                  <pic:spPr>
                    <a:xfrm>
                      <a:off x="0" y="0"/>
                      <a:ext cx="5972175" cy="2840990"/>
                    </a:xfrm>
                    <a:prstGeom prst="rect">
                      <a:avLst/>
                    </a:prstGeom>
                  </pic:spPr>
                </pic:pic>
              </a:graphicData>
            </a:graphic>
          </wp:inline>
        </w:drawing>
      </w:r>
    </w:p>
    <w:p w14:paraId="72533291" w14:textId="610EA948" w:rsidR="0037692A" w:rsidRPr="00D80453" w:rsidRDefault="0037692A" w:rsidP="003E226A">
      <w:pPr>
        <w:pStyle w:val="luanvanImg"/>
      </w:pPr>
      <w:bookmarkStart w:id="644" w:name="_Ref514507228"/>
      <w:r w:rsidRPr="00D80453">
        <w:t xml:space="preserve">Hình </w:t>
      </w:r>
      <w:r w:rsidRPr="00D80453">
        <w:fldChar w:fldCharType="begin"/>
      </w:r>
      <w:r w:rsidRPr="00D80453">
        <w:instrText xml:space="preserve"> STYLEREF 1 \s </w:instrText>
      </w:r>
      <w:r w:rsidRPr="00D80453">
        <w:fldChar w:fldCharType="separate"/>
      </w:r>
      <w:r w:rsidR="003E226A">
        <w:rPr>
          <w:noProof/>
        </w:rPr>
        <w:t>3</w:t>
      </w:r>
      <w:r w:rsidRPr="00D80453">
        <w:fldChar w:fldCharType="end"/>
      </w:r>
      <w:r w:rsidRPr="00D80453">
        <w:t>.</w:t>
      </w:r>
      <w:r w:rsidRPr="00D80453">
        <w:fldChar w:fldCharType="begin"/>
      </w:r>
      <w:r w:rsidRPr="00D80453">
        <w:instrText xml:space="preserve"> SEQ Hình \* ARABIC \s 1 </w:instrText>
      </w:r>
      <w:r w:rsidRPr="00D80453">
        <w:fldChar w:fldCharType="separate"/>
      </w:r>
      <w:r w:rsidR="003E226A">
        <w:rPr>
          <w:noProof/>
        </w:rPr>
        <w:t>5</w:t>
      </w:r>
      <w:r w:rsidRPr="00D80453">
        <w:fldChar w:fldCharType="end"/>
      </w:r>
      <w:bookmarkEnd w:id="644"/>
      <w:r w:rsidRPr="00D80453">
        <w:t>: Biểu đồ gói sinh mã</w:t>
      </w:r>
    </w:p>
    <w:p w14:paraId="730312B9" w14:textId="46280FA4" w:rsidR="006C4E17" w:rsidRPr="00C307BC" w:rsidRDefault="006C4E17" w:rsidP="00164C23">
      <w:pPr>
        <w:pStyle w:val="luanvanpara"/>
        <w:rPr>
          <w:lang w:val="vi-VN"/>
        </w:rPr>
        <w:pPrChange w:id="645" w:author="Nguyen Toan" w:date="2018-05-19T18:05:00Z">
          <w:pPr>
            <w:spacing w:after="120" w:line="288" w:lineRule="auto"/>
            <w:ind w:firstLine="567"/>
            <w:jc w:val="both"/>
          </w:pPr>
        </w:pPrChange>
      </w:pPr>
      <w:r w:rsidRPr="00C307BC">
        <w:rPr>
          <w:lang w:val="vi-VN"/>
        </w:rPr>
        <w:t>Các bư đồ gói sinh mãs 1 ác chức năng chính của ứng dụng là trích xuất</w:t>
      </w:r>
      <w:del w:id="646" w:author="Nguyen Toan" w:date="2018-05-19T18:05:00Z">
        <w:r w:rsidRPr="00C307BC" w:rsidDel="00164C23">
          <w:rPr>
            <w:lang w:val="vi-VN"/>
          </w:rPr>
          <w:delText>x</w:delText>
        </w:r>
        <w:r w:rsidRPr="003E226A" w:rsidDel="00164C23">
          <w:rPr>
            <w:lang w:val="vi-VN"/>
          </w:rPr>
          <w:delText>e</w:delText>
        </w:r>
        <w:r w:rsidRPr="00164C23" w:rsidDel="00164C23">
          <w:rPr>
            <w:lang w:val="vi-VN"/>
            <w:rPrChange w:id="647" w:author="Nguyen Toan" w:date="2018-05-19T18:05:00Z">
              <w:rPr>
                <w:lang w:val="vi-VN"/>
              </w:rPr>
            </w:rPrChange>
          </w:rPr>
          <w:delText xml:space="preserve">m </w:delText>
        </w:r>
      </w:del>
      <w:r w:rsidR="00216141" w:rsidRPr="00164C23">
        <w:rPr>
          <w:lang w:val="vi-VN"/>
          <w:rPrChange w:id="648" w:author="Nguyen Toan" w:date="2018-05-19T18:05:00Z">
            <w:rPr>
              <w:lang w:val="vi-VN"/>
            </w:rPr>
          </w:rPrChange>
        </w:rPr>
        <w:fldChar w:fldCharType="begin"/>
      </w:r>
      <w:r w:rsidR="00216141" w:rsidRPr="00164C23">
        <w:rPr>
          <w:lang w:val="vi-VN"/>
          <w:rPrChange w:id="649" w:author="Nguyen Toan" w:date="2018-05-19T18:05:00Z">
            <w:rPr>
              <w:lang w:val="vi-VN"/>
            </w:rPr>
          </w:rPrChange>
        </w:rPr>
        <w:instrText xml:space="preserve"> REF _Ref513152676 \h </w:instrText>
      </w:r>
      <w:r w:rsidR="00C307BC" w:rsidRPr="00164C23">
        <w:rPr>
          <w:lang w:val="vi-VN"/>
          <w:rPrChange w:id="650" w:author="Nguyen Toan" w:date="2018-05-19T18:05:00Z">
            <w:rPr>
              <w:lang w:val="vi-VN"/>
            </w:rPr>
          </w:rPrChange>
        </w:rPr>
        <w:instrText xml:space="preserve"> \* MERGEFORMAT </w:instrText>
      </w:r>
      <w:r w:rsidR="00216141" w:rsidRPr="00164C23">
        <w:rPr>
          <w:lang w:val="vi-VN"/>
          <w:rPrChange w:id="651" w:author="Nguyen Toan" w:date="2018-05-19T18:05:00Z">
            <w:rPr>
              <w:lang w:val="vi-VN"/>
            </w:rPr>
          </w:rPrChange>
        </w:rPr>
      </w:r>
      <w:r w:rsidR="00216141" w:rsidRPr="00164C23">
        <w:rPr>
          <w:lang w:val="vi-VN"/>
          <w:rPrChange w:id="652" w:author="Nguyen Toan" w:date="2018-05-19T18:05:00Z">
            <w:rPr>
              <w:lang w:val="vi-VN"/>
            </w:rPr>
          </w:rPrChange>
        </w:rPr>
        <w:fldChar w:fldCharType="separate"/>
      </w:r>
      <w:ins w:id="653" w:author="Nguyen Toan" w:date="2018-05-19T18:34:00Z">
        <w:r w:rsidR="003E226A" w:rsidRPr="003E226A">
          <w:rPr>
            <w:color w:val="000000" w:themeColor="text1"/>
            <w:rPrChange w:id="654" w:author="Nguyen Toan" w:date="2018-05-19T18:34:00Z">
              <w:rPr/>
            </w:rPrChange>
          </w:rPr>
          <w:t xml:space="preserve">Hình </w:t>
        </w:r>
        <w:r w:rsidR="003E226A" w:rsidRPr="003E226A">
          <w:rPr>
            <w:noProof/>
            <w:color w:val="000000" w:themeColor="text1"/>
            <w:rPrChange w:id="655" w:author="Nguyen Toan" w:date="2018-05-19T18:34:00Z">
              <w:rPr>
                <w:noProof/>
              </w:rPr>
            </w:rPrChange>
          </w:rPr>
          <w:t>3.6</w:t>
        </w:r>
      </w:ins>
      <w:del w:id="656" w:author="Nguyen Toan" w:date="2018-05-19T18:34:00Z">
        <w:r w:rsidR="00896230" w:rsidRPr="00164C23" w:rsidDel="003E226A">
          <w:rPr>
            <w:color w:val="000000" w:themeColor="text1"/>
            <w:rPrChange w:id="657" w:author="Nguyen Toan" w:date="2018-05-19T18:05:00Z">
              <w:rPr>
                <w:color w:val="000000" w:themeColor="text1"/>
              </w:rPr>
            </w:rPrChange>
          </w:rPr>
          <w:delText xml:space="preserve">Hình </w:delText>
        </w:r>
        <w:r w:rsidR="00896230" w:rsidRPr="00164C23" w:rsidDel="003E226A">
          <w:rPr>
            <w:noProof/>
            <w:color w:val="000000" w:themeColor="text1"/>
            <w:rPrChange w:id="658" w:author="Nguyen Toan" w:date="2018-05-19T18:05:00Z">
              <w:rPr>
                <w:i/>
                <w:noProof/>
                <w:color w:val="000000" w:themeColor="text1"/>
              </w:rPr>
            </w:rPrChange>
          </w:rPr>
          <w:delText>3.7</w:delText>
        </w:r>
      </w:del>
      <w:r w:rsidR="00216141" w:rsidRPr="00164C23">
        <w:rPr>
          <w:lang w:val="vi-VN"/>
          <w:rPrChange w:id="659" w:author="Nguyen Toan" w:date="2018-05-19T18:05:00Z">
            <w:rPr>
              <w:lang w:val="vi-VN"/>
            </w:rPr>
          </w:rPrChange>
        </w:rPr>
        <w:fldChar w:fldCharType="end"/>
      </w:r>
      <w:r w:rsidR="00C8177C" w:rsidRPr="00164C23">
        <w:rPr>
          <w:lang w:val="vi-VN"/>
          <w:rPrChange w:id="660" w:author="Nguyen Toan" w:date="2018-05-19T18:05:00Z">
            <w:rPr>
              <w:lang w:val="vi-VN"/>
            </w:rPr>
          </w:rPrChange>
        </w:rPr>
        <w:t>)</w:t>
      </w:r>
    </w:p>
    <w:p w14:paraId="57F22AD5" w14:textId="77777777" w:rsidR="006C4E17" w:rsidRPr="00C307BC" w:rsidRDefault="006C4E17" w:rsidP="00D91008">
      <w:pPr>
        <w:pStyle w:val="luanvananh"/>
        <w:pPrChange w:id="661" w:author="Nguyen Toan" w:date="2018-05-19T18:06:00Z">
          <w:pPr>
            <w:keepNext/>
            <w:spacing w:line="288" w:lineRule="auto"/>
            <w:ind w:firstLine="426"/>
          </w:pPr>
        </w:pPrChange>
      </w:pPr>
      <w:r w:rsidRPr="00C307BC">
        <w:drawing>
          <wp:inline distT="0" distB="0" distL="0" distR="0" wp14:anchorId="3A868D55" wp14:editId="74CDADEC">
            <wp:extent cx="5972175" cy="5993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4-30 at 12.38.54 AM.png"/>
                    <pic:cNvPicPr/>
                  </pic:nvPicPr>
                  <pic:blipFill>
                    <a:blip r:embed="rId44">
                      <a:extLst>
                        <a:ext uri="{28A0092B-C50C-407E-A947-70E740481C1C}">
                          <a14:useLocalDpi xmlns:a14="http://schemas.microsoft.com/office/drawing/2010/main" val="0"/>
                        </a:ext>
                      </a:extLst>
                    </a:blip>
                    <a:stretch>
                      <a:fillRect/>
                    </a:stretch>
                  </pic:blipFill>
                  <pic:spPr>
                    <a:xfrm>
                      <a:off x="0" y="0"/>
                      <a:ext cx="5972175" cy="599358"/>
                    </a:xfrm>
                    <a:prstGeom prst="rect">
                      <a:avLst/>
                    </a:prstGeom>
                  </pic:spPr>
                </pic:pic>
              </a:graphicData>
            </a:graphic>
          </wp:inline>
        </w:drawing>
      </w:r>
    </w:p>
    <w:p w14:paraId="00620F50" w14:textId="4AA19C55" w:rsidR="006C4E17" w:rsidRPr="00C307BC" w:rsidRDefault="006C4E17" w:rsidP="003E226A">
      <w:pPr>
        <w:pStyle w:val="luanvanImg"/>
        <w:rPr>
          <w:lang w:val="vi-VN"/>
        </w:rPr>
      </w:pPr>
      <w:bookmarkStart w:id="662" w:name="_Ref513152676"/>
      <w:bookmarkStart w:id="663" w:name="_Toc514445881"/>
      <w:r w:rsidRPr="00C307BC">
        <w:t xml:space="preserve">Hình </w:t>
      </w:r>
      <w:r w:rsidR="0037692A">
        <w:fldChar w:fldCharType="begin"/>
      </w:r>
      <w:r w:rsidR="0037692A">
        <w:instrText xml:space="preserve"> STYLEREF 1 \s </w:instrText>
      </w:r>
      <w:r w:rsidR="0037692A">
        <w:fldChar w:fldCharType="separate"/>
      </w:r>
      <w:r w:rsidR="003E226A">
        <w:rPr>
          <w:noProof/>
        </w:rPr>
        <w:t>3</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6</w:t>
      </w:r>
      <w:r w:rsidR="0037692A">
        <w:fldChar w:fldCharType="end"/>
      </w:r>
      <w:bookmarkEnd w:id="662"/>
      <w:r w:rsidRPr="00C307BC">
        <w:t xml:space="preserve">: </w:t>
      </w:r>
      <w:r w:rsidRPr="00C307BC">
        <w:rPr>
          <w:lang w:val="vi-VN"/>
        </w:rPr>
        <w:t>Các bước sinh mã kiểm thử tự động</w:t>
      </w:r>
      <w:bookmarkEnd w:id="663"/>
    </w:p>
    <w:p w14:paraId="2E8E8F30" w14:textId="10477739" w:rsidR="004D450C" w:rsidRPr="00C307BC" w:rsidRDefault="006C4E17" w:rsidP="00C021A6">
      <w:pPr>
        <w:pStyle w:val="luanvanpara"/>
        <w:rPr>
          <w:b/>
        </w:rPr>
        <w:pPrChange w:id="664" w:author="Nguyen Toan" w:date="2018-05-19T18:06:00Z">
          <w:pPr>
            <w:spacing w:after="120" w:line="288" w:lineRule="auto"/>
            <w:ind w:firstLine="567"/>
            <w:jc w:val="both"/>
          </w:pPr>
        </w:pPrChange>
      </w:pPr>
      <w:r w:rsidRPr="00C307BC">
        <w:rPr>
          <w:b/>
        </w:rPr>
        <w:t>Bưc bư</w:t>
      </w:r>
      <w:r w:rsidRPr="00C307BC">
        <w:t>: Thư vi sinh mã kiểm thử tự độngnăng chính của ứng dụng là trích xuất đối tượng từ file XML, đọcng. Thông tin mỗi luồng sẽ được thể hiện tại lớp MuleFlow, bao gồm các thông tin cơ bản</w:t>
      </w:r>
      <w:r w:rsidR="00FE4698" w:rsidRPr="00C307BC">
        <w:fldChar w:fldCharType="begin"/>
      </w:r>
      <w:r w:rsidR="00FE4698" w:rsidRPr="00C307BC">
        <w:instrText xml:space="preserve"> REF _Ref513406442 \h </w:instrText>
      </w:r>
      <w:r w:rsidR="00C307BC" w:rsidRPr="00C307BC">
        <w:instrText xml:space="preserve"> \* MERGEFORMAT </w:instrText>
      </w:r>
      <w:r w:rsidR="00FE4698" w:rsidRPr="00C307BC">
        <w:fldChar w:fldCharType="separate"/>
      </w:r>
      <w:ins w:id="665" w:author="Nguyen Toan" w:date="2018-05-19T18:34:00Z">
        <w:r w:rsidR="003E226A" w:rsidRPr="003E226A">
          <w:rPr>
            <w:color w:val="000000" w:themeColor="text1"/>
            <w:rPrChange w:id="666" w:author="Nguyen Toan" w:date="2018-05-19T18:34:00Z">
              <w:rPr/>
            </w:rPrChange>
          </w:rPr>
          <w:t xml:space="preserve">Hình </w:t>
        </w:r>
        <w:r w:rsidR="003E226A" w:rsidRPr="003E226A">
          <w:rPr>
            <w:i/>
            <w:noProof/>
            <w:color w:val="000000" w:themeColor="text1"/>
            <w:rPrChange w:id="667" w:author="Nguyen Toan" w:date="2018-05-19T18:34:00Z">
              <w:rPr>
                <w:noProof/>
              </w:rPr>
            </w:rPrChange>
          </w:rPr>
          <w:t>3.7</w:t>
        </w:r>
      </w:ins>
      <w:del w:id="668" w:author="Nguyen Toan" w:date="2018-05-19T18:34:00Z">
        <w:r w:rsidR="00896230" w:rsidRPr="00CF7898" w:rsidDel="003E226A">
          <w:rPr>
            <w:color w:val="000000" w:themeColor="text1"/>
          </w:rPr>
          <w:delText xml:space="preserve">Hình </w:delText>
        </w:r>
        <w:r w:rsidR="00896230" w:rsidDel="003E226A">
          <w:rPr>
            <w:i/>
            <w:noProof/>
            <w:color w:val="000000" w:themeColor="text1"/>
          </w:rPr>
          <w:delText>3</w:delText>
        </w:r>
        <w:r w:rsidR="00896230" w:rsidRPr="00C307BC" w:rsidDel="003E226A">
          <w:rPr>
            <w:i/>
            <w:noProof/>
            <w:color w:val="000000" w:themeColor="text1"/>
          </w:rPr>
          <w:delText>.</w:delText>
        </w:r>
        <w:r w:rsidR="00896230" w:rsidDel="003E226A">
          <w:rPr>
            <w:i/>
            <w:noProof/>
            <w:color w:val="000000" w:themeColor="text1"/>
          </w:rPr>
          <w:delText>8</w:delText>
        </w:r>
      </w:del>
      <w:r w:rsidR="00FE4698" w:rsidRPr="00C307BC">
        <w:fldChar w:fldCharType="end"/>
      </w:r>
      <w:r w:rsidR="009C3F22" w:rsidRPr="00C307BC">
        <w:t xml:space="preserve"> </w:t>
      </w:r>
      <w:r w:rsidRPr="00C307BC">
        <w:t>hinh ERGEFORMAT 42 \h thử tự độngnăng chính của ứng dụng là trích xuất đối tượng từ file XML, đọcng. Thông tin mỗi luồng sẽ được thể hiệ</w:t>
      </w:r>
      <w:r w:rsidR="004D450C" w:rsidRPr="00C307BC">
        <w:rPr>
          <w:b/>
        </w:rPr>
        <w:t xml:space="preserve"> </w:t>
      </w:r>
    </w:p>
    <w:p w14:paraId="1C5DA8BA" w14:textId="4DE11C36" w:rsidR="004D450C" w:rsidRPr="00C307BC" w:rsidRDefault="004D450C" w:rsidP="00BB34DE">
      <w:pPr>
        <w:pStyle w:val="luanvanpara"/>
        <w:pPrChange w:id="669" w:author="Nguyen Toan" w:date="2018-05-19T18:07:00Z">
          <w:pPr>
            <w:spacing w:after="120" w:line="288" w:lineRule="auto"/>
            <w:ind w:firstLine="567"/>
            <w:jc w:val="both"/>
          </w:pPr>
        </w:pPrChange>
      </w:pPr>
      <w:r w:rsidRPr="00C307BC">
        <w:rPr>
          <w:b/>
        </w:rPr>
        <w:t>Bưnh E</w:t>
      </w:r>
      <w:r w:rsidRPr="00C307BC">
        <w:t>: th ERGEFORMAT 42 \h thử tự độngnăng chính của ứng dụng là trích xuất đối tượng từ file XML, đọcng. Thông tinồng, đường dẫn gọi vào từng luồng cụ thể. (</w:t>
      </w:r>
      <w:del w:id="670" w:author="Nguyen Toan" w:date="2018-05-19T18:06:00Z">
        <w:r w:rsidRPr="003E226A" w:rsidDel="003157A3">
          <w:delText>xem</w:delText>
        </w:r>
        <w:r w:rsidRPr="00126854" w:rsidDel="003157A3">
          <w:rPr>
            <w:rPrChange w:id="671" w:author="Nguyen Toan" w:date="2018-05-19T18:06:00Z">
              <w:rPr>
                <w:sz w:val="26"/>
                <w:szCs w:val="26"/>
              </w:rPr>
            </w:rPrChange>
          </w:rPr>
          <w:delText xml:space="preserve"> </w:delText>
        </w:r>
      </w:del>
      <w:r w:rsidRPr="00126854">
        <w:rPr>
          <w:rPrChange w:id="672" w:author="Nguyen Toan" w:date="2018-05-19T18:06:00Z">
            <w:rPr>
              <w:sz w:val="26"/>
              <w:szCs w:val="26"/>
            </w:rPr>
          </w:rPrChange>
        </w:rPr>
        <w:fldChar w:fldCharType="begin"/>
      </w:r>
      <w:r w:rsidRPr="00126854">
        <w:rPr>
          <w:rPrChange w:id="673" w:author="Nguyen Toan" w:date="2018-05-19T18:06:00Z">
            <w:rPr>
              <w:sz w:val="26"/>
              <w:szCs w:val="26"/>
            </w:rPr>
          </w:rPrChange>
        </w:rPr>
        <w:instrText xml:space="preserve"> REF _Ref513152706 \h </w:instrText>
      </w:r>
      <w:r w:rsidR="00C307BC" w:rsidRPr="00126854">
        <w:rPr>
          <w:rPrChange w:id="674" w:author="Nguyen Toan" w:date="2018-05-19T18:06:00Z">
            <w:rPr>
              <w:sz w:val="26"/>
              <w:szCs w:val="26"/>
            </w:rPr>
          </w:rPrChange>
        </w:rPr>
        <w:instrText xml:space="preserve"> \* MERGEFORMAT </w:instrText>
      </w:r>
      <w:r w:rsidRPr="00126854">
        <w:rPr>
          <w:rPrChange w:id="675" w:author="Nguyen Toan" w:date="2018-05-19T18:06:00Z">
            <w:rPr>
              <w:sz w:val="26"/>
              <w:szCs w:val="26"/>
            </w:rPr>
          </w:rPrChange>
        </w:rPr>
      </w:r>
      <w:r w:rsidRPr="00126854">
        <w:rPr>
          <w:rPrChange w:id="676" w:author="Nguyen Toan" w:date="2018-05-19T18:06:00Z">
            <w:rPr>
              <w:sz w:val="26"/>
              <w:szCs w:val="26"/>
            </w:rPr>
          </w:rPrChange>
        </w:rPr>
        <w:fldChar w:fldCharType="separate"/>
      </w:r>
      <w:ins w:id="677" w:author="Nguyen Toan" w:date="2018-05-19T18:34:00Z">
        <w:r w:rsidR="003E226A" w:rsidRPr="003E226A">
          <w:rPr>
            <w:color w:val="000000" w:themeColor="text1"/>
            <w:rPrChange w:id="678" w:author="Nguyen Toan" w:date="2018-05-19T18:34:00Z">
              <w:rPr/>
            </w:rPrChange>
          </w:rPr>
          <w:t xml:space="preserve">Hình </w:t>
        </w:r>
        <w:r w:rsidR="003E226A" w:rsidRPr="003E226A">
          <w:rPr>
            <w:noProof/>
            <w:color w:val="000000" w:themeColor="text1"/>
            <w:rPrChange w:id="679" w:author="Nguyen Toan" w:date="2018-05-19T18:34:00Z">
              <w:rPr>
                <w:noProof/>
              </w:rPr>
            </w:rPrChange>
          </w:rPr>
          <w:t>3.7</w:t>
        </w:r>
      </w:ins>
      <w:del w:id="680" w:author="Nguyen Toan" w:date="2018-05-19T18:34:00Z">
        <w:r w:rsidR="00896230" w:rsidRPr="00126854" w:rsidDel="003E226A">
          <w:rPr>
            <w:color w:val="000000" w:themeColor="text1"/>
            <w:rPrChange w:id="681" w:author="Nguyen Toan" w:date="2018-05-19T18:06:00Z">
              <w:rPr>
                <w:color w:val="000000" w:themeColor="text1"/>
                <w:sz w:val="26"/>
                <w:szCs w:val="26"/>
              </w:rPr>
            </w:rPrChange>
          </w:rPr>
          <w:delText xml:space="preserve">Hình </w:delText>
        </w:r>
        <w:r w:rsidR="00896230" w:rsidRPr="00126854" w:rsidDel="003E226A">
          <w:rPr>
            <w:noProof/>
            <w:color w:val="000000" w:themeColor="text1"/>
            <w:rPrChange w:id="682" w:author="Nguyen Toan" w:date="2018-05-19T18:06:00Z">
              <w:rPr>
                <w:i/>
                <w:noProof/>
                <w:color w:val="000000" w:themeColor="text1"/>
                <w:sz w:val="26"/>
                <w:szCs w:val="26"/>
              </w:rPr>
            </w:rPrChange>
          </w:rPr>
          <w:delText>3.8</w:delText>
        </w:r>
      </w:del>
      <w:r w:rsidRPr="00126854">
        <w:rPr>
          <w:rPrChange w:id="683" w:author="Nguyen Toan" w:date="2018-05-19T18:06:00Z">
            <w:rPr>
              <w:sz w:val="26"/>
              <w:szCs w:val="26"/>
            </w:rPr>
          </w:rPrChange>
        </w:rPr>
        <w:fldChar w:fldCharType="end"/>
      </w:r>
      <w:r w:rsidRPr="00C307BC">
        <w:t>).</w:t>
      </w:r>
    </w:p>
    <w:p w14:paraId="501E9B1F" w14:textId="77777777" w:rsidR="004D450C" w:rsidRPr="00C307BC" w:rsidRDefault="004D450C" w:rsidP="00BB34DE">
      <w:pPr>
        <w:pStyle w:val="luanvanpara"/>
        <w:pPrChange w:id="684" w:author="Nguyen Toan" w:date="2018-05-19T18:07:00Z">
          <w:pPr>
            <w:spacing w:after="120" w:line="288" w:lineRule="auto"/>
            <w:ind w:firstLine="567"/>
            <w:jc w:val="both"/>
          </w:pPr>
        </w:pPrChange>
      </w:pPr>
      <w:r w:rsidRPr="00C307BC">
        <w:rPr>
          <w:b/>
        </w:rPr>
        <w:lastRenderedPageBreak/>
        <w:t>Bư8h E</w:t>
      </w:r>
      <w:r w:rsidRPr="00C307BC">
        <w:t>: Vh ERGEFORMAT 06 \h thử tự độngnăng chính của ứng dụng là trích xuất đối tượng từ file XML, đọcng. Thông tinồng, đường dẫn gọi vào từng luồng cụ thể thử (test/resources) của ứng dụng.</w:t>
      </w:r>
    </w:p>
    <w:p w14:paraId="4CF2330C" w14:textId="34009386" w:rsidR="006C4E17" w:rsidRPr="00C307BC" w:rsidRDefault="004D450C" w:rsidP="00DE0BF5">
      <w:pPr>
        <w:pStyle w:val="luanvanpara"/>
        <w:rPr>
          <w:lang w:val="vi-VN"/>
        </w:rPr>
        <w:pPrChange w:id="685" w:author="Nguyen Toan" w:date="2018-05-19T18:07:00Z">
          <w:pPr>
            <w:spacing w:after="120" w:line="288" w:lineRule="auto"/>
            <w:ind w:firstLine="567"/>
            <w:jc w:val="both"/>
          </w:pPr>
        </w:pPrChange>
      </w:pPr>
      <w:r w:rsidRPr="00C307BC">
        <w:rPr>
          <w:b/>
        </w:rPr>
        <w:t>BưVh E</w:t>
      </w:r>
      <w:r w:rsidRPr="00C307BC">
        <w:t>: TrưERGEFORMAT 06 \h thử tự độngnăng chính của ứng dụng là trích xuất đối tượng từ file XML, đọcn</w:t>
      </w:r>
      <w:r w:rsidR="00085428">
        <w:t>.</w:t>
      </w:r>
    </w:p>
    <w:p w14:paraId="029D3C0A" w14:textId="77777777" w:rsidR="006C4E17" w:rsidRPr="00C307BC" w:rsidRDefault="006C4E17" w:rsidP="00DE0BF5">
      <w:pPr>
        <w:pStyle w:val="luanvananh"/>
        <w:pPrChange w:id="686" w:author="Nguyen Toan" w:date="2018-05-19T18:07:00Z">
          <w:pPr>
            <w:keepNext/>
            <w:spacing w:line="288" w:lineRule="auto"/>
            <w:ind w:firstLine="720"/>
            <w:jc w:val="center"/>
          </w:pPr>
        </w:pPrChange>
      </w:pPr>
      <w:r w:rsidRPr="00C307BC">
        <w:drawing>
          <wp:inline distT="0" distB="0" distL="0" distR="0" wp14:anchorId="38B86295" wp14:editId="26C3B318">
            <wp:extent cx="4722525" cy="2872179"/>
            <wp:effectExtent l="0" t="0" r="190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4-30 at 1.04.43 AM.png"/>
                    <pic:cNvPicPr/>
                  </pic:nvPicPr>
                  <pic:blipFill>
                    <a:blip r:embed="rId45">
                      <a:extLst>
                        <a:ext uri="{28A0092B-C50C-407E-A947-70E740481C1C}">
                          <a14:useLocalDpi xmlns:a14="http://schemas.microsoft.com/office/drawing/2010/main" val="0"/>
                        </a:ext>
                      </a:extLst>
                    </a:blip>
                    <a:stretch>
                      <a:fillRect/>
                    </a:stretch>
                  </pic:blipFill>
                  <pic:spPr>
                    <a:xfrm>
                      <a:off x="0" y="0"/>
                      <a:ext cx="4741801" cy="2883902"/>
                    </a:xfrm>
                    <a:prstGeom prst="rect">
                      <a:avLst/>
                    </a:prstGeom>
                  </pic:spPr>
                </pic:pic>
              </a:graphicData>
            </a:graphic>
          </wp:inline>
        </w:drawing>
      </w:r>
    </w:p>
    <w:p w14:paraId="651503FA" w14:textId="6AB627B7" w:rsidR="006C4E17" w:rsidRPr="00C307BC" w:rsidRDefault="006C4E17" w:rsidP="003E226A">
      <w:pPr>
        <w:pStyle w:val="luanvanImg"/>
        <w:rPr>
          <w:lang w:val="en-US"/>
        </w:rPr>
      </w:pPr>
      <w:bookmarkStart w:id="687" w:name="_Ref513406442"/>
      <w:bookmarkStart w:id="688" w:name="_Ref513152706"/>
      <w:bookmarkStart w:id="689" w:name="_Toc514445882"/>
      <w:r w:rsidRPr="00C307BC">
        <w:t xml:space="preserve">Hình </w:t>
      </w:r>
      <w:r w:rsidR="0037692A">
        <w:fldChar w:fldCharType="begin"/>
      </w:r>
      <w:r w:rsidR="0037692A">
        <w:instrText xml:space="preserve"> STYLEREF 1 \s </w:instrText>
      </w:r>
      <w:r w:rsidR="0037692A">
        <w:fldChar w:fldCharType="separate"/>
      </w:r>
      <w:r w:rsidR="003E226A">
        <w:rPr>
          <w:noProof/>
        </w:rPr>
        <w:t>3</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7</w:t>
      </w:r>
      <w:r w:rsidR="0037692A">
        <w:fldChar w:fldCharType="end"/>
      </w:r>
      <w:bookmarkEnd w:id="687"/>
      <w:bookmarkEnd w:id="688"/>
      <w:r w:rsidRPr="00C307BC">
        <w:t>: Cấu hình khởi tạo của ứng dụng</w:t>
      </w:r>
      <w:bookmarkEnd w:id="689"/>
    </w:p>
    <w:p w14:paraId="17E763D9" w14:textId="6DAE3273" w:rsidR="006C4E17" w:rsidRPr="00C307BC" w:rsidRDefault="006C4E17" w:rsidP="00966627">
      <w:pPr>
        <w:spacing w:after="120" w:line="288" w:lineRule="auto"/>
        <w:ind w:firstLine="567"/>
        <w:jc w:val="both"/>
        <w:rPr>
          <w:sz w:val="26"/>
          <w:szCs w:val="26"/>
          <w:lang w:val="vi-VN"/>
        </w:rPr>
      </w:pPr>
      <w:r w:rsidRPr="00C307BC">
        <w:rPr>
          <w:b/>
          <w:sz w:val="26"/>
          <w:szCs w:val="26"/>
        </w:rPr>
        <w:t>Bước 5</w:t>
      </w:r>
      <w:r w:rsidRPr="00C307BC">
        <w:rPr>
          <w:sz w:val="26"/>
          <w:szCs w:val="26"/>
        </w:rPr>
        <w:t>: Từ các luồng xác định và danh sách các ca kiểm thử, công cụ thực hiện sinh ra các mã nguồn kiểm thử tương</w:t>
      </w:r>
      <w:r w:rsidRPr="00DE0BF5">
        <w:rPr>
          <w:rStyle w:val="luanvanparaChar"/>
          <w:rFonts w:eastAsia="Arial"/>
          <w:rPrChange w:id="690" w:author="Nguyen Toan" w:date="2018-05-19T18:07:00Z">
            <w:rPr>
              <w:sz w:val="26"/>
              <w:szCs w:val="26"/>
            </w:rPr>
          </w:rPrChange>
        </w:rPr>
        <w:t xml:space="preserve"> </w:t>
      </w:r>
      <w:r w:rsidRPr="00C307BC">
        <w:rPr>
          <w:sz w:val="26"/>
          <w:szCs w:val="26"/>
        </w:rPr>
        <w:t xml:space="preserve">ứng. Mỗi một luồng sẽ có một tập tin mã nguồn kiểm thử, số lượng phương thức và cách thức chạy ca kiểm thử phụ thuộc vào số lượng các ca kiểm thử, tuỳ vào từng luồng cụ thể. </w:t>
      </w:r>
      <w:r w:rsidR="00FC17A8" w:rsidRPr="00C307BC">
        <w:rPr>
          <w:sz w:val="26"/>
          <w:szCs w:val="26"/>
        </w:rPr>
        <w:fldChar w:fldCharType="begin"/>
      </w:r>
      <w:r w:rsidR="00FC17A8" w:rsidRPr="00C307BC">
        <w:rPr>
          <w:sz w:val="26"/>
          <w:szCs w:val="26"/>
        </w:rPr>
        <w:instrText xml:space="preserve"> REF _Ref513152722 \h </w:instrText>
      </w:r>
      <w:r w:rsidR="00C307BC" w:rsidRPr="00C307BC">
        <w:rPr>
          <w:sz w:val="26"/>
          <w:szCs w:val="26"/>
        </w:rPr>
        <w:instrText xml:space="preserve"> \* MERGEFORMAT </w:instrText>
      </w:r>
      <w:r w:rsidR="00FC17A8" w:rsidRPr="00C307BC">
        <w:rPr>
          <w:sz w:val="26"/>
          <w:szCs w:val="26"/>
        </w:rPr>
      </w:r>
      <w:r w:rsidR="00FC17A8" w:rsidRPr="00C307BC">
        <w:rPr>
          <w:sz w:val="26"/>
          <w:szCs w:val="26"/>
        </w:rPr>
        <w:fldChar w:fldCharType="separate"/>
      </w:r>
      <w:ins w:id="691" w:author="Nguyen Toan" w:date="2018-05-19T18:34:00Z">
        <w:r w:rsidR="003E226A" w:rsidRPr="003E226A">
          <w:rPr>
            <w:color w:val="000000" w:themeColor="text1"/>
            <w:sz w:val="26"/>
            <w:szCs w:val="26"/>
            <w:rPrChange w:id="692" w:author="Nguyen Toan" w:date="2018-05-19T18:34:00Z">
              <w:rPr/>
            </w:rPrChange>
          </w:rPr>
          <w:t xml:space="preserve">Hình </w:t>
        </w:r>
        <w:r w:rsidR="003E226A" w:rsidRPr="003E226A">
          <w:rPr>
            <w:noProof/>
            <w:color w:val="000000" w:themeColor="text1"/>
            <w:sz w:val="26"/>
            <w:szCs w:val="26"/>
            <w:rPrChange w:id="693" w:author="Nguyen Toan" w:date="2018-05-19T18:34:00Z">
              <w:rPr>
                <w:noProof/>
              </w:rPr>
            </w:rPrChange>
          </w:rPr>
          <w:t>3.8</w:t>
        </w:r>
      </w:ins>
      <w:del w:id="694" w:author="Nguyen Toan" w:date="2018-05-19T18:34:00Z">
        <w:r w:rsidR="00896230" w:rsidRPr="00C307BC" w:rsidDel="003E226A">
          <w:rPr>
            <w:color w:val="000000" w:themeColor="text1"/>
            <w:sz w:val="26"/>
            <w:szCs w:val="26"/>
          </w:rPr>
          <w:delText xml:space="preserve">Hình </w:delText>
        </w:r>
        <w:r w:rsidR="00896230" w:rsidDel="003E226A">
          <w:rPr>
            <w:noProof/>
            <w:color w:val="000000" w:themeColor="text1"/>
            <w:sz w:val="26"/>
            <w:szCs w:val="26"/>
          </w:rPr>
          <w:delText>3</w:delText>
        </w:r>
        <w:r w:rsidR="00896230" w:rsidRPr="00C307BC" w:rsidDel="003E226A">
          <w:rPr>
            <w:noProof/>
            <w:color w:val="000000" w:themeColor="text1"/>
            <w:sz w:val="26"/>
            <w:szCs w:val="26"/>
          </w:rPr>
          <w:delText>.</w:delText>
        </w:r>
        <w:r w:rsidR="00896230" w:rsidDel="003E226A">
          <w:rPr>
            <w:noProof/>
            <w:color w:val="000000" w:themeColor="text1"/>
            <w:sz w:val="26"/>
            <w:szCs w:val="26"/>
          </w:rPr>
          <w:delText>9</w:delText>
        </w:r>
      </w:del>
      <w:r w:rsidR="00FC17A8" w:rsidRPr="00C307BC">
        <w:rPr>
          <w:sz w:val="26"/>
          <w:szCs w:val="26"/>
        </w:rPr>
        <w:fldChar w:fldCharType="end"/>
      </w:r>
      <w:r w:rsidR="00FC17A8" w:rsidRPr="00C307BC">
        <w:rPr>
          <w:sz w:val="26"/>
          <w:szCs w:val="26"/>
        </w:rPr>
        <w:t xml:space="preserve"> </w:t>
      </w:r>
      <w:r w:rsidRPr="00C307BC">
        <w:rPr>
          <w:sz w:val="26"/>
          <w:szCs w:val="26"/>
        </w:rPr>
        <w:t>hiển thị một lớp kiểm thử được sinh tự động từ công cụ AsenAPIDriver.</w:t>
      </w:r>
    </w:p>
    <w:p w14:paraId="22EE46FD" w14:textId="77777777" w:rsidR="006C4E17" w:rsidRPr="00C307BC" w:rsidRDefault="006C4E17" w:rsidP="00DE0BF5">
      <w:pPr>
        <w:pStyle w:val="luanvananh"/>
        <w:pPrChange w:id="695" w:author="Nguyen Toan" w:date="2018-05-19T18:07:00Z">
          <w:pPr>
            <w:keepNext/>
            <w:spacing w:line="288" w:lineRule="auto"/>
            <w:ind w:firstLine="720"/>
            <w:jc w:val="center"/>
          </w:pPr>
        </w:pPrChange>
      </w:pPr>
      <w:r w:rsidRPr="00C307BC">
        <w:drawing>
          <wp:inline distT="0" distB="0" distL="0" distR="0" wp14:anchorId="7564B6AB" wp14:editId="1DE4CA73">
            <wp:extent cx="4949211" cy="1688152"/>
            <wp:effectExtent l="0" t="0" r="381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04-30 at 1.20.45 AM.png"/>
                    <pic:cNvPicPr/>
                  </pic:nvPicPr>
                  <pic:blipFill>
                    <a:blip r:embed="rId46">
                      <a:extLst>
                        <a:ext uri="{28A0092B-C50C-407E-A947-70E740481C1C}">
                          <a14:useLocalDpi xmlns:a14="http://schemas.microsoft.com/office/drawing/2010/main" val="0"/>
                        </a:ext>
                      </a:extLst>
                    </a:blip>
                    <a:stretch>
                      <a:fillRect/>
                    </a:stretch>
                  </pic:blipFill>
                  <pic:spPr>
                    <a:xfrm>
                      <a:off x="0" y="0"/>
                      <a:ext cx="4974021" cy="1696615"/>
                    </a:xfrm>
                    <a:prstGeom prst="rect">
                      <a:avLst/>
                    </a:prstGeom>
                  </pic:spPr>
                </pic:pic>
              </a:graphicData>
            </a:graphic>
          </wp:inline>
        </w:drawing>
      </w:r>
    </w:p>
    <w:p w14:paraId="2A261281" w14:textId="2241C696" w:rsidR="006C4E17" w:rsidRPr="00C307BC" w:rsidRDefault="006C4E17" w:rsidP="003E226A">
      <w:pPr>
        <w:pStyle w:val="luanvanImg"/>
        <w:rPr>
          <w:lang w:val="vi-VN"/>
        </w:rPr>
      </w:pPr>
      <w:bookmarkStart w:id="696" w:name="_Ref513152722"/>
      <w:bookmarkStart w:id="697" w:name="_Toc514445883"/>
      <w:r w:rsidRPr="00C307BC">
        <w:t xml:space="preserve">Hình </w:t>
      </w:r>
      <w:r w:rsidR="0037692A">
        <w:fldChar w:fldCharType="begin"/>
      </w:r>
      <w:r w:rsidR="0037692A">
        <w:instrText xml:space="preserve"> STYLEREF 1 \s </w:instrText>
      </w:r>
      <w:r w:rsidR="0037692A">
        <w:fldChar w:fldCharType="separate"/>
      </w:r>
      <w:r w:rsidR="003E226A">
        <w:rPr>
          <w:noProof/>
        </w:rPr>
        <w:t>3</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8</w:t>
      </w:r>
      <w:r w:rsidR="0037692A">
        <w:fldChar w:fldCharType="end"/>
      </w:r>
      <w:bookmarkEnd w:id="696"/>
      <w:r w:rsidRPr="00C307BC">
        <w:t>: M</w:t>
      </w:r>
      <w:r w:rsidRPr="00C307BC">
        <w:rPr>
          <w:lang w:val="vi-VN"/>
        </w:rPr>
        <w:t>ã nguồn kiểm thử bằng phương pháp sinh tự động</w:t>
      </w:r>
      <w:bookmarkEnd w:id="697"/>
    </w:p>
    <w:p w14:paraId="11A0BA5B" w14:textId="62E343D8" w:rsidR="006C4E17" w:rsidRPr="00935EF0" w:rsidRDefault="006C4E17" w:rsidP="00DE0BF5">
      <w:pPr>
        <w:pStyle w:val="luanvanpara"/>
        <w:rPr>
          <w:rPrChange w:id="698" w:author="TOANNM" w:date="2018-05-19T16:58:00Z">
            <w:rPr>
              <w:color w:val="000000" w:themeColor="text1"/>
              <w:sz w:val="26"/>
              <w:szCs w:val="26"/>
              <w:lang w:val="vi-VN"/>
            </w:rPr>
          </w:rPrChange>
        </w:rPr>
        <w:pPrChange w:id="699" w:author="Nguyen Toan" w:date="2018-05-19T18:07:00Z">
          <w:pPr>
            <w:spacing w:before="120" w:after="120" w:line="288" w:lineRule="auto"/>
            <w:ind w:firstLine="567"/>
            <w:jc w:val="both"/>
          </w:pPr>
        </w:pPrChange>
      </w:pPr>
      <w:r w:rsidRPr="00935EF0">
        <w:rPr>
          <w:rPrChange w:id="700" w:author="TOANNM" w:date="2018-05-19T16:58:00Z">
            <w:rPr>
              <w:color w:val="000000" w:themeColor="text1"/>
              <w:sz w:val="26"/>
              <w:szCs w:val="26"/>
              <w:lang w:val="vi-VN"/>
            </w:rPr>
          </w:rPrChange>
        </w:rPr>
        <w:t>Mã ngun kiểm thử bằng  sinh bởi AsenAPIDriver là mã nguồn sử dụng MUnit để gọi các luồng và truyền vào các tham số cho trước. Kết quả trả ra được so sánh với kết quả đầu ra mong đợi lấy từ</w:t>
      </w:r>
      <w:r w:rsidR="00B1133A" w:rsidRPr="00935EF0">
        <w:rPr>
          <w:rPrChange w:id="701" w:author="TOANNM" w:date="2018-05-19T16:58:00Z">
            <w:rPr>
              <w:color w:val="000000" w:themeColor="text1"/>
              <w:sz w:val="26"/>
              <w:szCs w:val="26"/>
              <w:lang w:val="vi-VN"/>
            </w:rPr>
          </w:rPrChange>
        </w:rPr>
        <w:t xml:space="preserve"> thư mn </w:t>
      </w:r>
      <w:r w:rsidRPr="00935EF0">
        <w:rPr>
          <w:rPrChange w:id="702" w:author="TOANNM" w:date="2018-05-19T16:58:00Z">
            <w:rPr>
              <w:color w:val="000000" w:themeColor="text1"/>
              <w:sz w:val="26"/>
              <w:szCs w:val="26"/>
              <w:lang w:val="vi-VN"/>
            </w:rPr>
          </w:rPrChange>
        </w:rPr>
        <w:t xml:space="preserve"> test/resources.</w:t>
      </w:r>
    </w:p>
    <w:p w14:paraId="264F55D1" w14:textId="16320C76" w:rsidR="00940218" w:rsidRPr="00C307BC" w:rsidRDefault="006C4E17" w:rsidP="00DE0BF5">
      <w:pPr>
        <w:pStyle w:val="luanvanpara"/>
        <w:rPr>
          <w:color w:val="000000" w:themeColor="text1"/>
          <w:lang w:val="vi-VN"/>
        </w:rPr>
        <w:pPrChange w:id="703" w:author="Nguyen Toan" w:date="2018-05-19T18:07:00Z">
          <w:pPr>
            <w:spacing w:before="120" w:after="240"/>
            <w:ind w:firstLine="720"/>
            <w:jc w:val="both"/>
          </w:pPr>
        </w:pPrChange>
      </w:pPr>
      <w:r w:rsidRPr="00935EF0">
        <w:rPr>
          <w:rPrChange w:id="704" w:author="TOANNM" w:date="2018-05-19T16:58:00Z">
            <w:rPr>
              <w:color w:val="000000" w:themeColor="text1"/>
              <w:sz w:val="26"/>
              <w:szCs w:val="26"/>
              <w:lang w:val="vi-VN"/>
            </w:rPr>
          </w:rPrChange>
        </w:rPr>
        <w:lastRenderedPageBreak/>
        <w:t>Các đoresources. bằng  sinh bởi AsenAPIDriver là mã nguồn sử dụngủa JUnit, quá trình chạy các đoạn mã nguồn kiểm thử cho ra kết quả ngay tại màn hình IDE và được xuất thành báo cáo.</w:t>
      </w:r>
      <w:r w:rsidR="00940218" w:rsidRPr="00C307BC">
        <w:rPr>
          <w:color w:val="000000" w:themeColor="text1"/>
          <w:lang w:val="vi-VN"/>
        </w:rPr>
        <w:br w:type="page"/>
      </w:r>
    </w:p>
    <w:p w14:paraId="1914BC66" w14:textId="77777777" w:rsidR="006C4E17" w:rsidRPr="00C307BC" w:rsidRDefault="006C4E17" w:rsidP="00966627">
      <w:pPr>
        <w:ind w:firstLine="720"/>
        <w:jc w:val="both"/>
        <w:rPr>
          <w:rFonts w:eastAsia="Times New Roman"/>
          <w:sz w:val="26"/>
          <w:szCs w:val="26"/>
        </w:rPr>
      </w:pPr>
    </w:p>
    <w:p w14:paraId="4AAAD2A9" w14:textId="2EC600E8" w:rsidR="00FA72CD" w:rsidRPr="00C307BC" w:rsidRDefault="00940218" w:rsidP="00071A6D">
      <w:pPr>
        <w:pStyle w:val="Heading1"/>
        <w:numPr>
          <w:ilvl w:val="0"/>
          <w:numId w:val="12"/>
        </w:numPr>
        <w:spacing w:before="360" w:after="360"/>
        <w:ind w:left="357" w:hanging="357"/>
        <w:jc w:val="center"/>
        <w:rPr>
          <w:rFonts w:ascii="Times New Roman" w:eastAsia="Times New Roman" w:hAnsi="Times New Roman" w:cs="Times New Roman"/>
          <w:b/>
          <w:sz w:val="26"/>
          <w:szCs w:val="26"/>
        </w:rPr>
      </w:pPr>
      <w:bookmarkStart w:id="705" w:name="_Toc514450072"/>
      <w:r w:rsidRPr="00C307BC">
        <w:rPr>
          <w:rFonts w:ascii="Times New Roman" w:eastAsia="Times New Roman" w:hAnsi="Times New Roman" w:cs="Times New Roman"/>
          <w:b/>
          <w:sz w:val="26"/>
          <w:szCs w:val="26"/>
        </w:rPr>
        <w:t>THỰC NGHIỆM</w:t>
      </w:r>
      <w:bookmarkEnd w:id="705"/>
    </w:p>
    <w:p w14:paraId="166068DA" w14:textId="45E2315D" w:rsidR="00FA72CD" w:rsidRPr="00C307BC" w:rsidRDefault="00E65D8C" w:rsidP="0059484E">
      <w:pPr>
        <w:pStyle w:val="luanvanpara"/>
        <w:pPrChange w:id="706" w:author="Nguyen Toan" w:date="2018-05-19T18:08:00Z">
          <w:pPr>
            <w:spacing w:after="120" w:line="288" w:lineRule="auto"/>
            <w:ind w:firstLine="567"/>
            <w:jc w:val="both"/>
          </w:pPr>
        </w:pPrChange>
      </w:pPr>
      <w:r w:rsidRPr="00C307BC">
        <w:t xml:space="preserve">Trong </w:t>
      </w:r>
      <w:r w:rsidR="00541C4E" w:rsidRPr="00C307BC">
        <w:t>chương</w:t>
      </w:r>
      <w:r w:rsidRPr="00C307BC">
        <w:t xml:space="preserve"> này, luIỆMrces. bằng  sinh bởi AsenAPIDriver là mã nguồn sử dụngủa JUnit, quá trình chạy các đoạn mã nguồn kiểm rình thực hiện ở phần trước, luận văn sẽ đưa ra cách thức cài đặt, sinh mã kiểm thử và </w:t>
      </w:r>
      <w:r w:rsidR="00B34028" w:rsidRPr="00C307BC">
        <w:t>tích hlu</w:t>
      </w:r>
      <w:r w:rsidRPr="00C307BC">
        <w:t xml:space="preserve"> liên tuIỆMrces. bằng  sinh bởi AsenAPIDriver là mã nguồn sử dụngủa JUnit, quá trình chạy các đoạn mã nguồn kiểm rình thực hiện ở </w:t>
      </w:r>
      <w:r w:rsidR="00D8292A" w:rsidRPr="00C307BC">
        <w:t>s</w:t>
      </w:r>
      <w:r w:rsidRPr="00C307BC">
        <w:t>ung.</w:t>
      </w:r>
    </w:p>
    <w:p w14:paraId="51784D7B" w14:textId="402B6502" w:rsidR="00A47E08" w:rsidRPr="00071A6D" w:rsidRDefault="000C1557" w:rsidP="00071A6D">
      <w:pPr>
        <w:pStyle w:val="Heading2"/>
        <w:numPr>
          <w:ilvl w:val="1"/>
          <w:numId w:val="48"/>
        </w:numPr>
        <w:ind w:left="0" w:firstLine="0"/>
        <w:rPr>
          <w:rFonts w:ascii="Times New Roman" w:eastAsia="Times New Roman" w:hAnsi="Times New Roman" w:cs="Times New Roman"/>
          <w:b/>
          <w:sz w:val="26"/>
          <w:szCs w:val="26"/>
        </w:rPr>
      </w:pPr>
      <w:bookmarkStart w:id="707" w:name="_Toc514450073"/>
      <w:r w:rsidRPr="00071A6D">
        <w:rPr>
          <w:rFonts w:ascii="Times New Roman" w:eastAsia="Times New Roman" w:hAnsi="Times New Roman" w:cs="Times New Roman"/>
          <w:b/>
          <w:sz w:val="26"/>
          <w:szCs w:val="26"/>
        </w:rPr>
        <w:t>Ứng dụng MuleESB</w:t>
      </w:r>
      <w:r w:rsidR="00B135CD" w:rsidRPr="00C307BC">
        <w:rPr>
          <w:rFonts w:ascii="Times New Roman" w:eastAsia="Times New Roman" w:hAnsi="Times New Roman" w:cs="Times New Roman"/>
          <w:b/>
          <w:sz w:val="26"/>
          <w:szCs w:val="26"/>
        </w:rPr>
        <w:t xml:space="preserve"> mẫu</w:t>
      </w:r>
      <w:bookmarkEnd w:id="707"/>
    </w:p>
    <w:p w14:paraId="79C2BE68" w14:textId="52A81E4D" w:rsidR="001B2570" w:rsidRPr="00C307BC" w:rsidRDefault="00582529" w:rsidP="0059484E">
      <w:pPr>
        <w:pStyle w:val="luanvanpara"/>
        <w:pPrChange w:id="708" w:author="Nguyen Toan" w:date="2018-05-19T18:08:00Z">
          <w:pPr>
            <w:spacing w:after="120" w:line="288" w:lineRule="auto"/>
            <w:ind w:firstLine="567"/>
            <w:jc w:val="both"/>
          </w:pPr>
        </w:pPrChange>
      </w:pPr>
      <w:r w:rsidRPr="00C307BC">
        <w:t xml:space="preserve">Đmẫuiểm tra thực nghiệm quy trình kiểm thử ở </w:t>
      </w:r>
      <w:r w:rsidR="00475B95" w:rsidRPr="00C307BC">
        <w:t>chương</w:t>
      </w:r>
      <w:r w:rsidRPr="00C307BC">
        <w:t xml:space="preserve"> trưngm tra thực nghiệm quy trình kiểm thử ở  là mã nguồn sử dụngủa JUnit, quá trì</w:t>
      </w:r>
      <w:r w:rsidR="00101A1F" w:rsidRPr="00C307BC">
        <w:t>IB-ESB</w:t>
      </w:r>
      <w:r w:rsidRPr="00C307BC">
        <w:t>,</w:t>
      </w:r>
      <w:r w:rsidR="003F35E6" w:rsidRPr="00C307BC">
        <w:t xml:space="preserve"> là mBm tra thực nghiệm quy trình </w:t>
      </w:r>
      <w:r w:rsidR="00EC776F" w:rsidRPr="00C307BC">
        <w:t>,</w:t>
      </w:r>
      <w:r w:rsidRPr="00C307BC">
        <w:t xml:space="preserve"> có chm tra thực nghiệm quy trì</w:t>
      </w:r>
      <w:r w:rsidR="00A27757" w:rsidRPr="00C307BC">
        <w:t>dcó chm</w:t>
      </w:r>
      <w:ins w:id="709" w:author="Nguyen Toan" w:date="2018-05-19T18:08:00Z">
        <w:r w:rsidR="0059484E">
          <w:t xml:space="preserve"> </w:t>
        </w:r>
      </w:ins>
      <w:r w:rsidRPr="00C307BC">
        <w:t>(end-point) cho các iệm quy trình kiểm thử ở  l: tra cứu thông tin doanh nghiệp, tra cứu thông tin người dùng, chuyển khoản trong hệ thống, vấn tin tài khoản.</w:t>
      </w:r>
      <w:r w:rsidR="003C6A4E">
        <w:t xml:space="preserve"> </w:t>
      </w:r>
      <w:r w:rsidR="003C6A4E" w:rsidRPr="00071A6D">
        <w:fldChar w:fldCharType="begin"/>
      </w:r>
      <w:r w:rsidR="003C6A4E" w:rsidRPr="00071A6D">
        <w:instrText xml:space="preserve"> REF _Ref514070288 \h </w:instrText>
      </w:r>
      <w:r w:rsidR="003C6A4E" w:rsidRPr="00C307BC">
        <w:instrText xml:space="preserve"> \* MERGEFORMAT </w:instrText>
      </w:r>
      <w:r w:rsidR="003C6A4E" w:rsidRPr="00071A6D">
        <w:fldChar w:fldCharType="separate"/>
      </w:r>
      <w:ins w:id="710" w:author="Nguyen Toan" w:date="2018-05-19T18:34:00Z">
        <w:r w:rsidR="003E226A" w:rsidRPr="00071A6D">
          <w:t xml:space="preserve">Hình </w:t>
        </w:r>
        <w:r w:rsidR="003E226A">
          <w:rPr>
            <w:noProof/>
          </w:rPr>
          <w:t>4.1</w:t>
        </w:r>
      </w:ins>
      <w:del w:id="711" w:author="Nguyen Toan" w:date="2018-05-19T18:34:00Z">
        <w:r w:rsidR="003C6A4E" w:rsidRPr="00CF7898" w:rsidDel="003E226A">
          <w:delText xml:space="preserve">Hình </w:delText>
        </w:r>
        <w:r w:rsidR="003C6A4E" w:rsidRPr="00CF7898" w:rsidDel="003E226A">
          <w:rPr>
            <w:noProof/>
          </w:rPr>
          <w:delText>4.1</w:delText>
        </w:r>
      </w:del>
      <w:r w:rsidR="003C6A4E" w:rsidRPr="00071A6D">
        <w:fldChar w:fldCharType="end"/>
      </w:r>
      <w:r w:rsidR="003C6A4E" w:rsidRPr="00071A6D">
        <w:t xml:space="preserve"> mô tERG</w:t>
      </w:r>
      <w:r w:rsidR="003C6A4E" w:rsidRPr="00C307BC">
        <w:t>umô tERGEF</w:t>
      </w:r>
      <w:r w:rsidR="003C6A4E" w:rsidRPr="00071A6D">
        <w:t xml:space="preserve"> mô tERGEFORMAT 8</w:t>
      </w:r>
    </w:p>
    <w:p w14:paraId="720140C6" w14:textId="5FE009E7" w:rsidR="00FE7DB2" w:rsidRPr="00C307BC" w:rsidRDefault="00415577" w:rsidP="0059484E">
      <w:pPr>
        <w:pStyle w:val="luanvanpara"/>
        <w:pPrChange w:id="712" w:author="Nguyen Toan" w:date="2018-05-19T18:08:00Z">
          <w:pPr>
            <w:spacing w:after="120" w:line="288" w:lineRule="auto"/>
            <w:ind w:firstLine="567"/>
            <w:jc w:val="both"/>
          </w:pPr>
        </w:pPrChange>
      </w:pPr>
      <w:r w:rsidRPr="00C307BC">
        <w:t>Chô tERGEFORMAT 88 \h m quy trình kiểm t</w:t>
      </w:r>
      <w:r w:rsidR="002E0FCB" w:rsidRPr="00C307BC">
        <w:t xml:space="preserve"> có đERGEFORMAT 88ng tin định danh của doanh nghiệp trong ngân hàng (cifno), từ thông tin cifno, hệ thống vấn tin vào </w:t>
      </w:r>
      <w:r w:rsidR="005534B3" w:rsidRPr="00C307BC">
        <w:t>hcó đERGEFORMAT 88ng tin địn</w:t>
      </w:r>
      <w:r w:rsidR="002E0FCB" w:rsidRPr="00C307BC">
        <w:t>corebank</w:t>
      </w:r>
      <w:r w:rsidR="005534B3" w:rsidRPr="00C307BC">
        <w:t>)</w:t>
      </w:r>
      <w:r w:rsidR="002E0FCB" w:rsidRPr="00C307BC">
        <w:t>, kebankEFORMAT 88ng tin định danh của doanh nghiệp trong</w:t>
      </w:r>
      <w:r w:rsidR="00C96E04" w:rsidRPr="00C307BC">
        <w:t xml:space="preserve"> trên cơ sORMAT 88ng tin định danh </w:t>
      </w:r>
      <w:r w:rsidR="002E0FCB" w:rsidRPr="00C307BC">
        <w:t>, rên cơ sO</w:t>
      </w:r>
      <w:r w:rsidR="00101A1F" w:rsidRPr="00C307BC">
        <w:t xml:space="preserve">IB-ESB </w:t>
      </w:r>
      <w:r w:rsidR="002E0FCB" w:rsidRPr="00C307BC">
        <w:t>sB-ESB ơ  thông tin doanh nghiệp bao gồm:  Số cifno, tên doanh nghiệp, địa chỉ, mã số thuế, ngày đăng ký dịch vụ ngân hàng điện tử, trạng thái đăng ký dịch vụ.</w:t>
      </w:r>
    </w:p>
    <w:p w14:paraId="5C36E92E" w14:textId="7BCB54A3" w:rsidR="00393402" w:rsidRPr="00C307BC" w:rsidRDefault="00B93714" w:rsidP="0059484E">
      <w:pPr>
        <w:pStyle w:val="luanvanpara"/>
        <w:pPrChange w:id="713" w:author="Nguyen Toan" w:date="2018-05-19T18:08:00Z">
          <w:pPr>
            <w:spacing w:after="120" w:line="288" w:lineRule="auto"/>
            <w:ind w:firstLine="567"/>
            <w:jc w:val="both"/>
          </w:pPr>
        </w:pPrChange>
      </w:pPr>
      <w:r w:rsidRPr="00C307BC">
        <w:t>Ch-ESB ơ  t</w:t>
      </w:r>
      <w:r w:rsidR="00393402" w:rsidRPr="00C307BC">
        <w:t>ra cSB ơ  thông tin doanh nghiệp bao gồm:  Số cifno, tên doanh nghiệp, địa chỉ, mã số</w:t>
      </w:r>
      <w:r w:rsidR="00757660" w:rsidRPr="00C307BC">
        <w:t xml:space="preserve">, </w:t>
      </w:r>
      <w:r w:rsidR="00393402" w:rsidRPr="00C307BC">
        <w:t xml:space="preserve">t  cSB ng dụng </w:t>
      </w:r>
      <w:r w:rsidR="003B0838" w:rsidRPr="00C307BC">
        <w:t>tr cSB ng dụng  tin doanh nghiệp bao gồm:  Số cifno, tên doanh nghiệp, địa chỉ, mã số thuế, ngày đăng ký dịch vụ ngân hàng điện tử, trạ</w:t>
      </w:r>
      <w:r w:rsidR="00DE5D10" w:rsidRPr="00C307BC">
        <w:t>sr cSB ng dụng  tin doan</w:t>
      </w:r>
      <w:r w:rsidR="00BA0720" w:rsidRPr="00C307BC">
        <w:t xml:space="preserve">ngày đăng ký và trn doanh nghiệp bao gồm:  Số cifno, </w:t>
      </w:r>
    </w:p>
    <w:p w14:paraId="202F34D2" w14:textId="4B1B17D6" w:rsidR="0032402C" w:rsidRPr="00C307BC" w:rsidRDefault="009C3CCA" w:rsidP="0059484E">
      <w:pPr>
        <w:pStyle w:val="luanvanpara"/>
        <w:pPrChange w:id="714" w:author="Nguyen Toan" w:date="2018-05-19T18:08:00Z">
          <w:pPr>
            <w:spacing w:after="120" w:line="288" w:lineRule="auto"/>
            <w:ind w:firstLine="567"/>
            <w:jc w:val="both"/>
          </w:pPr>
        </w:pPrChange>
      </w:pPr>
      <w:r w:rsidRPr="00C307BC">
        <w:t>Chày đăng k</w:t>
      </w:r>
      <w:r w:rsidR="0032402C" w:rsidRPr="00C307BC">
        <w:t>huyy đăng ký và trn doanng cho phép khách hàng thực hiện chuyển tiền vào tài khoản mở cùng ngân hàng, đầu vào yêu cầu của dịch vụ bao gồm: tài khoản chuyển, số tiền chuyển, tài khoản nhận, tên tài khoản nhận và nội dung giao dịch. Đầu ra của dịch vụ xác nhận khách hàng chuyển khoản thành công cùng thông tin phí hoặc các thông báo lỗi tương ứng.</w:t>
      </w:r>
    </w:p>
    <w:p w14:paraId="046BE926" w14:textId="1F81CDD1" w:rsidR="00C553ED" w:rsidRPr="00C307BC" w:rsidRDefault="00A93D27" w:rsidP="0059484E">
      <w:pPr>
        <w:pStyle w:val="luanvanpara"/>
        <w:pPrChange w:id="715" w:author="Nguyen Toan" w:date="2018-05-19T18:08:00Z">
          <w:pPr>
            <w:spacing w:after="120" w:line="288" w:lineRule="auto"/>
            <w:ind w:firstLine="567"/>
            <w:jc w:val="both"/>
          </w:pPr>
        </w:pPrChange>
      </w:pPr>
      <w:r w:rsidRPr="00C307BC">
        <w:t>Vuyy đăng ký và trn doann</w:t>
      </w:r>
      <w:r w:rsidR="0058185B" w:rsidRPr="00C307BC">
        <w:t xml:space="preserve">thông tin sý và trn doanng cho phép khách hàng thực hiện chuyển tiền vào tài khoản mở cùng ngân hàng, đầu vào yêu cầu của dịch vụ </w:t>
      </w:r>
      <w:r w:rsidR="00C553ED" w:rsidRPr="00C307BC">
        <w:t>.</w:t>
      </w:r>
    </w:p>
    <w:p w14:paraId="2807DB4D" w14:textId="77777777" w:rsidR="00B51406" w:rsidRPr="00C307BC" w:rsidRDefault="00B51406" w:rsidP="0059484E">
      <w:pPr>
        <w:pStyle w:val="luanvananh"/>
        <w:pPrChange w:id="716" w:author="Nguyen Toan" w:date="2018-05-19T18:08:00Z">
          <w:pPr>
            <w:keepNext/>
            <w:spacing w:after="120" w:line="288" w:lineRule="auto"/>
            <w:ind w:firstLine="567"/>
            <w:jc w:val="center"/>
          </w:pPr>
        </w:pPrChange>
      </w:pPr>
      <w:r w:rsidRPr="00071A6D">
        <w:lastRenderedPageBreak/>
        <w:drawing>
          <wp:inline distT="0" distB="0" distL="0" distR="0" wp14:anchorId="393A49C8" wp14:editId="041BE173">
            <wp:extent cx="3227705" cy="2908300"/>
            <wp:effectExtent l="0" t="0" r="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 hinh IB.PNG"/>
                    <pic:cNvPicPr/>
                  </pic:nvPicPr>
                  <pic:blipFill rotWithShape="1">
                    <a:blip r:embed="rId47" cstate="print">
                      <a:extLst>
                        <a:ext uri="{28A0092B-C50C-407E-A947-70E740481C1C}">
                          <a14:useLocalDpi xmlns:a14="http://schemas.microsoft.com/office/drawing/2010/main" val="0"/>
                        </a:ext>
                      </a:extLst>
                    </a:blip>
                    <a:srcRect b="13808"/>
                    <a:stretch/>
                  </pic:blipFill>
                  <pic:spPr bwMode="auto">
                    <a:xfrm>
                      <a:off x="0" y="0"/>
                      <a:ext cx="3228282" cy="2908820"/>
                    </a:xfrm>
                    <a:prstGeom prst="rect">
                      <a:avLst/>
                    </a:prstGeom>
                    <a:ln>
                      <a:noFill/>
                    </a:ln>
                    <a:extLst>
                      <a:ext uri="{53640926-AAD7-44D8-BBD7-CCE9431645EC}">
                        <a14:shadowObscured xmlns:a14="http://schemas.microsoft.com/office/drawing/2010/main"/>
                      </a:ext>
                    </a:extLst>
                  </pic:spPr>
                </pic:pic>
              </a:graphicData>
            </a:graphic>
          </wp:inline>
        </w:drawing>
      </w:r>
    </w:p>
    <w:p w14:paraId="7F60D186" w14:textId="05726C19" w:rsidR="005320E1" w:rsidRPr="00C307BC" w:rsidRDefault="00B51406" w:rsidP="003E226A">
      <w:pPr>
        <w:pStyle w:val="luanvanImg"/>
      </w:pPr>
      <w:bookmarkStart w:id="717" w:name="_Ref514070288"/>
      <w:bookmarkStart w:id="718" w:name="_Ref514070283"/>
      <w:bookmarkStart w:id="719" w:name="_Toc514445884"/>
      <w:r w:rsidRPr="00071A6D">
        <w:t xml:space="preserve">Hình </w:t>
      </w:r>
      <w:r w:rsidR="0037692A">
        <w:fldChar w:fldCharType="begin"/>
      </w:r>
      <w:r w:rsidR="0037692A">
        <w:instrText xml:space="preserve"> STYLEREF 1 \s </w:instrText>
      </w:r>
      <w:r w:rsidR="0037692A">
        <w:fldChar w:fldCharType="separate"/>
      </w:r>
      <w:r w:rsidR="003E226A">
        <w:rPr>
          <w:noProof/>
        </w:rPr>
        <w:t>4</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1</w:t>
      </w:r>
      <w:r w:rsidR="0037692A">
        <w:fldChar w:fldCharType="end"/>
      </w:r>
      <w:bookmarkEnd w:id="717"/>
      <w:r w:rsidRPr="00071A6D">
        <w:t>: Sơ đồ tuần tự ứng dụng IB-ESB</w:t>
      </w:r>
      <w:bookmarkEnd w:id="718"/>
      <w:bookmarkEnd w:id="719"/>
    </w:p>
    <w:p w14:paraId="5921F7A9" w14:textId="0726FD84" w:rsidR="00296BE7" w:rsidRPr="00071A6D" w:rsidRDefault="00296BE7" w:rsidP="00CF7898">
      <w:pPr>
        <w:rPr>
          <w:rFonts w:eastAsia="Times New Roman"/>
          <w:b/>
          <w:sz w:val="26"/>
          <w:szCs w:val="26"/>
        </w:rPr>
      </w:pPr>
      <w:r w:rsidRPr="00071A6D">
        <w:rPr>
          <w:rFonts w:eastAsia="Times New Roman"/>
          <w:b/>
          <w:sz w:val="26"/>
          <w:szCs w:val="26"/>
        </w:rPr>
        <w:t>Cách thức tổ chức mã nguồn của ứng dụng mẫu</w:t>
      </w:r>
    </w:p>
    <w:p w14:paraId="6F2F3DD3" w14:textId="03569FE3" w:rsidR="008D4ACA" w:rsidRPr="00C307BC" w:rsidRDefault="00825F62" w:rsidP="0059484E">
      <w:pPr>
        <w:pStyle w:val="luanvanpara"/>
        <w:pPrChange w:id="720" w:author="Nguyen Toan" w:date="2018-05-19T18:08:00Z">
          <w:pPr>
            <w:spacing w:before="120" w:after="120"/>
            <w:ind w:firstLine="567"/>
          </w:pPr>
        </w:pPrChange>
      </w:pPr>
      <w:r w:rsidRPr="00C307BC">
        <w:t>Mã nguhức tổ chức mã nguồn của ứng dụng mẫu</w:t>
      </w:r>
      <w:r w:rsidRPr="00C307BC">
        <w:t>ác</w:t>
      </w:r>
      <w:r w:rsidR="00552ACF" w:rsidRPr="00C307BC">
        <w:t xml:space="preserve"> gói (</w:t>
      </w:r>
      <w:r w:rsidRPr="00C307BC">
        <w:t>package</w:t>
      </w:r>
      <w:r w:rsidR="00552ACF" w:rsidRPr="00C307BC">
        <w:t>)</w:t>
      </w:r>
      <w:r w:rsidRPr="00C307BC">
        <w:t>, các thư mổ chức mã nguồn của ứng dụng mẫu</w:t>
      </w:r>
      <w:r w:rsidRPr="00C307BC">
        <w:t>ã ngu thư mổ chức mã nguồn của</w:t>
      </w:r>
      <w:r w:rsidRPr="003E226A">
        <w:t xml:space="preserve"> </w:t>
      </w:r>
      <w:del w:id="721" w:author="Nguyen Toan" w:date="2018-05-19T18:08:00Z">
        <w:r w:rsidR="002E6B89" w:rsidRPr="0059484E" w:rsidDel="0059484E">
          <w:rPr>
            <w:rPrChange w:id="722" w:author="Nguyen Toan" w:date="2018-05-19T18:08:00Z">
              <w:rPr/>
            </w:rPrChange>
          </w:rPr>
          <w:fldChar w:fldCharType="begin"/>
        </w:r>
        <w:r w:rsidR="002E6B89" w:rsidRPr="0059484E" w:rsidDel="0059484E">
          <w:rPr>
            <w:rPrChange w:id="723" w:author="Nguyen Toan" w:date="2018-05-19T18:08:00Z">
              <w:rPr/>
            </w:rPrChange>
          </w:rPr>
          <w:delInstrText xml:space="preserve"> REF _Ref514181328 \h </w:delInstrText>
        </w:r>
        <w:r w:rsidR="00C307BC" w:rsidRPr="0059484E" w:rsidDel="0059484E">
          <w:rPr>
            <w:rPrChange w:id="724" w:author="Nguyen Toan" w:date="2018-05-19T18:08:00Z">
              <w:rPr/>
            </w:rPrChange>
          </w:rPr>
          <w:delInstrText xml:space="preserve"> \* MERGEFORMAT </w:delInstrText>
        </w:r>
        <w:r w:rsidR="002E6B89" w:rsidRPr="0059484E" w:rsidDel="0059484E">
          <w:rPr>
            <w:rPrChange w:id="725" w:author="Nguyen Toan" w:date="2018-05-19T18:08:00Z">
              <w:rPr/>
            </w:rPrChange>
          </w:rPr>
        </w:r>
        <w:r w:rsidR="002E6B89" w:rsidRPr="0059484E" w:rsidDel="0059484E">
          <w:rPr>
            <w:rPrChange w:id="726" w:author="Nguyen Toan" w:date="2018-05-19T18:08:00Z">
              <w:rPr/>
            </w:rPrChange>
          </w:rPr>
          <w:fldChar w:fldCharType="separate"/>
        </w:r>
        <w:r w:rsidR="00896230" w:rsidRPr="0059484E" w:rsidDel="0059484E">
          <w:rPr>
            <w:rPrChange w:id="727" w:author="Nguyen Toan" w:date="2018-05-19T18:08:00Z">
              <w:rPr>
                <w:i/>
              </w:rPr>
            </w:rPrChange>
          </w:rPr>
          <w:delText xml:space="preserve">Hình </w:delText>
        </w:r>
        <w:r w:rsidR="00896230" w:rsidRPr="0059484E" w:rsidDel="0059484E">
          <w:rPr>
            <w:noProof/>
            <w:rPrChange w:id="728" w:author="Nguyen Toan" w:date="2018-05-19T18:08:00Z">
              <w:rPr>
                <w:i/>
                <w:noProof/>
              </w:rPr>
            </w:rPrChange>
          </w:rPr>
          <w:delText>4.2</w:delText>
        </w:r>
        <w:r w:rsidR="002E6B89" w:rsidRPr="0059484E" w:rsidDel="0059484E">
          <w:rPr>
            <w:rPrChange w:id="729" w:author="Nguyen Toan" w:date="2018-05-19T18:08:00Z">
              <w:rPr/>
            </w:rPrChange>
          </w:rPr>
          <w:fldChar w:fldCharType="end"/>
        </w:r>
      </w:del>
      <w:ins w:id="730" w:author="Nguyen Toan" w:date="2018-05-19T18:08:00Z">
        <w:r w:rsidR="0059484E" w:rsidRPr="0059484E">
          <w:rPr>
            <w:rPrChange w:id="731" w:author="Nguyen Toan" w:date="2018-05-19T18:08:00Z">
              <w:rPr/>
            </w:rPrChange>
          </w:rPr>
          <w:fldChar w:fldCharType="begin"/>
        </w:r>
        <w:r w:rsidR="0059484E" w:rsidRPr="0059484E">
          <w:rPr>
            <w:rPrChange w:id="732" w:author="Nguyen Toan" w:date="2018-05-19T18:08:00Z">
              <w:rPr/>
            </w:rPrChange>
          </w:rPr>
          <w:instrText xml:space="preserve"> REF _Ref514181328 \h  \* MERGEFORMAT </w:instrText>
        </w:r>
        <w:r w:rsidR="0059484E" w:rsidRPr="0059484E">
          <w:rPr>
            <w:rPrChange w:id="733" w:author="Nguyen Toan" w:date="2018-05-19T18:08:00Z">
              <w:rPr/>
            </w:rPrChange>
          </w:rPr>
        </w:r>
        <w:r w:rsidR="0059484E" w:rsidRPr="0059484E">
          <w:rPr>
            <w:rPrChange w:id="734" w:author="Nguyen Toan" w:date="2018-05-19T18:08:00Z">
              <w:rPr/>
            </w:rPrChange>
          </w:rPr>
          <w:fldChar w:fldCharType="separate"/>
        </w:r>
      </w:ins>
      <w:ins w:id="735" w:author="Nguyen Toan" w:date="2018-05-19T18:34:00Z">
        <w:r w:rsidR="003E226A" w:rsidRPr="00C307BC">
          <w:t xml:space="preserve">Hình </w:t>
        </w:r>
        <w:r w:rsidR="003E226A">
          <w:rPr>
            <w:noProof/>
          </w:rPr>
          <w:t>4.2</w:t>
        </w:r>
      </w:ins>
      <w:ins w:id="736" w:author="Nguyen Toan" w:date="2018-05-19T18:08:00Z">
        <w:r w:rsidR="0059484E" w:rsidRPr="0059484E">
          <w:rPr>
            <w:rPrChange w:id="737" w:author="Nguyen Toan" w:date="2018-05-19T18:08:00Z">
              <w:rPr/>
            </w:rPrChange>
          </w:rPr>
          <w:fldChar w:fldCharType="end"/>
        </w:r>
      </w:ins>
    </w:p>
    <w:p w14:paraId="379A1761" w14:textId="77777777" w:rsidR="007B1CDB" w:rsidRPr="00C307BC" w:rsidRDefault="00C41B39" w:rsidP="00A8048A">
      <w:pPr>
        <w:pStyle w:val="luanvananh"/>
        <w:pPrChange w:id="738" w:author="Nguyen Toan" w:date="2018-05-19T18:08:00Z">
          <w:pPr>
            <w:keepNext/>
            <w:jc w:val="center"/>
          </w:pPr>
        </w:pPrChange>
      </w:pPr>
      <w:r w:rsidRPr="00071A6D">
        <w:drawing>
          <wp:inline distT="0" distB="0" distL="0" distR="0" wp14:anchorId="47EE6AA2" wp14:editId="3514A592">
            <wp:extent cx="2483126" cy="2284474"/>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ject.PNG"/>
                    <pic:cNvPicPr/>
                  </pic:nvPicPr>
                  <pic:blipFill>
                    <a:blip r:embed="rId48">
                      <a:extLst>
                        <a:ext uri="{28A0092B-C50C-407E-A947-70E740481C1C}">
                          <a14:useLocalDpi xmlns:a14="http://schemas.microsoft.com/office/drawing/2010/main" val="0"/>
                        </a:ext>
                      </a:extLst>
                    </a:blip>
                    <a:stretch>
                      <a:fillRect/>
                    </a:stretch>
                  </pic:blipFill>
                  <pic:spPr>
                    <a:xfrm>
                      <a:off x="0" y="0"/>
                      <a:ext cx="2488696" cy="2289599"/>
                    </a:xfrm>
                    <a:prstGeom prst="rect">
                      <a:avLst/>
                    </a:prstGeom>
                  </pic:spPr>
                </pic:pic>
              </a:graphicData>
            </a:graphic>
          </wp:inline>
        </w:drawing>
      </w:r>
    </w:p>
    <w:p w14:paraId="671CE598" w14:textId="231A6323" w:rsidR="00825F62" w:rsidRPr="00C307BC" w:rsidRDefault="007B1CDB" w:rsidP="003E226A">
      <w:pPr>
        <w:pStyle w:val="luanvanImg"/>
      </w:pPr>
      <w:bookmarkStart w:id="739" w:name="_Ref514181328"/>
      <w:bookmarkStart w:id="740" w:name="_Ref514181322"/>
      <w:bookmarkStart w:id="741" w:name="_Toc514445885"/>
      <w:r w:rsidRPr="00C307BC">
        <w:t xml:space="preserve">Hình </w:t>
      </w:r>
      <w:r w:rsidR="0037692A">
        <w:fldChar w:fldCharType="begin"/>
      </w:r>
      <w:r w:rsidR="0037692A">
        <w:instrText xml:space="preserve"> STYLEREF 1 \s </w:instrText>
      </w:r>
      <w:r w:rsidR="0037692A">
        <w:fldChar w:fldCharType="separate"/>
      </w:r>
      <w:r w:rsidR="003E226A">
        <w:rPr>
          <w:noProof/>
        </w:rPr>
        <w:t>4</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2</w:t>
      </w:r>
      <w:r w:rsidR="0037692A">
        <w:fldChar w:fldCharType="end"/>
      </w:r>
      <w:bookmarkEnd w:id="739"/>
      <w:r w:rsidRPr="00C307BC">
        <w:t>: Cách phân chia thư mục trên ứng dụng MuleESB</w:t>
      </w:r>
      <w:bookmarkEnd w:id="740"/>
      <w:bookmarkEnd w:id="741"/>
    </w:p>
    <w:p w14:paraId="6575F226" w14:textId="434DCF22" w:rsidR="00CD4777" w:rsidRPr="00C307BC" w:rsidRDefault="009D5FB8" w:rsidP="00366213">
      <w:pPr>
        <w:pStyle w:val="luanvanpara"/>
        <w:pPrChange w:id="742" w:author="Nguyen Toan" w:date="2018-05-19T18:08:00Z">
          <w:pPr>
            <w:spacing w:before="120" w:after="120"/>
            <w:ind w:firstLine="567"/>
            <w:jc w:val="both"/>
          </w:pPr>
        </w:pPrChange>
      </w:pPr>
      <w:r w:rsidRPr="00C307BC">
        <w:t>Theo đó, mã ngua thư mục trên ứng dụng MuleESB thực hiện chuyển tiền vào tài khoản mở cù</w:t>
      </w:r>
      <w:r w:rsidR="00B31F2D">
        <w:fldChar w:fldCharType="begin"/>
      </w:r>
      <w:r w:rsidR="00B31F2D">
        <w:instrText xml:space="preserve"> HYPERLINK "https://github.com/Loandt1/TestMuleESB.git" </w:instrText>
      </w:r>
      <w:r w:rsidR="00B31F2D">
        <w:fldChar w:fldCharType="separate"/>
      </w:r>
      <w:r w:rsidRPr="00C307BC">
        <w:rPr>
          <w:rStyle w:val="Hyperlink"/>
        </w:rPr>
        <w:t>https://github.com/Loandt1/TestMuleESB.git</w:t>
      </w:r>
      <w:r w:rsidR="00B31F2D">
        <w:rPr>
          <w:rStyle w:val="Hyperlink"/>
        </w:rPr>
        <w:fldChar w:fldCharType="end"/>
      </w:r>
      <w:r w:rsidRPr="00C307BC">
        <w:t>. Các thư viub.com/Loandt1/TestMuleESB.gittMuleESB.git"  chuy</w:t>
      </w:r>
      <w:r w:rsidR="00C91103" w:rsidRPr="00C307BC">
        <w:t>.</w:t>
      </w:r>
    </w:p>
    <w:p w14:paraId="3C139A14" w14:textId="360FDA46" w:rsidR="00864FF3" w:rsidRPr="00071A6D" w:rsidRDefault="00C826F7" w:rsidP="00071A6D">
      <w:pPr>
        <w:pStyle w:val="Heading2"/>
        <w:numPr>
          <w:ilvl w:val="1"/>
          <w:numId w:val="48"/>
        </w:numPr>
        <w:ind w:left="0" w:firstLine="0"/>
        <w:rPr>
          <w:rFonts w:ascii="Times New Roman" w:eastAsia="Times New Roman" w:hAnsi="Times New Roman" w:cs="Times New Roman"/>
          <w:b/>
          <w:sz w:val="26"/>
          <w:szCs w:val="26"/>
        </w:rPr>
      </w:pPr>
      <w:bookmarkStart w:id="743" w:name="_Toc514450074"/>
      <w:r>
        <w:rPr>
          <w:rFonts w:ascii="Times New Roman" w:eastAsia="Times New Roman" w:hAnsi="Times New Roman" w:cs="Times New Roman"/>
          <w:b/>
          <w:sz w:val="26"/>
          <w:szCs w:val="26"/>
        </w:rPr>
        <w:t>Tích hợp quy trình</w:t>
      </w:r>
      <w:r w:rsidR="005F72B1">
        <w:rPr>
          <w:rFonts w:ascii="Times New Roman" w:eastAsia="Times New Roman" w:hAnsi="Times New Roman" w:cs="Times New Roman"/>
          <w:b/>
          <w:sz w:val="26"/>
          <w:szCs w:val="26"/>
        </w:rPr>
        <w:t xml:space="preserve"> kiểm thử</w:t>
      </w:r>
      <w:bookmarkEnd w:id="743"/>
    </w:p>
    <w:p w14:paraId="4A0C6166" w14:textId="27144468" w:rsidR="004328BA" w:rsidRPr="00C307BC" w:rsidRDefault="004328BA" w:rsidP="007E1C3B">
      <w:pPr>
        <w:pStyle w:val="luanvanpara"/>
        <w:pPrChange w:id="744" w:author="Nguyen Toan" w:date="2018-05-19T18:08:00Z">
          <w:pPr>
            <w:spacing w:after="120" w:line="288" w:lineRule="auto"/>
            <w:ind w:firstLine="567"/>
            <w:jc w:val="both"/>
          </w:pPr>
        </w:pPrChange>
      </w:pPr>
      <w:r w:rsidRPr="00C307BC">
        <w:rPr>
          <w:b/>
        </w:rPr>
        <w:t xml:space="preserve">Bưiểm </w:t>
      </w:r>
      <w:r w:rsidRPr="00C307BC">
        <w:t>: Tại màn hình chính, chọn “New Item”</w:t>
      </w:r>
    </w:p>
    <w:p w14:paraId="58015135" w14:textId="77777777" w:rsidR="004328BA" w:rsidRPr="00C307BC" w:rsidRDefault="004328BA" w:rsidP="000F7771">
      <w:pPr>
        <w:pStyle w:val="luanvananh"/>
        <w:pPrChange w:id="745" w:author="Nguyen Toan" w:date="2018-05-19T18:08:00Z">
          <w:pPr>
            <w:keepNext/>
            <w:tabs>
              <w:tab w:val="num" w:pos="1440"/>
            </w:tabs>
            <w:spacing w:line="288" w:lineRule="auto"/>
            <w:ind w:firstLine="567"/>
            <w:jc w:val="center"/>
          </w:pPr>
        </w:pPrChange>
      </w:pPr>
      <w:r w:rsidRPr="00071A6D">
        <w:lastRenderedPageBreak/>
        <w:drawing>
          <wp:inline distT="0" distB="0" distL="0" distR="0" wp14:anchorId="66C915EA" wp14:editId="4B5AA506">
            <wp:extent cx="3833448" cy="317151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jenkins man hinh quan ly.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41102" cy="3177843"/>
                    </a:xfrm>
                    <a:prstGeom prst="rect">
                      <a:avLst/>
                    </a:prstGeom>
                  </pic:spPr>
                </pic:pic>
              </a:graphicData>
            </a:graphic>
          </wp:inline>
        </w:drawing>
      </w:r>
    </w:p>
    <w:p w14:paraId="45953F36" w14:textId="4C59FADD" w:rsidR="004328BA" w:rsidRPr="00C307BC" w:rsidRDefault="004328BA" w:rsidP="003E226A">
      <w:pPr>
        <w:pStyle w:val="luanvanImg"/>
        <w:rPr>
          <w:rFonts w:eastAsia="Times New Roman"/>
          <w:bCs/>
          <w:lang w:val="en-US"/>
        </w:rPr>
      </w:pPr>
      <w:bookmarkStart w:id="746" w:name="_Toc514445886"/>
      <w:r w:rsidRPr="00C307BC">
        <w:t xml:space="preserve">Hình </w:t>
      </w:r>
      <w:r w:rsidR="0037692A">
        <w:fldChar w:fldCharType="begin"/>
      </w:r>
      <w:r w:rsidR="0037692A">
        <w:instrText xml:space="preserve"> STYLEREF 1 \s </w:instrText>
      </w:r>
      <w:r w:rsidR="0037692A">
        <w:fldChar w:fldCharType="separate"/>
      </w:r>
      <w:r w:rsidR="003E226A">
        <w:rPr>
          <w:noProof/>
        </w:rPr>
        <w:t>4</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3</w:t>
      </w:r>
      <w:r w:rsidR="0037692A">
        <w:fldChar w:fldCharType="end"/>
      </w:r>
      <w:r w:rsidRPr="00C307BC">
        <w:t>: Màn hình quản lý của Jenkins</w:t>
      </w:r>
      <w:bookmarkEnd w:id="746"/>
    </w:p>
    <w:p w14:paraId="09A6D61C" w14:textId="15E92B61" w:rsidR="004328BA" w:rsidRPr="00C307BC" w:rsidRDefault="004328BA" w:rsidP="003D6E18">
      <w:pPr>
        <w:pStyle w:val="luanvanpara"/>
        <w:pPrChange w:id="747" w:author="Nguyen Toan" w:date="2018-05-19T18:08:00Z">
          <w:pPr>
            <w:spacing w:after="120" w:line="288" w:lineRule="auto"/>
            <w:ind w:firstLine="567"/>
            <w:jc w:val="both"/>
          </w:pPr>
        </w:pPrChange>
      </w:pPr>
      <w:r w:rsidRPr="00C307BC">
        <w:rPr>
          <w:b/>
        </w:rPr>
        <w:t xml:space="preserve">BưMàn </w:t>
      </w:r>
      <w:r w:rsidRPr="00C307BC">
        <w:t xml:space="preserve">: </w:t>
      </w:r>
      <w:r w:rsidR="009F57AF">
        <w:t>C</w:t>
      </w:r>
      <w:r w:rsidRPr="00C307BC">
        <w:t>h Màn hình quản lý của Jenkinsw Item”B.git</w:t>
      </w:r>
      <w:r w:rsidR="001D6CCD">
        <w:t xml:space="preserve">ta </w:t>
      </w:r>
      <w:r w:rsidRPr="00C307BC">
        <w:t>ch àn hình quản lý c</w:t>
      </w:r>
      <w:r w:rsidR="001D6CCD">
        <w:t xml:space="preserve"> </w:t>
      </w:r>
      <w:r w:rsidR="001D6CCD" w:rsidRPr="00C307BC">
        <w:t>th àn hình quản lý của</w:t>
      </w:r>
      <w:r w:rsidR="001D6CCD" w:rsidRPr="00C307BC">
        <w:fldChar w:fldCharType="begin"/>
      </w:r>
      <w:r w:rsidR="001D6CCD" w:rsidRPr="00C307BC">
        <w:instrText xml:space="preserve"> REF _Ref514157144 \h  \* MERGEFORMAT </w:instrText>
      </w:r>
      <w:r w:rsidR="001D6CCD" w:rsidRPr="00C307BC">
        <w:fldChar w:fldCharType="separate"/>
      </w:r>
      <w:ins w:id="748" w:author="Nguyen Toan" w:date="2018-05-19T18:34:00Z">
        <w:r w:rsidR="003E226A" w:rsidRPr="00C307BC">
          <w:t xml:space="preserve">Hình </w:t>
        </w:r>
        <w:r w:rsidR="003E226A">
          <w:rPr>
            <w:noProof/>
          </w:rPr>
          <w:t>4.4</w:t>
        </w:r>
      </w:ins>
      <w:del w:id="749" w:author="Nguyen Toan" w:date="2018-05-19T18:34:00Z">
        <w:r w:rsidR="001D6CCD" w:rsidRPr="00CF7898" w:rsidDel="003E226A">
          <w:delText xml:space="preserve">Hình </w:delText>
        </w:r>
        <w:r w:rsidR="001D6CCD" w:rsidRPr="00D80453" w:rsidDel="003E226A">
          <w:rPr>
            <w:noProof/>
          </w:rPr>
          <w:delText>4.4</w:delText>
        </w:r>
      </w:del>
      <w:r w:rsidR="001D6CCD" w:rsidRPr="00C307BC">
        <w:fldChar w:fldCharType="end"/>
      </w:r>
      <w:r w:rsidR="001D6CCD">
        <w:t>)</w:t>
      </w:r>
      <w:r w:rsidR="00FA7800">
        <w:t>.</w:t>
      </w:r>
    </w:p>
    <w:p w14:paraId="60709B54" w14:textId="77777777" w:rsidR="004328BA" w:rsidRPr="00C307BC" w:rsidRDefault="004328BA" w:rsidP="000F09FC">
      <w:pPr>
        <w:pStyle w:val="luanvananh"/>
        <w:pPrChange w:id="750" w:author="Nguyen Toan" w:date="2018-05-19T18:08:00Z">
          <w:pPr>
            <w:keepNext/>
            <w:tabs>
              <w:tab w:val="num" w:pos="1440"/>
            </w:tabs>
            <w:spacing w:line="288" w:lineRule="auto"/>
            <w:ind w:firstLine="567"/>
            <w:jc w:val="center"/>
          </w:pPr>
        </w:pPrChange>
      </w:pPr>
      <w:r w:rsidRPr="00071A6D">
        <w:drawing>
          <wp:inline distT="0" distB="0" distL="0" distR="0" wp14:anchorId="6F79AA0C" wp14:editId="297D8A84">
            <wp:extent cx="3944495" cy="402082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957502" cy="4034085"/>
                    </a:xfrm>
                    <a:prstGeom prst="rect">
                      <a:avLst/>
                    </a:prstGeom>
                  </pic:spPr>
                </pic:pic>
              </a:graphicData>
            </a:graphic>
          </wp:inline>
        </w:drawing>
      </w:r>
    </w:p>
    <w:p w14:paraId="5B03D755" w14:textId="2380F184" w:rsidR="004328BA" w:rsidRPr="00C307BC" w:rsidRDefault="004328BA" w:rsidP="003E226A">
      <w:pPr>
        <w:pStyle w:val="luanvanImg"/>
      </w:pPr>
      <w:bookmarkStart w:id="751" w:name="_Ref514157144"/>
      <w:bookmarkStart w:id="752" w:name="_Toc514445887"/>
      <w:r w:rsidRPr="00C307BC">
        <w:t xml:space="preserve">Hình </w:t>
      </w:r>
      <w:r w:rsidR="0037692A">
        <w:fldChar w:fldCharType="begin"/>
      </w:r>
      <w:r w:rsidR="0037692A">
        <w:instrText xml:space="preserve"> STYLEREF 1 \s </w:instrText>
      </w:r>
      <w:r w:rsidR="0037692A">
        <w:fldChar w:fldCharType="separate"/>
      </w:r>
      <w:r w:rsidR="003E226A">
        <w:rPr>
          <w:noProof/>
        </w:rPr>
        <w:t>4</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4</w:t>
      </w:r>
      <w:r w:rsidR="0037692A">
        <w:fldChar w:fldCharType="end"/>
      </w:r>
      <w:bookmarkEnd w:id="751"/>
      <w:r w:rsidRPr="00C307BC">
        <w:t>: Tạo một tác vụ trên Jenkins</w:t>
      </w:r>
      <w:bookmarkEnd w:id="752"/>
    </w:p>
    <w:p w14:paraId="3D68AE59" w14:textId="6EE9715B" w:rsidR="004328BA" w:rsidRPr="00C307BC" w:rsidRDefault="004328BA" w:rsidP="00886A7B">
      <w:pPr>
        <w:pStyle w:val="luanvanpara"/>
        <w:pPrChange w:id="753" w:author="Nguyen Toan" w:date="2018-05-19T18:09:00Z">
          <w:pPr>
            <w:spacing w:after="120" w:line="288" w:lineRule="auto"/>
            <w:ind w:firstLine="567"/>
            <w:jc w:val="both"/>
          </w:pPr>
        </w:pPrChange>
      </w:pPr>
      <w:r w:rsidRPr="00C307BC">
        <w:rPr>
          <w:b/>
        </w:rPr>
        <w:lastRenderedPageBreak/>
        <w:t>BưTạo m</w:t>
      </w:r>
      <w:r w:rsidRPr="00C307BC">
        <w:t xml:space="preserve"> nhạo một tác vụ trên JenkinsGEFORMAT .gittMuleESB</w:t>
      </w:r>
      <w:r w:rsidRPr="00C307BC">
        <w:rPr>
          <w:b/>
        </w:rPr>
        <w:t xml:space="preserve"> </w:t>
      </w:r>
      <w:r w:rsidRPr="00C307BC">
        <w:t>mã ngumột tác vụ trên JenkinsGEFORMAT .g</w:t>
      </w:r>
      <w:del w:id="754" w:author="Nguyen Toan" w:date="2018-05-19T18:09:00Z">
        <w:r w:rsidRPr="00C307BC" w:rsidDel="00384082">
          <w:delText>,</w:delText>
        </w:r>
      </w:del>
      <w:r w:rsidRPr="00C307BC">
        <w:t>… (</w:t>
      </w:r>
      <w:r w:rsidR="00FF551C" w:rsidRPr="00C307BC">
        <w:fldChar w:fldCharType="begin"/>
      </w:r>
      <w:r w:rsidR="00FF551C" w:rsidRPr="00C307BC">
        <w:instrText xml:space="preserve"> REF _Ref514157133 \h </w:instrText>
      </w:r>
      <w:r w:rsidR="00C307BC" w:rsidRPr="00C307BC">
        <w:instrText xml:space="preserve"> \* MERGEFORMAT </w:instrText>
      </w:r>
      <w:r w:rsidR="00FF551C" w:rsidRPr="00C307BC">
        <w:fldChar w:fldCharType="separate"/>
      </w:r>
      <w:ins w:id="755" w:author="Nguyen Toan" w:date="2018-05-19T18:34:00Z">
        <w:r w:rsidR="003E226A" w:rsidRPr="00C307BC">
          <w:t xml:space="preserve">Hình </w:t>
        </w:r>
        <w:r w:rsidR="003E226A">
          <w:rPr>
            <w:noProof/>
          </w:rPr>
          <w:t>4.5</w:t>
        </w:r>
      </w:ins>
      <w:del w:id="756" w:author="Nguyen Toan" w:date="2018-05-19T18:34:00Z">
        <w:r w:rsidR="00896230" w:rsidRPr="00CF7898" w:rsidDel="003E226A">
          <w:delText xml:space="preserve">Hình </w:delText>
        </w:r>
        <w:r w:rsidR="00896230" w:rsidRPr="00D80453" w:rsidDel="003E226A">
          <w:rPr>
            <w:noProof/>
          </w:rPr>
          <w:delText>4.5</w:delText>
        </w:r>
      </w:del>
      <w:r w:rsidR="00FF551C" w:rsidRPr="00C307BC">
        <w:fldChar w:fldCharType="end"/>
      </w:r>
      <w:r w:rsidRPr="00C307BC">
        <w:t>)</w:t>
      </w:r>
      <w:r w:rsidR="00DA404C">
        <w:t>.</w:t>
      </w:r>
    </w:p>
    <w:p w14:paraId="73F55755" w14:textId="77777777" w:rsidR="004328BA" w:rsidRPr="00C307BC" w:rsidRDefault="004328BA" w:rsidP="00674FA7">
      <w:pPr>
        <w:pStyle w:val="luanvananh"/>
        <w:pPrChange w:id="757" w:author="Nguyen Toan" w:date="2018-05-19T18:09:00Z">
          <w:pPr>
            <w:keepNext/>
            <w:spacing w:before="100" w:beforeAutospacing="1" w:after="100" w:afterAutospacing="1"/>
            <w:jc w:val="center"/>
          </w:pPr>
        </w:pPrChange>
      </w:pPr>
      <w:r w:rsidRPr="00071A6D">
        <w:drawing>
          <wp:inline distT="0" distB="0" distL="0" distR="0" wp14:anchorId="5037C30B" wp14:editId="064255B7">
            <wp:extent cx="3785713" cy="2755661"/>
            <wp:effectExtent l="0" t="0" r="5715"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new proj.PNG"/>
                    <pic:cNvPicPr/>
                  </pic:nvPicPr>
                  <pic:blipFill>
                    <a:blip r:embed="rId50">
                      <a:extLst>
                        <a:ext uri="{28A0092B-C50C-407E-A947-70E740481C1C}">
                          <a14:useLocalDpi xmlns:a14="http://schemas.microsoft.com/office/drawing/2010/main" val="0"/>
                        </a:ext>
                      </a:extLst>
                    </a:blip>
                    <a:stretch>
                      <a:fillRect/>
                    </a:stretch>
                  </pic:blipFill>
                  <pic:spPr>
                    <a:xfrm>
                      <a:off x="0" y="0"/>
                      <a:ext cx="3799424" cy="2765641"/>
                    </a:xfrm>
                    <a:prstGeom prst="rect">
                      <a:avLst/>
                    </a:prstGeom>
                  </pic:spPr>
                </pic:pic>
              </a:graphicData>
            </a:graphic>
          </wp:inline>
        </w:drawing>
      </w:r>
    </w:p>
    <w:p w14:paraId="26245144" w14:textId="6F5CE9BB" w:rsidR="004328BA" w:rsidRPr="00C307BC" w:rsidRDefault="004328BA" w:rsidP="003E226A">
      <w:pPr>
        <w:pStyle w:val="luanvanImg"/>
        <w:rPr>
          <w:rFonts w:eastAsia="Times New Roman"/>
          <w:lang w:val="en-US"/>
        </w:rPr>
      </w:pPr>
      <w:bookmarkStart w:id="758" w:name="_Ref514157133"/>
      <w:bookmarkStart w:id="759" w:name="_Toc514445888"/>
      <w:r w:rsidRPr="00C307BC">
        <w:t xml:space="preserve">Hình </w:t>
      </w:r>
      <w:r w:rsidR="0037692A">
        <w:fldChar w:fldCharType="begin"/>
      </w:r>
      <w:r w:rsidR="0037692A">
        <w:instrText xml:space="preserve"> STYLEREF 1 \s </w:instrText>
      </w:r>
      <w:r w:rsidR="0037692A">
        <w:fldChar w:fldCharType="separate"/>
      </w:r>
      <w:r w:rsidR="003E226A">
        <w:rPr>
          <w:noProof/>
        </w:rPr>
        <w:t>4</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5</w:t>
      </w:r>
      <w:r w:rsidR="0037692A">
        <w:fldChar w:fldCharType="end"/>
      </w:r>
      <w:bookmarkEnd w:id="758"/>
      <w:r w:rsidRPr="00C307BC">
        <w:t>: Thông tin chi tiết cấu hình tác vụ</w:t>
      </w:r>
      <w:bookmarkEnd w:id="759"/>
      <w:r w:rsidRPr="00C307BC">
        <w:t xml:space="preserve"> </w:t>
      </w:r>
    </w:p>
    <w:p w14:paraId="5A4E5B11" w14:textId="475DB1A0" w:rsidR="004328BA" w:rsidRPr="00C307BC" w:rsidRDefault="004328BA" w:rsidP="002932BC">
      <w:pPr>
        <w:pStyle w:val="luanvanpara"/>
        <w:pPrChange w:id="760" w:author="Nguyen Toan" w:date="2018-05-19T18:09:00Z">
          <w:pPr>
            <w:spacing w:after="120" w:line="288" w:lineRule="auto"/>
            <w:ind w:firstLine="567"/>
            <w:jc w:val="both"/>
          </w:pPr>
        </w:pPrChange>
      </w:pPr>
      <w:r w:rsidRPr="00C307BC">
        <w:t>T Thông tin chi tiết cấ</w:t>
      </w:r>
      <w:r w:rsidRPr="00C307BC">
        <w:fldChar w:fldCharType="begin"/>
      </w:r>
      <w:r w:rsidRPr="00C307BC">
        <w:instrText xml:space="preserve"> REF _Ref513324646 \h </w:instrText>
      </w:r>
      <w:r w:rsidR="00C307BC" w:rsidRPr="00C307BC">
        <w:instrText xml:space="preserve"> \* MERGEFORMAT </w:instrText>
      </w:r>
      <w:r w:rsidRPr="00C307BC">
        <w:fldChar w:fldCharType="separate"/>
      </w:r>
      <w:ins w:id="761" w:author="Nguyen Toan" w:date="2018-05-19T18:34:00Z">
        <w:r w:rsidR="003E226A" w:rsidRPr="00C307BC">
          <w:t xml:space="preserve">Hình </w:t>
        </w:r>
        <w:r w:rsidR="003E226A">
          <w:rPr>
            <w:noProof/>
          </w:rPr>
          <w:t>4.6</w:t>
        </w:r>
      </w:ins>
      <w:del w:id="762" w:author="Nguyen Toan" w:date="2018-05-19T18:34:00Z">
        <w:r w:rsidR="00896230" w:rsidRPr="00CF7898" w:rsidDel="003E226A">
          <w:delText xml:space="preserve">Hình </w:delText>
        </w:r>
        <w:r w:rsidR="00896230" w:rsidRPr="00D80453" w:rsidDel="003E226A">
          <w:rPr>
            <w:noProof/>
          </w:rPr>
          <w:delText>4.6</w:delText>
        </w:r>
      </w:del>
      <w:r w:rsidRPr="00C307BC">
        <w:fldChar w:fldCharType="end"/>
      </w:r>
      <w:r w:rsidRPr="00C307BC">
        <w:t>), Jenkins cho phép c ấu hình tác vụT .gittMuleESB.git"  chuyển tiền vào tài khoả</w:t>
      </w:r>
      <w:r w:rsidR="0060634E">
        <w:t xml:space="preserve">, </w:t>
      </w:r>
      <w:r w:rsidR="000E1EAF">
        <w:t>Windows</w:t>
      </w:r>
      <w:r w:rsidR="00165BC0">
        <w:t xml:space="preserve"> </w:t>
      </w:r>
      <w:r w:rsidR="00F67834">
        <w:t>b</w:t>
      </w:r>
      <w:r w:rsidR="00165BC0">
        <w:t>atch</w:t>
      </w:r>
      <w:r w:rsidR="000E1EAF">
        <w:t xml:space="preserve"> command.</w:t>
      </w:r>
      <w:r w:rsidR="0060634E">
        <w:t>..</w:t>
      </w:r>
    </w:p>
    <w:p w14:paraId="0B089251" w14:textId="77777777" w:rsidR="004328BA" w:rsidRPr="00C307BC" w:rsidRDefault="004328BA" w:rsidP="002932BC">
      <w:pPr>
        <w:pStyle w:val="luanvananh"/>
        <w:pPrChange w:id="763" w:author="Nguyen Toan" w:date="2018-05-19T18:09:00Z">
          <w:pPr>
            <w:keepNext/>
            <w:spacing w:after="120" w:line="288" w:lineRule="auto"/>
            <w:ind w:firstLine="567"/>
            <w:jc w:val="both"/>
          </w:pPr>
        </w:pPrChange>
      </w:pPr>
      <w:r w:rsidRPr="00071A6D">
        <w:drawing>
          <wp:inline distT="0" distB="0" distL="0" distR="0" wp14:anchorId="39DF035B" wp14:editId="3B90848A">
            <wp:extent cx="4847590" cy="33801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847590" cy="3380105"/>
                    </a:xfrm>
                    <a:prstGeom prst="rect">
                      <a:avLst/>
                    </a:prstGeom>
                  </pic:spPr>
                </pic:pic>
              </a:graphicData>
            </a:graphic>
          </wp:inline>
        </w:drawing>
      </w:r>
    </w:p>
    <w:p w14:paraId="62E1D98F" w14:textId="0B1250DF" w:rsidR="004328BA" w:rsidRPr="00C307BC" w:rsidRDefault="004328BA" w:rsidP="003E226A">
      <w:pPr>
        <w:pStyle w:val="luanvanImg"/>
        <w:rPr>
          <w:rFonts w:eastAsia="Times New Roman"/>
          <w:lang w:val="en-US"/>
        </w:rPr>
      </w:pPr>
      <w:bookmarkStart w:id="764" w:name="_Ref513324646"/>
      <w:bookmarkStart w:id="765" w:name="_Ref513324630"/>
      <w:bookmarkStart w:id="766" w:name="_Toc514445889"/>
      <w:r w:rsidRPr="00C307BC">
        <w:t xml:space="preserve">Hình </w:t>
      </w:r>
      <w:r w:rsidR="0037692A">
        <w:fldChar w:fldCharType="begin"/>
      </w:r>
      <w:r w:rsidR="0037692A">
        <w:instrText xml:space="preserve"> STYLEREF 1 \s </w:instrText>
      </w:r>
      <w:r w:rsidR="0037692A">
        <w:fldChar w:fldCharType="separate"/>
      </w:r>
      <w:r w:rsidR="003E226A">
        <w:rPr>
          <w:noProof/>
        </w:rPr>
        <w:t>4</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6</w:t>
      </w:r>
      <w:r w:rsidR="0037692A">
        <w:fldChar w:fldCharType="end"/>
      </w:r>
      <w:bookmarkEnd w:id="764"/>
      <w:r w:rsidRPr="00C307BC">
        <w:t xml:space="preserve">: Tùy chọn tác vụ xử lý qua </w:t>
      </w:r>
      <w:r w:rsidR="005C419D">
        <w:t>Windows command</w:t>
      </w:r>
      <w:r w:rsidR="006210CB">
        <w:t>.</w:t>
      </w:r>
      <w:bookmarkEnd w:id="765"/>
      <w:bookmarkEnd w:id="766"/>
    </w:p>
    <w:p w14:paraId="0D641C44" w14:textId="193A0F79" w:rsidR="004328BA" w:rsidRPr="00C307BC" w:rsidRDefault="004328BA" w:rsidP="008B2BFD">
      <w:pPr>
        <w:pStyle w:val="luanvanpara"/>
        <w:pPrChange w:id="767" w:author="Nguyen Toan" w:date="2018-05-19T18:09:00Z">
          <w:pPr>
            <w:spacing w:after="120" w:line="288" w:lineRule="auto"/>
            <w:ind w:firstLine="567"/>
            <w:jc w:val="both"/>
          </w:pPr>
        </w:pPrChange>
      </w:pPr>
      <w:r w:rsidRPr="00C307BC">
        <w:t>Tindows commandvụ xử lý qua h tác vụT .gittMuleESB.git"  chuyển tiền vào tài khoản mở cùng ngân hàng, đầu vào yêu cầu của dị</w:t>
      </w:r>
      <w:r w:rsidR="002B7903" w:rsidRPr="00D80453">
        <w:fldChar w:fldCharType="begin"/>
      </w:r>
      <w:r w:rsidR="002B7903" w:rsidRPr="003C7FD6">
        <w:instrText xml:space="preserve"> REF _Ref514157171 \h </w:instrText>
      </w:r>
      <w:r w:rsidR="00C307BC" w:rsidRPr="003C7FD6">
        <w:instrText xml:space="preserve"> \* MERGEFORMAT </w:instrText>
      </w:r>
      <w:r w:rsidR="002B7903" w:rsidRPr="00D80453">
        <w:fldChar w:fldCharType="separate"/>
      </w:r>
      <w:ins w:id="768" w:author="Nguyen Toan" w:date="2018-05-19T18:34:00Z">
        <w:r w:rsidR="003E226A" w:rsidRPr="00C307BC">
          <w:t xml:space="preserve">Hình </w:t>
        </w:r>
        <w:r w:rsidR="003E226A">
          <w:rPr>
            <w:noProof/>
          </w:rPr>
          <w:t>4.7</w:t>
        </w:r>
      </w:ins>
      <w:del w:id="769" w:author="Nguyen Toan" w:date="2018-05-19T18:34:00Z">
        <w:r w:rsidR="00896230" w:rsidRPr="003C7FD6" w:rsidDel="003E226A">
          <w:delText xml:space="preserve">Hình </w:delText>
        </w:r>
        <w:r w:rsidR="00896230" w:rsidRPr="00D80453" w:rsidDel="003E226A">
          <w:rPr>
            <w:noProof/>
          </w:rPr>
          <w:delText>4.7</w:delText>
        </w:r>
      </w:del>
      <w:r w:rsidR="002B7903" w:rsidRPr="00D80453">
        <w:fldChar w:fldCharType="end"/>
      </w:r>
      <w:r w:rsidR="00522E70" w:rsidRPr="003C7FD6">
        <w:t>)</w:t>
      </w:r>
    </w:p>
    <w:p w14:paraId="549D23F6" w14:textId="77777777" w:rsidR="004328BA" w:rsidRPr="00C307BC" w:rsidRDefault="004328BA" w:rsidP="003B5886">
      <w:pPr>
        <w:pStyle w:val="luanvananh"/>
        <w:pPrChange w:id="770" w:author="Nguyen Toan" w:date="2018-05-19T18:09:00Z">
          <w:pPr>
            <w:keepNext/>
            <w:jc w:val="center"/>
          </w:pPr>
        </w:pPrChange>
      </w:pPr>
      <w:r w:rsidRPr="00071A6D">
        <w:lastRenderedPageBreak/>
        <w:drawing>
          <wp:inline distT="0" distB="0" distL="0" distR="0" wp14:anchorId="32396ABD" wp14:editId="3C7126A6">
            <wp:extent cx="4562341" cy="226817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4562341" cy="2268172"/>
                    </a:xfrm>
                    <a:prstGeom prst="rect">
                      <a:avLst/>
                    </a:prstGeom>
                    <a:noFill/>
                  </pic:spPr>
                </pic:pic>
              </a:graphicData>
            </a:graphic>
          </wp:inline>
        </w:drawing>
      </w:r>
    </w:p>
    <w:p w14:paraId="2B79643E" w14:textId="4A0253F5" w:rsidR="004328BA" w:rsidRPr="00C307BC" w:rsidRDefault="004328BA" w:rsidP="003E226A">
      <w:pPr>
        <w:pStyle w:val="luanvanImg"/>
        <w:rPr>
          <w:rFonts w:eastAsia="Times New Roman"/>
          <w:lang w:val="en-US"/>
        </w:rPr>
      </w:pPr>
      <w:bookmarkStart w:id="771" w:name="_Ref514157171"/>
      <w:bookmarkStart w:id="772" w:name="_Toc514445890"/>
      <w:r w:rsidRPr="00C307BC">
        <w:t xml:space="preserve">Hình </w:t>
      </w:r>
      <w:r w:rsidR="0037692A">
        <w:fldChar w:fldCharType="begin"/>
      </w:r>
      <w:r w:rsidR="0037692A">
        <w:instrText xml:space="preserve"> STYLEREF 1 \s </w:instrText>
      </w:r>
      <w:r w:rsidR="0037692A">
        <w:fldChar w:fldCharType="separate"/>
      </w:r>
      <w:r w:rsidR="003E226A">
        <w:rPr>
          <w:noProof/>
        </w:rPr>
        <w:t>4</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7</w:t>
      </w:r>
      <w:r w:rsidR="0037692A">
        <w:fldChar w:fldCharType="end"/>
      </w:r>
      <w:bookmarkEnd w:id="771"/>
      <w:r w:rsidRPr="00C307BC">
        <w:t>:</w:t>
      </w:r>
      <w:ins w:id="773" w:author="Nguyen Toan" w:date="2018-05-19T18:09:00Z">
        <w:r w:rsidR="003C2CE0">
          <w:t xml:space="preserve"> </w:t>
        </w:r>
      </w:ins>
      <w:r w:rsidRPr="00C307BC">
        <w:t>Thêm cấu hình gọi AsenAPIDriver</w:t>
      </w:r>
      <w:bookmarkEnd w:id="772"/>
    </w:p>
    <w:p w14:paraId="6B076A20" w14:textId="5B4F5B74" w:rsidR="004328BA" w:rsidRPr="00C307BC" w:rsidRDefault="004328BA" w:rsidP="006F2328">
      <w:pPr>
        <w:pStyle w:val="luanvanpara"/>
        <w:pPrChange w:id="774" w:author="Nguyen Toan" w:date="2018-05-19T18:10:00Z">
          <w:pPr>
            <w:spacing w:after="120" w:line="288" w:lineRule="auto"/>
            <w:ind w:firstLine="567"/>
            <w:jc w:val="both"/>
          </w:pPr>
        </w:pPrChange>
      </w:pPr>
      <w:r w:rsidRPr="00C307BC">
        <w:rPr>
          <w:b/>
        </w:rPr>
        <w:t>Bưêm cấu</w:t>
      </w:r>
      <w:r w:rsidRPr="00C307BC">
        <w:t>Sau khi thình gọi AsenAPIDriverác vụT .gittMuleESB.git"  chuyển tiền vào tài khoản mở cùn</w:t>
      </w:r>
      <w:r w:rsidR="00BD73D2" w:rsidRPr="00C307BC">
        <w:fldChar w:fldCharType="begin"/>
      </w:r>
      <w:r w:rsidR="00BD73D2" w:rsidRPr="00C307BC">
        <w:instrText xml:space="preserve"> REF _Ref514157179 \h </w:instrText>
      </w:r>
      <w:r w:rsidR="00C307BC" w:rsidRPr="00C307BC">
        <w:instrText xml:space="preserve"> \* MERGEFORMAT </w:instrText>
      </w:r>
      <w:r w:rsidR="00BD73D2" w:rsidRPr="00C307BC">
        <w:fldChar w:fldCharType="separate"/>
      </w:r>
      <w:ins w:id="775" w:author="Nguyen Toan" w:date="2018-05-19T18:34:00Z">
        <w:r w:rsidR="003E226A" w:rsidRPr="00C307BC">
          <w:t xml:space="preserve">Hình </w:t>
        </w:r>
        <w:r w:rsidR="003E226A">
          <w:rPr>
            <w:noProof/>
          </w:rPr>
          <w:t>4.8</w:t>
        </w:r>
      </w:ins>
      <w:del w:id="776" w:author="Nguyen Toan" w:date="2018-05-19T18:34:00Z">
        <w:r w:rsidR="00896230" w:rsidRPr="00C307BC" w:rsidDel="003E226A">
          <w:delText xml:space="preserve">Hình </w:delText>
        </w:r>
        <w:r w:rsidR="00896230" w:rsidDel="003E226A">
          <w:rPr>
            <w:noProof/>
          </w:rPr>
          <w:delText>4</w:delText>
        </w:r>
        <w:r w:rsidR="00896230" w:rsidRPr="00C307BC" w:rsidDel="003E226A">
          <w:rPr>
            <w:noProof/>
          </w:rPr>
          <w:delText>.</w:delText>
        </w:r>
        <w:r w:rsidR="00896230" w:rsidDel="003E226A">
          <w:rPr>
            <w:noProof/>
          </w:rPr>
          <w:delText>8</w:delText>
        </w:r>
      </w:del>
      <w:r w:rsidR="00BD73D2" w:rsidRPr="00C307BC">
        <w:fldChar w:fldCharType="end"/>
      </w:r>
      <w:r w:rsidRPr="00C307BC">
        <w:t>)</w:t>
      </w:r>
    </w:p>
    <w:p w14:paraId="167F3208" w14:textId="77777777" w:rsidR="004328BA" w:rsidRPr="00C307BC" w:rsidRDefault="004328BA" w:rsidP="00591FFF">
      <w:pPr>
        <w:pStyle w:val="luanvananh"/>
        <w:pPrChange w:id="777" w:author="Nguyen Toan" w:date="2018-05-19T18:10:00Z">
          <w:pPr>
            <w:keepNext/>
            <w:jc w:val="center"/>
          </w:pPr>
        </w:pPrChange>
      </w:pPr>
      <w:r w:rsidRPr="00071A6D">
        <w:drawing>
          <wp:inline distT="0" distB="0" distL="0" distR="0" wp14:anchorId="7E019586" wp14:editId="4CC75367">
            <wp:extent cx="4172601" cy="3204258"/>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172601" cy="3204258"/>
                    </a:xfrm>
                    <a:prstGeom prst="rect">
                      <a:avLst/>
                    </a:prstGeom>
                  </pic:spPr>
                </pic:pic>
              </a:graphicData>
            </a:graphic>
          </wp:inline>
        </w:drawing>
      </w:r>
    </w:p>
    <w:p w14:paraId="28AF1FAB" w14:textId="2F20855D" w:rsidR="004328BA" w:rsidRPr="00C307BC" w:rsidRDefault="004328BA" w:rsidP="003E226A">
      <w:pPr>
        <w:pStyle w:val="luanvanImg"/>
      </w:pPr>
      <w:bookmarkStart w:id="778" w:name="_Ref514157179"/>
      <w:bookmarkStart w:id="779" w:name="_Toc514445891"/>
      <w:r w:rsidRPr="00C307BC">
        <w:t xml:space="preserve">Hình </w:t>
      </w:r>
      <w:r w:rsidR="0037692A">
        <w:fldChar w:fldCharType="begin"/>
      </w:r>
      <w:r w:rsidR="0037692A">
        <w:instrText xml:space="preserve"> STYLEREF 1 \s </w:instrText>
      </w:r>
      <w:r w:rsidR="0037692A">
        <w:fldChar w:fldCharType="separate"/>
      </w:r>
      <w:r w:rsidR="003E226A">
        <w:rPr>
          <w:noProof/>
        </w:rPr>
        <w:t>4</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8</w:t>
      </w:r>
      <w:r w:rsidR="0037692A">
        <w:fldChar w:fldCharType="end"/>
      </w:r>
      <w:bookmarkEnd w:id="778"/>
      <w:r w:rsidRPr="00C307BC">
        <w:t>: Quá trình chạy tác vụ</w:t>
      </w:r>
      <w:bookmarkEnd w:id="779"/>
    </w:p>
    <w:p w14:paraId="6EE7F0C0" w14:textId="06AD63A5" w:rsidR="00EC3124" w:rsidRDefault="00EC3124" w:rsidP="00591FFF">
      <w:pPr>
        <w:pStyle w:val="luanvanpara"/>
        <w:pPrChange w:id="780" w:author="Nguyen Toan" w:date="2018-05-19T18:10:00Z">
          <w:pPr>
            <w:spacing w:before="120" w:after="120" w:line="288" w:lineRule="auto"/>
            <w:ind w:firstLine="567"/>
            <w:jc w:val="both"/>
          </w:pPr>
        </w:pPrChange>
      </w:pPr>
      <w:r>
        <w:t xml:space="preserve">Jenkin thnh chạy </w:t>
      </w:r>
      <w:r w:rsidR="00860132">
        <w:t xml:space="preserve">lenkin thnh chạy tác </w:t>
      </w:r>
      <w:r w:rsidR="00266DD1">
        <w:t xml:space="preserve"> vnkin</w:t>
      </w:r>
      <w:r w:rsidR="00A253EC">
        <w:t>y tk</w:t>
      </w:r>
      <w:r>
        <w:t xml:space="preserve"> Github</w:t>
      </w:r>
      <w:r w:rsidR="00BB1EDF">
        <w:t>. Trưubthnh chạy tác vụ1 Driverác vụT .gittMuleESB.git"  chuyển tiền vào tài khoản mở cùng ngân hàng</w:t>
      </w:r>
      <w:r>
        <w:t xml:space="preserve">, </w:t>
      </w:r>
      <w:r w:rsidR="009F58EA">
        <w:t>sau đó, snh chạy tác vụ1 Driverác vụT .</w:t>
      </w:r>
      <w:r w:rsidR="005D55A5">
        <w:t>đóng gói và triy tác vụ1 Driverác vụT .gittM</w:t>
      </w:r>
      <w:r w:rsidR="009F58EA">
        <w:t>.</w:t>
      </w:r>
      <w:r>
        <w:t xml:space="preserve"> </w:t>
      </w:r>
      <w:r w:rsidR="006E7371">
        <w:t xml:space="preserve">Quá trình đóng gói của maven bao gồm biên dịch mã nguồn, chạy các ca kiểm thử, đóng gói ứng dụng và đẩy lên kho chứa tập trung theo cấu hình định sẵn.  </w:t>
      </w:r>
    </w:p>
    <w:p w14:paraId="615EB6E4" w14:textId="1644B775" w:rsidR="004328BA" w:rsidRPr="00C307BC" w:rsidRDefault="004328BA" w:rsidP="00591FFF">
      <w:pPr>
        <w:pStyle w:val="luanvanpara"/>
        <w:pPrChange w:id="781" w:author="Nguyen Toan" w:date="2018-05-19T18:10:00Z">
          <w:pPr>
            <w:spacing w:before="120" w:after="120" w:line="288" w:lineRule="auto"/>
            <w:ind w:firstLine="567"/>
            <w:jc w:val="both"/>
          </w:pPr>
        </w:pPrChange>
      </w:pPr>
      <w:r w:rsidRPr="00C307BC">
        <w:t xml:space="preserve">Trong quá trình th của maven bao gồm biên dịch mã nguồn, chạy các ca kiểm thử, đóng gói ứng dụng và đẩy lêsẵn. Để có thể gửi mail thông báo lỗi, các cấu hình máy chủ mail phải </w:t>
      </w:r>
      <w:r w:rsidRPr="00C307BC">
        <w:lastRenderedPageBreak/>
        <w:t>đưong quá trình th của maven bao gồm biên dịch mã nguồn, chạy các ca kiểm thử, đóng gói ứng dụng và đẩy lêsẵn. Để có th</w:t>
      </w:r>
      <w:r w:rsidR="002E325F" w:rsidRPr="00C307BC">
        <w:t xml:space="preserve"> (</w:t>
      </w:r>
      <w:r w:rsidR="002E325F" w:rsidRPr="00C307BC">
        <w:fldChar w:fldCharType="begin"/>
      </w:r>
      <w:r w:rsidR="002E325F" w:rsidRPr="00C307BC">
        <w:instrText xml:space="preserve"> REF _Ref514157251 \h </w:instrText>
      </w:r>
      <w:r w:rsidR="00C307BC" w:rsidRPr="00C307BC">
        <w:instrText xml:space="preserve"> \* MERGEFORMAT </w:instrText>
      </w:r>
      <w:r w:rsidR="002E325F" w:rsidRPr="00C307BC">
        <w:fldChar w:fldCharType="separate"/>
      </w:r>
      <w:ins w:id="782" w:author="Nguyen Toan" w:date="2018-05-19T18:34:00Z">
        <w:r w:rsidR="003E226A" w:rsidRPr="00071A6D">
          <w:t xml:space="preserve">Hình </w:t>
        </w:r>
        <w:r w:rsidR="003E226A" w:rsidRPr="003E226A">
          <w:rPr>
            <w:i/>
            <w:noProof/>
            <w:rPrChange w:id="783" w:author="Nguyen Toan" w:date="2018-05-19T18:34:00Z">
              <w:rPr>
                <w:noProof/>
              </w:rPr>
            </w:rPrChange>
          </w:rPr>
          <w:t>4.9</w:t>
        </w:r>
      </w:ins>
      <w:del w:id="784" w:author="Nguyen Toan" w:date="2018-05-19T18:34:00Z">
        <w:r w:rsidR="00896230" w:rsidRPr="00CF7898" w:rsidDel="003E226A">
          <w:delText xml:space="preserve">Hình </w:delText>
        </w:r>
        <w:r w:rsidR="00896230" w:rsidDel="003E226A">
          <w:rPr>
            <w:i/>
            <w:noProof/>
          </w:rPr>
          <w:delText>4</w:delText>
        </w:r>
        <w:r w:rsidR="00896230" w:rsidRPr="00C307BC" w:rsidDel="003E226A">
          <w:rPr>
            <w:i/>
            <w:noProof/>
          </w:rPr>
          <w:delText>.</w:delText>
        </w:r>
        <w:r w:rsidR="00896230" w:rsidDel="003E226A">
          <w:rPr>
            <w:i/>
            <w:noProof/>
          </w:rPr>
          <w:delText>9</w:delText>
        </w:r>
      </w:del>
      <w:r w:rsidR="002E325F" w:rsidRPr="00C307BC">
        <w:fldChar w:fldCharType="end"/>
      </w:r>
      <w:r w:rsidR="002E325F" w:rsidRPr="00C307BC">
        <w:t>)</w:t>
      </w:r>
      <w:r w:rsidRPr="00C307BC">
        <w:t>. Jenkins cho phép cấu hình các thông tin cơ bản như máy chủ SMTP, hậu tố của email nhận cảnh báo</w:t>
      </w:r>
      <w:del w:id="785" w:author="Nguyen Toan" w:date="2018-05-19T18:10:00Z">
        <w:r w:rsidRPr="00C307BC" w:rsidDel="00591FFF">
          <w:delText xml:space="preserve"> </w:delText>
        </w:r>
      </w:del>
      <w:r w:rsidRPr="00C307BC">
        <w:t>, ví dins cho phép cấu hình các thông tin cơ bản như máy chủ SMTP, hậu tố của email nhận cảnh báovà đẩy lêsẵn. Để có thể gửi mail thông báo lỗi, các cấu hình máy chủ mail pt “E-mail notification Post-build Acti</w:t>
      </w:r>
      <w:r w:rsidR="001472A1" w:rsidRPr="00C307BC">
        <w:t>o</w:t>
      </w:r>
      <w:r w:rsidRPr="00C307BC">
        <w:t xml:space="preserve">n”, Jenkins s phép cấu hình các thông tin cơ bản như máy chủ SMTP, hậu tố của email nhận cảnh báovà đẩy lêsẵn. Để có thể gửi mail thông báo lỗi, các cấu hình máy chủ mail pt “E-mail notification Post-build Acti nội duổn định (với trường hợp hồi quy). </w:t>
      </w:r>
    </w:p>
    <w:p w14:paraId="684D68B4" w14:textId="77777777" w:rsidR="001472A1" w:rsidRPr="00071A6D" w:rsidRDefault="004328BA" w:rsidP="00591FFF">
      <w:pPr>
        <w:pStyle w:val="luanvananh"/>
        <w:pPrChange w:id="786" w:author="Nguyen Toan" w:date="2018-05-19T18:10:00Z">
          <w:pPr>
            <w:keepNext/>
            <w:spacing w:after="120" w:line="288" w:lineRule="auto"/>
            <w:ind w:firstLine="567"/>
            <w:jc w:val="center"/>
          </w:pPr>
        </w:pPrChange>
      </w:pPr>
      <w:r w:rsidRPr="00071A6D">
        <w:drawing>
          <wp:inline distT="0" distB="0" distL="0" distR="0" wp14:anchorId="21423544" wp14:editId="6121903B">
            <wp:extent cx="3828910" cy="2747614"/>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5-10 at 11.23.51 PM.png"/>
                    <pic:cNvPicPr/>
                  </pic:nvPicPr>
                  <pic:blipFill>
                    <a:blip r:embed="rId54">
                      <a:extLst>
                        <a:ext uri="{28A0092B-C50C-407E-A947-70E740481C1C}">
                          <a14:useLocalDpi xmlns:a14="http://schemas.microsoft.com/office/drawing/2010/main" val="0"/>
                        </a:ext>
                      </a:extLst>
                    </a:blip>
                    <a:stretch>
                      <a:fillRect/>
                    </a:stretch>
                  </pic:blipFill>
                  <pic:spPr>
                    <a:xfrm>
                      <a:off x="0" y="0"/>
                      <a:ext cx="3841828" cy="2756884"/>
                    </a:xfrm>
                    <a:prstGeom prst="rect">
                      <a:avLst/>
                    </a:prstGeom>
                  </pic:spPr>
                </pic:pic>
              </a:graphicData>
            </a:graphic>
          </wp:inline>
        </w:drawing>
      </w:r>
    </w:p>
    <w:p w14:paraId="099B2585" w14:textId="7A376EDE" w:rsidR="004328BA" w:rsidRPr="00071A6D" w:rsidRDefault="001472A1" w:rsidP="003E226A">
      <w:pPr>
        <w:pStyle w:val="luanvanImg"/>
        <w:rPr>
          <w:rFonts w:eastAsia="Times New Roman"/>
        </w:rPr>
      </w:pPr>
      <w:bookmarkStart w:id="787" w:name="_Ref514157251"/>
      <w:bookmarkStart w:id="788" w:name="_Toc514445892"/>
      <w:r w:rsidRPr="00071A6D">
        <w:t xml:space="preserve">Hình </w:t>
      </w:r>
      <w:r w:rsidR="0037692A">
        <w:fldChar w:fldCharType="begin"/>
      </w:r>
      <w:r w:rsidR="0037692A">
        <w:instrText xml:space="preserve"> STYLEREF 1 \s </w:instrText>
      </w:r>
      <w:r w:rsidR="0037692A">
        <w:fldChar w:fldCharType="separate"/>
      </w:r>
      <w:r w:rsidR="003E226A">
        <w:rPr>
          <w:noProof/>
        </w:rPr>
        <w:t>4</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9</w:t>
      </w:r>
      <w:r w:rsidR="0037692A">
        <w:fldChar w:fldCharType="end"/>
      </w:r>
      <w:bookmarkEnd w:id="787"/>
      <w:r w:rsidRPr="00071A6D">
        <w:t>: Cấu hình thông báo Email</w:t>
      </w:r>
      <w:bookmarkEnd w:id="788"/>
    </w:p>
    <w:p w14:paraId="1FFB06E1" w14:textId="0270FCBA" w:rsidR="004328BA" w:rsidRPr="00C307BC" w:rsidRDefault="004328BA" w:rsidP="00591FFF">
      <w:pPr>
        <w:pStyle w:val="luanvanpara"/>
        <w:pPrChange w:id="789" w:author="Nguyen Toan" w:date="2018-05-19T18:10:00Z">
          <w:pPr>
            <w:spacing w:after="120" w:line="288" w:lineRule="auto"/>
            <w:ind w:firstLine="567"/>
            <w:jc w:val="both"/>
          </w:pPr>
        </w:pPrChange>
      </w:pPr>
      <w:r w:rsidRPr="00C307BC">
        <w:t>Sau quá trình ch báo Emailh các thông tin cơ bản như máy chủ SMTP, hậu t</w:t>
      </w:r>
      <w:r w:rsidR="00AE26B1" w:rsidRPr="00C307BC">
        <w:t xml:space="preserve">xem </w:t>
      </w:r>
      <w:r w:rsidR="0018739E" w:rsidRPr="00C307BC">
        <w:fldChar w:fldCharType="begin"/>
      </w:r>
      <w:r w:rsidR="0018739E" w:rsidRPr="00C307BC">
        <w:instrText xml:space="preserve"> REF _Ref514156545 \h </w:instrText>
      </w:r>
      <w:r w:rsidR="00C307BC" w:rsidRPr="00C307BC">
        <w:instrText xml:space="preserve"> \* MERGEFORMAT </w:instrText>
      </w:r>
      <w:r w:rsidR="0018739E" w:rsidRPr="00C307BC">
        <w:fldChar w:fldCharType="separate"/>
      </w:r>
      <w:ins w:id="790" w:author="Nguyen Toan" w:date="2018-05-19T18:34:00Z">
        <w:r w:rsidR="003E226A" w:rsidRPr="00C307BC">
          <w:t xml:space="preserve">Hình </w:t>
        </w:r>
        <w:r w:rsidR="003E226A">
          <w:rPr>
            <w:noProof/>
          </w:rPr>
          <w:t>4.10</w:t>
        </w:r>
      </w:ins>
      <w:del w:id="791" w:author="Nguyen Toan" w:date="2018-05-19T18:34:00Z">
        <w:r w:rsidR="00896230" w:rsidRPr="00C307BC" w:rsidDel="003E226A">
          <w:delText xml:space="preserve">Hình </w:delText>
        </w:r>
        <w:r w:rsidR="00896230" w:rsidDel="003E226A">
          <w:rPr>
            <w:noProof/>
          </w:rPr>
          <w:delText>4</w:delText>
        </w:r>
        <w:r w:rsidR="00896230" w:rsidRPr="00C307BC" w:rsidDel="003E226A">
          <w:rPr>
            <w:noProof/>
          </w:rPr>
          <w:delText>.</w:delText>
        </w:r>
        <w:r w:rsidR="00896230" w:rsidDel="003E226A">
          <w:rPr>
            <w:noProof/>
          </w:rPr>
          <w:delText>10</w:delText>
        </w:r>
      </w:del>
      <w:r w:rsidR="0018739E" w:rsidRPr="00C307BC">
        <w:fldChar w:fldCharType="end"/>
      </w:r>
      <w:r w:rsidRPr="00C307BC">
        <w:t>)</w:t>
      </w:r>
    </w:p>
    <w:p w14:paraId="7C43BBFA" w14:textId="77777777" w:rsidR="004328BA" w:rsidRPr="00C307BC" w:rsidRDefault="004328BA" w:rsidP="00591FFF">
      <w:pPr>
        <w:pStyle w:val="luanvananh"/>
        <w:pPrChange w:id="792" w:author="Nguyen Toan" w:date="2018-05-19T18:10:00Z">
          <w:pPr>
            <w:keepNext/>
            <w:jc w:val="center"/>
          </w:pPr>
        </w:pPrChange>
      </w:pPr>
      <w:r w:rsidRPr="00071A6D">
        <w:drawing>
          <wp:inline distT="0" distB="0" distL="0" distR="0" wp14:anchorId="646FA3D1" wp14:editId="29EC73ED">
            <wp:extent cx="3390900" cy="21050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390900" cy="2105025"/>
                    </a:xfrm>
                    <a:prstGeom prst="rect">
                      <a:avLst/>
                    </a:prstGeom>
                  </pic:spPr>
                </pic:pic>
              </a:graphicData>
            </a:graphic>
          </wp:inline>
        </w:drawing>
      </w:r>
    </w:p>
    <w:p w14:paraId="4D8F68A5" w14:textId="3FD41133" w:rsidR="004328BA" w:rsidRPr="00C307BC" w:rsidRDefault="004328BA" w:rsidP="003E226A">
      <w:pPr>
        <w:pStyle w:val="luanvanImg"/>
      </w:pPr>
      <w:bookmarkStart w:id="793" w:name="_Ref514156545"/>
      <w:bookmarkStart w:id="794" w:name="_Toc514445893"/>
      <w:r w:rsidRPr="00C307BC">
        <w:t xml:space="preserve">Hình </w:t>
      </w:r>
      <w:r w:rsidR="0037692A">
        <w:fldChar w:fldCharType="begin"/>
      </w:r>
      <w:r w:rsidR="0037692A">
        <w:instrText xml:space="preserve"> STYLEREF 1 \s </w:instrText>
      </w:r>
      <w:r w:rsidR="0037692A">
        <w:fldChar w:fldCharType="separate"/>
      </w:r>
      <w:r w:rsidR="003E226A">
        <w:rPr>
          <w:noProof/>
        </w:rPr>
        <w:t>4</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10</w:t>
      </w:r>
      <w:r w:rsidR="0037692A">
        <w:fldChar w:fldCharType="end"/>
      </w:r>
      <w:bookmarkEnd w:id="793"/>
      <w:r w:rsidRPr="00C307BC">
        <w:t>: Lịch sử chạy tác vụ</w:t>
      </w:r>
      <w:bookmarkEnd w:id="794"/>
    </w:p>
    <w:p w14:paraId="11AE617A" w14:textId="719D3D78" w:rsidR="004328BA" w:rsidRPr="00C307BC" w:rsidRDefault="004328BA" w:rsidP="00591FFF">
      <w:pPr>
        <w:pStyle w:val="luanvanpara"/>
        <w:rPr>
          <w:lang w:val="vi-VN"/>
        </w:rPr>
        <w:pPrChange w:id="795" w:author="Nguyen Toan" w:date="2018-05-19T18:10:00Z">
          <w:pPr>
            <w:spacing w:after="120" w:line="288" w:lineRule="auto"/>
            <w:ind w:firstLine="567"/>
            <w:jc w:val="both"/>
          </w:pPr>
        </w:pPrChange>
      </w:pPr>
      <w:r w:rsidRPr="00C307BC">
        <w:lastRenderedPageBreak/>
        <w:t xml:space="preserve">Ngoài các bưạy tác vụs 1 lh các thông tin cơ bản như máy chủ SMTP, hậu tố của email nhận cảnh báovà đẩy lêsẵn. Để có thể gửi mail thông báo lỗi, các cấu hình máy chủ mail pt </w:t>
      </w:r>
      <w:r w:rsidR="0018395C" w:rsidRPr="00C307BC">
        <w:t xml:space="preserve">. </w:t>
      </w:r>
      <w:r w:rsidR="0018395C" w:rsidRPr="00C307BC">
        <w:fldChar w:fldCharType="begin"/>
      </w:r>
      <w:r w:rsidR="0018395C" w:rsidRPr="00C307BC">
        <w:instrText xml:space="preserve"> REF _Ref514156519 \h </w:instrText>
      </w:r>
      <w:r w:rsidR="00C307BC" w:rsidRPr="00C307BC">
        <w:instrText xml:space="preserve"> \* MERGEFORMAT </w:instrText>
      </w:r>
      <w:r w:rsidR="0018395C" w:rsidRPr="00C307BC">
        <w:fldChar w:fldCharType="separate"/>
      </w:r>
      <w:ins w:id="796" w:author="Nguyen Toan" w:date="2018-05-19T18:34:00Z">
        <w:r w:rsidR="003E226A" w:rsidRPr="00071A6D">
          <w:t xml:space="preserve">Hình </w:t>
        </w:r>
        <w:r w:rsidR="003E226A" w:rsidRPr="003E226A">
          <w:rPr>
            <w:i/>
            <w:noProof/>
            <w:rPrChange w:id="797" w:author="Nguyen Toan" w:date="2018-05-19T18:34:00Z">
              <w:rPr>
                <w:noProof/>
              </w:rPr>
            </w:rPrChange>
          </w:rPr>
          <w:t>4.11</w:t>
        </w:r>
      </w:ins>
      <w:del w:id="798" w:author="Nguyen Toan" w:date="2018-05-19T18:34:00Z">
        <w:r w:rsidR="00896230" w:rsidRPr="00CF7898" w:rsidDel="003E226A">
          <w:delText xml:space="preserve">Hình </w:delText>
        </w:r>
        <w:r w:rsidR="00896230" w:rsidDel="003E226A">
          <w:rPr>
            <w:i/>
            <w:noProof/>
          </w:rPr>
          <w:delText>4</w:delText>
        </w:r>
        <w:r w:rsidR="00896230" w:rsidRPr="00C307BC" w:rsidDel="003E226A">
          <w:rPr>
            <w:i/>
            <w:noProof/>
          </w:rPr>
          <w:delText>.</w:delText>
        </w:r>
        <w:r w:rsidR="00896230" w:rsidDel="003E226A">
          <w:rPr>
            <w:i/>
            <w:noProof/>
          </w:rPr>
          <w:delText>11</w:delText>
        </w:r>
      </w:del>
      <w:r w:rsidR="0018395C" w:rsidRPr="00C307BC">
        <w:fldChar w:fldCharType="end"/>
      </w:r>
      <w:r w:rsidR="0018395C" w:rsidRPr="00C307BC">
        <w:t xml:space="preserve"> </w:t>
      </w:r>
      <w:r w:rsidRPr="00C307BC">
        <w:rPr>
          <w:lang w:val="vi-VN"/>
        </w:rPr>
        <w:t>là k ERGEFORMAT 19 \h  1 lh các thông tin cơ bản như máy ch</w:t>
      </w:r>
    </w:p>
    <w:p w14:paraId="247D7A1E" w14:textId="77777777" w:rsidR="006A746E" w:rsidRPr="00C307BC" w:rsidRDefault="004328BA" w:rsidP="00591FFF">
      <w:pPr>
        <w:pStyle w:val="luanvananh"/>
        <w:pPrChange w:id="799" w:author="Nguyen Toan" w:date="2018-05-19T18:10:00Z">
          <w:pPr>
            <w:keepNext/>
            <w:jc w:val="center"/>
          </w:pPr>
        </w:pPrChange>
      </w:pPr>
      <w:r w:rsidRPr="00071A6D">
        <w:drawing>
          <wp:inline distT="0" distB="0" distL="0" distR="0" wp14:anchorId="6F280D42" wp14:editId="6E9185B9">
            <wp:extent cx="5342783" cy="18099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4-28 at 11.11.34 PM.png"/>
                    <pic:cNvPicPr/>
                  </pic:nvPicPr>
                  <pic:blipFill>
                    <a:blip r:embed="rId56">
                      <a:extLst>
                        <a:ext uri="{28A0092B-C50C-407E-A947-70E740481C1C}">
                          <a14:useLocalDpi xmlns:a14="http://schemas.microsoft.com/office/drawing/2010/main" val="0"/>
                        </a:ext>
                      </a:extLst>
                    </a:blip>
                    <a:stretch>
                      <a:fillRect/>
                    </a:stretch>
                  </pic:blipFill>
                  <pic:spPr>
                    <a:xfrm>
                      <a:off x="0" y="0"/>
                      <a:ext cx="5353932" cy="1813677"/>
                    </a:xfrm>
                    <a:prstGeom prst="rect">
                      <a:avLst/>
                    </a:prstGeom>
                  </pic:spPr>
                </pic:pic>
              </a:graphicData>
            </a:graphic>
          </wp:inline>
        </w:drawing>
      </w:r>
    </w:p>
    <w:p w14:paraId="5DC2FE73" w14:textId="2A35AE9A" w:rsidR="00864FF3" w:rsidRPr="00C307BC" w:rsidRDefault="006A746E" w:rsidP="003E226A">
      <w:pPr>
        <w:pStyle w:val="luanvanImg"/>
      </w:pPr>
      <w:bookmarkStart w:id="800" w:name="_Ref514156519"/>
      <w:bookmarkStart w:id="801" w:name="_Toc514445894"/>
      <w:r w:rsidRPr="00071A6D">
        <w:t xml:space="preserve">Hình </w:t>
      </w:r>
      <w:r w:rsidR="0037692A">
        <w:fldChar w:fldCharType="begin"/>
      </w:r>
      <w:r w:rsidR="0037692A">
        <w:instrText xml:space="preserve"> STYLEREF 1 \s </w:instrText>
      </w:r>
      <w:r w:rsidR="0037692A">
        <w:fldChar w:fldCharType="separate"/>
      </w:r>
      <w:r w:rsidR="003E226A">
        <w:rPr>
          <w:noProof/>
        </w:rPr>
        <w:t>4</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11</w:t>
      </w:r>
      <w:r w:rsidR="0037692A">
        <w:fldChar w:fldCharType="end"/>
      </w:r>
      <w:bookmarkEnd w:id="800"/>
      <w:r w:rsidRPr="00071A6D">
        <w:t>: Kết quả thực hiện chạy mã nguồn kiểm thử tự sinh</w:t>
      </w:r>
      <w:bookmarkEnd w:id="801"/>
    </w:p>
    <w:p w14:paraId="6CB62E47" w14:textId="343EE8CC" w:rsidR="009C567E" w:rsidRPr="00071A6D" w:rsidRDefault="00B35178" w:rsidP="00071A6D">
      <w:pPr>
        <w:pStyle w:val="Heading2"/>
        <w:numPr>
          <w:ilvl w:val="1"/>
          <w:numId w:val="48"/>
        </w:numPr>
        <w:ind w:left="0" w:firstLine="0"/>
        <w:rPr>
          <w:rFonts w:ascii="Times New Roman" w:eastAsia="Times New Roman" w:hAnsi="Times New Roman" w:cs="Times New Roman"/>
          <w:b/>
          <w:sz w:val="26"/>
          <w:szCs w:val="26"/>
        </w:rPr>
      </w:pPr>
      <w:bookmarkStart w:id="802" w:name="_Toc514450075"/>
      <w:r w:rsidRPr="00C307BC">
        <w:rPr>
          <w:rFonts w:ascii="Times New Roman" w:eastAsia="Times New Roman" w:hAnsi="Times New Roman" w:cs="Times New Roman"/>
          <w:b/>
          <w:sz w:val="26"/>
          <w:szCs w:val="26"/>
        </w:rPr>
        <w:t>Đánh giá kết quả</w:t>
      </w:r>
      <w:bookmarkEnd w:id="802"/>
    </w:p>
    <w:p w14:paraId="32911DC8" w14:textId="77777777" w:rsidR="005B11B0" w:rsidRPr="00C307BC" w:rsidDel="002C6539" w:rsidRDefault="005B11B0" w:rsidP="00591FFF">
      <w:pPr>
        <w:pStyle w:val="luanvanpara"/>
        <w:rPr>
          <w:del w:id="803" w:author="Nguyen Toan" w:date="2018-05-19T18:13:00Z"/>
        </w:rPr>
        <w:pPrChange w:id="804" w:author="Nguyen Toan" w:date="2018-05-19T18:10:00Z">
          <w:pPr>
            <w:spacing w:after="120" w:line="288" w:lineRule="auto"/>
            <w:ind w:firstLine="567"/>
            <w:jc w:val="both"/>
          </w:pPr>
        </w:pPrChange>
      </w:pPr>
      <w:r w:rsidRPr="00C307BC">
        <w:t>Qua viiá kết quảiện chạy mã nch hợp liên tục trên công cụ Jenkins, kết hợp với công cụ AsenAPIDriver tự động sinh ca kiểm thử, ta có thể thấy rõ những ưu điểm mà nó mang lại.</w:t>
      </w:r>
    </w:p>
    <w:p w14:paraId="78A3BBB0" w14:textId="68C368C0" w:rsidR="004E53F0" w:rsidRPr="00C307BC" w:rsidRDefault="00D071BE" w:rsidP="002C6539">
      <w:pPr>
        <w:pStyle w:val="luanvanpara"/>
        <w:pPrChange w:id="805" w:author="Nguyen Toan" w:date="2018-05-19T18:13:00Z">
          <w:pPr>
            <w:spacing w:after="120" w:line="288" w:lineRule="auto"/>
            <w:ind w:firstLine="567"/>
            <w:jc w:val="both"/>
          </w:pPr>
        </w:pPrChange>
      </w:pPr>
      <w:ins w:id="806" w:author="TOANNM" w:date="2018-05-19T16:58:00Z">
        <w:r>
          <w:t>Quy tr</w:t>
        </w:r>
      </w:ins>
      <w:ins w:id="807" w:author="TOANNM" w:date="2018-05-19T16:59:00Z">
        <w:r>
          <w:t xml:space="preserve">ình </w:t>
        </w:r>
        <w:r w:rsidRPr="003E226A">
          <w:t>giúp</w:t>
        </w:r>
        <w:r>
          <w:t xml:space="preserve"> </w:t>
        </w:r>
      </w:ins>
      <w:del w:id="808" w:author="TOANNM" w:date="2018-05-19T16:59:00Z">
        <w:r w:rsidR="005B11B0" w:rsidRPr="00C307BC" w:rsidDel="00D071BE">
          <w:delText>Giúpt</w:delText>
        </w:r>
      </w:del>
      <w:ins w:id="809" w:author="TOANNM" w:date="2018-05-19T16:59:00Z">
        <w:r>
          <w:t>g</w:t>
        </w:r>
        <w:r w:rsidRPr="00C307BC">
          <w:t>iiúp</w:t>
        </w:r>
      </w:ins>
      <w:r w:rsidR="005B11B0" w:rsidRPr="00C307BC">
        <w:t xml:space="preserve">thúptriá kết quảiện chạy mã nch hợp liên tục trên công cụ Jenkins, kết hợp với công cgiữa </w:t>
      </w:r>
      <w:del w:id="810" w:author="Nguyen Toan" w:date="2018-05-19T18:10:00Z">
        <w:r w:rsidR="005B11B0" w:rsidRPr="00C307BC" w:rsidDel="003D1237">
          <w:delText xml:space="preserve">jenkins </w:delText>
        </w:r>
      </w:del>
      <w:ins w:id="811" w:author="Nguyen Toan" w:date="2018-05-19T18:10:00Z">
        <w:r w:rsidR="003D1237">
          <w:t>J</w:t>
        </w:r>
        <w:r w:rsidR="003D1237" w:rsidRPr="00C307BC">
          <w:t xml:space="preserve">enkins </w:t>
        </w:r>
      </w:ins>
      <w:r w:rsidR="005B11B0" w:rsidRPr="00C307BC">
        <w:t xml:space="preserve">và </w:t>
      </w:r>
      <w:del w:id="812" w:author="Nguyen Toan" w:date="2018-05-19T18:10:00Z">
        <w:r w:rsidR="005B11B0" w:rsidRPr="00C307BC" w:rsidDel="00744CC7">
          <w:delText>github</w:delText>
        </w:r>
      </w:del>
      <w:ins w:id="813" w:author="Nguyen Toan" w:date="2018-05-19T18:10:00Z">
        <w:r w:rsidR="00744CC7">
          <w:t>G</w:t>
        </w:r>
        <w:r w:rsidR="00744CC7" w:rsidRPr="00C307BC">
          <w:t>ithub</w:t>
        </w:r>
      </w:ins>
      <w:r w:rsidR="005B11B0" w:rsidRPr="00C307BC">
        <w:t>, bubb   kết quảiện chạy mã nch hợp liên tục trên công cụ Jenkins, kết hợp với công cgiữa nAPIDriver tự động sinh ca kiểm thử, ta có thể thấy rõ nhữn</w:t>
      </w:r>
      <w:r w:rsidR="004E53F0" w:rsidRPr="00C307BC">
        <w:t xml:space="preserve"> Điubb   kết quảiện chạy mã nch hợp liên tục trên công cụ Jenkins, kết hợ</w:t>
      </w:r>
    </w:p>
    <w:p w14:paraId="0C519DBE" w14:textId="77777777" w:rsidR="000332C4" w:rsidRDefault="004E53F0" w:rsidP="00591FFF">
      <w:pPr>
        <w:pStyle w:val="luanvanpara"/>
        <w:rPr>
          <w:ins w:id="814" w:author="TOANNM" w:date="2018-05-19T16:59:00Z"/>
        </w:rPr>
        <w:pPrChange w:id="815" w:author="Nguyen Toan" w:date="2018-05-19T18:10:00Z">
          <w:pPr>
            <w:spacing w:after="120" w:line="288" w:lineRule="auto"/>
            <w:ind w:firstLine="567"/>
            <w:jc w:val="both"/>
          </w:pPr>
        </w:pPrChange>
      </w:pPr>
      <w:r w:rsidRPr="00C307BC">
        <w:t>Ngoài ra, hiệu năng làm việc của đội phát triển cũng sẽ được cải thiện đáng kể. Với việc các thay đổi đều được kiểm tra liên tục, các vấn đề xảy ra sẽ sớm được phát hiện, thông báo lại để sớm tìm giải pháp khắc phục, hạn chế được các lỗi tiềm tàng khi triển khai.</w:t>
      </w:r>
    </w:p>
    <w:p w14:paraId="59E0293A" w14:textId="50916E66" w:rsidR="00E32CAF" w:rsidRPr="00C307BC" w:rsidRDefault="00396179" w:rsidP="00CF7898">
      <w:pPr>
        <w:spacing w:after="120" w:line="288" w:lineRule="auto"/>
        <w:ind w:firstLine="567"/>
        <w:jc w:val="both"/>
        <w:rPr>
          <w:sz w:val="26"/>
          <w:szCs w:val="26"/>
        </w:rPr>
      </w:pPr>
      <w:r w:rsidRPr="00C307BC">
        <w:rPr>
          <w:rFonts w:eastAsia="Times New Roman"/>
          <w:sz w:val="26"/>
          <w:szCs w:val="26"/>
        </w:rPr>
        <w:br w:type="page"/>
      </w:r>
    </w:p>
    <w:p w14:paraId="442AFA99" w14:textId="1B01E77C" w:rsidR="006F117B" w:rsidRPr="00C307BC" w:rsidRDefault="00F30756" w:rsidP="009E75C5">
      <w:pPr>
        <w:pStyle w:val="Heading1"/>
        <w:jc w:val="center"/>
        <w:rPr>
          <w:rFonts w:ascii="Times New Roman" w:eastAsia="Times New Roman" w:hAnsi="Times New Roman" w:cs="Times New Roman"/>
          <w:b/>
          <w:sz w:val="26"/>
          <w:szCs w:val="26"/>
        </w:rPr>
      </w:pPr>
      <w:bookmarkStart w:id="816" w:name="_p8bu8b45uu2w" w:colFirst="0" w:colLast="0"/>
      <w:bookmarkStart w:id="817" w:name="_Toc514450076"/>
      <w:bookmarkEnd w:id="816"/>
      <w:r w:rsidRPr="00C307BC">
        <w:rPr>
          <w:rFonts w:ascii="Times New Roman" w:eastAsia="Times New Roman" w:hAnsi="Times New Roman" w:cs="Times New Roman"/>
          <w:b/>
          <w:sz w:val="26"/>
          <w:szCs w:val="26"/>
        </w:rPr>
        <w:lastRenderedPageBreak/>
        <w:t>KẾT LUẬN</w:t>
      </w:r>
      <w:bookmarkStart w:id="818" w:name="_9ayqjrlqnwip" w:colFirst="0" w:colLast="0"/>
      <w:bookmarkStart w:id="819" w:name="_c3l3h9i4w4zo" w:colFirst="0" w:colLast="0"/>
      <w:bookmarkEnd w:id="817"/>
      <w:bookmarkEnd w:id="818"/>
      <w:bookmarkEnd w:id="819"/>
    </w:p>
    <w:p w14:paraId="0D5291C5" w14:textId="15044C7C" w:rsidR="006F117B" w:rsidRPr="00CF7898" w:rsidRDefault="00C674A3" w:rsidP="00CF7898">
      <w:pPr>
        <w:spacing w:before="120" w:after="120"/>
        <w:rPr>
          <w:rFonts w:eastAsia="Times New Roman"/>
          <w:b/>
          <w:sz w:val="26"/>
          <w:szCs w:val="26"/>
        </w:rPr>
      </w:pPr>
      <w:bookmarkStart w:id="820" w:name="_d088jnt1e28x" w:colFirst="0" w:colLast="0"/>
      <w:bookmarkEnd w:id="820"/>
      <w:r>
        <w:rPr>
          <w:rFonts w:eastAsia="Times New Roman"/>
          <w:b/>
          <w:sz w:val="26"/>
          <w:szCs w:val="26"/>
        </w:rPr>
        <w:t>Kết quả</w:t>
      </w:r>
      <w:r w:rsidR="003609D0">
        <w:rPr>
          <w:rFonts w:eastAsia="Times New Roman"/>
          <w:b/>
          <w:sz w:val="26"/>
          <w:szCs w:val="26"/>
        </w:rPr>
        <w:t xml:space="preserve"> đạt được</w:t>
      </w:r>
    </w:p>
    <w:p w14:paraId="33AEFB2C" w14:textId="71330E38" w:rsidR="00657A81" w:rsidRPr="00C307BC" w:rsidRDefault="002949E3" w:rsidP="002D6DC9">
      <w:pPr>
        <w:pStyle w:val="luanvanpara"/>
        <w:pPrChange w:id="821" w:author="Nguyen Toan" w:date="2018-05-19T18:13:00Z">
          <w:pPr>
            <w:spacing w:after="120" w:line="288" w:lineRule="auto"/>
            <w:ind w:firstLine="567"/>
            <w:jc w:val="both"/>
          </w:pPr>
        </w:pPrChange>
      </w:pPr>
      <w:r>
        <w:t>Luạt đượ</w:t>
      </w:r>
      <w:r w:rsidR="00657A81" w:rsidRPr="00C307BC">
        <w:t xml:space="preserve"> tìm hiợc hiệu năng làm việc của đội </w:t>
      </w:r>
      <w:r w:rsidR="00172BBF">
        <w:t xml:space="preserve"> xây diợc hiệu năng làm việc của đội phát </w:t>
      </w:r>
      <w:r w:rsidR="00657A81" w:rsidRPr="00C307BC">
        <w:t xml:space="preserve"> cũng như cách xây dlàm việc của đội phát tr</w:t>
      </w:r>
      <w:r w:rsidR="008E6183">
        <w:t xml:space="preserve">sinh mã </w:t>
      </w:r>
      <w:r w:rsidR="00657A81" w:rsidRPr="00C307BC">
        <w:t>kinh mã ư cách xây dlàm việc của đội phát tri</w:t>
      </w:r>
      <w:r w:rsidR="001E567E">
        <w:t>tinh</w:t>
      </w:r>
      <w:r w:rsidR="001E567E" w:rsidRPr="00C307BC">
        <w:t xml:space="preserve">hơn </w:t>
      </w:r>
      <w:r w:rsidR="00657A81" w:rsidRPr="00C307BC">
        <w:t xml:space="preserve">chn  mã </w:t>
      </w:r>
      <w:r w:rsidR="00F27030" w:rsidRPr="00C307BC">
        <w:t>ng h mã ư cách xây dlàm việc</w:t>
      </w:r>
      <w:r w:rsidR="00657A81" w:rsidRPr="00C307BC">
        <w:t>so với việc kiể</w:t>
      </w:r>
      <w:r w:rsidR="00F27030" w:rsidRPr="00C307BC">
        <w:t>m thới việc kiểxây dlàm việc của</w:t>
      </w:r>
      <w:r w:rsidR="001E567E">
        <w:t>, đhới việc kiểxây dlàm việc của đội phát triển cũng sẽ được cải thiện đáng kể. Với việc các thay đổi đề</w:t>
      </w:r>
      <w:r w:rsidR="00F27030" w:rsidRPr="00C307BC">
        <w:t xml:space="preserve">. </w:t>
      </w:r>
    </w:p>
    <w:p w14:paraId="5AE6A132" w14:textId="69CC3A50" w:rsidR="002A230C" w:rsidRPr="00C307BC" w:rsidRDefault="002A230C" w:rsidP="002D6DC9">
      <w:pPr>
        <w:pStyle w:val="luanvanpara"/>
        <w:pPrChange w:id="822" w:author="Nguyen Toan" w:date="2018-05-19T18:13:00Z">
          <w:pPr>
            <w:spacing w:after="120" w:line="288" w:lineRule="auto"/>
            <w:ind w:firstLine="567"/>
            <w:jc w:val="both"/>
          </w:pPr>
        </w:pPrChange>
      </w:pPr>
      <w:r w:rsidRPr="00C307BC">
        <w:t>M đhới việc kiểxây dlàm việc của đội phát triển cũng sẽ được cải thiện đáng kể. Với việc các tha</w:t>
      </w:r>
      <w:r w:rsidR="001633B5">
        <w:t>xây di vidựa trên kiến trúc trục tích hợp</w:t>
      </w:r>
      <w:r w:rsidRPr="00C307BC">
        <w:t>, k di vidựa trên kiến trúc trục tích hợp triển cũng sẽ được cải thiện đáng kể. Với việc các thay đổi đều được kiểm tra liên tục,</w:t>
      </w:r>
      <w:r w:rsidR="00B511A0" w:rsidRPr="00C307BC">
        <w:t xml:space="preserve"> </w:t>
      </w:r>
    </w:p>
    <w:p w14:paraId="5CC2EFAD" w14:textId="78FD34EA" w:rsidR="006F117B" w:rsidRPr="00C307BC" w:rsidRDefault="00994B39" w:rsidP="002D6DC9">
      <w:pPr>
        <w:pStyle w:val="luanvanpara"/>
        <w:pPrChange w:id="823" w:author="Nguyen Toan" w:date="2018-05-19T18:13:00Z">
          <w:pPr>
            <w:spacing w:after="120" w:line="288" w:lineRule="auto"/>
            <w:ind w:firstLine="567"/>
            <w:jc w:val="both"/>
          </w:pPr>
        </w:pPrChange>
      </w:pPr>
      <w:r w:rsidRPr="00C307BC">
        <w:t xml:space="preserve">Quy trình ki trên kiến trúc </w:t>
      </w:r>
      <w:r w:rsidR="00B13834" w:rsidRPr="00C307BC">
        <w:t xml:space="preserve">đưy trình ki trên kiến </w:t>
      </w:r>
      <w:r w:rsidRPr="00C307BC">
        <w:t xml:space="preserve"> hy trình ki trên kiến trúc trục tích hợp ược thời gian và kiểm soát </w:t>
      </w:r>
      <w:r w:rsidR="003F27F4" w:rsidRPr="00C307BC">
        <w:t>thy</w:t>
      </w:r>
      <w:r w:rsidRPr="00C307BC">
        <w:t xml:space="preserve"> các lình ki trên kiến trúc trục tích hợp ược thời gian và kiểm soát n đáng kể. Với việc các thay đổi đều được kiểm tra liên tục, các vấn</w:t>
      </w:r>
      <w:r w:rsidR="006D5AAB" w:rsidRPr="00C307BC">
        <w:t xml:space="preserve"> lác lình ki trên kiến trúc trục tích hợp ược </w:t>
      </w:r>
      <w:r w:rsidR="00D405EB" w:rsidRPr="00C307BC">
        <w:t xml:space="preserve"> trư lình </w:t>
      </w:r>
      <w:r w:rsidRPr="00C307BC">
        <w:t xml:space="preserve"> khi trih ki trên kiến trúc trục hật, đặc biệt là các khiếm khuyết do các phần chỉnh sửa </w:t>
      </w:r>
      <w:r w:rsidR="00A25685">
        <w:t>liên đrih ki trên kiến trúc tr</w:t>
      </w:r>
      <w:r w:rsidRPr="00C307BC">
        <w:t xml:space="preserve"> đên đrih ki </w:t>
      </w:r>
      <w:r w:rsidR="00DB3D41" w:rsidRPr="00C307BC">
        <w:t xml:space="preserve"> thn đrih ki trên </w:t>
      </w:r>
      <w:r w:rsidR="00E22FA8">
        <w:t>thhn đri</w:t>
      </w:r>
      <w:r w:rsidR="00CC1F3D">
        <w:t xml:space="preserve"> </w:t>
      </w:r>
      <w:r w:rsidR="00DB3D41" w:rsidRPr="00C307BC">
        <w:t xml:space="preserve">dhhn đrih ki </w:t>
      </w:r>
    </w:p>
    <w:p w14:paraId="3D71AAFF" w14:textId="565ADD7D" w:rsidR="00994B39" w:rsidRPr="00C307BC" w:rsidRDefault="00553AC2" w:rsidP="002D6DC9">
      <w:pPr>
        <w:pStyle w:val="luanvanpara"/>
        <w:pPrChange w:id="824" w:author="Nguyen Toan" w:date="2018-05-19T18:13:00Z">
          <w:pPr>
            <w:spacing w:before="120" w:after="120" w:line="288" w:lineRule="auto"/>
            <w:ind w:firstLine="567"/>
            <w:jc w:val="both"/>
          </w:pPr>
        </w:pPrChange>
      </w:pPr>
      <w:r w:rsidRPr="00C307BC">
        <w:t xml:space="preserve">Sau quá trình thn kiến trúc trục hật, </w:t>
      </w:r>
      <w:r w:rsidR="00994B39" w:rsidRPr="00C307BC">
        <w:t>oàn thi trình thn kiến trúc trục hật, đặc biệt là các khiế</w:t>
      </w:r>
      <w:r w:rsidR="002172C8">
        <w:t xml:space="preserve">xây dhi trình thn kin tảng </w:t>
      </w:r>
      <w:r w:rsidR="00994B39" w:rsidRPr="00C307BC">
        <w:t>MuleESB</w:t>
      </w:r>
      <w:r w:rsidR="00D14581">
        <w:t xml:space="preserve"> bleESB trình thn kin tảng  trục hật, đặc biệt là các khiếm khuyết do các phần chỉnh sửa các thay đổi đều </w:t>
      </w:r>
      <w:r w:rsidR="00B859DA">
        <w:t>hub</w:t>
      </w:r>
      <w:r w:rsidR="00D14581">
        <w:t>, Junit, Munit,</w:t>
      </w:r>
      <w:r w:rsidR="00B859DA">
        <w:t xml:space="preserve"> Maven</w:t>
      </w:r>
      <w:r w:rsidR="00D14581">
        <w:t xml:space="preserve"> giúp</w:t>
      </w:r>
      <w:r w:rsidRPr="00C307BC">
        <w:t xml:space="preserve"> g</w:t>
      </w:r>
      <w:r w:rsidR="00994B39" w:rsidRPr="00C307BC">
        <w:t>igiúpnt, Munit,hn kin tảng  trục hật, đặc bi</w:t>
      </w:r>
      <w:r w:rsidRPr="00C307BC">
        <w:t>, đúp</w:t>
      </w:r>
      <w:r w:rsidR="00994B39" w:rsidRPr="00C307BC">
        <w:t xml:space="preserve"> bđúpnt, Munit,hn kin tảng  trục hật, đặc biệt là các khiển ứng dụng.</w:t>
      </w:r>
    </w:p>
    <w:p w14:paraId="4CB9C8BC" w14:textId="77777777" w:rsidR="006F117B" w:rsidRPr="00C307BC" w:rsidRDefault="00994B39" w:rsidP="00CF7898">
      <w:pPr>
        <w:spacing w:before="120" w:after="120"/>
        <w:rPr>
          <w:rFonts w:eastAsia="Times New Roman"/>
          <w:b/>
          <w:sz w:val="26"/>
          <w:szCs w:val="26"/>
        </w:rPr>
      </w:pPr>
      <w:r w:rsidRPr="00C307BC">
        <w:rPr>
          <w:rFonts w:eastAsia="Times New Roman"/>
          <w:b/>
          <w:sz w:val="26"/>
          <w:szCs w:val="26"/>
        </w:rPr>
        <w:t>Điểm hạn chế và hướng phát triển tiếp</w:t>
      </w:r>
    </w:p>
    <w:p w14:paraId="4771D7C1" w14:textId="38B27243" w:rsidR="006369C0" w:rsidRPr="00C307BC" w:rsidRDefault="006369C0" w:rsidP="002D6DC9">
      <w:pPr>
        <w:pStyle w:val="luanvanpara"/>
        <w:pPrChange w:id="825" w:author="Nguyen Toan" w:date="2018-05-19T18:13:00Z">
          <w:pPr>
            <w:spacing w:before="120" w:after="120" w:line="288" w:lineRule="auto"/>
            <w:ind w:firstLine="567"/>
            <w:jc w:val="both"/>
          </w:pPr>
        </w:pPrChange>
      </w:pPr>
      <w:r w:rsidRPr="00C307BC">
        <w:t>Viểm hạn chế và hướng phát triển tiếp đặc biệt là cá</w:t>
      </w:r>
      <w:r w:rsidR="00511F78">
        <w:t>AsenAPIDriver</w:t>
      </w:r>
      <w:r w:rsidRPr="00C307BC">
        <w:t xml:space="preserve"> đã đáp rivervà hướng phát triển tiếp đặc biệt là các khiển ứng</w:t>
      </w:r>
      <w:r w:rsidR="006F351F">
        <w:t xml:space="preserve">hđã đáp </w:t>
      </w:r>
      <w:r w:rsidRPr="00C307BC">
        <w:t xml:space="preserve"> xây dp rivervà hướng phát triển tiếp đặc biệt là các khiển ứng dụngi gian và độ dài, một số vấn đề còn chư</w:t>
      </w:r>
      <w:r w:rsidR="00A67AB6" w:rsidRPr="00C307BC">
        <w:t xml:space="preserve">a đư dp rivervà hướng phát triển </w:t>
      </w:r>
    </w:p>
    <w:p w14:paraId="15567A0C" w14:textId="4BE379D2" w:rsidR="00F73612" w:rsidRPr="00C307BC" w:rsidRDefault="00B27698" w:rsidP="002D6DC9">
      <w:pPr>
        <w:pStyle w:val="luanvanpara"/>
        <w:pPrChange w:id="826" w:author="Nguyen Toan" w:date="2018-05-19T18:13:00Z">
          <w:pPr>
            <w:spacing w:before="120" w:after="120" w:line="288" w:lineRule="auto"/>
            <w:ind w:firstLine="567"/>
            <w:jc w:val="both"/>
          </w:pPr>
        </w:pPrChange>
      </w:pPr>
      <w:r w:rsidRPr="00C307BC">
        <w:t>Đ đư dp r</w:t>
      </w:r>
      <w:r w:rsidR="00DD52F7" w:rsidRPr="00C307BC">
        <w:t xml:space="preserve"> công c rivervà hướng</w:t>
      </w:r>
      <w:r w:rsidR="00756E45">
        <w:t xml:space="preserve"> chn</w:t>
      </w:r>
      <w:r w:rsidR="00DD52F7" w:rsidRPr="00C307BC">
        <w:t xml:space="preserve"> thng c riv</w:t>
      </w:r>
      <w:r w:rsidR="00756E45">
        <w:t>sinh các ca kià hướng ph</w:t>
      </w:r>
      <w:r w:rsidR="00DD52F7" w:rsidRPr="00C307BC">
        <w:t xml:space="preserve"> mnh các ca kià hướng phá</w:t>
      </w:r>
      <w:r w:rsidR="000758A1">
        <w:t>nmnh các</w:t>
      </w:r>
      <w:r w:rsidR="00DD52F7" w:rsidRPr="00C307BC">
        <w:t xml:space="preserve"> MuleESB</w:t>
      </w:r>
      <w:r w:rsidR="00B73EE4">
        <w:t xml:space="preserve"> và cũng ma kià hướng phát t</w:t>
      </w:r>
      <w:r w:rsidR="00026A73">
        <w:t>mvà</w:t>
      </w:r>
      <w:r w:rsidR="00B73EE4">
        <w:t xml:space="preserve"> hà cũng ma kià hướn</w:t>
      </w:r>
      <w:r w:rsidR="00DD52F7" w:rsidRPr="00C307BC">
        <w:t>. Ngoài ra, luà hướng</w:t>
      </w:r>
      <w:r w:rsidR="00B73EE4">
        <w:t>mới chỉ hỗ trợ sinh các ca kiểm thử chức năng, chưa bao quát được các ca kiểm thử phi chức năng về bảo mật cũng như hiệu năng của hệ thống</w:t>
      </w:r>
      <w:r w:rsidR="00DD52F7" w:rsidRPr="00C307BC">
        <w:t>.</w:t>
      </w:r>
      <w:r w:rsidR="00495DA9">
        <w:t xml:space="preserve"> </w:t>
      </w:r>
      <w:r w:rsidR="00DD52F7" w:rsidRPr="00C307BC">
        <w:t xml:space="preserve"> </w:t>
      </w:r>
    </w:p>
    <w:p w14:paraId="0E56B4CF" w14:textId="7D91CF7B" w:rsidR="00621607" w:rsidRPr="00C307BC" w:rsidRDefault="00F73612" w:rsidP="002D6DC9">
      <w:pPr>
        <w:pStyle w:val="luanvanpara"/>
        <w:pPrChange w:id="827" w:author="Nguyen Toan" w:date="2018-05-19T18:13:00Z">
          <w:pPr>
            <w:widowControl w:val="0"/>
            <w:spacing w:line="288" w:lineRule="auto"/>
            <w:ind w:firstLine="567"/>
            <w:jc w:val="both"/>
          </w:pPr>
        </w:pPrChange>
      </w:pPr>
      <w:r w:rsidRPr="00C307BC">
        <w:t>Trong tương lai, đ</w:t>
      </w:r>
      <w:r w:rsidR="00DD52F7" w:rsidRPr="00C307BC">
        <w:t>ểrong tương lai, đ</w:t>
      </w:r>
      <w:r w:rsidR="0016155E" w:rsidRPr="00C307BC">
        <w:t>c</w:t>
      </w:r>
      <w:r w:rsidR="00BA557E" w:rsidRPr="00C307BC">
        <w:t xml:space="preserve"> king tương lai, đh</w:t>
      </w:r>
      <w:r w:rsidR="00872109">
        <w:t>hking tương lai, đh các ca kiểm thử chức</w:t>
      </w:r>
      <w:r w:rsidR="00BA557E" w:rsidRPr="00C307BC">
        <w:t xml:space="preserve"> </w:t>
      </w:r>
      <w:r w:rsidR="00BC047A">
        <w:t>tring tương l</w:t>
      </w:r>
      <w:r w:rsidR="00BA557E" w:rsidRPr="00C307BC">
        <w:t xml:space="preserve"> khác</w:t>
      </w:r>
      <w:r w:rsidR="00DD52F7" w:rsidRPr="00C307BC">
        <w:t xml:space="preserve">, </w:t>
      </w:r>
      <w:r w:rsidR="00DE0158" w:rsidRPr="00C307BC">
        <w:t>tác gitương lai, đh c</w:t>
      </w:r>
      <w:r w:rsidR="00DD52F7" w:rsidRPr="00C307BC">
        <w:t>công ctư</w:t>
      </w:r>
      <w:r w:rsidR="00DE0158" w:rsidRPr="00C307BC">
        <w:t>t</w:t>
      </w:r>
      <w:r w:rsidR="00DD52F7" w:rsidRPr="00C307BC">
        <w:t>ích hct</w:t>
      </w:r>
      <w:r w:rsidR="00DE0158" w:rsidRPr="00C307BC">
        <w:t xml:space="preserve"> đư h</w:t>
      </w:r>
      <w:r w:rsidR="00DD52F7" w:rsidRPr="00C307BC">
        <w:t xml:space="preserve"> thành plugin trên IDE và hkiểm t</w:t>
      </w:r>
      <w:r w:rsidR="0046150E">
        <w:t xml:space="preserve">sinh các ca </w:t>
      </w:r>
      <w:r w:rsidR="00DD52F7" w:rsidRPr="00C307BC">
        <w:t xml:space="preserve">kinh các </w:t>
      </w:r>
      <w:r w:rsidR="0046150E">
        <w:t>cho</w:t>
      </w:r>
      <w:r w:rsidR="00DD52F7" w:rsidRPr="00C307BC">
        <w:t xml:space="preserve"> các nác ca n </w:t>
      </w:r>
      <w:r w:rsidR="0046150E">
        <w:t xml:space="preserve">trác nác ca n </w:t>
      </w:r>
      <w:r w:rsidR="00DD52F7" w:rsidRPr="00C307BC">
        <w:t>khác như: ServiceMix, JbossESB...</w:t>
      </w:r>
      <w:r w:rsidR="004F6B46" w:rsidRPr="00C307BC">
        <w:t xml:space="preserve"> </w:t>
      </w:r>
      <w:r w:rsidR="00684530">
        <w:t>cũng như đáp viceMix, JbossESB...hử chức năng, chưa bao quát</w:t>
      </w:r>
      <w:r w:rsidR="00684530">
        <w:lastRenderedPageBreak/>
        <w:t xml:space="preserve">cũng như đáp viceMix, JbossESB...ghiên cứu các quy trình phần mềm </w:t>
      </w:r>
      <w:r w:rsidR="004F6B46" w:rsidRPr="00C307BC">
        <w:t>mũng</w:t>
      </w:r>
      <w:r w:rsidR="00684530">
        <w:t>trong tương lai đMix, JbossESB...ghiên cứu các quy trình p</w:t>
      </w:r>
      <w:r w:rsidR="004F6B46" w:rsidRPr="00C307BC">
        <w:t>.</w:t>
      </w:r>
      <w:r w:rsidR="00621607" w:rsidRPr="00C307BC">
        <w:br w:type="page"/>
      </w:r>
    </w:p>
    <w:p w14:paraId="01549470" w14:textId="05DA669B" w:rsidR="002E09CA" w:rsidRPr="00C307BC" w:rsidRDefault="002E09CA" w:rsidP="00071A6D">
      <w:pPr>
        <w:widowControl w:val="0"/>
        <w:spacing w:line="288" w:lineRule="auto"/>
        <w:rPr>
          <w:sz w:val="26"/>
          <w:szCs w:val="26"/>
        </w:rPr>
      </w:pPr>
      <w:bookmarkStart w:id="828" w:name="_vrzgnxyqkyay" w:colFirst="0" w:colLast="0"/>
      <w:bookmarkEnd w:id="828"/>
    </w:p>
    <w:bookmarkStart w:id="829" w:name="_Toc514450077" w:displacedByCustomXml="next"/>
    <w:sdt>
      <w:sdtPr>
        <w:rPr>
          <w:rFonts w:ascii="Times New Roman" w:hAnsi="Times New Roman" w:cs="Times New Roman"/>
          <w:color w:val="auto"/>
          <w:sz w:val="26"/>
          <w:szCs w:val="26"/>
          <w:lang w:val="en-US"/>
        </w:rPr>
        <w:id w:val="-179816299"/>
        <w:docPartObj>
          <w:docPartGallery w:val="Bibliographies"/>
          <w:docPartUnique/>
        </w:docPartObj>
      </w:sdtPr>
      <w:sdtContent>
        <w:p w14:paraId="53021242" w14:textId="2C1C54FE" w:rsidR="00D65DF8" w:rsidRPr="00C307BC" w:rsidRDefault="00F446C5" w:rsidP="00071A6D">
          <w:pPr>
            <w:pStyle w:val="Heading1"/>
            <w:spacing w:before="0" w:after="0"/>
            <w:rPr>
              <w:rFonts w:ascii="Times New Roman" w:hAnsi="Times New Roman" w:cs="Times New Roman"/>
              <w:sz w:val="26"/>
              <w:szCs w:val="26"/>
            </w:rPr>
          </w:pPr>
          <w:r w:rsidRPr="00C307BC">
            <w:rPr>
              <w:rFonts w:ascii="Times New Roman" w:eastAsia="Times New Roman" w:hAnsi="Times New Roman" w:cs="Times New Roman"/>
              <w:b/>
              <w:sz w:val="26"/>
              <w:szCs w:val="26"/>
            </w:rPr>
            <w:t>TÀI LIỆU THAM KHẢO</w:t>
          </w:r>
          <w:bookmarkEnd w:id="829"/>
        </w:p>
        <w:p w14:paraId="5B49BACC" w14:textId="77777777" w:rsidR="003137DA" w:rsidRDefault="00D65DF8">
          <w:pPr>
            <w:rPr>
              <w:noProof/>
            </w:rPr>
          </w:pPr>
          <w:r w:rsidRPr="00C307BC">
            <w:rPr>
              <w:sz w:val="26"/>
              <w:szCs w:val="26"/>
            </w:rPr>
            <w:fldChar w:fldCharType="begin"/>
          </w:r>
          <w:r w:rsidRPr="00C307BC">
            <w:rPr>
              <w:sz w:val="26"/>
              <w:szCs w:val="26"/>
            </w:rPr>
            <w:instrText xml:space="preserve"> BIBLIOGRAPHY </w:instrText>
          </w:r>
          <w:r w:rsidRPr="00C307BC">
            <w:rPr>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63"/>
          </w:tblGrid>
          <w:tr w:rsidR="003137DA" w14:paraId="5BF28068" w14:textId="77777777">
            <w:trPr>
              <w:divId w:val="1243487836"/>
              <w:tblCellSpacing w:w="15" w:type="dxa"/>
            </w:trPr>
            <w:tc>
              <w:tcPr>
                <w:tcW w:w="50" w:type="pct"/>
                <w:hideMark/>
              </w:tcPr>
              <w:p w14:paraId="51A37F6D" w14:textId="77777777" w:rsidR="003137DA" w:rsidRDefault="003137DA">
                <w:pPr>
                  <w:pStyle w:val="Bibliography"/>
                  <w:rPr>
                    <w:noProof/>
                    <w:sz w:val="24"/>
                    <w:szCs w:val="24"/>
                  </w:rPr>
                </w:pPr>
                <w:r>
                  <w:rPr>
                    <w:noProof/>
                  </w:rPr>
                  <w:t xml:space="preserve">[1] </w:t>
                </w:r>
              </w:p>
            </w:tc>
            <w:tc>
              <w:tcPr>
                <w:tcW w:w="0" w:type="auto"/>
                <w:hideMark/>
              </w:tcPr>
              <w:p w14:paraId="085C6745" w14:textId="77777777" w:rsidR="003137DA" w:rsidRDefault="003137DA">
                <w:pPr>
                  <w:pStyle w:val="Bibliography"/>
                  <w:rPr>
                    <w:noProof/>
                  </w:rPr>
                </w:pPr>
                <w:r>
                  <w:rPr>
                    <w:noProof/>
                  </w:rPr>
                  <w:t xml:space="preserve">Dirk Slama, Dirk Krafzig and Karl Banke, Enterprise SOA: Service-Oriented Architecture Best Practices, Prentice Hall, 2004. </w:t>
                </w:r>
              </w:p>
            </w:tc>
          </w:tr>
          <w:tr w:rsidR="003137DA" w14:paraId="51888CB7" w14:textId="77777777">
            <w:trPr>
              <w:divId w:val="1243487836"/>
              <w:tblCellSpacing w:w="15" w:type="dxa"/>
            </w:trPr>
            <w:tc>
              <w:tcPr>
                <w:tcW w:w="50" w:type="pct"/>
                <w:hideMark/>
              </w:tcPr>
              <w:p w14:paraId="0134F46B" w14:textId="77777777" w:rsidR="003137DA" w:rsidRDefault="003137DA">
                <w:pPr>
                  <w:pStyle w:val="Bibliography"/>
                  <w:rPr>
                    <w:noProof/>
                  </w:rPr>
                </w:pPr>
                <w:r>
                  <w:rPr>
                    <w:noProof/>
                  </w:rPr>
                  <w:t xml:space="preserve">[2] </w:t>
                </w:r>
              </w:p>
            </w:tc>
            <w:tc>
              <w:tcPr>
                <w:tcW w:w="0" w:type="auto"/>
                <w:hideMark/>
              </w:tcPr>
              <w:p w14:paraId="67917028" w14:textId="77777777" w:rsidR="003137DA" w:rsidRDefault="003137DA">
                <w:pPr>
                  <w:pStyle w:val="Bibliography"/>
                  <w:rPr>
                    <w:noProof/>
                  </w:rPr>
                </w:pPr>
                <w:r>
                  <w:rPr>
                    <w:noProof/>
                  </w:rPr>
                  <w:t>Pulier, E., Taylor, Understanding Enterprise SOA, Manning, 2016, p. 2006.</w:t>
                </w:r>
              </w:p>
            </w:tc>
          </w:tr>
          <w:tr w:rsidR="003137DA" w14:paraId="1A0E927D" w14:textId="77777777">
            <w:trPr>
              <w:divId w:val="1243487836"/>
              <w:tblCellSpacing w:w="15" w:type="dxa"/>
            </w:trPr>
            <w:tc>
              <w:tcPr>
                <w:tcW w:w="50" w:type="pct"/>
                <w:hideMark/>
              </w:tcPr>
              <w:p w14:paraId="7E8B3A25" w14:textId="77777777" w:rsidR="003137DA" w:rsidRDefault="003137DA">
                <w:pPr>
                  <w:pStyle w:val="Bibliography"/>
                  <w:rPr>
                    <w:noProof/>
                  </w:rPr>
                </w:pPr>
                <w:r>
                  <w:rPr>
                    <w:noProof/>
                  </w:rPr>
                  <w:t xml:space="preserve">[3] </w:t>
                </w:r>
              </w:p>
            </w:tc>
            <w:tc>
              <w:tcPr>
                <w:tcW w:w="0" w:type="auto"/>
                <w:hideMark/>
              </w:tcPr>
              <w:p w14:paraId="3E428C56" w14:textId="77777777" w:rsidR="003137DA" w:rsidRDefault="003137DA">
                <w:pPr>
                  <w:pStyle w:val="Bibliography"/>
                  <w:rPr>
                    <w:noProof/>
                  </w:rPr>
                </w:pPr>
                <w:r>
                  <w:rPr>
                    <w:noProof/>
                  </w:rPr>
                  <w:t xml:space="preserve">Dirk Krafzig, "Enterprise SOA: Service-Oriented Architecture Best Practices," 2005. </w:t>
                </w:r>
              </w:p>
            </w:tc>
          </w:tr>
          <w:tr w:rsidR="003137DA" w14:paraId="46220F2B" w14:textId="77777777">
            <w:trPr>
              <w:divId w:val="1243487836"/>
              <w:tblCellSpacing w:w="15" w:type="dxa"/>
            </w:trPr>
            <w:tc>
              <w:tcPr>
                <w:tcW w:w="50" w:type="pct"/>
                <w:hideMark/>
              </w:tcPr>
              <w:p w14:paraId="3C1697AF" w14:textId="77777777" w:rsidR="003137DA" w:rsidRDefault="003137DA">
                <w:pPr>
                  <w:pStyle w:val="Bibliography"/>
                  <w:rPr>
                    <w:noProof/>
                  </w:rPr>
                </w:pPr>
                <w:r>
                  <w:rPr>
                    <w:noProof/>
                  </w:rPr>
                  <w:t xml:space="preserve">[4] </w:t>
                </w:r>
              </w:p>
            </w:tc>
            <w:tc>
              <w:tcPr>
                <w:tcW w:w="0" w:type="auto"/>
                <w:hideMark/>
              </w:tcPr>
              <w:p w14:paraId="49C5D8FC" w14:textId="77777777" w:rsidR="003137DA" w:rsidRDefault="003137DA">
                <w:pPr>
                  <w:pStyle w:val="Bibliography"/>
                  <w:rPr>
                    <w:noProof/>
                  </w:rPr>
                </w:pPr>
                <w:r>
                  <w:rPr>
                    <w:noProof/>
                  </w:rPr>
                  <w:t xml:space="preserve">Falko Menge, "Enterprise Service Bus," </w:t>
                </w:r>
                <w:r>
                  <w:rPr>
                    <w:i/>
                    <w:iCs/>
                    <w:noProof/>
                  </w:rPr>
                  <w:t xml:space="preserve">Free and open source software conference, </w:t>
                </w:r>
                <w:r>
                  <w:rPr>
                    <w:noProof/>
                  </w:rPr>
                  <w:t xml:space="preserve">2007. </w:t>
                </w:r>
              </w:p>
            </w:tc>
          </w:tr>
          <w:tr w:rsidR="003137DA" w14:paraId="0867FDB5" w14:textId="77777777">
            <w:trPr>
              <w:divId w:val="1243487836"/>
              <w:tblCellSpacing w:w="15" w:type="dxa"/>
            </w:trPr>
            <w:tc>
              <w:tcPr>
                <w:tcW w:w="50" w:type="pct"/>
                <w:hideMark/>
              </w:tcPr>
              <w:p w14:paraId="23ACB35F" w14:textId="77777777" w:rsidR="003137DA" w:rsidRDefault="003137DA">
                <w:pPr>
                  <w:pStyle w:val="Bibliography"/>
                  <w:rPr>
                    <w:noProof/>
                  </w:rPr>
                </w:pPr>
                <w:r>
                  <w:rPr>
                    <w:noProof/>
                  </w:rPr>
                  <w:t xml:space="preserve">[5] </w:t>
                </w:r>
              </w:p>
            </w:tc>
            <w:tc>
              <w:tcPr>
                <w:tcW w:w="0" w:type="auto"/>
                <w:hideMark/>
              </w:tcPr>
              <w:p w14:paraId="336A19AE" w14:textId="77777777" w:rsidR="003137DA" w:rsidRDefault="003137DA">
                <w:pPr>
                  <w:pStyle w:val="Bibliography"/>
                  <w:rPr>
                    <w:noProof/>
                  </w:rPr>
                </w:pPr>
                <w:r>
                  <w:rPr>
                    <w:noProof/>
                  </w:rPr>
                  <w:t xml:space="preserve">Srinivas Shenoy, "“Approach to ESB Testing” – An Experience Sharing," 2013. </w:t>
                </w:r>
              </w:p>
            </w:tc>
          </w:tr>
          <w:tr w:rsidR="003137DA" w14:paraId="4F3C4218" w14:textId="77777777">
            <w:trPr>
              <w:divId w:val="1243487836"/>
              <w:tblCellSpacing w:w="15" w:type="dxa"/>
            </w:trPr>
            <w:tc>
              <w:tcPr>
                <w:tcW w:w="50" w:type="pct"/>
                <w:hideMark/>
              </w:tcPr>
              <w:p w14:paraId="187CC5E6" w14:textId="77777777" w:rsidR="003137DA" w:rsidRDefault="003137DA">
                <w:pPr>
                  <w:pStyle w:val="Bibliography"/>
                  <w:rPr>
                    <w:noProof/>
                  </w:rPr>
                </w:pPr>
                <w:r>
                  <w:rPr>
                    <w:noProof/>
                  </w:rPr>
                  <w:t xml:space="preserve">[6] </w:t>
                </w:r>
              </w:p>
            </w:tc>
            <w:tc>
              <w:tcPr>
                <w:tcW w:w="0" w:type="auto"/>
                <w:hideMark/>
              </w:tcPr>
              <w:p w14:paraId="05C0C46D" w14:textId="77777777" w:rsidR="003137DA" w:rsidRDefault="003137DA">
                <w:pPr>
                  <w:pStyle w:val="Bibliography"/>
                  <w:rPr>
                    <w:noProof/>
                  </w:rPr>
                </w:pPr>
                <w:r>
                  <w:rPr>
                    <w:noProof/>
                  </w:rPr>
                  <w:t>MuleSoft, "What is MuleESB," [Online]. Available: https://www.mulesoft.com/resources/esb/what-mule-esb.</w:t>
                </w:r>
              </w:p>
            </w:tc>
          </w:tr>
          <w:tr w:rsidR="003137DA" w14:paraId="09B3428F" w14:textId="77777777">
            <w:trPr>
              <w:divId w:val="1243487836"/>
              <w:tblCellSpacing w:w="15" w:type="dxa"/>
            </w:trPr>
            <w:tc>
              <w:tcPr>
                <w:tcW w:w="50" w:type="pct"/>
                <w:hideMark/>
              </w:tcPr>
              <w:p w14:paraId="55C06AE9" w14:textId="77777777" w:rsidR="003137DA" w:rsidRDefault="003137DA">
                <w:pPr>
                  <w:pStyle w:val="Bibliography"/>
                  <w:rPr>
                    <w:noProof/>
                  </w:rPr>
                </w:pPr>
                <w:r>
                  <w:rPr>
                    <w:noProof/>
                  </w:rPr>
                  <w:t xml:space="preserve">[7] </w:t>
                </w:r>
              </w:p>
            </w:tc>
            <w:tc>
              <w:tcPr>
                <w:tcW w:w="0" w:type="auto"/>
                <w:hideMark/>
              </w:tcPr>
              <w:p w14:paraId="51D23E77" w14:textId="77777777" w:rsidR="003137DA" w:rsidRDefault="003137DA">
                <w:pPr>
                  <w:pStyle w:val="Bibliography"/>
                  <w:rPr>
                    <w:noProof/>
                  </w:rPr>
                </w:pPr>
                <w:r>
                  <w:rPr>
                    <w:noProof/>
                  </w:rPr>
                  <w:t>Mule, "Mule," [Online]. Available: https://www.mulesoft.com/.</w:t>
                </w:r>
              </w:p>
            </w:tc>
          </w:tr>
          <w:tr w:rsidR="003137DA" w14:paraId="6FA1B972" w14:textId="77777777">
            <w:trPr>
              <w:divId w:val="1243487836"/>
              <w:tblCellSpacing w:w="15" w:type="dxa"/>
            </w:trPr>
            <w:tc>
              <w:tcPr>
                <w:tcW w:w="50" w:type="pct"/>
                <w:hideMark/>
              </w:tcPr>
              <w:p w14:paraId="3D0D2DEF" w14:textId="77777777" w:rsidR="003137DA" w:rsidRDefault="003137DA">
                <w:pPr>
                  <w:pStyle w:val="Bibliography"/>
                  <w:rPr>
                    <w:noProof/>
                  </w:rPr>
                </w:pPr>
                <w:r>
                  <w:rPr>
                    <w:noProof/>
                  </w:rPr>
                  <w:t xml:space="preserve">[8] </w:t>
                </w:r>
              </w:p>
            </w:tc>
            <w:tc>
              <w:tcPr>
                <w:tcW w:w="0" w:type="auto"/>
                <w:hideMark/>
              </w:tcPr>
              <w:p w14:paraId="3DA7F654" w14:textId="77777777" w:rsidR="003137DA" w:rsidRDefault="003137DA">
                <w:pPr>
                  <w:pStyle w:val="Bibliography"/>
                  <w:rPr>
                    <w:noProof/>
                  </w:rPr>
                </w:pPr>
                <w:r>
                  <w:rPr>
                    <w:noProof/>
                  </w:rPr>
                  <w:t>Gartner, "Gartner Magic quandrad leade," [Online]. Available: https://www.mulesoft.com/lp/reports/gartner-magic-quadrant-leader.</w:t>
                </w:r>
              </w:p>
            </w:tc>
          </w:tr>
          <w:tr w:rsidR="003137DA" w14:paraId="2E65D2AE" w14:textId="77777777">
            <w:trPr>
              <w:divId w:val="1243487836"/>
              <w:tblCellSpacing w:w="15" w:type="dxa"/>
            </w:trPr>
            <w:tc>
              <w:tcPr>
                <w:tcW w:w="50" w:type="pct"/>
                <w:hideMark/>
              </w:tcPr>
              <w:p w14:paraId="2A544ED0" w14:textId="77777777" w:rsidR="003137DA" w:rsidRDefault="003137DA">
                <w:pPr>
                  <w:pStyle w:val="Bibliography"/>
                  <w:rPr>
                    <w:noProof/>
                  </w:rPr>
                </w:pPr>
                <w:r>
                  <w:rPr>
                    <w:noProof/>
                  </w:rPr>
                  <w:t xml:space="preserve">[9] </w:t>
                </w:r>
              </w:p>
            </w:tc>
            <w:tc>
              <w:tcPr>
                <w:tcW w:w="0" w:type="auto"/>
                <w:hideMark/>
              </w:tcPr>
              <w:p w14:paraId="7F6059E6" w14:textId="77777777" w:rsidR="003137DA" w:rsidRDefault="003137DA">
                <w:pPr>
                  <w:pStyle w:val="Bibliography"/>
                  <w:rPr>
                    <w:noProof/>
                  </w:rPr>
                </w:pPr>
                <w:r>
                  <w:rPr>
                    <w:noProof/>
                  </w:rPr>
                  <w:t>Martin Fowler, "Continuous Integration," [Online]. Available: https://www.martinfowler.com/articles/continuousIntegration.html.</w:t>
                </w:r>
              </w:p>
            </w:tc>
          </w:tr>
          <w:tr w:rsidR="003137DA" w14:paraId="03215F31" w14:textId="77777777">
            <w:trPr>
              <w:divId w:val="1243487836"/>
              <w:tblCellSpacing w:w="15" w:type="dxa"/>
            </w:trPr>
            <w:tc>
              <w:tcPr>
                <w:tcW w:w="50" w:type="pct"/>
                <w:hideMark/>
              </w:tcPr>
              <w:p w14:paraId="13501616" w14:textId="77777777" w:rsidR="003137DA" w:rsidRDefault="003137DA">
                <w:pPr>
                  <w:pStyle w:val="Bibliography"/>
                  <w:rPr>
                    <w:noProof/>
                  </w:rPr>
                </w:pPr>
                <w:r>
                  <w:rPr>
                    <w:noProof/>
                  </w:rPr>
                  <w:t xml:space="preserve">[10] </w:t>
                </w:r>
              </w:p>
            </w:tc>
            <w:tc>
              <w:tcPr>
                <w:tcW w:w="0" w:type="auto"/>
                <w:hideMark/>
              </w:tcPr>
              <w:p w14:paraId="026BF84D" w14:textId="77777777" w:rsidR="003137DA" w:rsidRDefault="003137DA">
                <w:pPr>
                  <w:pStyle w:val="Bibliography"/>
                  <w:rPr>
                    <w:noProof/>
                  </w:rPr>
                </w:pPr>
                <w:r>
                  <w:rPr>
                    <w:noProof/>
                  </w:rPr>
                  <w:t>Git, "Getting started - About version control," [Online]. Available: https://git-scm.com/book/en/v1/Getting-Started-About-Version-Control.</w:t>
                </w:r>
              </w:p>
            </w:tc>
          </w:tr>
          <w:tr w:rsidR="003137DA" w14:paraId="7291C37E" w14:textId="77777777">
            <w:trPr>
              <w:divId w:val="1243487836"/>
              <w:tblCellSpacing w:w="15" w:type="dxa"/>
            </w:trPr>
            <w:tc>
              <w:tcPr>
                <w:tcW w:w="50" w:type="pct"/>
                <w:hideMark/>
              </w:tcPr>
              <w:p w14:paraId="324D9DA4" w14:textId="77777777" w:rsidR="003137DA" w:rsidRDefault="003137DA">
                <w:pPr>
                  <w:pStyle w:val="Bibliography"/>
                  <w:rPr>
                    <w:noProof/>
                  </w:rPr>
                </w:pPr>
                <w:r>
                  <w:rPr>
                    <w:noProof/>
                  </w:rPr>
                  <w:t xml:space="preserve">[11] </w:t>
                </w:r>
              </w:p>
            </w:tc>
            <w:tc>
              <w:tcPr>
                <w:tcW w:w="0" w:type="auto"/>
                <w:hideMark/>
              </w:tcPr>
              <w:p w14:paraId="66A567F3" w14:textId="77777777" w:rsidR="003137DA" w:rsidRDefault="003137DA">
                <w:pPr>
                  <w:pStyle w:val="Bibliography"/>
                  <w:rPr>
                    <w:noProof/>
                  </w:rPr>
                </w:pPr>
                <w:r>
                  <w:rPr>
                    <w:noProof/>
                  </w:rPr>
                  <w:t xml:space="preserve">Glenford J. Myers, Corey Sandler and Tom Badgett, The Art of Software Testing 3rd Edition, 26 September 2015. </w:t>
                </w:r>
              </w:p>
            </w:tc>
          </w:tr>
          <w:tr w:rsidR="003137DA" w14:paraId="22AA0E15" w14:textId="77777777">
            <w:trPr>
              <w:divId w:val="1243487836"/>
              <w:tblCellSpacing w:w="15" w:type="dxa"/>
            </w:trPr>
            <w:tc>
              <w:tcPr>
                <w:tcW w:w="50" w:type="pct"/>
                <w:hideMark/>
              </w:tcPr>
              <w:p w14:paraId="5D05C064" w14:textId="77777777" w:rsidR="003137DA" w:rsidRDefault="003137DA">
                <w:pPr>
                  <w:pStyle w:val="Bibliography"/>
                  <w:rPr>
                    <w:noProof/>
                  </w:rPr>
                </w:pPr>
                <w:r>
                  <w:rPr>
                    <w:noProof/>
                  </w:rPr>
                  <w:t xml:space="preserve">[12] </w:t>
                </w:r>
              </w:p>
            </w:tc>
            <w:tc>
              <w:tcPr>
                <w:tcW w:w="0" w:type="auto"/>
                <w:hideMark/>
              </w:tcPr>
              <w:p w14:paraId="40B2B3D7" w14:textId="77777777" w:rsidR="003137DA" w:rsidRDefault="003137DA">
                <w:pPr>
                  <w:pStyle w:val="Bibliography"/>
                  <w:rPr>
                    <w:noProof/>
                  </w:rPr>
                </w:pPr>
                <w:r>
                  <w:rPr>
                    <w:noProof/>
                  </w:rPr>
                  <w:t xml:space="preserve">Phạm Ngọc Hùng, Trương Anh Hoàng and Đặng Văn Hưng, Giáo trình kiểm thử phần mềm, 2014. </w:t>
                </w:r>
              </w:p>
            </w:tc>
          </w:tr>
          <w:tr w:rsidR="003137DA" w14:paraId="70395AEC" w14:textId="77777777">
            <w:trPr>
              <w:divId w:val="1243487836"/>
              <w:tblCellSpacing w:w="15" w:type="dxa"/>
            </w:trPr>
            <w:tc>
              <w:tcPr>
                <w:tcW w:w="50" w:type="pct"/>
                <w:hideMark/>
              </w:tcPr>
              <w:p w14:paraId="70EB0056" w14:textId="77777777" w:rsidR="003137DA" w:rsidRDefault="003137DA">
                <w:pPr>
                  <w:pStyle w:val="Bibliography"/>
                  <w:rPr>
                    <w:noProof/>
                  </w:rPr>
                </w:pPr>
                <w:r>
                  <w:rPr>
                    <w:noProof/>
                  </w:rPr>
                  <w:t xml:space="preserve">[13] </w:t>
                </w:r>
              </w:p>
            </w:tc>
            <w:tc>
              <w:tcPr>
                <w:tcW w:w="0" w:type="auto"/>
                <w:hideMark/>
              </w:tcPr>
              <w:p w14:paraId="0278D2BD" w14:textId="77777777" w:rsidR="003137DA" w:rsidRDefault="003137DA">
                <w:pPr>
                  <w:pStyle w:val="Bibliography"/>
                  <w:rPr>
                    <w:noProof/>
                  </w:rPr>
                </w:pPr>
                <w:r>
                  <w:rPr>
                    <w:noProof/>
                  </w:rPr>
                  <w:t>SoapUI, "SoapUI Getting started," [Online]. Available: https://www.soapui.org/soap-and-wsdl/getting-started.html.</w:t>
                </w:r>
              </w:p>
            </w:tc>
          </w:tr>
          <w:tr w:rsidR="003137DA" w14:paraId="5D2299A6" w14:textId="77777777">
            <w:trPr>
              <w:divId w:val="1243487836"/>
              <w:tblCellSpacing w:w="15" w:type="dxa"/>
            </w:trPr>
            <w:tc>
              <w:tcPr>
                <w:tcW w:w="50" w:type="pct"/>
                <w:hideMark/>
              </w:tcPr>
              <w:p w14:paraId="63620DC4" w14:textId="77777777" w:rsidR="003137DA" w:rsidRDefault="003137DA">
                <w:pPr>
                  <w:pStyle w:val="Bibliography"/>
                  <w:rPr>
                    <w:noProof/>
                  </w:rPr>
                </w:pPr>
                <w:r>
                  <w:rPr>
                    <w:noProof/>
                  </w:rPr>
                  <w:t xml:space="preserve">[14] </w:t>
                </w:r>
              </w:p>
            </w:tc>
            <w:tc>
              <w:tcPr>
                <w:tcW w:w="0" w:type="auto"/>
                <w:hideMark/>
              </w:tcPr>
              <w:p w14:paraId="43B6F6B0" w14:textId="77777777" w:rsidR="003137DA" w:rsidRDefault="003137DA">
                <w:pPr>
                  <w:pStyle w:val="Bibliography"/>
                  <w:rPr>
                    <w:noProof/>
                  </w:rPr>
                </w:pPr>
                <w:r>
                  <w:rPr>
                    <w:noProof/>
                  </w:rPr>
                  <w:t xml:space="preserve">Gregor Hohpe and Wendy Istanick, "Test-Driven Development in Enterprise Integration Projects," 2002. </w:t>
                </w:r>
              </w:p>
            </w:tc>
          </w:tr>
          <w:tr w:rsidR="003137DA" w14:paraId="6DE67F8E" w14:textId="77777777">
            <w:trPr>
              <w:divId w:val="1243487836"/>
              <w:tblCellSpacing w:w="15" w:type="dxa"/>
            </w:trPr>
            <w:tc>
              <w:tcPr>
                <w:tcW w:w="50" w:type="pct"/>
                <w:hideMark/>
              </w:tcPr>
              <w:p w14:paraId="136D5BBC" w14:textId="77777777" w:rsidR="003137DA" w:rsidRDefault="003137DA">
                <w:pPr>
                  <w:pStyle w:val="Bibliography"/>
                  <w:rPr>
                    <w:noProof/>
                  </w:rPr>
                </w:pPr>
                <w:r>
                  <w:rPr>
                    <w:noProof/>
                  </w:rPr>
                  <w:t xml:space="preserve">[15] </w:t>
                </w:r>
              </w:p>
            </w:tc>
            <w:tc>
              <w:tcPr>
                <w:tcW w:w="0" w:type="auto"/>
                <w:hideMark/>
              </w:tcPr>
              <w:p w14:paraId="6564FA62" w14:textId="77777777" w:rsidR="003137DA" w:rsidRDefault="003137DA">
                <w:pPr>
                  <w:pStyle w:val="Bibliography"/>
                  <w:rPr>
                    <w:noProof/>
                  </w:rPr>
                </w:pPr>
                <w:r>
                  <w:rPr>
                    <w:noProof/>
                  </w:rPr>
                  <w:t>Maven, "Maven," [Online]. Available: https://maven.apache.org/.</w:t>
                </w:r>
              </w:p>
            </w:tc>
          </w:tr>
          <w:tr w:rsidR="003137DA" w14:paraId="52EF4E8A" w14:textId="77777777">
            <w:trPr>
              <w:divId w:val="1243487836"/>
              <w:tblCellSpacing w:w="15" w:type="dxa"/>
            </w:trPr>
            <w:tc>
              <w:tcPr>
                <w:tcW w:w="50" w:type="pct"/>
                <w:hideMark/>
              </w:tcPr>
              <w:p w14:paraId="3EB85163" w14:textId="77777777" w:rsidR="003137DA" w:rsidRDefault="003137DA">
                <w:pPr>
                  <w:pStyle w:val="Bibliography"/>
                  <w:rPr>
                    <w:noProof/>
                  </w:rPr>
                </w:pPr>
                <w:r>
                  <w:rPr>
                    <w:noProof/>
                  </w:rPr>
                  <w:t xml:space="preserve">[16] </w:t>
                </w:r>
              </w:p>
            </w:tc>
            <w:tc>
              <w:tcPr>
                <w:tcW w:w="0" w:type="auto"/>
                <w:hideMark/>
              </w:tcPr>
              <w:p w14:paraId="401724E5" w14:textId="77777777" w:rsidR="003137DA" w:rsidRDefault="003137DA">
                <w:pPr>
                  <w:pStyle w:val="Bibliography"/>
                  <w:rPr>
                    <w:noProof/>
                  </w:rPr>
                </w:pPr>
                <w:r>
                  <w:rPr>
                    <w:noProof/>
                  </w:rPr>
                  <w:t>JUnit, "JUnit," [Online]. Available: https://junit.org/junit5/ .</w:t>
                </w:r>
              </w:p>
            </w:tc>
          </w:tr>
          <w:tr w:rsidR="003137DA" w14:paraId="5C6490BA" w14:textId="77777777">
            <w:trPr>
              <w:divId w:val="1243487836"/>
              <w:tblCellSpacing w:w="15" w:type="dxa"/>
            </w:trPr>
            <w:tc>
              <w:tcPr>
                <w:tcW w:w="50" w:type="pct"/>
                <w:hideMark/>
              </w:tcPr>
              <w:p w14:paraId="41A4ECCF" w14:textId="77777777" w:rsidR="003137DA" w:rsidRDefault="003137DA">
                <w:pPr>
                  <w:pStyle w:val="Bibliography"/>
                  <w:rPr>
                    <w:noProof/>
                  </w:rPr>
                </w:pPr>
                <w:r>
                  <w:rPr>
                    <w:noProof/>
                  </w:rPr>
                  <w:t xml:space="preserve">[17] </w:t>
                </w:r>
              </w:p>
            </w:tc>
            <w:tc>
              <w:tcPr>
                <w:tcW w:w="0" w:type="auto"/>
                <w:hideMark/>
              </w:tcPr>
              <w:p w14:paraId="6F1D9185" w14:textId="77777777" w:rsidR="003137DA" w:rsidRDefault="003137DA">
                <w:pPr>
                  <w:pStyle w:val="Bibliography"/>
                  <w:rPr>
                    <w:noProof/>
                  </w:rPr>
                </w:pPr>
                <w:r>
                  <w:rPr>
                    <w:noProof/>
                  </w:rPr>
                  <w:t>Jenkins, "Jenkins," [Online]. Available: https://jenkins.io/.</w:t>
                </w:r>
              </w:p>
            </w:tc>
          </w:tr>
          <w:tr w:rsidR="003137DA" w14:paraId="3B9C79E4" w14:textId="77777777">
            <w:trPr>
              <w:divId w:val="1243487836"/>
              <w:tblCellSpacing w:w="15" w:type="dxa"/>
            </w:trPr>
            <w:tc>
              <w:tcPr>
                <w:tcW w:w="50" w:type="pct"/>
                <w:hideMark/>
              </w:tcPr>
              <w:p w14:paraId="191121B0" w14:textId="77777777" w:rsidR="003137DA" w:rsidRDefault="003137DA">
                <w:pPr>
                  <w:pStyle w:val="Bibliography"/>
                  <w:rPr>
                    <w:noProof/>
                  </w:rPr>
                </w:pPr>
                <w:r>
                  <w:rPr>
                    <w:noProof/>
                  </w:rPr>
                  <w:t xml:space="preserve">[18] </w:t>
                </w:r>
              </w:p>
            </w:tc>
            <w:tc>
              <w:tcPr>
                <w:tcW w:w="0" w:type="auto"/>
                <w:hideMark/>
              </w:tcPr>
              <w:p w14:paraId="414628EA" w14:textId="77777777" w:rsidR="003137DA" w:rsidRDefault="003137DA">
                <w:pPr>
                  <w:pStyle w:val="Bibliography"/>
                  <w:rPr>
                    <w:noProof/>
                  </w:rPr>
                </w:pPr>
                <w:r>
                  <w:rPr>
                    <w:noProof/>
                  </w:rPr>
                  <w:t xml:space="preserve">Gregor Hohpe and Bobby Woolf, Enterprise Integration Patterns, Pearson Education, 2004. </w:t>
                </w:r>
              </w:p>
            </w:tc>
          </w:tr>
          <w:tr w:rsidR="003137DA" w14:paraId="44D574F9" w14:textId="77777777">
            <w:trPr>
              <w:divId w:val="1243487836"/>
              <w:tblCellSpacing w:w="15" w:type="dxa"/>
            </w:trPr>
            <w:tc>
              <w:tcPr>
                <w:tcW w:w="50" w:type="pct"/>
                <w:hideMark/>
              </w:tcPr>
              <w:p w14:paraId="7CFCF458" w14:textId="77777777" w:rsidR="003137DA" w:rsidRDefault="003137DA">
                <w:pPr>
                  <w:pStyle w:val="Bibliography"/>
                  <w:rPr>
                    <w:noProof/>
                  </w:rPr>
                </w:pPr>
                <w:r>
                  <w:rPr>
                    <w:noProof/>
                  </w:rPr>
                  <w:t xml:space="preserve">[19] </w:t>
                </w:r>
              </w:p>
            </w:tc>
            <w:tc>
              <w:tcPr>
                <w:tcW w:w="0" w:type="auto"/>
                <w:hideMark/>
              </w:tcPr>
              <w:p w14:paraId="0F36CFFA" w14:textId="77777777" w:rsidR="003137DA" w:rsidRDefault="003137DA">
                <w:pPr>
                  <w:pStyle w:val="Bibliography"/>
                  <w:rPr>
                    <w:noProof/>
                  </w:rPr>
                </w:pPr>
                <w:r>
                  <w:rPr>
                    <w:noProof/>
                  </w:rPr>
                  <w:t xml:space="preserve">David A. Chappell, Enterprise Service Bus, O’Reilly, 2004. </w:t>
                </w:r>
              </w:p>
            </w:tc>
          </w:tr>
          <w:tr w:rsidR="003137DA" w14:paraId="67126E28" w14:textId="77777777">
            <w:trPr>
              <w:divId w:val="1243487836"/>
              <w:tblCellSpacing w:w="15" w:type="dxa"/>
            </w:trPr>
            <w:tc>
              <w:tcPr>
                <w:tcW w:w="50" w:type="pct"/>
                <w:hideMark/>
              </w:tcPr>
              <w:p w14:paraId="4BF5556A" w14:textId="77777777" w:rsidR="003137DA" w:rsidRDefault="003137DA">
                <w:pPr>
                  <w:pStyle w:val="Bibliography"/>
                  <w:rPr>
                    <w:noProof/>
                  </w:rPr>
                </w:pPr>
                <w:r>
                  <w:rPr>
                    <w:noProof/>
                  </w:rPr>
                  <w:t xml:space="preserve">[20] </w:t>
                </w:r>
              </w:p>
            </w:tc>
            <w:tc>
              <w:tcPr>
                <w:tcW w:w="0" w:type="auto"/>
                <w:hideMark/>
              </w:tcPr>
              <w:p w14:paraId="1DDA9EFF" w14:textId="77777777" w:rsidR="003137DA" w:rsidRDefault="003137DA">
                <w:pPr>
                  <w:pStyle w:val="Bibliography"/>
                  <w:rPr>
                    <w:noProof/>
                  </w:rPr>
                </w:pPr>
                <w:r>
                  <w:rPr>
                    <w:noProof/>
                  </w:rPr>
                  <w:t>Git, "Getting started - About version control," [Online]. Available: https://git-scm.com/book/en/v1/Getting-Started-About-Version-Control.</w:t>
                </w:r>
              </w:p>
            </w:tc>
          </w:tr>
        </w:tbl>
        <w:p w14:paraId="4918E659" w14:textId="77777777" w:rsidR="003137DA" w:rsidRDefault="003137DA">
          <w:pPr>
            <w:divId w:val="1243487836"/>
            <w:rPr>
              <w:rFonts w:eastAsia="Times New Roman"/>
              <w:noProof/>
            </w:rPr>
          </w:pPr>
        </w:p>
        <w:p w14:paraId="11834978" w14:textId="77777777" w:rsidR="00D65DF8" w:rsidRPr="00C307BC" w:rsidRDefault="00D65DF8">
          <w:pPr>
            <w:rPr>
              <w:sz w:val="26"/>
              <w:szCs w:val="26"/>
            </w:rPr>
          </w:pPr>
          <w:r w:rsidRPr="00C307BC">
            <w:rPr>
              <w:b/>
              <w:bCs/>
              <w:sz w:val="26"/>
              <w:szCs w:val="26"/>
            </w:rPr>
            <w:fldChar w:fldCharType="end"/>
          </w:r>
        </w:p>
        <w:p w14:paraId="62B5A15D" w14:textId="11BE602E" w:rsidR="00685DB0" w:rsidRPr="00C307BC" w:rsidRDefault="00B31F2D" w:rsidP="00D368D3">
          <w:pPr>
            <w:rPr>
              <w:sz w:val="26"/>
              <w:szCs w:val="26"/>
            </w:rPr>
          </w:pPr>
        </w:p>
      </w:sdtContent>
    </w:sdt>
    <w:sectPr w:rsidR="00685DB0" w:rsidRPr="00C307BC" w:rsidSect="00796A7B">
      <w:headerReference w:type="default" r:id="rId57"/>
      <w:headerReference w:type="first" r:id="rId58"/>
      <w:type w:val="continuous"/>
      <w:pgSz w:w="12240" w:h="15840"/>
      <w:pgMar w:top="1134" w:right="1134" w:bottom="1134" w:left="1701" w:header="0" w:footer="720" w:gutter="0"/>
      <w:cols w:space="72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A6EA320" w16cid:durableId="1EAA5F38"/>
  <w16cid:commentId w16cid:paraId="104D5678" w16cid:durableId="1EAA5F39"/>
  <w16cid:commentId w16cid:paraId="2C98EF72" w16cid:durableId="1EAA5F3A"/>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F09897" w14:textId="77777777" w:rsidR="005F7D7E" w:rsidRDefault="005F7D7E">
      <w:r>
        <w:separator/>
      </w:r>
    </w:p>
  </w:endnote>
  <w:endnote w:type="continuationSeparator" w:id="0">
    <w:p w14:paraId="40F8094C" w14:textId="77777777" w:rsidR="005F7D7E" w:rsidRDefault="005F7D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CBB19" w14:textId="77777777" w:rsidR="00B31F2D" w:rsidRDefault="00B31F2D">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18CC12" w14:textId="77777777" w:rsidR="005F7D7E" w:rsidRDefault="005F7D7E">
      <w:r>
        <w:separator/>
      </w:r>
    </w:p>
  </w:footnote>
  <w:footnote w:type="continuationSeparator" w:id="0">
    <w:p w14:paraId="70B20488" w14:textId="77777777" w:rsidR="005F7D7E" w:rsidRDefault="005F7D7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571672" w14:textId="77777777" w:rsidR="00B31F2D" w:rsidRDefault="00B31F2D">
    <w:pPr>
      <w:tabs>
        <w:tab w:val="center" w:pos="4680"/>
        <w:tab w:val="right" w:pos="9360"/>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D29699" w14:textId="77777777" w:rsidR="00B31F2D" w:rsidRDefault="00B31F2D">
    <w:pPr>
      <w:tabs>
        <w:tab w:val="center" w:pos="4680"/>
        <w:tab w:val="right" w:pos="9360"/>
      </w:tabs>
      <w:jc w:val="center"/>
    </w:pPr>
  </w:p>
  <w:p w14:paraId="20E85502" w14:textId="77777777" w:rsidR="00B31F2D" w:rsidRDefault="00B31F2D">
    <w:pPr>
      <w:tabs>
        <w:tab w:val="center" w:pos="4680"/>
        <w:tab w:val="right" w:pos="936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7217664"/>
      <w:docPartObj>
        <w:docPartGallery w:val="Page Numbers (Top of Page)"/>
        <w:docPartUnique/>
      </w:docPartObj>
    </w:sdtPr>
    <w:sdtEndPr>
      <w:rPr>
        <w:noProof/>
      </w:rPr>
    </w:sdtEndPr>
    <w:sdtContent>
      <w:p w14:paraId="210FD4BD" w14:textId="660A361E" w:rsidR="00B31F2D" w:rsidRDefault="00B31F2D">
        <w:pPr>
          <w:pStyle w:val="Header"/>
          <w:jc w:val="center"/>
        </w:pPr>
        <w:r>
          <w:fldChar w:fldCharType="begin"/>
        </w:r>
        <w:r>
          <w:instrText xml:space="preserve"> PAGE   \* MERGEFORMAT </w:instrText>
        </w:r>
        <w:r>
          <w:fldChar w:fldCharType="separate"/>
        </w:r>
        <w:r w:rsidR="007F62B4">
          <w:rPr>
            <w:noProof/>
          </w:rPr>
          <w:t>54</w:t>
        </w:r>
        <w:r>
          <w:rPr>
            <w:noProof/>
          </w:rPr>
          <w:fldChar w:fldCharType="end"/>
        </w:r>
      </w:p>
    </w:sdtContent>
  </w:sdt>
  <w:p w14:paraId="66F820E2" w14:textId="77777777" w:rsidR="00B31F2D" w:rsidRDefault="00B31F2D">
    <w:pPr>
      <w:tabs>
        <w:tab w:val="center" w:pos="4680"/>
        <w:tab w:val="right" w:pos="9360"/>
      </w:tabs>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50DC47" w14:textId="77777777" w:rsidR="00B31F2D" w:rsidRDefault="00B31F2D">
    <w:pPr>
      <w:tabs>
        <w:tab w:val="center" w:pos="4680"/>
        <w:tab w:val="right" w:pos="9360"/>
      </w:tabs>
      <w:jc w:val="center"/>
    </w:pPr>
  </w:p>
  <w:p w14:paraId="7C1F4DD5" w14:textId="77777777" w:rsidR="00B31F2D" w:rsidRDefault="00B31F2D">
    <w:pPr>
      <w:tabs>
        <w:tab w:val="center" w:pos="4680"/>
        <w:tab w:val="right" w:pos="936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F1E0C"/>
    <w:multiLevelType w:val="multilevel"/>
    <w:tmpl w:val="06428626"/>
    <w:lvl w:ilvl="0">
      <w:start w:val="1"/>
      <w:numFmt w:val="decimal"/>
      <w:lvlText w:val="%1."/>
      <w:lvlJc w:val="left"/>
      <w:pPr>
        <w:ind w:left="360" w:hanging="360"/>
      </w:pPr>
      <w:rPr>
        <w:rFonts w:hint="default"/>
        <w:b/>
        <w:i w:val="0"/>
        <w:sz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7882056"/>
    <w:multiLevelType w:val="hybridMultilevel"/>
    <w:tmpl w:val="5E84494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826531C"/>
    <w:multiLevelType w:val="hybridMultilevel"/>
    <w:tmpl w:val="6016BF2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nsid w:val="08292CD5"/>
    <w:multiLevelType w:val="multilevel"/>
    <w:tmpl w:val="6B82F2F6"/>
    <w:lvl w:ilvl="0">
      <w:start w:val="1"/>
      <w:numFmt w:val="decimal"/>
      <w:lvlText w:val="Chương %1."/>
      <w:lvlJc w:val="left"/>
      <w:pPr>
        <w:ind w:left="360" w:hanging="360"/>
      </w:pPr>
      <w:rPr>
        <w:rFonts w:ascii="Times New Roman" w:hAnsi="Times New Roman" w:hint="default"/>
        <w:b w:val="0"/>
        <w:i w:val="0"/>
        <w:sz w:val="28"/>
      </w:rPr>
    </w:lvl>
    <w:lvl w:ilvl="1">
      <w:start w:val="1"/>
      <w:numFmt w:val="decimal"/>
      <w:lvlText w:val="%1.%2. "/>
      <w:lvlJc w:val="left"/>
      <w:pPr>
        <w:ind w:left="792" w:hanging="432"/>
      </w:pPr>
      <w:rPr>
        <w:rFonts w:hint="default"/>
      </w:rPr>
    </w:lvl>
    <w:lvl w:ilvl="2">
      <w:start w:val="1"/>
      <w:numFmt w:val="none"/>
      <w:lvlText w:val="%1.%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4.7.%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8CD4FAA"/>
    <w:multiLevelType w:val="hybridMultilevel"/>
    <w:tmpl w:val="BAF83926"/>
    <w:lvl w:ilvl="0" w:tplc="D2B6197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8DA340D"/>
    <w:multiLevelType w:val="multilevel"/>
    <w:tmpl w:val="26341E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0A3A72D3"/>
    <w:multiLevelType w:val="hybridMultilevel"/>
    <w:tmpl w:val="9062657A"/>
    <w:lvl w:ilvl="0" w:tplc="8BE41F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E5666F"/>
    <w:multiLevelType w:val="hybridMultilevel"/>
    <w:tmpl w:val="E48093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0DA94B7B"/>
    <w:multiLevelType w:val="multilevel"/>
    <w:tmpl w:val="D1B23830"/>
    <w:lvl w:ilvl="0">
      <w:start w:val="1"/>
      <w:numFmt w:val="bullet"/>
      <w:lvlText w:val=""/>
      <w:lvlJc w:val="left"/>
      <w:pPr>
        <w:ind w:left="360" w:hanging="360"/>
      </w:pPr>
      <w:rPr>
        <w:rFonts w:ascii="Symbol" w:hAnsi="Symbol"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0E1C704B"/>
    <w:multiLevelType w:val="hybridMultilevel"/>
    <w:tmpl w:val="9D30B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EBB5A31"/>
    <w:multiLevelType w:val="hybridMultilevel"/>
    <w:tmpl w:val="BADAB0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nsid w:val="10A408F1"/>
    <w:multiLevelType w:val="hybridMultilevel"/>
    <w:tmpl w:val="99DAA85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13CC35D0"/>
    <w:multiLevelType w:val="hybridMultilevel"/>
    <w:tmpl w:val="6036949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169040EF"/>
    <w:multiLevelType w:val="hybridMultilevel"/>
    <w:tmpl w:val="912491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7EB365F"/>
    <w:multiLevelType w:val="multilevel"/>
    <w:tmpl w:val="1C9A88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1A3A47E3"/>
    <w:multiLevelType w:val="multilevel"/>
    <w:tmpl w:val="2FD69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AE7495D"/>
    <w:multiLevelType w:val="hybridMultilevel"/>
    <w:tmpl w:val="74568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C1F7CF9"/>
    <w:multiLevelType w:val="hybridMultilevel"/>
    <w:tmpl w:val="861A245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nsid w:val="1DF73EF0"/>
    <w:multiLevelType w:val="hybridMultilevel"/>
    <w:tmpl w:val="7604E508"/>
    <w:lvl w:ilvl="0" w:tplc="B0B0FAFA">
      <w:start w:val="1"/>
      <w:numFmt w:val="decimal"/>
      <w:lvlText w:val="1.1.%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nsid w:val="1E927363"/>
    <w:multiLevelType w:val="hybridMultilevel"/>
    <w:tmpl w:val="CEEE2B3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214A4612"/>
    <w:multiLevelType w:val="multilevel"/>
    <w:tmpl w:val="DAFCA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4DE0CE9"/>
    <w:multiLevelType w:val="hybridMultilevel"/>
    <w:tmpl w:val="E9DAD6C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26722AF5"/>
    <w:multiLevelType w:val="multilevel"/>
    <w:tmpl w:val="4EF8FB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295E46BF"/>
    <w:multiLevelType w:val="hybridMultilevel"/>
    <w:tmpl w:val="95BCBE6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2AAD7750"/>
    <w:multiLevelType w:val="hybridMultilevel"/>
    <w:tmpl w:val="00307DFC"/>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5">
    <w:nsid w:val="2C1B3F83"/>
    <w:multiLevelType w:val="hybridMultilevel"/>
    <w:tmpl w:val="842C22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2E5810F7"/>
    <w:multiLevelType w:val="hybridMultilevel"/>
    <w:tmpl w:val="FD0AF65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nsid w:val="31F55366"/>
    <w:multiLevelType w:val="hybridMultilevel"/>
    <w:tmpl w:val="4986E99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32714ADB"/>
    <w:multiLevelType w:val="multilevel"/>
    <w:tmpl w:val="3190B5F2"/>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nsid w:val="339D4641"/>
    <w:multiLevelType w:val="hybridMultilevel"/>
    <w:tmpl w:val="DC068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1F9205E"/>
    <w:multiLevelType w:val="hybridMultilevel"/>
    <w:tmpl w:val="D3E6C75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nsid w:val="43F55588"/>
    <w:multiLevelType w:val="multilevel"/>
    <w:tmpl w:val="A0B84E82"/>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4C1A3523"/>
    <w:multiLevelType w:val="multilevel"/>
    <w:tmpl w:val="676E8122"/>
    <w:lvl w:ilvl="0">
      <w:start w:val="1"/>
      <w:numFmt w:val="decimal"/>
      <w:lvlText w:val="2.3.%1."/>
      <w:lvlJc w:val="left"/>
      <w:pPr>
        <w:ind w:left="720" w:hanging="360"/>
      </w:pPr>
      <w:rPr>
        <w:rFonts w:hint="default"/>
        <w:u w:val="none"/>
      </w:rPr>
    </w:lvl>
    <w:lvl w:ilvl="1">
      <w:start w:val="1"/>
      <w:numFmt w:val="decimal"/>
      <w:lvlText w:val="2.%2."/>
      <w:lvlJc w:val="left"/>
      <w:pPr>
        <w:ind w:left="1440" w:hanging="360"/>
      </w:pPr>
      <w:rPr>
        <w:rFonts w:hint="default"/>
        <w:u w:val="none"/>
      </w:rPr>
    </w:lvl>
    <w:lvl w:ilvl="2">
      <w:start w:val="1"/>
      <w:numFmt w:val="decimal"/>
      <w:lvlText w:val="2.3.%3."/>
      <w:lvlJc w:val="left"/>
      <w:pPr>
        <w:ind w:left="2160" w:hanging="360"/>
      </w:pPr>
      <w:rPr>
        <w:rFonts w:hint="default"/>
        <w:u w:val="none"/>
      </w:rPr>
    </w:lvl>
    <w:lvl w:ilvl="3">
      <w:start w:val="1"/>
      <w:numFmt w:val="decimal"/>
      <w:lvlText w:val="%1.○.■.%4."/>
      <w:lvlJc w:val="right"/>
      <w:pPr>
        <w:ind w:left="2880" w:hanging="360"/>
      </w:pPr>
      <w:rPr>
        <w:rFonts w:hint="default"/>
        <w:u w:val="none"/>
      </w:rPr>
    </w:lvl>
    <w:lvl w:ilvl="4">
      <w:start w:val="1"/>
      <w:numFmt w:val="decimal"/>
      <w:lvlText w:val="%1.○.■.%4.%5."/>
      <w:lvlJc w:val="right"/>
      <w:pPr>
        <w:ind w:left="3600" w:hanging="360"/>
      </w:pPr>
      <w:rPr>
        <w:rFonts w:hint="default"/>
        <w:u w:val="none"/>
      </w:rPr>
    </w:lvl>
    <w:lvl w:ilvl="5">
      <w:start w:val="1"/>
      <w:numFmt w:val="decimal"/>
      <w:lvlText w:val="%1.○.■.%4.%5.%6."/>
      <w:lvlJc w:val="right"/>
      <w:pPr>
        <w:ind w:left="4320" w:hanging="360"/>
      </w:pPr>
      <w:rPr>
        <w:rFonts w:hint="default"/>
        <w:u w:val="none"/>
      </w:rPr>
    </w:lvl>
    <w:lvl w:ilvl="6">
      <w:start w:val="1"/>
      <w:numFmt w:val="decimal"/>
      <w:lvlText w:val="%1.○.■.%4.%5.%6.%7."/>
      <w:lvlJc w:val="right"/>
      <w:pPr>
        <w:ind w:left="5040" w:hanging="360"/>
      </w:pPr>
      <w:rPr>
        <w:rFonts w:hint="default"/>
        <w:u w:val="none"/>
      </w:rPr>
    </w:lvl>
    <w:lvl w:ilvl="7">
      <w:start w:val="1"/>
      <w:numFmt w:val="decimal"/>
      <w:lvlText w:val="%1.○.■.%4.%5.%6.%7.%8."/>
      <w:lvlJc w:val="right"/>
      <w:pPr>
        <w:ind w:left="5760" w:hanging="360"/>
      </w:pPr>
      <w:rPr>
        <w:rFonts w:hint="default"/>
        <w:u w:val="none"/>
      </w:rPr>
    </w:lvl>
    <w:lvl w:ilvl="8">
      <w:start w:val="1"/>
      <w:numFmt w:val="decimal"/>
      <w:lvlText w:val="%1.○.■.%4.%5.%6.%7.%8.%9."/>
      <w:lvlJc w:val="right"/>
      <w:pPr>
        <w:ind w:left="6480" w:hanging="360"/>
      </w:pPr>
      <w:rPr>
        <w:rFonts w:hint="default"/>
        <w:u w:val="none"/>
      </w:rPr>
    </w:lvl>
  </w:abstractNum>
  <w:abstractNum w:abstractNumId="33">
    <w:nsid w:val="4D544E01"/>
    <w:multiLevelType w:val="hybridMultilevel"/>
    <w:tmpl w:val="69821E4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nsid w:val="4F8030BC"/>
    <w:multiLevelType w:val="multilevel"/>
    <w:tmpl w:val="9D0EA74A"/>
    <w:lvl w:ilvl="0">
      <w:start w:val="1"/>
      <w:numFmt w:val="decimal"/>
      <w:lvlText w:val="CHƯƠNG %1."/>
      <w:lvlJc w:val="left"/>
      <w:pPr>
        <w:ind w:left="360" w:hanging="360"/>
      </w:pPr>
      <w:rPr>
        <w:rFonts w:ascii="Times New Roman" w:hAnsi="Times New Roman" w:hint="default"/>
        <w:b/>
        <w:i w:val="0"/>
        <w:sz w:val="26"/>
      </w:rPr>
    </w:lvl>
    <w:lvl w:ilvl="1">
      <w:start w:val="1"/>
      <w:numFmt w:val="decimal"/>
      <w:lvlText w:val="%1.%2. "/>
      <w:lvlJc w:val="left"/>
      <w:pPr>
        <w:ind w:left="792" w:hanging="432"/>
      </w:pPr>
      <w:rPr>
        <w:rFonts w:hint="default"/>
      </w:rPr>
    </w:lvl>
    <w:lvl w:ilvl="2">
      <w:start w:val="1"/>
      <w:numFmt w:val="none"/>
      <w:lvlText w:val="%1.%2."/>
      <w:lvlJc w:val="left"/>
      <w:pPr>
        <w:ind w:left="1224" w:hanging="504"/>
      </w:pPr>
      <w:rPr>
        <w:rFonts w:hint="default"/>
      </w:rPr>
    </w:lvl>
    <w:lvl w:ilvl="3">
      <w:start w:val="1"/>
      <w:numFmt w:val="decimal"/>
      <w:lvlText w:val="%1.%2.%3%4."/>
      <w:lvlJc w:val="left"/>
      <w:pPr>
        <w:ind w:left="1728" w:hanging="648"/>
      </w:pPr>
      <w:rPr>
        <w:rFonts w:hint="default"/>
        <w:b/>
      </w:rPr>
    </w:lvl>
    <w:lvl w:ilvl="4">
      <w:start w:val="1"/>
      <w:numFmt w:val="decimal"/>
      <w:lvlText w:val="%1.%2.%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59832F2C"/>
    <w:multiLevelType w:val="hybridMultilevel"/>
    <w:tmpl w:val="C87E27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ECF01E2"/>
    <w:multiLevelType w:val="hybridMultilevel"/>
    <w:tmpl w:val="D2384B4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nsid w:val="5FB4473A"/>
    <w:multiLevelType w:val="hybridMultilevel"/>
    <w:tmpl w:val="79E25A9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8">
    <w:nsid w:val="651C2BC2"/>
    <w:multiLevelType w:val="multilevel"/>
    <w:tmpl w:val="ECB22AD2"/>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9">
    <w:nsid w:val="65F83673"/>
    <w:multiLevelType w:val="hybridMultilevel"/>
    <w:tmpl w:val="0E0C58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89561AD"/>
    <w:multiLevelType w:val="multilevel"/>
    <w:tmpl w:val="A0B84E82"/>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695D74F7"/>
    <w:multiLevelType w:val="hybridMultilevel"/>
    <w:tmpl w:val="6B7CE106"/>
    <w:lvl w:ilvl="0" w:tplc="04090001">
      <w:start w:val="1"/>
      <w:numFmt w:val="bullet"/>
      <w:lvlText w:val=""/>
      <w:lvlJc w:val="left"/>
      <w:pPr>
        <w:ind w:left="1440" w:hanging="360"/>
      </w:pPr>
      <w:rPr>
        <w:rFonts w:ascii="Symbol" w:hAnsi="Symbol" w:hint="default"/>
      </w:rPr>
    </w:lvl>
    <w:lvl w:ilvl="1" w:tplc="624EB17A">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6E191566"/>
    <w:multiLevelType w:val="hybridMultilevel"/>
    <w:tmpl w:val="B19E958A"/>
    <w:lvl w:ilvl="0" w:tplc="FB38410A">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3">
    <w:nsid w:val="6E602855"/>
    <w:multiLevelType w:val="hybridMultilevel"/>
    <w:tmpl w:val="19F07C8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4">
    <w:nsid w:val="70606F8D"/>
    <w:multiLevelType w:val="multilevel"/>
    <w:tmpl w:val="ECB22AD2"/>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5">
    <w:nsid w:val="74CC7671"/>
    <w:multiLevelType w:val="hybridMultilevel"/>
    <w:tmpl w:val="2190D1A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6">
    <w:nsid w:val="75D406D5"/>
    <w:multiLevelType w:val="hybridMultilevel"/>
    <w:tmpl w:val="84E493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6160ECB"/>
    <w:multiLevelType w:val="hybridMultilevel"/>
    <w:tmpl w:val="8B2CB5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782B61A6"/>
    <w:multiLevelType w:val="hybridMultilevel"/>
    <w:tmpl w:val="E6FA99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nsid w:val="79C55C90"/>
    <w:multiLevelType w:val="multilevel"/>
    <w:tmpl w:val="A5704E90"/>
    <w:lvl w:ilvl="0">
      <w:start w:val="1"/>
      <w:numFmt w:val="decimal"/>
      <w:lvlText w:val="2.3.%1."/>
      <w:lvlJc w:val="left"/>
      <w:pPr>
        <w:ind w:left="720" w:hanging="360"/>
      </w:pPr>
      <w:rPr>
        <w:rFonts w:hint="default"/>
        <w:u w:val="none"/>
      </w:rPr>
    </w:lvl>
    <w:lvl w:ilvl="1">
      <w:start w:val="1"/>
      <w:numFmt w:val="decimal"/>
      <w:lvlText w:val="2.%2."/>
      <w:lvlJc w:val="left"/>
      <w:pPr>
        <w:ind w:left="1440" w:hanging="360"/>
      </w:pPr>
      <w:rPr>
        <w:rFonts w:hint="default"/>
        <w:u w:val="none"/>
      </w:rPr>
    </w:lvl>
    <w:lvl w:ilvl="2">
      <w:start w:val="1"/>
      <w:numFmt w:val="decimal"/>
      <w:lvlText w:val="2.3.%3."/>
      <w:lvlJc w:val="left"/>
      <w:pPr>
        <w:ind w:left="2160" w:hanging="360"/>
      </w:pPr>
      <w:rPr>
        <w:rFonts w:hint="default"/>
        <w:u w:val="none"/>
      </w:rPr>
    </w:lvl>
    <w:lvl w:ilvl="3">
      <w:start w:val="1"/>
      <w:numFmt w:val="decimal"/>
      <w:lvlText w:val="%1.○.■.%4."/>
      <w:lvlJc w:val="right"/>
      <w:pPr>
        <w:ind w:left="2880" w:hanging="360"/>
      </w:pPr>
      <w:rPr>
        <w:rFonts w:hint="default"/>
        <w:u w:val="none"/>
      </w:rPr>
    </w:lvl>
    <w:lvl w:ilvl="4">
      <w:start w:val="1"/>
      <w:numFmt w:val="decimal"/>
      <w:lvlText w:val="%1.○.■.%4.%5."/>
      <w:lvlJc w:val="right"/>
      <w:pPr>
        <w:ind w:left="3600" w:hanging="360"/>
      </w:pPr>
      <w:rPr>
        <w:rFonts w:hint="default"/>
        <w:u w:val="none"/>
      </w:rPr>
    </w:lvl>
    <w:lvl w:ilvl="5">
      <w:start w:val="1"/>
      <w:numFmt w:val="decimal"/>
      <w:lvlText w:val="%1.○.■.%4.%5.%6."/>
      <w:lvlJc w:val="right"/>
      <w:pPr>
        <w:ind w:left="4320" w:hanging="360"/>
      </w:pPr>
      <w:rPr>
        <w:rFonts w:hint="default"/>
        <w:u w:val="none"/>
      </w:rPr>
    </w:lvl>
    <w:lvl w:ilvl="6">
      <w:start w:val="1"/>
      <w:numFmt w:val="decimal"/>
      <w:lvlText w:val="%1.○.■.%4.%5.%6.%7."/>
      <w:lvlJc w:val="right"/>
      <w:pPr>
        <w:ind w:left="5040" w:hanging="360"/>
      </w:pPr>
      <w:rPr>
        <w:rFonts w:hint="default"/>
        <w:u w:val="none"/>
      </w:rPr>
    </w:lvl>
    <w:lvl w:ilvl="7">
      <w:start w:val="1"/>
      <w:numFmt w:val="decimal"/>
      <w:lvlText w:val="%1.○.■.%4.%5.%6.%7.%8."/>
      <w:lvlJc w:val="right"/>
      <w:pPr>
        <w:ind w:left="5760" w:hanging="360"/>
      </w:pPr>
      <w:rPr>
        <w:rFonts w:hint="default"/>
        <w:u w:val="none"/>
      </w:rPr>
    </w:lvl>
    <w:lvl w:ilvl="8">
      <w:start w:val="1"/>
      <w:numFmt w:val="decimal"/>
      <w:lvlText w:val="%1.○.■.%4.%5.%6.%7.%8.%9."/>
      <w:lvlJc w:val="right"/>
      <w:pPr>
        <w:ind w:left="6480" w:hanging="360"/>
      </w:pPr>
      <w:rPr>
        <w:rFonts w:hint="default"/>
        <w:u w:val="none"/>
      </w:rPr>
    </w:lvl>
  </w:abstractNum>
  <w:num w:numId="1">
    <w:abstractNumId w:val="5"/>
  </w:num>
  <w:num w:numId="2">
    <w:abstractNumId w:val="22"/>
  </w:num>
  <w:num w:numId="3">
    <w:abstractNumId w:val="14"/>
  </w:num>
  <w:num w:numId="4">
    <w:abstractNumId w:val="40"/>
  </w:num>
  <w:num w:numId="5">
    <w:abstractNumId w:val="28"/>
  </w:num>
  <w:num w:numId="6">
    <w:abstractNumId w:val="48"/>
  </w:num>
  <w:num w:numId="7">
    <w:abstractNumId w:val="16"/>
  </w:num>
  <w:num w:numId="8">
    <w:abstractNumId w:val="25"/>
  </w:num>
  <w:num w:numId="9">
    <w:abstractNumId w:val="47"/>
  </w:num>
  <w:num w:numId="10">
    <w:abstractNumId w:val="2"/>
  </w:num>
  <w:num w:numId="11">
    <w:abstractNumId w:val="37"/>
  </w:num>
  <w:num w:numId="12">
    <w:abstractNumId w:val="34"/>
  </w:num>
  <w:num w:numId="13">
    <w:abstractNumId w:val="49"/>
  </w:num>
  <w:num w:numId="14">
    <w:abstractNumId w:val="32"/>
  </w:num>
  <w:num w:numId="15">
    <w:abstractNumId w:val="3"/>
  </w:num>
  <w:num w:numId="16">
    <w:abstractNumId w:val="26"/>
  </w:num>
  <w:num w:numId="17">
    <w:abstractNumId w:val="17"/>
  </w:num>
  <w:num w:numId="18">
    <w:abstractNumId w:val="10"/>
  </w:num>
  <w:num w:numId="19">
    <w:abstractNumId w:val="4"/>
  </w:num>
  <w:num w:numId="20">
    <w:abstractNumId w:val="35"/>
  </w:num>
  <w:num w:numId="21">
    <w:abstractNumId w:val="39"/>
  </w:num>
  <w:num w:numId="22">
    <w:abstractNumId w:val="45"/>
  </w:num>
  <w:num w:numId="23">
    <w:abstractNumId w:val="29"/>
  </w:num>
  <w:num w:numId="24">
    <w:abstractNumId w:val="6"/>
  </w:num>
  <w:num w:numId="25">
    <w:abstractNumId w:val="20"/>
  </w:num>
  <w:num w:numId="26">
    <w:abstractNumId w:val="46"/>
  </w:num>
  <w:num w:numId="27">
    <w:abstractNumId w:val="38"/>
  </w:num>
  <w:num w:numId="28">
    <w:abstractNumId w:val="42"/>
  </w:num>
  <w:num w:numId="29">
    <w:abstractNumId w:val="44"/>
  </w:num>
  <w:num w:numId="30">
    <w:abstractNumId w:val="1"/>
  </w:num>
  <w:num w:numId="31">
    <w:abstractNumId w:val="27"/>
  </w:num>
  <w:num w:numId="32">
    <w:abstractNumId w:val="30"/>
  </w:num>
  <w:num w:numId="33">
    <w:abstractNumId w:val="7"/>
  </w:num>
  <w:num w:numId="34">
    <w:abstractNumId w:val="12"/>
  </w:num>
  <w:num w:numId="35">
    <w:abstractNumId w:val="23"/>
  </w:num>
  <w:num w:numId="36">
    <w:abstractNumId w:val="43"/>
  </w:num>
  <w:num w:numId="37">
    <w:abstractNumId w:val="19"/>
  </w:num>
  <w:num w:numId="38">
    <w:abstractNumId w:val="24"/>
  </w:num>
  <w:num w:numId="39">
    <w:abstractNumId w:val="11"/>
  </w:num>
  <w:num w:numId="40">
    <w:abstractNumId w:val="21"/>
  </w:num>
  <w:num w:numId="41">
    <w:abstractNumId w:val="41"/>
  </w:num>
  <w:num w:numId="42">
    <w:abstractNumId w:val="33"/>
  </w:num>
  <w:num w:numId="43">
    <w:abstractNumId w:val="36"/>
  </w:num>
  <w:num w:numId="44">
    <w:abstractNumId w:val="18"/>
  </w:num>
  <w:num w:numId="45">
    <w:abstractNumId w:val="15"/>
  </w:num>
  <w:num w:numId="46">
    <w:abstractNumId w:val="13"/>
  </w:num>
  <w:num w:numId="47">
    <w:abstractNumId w:val="0"/>
  </w:num>
  <w:num w:numId="48">
    <w:abstractNumId w:val="31"/>
  </w:num>
  <w:num w:numId="49">
    <w:abstractNumId w:val="8"/>
  </w:num>
  <w:num w:numId="50">
    <w:abstractNumId w:val="9"/>
  </w:num>
  <w:numIdMacAtCleanup w:val="1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guyen Toan">
    <w15:presenceInfo w15:providerId="Windows Live" w15:userId="c5d807521248979b"/>
  </w15:person>
  <w15:person w15:author="TOANNM">
    <w15:presenceInfo w15:providerId="None" w15:userId="TOANN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17B"/>
    <w:rsid w:val="000006DD"/>
    <w:rsid w:val="0000105E"/>
    <w:rsid w:val="00001180"/>
    <w:rsid w:val="000011B9"/>
    <w:rsid w:val="00001B7A"/>
    <w:rsid w:val="00001FF3"/>
    <w:rsid w:val="00002712"/>
    <w:rsid w:val="00002E6E"/>
    <w:rsid w:val="0000348B"/>
    <w:rsid w:val="000037BF"/>
    <w:rsid w:val="00003876"/>
    <w:rsid w:val="00003EB5"/>
    <w:rsid w:val="00005879"/>
    <w:rsid w:val="00005A8D"/>
    <w:rsid w:val="000064E0"/>
    <w:rsid w:val="000067AF"/>
    <w:rsid w:val="000067CF"/>
    <w:rsid w:val="00006E12"/>
    <w:rsid w:val="000103C8"/>
    <w:rsid w:val="00010447"/>
    <w:rsid w:val="000106D4"/>
    <w:rsid w:val="00010A3F"/>
    <w:rsid w:val="00011308"/>
    <w:rsid w:val="0001132A"/>
    <w:rsid w:val="0001201E"/>
    <w:rsid w:val="000124B3"/>
    <w:rsid w:val="00012801"/>
    <w:rsid w:val="00012EC1"/>
    <w:rsid w:val="000134E3"/>
    <w:rsid w:val="0001502A"/>
    <w:rsid w:val="00015D89"/>
    <w:rsid w:val="00015DBC"/>
    <w:rsid w:val="000164A6"/>
    <w:rsid w:val="00017C7A"/>
    <w:rsid w:val="000200D2"/>
    <w:rsid w:val="00020A80"/>
    <w:rsid w:val="00021883"/>
    <w:rsid w:val="000219FA"/>
    <w:rsid w:val="00021C4F"/>
    <w:rsid w:val="00022628"/>
    <w:rsid w:val="000227F4"/>
    <w:rsid w:val="00023C0C"/>
    <w:rsid w:val="00023CAF"/>
    <w:rsid w:val="000241D7"/>
    <w:rsid w:val="00024364"/>
    <w:rsid w:val="0002454F"/>
    <w:rsid w:val="00024726"/>
    <w:rsid w:val="0002512F"/>
    <w:rsid w:val="000252C4"/>
    <w:rsid w:val="00025CD6"/>
    <w:rsid w:val="000264BE"/>
    <w:rsid w:val="000266FE"/>
    <w:rsid w:val="00026A73"/>
    <w:rsid w:val="00026D8F"/>
    <w:rsid w:val="0002782C"/>
    <w:rsid w:val="00030305"/>
    <w:rsid w:val="0003083D"/>
    <w:rsid w:val="00030A1C"/>
    <w:rsid w:val="00030BF6"/>
    <w:rsid w:val="00031D61"/>
    <w:rsid w:val="00031F23"/>
    <w:rsid w:val="00031F8E"/>
    <w:rsid w:val="0003200E"/>
    <w:rsid w:val="000327DB"/>
    <w:rsid w:val="00032804"/>
    <w:rsid w:val="0003288D"/>
    <w:rsid w:val="00032A7F"/>
    <w:rsid w:val="000332C4"/>
    <w:rsid w:val="00034EA3"/>
    <w:rsid w:val="00036A00"/>
    <w:rsid w:val="00037894"/>
    <w:rsid w:val="00037DF7"/>
    <w:rsid w:val="00037E36"/>
    <w:rsid w:val="00042161"/>
    <w:rsid w:val="00042346"/>
    <w:rsid w:val="00042C70"/>
    <w:rsid w:val="00042E32"/>
    <w:rsid w:val="000437D3"/>
    <w:rsid w:val="00044B3C"/>
    <w:rsid w:val="000451C8"/>
    <w:rsid w:val="00045A93"/>
    <w:rsid w:val="00046350"/>
    <w:rsid w:val="00046705"/>
    <w:rsid w:val="00046F13"/>
    <w:rsid w:val="000505C8"/>
    <w:rsid w:val="00050E07"/>
    <w:rsid w:val="0005112B"/>
    <w:rsid w:val="000511C0"/>
    <w:rsid w:val="00051CFB"/>
    <w:rsid w:val="00052281"/>
    <w:rsid w:val="00052FC7"/>
    <w:rsid w:val="00053AF8"/>
    <w:rsid w:val="0005573C"/>
    <w:rsid w:val="0005595E"/>
    <w:rsid w:val="00055B2F"/>
    <w:rsid w:val="0005673F"/>
    <w:rsid w:val="00057827"/>
    <w:rsid w:val="000600EE"/>
    <w:rsid w:val="00060139"/>
    <w:rsid w:val="00060272"/>
    <w:rsid w:val="00060518"/>
    <w:rsid w:val="00060F47"/>
    <w:rsid w:val="0006188D"/>
    <w:rsid w:val="00061954"/>
    <w:rsid w:val="00061FA0"/>
    <w:rsid w:val="00062D91"/>
    <w:rsid w:val="0006319C"/>
    <w:rsid w:val="00063812"/>
    <w:rsid w:val="00063990"/>
    <w:rsid w:val="000641BD"/>
    <w:rsid w:val="0006484A"/>
    <w:rsid w:val="00065507"/>
    <w:rsid w:val="000659D1"/>
    <w:rsid w:val="00066EC5"/>
    <w:rsid w:val="00067D18"/>
    <w:rsid w:val="000702B4"/>
    <w:rsid w:val="00071121"/>
    <w:rsid w:val="00071A6D"/>
    <w:rsid w:val="00072F86"/>
    <w:rsid w:val="00073045"/>
    <w:rsid w:val="00073AB1"/>
    <w:rsid w:val="00074CEE"/>
    <w:rsid w:val="000758A1"/>
    <w:rsid w:val="0007625A"/>
    <w:rsid w:val="000766C2"/>
    <w:rsid w:val="000776D2"/>
    <w:rsid w:val="00081028"/>
    <w:rsid w:val="000818BC"/>
    <w:rsid w:val="00081BCE"/>
    <w:rsid w:val="0008322A"/>
    <w:rsid w:val="0008469C"/>
    <w:rsid w:val="00085428"/>
    <w:rsid w:val="00085820"/>
    <w:rsid w:val="00085A02"/>
    <w:rsid w:val="00085A4F"/>
    <w:rsid w:val="00086118"/>
    <w:rsid w:val="000877EF"/>
    <w:rsid w:val="00090127"/>
    <w:rsid w:val="0009043C"/>
    <w:rsid w:val="000904CF"/>
    <w:rsid w:val="00090819"/>
    <w:rsid w:val="00090B4C"/>
    <w:rsid w:val="000910BC"/>
    <w:rsid w:val="000911EB"/>
    <w:rsid w:val="0009278C"/>
    <w:rsid w:val="00092842"/>
    <w:rsid w:val="00093D51"/>
    <w:rsid w:val="00093E36"/>
    <w:rsid w:val="00093E98"/>
    <w:rsid w:val="00094484"/>
    <w:rsid w:val="00094FEB"/>
    <w:rsid w:val="00095629"/>
    <w:rsid w:val="00095CAE"/>
    <w:rsid w:val="00095CD9"/>
    <w:rsid w:val="00096069"/>
    <w:rsid w:val="00096643"/>
    <w:rsid w:val="0009666D"/>
    <w:rsid w:val="0009672D"/>
    <w:rsid w:val="00096DE6"/>
    <w:rsid w:val="00097926"/>
    <w:rsid w:val="00097A7B"/>
    <w:rsid w:val="000A02C1"/>
    <w:rsid w:val="000A0DEB"/>
    <w:rsid w:val="000A1F68"/>
    <w:rsid w:val="000A216A"/>
    <w:rsid w:val="000A2A14"/>
    <w:rsid w:val="000A2AAC"/>
    <w:rsid w:val="000A2DB1"/>
    <w:rsid w:val="000A2DF9"/>
    <w:rsid w:val="000A321E"/>
    <w:rsid w:val="000A331B"/>
    <w:rsid w:val="000A3434"/>
    <w:rsid w:val="000A3C93"/>
    <w:rsid w:val="000A45FC"/>
    <w:rsid w:val="000A460D"/>
    <w:rsid w:val="000A49CA"/>
    <w:rsid w:val="000A4F41"/>
    <w:rsid w:val="000A5A67"/>
    <w:rsid w:val="000A6383"/>
    <w:rsid w:val="000A7165"/>
    <w:rsid w:val="000A730A"/>
    <w:rsid w:val="000B04C5"/>
    <w:rsid w:val="000B0DB8"/>
    <w:rsid w:val="000B171C"/>
    <w:rsid w:val="000B27B9"/>
    <w:rsid w:val="000B28B0"/>
    <w:rsid w:val="000B2BD9"/>
    <w:rsid w:val="000B352D"/>
    <w:rsid w:val="000B4069"/>
    <w:rsid w:val="000B47F9"/>
    <w:rsid w:val="000B4AFA"/>
    <w:rsid w:val="000B4F63"/>
    <w:rsid w:val="000B5294"/>
    <w:rsid w:val="000B544C"/>
    <w:rsid w:val="000B56C9"/>
    <w:rsid w:val="000B5AB2"/>
    <w:rsid w:val="000B7055"/>
    <w:rsid w:val="000B7457"/>
    <w:rsid w:val="000C0022"/>
    <w:rsid w:val="000C0B37"/>
    <w:rsid w:val="000C1227"/>
    <w:rsid w:val="000C1557"/>
    <w:rsid w:val="000C1811"/>
    <w:rsid w:val="000C1DD2"/>
    <w:rsid w:val="000C1F8C"/>
    <w:rsid w:val="000C23C5"/>
    <w:rsid w:val="000C2440"/>
    <w:rsid w:val="000C2950"/>
    <w:rsid w:val="000C2CAF"/>
    <w:rsid w:val="000C2EA9"/>
    <w:rsid w:val="000C3968"/>
    <w:rsid w:val="000C3F05"/>
    <w:rsid w:val="000C41C6"/>
    <w:rsid w:val="000C4222"/>
    <w:rsid w:val="000C5B7F"/>
    <w:rsid w:val="000C5C3A"/>
    <w:rsid w:val="000C5C50"/>
    <w:rsid w:val="000C62AF"/>
    <w:rsid w:val="000C6B6C"/>
    <w:rsid w:val="000C6D2A"/>
    <w:rsid w:val="000C70B2"/>
    <w:rsid w:val="000C71AA"/>
    <w:rsid w:val="000C72CA"/>
    <w:rsid w:val="000C73F1"/>
    <w:rsid w:val="000C768C"/>
    <w:rsid w:val="000C7E36"/>
    <w:rsid w:val="000D01A4"/>
    <w:rsid w:val="000D1569"/>
    <w:rsid w:val="000D18D0"/>
    <w:rsid w:val="000D1A54"/>
    <w:rsid w:val="000D1AFB"/>
    <w:rsid w:val="000D1D7F"/>
    <w:rsid w:val="000D20F2"/>
    <w:rsid w:val="000D2315"/>
    <w:rsid w:val="000D24CE"/>
    <w:rsid w:val="000D26B2"/>
    <w:rsid w:val="000D3B55"/>
    <w:rsid w:val="000D43EA"/>
    <w:rsid w:val="000D5050"/>
    <w:rsid w:val="000D506C"/>
    <w:rsid w:val="000D5A37"/>
    <w:rsid w:val="000D62C2"/>
    <w:rsid w:val="000D68D1"/>
    <w:rsid w:val="000D6997"/>
    <w:rsid w:val="000D7834"/>
    <w:rsid w:val="000D7A63"/>
    <w:rsid w:val="000D7A9B"/>
    <w:rsid w:val="000E0459"/>
    <w:rsid w:val="000E0D16"/>
    <w:rsid w:val="000E15AB"/>
    <w:rsid w:val="000E1930"/>
    <w:rsid w:val="000E1C6A"/>
    <w:rsid w:val="000E1DC9"/>
    <w:rsid w:val="000E1EAF"/>
    <w:rsid w:val="000E2175"/>
    <w:rsid w:val="000E2874"/>
    <w:rsid w:val="000E2999"/>
    <w:rsid w:val="000E38E3"/>
    <w:rsid w:val="000E39EA"/>
    <w:rsid w:val="000E3C9C"/>
    <w:rsid w:val="000E4537"/>
    <w:rsid w:val="000E463F"/>
    <w:rsid w:val="000E4D2C"/>
    <w:rsid w:val="000E5804"/>
    <w:rsid w:val="000E6C93"/>
    <w:rsid w:val="000E7100"/>
    <w:rsid w:val="000E729E"/>
    <w:rsid w:val="000E7B6F"/>
    <w:rsid w:val="000E7DC8"/>
    <w:rsid w:val="000F0863"/>
    <w:rsid w:val="000F09FC"/>
    <w:rsid w:val="000F0B4D"/>
    <w:rsid w:val="000F0B5A"/>
    <w:rsid w:val="000F0D34"/>
    <w:rsid w:val="000F1180"/>
    <w:rsid w:val="000F17D2"/>
    <w:rsid w:val="000F1A08"/>
    <w:rsid w:val="000F1A48"/>
    <w:rsid w:val="000F1AE0"/>
    <w:rsid w:val="000F1DAF"/>
    <w:rsid w:val="000F23D4"/>
    <w:rsid w:val="000F2820"/>
    <w:rsid w:val="000F2EE9"/>
    <w:rsid w:val="000F2FFF"/>
    <w:rsid w:val="000F34B6"/>
    <w:rsid w:val="000F3708"/>
    <w:rsid w:val="000F3B74"/>
    <w:rsid w:val="000F4FA0"/>
    <w:rsid w:val="000F5073"/>
    <w:rsid w:val="000F69C2"/>
    <w:rsid w:val="000F7771"/>
    <w:rsid w:val="0010026F"/>
    <w:rsid w:val="0010098F"/>
    <w:rsid w:val="00100E4D"/>
    <w:rsid w:val="00101362"/>
    <w:rsid w:val="00101A1F"/>
    <w:rsid w:val="00101A62"/>
    <w:rsid w:val="00101A79"/>
    <w:rsid w:val="00101AD8"/>
    <w:rsid w:val="00102721"/>
    <w:rsid w:val="00102EED"/>
    <w:rsid w:val="0010393C"/>
    <w:rsid w:val="00103D54"/>
    <w:rsid w:val="00103E2D"/>
    <w:rsid w:val="00104F52"/>
    <w:rsid w:val="0010527C"/>
    <w:rsid w:val="001054FB"/>
    <w:rsid w:val="00105BB1"/>
    <w:rsid w:val="001100C4"/>
    <w:rsid w:val="00110879"/>
    <w:rsid w:val="00110B83"/>
    <w:rsid w:val="00111541"/>
    <w:rsid w:val="00111591"/>
    <w:rsid w:val="00111660"/>
    <w:rsid w:val="00111753"/>
    <w:rsid w:val="0011189B"/>
    <w:rsid w:val="0011213B"/>
    <w:rsid w:val="00112467"/>
    <w:rsid w:val="00112616"/>
    <w:rsid w:val="0011274D"/>
    <w:rsid w:val="00112E91"/>
    <w:rsid w:val="001136EE"/>
    <w:rsid w:val="00113AE3"/>
    <w:rsid w:val="00113EBB"/>
    <w:rsid w:val="00114157"/>
    <w:rsid w:val="001147CD"/>
    <w:rsid w:val="00114EE7"/>
    <w:rsid w:val="001151A2"/>
    <w:rsid w:val="001152C3"/>
    <w:rsid w:val="001153A8"/>
    <w:rsid w:val="001157A5"/>
    <w:rsid w:val="00116B18"/>
    <w:rsid w:val="00117037"/>
    <w:rsid w:val="00117048"/>
    <w:rsid w:val="00120D78"/>
    <w:rsid w:val="00120E61"/>
    <w:rsid w:val="00121071"/>
    <w:rsid w:val="00122506"/>
    <w:rsid w:val="00122637"/>
    <w:rsid w:val="001239F9"/>
    <w:rsid w:val="00123A84"/>
    <w:rsid w:val="00123E7F"/>
    <w:rsid w:val="00123F92"/>
    <w:rsid w:val="00124539"/>
    <w:rsid w:val="00124997"/>
    <w:rsid w:val="00125607"/>
    <w:rsid w:val="0012615E"/>
    <w:rsid w:val="00126854"/>
    <w:rsid w:val="0012688C"/>
    <w:rsid w:val="00126E07"/>
    <w:rsid w:val="00127402"/>
    <w:rsid w:val="001274E1"/>
    <w:rsid w:val="00127A94"/>
    <w:rsid w:val="00130074"/>
    <w:rsid w:val="0013060B"/>
    <w:rsid w:val="001306B4"/>
    <w:rsid w:val="00130CA4"/>
    <w:rsid w:val="00132028"/>
    <w:rsid w:val="001323FD"/>
    <w:rsid w:val="00132671"/>
    <w:rsid w:val="00133D8E"/>
    <w:rsid w:val="001341D2"/>
    <w:rsid w:val="00134EB1"/>
    <w:rsid w:val="0013518C"/>
    <w:rsid w:val="001351F2"/>
    <w:rsid w:val="0013533D"/>
    <w:rsid w:val="00136004"/>
    <w:rsid w:val="001362D7"/>
    <w:rsid w:val="00136B7E"/>
    <w:rsid w:val="00137875"/>
    <w:rsid w:val="00140672"/>
    <w:rsid w:val="00141083"/>
    <w:rsid w:val="00141D74"/>
    <w:rsid w:val="00142DCE"/>
    <w:rsid w:val="00143432"/>
    <w:rsid w:val="00143A1E"/>
    <w:rsid w:val="00143EE8"/>
    <w:rsid w:val="00144426"/>
    <w:rsid w:val="0014472B"/>
    <w:rsid w:val="001450B7"/>
    <w:rsid w:val="00145A4F"/>
    <w:rsid w:val="00145B55"/>
    <w:rsid w:val="00145D5E"/>
    <w:rsid w:val="00147022"/>
    <w:rsid w:val="00147198"/>
    <w:rsid w:val="001472A1"/>
    <w:rsid w:val="00147A3D"/>
    <w:rsid w:val="00147F82"/>
    <w:rsid w:val="00147FD8"/>
    <w:rsid w:val="00150145"/>
    <w:rsid w:val="001501A0"/>
    <w:rsid w:val="0015048C"/>
    <w:rsid w:val="00150AD0"/>
    <w:rsid w:val="00150FC2"/>
    <w:rsid w:val="0015173A"/>
    <w:rsid w:val="00151833"/>
    <w:rsid w:val="0015268A"/>
    <w:rsid w:val="00153737"/>
    <w:rsid w:val="00154231"/>
    <w:rsid w:val="0015466F"/>
    <w:rsid w:val="0015499C"/>
    <w:rsid w:val="00154ED2"/>
    <w:rsid w:val="00156401"/>
    <w:rsid w:val="00156CF2"/>
    <w:rsid w:val="00157947"/>
    <w:rsid w:val="00157AD6"/>
    <w:rsid w:val="0016155E"/>
    <w:rsid w:val="001623E3"/>
    <w:rsid w:val="00162BDF"/>
    <w:rsid w:val="001633B5"/>
    <w:rsid w:val="00163756"/>
    <w:rsid w:val="00163DD1"/>
    <w:rsid w:val="00164363"/>
    <w:rsid w:val="001645A4"/>
    <w:rsid w:val="00164785"/>
    <w:rsid w:val="00164C23"/>
    <w:rsid w:val="0016542B"/>
    <w:rsid w:val="001658E5"/>
    <w:rsid w:val="00165BC0"/>
    <w:rsid w:val="0016673B"/>
    <w:rsid w:val="00166EC6"/>
    <w:rsid w:val="00166F5E"/>
    <w:rsid w:val="00167B79"/>
    <w:rsid w:val="00167E5A"/>
    <w:rsid w:val="00170143"/>
    <w:rsid w:val="001701DA"/>
    <w:rsid w:val="00171999"/>
    <w:rsid w:val="00172BBF"/>
    <w:rsid w:val="001736C8"/>
    <w:rsid w:val="001752A8"/>
    <w:rsid w:val="001752DF"/>
    <w:rsid w:val="001760E5"/>
    <w:rsid w:val="00177761"/>
    <w:rsid w:val="00177894"/>
    <w:rsid w:val="001801E8"/>
    <w:rsid w:val="00180738"/>
    <w:rsid w:val="00180936"/>
    <w:rsid w:val="00180F1D"/>
    <w:rsid w:val="0018131F"/>
    <w:rsid w:val="0018142B"/>
    <w:rsid w:val="0018316C"/>
    <w:rsid w:val="0018395C"/>
    <w:rsid w:val="00183A7E"/>
    <w:rsid w:val="00183E6B"/>
    <w:rsid w:val="00184ADA"/>
    <w:rsid w:val="00184E6F"/>
    <w:rsid w:val="00185199"/>
    <w:rsid w:val="001854FE"/>
    <w:rsid w:val="0018576D"/>
    <w:rsid w:val="00185C76"/>
    <w:rsid w:val="00186DF8"/>
    <w:rsid w:val="001871E0"/>
    <w:rsid w:val="0018739E"/>
    <w:rsid w:val="00187D92"/>
    <w:rsid w:val="0019071E"/>
    <w:rsid w:val="001909DD"/>
    <w:rsid w:val="00190D36"/>
    <w:rsid w:val="00191375"/>
    <w:rsid w:val="0019143A"/>
    <w:rsid w:val="0019161E"/>
    <w:rsid w:val="00191A27"/>
    <w:rsid w:val="00191AA8"/>
    <w:rsid w:val="0019208E"/>
    <w:rsid w:val="0019235D"/>
    <w:rsid w:val="0019269F"/>
    <w:rsid w:val="00192863"/>
    <w:rsid w:val="00192998"/>
    <w:rsid w:val="00192DA7"/>
    <w:rsid w:val="00192FB9"/>
    <w:rsid w:val="00192FD6"/>
    <w:rsid w:val="00193852"/>
    <w:rsid w:val="00193894"/>
    <w:rsid w:val="001938D8"/>
    <w:rsid w:val="001940EF"/>
    <w:rsid w:val="001951B9"/>
    <w:rsid w:val="001957FD"/>
    <w:rsid w:val="00195FCB"/>
    <w:rsid w:val="00196763"/>
    <w:rsid w:val="00197440"/>
    <w:rsid w:val="0019756F"/>
    <w:rsid w:val="001977DE"/>
    <w:rsid w:val="001A0152"/>
    <w:rsid w:val="001A0162"/>
    <w:rsid w:val="001A0F87"/>
    <w:rsid w:val="001A1D58"/>
    <w:rsid w:val="001A242C"/>
    <w:rsid w:val="001A29DB"/>
    <w:rsid w:val="001A3427"/>
    <w:rsid w:val="001A36D2"/>
    <w:rsid w:val="001A3C53"/>
    <w:rsid w:val="001A3DE9"/>
    <w:rsid w:val="001A48CE"/>
    <w:rsid w:val="001A4C60"/>
    <w:rsid w:val="001A5105"/>
    <w:rsid w:val="001A5A99"/>
    <w:rsid w:val="001A5BDF"/>
    <w:rsid w:val="001A6247"/>
    <w:rsid w:val="001A664C"/>
    <w:rsid w:val="001A6B5B"/>
    <w:rsid w:val="001A6C17"/>
    <w:rsid w:val="001A71CA"/>
    <w:rsid w:val="001A7739"/>
    <w:rsid w:val="001A7F35"/>
    <w:rsid w:val="001B0199"/>
    <w:rsid w:val="001B03C7"/>
    <w:rsid w:val="001B080D"/>
    <w:rsid w:val="001B0909"/>
    <w:rsid w:val="001B0944"/>
    <w:rsid w:val="001B09C3"/>
    <w:rsid w:val="001B0AD8"/>
    <w:rsid w:val="001B0E2B"/>
    <w:rsid w:val="001B1DC6"/>
    <w:rsid w:val="001B20C2"/>
    <w:rsid w:val="001B2570"/>
    <w:rsid w:val="001B3101"/>
    <w:rsid w:val="001B3990"/>
    <w:rsid w:val="001B3D4D"/>
    <w:rsid w:val="001B4339"/>
    <w:rsid w:val="001B518D"/>
    <w:rsid w:val="001B567D"/>
    <w:rsid w:val="001B61B9"/>
    <w:rsid w:val="001B6554"/>
    <w:rsid w:val="001B70F4"/>
    <w:rsid w:val="001C016F"/>
    <w:rsid w:val="001C0943"/>
    <w:rsid w:val="001C0C27"/>
    <w:rsid w:val="001C18C3"/>
    <w:rsid w:val="001C1ACD"/>
    <w:rsid w:val="001C1DA3"/>
    <w:rsid w:val="001C22CB"/>
    <w:rsid w:val="001C3020"/>
    <w:rsid w:val="001C35C8"/>
    <w:rsid w:val="001C3ABC"/>
    <w:rsid w:val="001C44A5"/>
    <w:rsid w:val="001C4610"/>
    <w:rsid w:val="001C4656"/>
    <w:rsid w:val="001C4678"/>
    <w:rsid w:val="001C47D0"/>
    <w:rsid w:val="001C4BEC"/>
    <w:rsid w:val="001C4CAF"/>
    <w:rsid w:val="001C4D97"/>
    <w:rsid w:val="001C5393"/>
    <w:rsid w:val="001C57BB"/>
    <w:rsid w:val="001C5C93"/>
    <w:rsid w:val="001C5E6B"/>
    <w:rsid w:val="001C684F"/>
    <w:rsid w:val="001C690C"/>
    <w:rsid w:val="001C6B7D"/>
    <w:rsid w:val="001C7EDB"/>
    <w:rsid w:val="001D022F"/>
    <w:rsid w:val="001D04CD"/>
    <w:rsid w:val="001D0CD5"/>
    <w:rsid w:val="001D1864"/>
    <w:rsid w:val="001D18AF"/>
    <w:rsid w:val="001D18D4"/>
    <w:rsid w:val="001D2592"/>
    <w:rsid w:val="001D3183"/>
    <w:rsid w:val="001D3972"/>
    <w:rsid w:val="001D3C4B"/>
    <w:rsid w:val="001D45D4"/>
    <w:rsid w:val="001D57DB"/>
    <w:rsid w:val="001D5A35"/>
    <w:rsid w:val="001D61A8"/>
    <w:rsid w:val="001D674F"/>
    <w:rsid w:val="001D68DA"/>
    <w:rsid w:val="001D6CCD"/>
    <w:rsid w:val="001D71D1"/>
    <w:rsid w:val="001D7A8F"/>
    <w:rsid w:val="001E070A"/>
    <w:rsid w:val="001E0B7A"/>
    <w:rsid w:val="001E11D3"/>
    <w:rsid w:val="001E1223"/>
    <w:rsid w:val="001E1F20"/>
    <w:rsid w:val="001E27E9"/>
    <w:rsid w:val="001E2D86"/>
    <w:rsid w:val="001E3307"/>
    <w:rsid w:val="001E398B"/>
    <w:rsid w:val="001E3F36"/>
    <w:rsid w:val="001E567E"/>
    <w:rsid w:val="001E5BC5"/>
    <w:rsid w:val="001E65F2"/>
    <w:rsid w:val="001E670D"/>
    <w:rsid w:val="001F00F6"/>
    <w:rsid w:val="001F1043"/>
    <w:rsid w:val="001F125F"/>
    <w:rsid w:val="001F15E2"/>
    <w:rsid w:val="001F1808"/>
    <w:rsid w:val="001F1938"/>
    <w:rsid w:val="001F2214"/>
    <w:rsid w:val="001F25C8"/>
    <w:rsid w:val="001F293E"/>
    <w:rsid w:val="001F2999"/>
    <w:rsid w:val="001F312A"/>
    <w:rsid w:val="001F314D"/>
    <w:rsid w:val="001F3376"/>
    <w:rsid w:val="001F4421"/>
    <w:rsid w:val="001F5155"/>
    <w:rsid w:val="001F58EA"/>
    <w:rsid w:val="001F590D"/>
    <w:rsid w:val="001F60E7"/>
    <w:rsid w:val="001F6186"/>
    <w:rsid w:val="001F6469"/>
    <w:rsid w:val="001F6568"/>
    <w:rsid w:val="001F6BC6"/>
    <w:rsid w:val="001F779C"/>
    <w:rsid w:val="001F7C02"/>
    <w:rsid w:val="001F7E47"/>
    <w:rsid w:val="00200680"/>
    <w:rsid w:val="00200744"/>
    <w:rsid w:val="002010DE"/>
    <w:rsid w:val="00201E04"/>
    <w:rsid w:val="00201EB8"/>
    <w:rsid w:val="00203071"/>
    <w:rsid w:val="002031DA"/>
    <w:rsid w:val="00204599"/>
    <w:rsid w:val="00205015"/>
    <w:rsid w:val="00205D1B"/>
    <w:rsid w:val="0020669F"/>
    <w:rsid w:val="00206805"/>
    <w:rsid w:val="00206F63"/>
    <w:rsid w:val="00207A06"/>
    <w:rsid w:val="00210007"/>
    <w:rsid w:val="00210391"/>
    <w:rsid w:val="00210986"/>
    <w:rsid w:val="00210BA9"/>
    <w:rsid w:val="00210C80"/>
    <w:rsid w:val="00211BEA"/>
    <w:rsid w:val="00211F9F"/>
    <w:rsid w:val="00212F2F"/>
    <w:rsid w:val="00213061"/>
    <w:rsid w:val="00213304"/>
    <w:rsid w:val="00213E7C"/>
    <w:rsid w:val="002144EC"/>
    <w:rsid w:val="00214629"/>
    <w:rsid w:val="00214BC1"/>
    <w:rsid w:val="00215CF8"/>
    <w:rsid w:val="00216132"/>
    <w:rsid w:val="00216141"/>
    <w:rsid w:val="002164BB"/>
    <w:rsid w:val="00216B30"/>
    <w:rsid w:val="00216BEA"/>
    <w:rsid w:val="00216D87"/>
    <w:rsid w:val="00216F56"/>
    <w:rsid w:val="00216FAA"/>
    <w:rsid w:val="002172C8"/>
    <w:rsid w:val="002175B6"/>
    <w:rsid w:val="00217B22"/>
    <w:rsid w:val="00217CA4"/>
    <w:rsid w:val="00220BD4"/>
    <w:rsid w:val="002213EC"/>
    <w:rsid w:val="00221B03"/>
    <w:rsid w:val="00222084"/>
    <w:rsid w:val="00222573"/>
    <w:rsid w:val="0022274F"/>
    <w:rsid w:val="0022279E"/>
    <w:rsid w:val="00222AAB"/>
    <w:rsid w:val="00223537"/>
    <w:rsid w:val="00223DD3"/>
    <w:rsid w:val="002242A7"/>
    <w:rsid w:val="002244B4"/>
    <w:rsid w:val="002244EC"/>
    <w:rsid w:val="00224E3D"/>
    <w:rsid w:val="00225666"/>
    <w:rsid w:val="00225823"/>
    <w:rsid w:val="00226720"/>
    <w:rsid w:val="00227229"/>
    <w:rsid w:val="00227C87"/>
    <w:rsid w:val="00227EB8"/>
    <w:rsid w:val="002302F0"/>
    <w:rsid w:val="0023123A"/>
    <w:rsid w:val="002318BF"/>
    <w:rsid w:val="00232058"/>
    <w:rsid w:val="002321DC"/>
    <w:rsid w:val="00232479"/>
    <w:rsid w:val="00232674"/>
    <w:rsid w:val="002326E5"/>
    <w:rsid w:val="0023271D"/>
    <w:rsid w:val="00232A55"/>
    <w:rsid w:val="00232BBC"/>
    <w:rsid w:val="00232BFD"/>
    <w:rsid w:val="00232D53"/>
    <w:rsid w:val="002335F6"/>
    <w:rsid w:val="00233BC0"/>
    <w:rsid w:val="00233ECD"/>
    <w:rsid w:val="00234925"/>
    <w:rsid w:val="0023493D"/>
    <w:rsid w:val="0023558A"/>
    <w:rsid w:val="0023672D"/>
    <w:rsid w:val="00236819"/>
    <w:rsid w:val="00237677"/>
    <w:rsid w:val="002378BA"/>
    <w:rsid w:val="002379A5"/>
    <w:rsid w:val="00240089"/>
    <w:rsid w:val="0024025A"/>
    <w:rsid w:val="00240998"/>
    <w:rsid w:val="002418DF"/>
    <w:rsid w:val="002422E5"/>
    <w:rsid w:val="00242712"/>
    <w:rsid w:val="00242BDD"/>
    <w:rsid w:val="00244C9E"/>
    <w:rsid w:val="00244FF9"/>
    <w:rsid w:val="0024550D"/>
    <w:rsid w:val="00245575"/>
    <w:rsid w:val="0024571F"/>
    <w:rsid w:val="002459A9"/>
    <w:rsid w:val="00245F6A"/>
    <w:rsid w:val="00246595"/>
    <w:rsid w:val="00246B2B"/>
    <w:rsid w:val="00246D0D"/>
    <w:rsid w:val="0024730D"/>
    <w:rsid w:val="00247443"/>
    <w:rsid w:val="002476B4"/>
    <w:rsid w:val="00250C10"/>
    <w:rsid w:val="00250E21"/>
    <w:rsid w:val="00250F98"/>
    <w:rsid w:val="00251DDD"/>
    <w:rsid w:val="00252195"/>
    <w:rsid w:val="0025278C"/>
    <w:rsid w:val="00254250"/>
    <w:rsid w:val="0025578F"/>
    <w:rsid w:val="002557E9"/>
    <w:rsid w:val="00255815"/>
    <w:rsid w:val="002558C9"/>
    <w:rsid w:val="00255CB7"/>
    <w:rsid w:val="00255D25"/>
    <w:rsid w:val="00256C31"/>
    <w:rsid w:val="0025770C"/>
    <w:rsid w:val="00257E44"/>
    <w:rsid w:val="0026036C"/>
    <w:rsid w:val="00262337"/>
    <w:rsid w:val="002630B3"/>
    <w:rsid w:val="002638E1"/>
    <w:rsid w:val="00263A01"/>
    <w:rsid w:val="002641F5"/>
    <w:rsid w:val="002647DD"/>
    <w:rsid w:val="00264E46"/>
    <w:rsid w:val="00265428"/>
    <w:rsid w:val="00265548"/>
    <w:rsid w:val="00265FAD"/>
    <w:rsid w:val="00266296"/>
    <w:rsid w:val="0026635D"/>
    <w:rsid w:val="002666DF"/>
    <w:rsid w:val="00266751"/>
    <w:rsid w:val="00266DD1"/>
    <w:rsid w:val="00267036"/>
    <w:rsid w:val="002703E2"/>
    <w:rsid w:val="00270D16"/>
    <w:rsid w:val="00270F26"/>
    <w:rsid w:val="00271483"/>
    <w:rsid w:val="00271854"/>
    <w:rsid w:val="00271BE6"/>
    <w:rsid w:val="00271D60"/>
    <w:rsid w:val="00272067"/>
    <w:rsid w:val="002723DD"/>
    <w:rsid w:val="002725FC"/>
    <w:rsid w:val="0027281D"/>
    <w:rsid w:val="0027312E"/>
    <w:rsid w:val="00273782"/>
    <w:rsid w:val="002738F2"/>
    <w:rsid w:val="00273AB1"/>
    <w:rsid w:val="00273E6A"/>
    <w:rsid w:val="00273EF7"/>
    <w:rsid w:val="00274056"/>
    <w:rsid w:val="00274CFF"/>
    <w:rsid w:val="00274EAB"/>
    <w:rsid w:val="00275078"/>
    <w:rsid w:val="00275BE1"/>
    <w:rsid w:val="00275FAA"/>
    <w:rsid w:val="002769A2"/>
    <w:rsid w:val="00276ACA"/>
    <w:rsid w:val="00276DBB"/>
    <w:rsid w:val="002770C8"/>
    <w:rsid w:val="00277413"/>
    <w:rsid w:val="002775CF"/>
    <w:rsid w:val="00277BBC"/>
    <w:rsid w:val="00277E1A"/>
    <w:rsid w:val="00277F91"/>
    <w:rsid w:val="00280702"/>
    <w:rsid w:val="00280C71"/>
    <w:rsid w:val="00281FB1"/>
    <w:rsid w:val="0028220A"/>
    <w:rsid w:val="002823C1"/>
    <w:rsid w:val="00282621"/>
    <w:rsid w:val="002833AC"/>
    <w:rsid w:val="002833DA"/>
    <w:rsid w:val="00283CD9"/>
    <w:rsid w:val="002847DA"/>
    <w:rsid w:val="00285000"/>
    <w:rsid w:val="00285222"/>
    <w:rsid w:val="0028548D"/>
    <w:rsid w:val="00285980"/>
    <w:rsid w:val="002859A6"/>
    <w:rsid w:val="00285A74"/>
    <w:rsid w:val="00286322"/>
    <w:rsid w:val="002863EB"/>
    <w:rsid w:val="002865E6"/>
    <w:rsid w:val="00286735"/>
    <w:rsid w:val="00286849"/>
    <w:rsid w:val="002903B7"/>
    <w:rsid w:val="00291217"/>
    <w:rsid w:val="00291244"/>
    <w:rsid w:val="0029138D"/>
    <w:rsid w:val="002913F5"/>
    <w:rsid w:val="00291578"/>
    <w:rsid w:val="00291885"/>
    <w:rsid w:val="00291910"/>
    <w:rsid w:val="002919A4"/>
    <w:rsid w:val="00291AED"/>
    <w:rsid w:val="002920AB"/>
    <w:rsid w:val="00292810"/>
    <w:rsid w:val="002932BC"/>
    <w:rsid w:val="00293D15"/>
    <w:rsid w:val="002949E3"/>
    <w:rsid w:val="00294A61"/>
    <w:rsid w:val="002952C8"/>
    <w:rsid w:val="002954C7"/>
    <w:rsid w:val="00295C12"/>
    <w:rsid w:val="00295F97"/>
    <w:rsid w:val="002965A4"/>
    <w:rsid w:val="00296BE7"/>
    <w:rsid w:val="002971AB"/>
    <w:rsid w:val="002A09C8"/>
    <w:rsid w:val="002A0A43"/>
    <w:rsid w:val="002A0D35"/>
    <w:rsid w:val="002A0D6F"/>
    <w:rsid w:val="002A11CE"/>
    <w:rsid w:val="002A15D4"/>
    <w:rsid w:val="002A1978"/>
    <w:rsid w:val="002A230C"/>
    <w:rsid w:val="002A269B"/>
    <w:rsid w:val="002A298C"/>
    <w:rsid w:val="002A432C"/>
    <w:rsid w:val="002A4A43"/>
    <w:rsid w:val="002A515F"/>
    <w:rsid w:val="002A5457"/>
    <w:rsid w:val="002A5475"/>
    <w:rsid w:val="002A5A61"/>
    <w:rsid w:val="002A60F1"/>
    <w:rsid w:val="002A7092"/>
    <w:rsid w:val="002A7135"/>
    <w:rsid w:val="002A7A64"/>
    <w:rsid w:val="002A7C4F"/>
    <w:rsid w:val="002A7E91"/>
    <w:rsid w:val="002B00C0"/>
    <w:rsid w:val="002B0973"/>
    <w:rsid w:val="002B0D2C"/>
    <w:rsid w:val="002B1F79"/>
    <w:rsid w:val="002B2015"/>
    <w:rsid w:val="002B338E"/>
    <w:rsid w:val="002B35BB"/>
    <w:rsid w:val="002B3F1E"/>
    <w:rsid w:val="002B4020"/>
    <w:rsid w:val="002B41F5"/>
    <w:rsid w:val="002B452E"/>
    <w:rsid w:val="002B45B6"/>
    <w:rsid w:val="002B4914"/>
    <w:rsid w:val="002B5057"/>
    <w:rsid w:val="002B6264"/>
    <w:rsid w:val="002B6271"/>
    <w:rsid w:val="002B65DB"/>
    <w:rsid w:val="002B7903"/>
    <w:rsid w:val="002C0536"/>
    <w:rsid w:val="002C0A54"/>
    <w:rsid w:val="002C0FF8"/>
    <w:rsid w:val="002C1360"/>
    <w:rsid w:val="002C1BB4"/>
    <w:rsid w:val="002C208F"/>
    <w:rsid w:val="002C27B9"/>
    <w:rsid w:val="002C2E91"/>
    <w:rsid w:val="002C316C"/>
    <w:rsid w:val="002C3302"/>
    <w:rsid w:val="002C3FA8"/>
    <w:rsid w:val="002C41EA"/>
    <w:rsid w:val="002C4301"/>
    <w:rsid w:val="002C4B41"/>
    <w:rsid w:val="002C55B5"/>
    <w:rsid w:val="002C5E45"/>
    <w:rsid w:val="002C6539"/>
    <w:rsid w:val="002C73DC"/>
    <w:rsid w:val="002C7956"/>
    <w:rsid w:val="002C7E1F"/>
    <w:rsid w:val="002D023C"/>
    <w:rsid w:val="002D06EA"/>
    <w:rsid w:val="002D0B46"/>
    <w:rsid w:val="002D0D0A"/>
    <w:rsid w:val="002D0FC5"/>
    <w:rsid w:val="002D1CE2"/>
    <w:rsid w:val="002D2570"/>
    <w:rsid w:val="002D2A72"/>
    <w:rsid w:val="002D2A92"/>
    <w:rsid w:val="002D2E7C"/>
    <w:rsid w:val="002D3177"/>
    <w:rsid w:val="002D4930"/>
    <w:rsid w:val="002D50FB"/>
    <w:rsid w:val="002D519C"/>
    <w:rsid w:val="002D51B1"/>
    <w:rsid w:val="002D5DC3"/>
    <w:rsid w:val="002D5FC7"/>
    <w:rsid w:val="002D60CD"/>
    <w:rsid w:val="002D6C99"/>
    <w:rsid w:val="002D6DC9"/>
    <w:rsid w:val="002D736D"/>
    <w:rsid w:val="002E0004"/>
    <w:rsid w:val="002E0143"/>
    <w:rsid w:val="002E09CA"/>
    <w:rsid w:val="002E0FCB"/>
    <w:rsid w:val="002E2082"/>
    <w:rsid w:val="002E2135"/>
    <w:rsid w:val="002E29FE"/>
    <w:rsid w:val="002E325F"/>
    <w:rsid w:val="002E3FC3"/>
    <w:rsid w:val="002E4297"/>
    <w:rsid w:val="002E529D"/>
    <w:rsid w:val="002E5589"/>
    <w:rsid w:val="002E5EB4"/>
    <w:rsid w:val="002E6099"/>
    <w:rsid w:val="002E6132"/>
    <w:rsid w:val="002E6278"/>
    <w:rsid w:val="002E6B89"/>
    <w:rsid w:val="002E7155"/>
    <w:rsid w:val="002E76A7"/>
    <w:rsid w:val="002F0D2E"/>
    <w:rsid w:val="002F1444"/>
    <w:rsid w:val="002F15FB"/>
    <w:rsid w:val="002F1DF5"/>
    <w:rsid w:val="002F230A"/>
    <w:rsid w:val="002F29CC"/>
    <w:rsid w:val="002F2E54"/>
    <w:rsid w:val="002F3F0D"/>
    <w:rsid w:val="002F415B"/>
    <w:rsid w:val="002F44CC"/>
    <w:rsid w:val="002F47C7"/>
    <w:rsid w:val="002F4E01"/>
    <w:rsid w:val="002F50CE"/>
    <w:rsid w:val="002F5172"/>
    <w:rsid w:val="002F56CC"/>
    <w:rsid w:val="002F5D57"/>
    <w:rsid w:val="002F7688"/>
    <w:rsid w:val="002F78C4"/>
    <w:rsid w:val="003000D8"/>
    <w:rsid w:val="003019F1"/>
    <w:rsid w:val="00301CDE"/>
    <w:rsid w:val="00301E05"/>
    <w:rsid w:val="00301F4D"/>
    <w:rsid w:val="003021C5"/>
    <w:rsid w:val="00302227"/>
    <w:rsid w:val="00302C6A"/>
    <w:rsid w:val="00302D05"/>
    <w:rsid w:val="00303642"/>
    <w:rsid w:val="003037B8"/>
    <w:rsid w:val="00303815"/>
    <w:rsid w:val="003048AD"/>
    <w:rsid w:val="00304940"/>
    <w:rsid w:val="003051DA"/>
    <w:rsid w:val="003057AB"/>
    <w:rsid w:val="00306332"/>
    <w:rsid w:val="0030712F"/>
    <w:rsid w:val="003073FF"/>
    <w:rsid w:val="00307B4C"/>
    <w:rsid w:val="00307FB4"/>
    <w:rsid w:val="003107E4"/>
    <w:rsid w:val="00310922"/>
    <w:rsid w:val="00310996"/>
    <w:rsid w:val="00310BF6"/>
    <w:rsid w:val="0031103A"/>
    <w:rsid w:val="00311261"/>
    <w:rsid w:val="00311716"/>
    <w:rsid w:val="0031200A"/>
    <w:rsid w:val="0031210A"/>
    <w:rsid w:val="0031335E"/>
    <w:rsid w:val="0031368C"/>
    <w:rsid w:val="003137DA"/>
    <w:rsid w:val="00313B91"/>
    <w:rsid w:val="00314B57"/>
    <w:rsid w:val="00314E5A"/>
    <w:rsid w:val="003150CD"/>
    <w:rsid w:val="00315532"/>
    <w:rsid w:val="003157A3"/>
    <w:rsid w:val="00315AD3"/>
    <w:rsid w:val="00315D02"/>
    <w:rsid w:val="00315E11"/>
    <w:rsid w:val="00316877"/>
    <w:rsid w:val="00320A5E"/>
    <w:rsid w:val="00320B29"/>
    <w:rsid w:val="00320D08"/>
    <w:rsid w:val="0032247E"/>
    <w:rsid w:val="003224C8"/>
    <w:rsid w:val="003233F1"/>
    <w:rsid w:val="003235BB"/>
    <w:rsid w:val="0032364B"/>
    <w:rsid w:val="00323874"/>
    <w:rsid w:val="00323FCB"/>
    <w:rsid w:val="0032402C"/>
    <w:rsid w:val="00324051"/>
    <w:rsid w:val="0032406D"/>
    <w:rsid w:val="003242C0"/>
    <w:rsid w:val="003246C8"/>
    <w:rsid w:val="003249DD"/>
    <w:rsid w:val="00324BAE"/>
    <w:rsid w:val="00324D33"/>
    <w:rsid w:val="00325418"/>
    <w:rsid w:val="00325822"/>
    <w:rsid w:val="00326CC6"/>
    <w:rsid w:val="003274D7"/>
    <w:rsid w:val="0033018C"/>
    <w:rsid w:val="003302C3"/>
    <w:rsid w:val="0033033B"/>
    <w:rsid w:val="00330973"/>
    <w:rsid w:val="00330CE9"/>
    <w:rsid w:val="00330EF0"/>
    <w:rsid w:val="0033126A"/>
    <w:rsid w:val="00331CA8"/>
    <w:rsid w:val="00331DD3"/>
    <w:rsid w:val="0033203F"/>
    <w:rsid w:val="00333056"/>
    <w:rsid w:val="003340D6"/>
    <w:rsid w:val="0033447E"/>
    <w:rsid w:val="00335ED1"/>
    <w:rsid w:val="003376E5"/>
    <w:rsid w:val="0033785D"/>
    <w:rsid w:val="0034059B"/>
    <w:rsid w:val="003405EF"/>
    <w:rsid w:val="0034168A"/>
    <w:rsid w:val="00341901"/>
    <w:rsid w:val="003420BE"/>
    <w:rsid w:val="00342149"/>
    <w:rsid w:val="00342174"/>
    <w:rsid w:val="00342667"/>
    <w:rsid w:val="003431BC"/>
    <w:rsid w:val="003445A4"/>
    <w:rsid w:val="003456AD"/>
    <w:rsid w:val="00345A6D"/>
    <w:rsid w:val="00345B37"/>
    <w:rsid w:val="003468B4"/>
    <w:rsid w:val="00346DB0"/>
    <w:rsid w:val="00347085"/>
    <w:rsid w:val="00347225"/>
    <w:rsid w:val="0034729B"/>
    <w:rsid w:val="003473F2"/>
    <w:rsid w:val="00347E14"/>
    <w:rsid w:val="00350503"/>
    <w:rsid w:val="00350BDB"/>
    <w:rsid w:val="00350DD0"/>
    <w:rsid w:val="003518A4"/>
    <w:rsid w:val="00351C8D"/>
    <w:rsid w:val="00352725"/>
    <w:rsid w:val="00352CBA"/>
    <w:rsid w:val="003530EA"/>
    <w:rsid w:val="003534AE"/>
    <w:rsid w:val="003534F3"/>
    <w:rsid w:val="00353819"/>
    <w:rsid w:val="00353A35"/>
    <w:rsid w:val="00353C35"/>
    <w:rsid w:val="00353E9D"/>
    <w:rsid w:val="0035532E"/>
    <w:rsid w:val="00356C15"/>
    <w:rsid w:val="00357429"/>
    <w:rsid w:val="003574FD"/>
    <w:rsid w:val="003607B5"/>
    <w:rsid w:val="003608B9"/>
    <w:rsid w:val="003609D0"/>
    <w:rsid w:val="003611AA"/>
    <w:rsid w:val="003612FB"/>
    <w:rsid w:val="00361E88"/>
    <w:rsid w:val="003621A2"/>
    <w:rsid w:val="00362602"/>
    <w:rsid w:val="00362752"/>
    <w:rsid w:val="00362A45"/>
    <w:rsid w:val="00363392"/>
    <w:rsid w:val="00363747"/>
    <w:rsid w:val="00363B60"/>
    <w:rsid w:val="0036473E"/>
    <w:rsid w:val="00364A6A"/>
    <w:rsid w:val="00364AE7"/>
    <w:rsid w:val="00365B80"/>
    <w:rsid w:val="00366213"/>
    <w:rsid w:val="003663EE"/>
    <w:rsid w:val="0036698B"/>
    <w:rsid w:val="00367213"/>
    <w:rsid w:val="00367608"/>
    <w:rsid w:val="00367800"/>
    <w:rsid w:val="00367A0E"/>
    <w:rsid w:val="00367B29"/>
    <w:rsid w:val="00370B96"/>
    <w:rsid w:val="00372A72"/>
    <w:rsid w:val="00372B3E"/>
    <w:rsid w:val="00375367"/>
    <w:rsid w:val="00375CA8"/>
    <w:rsid w:val="00375F4B"/>
    <w:rsid w:val="0037692A"/>
    <w:rsid w:val="00377399"/>
    <w:rsid w:val="00377406"/>
    <w:rsid w:val="003779D2"/>
    <w:rsid w:val="003806CC"/>
    <w:rsid w:val="003806F4"/>
    <w:rsid w:val="0038124B"/>
    <w:rsid w:val="003816C5"/>
    <w:rsid w:val="00381BA7"/>
    <w:rsid w:val="00381EC2"/>
    <w:rsid w:val="00382249"/>
    <w:rsid w:val="00382491"/>
    <w:rsid w:val="0038340C"/>
    <w:rsid w:val="00383551"/>
    <w:rsid w:val="003838EA"/>
    <w:rsid w:val="00384082"/>
    <w:rsid w:val="0038425F"/>
    <w:rsid w:val="003845BC"/>
    <w:rsid w:val="00385165"/>
    <w:rsid w:val="0038557C"/>
    <w:rsid w:val="00385D8D"/>
    <w:rsid w:val="00386A87"/>
    <w:rsid w:val="00387762"/>
    <w:rsid w:val="00390508"/>
    <w:rsid w:val="003905AB"/>
    <w:rsid w:val="00390AF0"/>
    <w:rsid w:val="003916B4"/>
    <w:rsid w:val="00392205"/>
    <w:rsid w:val="0039232D"/>
    <w:rsid w:val="0039252A"/>
    <w:rsid w:val="003925EB"/>
    <w:rsid w:val="00392DF3"/>
    <w:rsid w:val="00393003"/>
    <w:rsid w:val="00393402"/>
    <w:rsid w:val="00393483"/>
    <w:rsid w:val="00393A1D"/>
    <w:rsid w:val="00393D3A"/>
    <w:rsid w:val="0039412B"/>
    <w:rsid w:val="00394326"/>
    <w:rsid w:val="003946FD"/>
    <w:rsid w:val="00395198"/>
    <w:rsid w:val="00396179"/>
    <w:rsid w:val="003963E2"/>
    <w:rsid w:val="00396674"/>
    <w:rsid w:val="00396807"/>
    <w:rsid w:val="0039682E"/>
    <w:rsid w:val="003969E4"/>
    <w:rsid w:val="00396DBB"/>
    <w:rsid w:val="0039768C"/>
    <w:rsid w:val="003979D7"/>
    <w:rsid w:val="003A00D3"/>
    <w:rsid w:val="003A0B26"/>
    <w:rsid w:val="003A1000"/>
    <w:rsid w:val="003A206A"/>
    <w:rsid w:val="003A2985"/>
    <w:rsid w:val="003A2D4B"/>
    <w:rsid w:val="003A36C1"/>
    <w:rsid w:val="003A41F6"/>
    <w:rsid w:val="003A432E"/>
    <w:rsid w:val="003A46FC"/>
    <w:rsid w:val="003A59BE"/>
    <w:rsid w:val="003A6446"/>
    <w:rsid w:val="003A6562"/>
    <w:rsid w:val="003A6615"/>
    <w:rsid w:val="003A6946"/>
    <w:rsid w:val="003A6AEC"/>
    <w:rsid w:val="003A783B"/>
    <w:rsid w:val="003A791D"/>
    <w:rsid w:val="003B0206"/>
    <w:rsid w:val="003B0838"/>
    <w:rsid w:val="003B0DAC"/>
    <w:rsid w:val="003B13DF"/>
    <w:rsid w:val="003B1F9A"/>
    <w:rsid w:val="003B2021"/>
    <w:rsid w:val="003B21C5"/>
    <w:rsid w:val="003B2690"/>
    <w:rsid w:val="003B26F0"/>
    <w:rsid w:val="003B2C3A"/>
    <w:rsid w:val="003B2C7F"/>
    <w:rsid w:val="003B4264"/>
    <w:rsid w:val="003B48D9"/>
    <w:rsid w:val="003B546B"/>
    <w:rsid w:val="003B55FC"/>
    <w:rsid w:val="003B5886"/>
    <w:rsid w:val="003B58C7"/>
    <w:rsid w:val="003B5E39"/>
    <w:rsid w:val="003B6B6C"/>
    <w:rsid w:val="003B6CC4"/>
    <w:rsid w:val="003B6EFB"/>
    <w:rsid w:val="003B7B56"/>
    <w:rsid w:val="003C083E"/>
    <w:rsid w:val="003C1399"/>
    <w:rsid w:val="003C1AA6"/>
    <w:rsid w:val="003C1F44"/>
    <w:rsid w:val="003C224D"/>
    <w:rsid w:val="003C2CE0"/>
    <w:rsid w:val="003C3695"/>
    <w:rsid w:val="003C381C"/>
    <w:rsid w:val="003C4699"/>
    <w:rsid w:val="003C4B3E"/>
    <w:rsid w:val="003C58ED"/>
    <w:rsid w:val="003C5C28"/>
    <w:rsid w:val="003C66BF"/>
    <w:rsid w:val="003C6A4E"/>
    <w:rsid w:val="003C6ABA"/>
    <w:rsid w:val="003C6FCF"/>
    <w:rsid w:val="003C7378"/>
    <w:rsid w:val="003C7FD6"/>
    <w:rsid w:val="003D0004"/>
    <w:rsid w:val="003D021F"/>
    <w:rsid w:val="003D0276"/>
    <w:rsid w:val="003D03A8"/>
    <w:rsid w:val="003D0427"/>
    <w:rsid w:val="003D07CA"/>
    <w:rsid w:val="003D0923"/>
    <w:rsid w:val="003D11BE"/>
    <w:rsid w:val="003D1237"/>
    <w:rsid w:val="003D15ED"/>
    <w:rsid w:val="003D1E1C"/>
    <w:rsid w:val="003D1E40"/>
    <w:rsid w:val="003D1FD5"/>
    <w:rsid w:val="003D224B"/>
    <w:rsid w:val="003D24BC"/>
    <w:rsid w:val="003D267B"/>
    <w:rsid w:val="003D28B9"/>
    <w:rsid w:val="003D32D4"/>
    <w:rsid w:val="003D376E"/>
    <w:rsid w:val="003D3FE7"/>
    <w:rsid w:val="003D4192"/>
    <w:rsid w:val="003D43E3"/>
    <w:rsid w:val="003D4615"/>
    <w:rsid w:val="003D4824"/>
    <w:rsid w:val="003D4DC1"/>
    <w:rsid w:val="003D5386"/>
    <w:rsid w:val="003D597F"/>
    <w:rsid w:val="003D59E0"/>
    <w:rsid w:val="003D626A"/>
    <w:rsid w:val="003D6803"/>
    <w:rsid w:val="003D69F5"/>
    <w:rsid w:val="003D6A96"/>
    <w:rsid w:val="003D6E18"/>
    <w:rsid w:val="003D7AA2"/>
    <w:rsid w:val="003D7B96"/>
    <w:rsid w:val="003E02C1"/>
    <w:rsid w:val="003E09AE"/>
    <w:rsid w:val="003E0B76"/>
    <w:rsid w:val="003E0E76"/>
    <w:rsid w:val="003E0FA1"/>
    <w:rsid w:val="003E16F4"/>
    <w:rsid w:val="003E1C51"/>
    <w:rsid w:val="003E226A"/>
    <w:rsid w:val="003E2AC3"/>
    <w:rsid w:val="003E2BCA"/>
    <w:rsid w:val="003E2C61"/>
    <w:rsid w:val="003E3F06"/>
    <w:rsid w:val="003E40EF"/>
    <w:rsid w:val="003E430D"/>
    <w:rsid w:val="003E465B"/>
    <w:rsid w:val="003E5506"/>
    <w:rsid w:val="003E5699"/>
    <w:rsid w:val="003E5F16"/>
    <w:rsid w:val="003E7B8A"/>
    <w:rsid w:val="003E7DD6"/>
    <w:rsid w:val="003E7E6D"/>
    <w:rsid w:val="003F0A03"/>
    <w:rsid w:val="003F14A0"/>
    <w:rsid w:val="003F16DB"/>
    <w:rsid w:val="003F1C95"/>
    <w:rsid w:val="003F20C0"/>
    <w:rsid w:val="003F20F6"/>
    <w:rsid w:val="003F27F4"/>
    <w:rsid w:val="003F35E6"/>
    <w:rsid w:val="003F3A3C"/>
    <w:rsid w:val="003F420B"/>
    <w:rsid w:val="003F463B"/>
    <w:rsid w:val="003F5EA6"/>
    <w:rsid w:val="003F611C"/>
    <w:rsid w:val="003F6326"/>
    <w:rsid w:val="003F79C0"/>
    <w:rsid w:val="003F7B58"/>
    <w:rsid w:val="004002C4"/>
    <w:rsid w:val="004007B2"/>
    <w:rsid w:val="00400B7E"/>
    <w:rsid w:val="00401A75"/>
    <w:rsid w:val="00401D47"/>
    <w:rsid w:val="00402077"/>
    <w:rsid w:val="00402167"/>
    <w:rsid w:val="00402E79"/>
    <w:rsid w:val="00403A58"/>
    <w:rsid w:val="0040449A"/>
    <w:rsid w:val="0040551E"/>
    <w:rsid w:val="00405C7E"/>
    <w:rsid w:val="00406674"/>
    <w:rsid w:val="00406929"/>
    <w:rsid w:val="004078DD"/>
    <w:rsid w:val="00407F39"/>
    <w:rsid w:val="00410D6A"/>
    <w:rsid w:val="0041209D"/>
    <w:rsid w:val="0041301C"/>
    <w:rsid w:val="0041316D"/>
    <w:rsid w:val="00413495"/>
    <w:rsid w:val="004134A2"/>
    <w:rsid w:val="00413989"/>
    <w:rsid w:val="00413B10"/>
    <w:rsid w:val="00413CC5"/>
    <w:rsid w:val="0041420F"/>
    <w:rsid w:val="00414288"/>
    <w:rsid w:val="00414D19"/>
    <w:rsid w:val="00415577"/>
    <w:rsid w:val="0041599E"/>
    <w:rsid w:val="00415FC2"/>
    <w:rsid w:val="0041605A"/>
    <w:rsid w:val="00416500"/>
    <w:rsid w:val="004165D9"/>
    <w:rsid w:val="004166F6"/>
    <w:rsid w:val="00416B51"/>
    <w:rsid w:val="004178B4"/>
    <w:rsid w:val="0042102E"/>
    <w:rsid w:val="00421135"/>
    <w:rsid w:val="00421214"/>
    <w:rsid w:val="00421B95"/>
    <w:rsid w:val="00421DB3"/>
    <w:rsid w:val="0042248F"/>
    <w:rsid w:val="004224BA"/>
    <w:rsid w:val="004227BB"/>
    <w:rsid w:val="00423E09"/>
    <w:rsid w:val="00424A40"/>
    <w:rsid w:val="004257FB"/>
    <w:rsid w:val="004260B9"/>
    <w:rsid w:val="004269E1"/>
    <w:rsid w:val="004275C0"/>
    <w:rsid w:val="00427827"/>
    <w:rsid w:val="004304DE"/>
    <w:rsid w:val="00430ADE"/>
    <w:rsid w:val="0043107B"/>
    <w:rsid w:val="00431C5E"/>
    <w:rsid w:val="00431DC4"/>
    <w:rsid w:val="00432033"/>
    <w:rsid w:val="004322CE"/>
    <w:rsid w:val="004328BA"/>
    <w:rsid w:val="00432A2F"/>
    <w:rsid w:val="00433505"/>
    <w:rsid w:val="0043360E"/>
    <w:rsid w:val="00434CCE"/>
    <w:rsid w:val="00435718"/>
    <w:rsid w:val="0043579D"/>
    <w:rsid w:val="0043588A"/>
    <w:rsid w:val="00435C9C"/>
    <w:rsid w:val="00436DF9"/>
    <w:rsid w:val="004372AB"/>
    <w:rsid w:val="004378A7"/>
    <w:rsid w:val="0044042A"/>
    <w:rsid w:val="004404AB"/>
    <w:rsid w:val="0044091E"/>
    <w:rsid w:val="004409B9"/>
    <w:rsid w:val="00441B37"/>
    <w:rsid w:val="00441FB9"/>
    <w:rsid w:val="004429B8"/>
    <w:rsid w:val="00442B11"/>
    <w:rsid w:val="0044427A"/>
    <w:rsid w:val="004457D7"/>
    <w:rsid w:val="00445F6F"/>
    <w:rsid w:val="00447952"/>
    <w:rsid w:val="00447C1B"/>
    <w:rsid w:val="00447D26"/>
    <w:rsid w:val="004507D6"/>
    <w:rsid w:val="00450D75"/>
    <w:rsid w:val="00451ED4"/>
    <w:rsid w:val="0045293D"/>
    <w:rsid w:val="004530AC"/>
    <w:rsid w:val="00453479"/>
    <w:rsid w:val="00453A20"/>
    <w:rsid w:val="00453ADC"/>
    <w:rsid w:val="004541EE"/>
    <w:rsid w:val="004545F6"/>
    <w:rsid w:val="00454A84"/>
    <w:rsid w:val="00454F1A"/>
    <w:rsid w:val="00455086"/>
    <w:rsid w:val="00455462"/>
    <w:rsid w:val="00455777"/>
    <w:rsid w:val="004559E8"/>
    <w:rsid w:val="00455AF2"/>
    <w:rsid w:val="00455EFB"/>
    <w:rsid w:val="00456A9F"/>
    <w:rsid w:val="0046054F"/>
    <w:rsid w:val="00460736"/>
    <w:rsid w:val="0046150E"/>
    <w:rsid w:val="00461ECA"/>
    <w:rsid w:val="00463337"/>
    <w:rsid w:val="004635BA"/>
    <w:rsid w:val="00463BB5"/>
    <w:rsid w:val="00463D0D"/>
    <w:rsid w:val="00464097"/>
    <w:rsid w:val="004645A1"/>
    <w:rsid w:val="00464B29"/>
    <w:rsid w:val="00464FA0"/>
    <w:rsid w:val="00465088"/>
    <w:rsid w:val="00465353"/>
    <w:rsid w:val="0046577F"/>
    <w:rsid w:val="00465A0D"/>
    <w:rsid w:val="004660BF"/>
    <w:rsid w:val="004667FF"/>
    <w:rsid w:val="004670EA"/>
    <w:rsid w:val="004670EC"/>
    <w:rsid w:val="00467152"/>
    <w:rsid w:val="00467176"/>
    <w:rsid w:val="00467241"/>
    <w:rsid w:val="00467423"/>
    <w:rsid w:val="00470AA5"/>
    <w:rsid w:val="004714B4"/>
    <w:rsid w:val="00471A5D"/>
    <w:rsid w:val="00471C94"/>
    <w:rsid w:val="004724E4"/>
    <w:rsid w:val="00472C77"/>
    <w:rsid w:val="004734D0"/>
    <w:rsid w:val="0047376C"/>
    <w:rsid w:val="004741B3"/>
    <w:rsid w:val="00474575"/>
    <w:rsid w:val="00474E60"/>
    <w:rsid w:val="004750C3"/>
    <w:rsid w:val="004750DC"/>
    <w:rsid w:val="004757F8"/>
    <w:rsid w:val="00475B95"/>
    <w:rsid w:val="00476BF6"/>
    <w:rsid w:val="00476C50"/>
    <w:rsid w:val="0047722B"/>
    <w:rsid w:val="004774B5"/>
    <w:rsid w:val="004779A3"/>
    <w:rsid w:val="004779D5"/>
    <w:rsid w:val="00477BF8"/>
    <w:rsid w:val="004807EC"/>
    <w:rsid w:val="0048202A"/>
    <w:rsid w:val="00482537"/>
    <w:rsid w:val="00482C5C"/>
    <w:rsid w:val="004840FC"/>
    <w:rsid w:val="0048521E"/>
    <w:rsid w:val="00485C69"/>
    <w:rsid w:val="00485DF2"/>
    <w:rsid w:val="00486308"/>
    <w:rsid w:val="00486393"/>
    <w:rsid w:val="0048703B"/>
    <w:rsid w:val="004874BD"/>
    <w:rsid w:val="00487643"/>
    <w:rsid w:val="00490113"/>
    <w:rsid w:val="004905DF"/>
    <w:rsid w:val="00490793"/>
    <w:rsid w:val="00490E38"/>
    <w:rsid w:val="00491153"/>
    <w:rsid w:val="004914E7"/>
    <w:rsid w:val="00491C27"/>
    <w:rsid w:val="0049233A"/>
    <w:rsid w:val="004929BE"/>
    <w:rsid w:val="0049316A"/>
    <w:rsid w:val="00493267"/>
    <w:rsid w:val="0049340C"/>
    <w:rsid w:val="00493A45"/>
    <w:rsid w:val="00493FAD"/>
    <w:rsid w:val="00494385"/>
    <w:rsid w:val="00494F30"/>
    <w:rsid w:val="0049545C"/>
    <w:rsid w:val="00495605"/>
    <w:rsid w:val="00495DA9"/>
    <w:rsid w:val="00496D4A"/>
    <w:rsid w:val="00497FA7"/>
    <w:rsid w:val="004A0782"/>
    <w:rsid w:val="004A0E8F"/>
    <w:rsid w:val="004A17D3"/>
    <w:rsid w:val="004A1882"/>
    <w:rsid w:val="004A272D"/>
    <w:rsid w:val="004A441E"/>
    <w:rsid w:val="004A4489"/>
    <w:rsid w:val="004A4A2D"/>
    <w:rsid w:val="004A4F05"/>
    <w:rsid w:val="004A5633"/>
    <w:rsid w:val="004A57E7"/>
    <w:rsid w:val="004A6C3E"/>
    <w:rsid w:val="004A6C84"/>
    <w:rsid w:val="004A722A"/>
    <w:rsid w:val="004A751D"/>
    <w:rsid w:val="004A7AD0"/>
    <w:rsid w:val="004B086C"/>
    <w:rsid w:val="004B0A8F"/>
    <w:rsid w:val="004B1104"/>
    <w:rsid w:val="004B19B1"/>
    <w:rsid w:val="004B25AE"/>
    <w:rsid w:val="004B2E19"/>
    <w:rsid w:val="004B3102"/>
    <w:rsid w:val="004B3464"/>
    <w:rsid w:val="004B3BC2"/>
    <w:rsid w:val="004B3F7B"/>
    <w:rsid w:val="004B4189"/>
    <w:rsid w:val="004B4253"/>
    <w:rsid w:val="004B4931"/>
    <w:rsid w:val="004B4E8E"/>
    <w:rsid w:val="004B586F"/>
    <w:rsid w:val="004B5CE7"/>
    <w:rsid w:val="004B605C"/>
    <w:rsid w:val="004B62A9"/>
    <w:rsid w:val="004B65F1"/>
    <w:rsid w:val="004B669C"/>
    <w:rsid w:val="004B6DDA"/>
    <w:rsid w:val="004C040F"/>
    <w:rsid w:val="004C07CC"/>
    <w:rsid w:val="004C0C0C"/>
    <w:rsid w:val="004C1060"/>
    <w:rsid w:val="004C1BAB"/>
    <w:rsid w:val="004C20BD"/>
    <w:rsid w:val="004C2F1E"/>
    <w:rsid w:val="004C38A2"/>
    <w:rsid w:val="004C3F79"/>
    <w:rsid w:val="004C417A"/>
    <w:rsid w:val="004C4A00"/>
    <w:rsid w:val="004C5181"/>
    <w:rsid w:val="004C59E4"/>
    <w:rsid w:val="004C6625"/>
    <w:rsid w:val="004C6924"/>
    <w:rsid w:val="004C7B1D"/>
    <w:rsid w:val="004D0132"/>
    <w:rsid w:val="004D04C6"/>
    <w:rsid w:val="004D1736"/>
    <w:rsid w:val="004D1D5D"/>
    <w:rsid w:val="004D1D96"/>
    <w:rsid w:val="004D2164"/>
    <w:rsid w:val="004D27AE"/>
    <w:rsid w:val="004D2A48"/>
    <w:rsid w:val="004D2E46"/>
    <w:rsid w:val="004D3814"/>
    <w:rsid w:val="004D3E55"/>
    <w:rsid w:val="004D43C8"/>
    <w:rsid w:val="004D450C"/>
    <w:rsid w:val="004D470C"/>
    <w:rsid w:val="004D4FCA"/>
    <w:rsid w:val="004D56B8"/>
    <w:rsid w:val="004D5C15"/>
    <w:rsid w:val="004D5CD2"/>
    <w:rsid w:val="004D5D1A"/>
    <w:rsid w:val="004D6926"/>
    <w:rsid w:val="004D7B1E"/>
    <w:rsid w:val="004D7BA3"/>
    <w:rsid w:val="004D7E4F"/>
    <w:rsid w:val="004E0BC4"/>
    <w:rsid w:val="004E212E"/>
    <w:rsid w:val="004E27C7"/>
    <w:rsid w:val="004E2B3F"/>
    <w:rsid w:val="004E3DDF"/>
    <w:rsid w:val="004E53F0"/>
    <w:rsid w:val="004E579B"/>
    <w:rsid w:val="004E593E"/>
    <w:rsid w:val="004E5E92"/>
    <w:rsid w:val="004E6F26"/>
    <w:rsid w:val="004E7181"/>
    <w:rsid w:val="004E74B9"/>
    <w:rsid w:val="004F01D8"/>
    <w:rsid w:val="004F024E"/>
    <w:rsid w:val="004F0689"/>
    <w:rsid w:val="004F0C40"/>
    <w:rsid w:val="004F1E6C"/>
    <w:rsid w:val="004F1F52"/>
    <w:rsid w:val="004F302C"/>
    <w:rsid w:val="004F308B"/>
    <w:rsid w:val="004F360D"/>
    <w:rsid w:val="004F3BBB"/>
    <w:rsid w:val="004F4920"/>
    <w:rsid w:val="004F4DDE"/>
    <w:rsid w:val="004F4E45"/>
    <w:rsid w:val="004F55B7"/>
    <w:rsid w:val="004F6207"/>
    <w:rsid w:val="004F688A"/>
    <w:rsid w:val="004F6B46"/>
    <w:rsid w:val="004F6D6F"/>
    <w:rsid w:val="005004E4"/>
    <w:rsid w:val="0050061D"/>
    <w:rsid w:val="00500E7F"/>
    <w:rsid w:val="00501653"/>
    <w:rsid w:val="00501CA9"/>
    <w:rsid w:val="005021D3"/>
    <w:rsid w:val="005025A9"/>
    <w:rsid w:val="00502A29"/>
    <w:rsid w:val="00503628"/>
    <w:rsid w:val="005042B6"/>
    <w:rsid w:val="0050499D"/>
    <w:rsid w:val="0050531B"/>
    <w:rsid w:val="00505339"/>
    <w:rsid w:val="00505BC2"/>
    <w:rsid w:val="00505C99"/>
    <w:rsid w:val="005066E1"/>
    <w:rsid w:val="00506823"/>
    <w:rsid w:val="00507861"/>
    <w:rsid w:val="0050797B"/>
    <w:rsid w:val="00507A60"/>
    <w:rsid w:val="00511F78"/>
    <w:rsid w:val="00513742"/>
    <w:rsid w:val="005140D6"/>
    <w:rsid w:val="0051554C"/>
    <w:rsid w:val="00515D69"/>
    <w:rsid w:val="00515E05"/>
    <w:rsid w:val="00516169"/>
    <w:rsid w:val="00516186"/>
    <w:rsid w:val="005170A8"/>
    <w:rsid w:val="0051758A"/>
    <w:rsid w:val="00517707"/>
    <w:rsid w:val="005177D9"/>
    <w:rsid w:val="00517EB3"/>
    <w:rsid w:val="00520796"/>
    <w:rsid w:val="00520869"/>
    <w:rsid w:val="00520A82"/>
    <w:rsid w:val="00520B37"/>
    <w:rsid w:val="00521C8D"/>
    <w:rsid w:val="005228ED"/>
    <w:rsid w:val="00522E70"/>
    <w:rsid w:val="00523446"/>
    <w:rsid w:val="00523670"/>
    <w:rsid w:val="00523C33"/>
    <w:rsid w:val="0052462E"/>
    <w:rsid w:val="00524BB8"/>
    <w:rsid w:val="00524C1C"/>
    <w:rsid w:val="0052504F"/>
    <w:rsid w:val="005254DF"/>
    <w:rsid w:val="00525781"/>
    <w:rsid w:val="005266D7"/>
    <w:rsid w:val="00526969"/>
    <w:rsid w:val="0052705F"/>
    <w:rsid w:val="005272B6"/>
    <w:rsid w:val="00527E7F"/>
    <w:rsid w:val="005307F6"/>
    <w:rsid w:val="00531612"/>
    <w:rsid w:val="00531F58"/>
    <w:rsid w:val="005320E1"/>
    <w:rsid w:val="00532206"/>
    <w:rsid w:val="00532793"/>
    <w:rsid w:val="00534078"/>
    <w:rsid w:val="005347B2"/>
    <w:rsid w:val="00534FFE"/>
    <w:rsid w:val="00535775"/>
    <w:rsid w:val="00535DE4"/>
    <w:rsid w:val="00537021"/>
    <w:rsid w:val="00537666"/>
    <w:rsid w:val="005378E9"/>
    <w:rsid w:val="00537DDB"/>
    <w:rsid w:val="00540C40"/>
    <w:rsid w:val="00541C4E"/>
    <w:rsid w:val="005429A2"/>
    <w:rsid w:val="00542C4B"/>
    <w:rsid w:val="00542CAF"/>
    <w:rsid w:val="005449AB"/>
    <w:rsid w:val="005458D1"/>
    <w:rsid w:val="00545A2E"/>
    <w:rsid w:val="00545A79"/>
    <w:rsid w:val="0054615A"/>
    <w:rsid w:val="0054621E"/>
    <w:rsid w:val="0054657D"/>
    <w:rsid w:val="0054698B"/>
    <w:rsid w:val="00546B40"/>
    <w:rsid w:val="00546B4E"/>
    <w:rsid w:val="005472A8"/>
    <w:rsid w:val="005473F7"/>
    <w:rsid w:val="00547A5F"/>
    <w:rsid w:val="00547B62"/>
    <w:rsid w:val="0055034D"/>
    <w:rsid w:val="0055086B"/>
    <w:rsid w:val="0055125C"/>
    <w:rsid w:val="00551ABB"/>
    <w:rsid w:val="005520E4"/>
    <w:rsid w:val="005522AD"/>
    <w:rsid w:val="00552ACF"/>
    <w:rsid w:val="00552E5A"/>
    <w:rsid w:val="005534B3"/>
    <w:rsid w:val="005538AD"/>
    <w:rsid w:val="00553984"/>
    <w:rsid w:val="00553AC2"/>
    <w:rsid w:val="00553B44"/>
    <w:rsid w:val="005545AD"/>
    <w:rsid w:val="00554E70"/>
    <w:rsid w:val="00555191"/>
    <w:rsid w:val="0055526D"/>
    <w:rsid w:val="00555AA0"/>
    <w:rsid w:val="0055639B"/>
    <w:rsid w:val="005569CF"/>
    <w:rsid w:val="00556C78"/>
    <w:rsid w:val="00556D0C"/>
    <w:rsid w:val="005572B9"/>
    <w:rsid w:val="005574D5"/>
    <w:rsid w:val="005576D8"/>
    <w:rsid w:val="00557722"/>
    <w:rsid w:val="00557C90"/>
    <w:rsid w:val="005608F3"/>
    <w:rsid w:val="00560A28"/>
    <w:rsid w:val="00560CBB"/>
    <w:rsid w:val="005611CE"/>
    <w:rsid w:val="00561E2C"/>
    <w:rsid w:val="00562DC8"/>
    <w:rsid w:val="005631AB"/>
    <w:rsid w:val="00563F3D"/>
    <w:rsid w:val="0056505C"/>
    <w:rsid w:val="0056519F"/>
    <w:rsid w:val="00565D7C"/>
    <w:rsid w:val="005664E8"/>
    <w:rsid w:val="0056656B"/>
    <w:rsid w:val="00566C48"/>
    <w:rsid w:val="00566DA2"/>
    <w:rsid w:val="005671BD"/>
    <w:rsid w:val="005674E7"/>
    <w:rsid w:val="00567F4A"/>
    <w:rsid w:val="005705AF"/>
    <w:rsid w:val="00570713"/>
    <w:rsid w:val="00571003"/>
    <w:rsid w:val="00571180"/>
    <w:rsid w:val="00571203"/>
    <w:rsid w:val="005714C4"/>
    <w:rsid w:val="00571C73"/>
    <w:rsid w:val="00571E73"/>
    <w:rsid w:val="005720F3"/>
    <w:rsid w:val="00573EFA"/>
    <w:rsid w:val="005746DD"/>
    <w:rsid w:val="005756C1"/>
    <w:rsid w:val="00576457"/>
    <w:rsid w:val="0057754A"/>
    <w:rsid w:val="00577A97"/>
    <w:rsid w:val="00577F3B"/>
    <w:rsid w:val="005803CC"/>
    <w:rsid w:val="0058051C"/>
    <w:rsid w:val="00581821"/>
    <w:rsid w:val="0058185B"/>
    <w:rsid w:val="00581FAB"/>
    <w:rsid w:val="00582460"/>
    <w:rsid w:val="00582529"/>
    <w:rsid w:val="005828C6"/>
    <w:rsid w:val="00583199"/>
    <w:rsid w:val="005838B3"/>
    <w:rsid w:val="00583A3D"/>
    <w:rsid w:val="00584CBA"/>
    <w:rsid w:val="005850E6"/>
    <w:rsid w:val="005856AA"/>
    <w:rsid w:val="00585E0C"/>
    <w:rsid w:val="00586062"/>
    <w:rsid w:val="005861FA"/>
    <w:rsid w:val="00587530"/>
    <w:rsid w:val="0059097E"/>
    <w:rsid w:val="00591187"/>
    <w:rsid w:val="005912B0"/>
    <w:rsid w:val="005915AB"/>
    <w:rsid w:val="005919CE"/>
    <w:rsid w:val="00591FFF"/>
    <w:rsid w:val="00592420"/>
    <w:rsid w:val="005928A5"/>
    <w:rsid w:val="00592A0F"/>
    <w:rsid w:val="0059300A"/>
    <w:rsid w:val="0059434E"/>
    <w:rsid w:val="005945E9"/>
    <w:rsid w:val="0059484E"/>
    <w:rsid w:val="005952DF"/>
    <w:rsid w:val="00595B3C"/>
    <w:rsid w:val="00595E71"/>
    <w:rsid w:val="00596719"/>
    <w:rsid w:val="00596A97"/>
    <w:rsid w:val="00596C4C"/>
    <w:rsid w:val="005972D4"/>
    <w:rsid w:val="005A009A"/>
    <w:rsid w:val="005A048F"/>
    <w:rsid w:val="005A062A"/>
    <w:rsid w:val="005A18EF"/>
    <w:rsid w:val="005A1C69"/>
    <w:rsid w:val="005A2626"/>
    <w:rsid w:val="005A2C2D"/>
    <w:rsid w:val="005A2C8D"/>
    <w:rsid w:val="005A3885"/>
    <w:rsid w:val="005A3A65"/>
    <w:rsid w:val="005A3AF0"/>
    <w:rsid w:val="005A4054"/>
    <w:rsid w:val="005A419C"/>
    <w:rsid w:val="005A4FA0"/>
    <w:rsid w:val="005A51FD"/>
    <w:rsid w:val="005A58A4"/>
    <w:rsid w:val="005A5975"/>
    <w:rsid w:val="005A5A2C"/>
    <w:rsid w:val="005A5B19"/>
    <w:rsid w:val="005A5BC4"/>
    <w:rsid w:val="005A60CF"/>
    <w:rsid w:val="005A6153"/>
    <w:rsid w:val="005B0290"/>
    <w:rsid w:val="005B060F"/>
    <w:rsid w:val="005B07AC"/>
    <w:rsid w:val="005B0B5C"/>
    <w:rsid w:val="005B0BBD"/>
    <w:rsid w:val="005B11B0"/>
    <w:rsid w:val="005B172A"/>
    <w:rsid w:val="005B17AE"/>
    <w:rsid w:val="005B20D0"/>
    <w:rsid w:val="005B212D"/>
    <w:rsid w:val="005B2163"/>
    <w:rsid w:val="005B230F"/>
    <w:rsid w:val="005B2CFF"/>
    <w:rsid w:val="005B335B"/>
    <w:rsid w:val="005B37FF"/>
    <w:rsid w:val="005B50DC"/>
    <w:rsid w:val="005B5BD0"/>
    <w:rsid w:val="005B5EFC"/>
    <w:rsid w:val="005B6D88"/>
    <w:rsid w:val="005B6DD3"/>
    <w:rsid w:val="005B6ED2"/>
    <w:rsid w:val="005B727A"/>
    <w:rsid w:val="005B7511"/>
    <w:rsid w:val="005B75E0"/>
    <w:rsid w:val="005B77BB"/>
    <w:rsid w:val="005B7C1E"/>
    <w:rsid w:val="005B7D6F"/>
    <w:rsid w:val="005C2B63"/>
    <w:rsid w:val="005C3F41"/>
    <w:rsid w:val="005C419D"/>
    <w:rsid w:val="005C4CD0"/>
    <w:rsid w:val="005C4E82"/>
    <w:rsid w:val="005C5459"/>
    <w:rsid w:val="005C57DB"/>
    <w:rsid w:val="005C58FA"/>
    <w:rsid w:val="005C5DBC"/>
    <w:rsid w:val="005C62A6"/>
    <w:rsid w:val="005C6455"/>
    <w:rsid w:val="005C6AF6"/>
    <w:rsid w:val="005C6BD8"/>
    <w:rsid w:val="005C6D6A"/>
    <w:rsid w:val="005C7A23"/>
    <w:rsid w:val="005D0861"/>
    <w:rsid w:val="005D0D85"/>
    <w:rsid w:val="005D0FED"/>
    <w:rsid w:val="005D134A"/>
    <w:rsid w:val="005D134E"/>
    <w:rsid w:val="005D1528"/>
    <w:rsid w:val="005D16F9"/>
    <w:rsid w:val="005D2CA1"/>
    <w:rsid w:val="005D375F"/>
    <w:rsid w:val="005D413B"/>
    <w:rsid w:val="005D4741"/>
    <w:rsid w:val="005D4D07"/>
    <w:rsid w:val="005D4D2A"/>
    <w:rsid w:val="005D4D50"/>
    <w:rsid w:val="005D54A8"/>
    <w:rsid w:val="005D554F"/>
    <w:rsid w:val="005D55A5"/>
    <w:rsid w:val="005D592C"/>
    <w:rsid w:val="005D63FE"/>
    <w:rsid w:val="005D6C40"/>
    <w:rsid w:val="005D79F7"/>
    <w:rsid w:val="005D7FF8"/>
    <w:rsid w:val="005E0D55"/>
    <w:rsid w:val="005E0F6E"/>
    <w:rsid w:val="005E1AE2"/>
    <w:rsid w:val="005E1E75"/>
    <w:rsid w:val="005E1F15"/>
    <w:rsid w:val="005E210A"/>
    <w:rsid w:val="005E21AC"/>
    <w:rsid w:val="005E3F00"/>
    <w:rsid w:val="005E45A5"/>
    <w:rsid w:val="005E49DC"/>
    <w:rsid w:val="005E5313"/>
    <w:rsid w:val="005E5707"/>
    <w:rsid w:val="005E575E"/>
    <w:rsid w:val="005E5C6E"/>
    <w:rsid w:val="005E608D"/>
    <w:rsid w:val="005E658E"/>
    <w:rsid w:val="005E7ABF"/>
    <w:rsid w:val="005F0FA2"/>
    <w:rsid w:val="005F15EE"/>
    <w:rsid w:val="005F257D"/>
    <w:rsid w:val="005F2F0F"/>
    <w:rsid w:val="005F439A"/>
    <w:rsid w:val="005F4D4B"/>
    <w:rsid w:val="005F7179"/>
    <w:rsid w:val="005F72B1"/>
    <w:rsid w:val="005F7D7E"/>
    <w:rsid w:val="00600674"/>
    <w:rsid w:val="0060069B"/>
    <w:rsid w:val="00600821"/>
    <w:rsid w:val="006022C2"/>
    <w:rsid w:val="00602B9E"/>
    <w:rsid w:val="0060388C"/>
    <w:rsid w:val="00603E43"/>
    <w:rsid w:val="0060415E"/>
    <w:rsid w:val="006041AD"/>
    <w:rsid w:val="0060472B"/>
    <w:rsid w:val="00604D70"/>
    <w:rsid w:val="0060528F"/>
    <w:rsid w:val="006052CF"/>
    <w:rsid w:val="0060539D"/>
    <w:rsid w:val="006055F3"/>
    <w:rsid w:val="006057FD"/>
    <w:rsid w:val="0060598D"/>
    <w:rsid w:val="0060634E"/>
    <w:rsid w:val="00607AF2"/>
    <w:rsid w:val="00607CCA"/>
    <w:rsid w:val="00610171"/>
    <w:rsid w:val="00610947"/>
    <w:rsid w:val="00610D19"/>
    <w:rsid w:val="006120D3"/>
    <w:rsid w:val="0061337A"/>
    <w:rsid w:val="00613AD3"/>
    <w:rsid w:val="00615ED9"/>
    <w:rsid w:val="00616464"/>
    <w:rsid w:val="0061681F"/>
    <w:rsid w:val="00617096"/>
    <w:rsid w:val="00617BC6"/>
    <w:rsid w:val="00617CA8"/>
    <w:rsid w:val="00620231"/>
    <w:rsid w:val="00620556"/>
    <w:rsid w:val="00620576"/>
    <w:rsid w:val="00620770"/>
    <w:rsid w:val="006210CB"/>
    <w:rsid w:val="0062145A"/>
    <w:rsid w:val="00621607"/>
    <w:rsid w:val="00621768"/>
    <w:rsid w:val="00621F95"/>
    <w:rsid w:val="00622532"/>
    <w:rsid w:val="00622658"/>
    <w:rsid w:val="00622692"/>
    <w:rsid w:val="00622A86"/>
    <w:rsid w:val="006244D4"/>
    <w:rsid w:val="00624EA6"/>
    <w:rsid w:val="006250CA"/>
    <w:rsid w:val="0062512A"/>
    <w:rsid w:val="00625B45"/>
    <w:rsid w:val="00625C78"/>
    <w:rsid w:val="006269BA"/>
    <w:rsid w:val="00627030"/>
    <w:rsid w:val="00627D0D"/>
    <w:rsid w:val="00630E13"/>
    <w:rsid w:val="00630F8F"/>
    <w:rsid w:val="006319E0"/>
    <w:rsid w:val="006320D6"/>
    <w:rsid w:val="006320DC"/>
    <w:rsid w:val="006322C0"/>
    <w:rsid w:val="00632A31"/>
    <w:rsid w:val="00632E7B"/>
    <w:rsid w:val="00633138"/>
    <w:rsid w:val="006331DD"/>
    <w:rsid w:val="006343C9"/>
    <w:rsid w:val="006352E8"/>
    <w:rsid w:val="0063538E"/>
    <w:rsid w:val="00635CE1"/>
    <w:rsid w:val="00635E8B"/>
    <w:rsid w:val="00636673"/>
    <w:rsid w:val="006367B1"/>
    <w:rsid w:val="006369C0"/>
    <w:rsid w:val="00636A51"/>
    <w:rsid w:val="00640490"/>
    <w:rsid w:val="006404B2"/>
    <w:rsid w:val="006407DF"/>
    <w:rsid w:val="006419F4"/>
    <w:rsid w:val="006423F1"/>
    <w:rsid w:val="00642B96"/>
    <w:rsid w:val="00642D16"/>
    <w:rsid w:val="006430A6"/>
    <w:rsid w:val="00643183"/>
    <w:rsid w:val="00644D14"/>
    <w:rsid w:val="006468BA"/>
    <w:rsid w:val="006469CB"/>
    <w:rsid w:val="00646D9B"/>
    <w:rsid w:val="00647355"/>
    <w:rsid w:val="00647423"/>
    <w:rsid w:val="00647972"/>
    <w:rsid w:val="00647BD9"/>
    <w:rsid w:val="0065071B"/>
    <w:rsid w:val="006507CC"/>
    <w:rsid w:val="00650A94"/>
    <w:rsid w:val="00650CB8"/>
    <w:rsid w:val="00651955"/>
    <w:rsid w:val="00651A0F"/>
    <w:rsid w:val="00651B15"/>
    <w:rsid w:val="006523C8"/>
    <w:rsid w:val="006531BA"/>
    <w:rsid w:val="0065353F"/>
    <w:rsid w:val="0065366C"/>
    <w:rsid w:val="00653780"/>
    <w:rsid w:val="00654806"/>
    <w:rsid w:val="006552F5"/>
    <w:rsid w:val="00655823"/>
    <w:rsid w:val="00655AAE"/>
    <w:rsid w:val="00655DC4"/>
    <w:rsid w:val="00656867"/>
    <w:rsid w:val="00656B21"/>
    <w:rsid w:val="0065714D"/>
    <w:rsid w:val="006571A2"/>
    <w:rsid w:val="006578F4"/>
    <w:rsid w:val="00657A81"/>
    <w:rsid w:val="00657F44"/>
    <w:rsid w:val="00660F23"/>
    <w:rsid w:val="00660FB7"/>
    <w:rsid w:val="00661C8F"/>
    <w:rsid w:val="00661DF2"/>
    <w:rsid w:val="00662662"/>
    <w:rsid w:val="00662672"/>
    <w:rsid w:val="0066347E"/>
    <w:rsid w:val="006634FA"/>
    <w:rsid w:val="00663A18"/>
    <w:rsid w:val="00663C73"/>
    <w:rsid w:val="00663EB7"/>
    <w:rsid w:val="00663FEE"/>
    <w:rsid w:val="006651C3"/>
    <w:rsid w:val="00665986"/>
    <w:rsid w:val="00665BAB"/>
    <w:rsid w:val="0066636E"/>
    <w:rsid w:val="0066647A"/>
    <w:rsid w:val="00666962"/>
    <w:rsid w:val="006675FA"/>
    <w:rsid w:val="00670062"/>
    <w:rsid w:val="0067132A"/>
    <w:rsid w:val="0067161A"/>
    <w:rsid w:val="00671A8C"/>
    <w:rsid w:val="00671FA5"/>
    <w:rsid w:val="00672EAF"/>
    <w:rsid w:val="00673450"/>
    <w:rsid w:val="00674D49"/>
    <w:rsid w:val="00674FA7"/>
    <w:rsid w:val="00675E11"/>
    <w:rsid w:val="00675F99"/>
    <w:rsid w:val="00676236"/>
    <w:rsid w:val="00676828"/>
    <w:rsid w:val="006768BF"/>
    <w:rsid w:val="00676FD6"/>
    <w:rsid w:val="006773C6"/>
    <w:rsid w:val="00677463"/>
    <w:rsid w:val="006777C8"/>
    <w:rsid w:val="00680024"/>
    <w:rsid w:val="0068011F"/>
    <w:rsid w:val="00680340"/>
    <w:rsid w:val="006814A0"/>
    <w:rsid w:val="00681720"/>
    <w:rsid w:val="00681CC7"/>
    <w:rsid w:val="0068200D"/>
    <w:rsid w:val="00682035"/>
    <w:rsid w:val="006822A8"/>
    <w:rsid w:val="006831AA"/>
    <w:rsid w:val="00683B46"/>
    <w:rsid w:val="006841F0"/>
    <w:rsid w:val="00684530"/>
    <w:rsid w:val="00684695"/>
    <w:rsid w:val="006848E9"/>
    <w:rsid w:val="0068576F"/>
    <w:rsid w:val="00685A8E"/>
    <w:rsid w:val="00685DB0"/>
    <w:rsid w:val="0068623C"/>
    <w:rsid w:val="00686C6D"/>
    <w:rsid w:val="00686DD0"/>
    <w:rsid w:val="0069007A"/>
    <w:rsid w:val="006905B8"/>
    <w:rsid w:val="006905D7"/>
    <w:rsid w:val="00691227"/>
    <w:rsid w:val="00691A6B"/>
    <w:rsid w:val="00692269"/>
    <w:rsid w:val="006922AD"/>
    <w:rsid w:val="00692A3B"/>
    <w:rsid w:val="00692B66"/>
    <w:rsid w:val="00692EA9"/>
    <w:rsid w:val="006930EF"/>
    <w:rsid w:val="00693534"/>
    <w:rsid w:val="006939AF"/>
    <w:rsid w:val="00693C59"/>
    <w:rsid w:val="00694356"/>
    <w:rsid w:val="006948F0"/>
    <w:rsid w:val="00694EDB"/>
    <w:rsid w:val="00695F84"/>
    <w:rsid w:val="006969D0"/>
    <w:rsid w:val="00697FF7"/>
    <w:rsid w:val="006A0A88"/>
    <w:rsid w:val="006A0C3F"/>
    <w:rsid w:val="006A0F37"/>
    <w:rsid w:val="006A1C1A"/>
    <w:rsid w:val="006A2D0F"/>
    <w:rsid w:val="006A2D72"/>
    <w:rsid w:val="006A3070"/>
    <w:rsid w:val="006A3A79"/>
    <w:rsid w:val="006A400E"/>
    <w:rsid w:val="006A44E5"/>
    <w:rsid w:val="006A452F"/>
    <w:rsid w:val="006A4A70"/>
    <w:rsid w:val="006A553A"/>
    <w:rsid w:val="006A5D02"/>
    <w:rsid w:val="006A67EC"/>
    <w:rsid w:val="006A68C8"/>
    <w:rsid w:val="006A6D93"/>
    <w:rsid w:val="006A7316"/>
    <w:rsid w:val="006A746E"/>
    <w:rsid w:val="006A7F34"/>
    <w:rsid w:val="006B0385"/>
    <w:rsid w:val="006B1314"/>
    <w:rsid w:val="006B2266"/>
    <w:rsid w:val="006B2320"/>
    <w:rsid w:val="006B2BEE"/>
    <w:rsid w:val="006B2E93"/>
    <w:rsid w:val="006B3D90"/>
    <w:rsid w:val="006B4441"/>
    <w:rsid w:val="006B4AE9"/>
    <w:rsid w:val="006B5747"/>
    <w:rsid w:val="006B5C14"/>
    <w:rsid w:val="006B6C15"/>
    <w:rsid w:val="006B71EF"/>
    <w:rsid w:val="006C103E"/>
    <w:rsid w:val="006C1054"/>
    <w:rsid w:val="006C10A0"/>
    <w:rsid w:val="006C1A36"/>
    <w:rsid w:val="006C1A72"/>
    <w:rsid w:val="006C1ABF"/>
    <w:rsid w:val="006C1C58"/>
    <w:rsid w:val="006C242E"/>
    <w:rsid w:val="006C2DDD"/>
    <w:rsid w:val="006C41C0"/>
    <w:rsid w:val="006C4E17"/>
    <w:rsid w:val="006C6346"/>
    <w:rsid w:val="006C63EC"/>
    <w:rsid w:val="006C66EF"/>
    <w:rsid w:val="006C6D95"/>
    <w:rsid w:val="006C74F9"/>
    <w:rsid w:val="006C790E"/>
    <w:rsid w:val="006D0F6F"/>
    <w:rsid w:val="006D0F93"/>
    <w:rsid w:val="006D158B"/>
    <w:rsid w:val="006D171D"/>
    <w:rsid w:val="006D1B27"/>
    <w:rsid w:val="006D1F49"/>
    <w:rsid w:val="006D2635"/>
    <w:rsid w:val="006D3FE3"/>
    <w:rsid w:val="006D4931"/>
    <w:rsid w:val="006D5249"/>
    <w:rsid w:val="006D5AAB"/>
    <w:rsid w:val="006D7A71"/>
    <w:rsid w:val="006D7B77"/>
    <w:rsid w:val="006E0112"/>
    <w:rsid w:val="006E0407"/>
    <w:rsid w:val="006E0A3B"/>
    <w:rsid w:val="006E0A49"/>
    <w:rsid w:val="006E0B1C"/>
    <w:rsid w:val="006E17A1"/>
    <w:rsid w:val="006E2385"/>
    <w:rsid w:val="006E2CF4"/>
    <w:rsid w:val="006E3414"/>
    <w:rsid w:val="006E40B4"/>
    <w:rsid w:val="006E445E"/>
    <w:rsid w:val="006E44F9"/>
    <w:rsid w:val="006E5727"/>
    <w:rsid w:val="006E5B65"/>
    <w:rsid w:val="006E5CFC"/>
    <w:rsid w:val="006E645B"/>
    <w:rsid w:val="006E6A6C"/>
    <w:rsid w:val="006E6D02"/>
    <w:rsid w:val="006E7371"/>
    <w:rsid w:val="006E794C"/>
    <w:rsid w:val="006E7A44"/>
    <w:rsid w:val="006E7AF6"/>
    <w:rsid w:val="006E7DAC"/>
    <w:rsid w:val="006F076E"/>
    <w:rsid w:val="006F0F74"/>
    <w:rsid w:val="006F117B"/>
    <w:rsid w:val="006F12DD"/>
    <w:rsid w:val="006F19F8"/>
    <w:rsid w:val="006F1BBF"/>
    <w:rsid w:val="006F2328"/>
    <w:rsid w:val="006F25B4"/>
    <w:rsid w:val="006F282C"/>
    <w:rsid w:val="006F2C26"/>
    <w:rsid w:val="006F351F"/>
    <w:rsid w:val="006F405B"/>
    <w:rsid w:val="006F4B11"/>
    <w:rsid w:val="006F57F7"/>
    <w:rsid w:val="006F6008"/>
    <w:rsid w:val="006F6D0B"/>
    <w:rsid w:val="006F6ECB"/>
    <w:rsid w:val="0070002C"/>
    <w:rsid w:val="007003A2"/>
    <w:rsid w:val="00700835"/>
    <w:rsid w:val="00700A2D"/>
    <w:rsid w:val="007016BA"/>
    <w:rsid w:val="00701D55"/>
    <w:rsid w:val="00702053"/>
    <w:rsid w:val="0070218E"/>
    <w:rsid w:val="00702219"/>
    <w:rsid w:val="00702CD6"/>
    <w:rsid w:val="007031FC"/>
    <w:rsid w:val="00703751"/>
    <w:rsid w:val="00705760"/>
    <w:rsid w:val="00705D03"/>
    <w:rsid w:val="00705E93"/>
    <w:rsid w:val="00705F84"/>
    <w:rsid w:val="007063C2"/>
    <w:rsid w:val="00706789"/>
    <w:rsid w:val="007102D8"/>
    <w:rsid w:val="00710611"/>
    <w:rsid w:val="007111EC"/>
    <w:rsid w:val="00711783"/>
    <w:rsid w:val="007117F9"/>
    <w:rsid w:val="0071209C"/>
    <w:rsid w:val="00712789"/>
    <w:rsid w:val="0071315F"/>
    <w:rsid w:val="0071319F"/>
    <w:rsid w:val="007136C1"/>
    <w:rsid w:val="00713A1E"/>
    <w:rsid w:val="00713F2C"/>
    <w:rsid w:val="00714757"/>
    <w:rsid w:val="00714EC6"/>
    <w:rsid w:val="00715A36"/>
    <w:rsid w:val="00716A2A"/>
    <w:rsid w:val="00716EE3"/>
    <w:rsid w:val="00716F3F"/>
    <w:rsid w:val="00716FD2"/>
    <w:rsid w:val="00717CB6"/>
    <w:rsid w:val="00717D30"/>
    <w:rsid w:val="00720252"/>
    <w:rsid w:val="00720DD1"/>
    <w:rsid w:val="007211AB"/>
    <w:rsid w:val="007218E2"/>
    <w:rsid w:val="00721935"/>
    <w:rsid w:val="00721BED"/>
    <w:rsid w:val="00722246"/>
    <w:rsid w:val="00722D57"/>
    <w:rsid w:val="00723055"/>
    <w:rsid w:val="007239FF"/>
    <w:rsid w:val="00723C98"/>
    <w:rsid w:val="007244AE"/>
    <w:rsid w:val="00724ECD"/>
    <w:rsid w:val="00724EEC"/>
    <w:rsid w:val="00725259"/>
    <w:rsid w:val="007254F7"/>
    <w:rsid w:val="00725B4C"/>
    <w:rsid w:val="00725F98"/>
    <w:rsid w:val="00726251"/>
    <w:rsid w:val="007263B6"/>
    <w:rsid w:val="00726851"/>
    <w:rsid w:val="00727DDF"/>
    <w:rsid w:val="00730172"/>
    <w:rsid w:val="007302F0"/>
    <w:rsid w:val="00730312"/>
    <w:rsid w:val="00730561"/>
    <w:rsid w:val="00730AC2"/>
    <w:rsid w:val="00730C44"/>
    <w:rsid w:val="00731446"/>
    <w:rsid w:val="00731BBB"/>
    <w:rsid w:val="00732753"/>
    <w:rsid w:val="00733307"/>
    <w:rsid w:val="00733F32"/>
    <w:rsid w:val="00734305"/>
    <w:rsid w:val="00734924"/>
    <w:rsid w:val="00735675"/>
    <w:rsid w:val="00735D24"/>
    <w:rsid w:val="00736B15"/>
    <w:rsid w:val="00737470"/>
    <w:rsid w:val="007376AE"/>
    <w:rsid w:val="00737B22"/>
    <w:rsid w:val="00737C97"/>
    <w:rsid w:val="007400D9"/>
    <w:rsid w:val="007401F4"/>
    <w:rsid w:val="0074095A"/>
    <w:rsid w:val="00740E62"/>
    <w:rsid w:val="00741558"/>
    <w:rsid w:val="00741D16"/>
    <w:rsid w:val="00742370"/>
    <w:rsid w:val="00742910"/>
    <w:rsid w:val="00743348"/>
    <w:rsid w:val="00743AB6"/>
    <w:rsid w:val="00744117"/>
    <w:rsid w:val="00744683"/>
    <w:rsid w:val="00744A31"/>
    <w:rsid w:val="00744CC7"/>
    <w:rsid w:val="0074504C"/>
    <w:rsid w:val="0074669B"/>
    <w:rsid w:val="00746A78"/>
    <w:rsid w:val="00747F6E"/>
    <w:rsid w:val="00750228"/>
    <w:rsid w:val="007502F7"/>
    <w:rsid w:val="00750ADB"/>
    <w:rsid w:val="00751CB3"/>
    <w:rsid w:val="0075265F"/>
    <w:rsid w:val="0075296D"/>
    <w:rsid w:val="00752A51"/>
    <w:rsid w:val="00752E37"/>
    <w:rsid w:val="0075377C"/>
    <w:rsid w:val="00754345"/>
    <w:rsid w:val="00754B8C"/>
    <w:rsid w:val="007557DE"/>
    <w:rsid w:val="00755BC0"/>
    <w:rsid w:val="00755D2B"/>
    <w:rsid w:val="00755F29"/>
    <w:rsid w:val="00756818"/>
    <w:rsid w:val="00756E45"/>
    <w:rsid w:val="0075724A"/>
    <w:rsid w:val="00757309"/>
    <w:rsid w:val="00757660"/>
    <w:rsid w:val="00757DB4"/>
    <w:rsid w:val="00760256"/>
    <w:rsid w:val="00760E92"/>
    <w:rsid w:val="00761147"/>
    <w:rsid w:val="0076185F"/>
    <w:rsid w:val="00761A8A"/>
    <w:rsid w:val="00761E4D"/>
    <w:rsid w:val="007620D1"/>
    <w:rsid w:val="0076279E"/>
    <w:rsid w:val="00762DC3"/>
    <w:rsid w:val="007633FC"/>
    <w:rsid w:val="00763595"/>
    <w:rsid w:val="00763C41"/>
    <w:rsid w:val="00763EA1"/>
    <w:rsid w:val="007641EE"/>
    <w:rsid w:val="007657B1"/>
    <w:rsid w:val="007666C1"/>
    <w:rsid w:val="00766A49"/>
    <w:rsid w:val="00766E0E"/>
    <w:rsid w:val="00767424"/>
    <w:rsid w:val="0077033D"/>
    <w:rsid w:val="007704FF"/>
    <w:rsid w:val="00770AB0"/>
    <w:rsid w:val="00770B09"/>
    <w:rsid w:val="00772073"/>
    <w:rsid w:val="007721A9"/>
    <w:rsid w:val="007725FD"/>
    <w:rsid w:val="00772B4B"/>
    <w:rsid w:val="007730D8"/>
    <w:rsid w:val="00773143"/>
    <w:rsid w:val="00773FE5"/>
    <w:rsid w:val="00773FEE"/>
    <w:rsid w:val="00773FFE"/>
    <w:rsid w:val="00774194"/>
    <w:rsid w:val="00774220"/>
    <w:rsid w:val="007748AF"/>
    <w:rsid w:val="00774E7F"/>
    <w:rsid w:val="0077565A"/>
    <w:rsid w:val="007757A9"/>
    <w:rsid w:val="007758C1"/>
    <w:rsid w:val="00776D7F"/>
    <w:rsid w:val="00776DE9"/>
    <w:rsid w:val="00776F8A"/>
    <w:rsid w:val="007771E9"/>
    <w:rsid w:val="00777A78"/>
    <w:rsid w:val="007806D3"/>
    <w:rsid w:val="007808D6"/>
    <w:rsid w:val="00780A1E"/>
    <w:rsid w:val="00780A25"/>
    <w:rsid w:val="007811C7"/>
    <w:rsid w:val="0078120D"/>
    <w:rsid w:val="0078170B"/>
    <w:rsid w:val="00781CCD"/>
    <w:rsid w:val="007821E6"/>
    <w:rsid w:val="00782604"/>
    <w:rsid w:val="007832D3"/>
    <w:rsid w:val="007846D5"/>
    <w:rsid w:val="00785583"/>
    <w:rsid w:val="00785879"/>
    <w:rsid w:val="00785ABE"/>
    <w:rsid w:val="00785BD5"/>
    <w:rsid w:val="007862C1"/>
    <w:rsid w:val="0078639A"/>
    <w:rsid w:val="007865CD"/>
    <w:rsid w:val="007871CD"/>
    <w:rsid w:val="007872D9"/>
    <w:rsid w:val="0079053D"/>
    <w:rsid w:val="00790BA9"/>
    <w:rsid w:val="00790C36"/>
    <w:rsid w:val="0079129A"/>
    <w:rsid w:val="007918EF"/>
    <w:rsid w:val="007923A5"/>
    <w:rsid w:val="0079265C"/>
    <w:rsid w:val="00793261"/>
    <w:rsid w:val="00793494"/>
    <w:rsid w:val="0079364C"/>
    <w:rsid w:val="00794B77"/>
    <w:rsid w:val="00795807"/>
    <w:rsid w:val="00796A7B"/>
    <w:rsid w:val="00796B3F"/>
    <w:rsid w:val="00796E0E"/>
    <w:rsid w:val="007A03F6"/>
    <w:rsid w:val="007A0743"/>
    <w:rsid w:val="007A0B76"/>
    <w:rsid w:val="007A129C"/>
    <w:rsid w:val="007A161B"/>
    <w:rsid w:val="007A2CFA"/>
    <w:rsid w:val="007A3551"/>
    <w:rsid w:val="007A38A7"/>
    <w:rsid w:val="007A3D38"/>
    <w:rsid w:val="007A563F"/>
    <w:rsid w:val="007A59E9"/>
    <w:rsid w:val="007A5AAE"/>
    <w:rsid w:val="007A5AF7"/>
    <w:rsid w:val="007A5F8B"/>
    <w:rsid w:val="007A6ED0"/>
    <w:rsid w:val="007A7F4C"/>
    <w:rsid w:val="007B0E64"/>
    <w:rsid w:val="007B1CDB"/>
    <w:rsid w:val="007B2246"/>
    <w:rsid w:val="007B37E9"/>
    <w:rsid w:val="007B432C"/>
    <w:rsid w:val="007B4607"/>
    <w:rsid w:val="007B4CF8"/>
    <w:rsid w:val="007B4D17"/>
    <w:rsid w:val="007B4DD3"/>
    <w:rsid w:val="007B4E6B"/>
    <w:rsid w:val="007B4FA9"/>
    <w:rsid w:val="007B50E4"/>
    <w:rsid w:val="007B5CF3"/>
    <w:rsid w:val="007B6481"/>
    <w:rsid w:val="007B69CB"/>
    <w:rsid w:val="007B69E6"/>
    <w:rsid w:val="007B6C49"/>
    <w:rsid w:val="007B6D26"/>
    <w:rsid w:val="007B71C2"/>
    <w:rsid w:val="007B763E"/>
    <w:rsid w:val="007C11A9"/>
    <w:rsid w:val="007C2AAC"/>
    <w:rsid w:val="007C3507"/>
    <w:rsid w:val="007C372C"/>
    <w:rsid w:val="007C4487"/>
    <w:rsid w:val="007C4731"/>
    <w:rsid w:val="007C541D"/>
    <w:rsid w:val="007C5AFB"/>
    <w:rsid w:val="007C5B2E"/>
    <w:rsid w:val="007C5DDD"/>
    <w:rsid w:val="007C5E97"/>
    <w:rsid w:val="007C636E"/>
    <w:rsid w:val="007C6820"/>
    <w:rsid w:val="007C6B05"/>
    <w:rsid w:val="007C6C50"/>
    <w:rsid w:val="007C701D"/>
    <w:rsid w:val="007C7054"/>
    <w:rsid w:val="007C728D"/>
    <w:rsid w:val="007C756F"/>
    <w:rsid w:val="007D0CA6"/>
    <w:rsid w:val="007D1830"/>
    <w:rsid w:val="007D21B1"/>
    <w:rsid w:val="007D287C"/>
    <w:rsid w:val="007D2B30"/>
    <w:rsid w:val="007D2EEA"/>
    <w:rsid w:val="007D3D6E"/>
    <w:rsid w:val="007D3E2A"/>
    <w:rsid w:val="007D3FA8"/>
    <w:rsid w:val="007D4407"/>
    <w:rsid w:val="007D4933"/>
    <w:rsid w:val="007D4B59"/>
    <w:rsid w:val="007D5BDD"/>
    <w:rsid w:val="007E0052"/>
    <w:rsid w:val="007E0184"/>
    <w:rsid w:val="007E0514"/>
    <w:rsid w:val="007E0A71"/>
    <w:rsid w:val="007E0E43"/>
    <w:rsid w:val="007E1332"/>
    <w:rsid w:val="007E1510"/>
    <w:rsid w:val="007E17FB"/>
    <w:rsid w:val="007E1A64"/>
    <w:rsid w:val="007E1C3B"/>
    <w:rsid w:val="007E1DEE"/>
    <w:rsid w:val="007E2BDF"/>
    <w:rsid w:val="007E3043"/>
    <w:rsid w:val="007E42EC"/>
    <w:rsid w:val="007E4949"/>
    <w:rsid w:val="007E4C72"/>
    <w:rsid w:val="007E4D0B"/>
    <w:rsid w:val="007E4FD8"/>
    <w:rsid w:val="007E5192"/>
    <w:rsid w:val="007E5886"/>
    <w:rsid w:val="007E62A1"/>
    <w:rsid w:val="007E69BC"/>
    <w:rsid w:val="007F081B"/>
    <w:rsid w:val="007F0957"/>
    <w:rsid w:val="007F0E4B"/>
    <w:rsid w:val="007F129F"/>
    <w:rsid w:val="007F19E7"/>
    <w:rsid w:val="007F1CC1"/>
    <w:rsid w:val="007F1CFD"/>
    <w:rsid w:val="007F1E15"/>
    <w:rsid w:val="007F27C4"/>
    <w:rsid w:val="007F36E3"/>
    <w:rsid w:val="007F4455"/>
    <w:rsid w:val="007F46BD"/>
    <w:rsid w:val="007F47C3"/>
    <w:rsid w:val="007F49BD"/>
    <w:rsid w:val="007F4AFD"/>
    <w:rsid w:val="007F5538"/>
    <w:rsid w:val="007F590E"/>
    <w:rsid w:val="007F593C"/>
    <w:rsid w:val="007F5D85"/>
    <w:rsid w:val="007F5DA8"/>
    <w:rsid w:val="007F5E8C"/>
    <w:rsid w:val="007F62B4"/>
    <w:rsid w:val="007F6450"/>
    <w:rsid w:val="007F65B5"/>
    <w:rsid w:val="007F6884"/>
    <w:rsid w:val="007F78B2"/>
    <w:rsid w:val="007F7BDC"/>
    <w:rsid w:val="00800D49"/>
    <w:rsid w:val="008010D5"/>
    <w:rsid w:val="00801D3D"/>
    <w:rsid w:val="00801E75"/>
    <w:rsid w:val="008023AA"/>
    <w:rsid w:val="0080298D"/>
    <w:rsid w:val="00802C9D"/>
    <w:rsid w:val="00802D36"/>
    <w:rsid w:val="00802E83"/>
    <w:rsid w:val="00803130"/>
    <w:rsid w:val="0080368D"/>
    <w:rsid w:val="00803C9C"/>
    <w:rsid w:val="00803E25"/>
    <w:rsid w:val="0080458D"/>
    <w:rsid w:val="00804710"/>
    <w:rsid w:val="00804B55"/>
    <w:rsid w:val="00804DCA"/>
    <w:rsid w:val="008050C6"/>
    <w:rsid w:val="00805913"/>
    <w:rsid w:val="00805C7D"/>
    <w:rsid w:val="00806131"/>
    <w:rsid w:val="008069FD"/>
    <w:rsid w:val="00807AF8"/>
    <w:rsid w:val="00807C96"/>
    <w:rsid w:val="00807E3A"/>
    <w:rsid w:val="0081036E"/>
    <w:rsid w:val="00810EED"/>
    <w:rsid w:val="0081147C"/>
    <w:rsid w:val="00811B8D"/>
    <w:rsid w:val="00812048"/>
    <w:rsid w:val="00812FD8"/>
    <w:rsid w:val="00813123"/>
    <w:rsid w:val="0081448E"/>
    <w:rsid w:val="008145DC"/>
    <w:rsid w:val="00814C9F"/>
    <w:rsid w:val="008151B3"/>
    <w:rsid w:val="00816187"/>
    <w:rsid w:val="00816450"/>
    <w:rsid w:val="00817CEF"/>
    <w:rsid w:val="00817D4E"/>
    <w:rsid w:val="00817DF8"/>
    <w:rsid w:val="0082241B"/>
    <w:rsid w:val="00822C18"/>
    <w:rsid w:val="00822ED8"/>
    <w:rsid w:val="008234F4"/>
    <w:rsid w:val="00823790"/>
    <w:rsid w:val="00823DC3"/>
    <w:rsid w:val="0082422A"/>
    <w:rsid w:val="00824E49"/>
    <w:rsid w:val="00825F62"/>
    <w:rsid w:val="00826A41"/>
    <w:rsid w:val="00826EDC"/>
    <w:rsid w:val="0082774C"/>
    <w:rsid w:val="00827897"/>
    <w:rsid w:val="00830543"/>
    <w:rsid w:val="0083082C"/>
    <w:rsid w:val="00830CD2"/>
    <w:rsid w:val="00831456"/>
    <w:rsid w:val="008317FF"/>
    <w:rsid w:val="00832250"/>
    <w:rsid w:val="00832DFC"/>
    <w:rsid w:val="00834267"/>
    <w:rsid w:val="008347BB"/>
    <w:rsid w:val="00834B39"/>
    <w:rsid w:val="008350BC"/>
    <w:rsid w:val="0083562F"/>
    <w:rsid w:val="00835A90"/>
    <w:rsid w:val="00835AE1"/>
    <w:rsid w:val="00835C8E"/>
    <w:rsid w:val="00835DB8"/>
    <w:rsid w:val="0083617D"/>
    <w:rsid w:val="00836DEE"/>
    <w:rsid w:val="00836EC4"/>
    <w:rsid w:val="0083752A"/>
    <w:rsid w:val="00837D76"/>
    <w:rsid w:val="008400A8"/>
    <w:rsid w:val="008402FA"/>
    <w:rsid w:val="0084044B"/>
    <w:rsid w:val="0084079A"/>
    <w:rsid w:val="008407AB"/>
    <w:rsid w:val="008408B7"/>
    <w:rsid w:val="00840DE0"/>
    <w:rsid w:val="0084130A"/>
    <w:rsid w:val="008419D2"/>
    <w:rsid w:val="008420E3"/>
    <w:rsid w:val="00842159"/>
    <w:rsid w:val="00842268"/>
    <w:rsid w:val="00842379"/>
    <w:rsid w:val="00842B5F"/>
    <w:rsid w:val="00842C80"/>
    <w:rsid w:val="00843FCD"/>
    <w:rsid w:val="00844096"/>
    <w:rsid w:val="00844F4A"/>
    <w:rsid w:val="008455D9"/>
    <w:rsid w:val="00845CE0"/>
    <w:rsid w:val="00847B58"/>
    <w:rsid w:val="00850547"/>
    <w:rsid w:val="008518C1"/>
    <w:rsid w:val="00851A12"/>
    <w:rsid w:val="00851B06"/>
    <w:rsid w:val="00851E4C"/>
    <w:rsid w:val="0085237F"/>
    <w:rsid w:val="00852810"/>
    <w:rsid w:val="00852DDE"/>
    <w:rsid w:val="008548F0"/>
    <w:rsid w:val="00854A3E"/>
    <w:rsid w:val="00855204"/>
    <w:rsid w:val="00856934"/>
    <w:rsid w:val="00856F5B"/>
    <w:rsid w:val="00857D6E"/>
    <w:rsid w:val="00857D79"/>
    <w:rsid w:val="00860132"/>
    <w:rsid w:val="00861A35"/>
    <w:rsid w:val="00861D72"/>
    <w:rsid w:val="008620AE"/>
    <w:rsid w:val="00862562"/>
    <w:rsid w:val="00862CB9"/>
    <w:rsid w:val="00862CC6"/>
    <w:rsid w:val="00864428"/>
    <w:rsid w:val="00864724"/>
    <w:rsid w:val="00864886"/>
    <w:rsid w:val="00864FF3"/>
    <w:rsid w:val="00865BE5"/>
    <w:rsid w:val="00865F3D"/>
    <w:rsid w:val="00866371"/>
    <w:rsid w:val="008667E0"/>
    <w:rsid w:val="008669FE"/>
    <w:rsid w:val="00866ACD"/>
    <w:rsid w:val="00866CB8"/>
    <w:rsid w:val="00867154"/>
    <w:rsid w:val="008674C6"/>
    <w:rsid w:val="00870051"/>
    <w:rsid w:val="008710E8"/>
    <w:rsid w:val="00871AAE"/>
    <w:rsid w:val="00871F8A"/>
    <w:rsid w:val="00872054"/>
    <w:rsid w:val="00872109"/>
    <w:rsid w:val="00872CA8"/>
    <w:rsid w:val="00873236"/>
    <w:rsid w:val="00873C20"/>
    <w:rsid w:val="008759DD"/>
    <w:rsid w:val="00875E10"/>
    <w:rsid w:val="00876BBC"/>
    <w:rsid w:val="00877234"/>
    <w:rsid w:val="0087752A"/>
    <w:rsid w:val="00880F27"/>
    <w:rsid w:val="00881269"/>
    <w:rsid w:val="00881354"/>
    <w:rsid w:val="008828F3"/>
    <w:rsid w:val="00882A9E"/>
    <w:rsid w:val="00882F68"/>
    <w:rsid w:val="00883124"/>
    <w:rsid w:val="008836BE"/>
    <w:rsid w:val="008841E8"/>
    <w:rsid w:val="00884845"/>
    <w:rsid w:val="00885843"/>
    <w:rsid w:val="008860E0"/>
    <w:rsid w:val="00886611"/>
    <w:rsid w:val="008867F2"/>
    <w:rsid w:val="00886A78"/>
    <w:rsid w:val="00886A7B"/>
    <w:rsid w:val="008878BE"/>
    <w:rsid w:val="0089030E"/>
    <w:rsid w:val="00890C8D"/>
    <w:rsid w:val="00891472"/>
    <w:rsid w:val="008915BF"/>
    <w:rsid w:val="008918EB"/>
    <w:rsid w:val="00891A42"/>
    <w:rsid w:val="00891E27"/>
    <w:rsid w:val="00892029"/>
    <w:rsid w:val="00892622"/>
    <w:rsid w:val="0089328E"/>
    <w:rsid w:val="008932E1"/>
    <w:rsid w:val="008937A3"/>
    <w:rsid w:val="00893D79"/>
    <w:rsid w:val="0089424A"/>
    <w:rsid w:val="00894546"/>
    <w:rsid w:val="00894A16"/>
    <w:rsid w:val="00894B83"/>
    <w:rsid w:val="0089529A"/>
    <w:rsid w:val="008959EB"/>
    <w:rsid w:val="00896230"/>
    <w:rsid w:val="00896AB4"/>
    <w:rsid w:val="00896B3B"/>
    <w:rsid w:val="00897511"/>
    <w:rsid w:val="00897547"/>
    <w:rsid w:val="00897738"/>
    <w:rsid w:val="00897789"/>
    <w:rsid w:val="00897D72"/>
    <w:rsid w:val="00897E8F"/>
    <w:rsid w:val="008A274C"/>
    <w:rsid w:val="008A29B7"/>
    <w:rsid w:val="008A3358"/>
    <w:rsid w:val="008A3511"/>
    <w:rsid w:val="008A3C07"/>
    <w:rsid w:val="008A4765"/>
    <w:rsid w:val="008A5041"/>
    <w:rsid w:val="008A54DA"/>
    <w:rsid w:val="008A563E"/>
    <w:rsid w:val="008A5E36"/>
    <w:rsid w:val="008A60EF"/>
    <w:rsid w:val="008A6114"/>
    <w:rsid w:val="008A67FB"/>
    <w:rsid w:val="008A7561"/>
    <w:rsid w:val="008A7A13"/>
    <w:rsid w:val="008A7BAD"/>
    <w:rsid w:val="008B079B"/>
    <w:rsid w:val="008B0B42"/>
    <w:rsid w:val="008B11B8"/>
    <w:rsid w:val="008B1909"/>
    <w:rsid w:val="008B2232"/>
    <w:rsid w:val="008B2252"/>
    <w:rsid w:val="008B2256"/>
    <w:rsid w:val="008B25B3"/>
    <w:rsid w:val="008B2826"/>
    <w:rsid w:val="008B28EC"/>
    <w:rsid w:val="008B2BFD"/>
    <w:rsid w:val="008B3B82"/>
    <w:rsid w:val="008B3F3D"/>
    <w:rsid w:val="008B4373"/>
    <w:rsid w:val="008B45AA"/>
    <w:rsid w:val="008B4CA2"/>
    <w:rsid w:val="008B53E8"/>
    <w:rsid w:val="008B596F"/>
    <w:rsid w:val="008B59E5"/>
    <w:rsid w:val="008B6751"/>
    <w:rsid w:val="008B6D58"/>
    <w:rsid w:val="008B7E9B"/>
    <w:rsid w:val="008C03AC"/>
    <w:rsid w:val="008C05FE"/>
    <w:rsid w:val="008C1696"/>
    <w:rsid w:val="008C1706"/>
    <w:rsid w:val="008C1AF7"/>
    <w:rsid w:val="008C1C8D"/>
    <w:rsid w:val="008C1D05"/>
    <w:rsid w:val="008C3C75"/>
    <w:rsid w:val="008C46C2"/>
    <w:rsid w:val="008C604B"/>
    <w:rsid w:val="008C66E5"/>
    <w:rsid w:val="008C6B56"/>
    <w:rsid w:val="008D0B82"/>
    <w:rsid w:val="008D0DE7"/>
    <w:rsid w:val="008D1925"/>
    <w:rsid w:val="008D21B1"/>
    <w:rsid w:val="008D283A"/>
    <w:rsid w:val="008D2975"/>
    <w:rsid w:val="008D30C0"/>
    <w:rsid w:val="008D3856"/>
    <w:rsid w:val="008D3D96"/>
    <w:rsid w:val="008D3DEC"/>
    <w:rsid w:val="008D4ACA"/>
    <w:rsid w:val="008D50E5"/>
    <w:rsid w:val="008D5514"/>
    <w:rsid w:val="008D6AE9"/>
    <w:rsid w:val="008D6DC8"/>
    <w:rsid w:val="008E07A0"/>
    <w:rsid w:val="008E161C"/>
    <w:rsid w:val="008E197F"/>
    <w:rsid w:val="008E1ECE"/>
    <w:rsid w:val="008E414A"/>
    <w:rsid w:val="008E4698"/>
    <w:rsid w:val="008E4B8F"/>
    <w:rsid w:val="008E5AD4"/>
    <w:rsid w:val="008E6183"/>
    <w:rsid w:val="008E67FC"/>
    <w:rsid w:val="008E6AF0"/>
    <w:rsid w:val="008E7EB2"/>
    <w:rsid w:val="008F0708"/>
    <w:rsid w:val="008F0D7A"/>
    <w:rsid w:val="008F1501"/>
    <w:rsid w:val="008F1A4C"/>
    <w:rsid w:val="008F2062"/>
    <w:rsid w:val="008F241A"/>
    <w:rsid w:val="008F2596"/>
    <w:rsid w:val="008F2DA2"/>
    <w:rsid w:val="008F354E"/>
    <w:rsid w:val="008F4466"/>
    <w:rsid w:val="008F4528"/>
    <w:rsid w:val="008F5043"/>
    <w:rsid w:val="008F54E2"/>
    <w:rsid w:val="008F5503"/>
    <w:rsid w:val="008F55E0"/>
    <w:rsid w:val="008F5796"/>
    <w:rsid w:val="008F5895"/>
    <w:rsid w:val="008F610B"/>
    <w:rsid w:val="008F6A13"/>
    <w:rsid w:val="00900055"/>
    <w:rsid w:val="0090037C"/>
    <w:rsid w:val="00900B88"/>
    <w:rsid w:val="00901185"/>
    <w:rsid w:val="00901199"/>
    <w:rsid w:val="00902055"/>
    <w:rsid w:val="009036A3"/>
    <w:rsid w:val="00903FC3"/>
    <w:rsid w:val="00903FF9"/>
    <w:rsid w:val="0090493A"/>
    <w:rsid w:val="00904DE6"/>
    <w:rsid w:val="009051C3"/>
    <w:rsid w:val="00905964"/>
    <w:rsid w:val="00905FD0"/>
    <w:rsid w:val="009060A9"/>
    <w:rsid w:val="009077FE"/>
    <w:rsid w:val="0090783B"/>
    <w:rsid w:val="00907BB8"/>
    <w:rsid w:val="009109C2"/>
    <w:rsid w:val="009111DC"/>
    <w:rsid w:val="009111ED"/>
    <w:rsid w:val="00911266"/>
    <w:rsid w:val="00911C34"/>
    <w:rsid w:val="00912A0F"/>
    <w:rsid w:val="0091307E"/>
    <w:rsid w:val="009131D2"/>
    <w:rsid w:val="0091331F"/>
    <w:rsid w:val="00913B29"/>
    <w:rsid w:val="00914145"/>
    <w:rsid w:val="00914453"/>
    <w:rsid w:val="009148C0"/>
    <w:rsid w:val="00915431"/>
    <w:rsid w:val="009154DE"/>
    <w:rsid w:val="00915743"/>
    <w:rsid w:val="009168BB"/>
    <w:rsid w:val="00916903"/>
    <w:rsid w:val="00916D22"/>
    <w:rsid w:val="00917480"/>
    <w:rsid w:val="00917EF6"/>
    <w:rsid w:val="00920693"/>
    <w:rsid w:val="00920A02"/>
    <w:rsid w:val="00923320"/>
    <w:rsid w:val="00923CB2"/>
    <w:rsid w:val="009247A9"/>
    <w:rsid w:val="009250FF"/>
    <w:rsid w:val="00925752"/>
    <w:rsid w:val="0092609A"/>
    <w:rsid w:val="009262BD"/>
    <w:rsid w:val="00926A2F"/>
    <w:rsid w:val="00927BAE"/>
    <w:rsid w:val="00927D7E"/>
    <w:rsid w:val="00930178"/>
    <w:rsid w:val="009305AB"/>
    <w:rsid w:val="00930844"/>
    <w:rsid w:val="009311B9"/>
    <w:rsid w:val="00931354"/>
    <w:rsid w:val="009319B5"/>
    <w:rsid w:val="00931D05"/>
    <w:rsid w:val="00933241"/>
    <w:rsid w:val="00933A7E"/>
    <w:rsid w:val="009353E1"/>
    <w:rsid w:val="00935687"/>
    <w:rsid w:val="00935EF0"/>
    <w:rsid w:val="0093650A"/>
    <w:rsid w:val="00936FC8"/>
    <w:rsid w:val="0093712A"/>
    <w:rsid w:val="0093716B"/>
    <w:rsid w:val="00940218"/>
    <w:rsid w:val="009406F5"/>
    <w:rsid w:val="00940A1A"/>
    <w:rsid w:val="00940CB2"/>
    <w:rsid w:val="00940EB4"/>
    <w:rsid w:val="00941584"/>
    <w:rsid w:val="0094176A"/>
    <w:rsid w:val="00941A29"/>
    <w:rsid w:val="00941BD5"/>
    <w:rsid w:val="00942778"/>
    <w:rsid w:val="0094283D"/>
    <w:rsid w:val="0094316F"/>
    <w:rsid w:val="00943312"/>
    <w:rsid w:val="00943744"/>
    <w:rsid w:val="00943C1A"/>
    <w:rsid w:val="00944C39"/>
    <w:rsid w:val="00945076"/>
    <w:rsid w:val="009456BD"/>
    <w:rsid w:val="009456D7"/>
    <w:rsid w:val="00945A94"/>
    <w:rsid w:val="00945E9C"/>
    <w:rsid w:val="00946BD1"/>
    <w:rsid w:val="00946F0E"/>
    <w:rsid w:val="009472D5"/>
    <w:rsid w:val="00947885"/>
    <w:rsid w:val="00947ED3"/>
    <w:rsid w:val="0095009A"/>
    <w:rsid w:val="009504BC"/>
    <w:rsid w:val="00950659"/>
    <w:rsid w:val="00951329"/>
    <w:rsid w:val="00952919"/>
    <w:rsid w:val="00952D8D"/>
    <w:rsid w:val="00952E95"/>
    <w:rsid w:val="00953FC7"/>
    <w:rsid w:val="009540A0"/>
    <w:rsid w:val="0095491B"/>
    <w:rsid w:val="00955029"/>
    <w:rsid w:val="009556A8"/>
    <w:rsid w:val="00955728"/>
    <w:rsid w:val="00955768"/>
    <w:rsid w:val="009566E2"/>
    <w:rsid w:val="009567A2"/>
    <w:rsid w:val="009568FD"/>
    <w:rsid w:val="0095709C"/>
    <w:rsid w:val="00957273"/>
    <w:rsid w:val="00957CB9"/>
    <w:rsid w:val="00961124"/>
    <w:rsid w:val="00961B1F"/>
    <w:rsid w:val="009621FE"/>
    <w:rsid w:val="009623EA"/>
    <w:rsid w:val="009630B9"/>
    <w:rsid w:val="00963605"/>
    <w:rsid w:val="00963683"/>
    <w:rsid w:val="00964D99"/>
    <w:rsid w:val="00964DA5"/>
    <w:rsid w:val="00965679"/>
    <w:rsid w:val="00965B03"/>
    <w:rsid w:val="009660E2"/>
    <w:rsid w:val="0096621D"/>
    <w:rsid w:val="00966627"/>
    <w:rsid w:val="00966AE6"/>
    <w:rsid w:val="00966CD6"/>
    <w:rsid w:val="009714DF"/>
    <w:rsid w:val="009722ED"/>
    <w:rsid w:val="00972557"/>
    <w:rsid w:val="00972594"/>
    <w:rsid w:val="00972B31"/>
    <w:rsid w:val="009739FB"/>
    <w:rsid w:val="00974693"/>
    <w:rsid w:val="0097486D"/>
    <w:rsid w:val="00974C52"/>
    <w:rsid w:val="00974E38"/>
    <w:rsid w:val="00974FA3"/>
    <w:rsid w:val="00975F19"/>
    <w:rsid w:val="009765EE"/>
    <w:rsid w:val="00976C08"/>
    <w:rsid w:val="00977557"/>
    <w:rsid w:val="009806C0"/>
    <w:rsid w:val="00980FB7"/>
    <w:rsid w:val="00980FD9"/>
    <w:rsid w:val="00981912"/>
    <w:rsid w:val="009821FB"/>
    <w:rsid w:val="009823DE"/>
    <w:rsid w:val="00982515"/>
    <w:rsid w:val="009829DB"/>
    <w:rsid w:val="00982D05"/>
    <w:rsid w:val="00984320"/>
    <w:rsid w:val="0098488D"/>
    <w:rsid w:val="009862E1"/>
    <w:rsid w:val="009865BF"/>
    <w:rsid w:val="0098743D"/>
    <w:rsid w:val="00987BD9"/>
    <w:rsid w:val="00990489"/>
    <w:rsid w:val="009907EF"/>
    <w:rsid w:val="00990802"/>
    <w:rsid w:val="009908A4"/>
    <w:rsid w:val="00990E1F"/>
    <w:rsid w:val="00990E43"/>
    <w:rsid w:val="0099103C"/>
    <w:rsid w:val="00991072"/>
    <w:rsid w:val="009911F8"/>
    <w:rsid w:val="009917C2"/>
    <w:rsid w:val="00991C59"/>
    <w:rsid w:val="0099246C"/>
    <w:rsid w:val="009925A6"/>
    <w:rsid w:val="00992928"/>
    <w:rsid w:val="00992A3F"/>
    <w:rsid w:val="00992E5B"/>
    <w:rsid w:val="00992FC2"/>
    <w:rsid w:val="009932E7"/>
    <w:rsid w:val="00993C7B"/>
    <w:rsid w:val="00993FF9"/>
    <w:rsid w:val="00994B39"/>
    <w:rsid w:val="00995873"/>
    <w:rsid w:val="00996755"/>
    <w:rsid w:val="00997D90"/>
    <w:rsid w:val="00997E09"/>
    <w:rsid w:val="009A0C68"/>
    <w:rsid w:val="009A0F79"/>
    <w:rsid w:val="009A3A55"/>
    <w:rsid w:val="009A4070"/>
    <w:rsid w:val="009A4160"/>
    <w:rsid w:val="009A4BC0"/>
    <w:rsid w:val="009A4DAB"/>
    <w:rsid w:val="009A55AA"/>
    <w:rsid w:val="009A599E"/>
    <w:rsid w:val="009A5C96"/>
    <w:rsid w:val="009A6172"/>
    <w:rsid w:val="009A680D"/>
    <w:rsid w:val="009A6E60"/>
    <w:rsid w:val="009A7171"/>
    <w:rsid w:val="009A71C2"/>
    <w:rsid w:val="009A73F9"/>
    <w:rsid w:val="009A74B6"/>
    <w:rsid w:val="009A7798"/>
    <w:rsid w:val="009A791E"/>
    <w:rsid w:val="009A7FAD"/>
    <w:rsid w:val="009B0548"/>
    <w:rsid w:val="009B19F8"/>
    <w:rsid w:val="009B2636"/>
    <w:rsid w:val="009B29A6"/>
    <w:rsid w:val="009B2C17"/>
    <w:rsid w:val="009B2C6E"/>
    <w:rsid w:val="009B2D3B"/>
    <w:rsid w:val="009B326B"/>
    <w:rsid w:val="009B3BD0"/>
    <w:rsid w:val="009B5135"/>
    <w:rsid w:val="009B53E1"/>
    <w:rsid w:val="009B5C87"/>
    <w:rsid w:val="009B6A56"/>
    <w:rsid w:val="009B6CD4"/>
    <w:rsid w:val="009B7564"/>
    <w:rsid w:val="009B7D44"/>
    <w:rsid w:val="009C0588"/>
    <w:rsid w:val="009C0A48"/>
    <w:rsid w:val="009C1E57"/>
    <w:rsid w:val="009C2568"/>
    <w:rsid w:val="009C2DD2"/>
    <w:rsid w:val="009C3058"/>
    <w:rsid w:val="009C349E"/>
    <w:rsid w:val="009C3708"/>
    <w:rsid w:val="009C3805"/>
    <w:rsid w:val="009C3CCA"/>
    <w:rsid w:val="009C3DE5"/>
    <w:rsid w:val="009C3F22"/>
    <w:rsid w:val="009C41C2"/>
    <w:rsid w:val="009C452F"/>
    <w:rsid w:val="009C4A63"/>
    <w:rsid w:val="009C4BB8"/>
    <w:rsid w:val="009C5026"/>
    <w:rsid w:val="009C567E"/>
    <w:rsid w:val="009C594F"/>
    <w:rsid w:val="009C60DE"/>
    <w:rsid w:val="009C6221"/>
    <w:rsid w:val="009C6ED6"/>
    <w:rsid w:val="009C7695"/>
    <w:rsid w:val="009C7E13"/>
    <w:rsid w:val="009D1276"/>
    <w:rsid w:val="009D1EC9"/>
    <w:rsid w:val="009D23AC"/>
    <w:rsid w:val="009D2651"/>
    <w:rsid w:val="009D32ED"/>
    <w:rsid w:val="009D3825"/>
    <w:rsid w:val="009D396B"/>
    <w:rsid w:val="009D3EB5"/>
    <w:rsid w:val="009D4505"/>
    <w:rsid w:val="009D4761"/>
    <w:rsid w:val="009D5EF1"/>
    <w:rsid w:val="009D5FB8"/>
    <w:rsid w:val="009E0038"/>
    <w:rsid w:val="009E06E2"/>
    <w:rsid w:val="009E0C08"/>
    <w:rsid w:val="009E0F8A"/>
    <w:rsid w:val="009E2266"/>
    <w:rsid w:val="009E2766"/>
    <w:rsid w:val="009E2BD5"/>
    <w:rsid w:val="009E2E69"/>
    <w:rsid w:val="009E3921"/>
    <w:rsid w:val="009E4667"/>
    <w:rsid w:val="009E48D9"/>
    <w:rsid w:val="009E49D8"/>
    <w:rsid w:val="009E51AE"/>
    <w:rsid w:val="009E58E5"/>
    <w:rsid w:val="009E5968"/>
    <w:rsid w:val="009E5BD3"/>
    <w:rsid w:val="009E5FBA"/>
    <w:rsid w:val="009E6007"/>
    <w:rsid w:val="009E69E0"/>
    <w:rsid w:val="009E6BD3"/>
    <w:rsid w:val="009E75C5"/>
    <w:rsid w:val="009F00DD"/>
    <w:rsid w:val="009F061E"/>
    <w:rsid w:val="009F0909"/>
    <w:rsid w:val="009F0ACD"/>
    <w:rsid w:val="009F0B30"/>
    <w:rsid w:val="009F0C8D"/>
    <w:rsid w:val="009F0F0B"/>
    <w:rsid w:val="009F1887"/>
    <w:rsid w:val="009F1CCA"/>
    <w:rsid w:val="009F25F5"/>
    <w:rsid w:val="009F2D7E"/>
    <w:rsid w:val="009F36C8"/>
    <w:rsid w:val="009F411C"/>
    <w:rsid w:val="009F4736"/>
    <w:rsid w:val="009F48B0"/>
    <w:rsid w:val="009F4D74"/>
    <w:rsid w:val="009F562A"/>
    <w:rsid w:val="009F57AF"/>
    <w:rsid w:val="009F58EA"/>
    <w:rsid w:val="009F5F18"/>
    <w:rsid w:val="009F5FAE"/>
    <w:rsid w:val="009F6491"/>
    <w:rsid w:val="009F6FE0"/>
    <w:rsid w:val="009F73AB"/>
    <w:rsid w:val="009F7E02"/>
    <w:rsid w:val="00A01AFD"/>
    <w:rsid w:val="00A01F6C"/>
    <w:rsid w:val="00A024FE"/>
    <w:rsid w:val="00A0268B"/>
    <w:rsid w:val="00A03560"/>
    <w:rsid w:val="00A04210"/>
    <w:rsid w:val="00A04327"/>
    <w:rsid w:val="00A04331"/>
    <w:rsid w:val="00A04ECD"/>
    <w:rsid w:val="00A0560A"/>
    <w:rsid w:val="00A06952"/>
    <w:rsid w:val="00A07028"/>
    <w:rsid w:val="00A0799F"/>
    <w:rsid w:val="00A07B4A"/>
    <w:rsid w:val="00A07CEA"/>
    <w:rsid w:val="00A07E8E"/>
    <w:rsid w:val="00A109B2"/>
    <w:rsid w:val="00A10ABA"/>
    <w:rsid w:val="00A1132B"/>
    <w:rsid w:val="00A11434"/>
    <w:rsid w:val="00A11580"/>
    <w:rsid w:val="00A12E82"/>
    <w:rsid w:val="00A138CC"/>
    <w:rsid w:val="00A13D9B"/>
    <w:rsid w:val="00A1445E"/>
    <w:rsid w:val="00A14D75"/>
    <w:rsid w:val="00A15B66"/>
    <w:rsid w:val="00A16566"/>
    <w:rsid w:val="00A16ACB"/>
    <w:rsid w:val="00A176D7"/>
    <w:rsid w:val="00A1776C"/>
    <w:rsid w:val="00A202A1"/>
    <w:rsid w:val="00A20C2B"/>
    <w:rsid w:val="00A215F5"/>
    <w:rsid w:val="00A232B8"/>
    <w:rsid w:val="00A2416B"/>
    <w:rsid w:val="00A24201"/>
    <w:rsid w:val="00A24E52"/>
    <w:rsid w:val="00A25332"/>
    <w:rsid w:val="00A253EC"/>
    <w:rsid w:val="00A25685"/>
    <w:rsid w:val="00A25A7C"/>
    <w:rsid w:val="00A26B01"/>
    <w:rsid w:val="00A26CAE"/>
    <w:rsid w:val="00A26DDC"/>
    <w:rsid w:val="00A2711E"/>
    <w:rsid w:val="00A27757"/>
    <w:rsid w:val="00A27AF4"/>
    <w:rsid w:val="00A27B7A"/>
    <w:rsid w:val="00A27C86"/>
    <w:rsid w:val="00A30137"/>
    <w:rsid w:val="00A3086F"/>
    <w:rsid w:val="00A30E88"/>
    <w:rsid w:val="00A30F43"/>
    <w:rsid w:val="00A3174D"/>
    <w:rsid w:val="00A31821"/>
    <w:rsid w:val="00A31F8B"/>
    <w:rsid w:val="00A32209"/>
    <w:rsid w:val="00A32804"/>
    <w:rsid w:val="00A32AD1"/>
    <w:rsid w:val="00A33005"/>
    <w:rsid w:val="00A333F8"/>
    <w:rsid w:val="00A33959"/>
    <w:rsid w:val="00A339A4"/>
    <w:rsid w:val="00A33B8D"/>
    <w:rsid w:val="00A33F95"/>
    <w:rsid w:val="00A340E2"/>
    <w:rsid w:val="00A344C0"/>
    <w:rsid w:val="00A345D6"/>
    <w:rsid w:val="00A3487B"/>
    <w:rsid w:val="00A3497F"/>
    <w:rsid w:val="00A35C07"/>
    <w:rsid w:val="00A35D26"/>
    <w:rsid w:val="00A35D72"/>
    <w:rsid w:val="00A360CA"/>
    <w:rsid w:val="00A36D17"/>
    <w:rsid w:val="00A37B80"/>
    <w:rsid w:val="00A37CE4"/>
    <w:rsid w:val="00A37D4C"/>
    <w:rsid w:val="00A40393"/>
    <w:rsid w:val="00A40881"/>
    <w:rsid w:val="00A40F3C"/>
    <w:rsid w:val="00A4161E"/>
    <w:rsid w:val="00A41CDA"/>
    <w:rsid w:val="00A42A6A"/>
    <w:rsid w:val="00A436BF"/>
    <w:rsid w:val="00A440FB"/>
    <w:rsid w:val="00A45ECD"/>
    <w:rsid w:val="00A45EDA"/>
    <w:rsid w:val="00A466AF"/>
    <w:rsid w:val="00A46F7E"/>
    <w:rsid w:val="00A4705C"/>
    <w:rsid w:val="00A471ED"/>
    <w:rsid w:val="00A4785E"/>
    <w:rsid w:val="00A4793D"/>
    <w:rsid w:val="00A47DFE"/>
    <w:rsid w:val="00A47E08"/>
    <w:rsid w:val="00A47E68"/>
    <w:rsid w:val="00A508AE"/>
    <w:rsid w:val="00A509DB"/>
    <w:rsid w:val="00A5145A"/>
    <w:rsid w:val="00A51727"/>
    <w:rsid w:val="00A519A6"/>
    <w:rsid w:val="00A5265C"/>
    <w:rsid w:val="00A52B0B"/>
    <w:rsid w:val="00A52B87"/>
    <w:rsid w:val="00A5312C"/>
    <w:rsid w:val="00A5367C"/>
    <w:rsid w:val="00A539F2"/>
    <w:rsid w:val="00A54A30"/>
    <w:rsid w:val="00A550EF"/>
    <w:rsid w:val="00A553D6"/>
    <w:rsid w:val="00A55D13"/>
    <w:rsid w:val="00A5647F"/>
    <w:rsid w:val="00A56622"/>
    <w:rsid w:val="00A5704F"/>
    <w:rsid w:val="00A57811"/>
    <w:rsid w:val="00A60845"/>
    <w:rsid w:val="00A60E4F"/>
    <w:rsid w:val="00A60EB8"/>
    <w:rsid w:val="00A61140"/>
    <w:rsid w:val="00A613D5"/>
    <w:rsid w:val="00A61950"/>
    <w:rsid w:val="00A61B2D"/>
    <w:rsid w:val="00A625D8"/>
    <w:rsid w:val="00A629F8"/>
    <w:rsid w:val="00A6368E"/>
    <w:rsid w:val="00A6385D"/>
    <w:rsid w:val="00A645CD"/>
    <w:rsid w:val="00A650DB"/>
    <w:rsid w:val="00A654A4"/>
    <w:rsid w:val="00A66B17"/>
    <w:rsid w:val="00A66F10"/>
    <w:rsid w:val="00A6741A"/>
    <w:rsid w:val="00A674F7"/>
    <w:rsid w:val="00A67AB6"/>
    <w:rsid w:val="00A67C45"/>
    <w:rsid w:val="00A70323"/>
    <w:rsid w:val="00A7076E"/>
    <w:rsid w:val="00A70940"/>
    <w:rsid w:val="00A70AE6"/>
    <w:rsid w:val="00A70E1D"/>
    <w:rsid w:val="00A7109C"/>
    <w:rsid w:val="00A724E7"/>
    <w:rsid w:val="00A72DE6"/>
    <w:rsid w:val="00A72E48"/>
    <w:rsid w:val="00A73353"/>
    <w:rsid w:val="00A736BB"/>
    <w:rsid w:val="00A73A3C"/>
    <w:rsid w:val="00A740B3"/>
    <w:rsid w:val="00A7444C"/>
    <w:rsid w:val="00A748BE"/>
    <w:rsid w:val="00A7492C"/>
    <w:rsid w:val="00A74AD8"/>
    <w:rsid w:val="00A74ED3"/>
    <w:rsid w:val="00A7516C"/>
    <w:rsid w:val="00A752DD"/>
    <w:rsid w:val="00A757F1"/>
    <w:rsid w:val="00A75886"/>
    <w:rsid w:val="00A7608E"/>
    <w:rsid w:val="00A766B0"/>
    <w:rsid w:val="00A77891"/>
    <w:rsid w:val="00A77CE3"/>
    <w:rsid w:val="00A77DE8"/>
    <w:rsid w:val="00A80072"/>
    <w:rsid w:val="00A8048A"/>
    <w:rsid w:val="00A811F8"/>
    <w:rsid w:val="00A81516"/>
    <w:rsid w:val="00A817ED"/>
    <w:rsid w:val="00A824C2"/>
    <w:rsid w:val="00A82E2F"/>
    <w:rsid w:val="00A835EA"/>
    <w:rsid w:val="00A838DD"/>
    <w:rsid w:val="00A83C0A"/>
    <w:rsid w:val="00A84250"/>
    <w:rsid w:val="00A842FE"/>
    <w:rsid w:val="00A8442C"/>
    <w:rsid w:val="00A848F4"/>
    <w:rsid w:val="00A8497A"/>
    <w:rsid w:val="00A8515E"/>
    <w:rsid w:val="00A85476"/>
    <w:rsid w:val="00A86435"/>
    <w:rsid w:val="00A868F6"/>
    <w:rsid w:val="00A86B9D"/>
    <w:rsid w:val="00A86E52"/>
    <w:rsid w:val="00A871C5"/>
    <w:rsid w:val="00A87B47"/>
    <w:rsid w:val="00A87ED5"/>
    <w:rsid w:val="00A9022B"/>
    <w:rsid w:val="00A9047F"/>
    <w:rsid w:val="00A9095F"/>
    <w:rsid w:val="00A90F2B"/>
    <w:rsid w:val="00A914DF"/>
    <w:rsid w:val="00A925FD"/>
    <w:rsid w:val="00A929DB"/>
    <w:rsid w:val="00A92EC4"/>
    <w:rsid w:val="00A933FD"/>
    <w:rsid w:val="00A93AE9"/>
    <w:rsid w:val="00A93D27"/>
    <w:rsid w:val="00A93FD9"/>
    <w:rsid w:val="00A945B8"/>
    <w:rsid w:val="00A9475E"/>
    <w:rsid w:val="00A94E20"/>
    <w:rsid w:val="00A952C8"/>
    <w:rsid w:val="00A955B7"/>
    <w:rsid w:val="00A95B33"/>
    <w:rsid w:val="00A95C29"/>
    <w:rsid w:val="00A969D6"/>
    <w:rsid w:val="00AA0021"/>
    <w:rsid w:val="00AA0B83"/>
    <w:rsid w:val="00AA0C8E"/>
    <w:rsid w:val="00AA14AD"/>
    <w:rsid w:val="00AA1CAB"/>
    <w:rsid w:val="00AA2A0B"/>
    <w:rsid w:val="00AA2C67"/>
    <w:rsid w:val="00AA348A"/>
    <w:rsid w:val="00AA47E1"/>
    <w:rsid w:val="00AA48F4"/>
    <w:rsid w:val="00AA4C5E"/>
    <w:rsid w:val="00AA51CE"/>
    <w:rsid w:val="00AA61E5"/>
    <w:rsid w:val="00AA6C1D"/>
    <w:rsid w:val="00AA7D69"/>
    <w:rsid w:val="00AB04E7"/>
    <w:rsid w:val="00AB1897"/>
    <w:rsid w:val="00AB1D6B"/>
    <w:rsid w:val="00AB20E1"/>
    <w:rsid w:val="00AB326C"/>
    <w:rsid w:val="00AB391A"/>
    <w:rsid w:val="00AB39CD"/>
    <w:rsid w:val="00AB47F8"/>
    <w:rsid w:val="00AB5F5F"/>
    <w:rsid w:val="00AB6B49"/>
    <w:rsid w:val="00AC08AD"/>
    <w:rsid w:val="00AC0942"/>
    <w:rsid w:val="00AC1132"/>
    <w:rsid w:val="00AC24CB"/>
    <w:rsid w:val="00AC2672"/>
    <w:rsid w:val="00AC27CA"/>
    <w:rsid w:val="00AC2F90"/>
    <w:rsid w:val="00AC2FFF"/>
    <w:rsid w:val="00AC3410"/>
    <w:rsid w:val="00AC3942"/>
    <w:rsid w:val="00AC3D57"/>
    <w:rsid w:val="00AC404D"/>
    <w:rsid w:val="00AC4FAB"/>
    <w:rsid w:val="00AC554D"/>
    <w:rsid w:val="00AC661D"/>
    <w:rsid w:val="00AC6A84"/>
    <w:rsid w:val="00AC6D73"/>
    <w:rsid w:val="00AC7135"/>
    <w:rsid w:val="00AC71E8"/>
    <w:rsid w:val="00AC766B"/>
    <w:rsid w:val="00AC7873"/>
    <w:rsid w:val="00AC78E3"/>
    <w:rsid w:val="00AD1576"/>
    <w:rsid w:val="00AD2CB0"/>
    <w:rsid w:val="00AD3721"/>
    <w:rsid w:val="00AD3FC8"/>
    <w:rsid w:val="00AD4868"/>
    <w:rsid w:val="00AD4C11"/>
    <w:rsid w:val="00AD4C63"/>
    <w:rsid w:val="00AD4E81"/>
    <w:rsid w:val="00AD54BF"/>
    <w:rsid w:val="00AD595F"/>
    <w:rsid w:val="00AD6199"/>
    <w:rsid w:val="00AD6B85"/>
    <w:rsid w:val="00AD6C0F"/>
    <w:rsid w:val="00AD704C"/>
    <w:rsid w:val="00AE0EB1"/>
    <w:rsid w:val="00AE10AA"/>
    <w:rsid w:val="00AE1412"/>
    <w:rsid w:val="00AE15C3"/>
    <w:rsid w:val="00AE1B3D"/>
    <w:rsid w:val="00AE1DB7"/>
    <w:rsid w:val="00AE2187"/>
    <w:rsid w:val="00AE26B1"/>
    <w:rsid w:val="00AE2934"/>
    <w:rsid w:val="00AE29F4"/>
    <w:rsid w:val="00AE2ABD"/>
    <w:rsid w:val="00AE31EB"/>
    <w:rsid w:val="00AE35FD"/>
    <w:rsid w:val="00AE3AE5"/>
    <w:rsid w:val="00AE40AB"/>
    <w:rsid w:val="00AE4107"/>
    <w:rsid w:val="00AE4876"/>
    <w:rsid w:val="00AE5512"/>
    <w:rsid w:val="00AE580C"/>
    <w:rsid w:val="00AE6208"/>
    <w:rsid w:val="00AE696A"/>
    <w:rsid w:val="00AE6A67"/>
    <w:rsid w:val="00AE6D65"/>
    <w:rsid w:val="00AE75FE"/>
    <w:rsid w:val="00AE7698"/>
    <w:rsid w:val="00AF03FD"/>
    <w:rsid w:val="00AF116E"/>
    <w:rsid w:val="00AF1701"/>
    <w:rsid w:val="00AF21A9"/>
    <w:rsid w:val="00AF31BD"/>
    <w:rsid w:val="00AF31BE"/>
    <w:rsid w:val="00AF34F5"/>
    <w:rsid w:val="00AF37F5"/>
    <w:rsid w:val="00AF4173"/>
    <w:rsid w:val="00AF5DA6"/>
    <w:rsid w:val="00AF6199"/>
    <w:rsid w:val="00AF71A3"/>
    <w:rsid w:val="00AF74C7"/>
    <w:rsid w:val="00AF7B41"/>
    <w:rsid w:val="00AF7F63"/>
    <w:rsid w:val="00B0052A"/>
    <w:rsid w:val="00B011E6"/>
    <w:rsid w:val="00B02294"/>
    <w:rsid w:val="00B02684"/>
    <w:rsid w:val="00B03128"/>
    <w:rsid w:val="00B04AB1"/>
    <w:rsid w:val="00B04F94"/>
    <w:rsid w:val="00B052B2"/>
    <w:rsid w:val="00B0595A"/>
    <w:rsid w:val="00B05E10"/>
    <w:rsid w:val="00B06213"/>
    <w:rsid w:val="00B07F7C"/>
    <w:rsid w:val="00B100B2"/>
    <w:rsid w:val="00B10284"/>
    <w:rsid w:val="00B11131"/>
    <w:rsid w:val="00B11271"/>
    <w:rsid w:val="00B1133A"/>
    <w:rsid w:val="00B119A8"/>
    <w:rsid w:val="00B11F21"/>
    <w:rsid w:val="00B126A2"/>
    <w:rsid w:val="00B12F28"/>
    <w:rsid w:val="00B13018"/>
    <w:rsid w:val="00B132C2"/>
    <w:rsid w:val="00B135CD"/>
    <w:rsid w:val="00B13788"/>
    <w:rsid w:val="00B137EA"/>
    <w:rsid w:val="00B13834"/>
    <w:rsid w:val="00B145B5"/>
    <w:rsid w:val="00B146B8"/>
    <w:rsid w:val="00B1619F"/>
    <w:rsid w:val="00B1626B"/>
    <w:rsid w:val="00B163FA"/>
    <w:rsid w:val="00B1695E"/>
    <w:rsid w:val="00B16AFF"/>
    <w:rsid w:val="00B16B48"/>
    <w:rsid w:val="00B16D02"/>
    <w:rsid w:val="00B16F07"/>
    <w:rsid w:val="00B176C1"/>
    <w:rsid w:val="00B1784E"/>
    <w:rsid w:val="00B179D6"/>
    <w:rsid w:val="00B17D12"/>
    <w:rsid w:val="00B200D0"/>
    <w:rsid w:val="00B2126A"/>
    <w:rsid w:val="00B214EF"/>
    <w:rsid w:val="00B218ED"/>
    <w:rsid w:val="00B21D86"/>
    <w:rsid w:val="00B226C2"/>
    <w:rsid w:val="00B228F4"/>
    <w:rsid w:val="00B232D7"/>
    <w:rsid w:val="00B2370E"/>
    <w:rsid w:val="00B23F13"/>
    <w:rsid w:val="00B24629"/>
    <w:rsid w:val="00B24825"/>
    <w:rsid w:val="00B24897"/>
    <w:rsid w:val="00B248B2"/>
    <w:rsid w:val="00B248B9"/>
    <w:rsid w:val="00B257F3"/>
    <w:rsid w:val="00B258DB"/>
    <w:rsid w:val="00B25FBC"/>
    <w:rsid w:val="00B26824"/>
    <w:rsid w:val="00B26BDC"/>
    <w:rsid w:val="00B27698"/>
    <w:rsid w:val="00B30590"/>
    <w:rsid w:val="00B30641"/>
    <w:rsid w:val="00B30C98"/>
    <w:rsid w:val="00B31323"/>
    <w:rsid w:val="00B3148A"/>
    <w:rsid w:val="00B31725"/>
    <w:rsid w:val="00B31F2D"/>
    <w:rsid w:val="00B3285E"/>
    <w:rsid w:val="00B33578"/>
    <w:rsid w:val="00B34028"/>
    <w:rsid w:val="00B34436"/>
    <w:rsid w:val="00B349AB"/>
    <w:rsid w:val="00B35178"/>
    <w:rsid w:val="00B3593A"/>
    <w:rsid w:val="00B35BAA"/>
    <w:rsid w:val="00B4046C"/>
    <w:rsid w:val="00B40694"/>
    <w:rsid w:val="00B40ACC"/>
    <w:rsid w:val="00B41001"/>
    <w:rsid w:val="00B41464"/>
    <w:rsid w:val="00B4177B"/>
    <w:rsid w:val="00B41BE9"/>
    <w:rsid w:val="00B41F61"/>
    <w:rsid w:val="00B428D9"/>
    <w:rsid w:val="00B42FEA"/>
    <w:rsid w:val="00B43222"/>
    <w:rsid w:val="00B43470"/>
    <w:rsid w:val="00B43AE5"/>
    <w:rsid w:val="00B4451C"/>
    <w:rsid w:val="00B45909"/>
    <w:rsid w:val="00B460F8"/>
    <w:rsid w:val="00B47478"/>
    <w:rsid w:val="00B4763A"/>
    <w:rsid w:val="00B478C3"/>
    <w:rsid w:val="00B511A0"/>
    <w:rsid w:val="00B513E4"/>
    <w:rsid w:val="00B51406"/>
    <w:rsid w:val="00B5338C"/>
    <w:rsid w:val="00B5354A"/>
    <w:rsid w:val="00B53728"/>
    <w:rsid w:val="00B546B2"/>
    <w:rsid w:val="00B54F60"/>
    <w:rsid w:val="00B56480"/>
    <w:rsid w:val="00B56715"/>
    <w:rsid w:val="00B5776D"/>
    <w:rsid w:val="00B57D16"/>
    <w:rsid w:val="00B60E09"/>
    <w:rsid w:val="00B61DE9"/>
    <w:rsid w:val="00B620AB"/>
    <w:rsid w:val="00B62454"/>
    <w:rsid w:val="00B62A32"/>
    <w:rsid w:val="00B62DC1"/>
    <w:rsid w:val="00B631F6"/>
    <w:rsid w:val="00B63634"/>
    <w:rsid w:val="00B63A59"/>
    <w:rsid w:val="00B64012"/>
    <w:rsid w:val="00B641BE"/>
    <w:rsid w:val="00B64285"/>
    <w:rsid w:val="00B644C5"/>
    <w:rsid w:val="00B6585B"/>
    <w:rsid w:val="00B6593E"/>
    <w:rsid w:val="00B65965"/>
    <w:rsid w:val="00B65E21"/>
    <w:rsid w:val="00B66BF5"/>
    <w:rsid w:val="00B67097"/>
    <w:rsid w:val="00B675E6"/>
    <w:rsid w:val="00B67D60"/>
    <w:rsid w:val="00B70040"/>
    <w:rsid w:val="00B70141"/>
    <w:rsid w:val="00B70313"/>
    <w:rsid w:val="00B7047D"/>
    <w:rsid w:val="00B70FC8"/>
    <w:rsid w:val="00B72384"/>
    <w:rsid w:val="00B7270E"/>
    <w:rsid w:val="00B72959"/>
    <w:rsid w:val="00B7321D"/>
    <w:rsid w:val="00B73EE4"/>
    <w:rsid w:val="00B74C9C"/>
    <w:rsid w:val="00B74D93"/>
    <w:rsid w:val="00B752BF"/>
    <w:rsid w:val="00B75993"/>
    <w:rsid w:val="00B75A63"/>
    <w:rsid w:val="00B75AA9"/>
    <w:rsid w:val="00B76734"/>
    <w:rsid w:val="00B77642"/>
    <w:rsid w:val="00B77A03"/>
    <w:rsid w:val="00B77AFD"/>
    <w:rsid w:val="00B80063"/>
    <w:rsid w:val="00B800E0"/>
    <w:rsid w:val="00B805DF"/>
    <w:rsid w:val="00B8242F"/>
    <w:rsid w:val="00B82AE4"/>
    <w:rsid w:val="00B82C88"/>
    <w:rsid w:val="00B82DD2"/>
    <w:rsid w:val="00B833E1"/>
    <w:rsid w:val="00B834AB"/>
    <w:rsid w:val="00B8354D"/>
    <w:rsid w:val="00B83C6D"/>
    <w:rsid w:val="00B83F1F"/>
    <w:rsid w:val="00B8589B"/>
    <w:rsid w:val="00B859DA"/>
    <w:rsid w:val="00B85BF2"/>
    <w:rsid w:val="00B85C5D"/>
    <w:rsid w:val="00B86C5E"/>
    <w:rsid w:val="00B9024D"/>
    <w:rsid w:val="00B92091"/>
    <w:rsid w:val="00B92B78"/>
    <w:rsid w:val="00B93547"/>
    <w:rsid w:val="00B93714"/>
    <w:rsid w:val="00B93BB9"/>
    <w:rsid w:val="00B94BF8"/>
    <w:rsid w:val="00B952D6"/>
    <w:rsid w:val="00B95689"/>
    <w:rsid w:val="00B95711"/>
    <w:rsid w:val="00B95819"/>
    <w:rsid w:val="00B967E7"/>
    <w:rsid w:val="00B96C02"/>
    <w:rsid w:val="00B97EA4"/>
    <w:rsid w:val="00BA0720"/>
    <w:rsid w:val="00BA14A5"/>
    <w:rsid w:val="00BA15AC"/>
    <w:rsid w:val="00BA3B58"/>
    <w:rsid w:val="00BA4435"/>
    <w:rsid w:val="00BA48D2"/>
    <w:rsid w:val="00BA4C8F"/>
    <w:rsid w:val="00BA4ED3"/>
    <w:rsid w:val="00BA557E"/>
    <w:rsid w:val="00BA5E0B"/>
    <w:rsid w:val="00BA5EFD"/>
    <w:rsid w:val="00BA70A6"/>
    <w:rsid w:val="00BB11DD"/>
    <w:rsid w:val="00BB1EDF"/>
    <w:rsid w:val="00BB202D"/>
    <w:rsid w:val="00BB21D8"/>
    <w:rsid w:val="00BB2645"/>
    <w:rsid w:val="00BB280D"/>
    <w:rsid w:val="00BB2B1F"/>
    <w:rsid w:val="00BB2B4A"/>
    <w:rsid w:val="00BB325A"/>
    <w:rsid w:val="00BB34DE"/>
    <w:rsid w:val="00BB3625"/>
    <w:rsid w:val="00BB3B9D"/>
    <w:rsid w:val="00BB3E96"/>
    <w:rsid w:val="00BB41CB"/>
    <w:rsid w:val="00BB5038"/>
    <w:rsid w:val="00BB5FCA"/>
    <w:rsid w:val="00BB66CD"/>
    <w:rsid w:val="00BB7042"/>
    <w:rsid w:val="00BB78C0"/>
    <w:rsid w:val="00BC047A"/>
    <w:rsid w:val="00BC0D8F"/>
    <w:rsid w:val="00BC0E9B"/>
    <w:rsid w:val="00BC151B"/>
    <w:rsid w:val="00BC182A"/>
    <w:rsid w:val="00BC1885"/>
    <w:rsid w:val="00BC21D7"/>
    <w:rsid w:val="00BC2289"/>
    <w:rsid w:val="00BC234A"/>
    <w:rsid w:val="00BC2EB5"/>
    <w:rsid w:val="00BC3CE0"/>
    <w:rsid w:val="00BC54E6"/>
    <w:rsid w:val="00BC698A"/>
    <w:rsid w:val="00BC7367"/>
    <w:rsid w:val="00BC74E2"/>
    <w:rsid w:val="00BC7D3D"/>
    <w:rsid w:val="00BD0A27"/>
    <w:rsid w:val="00BD0BC8"/>
    <w:rsid w:val="00BD0FF8"/>
    <w:rsid w:val="00BD1161"/>
    <w:rsid w:val="00BD2376"/>
    <w:rsid w:val="00BD2560"/>
    <w:rsid w:val="00BD2901"/>
    <w:rsid w:val="00BD2C97"/>
    <w:rsid w:val="00BD3931"/>
    <w:rsid w:val="00BD45DE"/>
    <w:rsid w:val="00BD4903"/>
    <w:rsid w:val="00BD5649"/>
    <w:rsid w:val="00BD58A8"/>
    <w:rsid w:val="00BD5A98"/>
    <w:rsid w:val="00BD5CD5"/>
    <w:rsid w:val="00BD6833"/>
    <w:rsid w:val="00BD6CDC"/>
    <w:rsid w:val="00BD73D2"/>
    <w:rsid w:val="00BD76F4"/>
    <w:rsid w:val="00BD7A74"/>
    <w:rsid w:val="00BE0025"/>
    <w:rsid w:val="00BE0028"/>
    <w:rsid w:val="00BE0783"/>
    <w:rsid w:val="00BE1A60"/>
    <w:rsid w:val="00BE2BC8"/>
    <w:rsid w:val="00BE3258"/>
    <w:rsid w:val="00BE3A9B"/>
    <w:rsid w:val="00BE3D4C"/>
    <w:rsid w:val="00BE3D95"/>
    <w:rsid w:val="00BE4562"/>
    <w:rsid w:val="00BE45D5"/>
    <w:rsid w:val="00BE53B9"/>
    <w:rsid w:val="00BE5E61"/>
    <w:rsid w:val="00BE5EF2"/>
    <w:rsid w:val="00BE60B3"/>
    <w:rsid w:val="00BE6111"/>
    <w:rsid w:val="00BE6480"/>
    <w:rsid w:val="00BE685E"/>
    <w:rsid w:val="00BE7275"/>
    <w:rsid w:val="00BE7507"/>
    <w:rsid w:val="00BE7BA1"/>
    <w:rsid w:val="00BF051B"/>
    <w:rsid w:val="00BF0E8B"/>
    <w:rsid w:val="00BF1078"/>
    <w:rsid w:val="00BF187A"/>
    <w:rsid w:val="00BF1D36"/>
    <w:rsid w:val="00BF1F46"/>
    <w:rsid w:val="00BF240B"/>
    <w:rsid w:val="00BF2B8A"/>
    <w:rsid w:val="00BF2EB3"/>
    <w:rsid w:val="00BF3CAC"/>
    <w:rsid w:val="00BF421A"/>
    <w:rsid w:val="00BF52DF"/>
    <w:rsid w:val="00BF59AF"/>
    <w:rsid w:val="00BF5A77"/>
    <w:rsid w:val="00BF5D0B"/>
    <w:rsid w:val="00BF63E0"/>
    <w:rsid w:val="00BF6451"/>
    <w:rsid w:val="00BF701C"/>
    <w:rsid w:val="00BF7A72"/>
    <w:rsid w:val="00C00098"/>
    <w:rsid w:val="00C00272"/>
    <w:rsid w:val="00C002AC"/>
    <w:rsid w:val="00C00556"/>
    <w:rsid w:val="00C008CF"/>
    <w:rsid w:val="00C010BC"/>
    <w:rsid w:val="00C014C3"/>
    <w:rsid w:val="00C01630"/>
    <w:rsid w:val="00C019ED"/>
    <w:rsid w:val="00C021A6"/>
    <w:rsid w:val="00C02284"/>
    <w:rsid w:val="00C025F1"/>
    <w:rsid w:val="00C02CFB"/>
    <w:rsid w:val="00C03AC9"/>
    <w:rsid w:val="00C0514F"/>
    <w:rsid w:val="00C05232"/>
    <w:rsid w:val="00C0564D"/>
    <w:rsid w:val="00C068AD"/>
    <w:rsid w:val="00C06AC2"/>
    <w:rsid w:val="00C06D2C"/>
    <w:rsid w:val="00C07589"/>
    <w:rsid w:val="00C105BA"/>
    <w:rsid w:val="00C10E36"/>
    <w:rsid w:val="00C117CD"/>
    <w:rsid w:val="00C11A1D"/>
    <w:rsid w:val="00C12956"/>
    <w:rsid w:val="00C12E4D"/>
    <w:rsid w:val="00C13559"/>
    <w:rsid w:val="00C139E2"/>
    <w:rsid w:val="00C13B91"/>
    <w:rsid w:val="00C13F49"/>
    <w:rsid w:val="00C13FD8"/>
    <w:rsid w:val="00C1495A"/>
    <w:rsid w:val="00C1571D"/>
    <w:rsid w:val="00C15FD8"/>
    <w:rsid w:val="00C16A72"/>
    <w:rsid w:val="00C16ADF"/>
    <w:rsid w:val="00C16D88"/>
    <w:rsid w:val="00C16F12"/>
    <w:rsid w:val="00C17176"/>
    <w:rsid w:val="00C1740B"/>
    <w:rsid w:val="00C1751D"/>
    <w:rsid w:val="00C1753A"/>
    <w:rsid w:val="00C17FB2"/>
    <w:rsid w:val="00C17FC6"/>
    <w:rsid w:val="00C20E3D"/>
    <w:rsid w:val="00C218DA"/>
    <w:rsid w:val="00C21CF4"/>
    <w:rsid w:val="00C22354"/>
    <w:rsid w:val="00C22355"/>
    <w:rsid w:val="00C225F3"/>
    <w:rsid w:val="00C2302E"/>
    <w:rsid w:val="00C2339E"/>
    <w:rsid w:val="00C23C75"/>
    <w:rsid w:val="00C24036"/>
    <w:rsid w:val="00C243D0"/>
    <w:rsid w:val="00C24BBB"/>
    <w:rsid w:val="00C25261"/>
    <w:rsid w:val="00C25B84"/>
    <w:rsid w:val="00C25D12"/>
    <w:rsid w:val="00C26122"/>
    <w:rsid w:val="00C262C4"/>
    <w:rsid w:val="00C26521"/>
    <w:rsid w:val="00C2781E"/>
    <w:rsid w:val="00C307BC"/>
    <w:rsid w:val="00C30CE9"/>
    <w:rsid w:val="00C32544"/>
    <w:rsid w:val="00C32C5F"/>
    <w:rsid w:val="00C33147"/>
    <w:rsid w:val="00C33411"/>
    <w:rsid w:val="00C3369A"/>
    <w:rsid w:val="00C3386A"/>
    <w:rsid w:val="00C3389B"/>
    <w:rsid w:val="00C33B48"/>
    <w:rsid w:val="00C33F08"/>
    <w:rsid w:val="00C34529"/>
    <w:rsid w:val="00C3460C"/>
    <w:rsid w:val="00C34A4D"/>
    <w:rsid w:val="00C34A85"/>
    <w:rsid w:val="00C364AB"/>
    <w:rsid w:val="00C36F22"/>
    <w:rsid w:val="00C3743B"/>
    <w:rsid w:val="00C37ADC"/>
    <w:rsid w:val="00C37BDD"/>
    <w:rsid w:val="00C405FA"/>
    <w:rsid w:val="00C40CDA"/>
    <w:rsid w:val="00C41A83"/>
    <w:rsid w:val="00C41B39"/>
    <w:rsid w:val="00C42180"/>
    <w:rsid w:val="00C42CD3"/>
    <w:rsid w:val="00C42F9B"/>
    <w:rsid w:val="00C43064"/>
    <w:rsid w:val="00C435A4"/>
    <w:rsid w:val="00C43616"/>
    <w:rsid w:val="00C43FF3"/>
    <w:rsid w:val="00C45021"/>
    <w:rsid w:val="00C45331"/>
    <w:rsid w:val="00C456AE"/>
    <w:rsid w:val="00C4698B"/>
    <w:rsid w:val="00C46A21"/>
    <w:rsid w:val="00C46B15"/>
    <w:rsid w:val="00C477A9"/>
    <w:rsid w:val="00C4792E"/>
    <w:rsid w:val="00C47A78"/>
    <w:rsid w:val="00C47D2A"/>
    <w:rsid w:val="00C50C62"/>
    <w:rsid w:val="00C5110E"/>
    <w:rsid w:val="00C51623"/>
    <w:rsid w:val="00C51B4B"/>
    <w:rsid w:val="00C51CA2"/>
    <w:rsid w:val="00C52BDD"/>
    <w:rsid w:val="00C538CC"/>
    <w:rsid w:val="00C53EF9"/>
    <w:rsid w:val="00C54D9F"/>
    <w:rsid w:val="00C55385"/>
    <w:rsid w:val="00C553ED"/>
    <w:rsid w:val="00C56460"/>
    <w:rsid w:val="00C56C49"/>
    <w:rsid w:val="00C56DA3"/>
    <w:rsid w:val="00C576F0"/>
    <w:rsid w:val="00C57EB5"/>
    <w:rsid w:val="00C60750"/>
    <w:rsid w:val="00C60A86"/>
    <w:rsid w:val="00C60F2E"/>
    <w:rsid w:val="00C60FE3"/>
    <w:rsid w:val="00C6172F"/>
    <w:rsid w:val="00C6176B"/>
    <w:rsid w:val="00C61D17"/>
    <w:rsid w:val="00C61EF6"/>
    <w:rsid w:val="00C620AA"/>
    <w:rsid w:val="00C62187"/>
    <w:rsid w:val="00C6259A"/>
    <w:rsid w:val="00C62622"/>
    <w:rsid w:val="00C62E2D"/>
    <w:rsid w:val="00C62E62"/>
    <w:rsid w:val="00C64215"/>
    <w:rsid w:val="00C64263"/>
    <w:rsid w:val="00C64CF9"/>
    <w:rsid w:val="00C655F5"/>
    <w:rsid w:val="00C66561"/>
    <w:rsid w:val="00C67079"/>
    <w:rsid w:val="00C67137"/>
    <w:rsid w:val="00C672E8"/>
    <w:rsid w:val="00C674A3"/>
    <w:rsid w:val="00C67672"/>
    <w:rsid w:val="00C679D9"/>
    <w:rsid w:val="00C701D2"/>
    <w:rsid w:val="00C70A68"/>
    <w:rsid w:val="00C70BC8"/>
    <w:rsid w:val="00C70BF6"/>
    <w:rsid w:val="00C712AF"/>
    <w:rsid w:val="00C72770"/>
    <w:rsid w:val="00C727CC"/>
    <w:rsid w:val="00C728DE"/>
    <w:rsid w:val="00C73517"/>
    <w:rsid w:val="00C73B3D"/>
    <w:rsid w:val="00C73E9B"/>
    <w:rsid w:val="00C73FC8"/>
    <w:rsid w:val="00C7414D"/>
    <w:rsid w:val="00C746CE"/>
    <w:rsid w:val="00C74B0F"/>
    <w:rsid w:val="00C754A7"/>
    <w:rsid w:val="00C754E6"/>
    <w:rsid w:val="00C75691"/>
    <w:rsid w:val="00C76022"/>
    <w:rsid w:val="00C763D1"/>
    <w:rsid w:val="00C76E4F"/>
    <w:rsid w:val="00C77204"/>
    <w:rsid w:val="00C77945"/>
    <w:rsid w:val="00C77965"/>
    <w:rsid w:val="00C77D7E"/>
    <w:rsid w:val="00C80424"/>
    <w:rsid w:val="00C8085E"/>
    <w:rsid w:val="00C80E8E"/>
    <w:rsid w:val="00C8145F"/>
    <w:rsid w:val="00C8177C"/>
    <w:rsid w:val="00C81CCD"/>
    <w:rsid w:val="00C82291"/>
    <w:rsid w:val="00C826F7"/>
    <w:rsid w:val="00C828CA"/>
    <w:rsid w:val="00C82C41"/>
    <w:rsid w:val="00C82EDF"/>
    <w:rsid w:val="00C8322B"/>
    <w:rsid w:val="00C8359C"/>
    <w:rsid w:val="00C84459"/>
    <w:rsid w:val="00C84C46"/>
    <w:rsid w:val="00C84F0A"/>
    <w:rsid w:val="00C870C5"/>
    <w:rsid w:val="00C87A62"/>
    <w:rsid w:val="00C91103"/>
    <w:rsid w:val="00C911DE"/>
    <w:rsid w:val="00C91560"/>
    <w:rsid w:val="00C92A25"/>
    <w:rsid w:val="00C92BCE"/>
    <w:rsid w:val="00C93426"/>
    <w:rsid w:val="00C93757"/>
    <w:rsid w:val="00C9409D"/>
    <w:rsid w:val="00C94501"/>
    <w:rsid w:val="00C949A6"/>
    <w:rsid w:val="00C950EB"/>
    <w:rsid w:val="00C9530B"/>
    <w:rsid w:val="00C95614"/>
    <w:rsid w:val="00C966DB"/>
    <w:rsid w:val="00C96E04"/>
    <w:rsid w:val="00CA032B"/>
    <w:rsid w:val="00CA1046"/>
    <w:rsid w:val="00CA194E"/>
    <w:rsid w:val="00CA1BF0"/>
    <w:rsid w:val="00CA27BA"/>
    <w:rsid w:val="00CA27FB"/>
    <w:rsid w:val="00CA332E"/>
    <w:rsid w:val="00CA3615"/>
    <w:rsid w:val="00CA3A1A"/>
    <w:rsid w:val="00CA3F28"/>
    <w:rsid w:val="00CA458F"/>
    <w:rsid w:val="00CA53C1"/>
    <w:rsid w:val="00CA5A59"/>
    <w:rsid w:val="00CA5BED"/>
    <w:rsid w:val="00CA5C6D"/>
    <w:rsid w:val="00CA60AC"/>
    <w:rsid w:val="00CA614E"/>
    <w:rsid w:val="00CA6195"/>
    <w:rsid w:val="00CA67CD"/>
    <w:rsid w:val="00CA693A"/>
    <w:rsid w:val="00CA7326"/>
    <w:rsid w:val="00CA7BA4"/>
    <w:rsid w:val="00CB102D"/>
    <w:rsid w:val="00CB1830"/>
    <w:rsid w:val="00CB2607"/>
    <w:rsid w:val="00CB2BE8"/>
    <w:rsid w:val="00CB2CD2"/>
    <w:rsid w:val="00CB2DD1"/>
    <w:rsid w:val="00CB2EF9"/>
    <w:rsid w:val="00CB41BF"/>
    <w:rsid w:val="00CB5B34"/>
    <w:rsid w:val="00CB5DFA"/>
    <w:rsid w:val="00CB608F"/>
    <w:rsid w:val="00CB60EE"/>
    <w:rsid w:val="00CB6620"/>
    <w:rsid w:val="00CB6F0E"/>
    <w:rsid w:val="00CB7857"/>
    <w:rsid w:val="00CB7B12"/>
    <w:rsid w:val="00CB7B38"/>
    <w:rsid w:val="00CB7E9A"/>
    <w:rsid w:val="00CC0035"/>
    <w:rsid w:val="00CC024A"/>
    <w:rsid w:val="00CC0F61"/>
    <w:rsid w:val="00CC13C1"/>
    <w:rsid w:val="00CC1783"/>
    <w:rsid w:val="00CC1E4F"/>
    <w:rsid w:val="00CC1F3D"/>
    <w:rsid w:val="00CC1F43"/>
    <w:rsid w:val="00CC320C"/>
    <w:rsid w:val="00CC3C37"/>
    <w:rsid w:val="00CC4971"/>
    <w:rsid w:val="00CC4BE1"/>
    <w:rsid w:val="00CC673B"/>
    <w:rsid w:val="00CC6948"/>
    <w:rsid w:val="00CC7022"/>
    <w:rsid w:val="00CC743C"/>
    <w:rsid w:val="00CC7808"/>
    <w:rsid w:val="00CC78C9"/>
    <w:rsid w:val="00CD00C8"/>
    <w:rsid w:val="00CD08DC"/>
    <w:rsid w:val="00CD0A22"/>
    <w:rsid w:val="00CD0B26"/>
    <w:rsid w:val="00CD1D4E"/>
    <w:rsid w:val="00CD1F82"/>
    <w:rsid w:val="00CD2977"/>
    <w:rsid w:val="00CD3248"/>
    <w:rsid w:val="00CD3863"/>
    <w:rsid w:val="00CD456B"/>
    <w:rsid w:val="00CD4777"/>
    <w:rsid w:val="00CD47CE"/>
    <w:rsid w:val="00CD4830"/>
    <w:rsid w:val="00CD555B"/>
    <w:rsid w:val="00CD5B6E"/>
    <w:rsid w:val="00CD5D20"/>
    <w:rsid w:val="00CD7122"/>
    <w:rsid w:val="00CD717D"/>
    <w:rsid w:val="00CE0361"/>
    <w:rsid w:val="00CE0764"/>
    <w:rsid w:val="00CE0951"/>
    <w:rsid w:val="00CE1892"/>
    <w:rsid w:val="00CE1907"/>
    <w:rsid w:val="00CE1EB3"/>
    <w:rsid w:val="00CE213A"/>
    <w:rsid w:val="00CE28E5"/>
    <w:rsid w:val="00CE2BEC"/>
    <w:rsid w:val="00CE30E2"/>
    <w:rsid w:val="00CE3996"/>
    <w:rsid w:val="00CE3A52"/>
    <w:rsid w:val="00CE3B5C"/>
    <w:rsid w:val="00CE4637"/>
    <w:rsid w:val="00CE49CF"/>
    <w:rsid w:val="00CE5FAC"/>
    <w:rsid w:val="00CE6042"/>
    <w:rsid w:val="00CE6A10"/>
    <w:rsid w:val="00CE6B18"/>
    <w:rsid w:val="00CE7011"/>
    <w:rsid w:val="00CE7339"/>
    <w:rsid w:val="00CE7471"/>
    <w:rsid w:val="00CF0006"/>
    <w:rsid w:val="00CF0092"/>
    <w:rsid w:val="00CF0C19"/>
    <w:rsid w:val="00CF174D"/>
    <w:rsid w:val="00CF2671"/>
    <w:rsid w:val="00CF2856"/>
    <w:rsid w:val="00CF2C47"/>
    <w:rsid w:val="00CF3F7C"/>
    <w:rsid w:val="00CF44D2"/>
    <w:rsid w:val="00CF4B3A"/>
    <w:rsid w:val="00CF4BAB"/>
    <w:rsid w:val="00CF4E66"/>
    <w:rsid w:val="00CF5042"/>
    <w:rsid w:val="00CF537A"/>
    <w:rsid w:val="00CF53BA"/>
    <w:rsid w:val="00CF54B7"/>
    <w:rsid w:val="00CF7288"/>
    <w:rsid w:val="00CF7898"/>
    <w:rsid w:val="00CF7923"/>
    <w:rsid w:val="00CF7E57"/>
    <w:rsid w:val="00D00B57"/>
    <w:rsid w:val="00D00CA1"/>
    <w:rsid w:val="00D00D17"/>
    <w:rsid w:val="00D00E79"/>
    <w:rsid w:val="00D00F81"/>
    <w:rsid w:val="00D020E6"/>
    <w:rsid w:val="00D02A8D"/>
    <w:rsid w:val="00D02D00"/>
    <w:rsid w:val="00D031BF"/>
    <w:rsid w:val="00D0383E"/>
    <w:rsid w:val="00D03BA1"/>
    <w:rsid w:val="00D04503"/>
    <w:rsid w:val="00D04511"/>
    <w:rsid w:val="00D046C7"/>
    <w:rsid w:val="00D04B74"/>
    <w:rsid w:val="00D0537B"/>
    <w:rsid w:val="00D05969"/>
    <w:rsid w:val="00D05F91"/>
    <w:rsid w:val="00D06196"/>
    <w:rsid w:val="00D06822"/>
    <w:rsid w:val="00D068A2"/>
    <w:rsid w:val="00D06934"/>
    <w:rsid w:val="00D06952"/>
    <w:rsid w:val="00D06D6D"/>
    <w:rsid w:val="00D071BE"/>
    <w:rsid w:val="00D077D8"/>
    <w:rsid w:val="00D104F7"/>
    <w:rsid w:val="00D105F3"/>
    <w:rsid w:val="00D10712"/>
    <w:rsid w:val="00D10F5F"/>
    <w:rsid w:val="00D11238"/>
    <w:rsid w:val="00D114B1"/>
    <w:rsid w:val="00D11619"/>
    <w:rsid w:val="00D1228C"/>
    <w:rsid w:val="00D13BB6"/>
    <w:rsid w:val="00D13EB8"/>
    <w:rsid w:val="00D14561"/>
    <w:rsid w:val="00D14581"/>
    <w:rsid w:val="00D157AA"/>
    <w:rsid w:val="00D1584B"/>
    <w:rsid w:val="00D15953"/>
    <w:rsid w:val="00D16D0B"/>
    <w:rsid w:val="00D16D3D"/>
    <w:rsid w:val="00D1748E"/>
    <w:rsid w:val="00D178FD"/>
    <w:rsid w:val="00D17CFF"/>
    <w:rsid w:val="00D17FDF"/>
    <w:rsid w:val="00D203A8"/>
    <w:rsid w:val="00D20422"/>
    <w:rsid w:val="00D20A62"/>
    <w:rsid w:val="00D2110B"/>
    <w:rsid w:val="00D21169"/>
    <w:rsid w:val="00D21556"/>
    <w:rsid w:val="00D22636"/>
    <w:rsid w:val="00D22917"/>
    <w:rsid w:val="00D23508"/>
    <w:rsid w:val="00D23625"/>
    <w:rsid w:val="00D23876"/>
    <w:rsid w:val="00D23E7B"/>
    <w:rsid w:val="00D240C3"/>
    <w:rsid w:val="00D24CB8"/>
    <w:rsid w:val="00D25429"/>
    <w:rsid w:val="00D2583D"/>
    <w:rsid w:val="00D264A0"/>
    <w:rsid w:val="00D27D08"/>
    <w:rsid w:val="00D302BA"/>
    <w:rsid w:val="00D3064E"/>
    <w:rsid w:val="00D30952"/>
    <w:rsid w:val="00D30DFC"/>
    <w:rsid w:val="00D30F29"/>
    <w:rsid w:val="00D312F1"/>
    <w:rsid w:val="00D319E4"/>
    <w:rsid w:val="00D32140"/>
    <w:rsid w:val="00D328B4"/>
    <w:rsid w:val="00D33056"/>
    <w:rsid w:val="00D33521"/>
    <w:rsid w:val="00D33894"/>
    <w:rsid w:val="00D33DE6"/>
    <w:rsid w:val="00D34119"/>
    <w:rsid w:val="00D350CD"/>
    <w:rsid w:val="00D3534C"/>
    <w:rsid w:val="00D368D3"/>
    <w:rsid w:val="00D3709A"/>
    <w:rsid w:val="00D40309"/>
    <w:rsid w:val="00D405EB"/>
    <w:rsid w:val="00D40FB4"/>
    <w:rsid w:val="00D4106A"/>
    <w:rsid w:val="00D410A0"/>
    <w:rsid w:val="00D41312"/>
    <w:rsid w:val="00D41ADA"/>
    <w:rsid w:val="00D41B30"/>
    <w:rsid w:val="00D426BF"/>
    <w:rsid w:val="00D42AAA"/>
    <w:rsid w:val="00D42C26"/>
    <w:rsid w:val="00D42FB1"/>
    <w:rsid w:val="00D430BF"/>
    <w:rsid w:val="00D43216"/>
    <w:rsid w:val="00D4325E"/>
    <w:rsid w:val="00D43A7B"/>
    <w:rsid w:val="00D43B51"/>
    <w:rsid w:val="00D43CB1"/>
    <w:rsid w:val="00D45848"/>
    <w:rsid w:val="00D45C59"/>
    <w:rsid w:val="00D469A3"/>
    <w:rsid w:val="00D46B1E"/>
    <w:rsid w:val="00D46D14"/>
    <w:rsid w:val="00D46E1B"/>
    <w:rsid w:val="00D476A3"/>
    <w:rsid w:val="00D50312"/>
    <w:rsid w:val="00D5050B"/>
    <w:rsid w:val="00D515CA"/>
    <w:rsid w:val="00D518BA"/>
    <w:rsid w:val="00D5197F"/>
    <w:rsid w:val="00D51C7E"/>
    <w:rsid w:val="00D52ECF"/>
    <w:rsid w:val="00D54384"/>
    <w:rsid w:val="00D54437"/>
    <w:rsid w:val="00D548F1"/>
    <w:rsid w:val="00D55392"/>
    <w:rsid w:val="00D55B53"/>
    <w:rsid w:val="00D56790"/>
    <w:rsid w:val="00D57176"/>
    <w:rsid w:val="00D57956"/>
    <w:rsid w:val="00D57E4A"/>
    <w:rsid w:val="00D61338"/>
    <w:rsid w:val="00D61BEE"/>
    <w:rsid w:val="00D644C2"/>
    <w:rsid w:val="00D64856"/>
    <w:rsid w:val="00D649F6"/>
    <w:rsid w:val="00D64F8F"/>
    <w:rsid w:val="00D65DF8"/>
    <w:rsid w:val="00D65F5A"/>
    <w:rsid w:val="00D661CF"/>
    <w:rsid w:val="00D66380"/>
    <w:rsid w:val="00D668B4"/>
    <w:rsid w:val="00D7005D"/>
    <w:rsid w:val="00D70110"/>
    <w:rsid w:val="00D705EB"/>
    <w:rsid w:val="00D70A09"/>
    <w:rsid w:val="00D71162"/>
    <w:rsid w:val="00D71BA7"/>
    <w:rsid w:val="00D71FC2"/>
    <w:rsid w:val="00D73300"/>
    <w:rsid w:val="00D73389"/>
    <w:rsid w:val="00D74941"/>
    <w:rsid w:val="00D74D5F"/>
    <w:rsid w:val="00D75C2C"/>
    <w:rsid w:val="00D77CBD"/>
    <w:rsid w:val="00D77FBD"/>
    <w:rsid w:val="00D80239"/>
    <w:rsid w:val="00D80453"/>
    <w:rsid w:val="00D804D8"/>
    <w:rsid w:val="00D8075E"/>
    <w:rsid w:val="00D80A76"/>
    <w:rsid w:val="00D812DD"/>
    <w:rsid w:val="00D8157C"/>
    <w:rsid w:val="00D82168"/>
    <w:rsid w:val="00D8292A"/>
    <w:rsid w:val="00D836F3"/>
    <w:rsid w:val="00D8444E"/>
    <w:rsid w:val="00D857C9"/>
    <w:rsid w:val="00D85A7D"/>
    <w:rsid w:val="00D85EF5"/>
    <w:rsid w:val="00D86170"/>
    <w:rsid w:val="00D8636F"/>
    <w:rsid w:val="00D87A2D"/>
    <w:rsid w:val="00D87C1B"/>
    <w:rsid w:val="00D900FF"/>
    <w:rsid w:val="00D90934"/>
    <w:rsid w:val="00D91008"/>
    <w:rsid w:val="00D9118D"/>
    <w:rsid w:val="00D91419"/>
    <w:rsid w:val="00D91A43"/>
    <w:rsid w:val="00D91E3D"/>
    <w:rsid w:val="00D92C64"/>
    <w:rsid w:val="00D92F9C"/>
    <w:rsid w:val="00D930D6"/>
    <w:rsid w:val="00D932A0"/>
    <w:rsid w:val="00D93BC3"/>
    <w:rsid w:val="00D94835"/>
    <w:rsid w:val="00D94887"/>
    <w:rsid w:val="00D948C3"/>
    <w:rsid w:val="00D95096"/>
    <w:rsid w:val="00D951DB"/>
    <w:rsid w:val="00D95FAE"/>
    <w:rsid w:val="00D96DB8"/>
    <w:rsid w:val="00D97787"/>
    <w:rsid w:val="00DA0BD2"/>
    <w:rsid w:val="00DA10D2"/>
    <w:rsid w:val="00DA11DB"/>
    <w:rsid w:val="00DA1507"/>
    <w:rsid w:val="00DA2013"/>
    <w:rsid w:val="00DA20DA"/>
    <w:rsid w:val="00DA28A8"/>
    <w:rsid w:val="00DA2C7F"/>
    <w:rsid w:val="00DA2EFE"/>
    <w:rsid w:val="00DA3C0D"/>
    <w:rsid w:val="00DA404C"/>
    <w:rsid w:val="00DA4187"/>
    <w:rsid w:val="00DA4406"/>
    <w:rsid w:val="00DA50DD"/>
    <w:rsid w:val="00DA51B6"/>
    <w:rsid w:val="00DA5306"/>
    <w:rsid w:val="00DA54B3"/>
    <w:rsid w:val="00DA57F6"/>
    <w:rsid w:val="00DA5ECB"/>
    <w:rsid w:val="00DA7D20"/>
    <w:rsid w:val="00DB179E"/>
    <w:rsid w:val="00DB21DE"/>
    <w:rsid w:val="00DB2714"/>
    <w:rsid w:val="00DB2FE6"/>
    <w:rsid w:val="00DB31EB"/>
    <w:rsid w:val="00DB389F"/>
    <w:rsid w:val="00DB3A6A"/>
    <w:rsid w:val="00DB3D41"/>
    <w:rsid w:val="00DB42D5"/>
    <w:rsid w:val="00DB4BDA"/>
    <w:rsid w:val="00DB523E"/>
    <w:rsid w:val="00DB6561"/>
    <w:rsid w:val="00DB6581"/>
    <w:rsid w:val="00DB65F2"/>
    <w:rsid w:val="00DB6E1B"/>
    <w:rsid w:val="00DB781C"/>
    <w:rsid w:val="00DB7FFC"/>
    <w:rsid w:val="00DC1D15"/>
    <w:rsid w:val="00DC25C8"/>
    <w:rsid w:val="00DC4469"/>
    <w:rsid w:val="00DC4F1B"/>
    <w:rsid w:val="00DC584B"/>
    <w:rsid w:val="00DC59CB"/>
    <w:rsid w:val="00DC5A18"/>
    <w:rsid w:val="00DC6386"/>
    <w:rsid w:val="00DC647C"/>
    <w:rsid w:val="00DC65A7"/>
    <w:rsid w:val="00DC6667"/>
    <w:rsid w:val="00DC6B03"/>
    <w:rsid w:val="00DC6ECE"/>
    <w:rsid w:val="00DC7C7D"/>
    <w:rsid w:val="00DD00F4"/>
    <w:rsid w:val="00DD0158"/>
    <w:rsid w:val="00DD0385"/>
    <w:rsid w:val="00DD05FC"/>
    <w:rsid w:val="00DD0B35"/>
    <w:rsid w:val="00DD11C2"/>
    <w:rsid w:val="00DD131E"/>
    <w:rsid w:val="00DD14DD"/>
    <w:rsid w:val="00DD1547"/>
    <w:rsid w:val="00DD1655"/>
    <w:rsid w:val="00DD2530"/>
    <w:rsid w:val="00DD261C"/>
    <w:rsid w:val="00DD281C"/>
    <w:rsid w:val="00DD29B5"/>
    <w:rsid w:val="00DD3121"/>
    <w:rsid w:val="00DD3689"/>
    <w:rsid w:val="00DD37E3"/>
    <w:rsid w:val="00DD3F1C"/>
    <w:rsid w:val="00DD43F7"/>
    <w:rsid w:val="00DD52F7"/>
    <w:rsid w:val="00DD5969"/>
    <w:rsid w:val="00DD6E04"/>
    <w:rsid w:val="00DD7512"/>
    <w:rsid w:val="00DD77B8"/>
    <w:rsid w:val="00DE0158"/>
    <w:rsid w:val="00DE0BF5"/>
    <w:rsid w:val="00DE0EF1"/>
    <w:rsid w:val="00DE1D20"/>
    <w:rsid w:val="00DE1FBC"/>
    <w:rsid w:val="00DE206A"/>
    <w:rsid w:val="00DE23C1"/>
    <w:rsid w:val="00DE270F"/>
    <w:rsid w:val="00DE2733"/>
    <w:rsid w:val="00DE32C8"/>
    <w:rsid w:val="00DE3C14"/>
    <w:rsid w:val="00DE4022"/>
    <w:rsid w:val="00DE4903"/>
    <w:rsid w:val="00DE57B3"/>
    <w:rsid w:val="00DE5BF8"/>
    <w:rsid w:val="00DE5D10"/>
    <w:rsid w:val="00DE6345"/>
    <w:rsid w:val="00DE6637"/>
    <w:rsid w:val="00DE685A"/>
    <w:rsid w:val="00DE6DFD"/>
    <w:rsid w:val="00DE72BA"/>
    <w:rsid w:val="00DE78B4"/>
    <w:rsid w:val="00DF1078"/>
    <w:rsid w:val="00DF10F5"/>
    <w:rsid w:val="00DF14BE"/>
    <w:rsid w:val="00DF24B3"/>
    <w:rsid w:val="00DF2B65"/>
    <w:rsid w:val="00DF32AF"/>
    <w:rsid w:val="00DF36D4"/>
    <w:rsid w:val="00DF423B"/>
    <w:rsid w:val="00DF44C6"/>
    <w:rsid w:val="00DF4719"/>
    <w:rsid w:val="00DF47D4"/>
    <w:rsid w:val="00DF4EAB"/>
    <w:rsid w:val="00DF5327"/>
    <w:rsid w:val="00DF5C11"/>
    <w:rsid w:val="00DF5D96"/>
    <w:rsid w:val="00DF6917"/>
    <w:rsid w:val="00DF7545"/>
    <w:rsid w:val="00DF7559"/>
    <w:rsid w:val="00DF7AC6"/>
    <w:rsid w:val="00DF7F25"/>
    <w:rsid w:val="00E00BC9"/>
    <w:rsid w:val="00E01784"/>
    <w:rsid w:val="00E018F8"/>
    <w:rsid w:val="00E02555"/>
    <w:rsid w:val="00E02694"/>
    <w:rsid w:val="00E02872"/>
    <w:rsid w:val="00E02BAF"/>
    <w:rsid w:val="00E03092"/>
    <w:rsid w:val="00E03271"/>
    <w:rsid w:val="00E037CD"/>
    <w:rsid w:val="00E03808"/>
    <w:rsid w:val="00E042CA"/>
    <w:rsid w:val="00E04563"/>
    <w:rsid w:val="00E059FB"/>
    <w:rsid w:val="00E05B49"/>
    <w:rsid w:val="00E060FE"/>
    <w:rsid w:val="00E06E3F"/>
    <w:rsid w:val="00E073A4"/>
    <w:rsid w:val="00E076DF"/>
    <w:rsid w:val="00E0786B"/>
    <w:rsid w:val="00E07F86"/>
    <w:rsid w:val="00E10235"/>
    <w:rsid w:val="00E108BC"/>
    <w:rsid w:val="00E10F00"/>
    <w:rsid w:val="00E11734"/>
    <w:rsid w:val="00E11FCE"/>
    <w:rsid w:val="00E13637"/>
    <w:rsid w:val="00E138E1"/>
    <w:rsid w:val="00E13B03"/>
    <w:rsid w:val="00E13F1D"/>
    <w:rsid w:val="00E14157"/>
    <w:rsid w:val="00E14215"/>
    <w:rsid w:val="00E14B4D"/>
    <w:rsid w:val="00E14B5F"/>
    <w:rsid w:val="00E15005"/>
    <w:rsid w:val="00E153A4"/>
    <w:rsid w:val="00E15548"/>
    <w:rsid w:val="00E15B7A"/>
    <w:rsid w:val="00E1715D"/>
    <w:rsid w:val="00E172D3"/>
    <w:rsid w:val="00E17720"/>
    <w:rsid w:val="00E2202F"/>
    <w:rsid w:val="00E22D25"/>
    <w:rsid w:val="00E22FA8"/>
    <w:rsid w:val="00E237FB"/>
    <w:rsid w:val="00E238A2"/>
    <w:rsid w:val="00E239B1"/>
    <w:rsid w:val="00E2473B"/>
    <w:rsid w:val="00E2502E"/>
    <w:rsid w:val="00E257B0"/>
    <w:rsid w:val="00E27700"/>
    <w:rsid w:val="00E30121"/>
    <w:rsid w:val="00E3013C"/>
    <w:rsid w:val="00E30FD0"/>
    <w:rsid w:val="00E31A28"/>
    <w:rsid w:val="00E32CAF"/>
    <w:rsid w:val="00E32D7F"/>
    <w:rsid w:val="00E32E37"/>
    <w:rsid w:val="00E331CD"/>
    <w:rsid w:val="00E33837"/>
    <w:rsid w:val="00E33F41"/>
    <w:rsid w:val="00E34A43"/>
    <w:rsid w:val="00E34B62"/>
    <w:rsid w:val="00E34DA0"/>
    <w:rsid w:val="00E350C9"/>
    <w:rsid w:val="00E35666"/>
    <w:rsid w:val="00E3573D"/>
    <w:rsid w:val="00E358F0"/>
    <w:rsid w:val="00E35D64"/>
    <w:rsid w:val="00E363DC"/>
    <w:rsid w:val="00E36555"/>
    <w:rsid w:val="00E36AAF"/>
    <w:rsid w:val="00E36FD4"/>
    <w:rsid w:val="00E37E51"/>
    <w:rsid w:val="00E37E6F"/>
    <w:rsid w:val="00E401EE"/>
    <w:rsid w:val="00E40CAC"/>
    <w:rsid w:val="00E415AA"/>
    <w:rsid w:val="00E41E87"/>
    <w:rsid w:val="00E422C4"/>
    <w:rsid w:val="00E4291D"/>
    <w:rsid w:val="00E43426"/>
    <w:rsid w:val="00E43C4B"/>
    <w:rsid w:val="00E45222"/>
    <w:rsid w:val="00E4534E"/>
    <w:rsid w:val="00E453B3"/>
    <w:rsid w:val="00E4550B"/>
    <w:rsid w:val="00E4569D"/>
    <w:rsid w:val="00E45738"/>
    <w:rsid w:val="00E45A67"/>
    <w:rsid w:val="00E4630A"/>
    <w:rsid w:val="00E46411"/>
    <w:rsid w:val="00E46B43"/>
    <w:rsid w:val="00E4745E"/>
    <w:rsid w:val="00E47658"/>
    <w:rsid w:val="00E501DD"/>
    <w:rsid w:val="00E512A4"/>
    <w:rsid w:val="00E516B5"/>
    <w:rsid w:val="00E516E9"/>
    <w:rsid w:val="00E51961"/>
    <w:rsid w:val="00E5232D"/>
    <w:rsid w:val="00E52497"/>
    <w:rsid w:val="00E5265A"/>
    <w:rsid w:val="00E52B92"/>
    <w:rsid w:val="00E52BF0"/>
    <w:rsid w:val="00E52C28"/>
    <w:rsid w:val="00E52EDE"/>
    <w:rsid w:val="00E53923"/>
    <w:rsid w:val="00E54088"/>
    <w:rsid w:val="00E54DC6"/>
    <w:rsid w:val="00E55119"/>
    <w:rsid w:val="00E556AE"/>
    <w:rsid w:val="00E559FA"/>
    <w:rsid w:val="00E55A9E"/>
    <w:rsid w:val="00E55B21"/>
    <w:rsid w:val="00E55ED3"/>
    <w:rsid w:val="00E561E5"/>
    <w:rsid w:val="00E56815"/>
    <w:rsid w:val="00E56C68"/>
    <w:rsid w:val="00E56DE7"/>
    <w:rsid w:val="00E57FD0"/>
    <w:rsid w:val="00E6049F"/>
    <w:rsid w:val="00E61045"/>
    <w:rsid w:val="00E614D1"/>
    <w:rsid w:val="00E621E5"/>
    <w:rsid w:val="00E62F98"/>
    <w:rsid w:val="00E63040"/>
    <w:rsid w:val="00E630F3"/>
    <w:rsid w:val="00E6320A"/>
    <w:rsid w:val="00E633B0"/>
    <w:rsid w:val="00E6465F"/>
    <w:rsid w:val="00E64768"/>
    <w:rsid w:val="00E649AF"/>
    <w:rsid w:val="00E64DF3"/>
    <w:rsid w:val="00E65D8C"/>
    <w:rsid w:val="00E65FC6"/>
    <w:rsid w:val="00E66C57"/>
    <w:rsid w:val="00E66F58"/>
    <w:rsid w:val="00E67E9E"/>
    <w:rsid w:val="00E67F75"/>
    <w:rsid w:val="00E70D03"/>
    <w:rsid w:val="00E70F3F"/>
    <w:rsid w:val="00E7149C"/>
    <w:rsid w:val="00E71A19"/>
    <w:rsid w:val="00E71C4B"/>
    <w:rsid w:val="00E72B38"/>
    <w:rsid w:val="00E7321A"/>
    <w:rsid w:val="00E73597"/>
    <w:rsid w:val="00E736B3"/>
    <w:rsid w:val="00E74778"/>
    <w:rsid w:val="00E74AA1"/>
    <w:rsid w:val="00E74AC4"/>
    <w:rsid w:val="00E74B97"/>
    <w:rsid w:val="00E80254"/>
    <w:rsid w:val="00E8076A"/>
    <w:rsid w:val="00E8096A"/>
    <w:rsid w:val="00E81132"/>
    <w:rsid w:val="00E813F3"/>
    <w:rsid w:val="00E81E77"/>
    <w:rsid w:val="00E82F9B"/>
    <w:rsid w:val="00E83364"/>
    <w:rsid w:val="00E83753"/>
    <w:rsid w:val="00E83D0F"/>
    <w:rsid w:val="00E85B45"/>
    <w:rsid w:val="00E85FA9"/>
    <w:rsid w:val="00E8665C"/>
    <w:rsid w:val="00E86889"/>
    <w:rsid w:val="00E86D2C"/>
    <w:rsid w:val="00E86DCA"/>
    <w:rsid w:val="00E875E9"/>
    <w:rsid w:val="00E87BEA"/>
    <w:rsid w:val="00E87D11"/>
    <w:rsid w:val="00E9000D"/>
    <w:rsid w:val="00E900AA"/>
    <w:rsid w:val="00E90459"/>
    <w:rsid w:val="00E909EC"/>
    <w:rsid w:val="00E9270B"/>
    <w:rsid w:val="00E92785"/>
    <w:rsid w:val="00E92ECD"/>
    <w:rsid w:val="00E92F17"/>
    <w:rsid w:val="00E93101"/>
    <w:rsid w:val="00E93190"/>
    <w:rsid w:val="00E9453A"/>
    <w:rsid w:val="00E94566"/>
    <w:rsid w:val="00E950C7"/>
    <w:rsid w:val="00E962D3"/>
    <w:rsid w:val="00E96D33"/>
    <w:rsid w:val="00E979A1"/>
    <w:rsid w:val="00E97A75"/>
    <w:rsid w:val="00E97E8C"/>
    <w:rsid w:val="00EA01BD"/>
    <w:rsid w:val="00EA02FC"/>
    <w:rsid w:val="00EA0B8A"/>
    <w:rsid w:val="00EA0C59"/>
    <w:rsid w:val="00EA0D4A"/>
    <w:rsid w:val="00EA1498"/>
    <w:rsid w:val="00EA1973"/>
    <w:rsid w:val="00EA1ED0"/>
    <w:rsid w:val="00EA22D7"/>
    <w:rsid w:val="00EA27F0"/>
    <w:rsid w:val="00EA2AB5"/>
    <w:rsid w:val="00EA398C"/>
    <w:rsid w:val="00EA399C"/>
    <w:rsid w:val="00EA399D"/>
    <w:rsid w:val="00EA4629"/>
    <w:rsid w:val="00EA4768"/>
    <w:rsid w:val="00EA4EFB"/>
    <w:rsid w:val="00EA5ED7"/>
    <w:rsid w:val="00EA6335"/>
    <w:rsid w:val="00EA6F70"/>
    <w:rsid w:val="00EA7026"/>
    <w:rsid w:val="00EA7683"/>
    <w:rsid w:val="00EB06CF"/>
    <w:rsid w:val="00EB0CC5"/>
    <w:rsid w:val="00EB0D4B"/>
    <w:rsid w:val="00EB12C3"/>
    <w:rsid w:val="00EB18CD"/>
    <w:rsid w:val="00EB23FA"/>
    <w:rsid w:val="00EB246E"/>
    <w:rsid w:val="00EB34C3"/>
    <w:rsid w:val="00EB3F66"/>
    <w:rsid w:val="00EB3F79"/>
    <w:rsid w:val="00EB4205"/>
    <w:rsid w:val="00EB4885"/>
    <w:rsid w:val="00EB4D67"/>
    <w:rsid w:val="00EB5376"/>
    <w:rsid w:val="00EB5505"/>
    <w:rsid w:val="00EB5737"/>
    <w:rsid w:val="00EB689A"/>
    <w:rsid w:val="00EB68F0"/>
    <w:rsid w:val="00EC0108"/>
    <w:rsid w:val="00EC065D"/>
    <w:rsid w:val="00EC0694"/>
    <w:rsid w:val="00EC0C48"/>
    <w:rsid w:val="00EC0E6F"/>
    <w:rsid w:val="00EC1274"/>
    <w:rsid w:val="00EC161D"/>
    <w:rsid w:val="00EC16E2"/>
    <w:rsid w:val="00EC1A36"/>
    <w:rsid w:val="00EC1D2F"/>
    <w:rsid w:val="00EC1FE6"/>
    <w:rsid w:val="00EC26BD"/>
    <w:rsid w:val="00EC2B97"/>
    <w:rsid w:val="00EC3124"/>
    <w:rsid w:val="00EC4367"/>
    <w:rsid w:val="00EC4E12"/>
    <w:rsid w:val="00EC5591"/>
    <w:rsid w:val="00EC572D"/>
    <w:rsid w:val="00EC620D"/>
    <w:rsid w:val="00EC6624"/>
    <w:rsid w:val="00EC7154"/>
    <w:rsid w:val="00EC776F"/>
    <w:rsid w:val="00EC7801"/>
    <w:rsid w:val="00ED0757"/>
    <w:rsid w:val="00ED0802"/>
    <w:rsid w:val="00ED1B17"/>
    <w:rsid w:val="00ED1E4F"/>
    <w:rsid w:val="00ED227B"/>
    <w:rsid w:val="00ED229C"/>
    <w:rsid w:val="00ED27D9"/>
    <w:rsid w:val="00ED2BF2"/>
    <w:rsid w:val="00ED2F6A"/>
    <w:rsid w:val="00ED2F81"/>
    <w:rsid w:val="00ED3C08"/>
    <w:rsid w:val="00ED4048"/>
    <w:rsid w:val="00ED5331"/>
    <w:rsid w:val="00ED61A1"/>
    <w:rsid w:val="00ED6422"/>
    <w:rsid w:val="00ED70A7"/>
    <w:rsid w:val="00EE0568"/>
    <w:rsid w:val="00EE057D"/>
    <w:rsid w:val="00EE0860"/>
    <w:rsid w:val="00EE16AD"/>
    <w:rsid w:val="00EE1EC9"/>
    <w:rsid w:val="00EE2135"/>
    <w:rsid w:val="00EE25AE"/>
    <w:rsid w:val="00EE2A69"/>
    <w:rsid w:val="00EE2E43"/>
    <w:rsid w:val="00EE3334"/>
    <w:rsid w:val="00EE402B"/>
    <w:rsid w:val="00EE40DD"/>
    <w:rsid w:val="00EE5133"/>
    <w:rsid w:val="00EE5692"/>
    <w:rsid w:val="00EE66AB"/>
    <w:rsid w:val="00EE6EA4"/>
    <w:rsid w:val="00EE788E"/>
    <w:rsid w:val="00EE7DB8"/>
    <w:rsid w:val="00EF0126"/>
    <w:rsid w:val="00EF09C6"/>
    <w:rsid w:val="00EF0D57"/>
    <w:rsid w:val="00EF196E"/>
    <w:rsid w:val="00EF1CBC"/>
    <w:rsid w:val="00EF29F2"/>
    <w:rsid w:val="00EF2D13"/>
    <w:rsid w:val="00EF34BE"/>
    <w:rsid w:val="00EF367A"/>
    <w:rsid w:val="00EF3683"/>
    <w:rsid w:val="00EF37F1"/>
    <w:rsid w:val="00EF3A9B"/>
    <w:rsid w:val="00EF3BAE"/>
    <w:rsid w:val="00EF4D88"/>
    <w:rsid w:val="00EF5293"/>
    <w:rsid w:val="00EF5E53"/>
    <w:rsid w:val="00EF5F45"/>
    <w:rsid w:val="00EF6513"/>
    <w:rsid w:val="00EF78D7"/>
    <w:rsid w:val="00EF7E03"/>
    <w:rsid w:val="00F001A6"/>
    <w:rsid w:val="00F012D0"/>
    <w:rsid w:val="00F01E5F"/>
    <w:rsid w:val="00F0201B"/>
    <w:rsid w:val="00F02794"/>
    <w:rsid w:val="00F02D43"/>
    <w:rsid w:val="00F034F0"/>
    <w:rsid w:val="00F0465F"/>
    <w:rsid w:val="00F048F9"/>
    <w:rsid w:val="00F04AE5"/>
    <w:rsid w:val="00F04D8D"/>
    <w:rsid w:val="00F04EAE"/>
    <w:rsid w:val="00F04F5A"/>
    <w:rsid w:val="00F053D6"/>
    <w:rsid w:val="00F06197"/>
    <w:rsid w:val="00F0694F"/>
    <w:rsid w:val="00F07351"/>
    <w:rsid w:val="00F10221"/>
    <w:rsid w:val="00F10C45"/>
    <w:rsid w:val="00F12627"/>
    <w:rsid w:val="00F12740"/>
    <w:rsid w:val="00F12903"/>
    <w:rsid w:val="00F13074"/>
    <w:rsid w:val="00F133B2"/>
    <w:rsid w:val="00F1397C"/>
    <w:rsid w:val="00F14A88"/>
    <w:rsid w:val="00F14F1E"/>
    <w:rsid w:val="00F15F7B"/>
    <w:rsid w:val="00F162D8"/>
    <w:rsid w:val="00F16B9F"/>
    <w:rsid w:val="00F174EC"/>
    <w:rsid w:val="00F17A6A"/>
    <w:rsid w:val="00F17BDD"/>
    <w:rsid w:val="00F200ED"/>
    <w:rsid w:val="00F200F9"/>
    <w:rsid w:val="00F20145"/>
    <w:rsid w:val="00F203C2"/>
    <w:rsid w:val="00F21778"/>
    <w:rsid w:val="00F21956"/>
    <w:rsid w:val="00F2209C"/>
    <w:rsid w:val="00F223F0"/>
    <w:rsid w:val="00F2287C"/>
    <w:rsid w:val="00F241CD"/>
    <w:rsid w:val="00F243F4"/>
    <w:rsid w:val="00F24C5A"/>
    <w:rsid w:val="00F24CC1"/>
    <w:rsid w:val="00F2516A"/>
    <w:rsid w:val="00F26313"/>
    <w:rsid w:val="00F26852"/>
    <w:rsid w:val="00F26AFE"/>
    <w:rsid w:val="00F26D8B"/>
    <w:rsid w:val="00F27030"/>
    <w:rsid w:val="00F27C87"/>
    <w:rsid w:val="00F3022B"/>
    <w:rsid w:val="00F3031E"/>
    <w:rsid w:val="00F30756"/>
    <w:rsid w:val="00F30A68"/>
    <w:rsid w:val="00F32991"/>
    <w:rsid w:val="00F3318E"/>
    <w:rsid w:val="00F33201"/>
    <w:rsid w:val="00F3346D"/>
    <w:rsid w:val="00F3370D"/>
    <w:rsid w:val="00F3378C"/>
    <w:rsid w:val="00F341DE"/>
    <w:rsid w:val="00F350F6"/>
    <w:rsid w:val="00F35573"/>
    <w:rsid w:val="00F35642"/>
    <w:rsid w:val="00F35CF1"/>
    <w:rsid w:val="00F35FD5"/>
    <w:rsid w:val="00F3636D"/>
    <w:rsid w:val="00F36523"/>
    <w:rsid w:val="00F3697A"/>
    <w:rsid w:val="00F36BA4"/>
    <w:rsid w:val="00F372CF"/>
    <w:rsid w:val="00F417A8"/>
    <w:rsid w:val="00F417C2"/>
    <w:rsid w:val="00F41ED2"/>
    <w:rsid w:val="00F43069"/>
    <w:rsid w:val="00F434FC"/>
    <w:rsid w:val="00F43519"/>
    <w:rsid w:val="00F445C0"/>
    <w:rsid w:val="00F446C5"/>
    <w:rsid w:val="00F44748"/>
    <w:rsid w:val="00F44CE7"/>
    <w:rsid w:val="00F459F5"/>
    <w:rsid w:val="00F45D06"/>
    <w:rsid w:val="00F46883"/>
    <w:rsid w:val="00F475D2"/>
    <w:rsid w:val="00F479C1"/>
    <w:rsid w:val="00F47A30"/>
    <w:rsid w:val="00F507A5"/>
    <w:rsid w:val="00F50D67"/>
    <w:rsid w:val="00F515E1"/>
    <w:rsid w:val="00F51C0A"/>
    <w:rsid w:val="00F51D4D"/>
    <w:rsid w:val="00F52A00"/>
    <w:rsid w:val="00F5313D"/>
    <w:rsid w:val="00F5352A"/>
    <w:rsid w:val="00F536A1"/>
    <w:rsid w:val="00F53FD8"/>
    <w:rsid w:val="00F545FA"/>
    <w:rsid w:val="00F5507F"/>
    <w:rsid w:val="00F5584B"/>
    <w:rsid w:val="00F55C41"/>
    <w:rsid w:val="00F56C9A"/>
    <w:rsid w:val="00F56DD4"/>
    <w:rsid w:val="00F5730B"/>
    <w:rsid w:val="00F606B8"/>
    <w:rsid w:val="00F60725"/>
    <w:rsid w:val="00F6092D"/>
    <w:rsid w:val="00F60A25"/>
    <w:rsid w:val="00F60F60"/>
    <w:rsid w:val="00F619A7"/>
    <w:rsid w:val="00F61C5B"/>
    <w:rsid w:val="00F61DD6"/>
    <w:rsid w:val="00F62235"/>
    <w:rsid w:val="00F626F9"/>
    <w:rsid w:val="00F62E3E"/>
    <w:rsid w:val="00F632DE"/>
    <w:rsid w:val="00F63A8B"/>
    <w:rsid w:val="00F64227"/>
    <w:rsid w:val="00F643BF"/>
    <w:rsid w:val="00F64816"/>
    <w:rsid w:val="00F65497"/>
    <w:rsid w:val="00F6551D"/>
    <w:rsid w:val="00F65986"/>
    <w:rsid w:val="00F663B8"/>
    <w:rsid w:val="00F665D1"/>
    <w:rsid w:val="00F666B4"/>
    <w:rsid w:val="00F6683D"/>
    <w:rsid w:val="00F66B08"/>
    <w:rsid w:val="00F66D82"/>
    <w:rsid w:val="00F67834"/>
    <w:rsid w:val="00F70501"/>
    <w:rsid w:val="00F706EA"/>
    <w:rsid w:val="00F70CFD"/>
    <w:rsid w:val="00F714C3"/>
    <w:rsid w:val="00F715B4"/>
    <w:rsid w:val="00F7164C"/>
    <w:rsid w:val="00F71937"/>
    <w:rsid w:val="00F71AB9"/>
    <w:rsid w:val="00F720DE"/>
    <w:rsid w:val="00F725CD"/>
    <w:rsid w:val="00F72BA9"/>
    <w:rsid w:val="00F734F5"/>
    <w:rsid w:val="00F73612"/>
    <w:rsid w:val="00F73AF9"/>
    <w:rsid w:val="00F747FA"/>
    <w:rsid w:val="00F74CDD"/>
    <w:rsid w:val="00F752FD"/>
    <w:rsid w:val="00F765E4"/>
    <w:rsid w:val="00F76BEE"/>
    <w:rsid w:val="00F77016"/>
    <w:rsid w:val="00F77557"/>
    <w:rsid w:val="00F806F7"/>
    <w:rsid w:val="00F81174"/>
    <w:rsid w:val="00F812C3"/>
    <w:rsid w:val="00F815EF"/>
    <w:rsid w:val="00F81A65"/>
    <w:rsid w:val="00F830D1"/>
    <w:rsid w:val="00F83C14"/>
    <w:rsid w:val="00F8422F"/>
    <w:rsid w:val="00F845BC"/>
    <w:rsid w:val="00F84994"/>
    <w:rsid w:val="00F84FFF"/>
    <w:rsid w:val="00F85084"/>
    <w:rsid w:val="00F853B1"/>
    <w:rsid w:val="00F859B1"/>
    <w:rsid w:val="00F85DE4"/>
    <w:rsid w:val="00F85F8E"/>
    <w:rsid w:val="00F86F3A"/>
    <w:rsid w:val="00F87065"/>
    <w:rsid w:val="00F870B0"/>
    <w:rsid w:val="00F8772D"/>
    <w:rsid w:val="00F9022E"/>
    <w:rsid w:val="00F90D5E"/>
    <w:rsid w:val="00F91222"/>
    <w:rsid w:val="00F91495"/>
    <w:rsid w:val="00F91C45"/>
    <w:rsid w:val="00F91E38"/>
    <w:rsid w:val="00F922CE"/>
    <w:rsid w:val="00F926DA"/>
    <w:rsid w:val="00F92D84"/>
    <w:rsid w:val="00F93879"/>
    <w:rsid w:val="00F938DB"/>
    <w:rsid w:val="00F940D0"/>
    <w:rsid w:val="00F9443D"/>
    <w:rsid w:val="00F9491C"/>
    <w:rsid w:val="00F94CD1"/>
    <w:rsid w:val="00F94D2D"/>
    <w:rsid w:val="00F94DF6"/>
    <w:rsid w:val="00F952A8"/>
    <w:rsid w:val="00F95401"/>
    <w:rsid w:val="00F95ED1"/>
    <w:rsid w:val="00F95FB6"/>
    <w:rsid w:val="00F96CAA"/>
    <w:rsid w:val="00FA008C"/>
    <w:rsid w:val="00FA03A9"/>
    <w:rsid w:val="00FA046C"/>
    <w:rsid w:val="00FA0E68"/>
    <w:rsid w:val="00FA187B"/>
    <w:rsid w:val="00FA1A78"/>
    <w:rsid w:val="00FA1EC5"/>
    <w:rsid w:val="00FA1F21"/>
    <w:rsid w:val="00FA2A90"/>
    <w:rsid w:val="00FA2AE4"/>
    <w:rsid w:val="00FA3F3C"/>
    <w:rsid w:val="00FA436F"/>
    <w:rsid w:val="00FA489A"/>
    <w:rsid w:val="00FA55FE"/>
    <w:rsid w:val="00FA59E2"/>
    <w:rsid w:val="00FA622D"/>
    <w:rsid w:val="00FA6739"/>
    <w:rsid w:val="00FA6841"/>
    <w:rsid w:val="00FA6A11"/>
    <w:rsid w:val="00FA6CA9"/>
    <w:rsid w:val="00FA6D86"/>
    <w:rsid w:val="00FA6E54"/>
    <w:rsid w:val="00FA72CD"/>
    <w:rsid w:val="00FA77FD"/>
    <w:rsid w:val="00FA7800"/>
    <w:rsid w:val="00FB00CB"/>
    <w:rsid w:val="00FB2998"/>
    <w:rsid w:val="00FB2EFF"/>
    <w:rsid w:val="00FB356A"/>
    <w:rsid w:val="00FB3808"/>
    <w:rsid w:val="00FB3B32"/>
    <w:rsid w:val="00FB3D5B"/>
    <w:rsid w:val="00FB403B"/>
    <w:rsid w:val="00FB4A8C"/>
    <w:rsid w:val="00FB4B95"/>
    <w:rsid w:val="00FB4FC0"/>
    <w:rsid w:val="00FB5A67"/>
    <w:rsid w:val="00FC0580"/>
    <w:rsid w:val="00FC084D"/>
    <w:rsid w:val="00FC0F70"/>
    <w:rsid w:val="00FC13BA"/>
    <w:rsid w:val="00FC17A8"/>
    <w:rsid w:val="00FC19B1"/>
    <w:rsid w:val="00FC1AFE"/>
    <w:rsid w:val="00FC26FC"/>
    <w:rsid w:val="00FC2838"/>
    <w:rsid w:val="00FC32E6"/>
    <w:rsid w:val="00FC3558"/>
    <w:rsid w:val="00FC3D30"/>
    <w:rsid w:val="00FC4E3B"/>
    <w:rsid w:val="00FC56BC"/>
    <w:rsid w:val="00FC56BE"/>
    <w:rsid w:val="00FC570E"/>
    <w:rsid w:val="00FC652F"/>
    <w:rsid w:val="00FC6532"/>
    <w:rsid w:val="00FC744A"/>
    <w:rsid w:val="00FC76EB"/>
    <w:rsid w:val="00FD0230"/>
    <w:rsid w:val="00FD0777"/>
    <w:rsid w:val="00FD125D"/>
    <w:rsid w:val="00FD1B83"/>
    <w:rsid w:val="00FD24DE"/>
    <w:rsid w:val="00FD2515"/>
    <w:rsid w:val="00FD2ABA"/>
    <w:rsid w:val="00FD314E"/>
    <w:rsid w:val="00FD3A33"/>
    <w:rsid w:val="00FD3BB1"/>
    <w:rsid w:val="00FD3E05"/>
    <w:rsid w:val="00FD3F0E"/>
    <w:rsid w:val="00FD479A"/>
    <w:rsid w:val="00FD52E9"/>
    <w:rsid w:val="00FD52F2"/>
    <w:rsid w:val="00FD67B5"/>
    <w:rsid w:val="00FD696D"/>
    <w:rsid w:val="00FE011D"/>
    <w:rsid w:val="00FE01C3"/>
    <w:rsid w:val="00FE045A"/>
    <w:rsid w:val="00FE0CB1"/>
    <w:rsid w:val="00FE0F81"/>
    <w:rsid w:val="00FE1815"/>
    <w:rsid w:val="00FE20C0"/>
    <w:rsid w:val="00FE261E"/>
    <w:rsid w:val="00FE2761"/>
    <w:rsid w:val="00FE305C"/>
    <w:rsid w:val="00FE3207"/>
    <w:rsid w:val="00FE33F2"/>
    <w:rsid w:val="00FE4698"/>
    <w:rsid w:val="00FE56E8"/>
    <w:rsid w:val="00FE56F9"/>
    <w:rsid w:val="00FE5A69"/>
    <w:rsid w:val="00FE71EB"/>
    <w:rsid w:val="00FE7232"/>
    <w:rsid w:val="00FE73A3"/>
    <w:rsid w:val="00FE7702"/>
    <w:rsid w:val="00FE7DB2"/>
    <w:rsid w:val="00FF19BE"/>
    <w:rsid w:val="00FF1E29"/>
    <w:rsid w:val="00FF22D0"/>
    <w:rsid w:val="00FF268A"/>
    <w:rsid w:val="00FF2FA8"/>
    <w:rsid w:val="00FF3170"/>
    <w:rsid w:val="00FF33E8"/>
    <w:rsid w:val="00FF3786"/>
    <w:rsid w:val="00FF3B87"/>
    <w:rsid w:val="00FF4A16"/>
    <w:rsid w:val="00FF4AEE"/>
    <w:rsid w:val="00FF4FC6"/>
    <w:rsid w:val="00FF52CB"/>
    <w:rsid w:val="00FF551C"/>
    <w:rsid w:val="00FF55D1"/>
    <w:rsid w:val="00FF5BC1"/>
    <w:rsid w:val="00FF6039"/>
    <w:rsid w:val="00FF60C8"/>
    <w:rsid w:val="00FF6757"/>
    <w:rsid w:val="00FF79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6B345"/>
  <w15:docId w15:val="{B9E3AEA1-3F1C-42A8-8F99-54F6217CC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6852"/>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hAnsi="Times New Roman" w:cs="Times New Roman"/>
      <w:color w:val="auto"/>
      <w:sz w:val="24"/>
      <w:szCs w:val="24"/>
      <w:lang w:val="en-US"/>
    </w:rPr>
  </w:style>
  <w:style w:type="paragraph" w:styleId="Heading1">
    <w:name w:val="heading 1"/>
    <w:basedOn w:val="Normal"/>
    <w:next w:val="Normal"/>
    <w:link w:val="Heading1Char"/>
    <w:uiPriority w:val="9"/>
    <w:qFormat/>
    <w:pPr>
      <w:keepNext/>
      <w:keepLines/>
      <w:pBdr>
        <w:top w:val="nil"/>
        <w:left w:val="nil"/>
        <w:bottom w:val="nil"/>
        <w:right w:val="nil"/>
        <w:between w:val="nil"/>
      </w:pBdr>
      <w:spacing w:before="400" w:after="120" w:line="276" w:lineRule="auto"/>
      <w:outlineLvl w:val="0"/>
    </w:pPr>
    <w:rPr>
      <w:rFonts w:ascii="Arial" w:hAnsi="Arial" w:cs="Arial"/>
      <w:color w:val="000000"/>
      <w:sz w:val="40"/>
      <w:szCs w:val="40"/>
      <w:lang w:val="en"/>
    </w:rPr>
  </w:style>
  <w:style w:type="paragraph" w:styleId="Heading2">
    <w:name w:val="heading 2"/>
    <w:basedOn w:val="Normal"/>
    <w:next w:val="Normal"/>
    <w:pPr>
      <w:keepNext/>
      <w:keepLines/>
      <w:pBdr>
        <w:top w:val="nil"/>
        <w:left w:val="nil"/>
        <w:bottom w:val="nil"/>
        <w:right w:val="nil"/>
        <w:between w:val="nil"/>
      </w:pBdr>
      <w:spacing w:before="360" w:after="120" w:line="276" w:lineRule="auto"/>
      <w:outlineLvl w:val="1"/>
    </w:pPr>
    <w:rPr>
      <w:rFonts w:ascii="Arial" w:hAnsi="Arial" w:cs="Arial"/>
      <w:color w:val="000000"/>
      <w:sz w:val="32"/>
      <w:szCs w:val="32"/>
      <w:lang w:val="en"/>
    </w:rPr>
  </w:style>
  <w:style w:type="paragraph" w:styleId="Heading3">
    <w:name w:val="heading 3"/>
    <w:basedOn w:val="Normal"/>
    <w:next w:val="Normal"/>
    <w:pPr>
      <w:keepNext/>
      <w:keepLines/>
      <w:pBdr>
        <w:top w:val="nil"/>
        <w:left w:val="nil"/>
        <w:bottom w:val="nil"/>
        <w:right w:val="nil"/>
        <w:between w:val="nil"/>
      </w:pBdr>
      <w:spacing w:before="320" w:after="80" w:line="276" w:lineRule="auto"/>
      <w:outlineLvl w:val="2"/>
    </w:pPr>
    <w:rPr>
      <w:rFonts w:ascii="Arial" w:hAnsi="Arial" w:cs="Arial"/>
      <w:color w:val="434343"/>
      <w:sz w:val="28"/>
      <w:szCs w:val="28"/>
      <w:lang w:val="en"/>
    </w:rPr>
  </w:style>
  <w:style w:type="paragraph" w:styleId="Heading4">
    <w:name w:val="heading 4"/>
    <w:basedOn w:val="Normal"/>
    <w:next w:val="Normal"/>
    <w:pPr>
      <w:keepNext/>
      <w:keepLines/>
      <w:pBdr>
        <w:top w:val="nil"/>
        <w:left w:val="nil"/>
        <w:bottom w:val="nil"/>
        <w:right w:val="nil"/>
        <w:between w:val="nil"/>
      </w:pBdr>
      <w:spacing w:before="280" w:after="80" w:line="276" w:lineRule="auto"/>
      <w:outlineLvl w:val="3"/>
    </w:pPr>
    <w:rPr>
      <w:rFonts w:ascii="Arial" w:hAnsi="Arial" w:cs="Arial"/>
      <w:color w:val="666666"/>
      <w:lang w:val="en"/>
    </w:rPr>
  </w:style>
  <w:style w:type="paragraph" w:styleId="Heading5">
    <w:name w:val="heading 5"/>
    <w:basedOn w:val="Normal"/>
    <w:next w:val="Normal"/>
    <w:pPr>
      <w:keepNext/>
      <w:keepLines/>
      <w:pBdr>
        <w:top w:val="nil"/>
        <w:left w:val="nil"/>
        <w:bottom w:val="nil"/>
        <w:right w:val="nil"/>
        <w:between w:val="nil"/>
      </w:pBdr>
      <w:spacing w:before="240" w:after="80" w:line="276" w:lineRule="auto"/>
      <w:outlineLvl w:val="4"/>
    </w:pPr>
    <w:rPr>
      <w:rFonts w:ascii="Arial" w:hAnsi="Arial" w:cs="Arial"/>
      <w:color w:val="666666"/>
      <w:sz w:val="22"/>
      <w:szCs w:val="22"/>
      <w:lang w:val="en"/>
    </w:rPr>
  </w:style>
  <w:style w:type="paragraph" w:styleId="Heading6">
    <w:name w:val="heading 6"/>
    <w:basedOn w:val="Normal"/>
    <w:next w:val="Normal"/>
    <w:pPr>
      <w:keepNext/>
      <w:keepLines/>
      <w:pBdr>
        <w:top w:val="nil"/>
        <w:left w:val="nil"/>
        <w:bottom w:val="nil"/>
        <w:right w:val="nil"/>
        <w:between w:val="nil"/>
      </w:pBdr>
      <w:spacing w:before="240" w:after="80" w:line="276" w:lineRule="auto"/>
      <w:outlineLvl w:val="5"/>
    </w:pPr>
    <w:rPr>
      <w:rFonts w:ascii="Arial" w:hAnsi="Arial" w:cs="Arial"/>
      <w:i/>
      <w:color w:val="666666"/>
      <w:sz w:val="22"/>
      <w:szCs w:val="22"/>
      <w:lang w:val="en"/>
    </w:rPr>
  </w:style>
  <w:style w:type="paragraph" w:styleId="Heading7">
    <w:name w:val="heading 7"/>
    <w:basedOn w:val="Normal"/>
    <w:next w:val="Normal"/>
    <w:link w:val="Heading7Char"/>
    <w:uiPriority w:val="9"/>
    <w:semiHidden/>
    <w:unhideWhenUsed/>
    <w:qFormat/>
    <w:rsid w:val="00CD1F82"/>
    <w:pPr>
      <w:keepNext/>
      <w:keepLines/>
      <w:pBdr>
        <w:top w:val="nil"/>
        <w:left w:val="nil"/>
        <w:bottom w:val="nil"/>
        <w:right w:val="nil"/>
        <w:between w:val="nil"/>
      </w:pBdr>
      <w:spacing w:before="40" w:line="276" w:lineRule="auto"/>
      <w:outlineLvl w:val="6"/>
    </w:pPr>
    <w:rPr>
      <w:rFonts w:asciiTheme="majorHAnsi" w:eastAsiaTheme="majorEastAsia" w:hAnsiTheme="majorHAnsi" w:cstheme="majorBidi"/>
      <w:i/>
      <w:iCs/>
      <w:color w:val="243F60" w:themeColor="accent1" w:themeShade="7F"/>
      <w:sz w:val="22"/>
      <w:szCs w:val="22"/>
      <w:lang w:val="en"/>
    </w:rPr>
  </w:style>
  <w:style w:type="paragraph" w:styleId="Heading8">
    <w:name w:val="heading 8"/>
    <w:basedOn w:val="Normal"/>
    <w:next w:val="Normal"/>
    <w:link w:val="Heading8Char"/>
    <w:uiPriority w:val="9"/>
    <w:semiHidden/>
    <w:unhideWhenUsed/>
    <w:qFormat/>
    <w:rsid w:val="00CD1F82"/>
    <w:pPr>
      <w:keepNext/>
      <w:keepLines/>
      <w:pBdr>
        <w:top w:val="nil"/>
        <w:left w:val="nil"/>
        <w:bottom w:val="nil"/>
        <w:right w:val="nil"/>
        <w:between w:val="nil"/>
      </w:pBdr>
      <w:spacing w:before="40" w:line="276" w:lineRule="auto"/>
      <w:outlineLvl w:val="7"/>
    </w:pPr>
    <w:rPr>
      <w:rFonts w:asciiTheme="majorHAnsi" w:eastAsiaTheme="majorEastAsia" w:hAnsiTheme="majorHAnsi" w:cstheme="majorBidi"/>
      <w:color w:val="272727" w:themeColor="text1" w:themeTint="D8"/>
      <w:sz w:val="21"/>
      <w:szCs w:val="21"/>
      <w:lang w:val="en"/>
    </w:rPr>
  </w:style>
  <w:style w:type="paragraph" w:styleId="Heading9">
    <w:name w:val="heading 9"/>
    <w:basedOn w:val="Normal"/>
    <w:next w:val="Normal"/>
    <w:link w:val="Heading9Char"/>
    <w:uiPriority w:val="9"/>
    <w:semiHidden/>
    <w:unhideWhenUsed/>
    <w:qFormat/>
    <w:rsid w:val="00CD1F82"/>
    <w:pPr>
      <w:keepNext/>
      <w:keepLines/>
      <w:pBdr>
        <w:top w:val="nil"/>
        <w:left w:val="nil"/>
        <w:bottom w:val="nil"/>
        <w:right w:val="nil"/>
        <w:between w:val="nil"/>
      </w:pBdr>
      <w:spacing w:before="40" w:line="276" w:lineRule="auto"/>
      <w:outlineLvl w:val="8"/>
    </w:pPr>
    <w:rPr>
      <w:rFonts w:asciiTheme="majorHAnsi" w:eastAsiaTheme="majorEastAsia" w:hAnsiTheme="majorHAnsi" w:cstheme="majorBidi"/>
      <w:i/>
      <w:iCs/>
      <w:color w:val="272727" w:themeColor="text1" w:themeTint="D8"/>
      <w:sz w:val="21"/>
      <w:szCs w:val="21"/>
      <w:lang w:val="e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after="60" w:line="276" w:lineRule="auto"/>
    </w:pPr>
    <w:rPr>
      <w:rFonts w:ascii="Arial" w:hAnsi="Arial" w:cs="Arial"/>
      <w:color w:val="000000"/>
      <w:sz w:val="52"/>
      <w:szCs w:val="52"/>
      <w:lang w:val="en"/>
    </w:rPr>
  </w:style>
  <w:style w:type="paragraph" w:styleId="Subtitle">
    <w:name w:val="Subtitle"/>
    <w:basedOn w:val="Normal"/>
    <w:next w:val="Normal"/>
    <w:pPr>
      <w:keepNext/>
      <w:keepLines/>
      <w:pBdr>
        <w:top w:val="nil"/>
        <w:left w:val="nil"/>
        <w:bottom w:val="nil"/>
        <w:right w:val="nil"/>
        <w:between w:val="nil"/>
      </w:pBdr>
      <w:spacing w:after="320" w:line="276" w:lineRule="auto"/>
    </w:pPr>
    <w:rPr>
      <w:rFonts w:ascii="Arial" w:hAnsi="Arial" w:cs="Arial"/>
      <w:color w:val="666666"/>
      <w:sz w:val="30"/>
      <w:szCs w:val="30"/>
      <w:lang w:val="en"/>
    </w:rPr>
  </w:style>
  <w:style w:type="table" w:customStyle="1" w:styleId="1">
    <w:name w:val="1"/>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4304DE"/>
    <w:pPr>
      <w:pBdr>
        <w:top w:val="nil"/>
        <w:left w:val="nil"/>
        <w:bottom w:val="nil"/>
        <w:right w:val="nil"/>
        <w:between w:val="nil"/>
      </w:pBdr>
      <w:spacing w:line="276" w:lineRule="auto"/>
      <w:ind w:left="720"/>
      <w:contextualSpacing/>
    </w:pPr>
    <w:rPr>
      <w:rFonts w:ascii="Arial" w:hAnsi="Arial" w:cs="Arial"/>
      <w:color w:val="000000"/>
      <w:sz w:val="22"/>
      <w:szCs w:val="22"/>
      <w:lang w:val="en"/>
    </w:rPr>
  </w:style>
  <w:style w:type="paragraph" w:styleId="NoSpacing">
    <w:name w:val="No Spacing"/>
    <w:uiPriority w:val="1"/>
    <w:qFormat/>
    <w:rsid w:val="00EA6335"/>
    <w:pPr>
      <w:spacing w:line="240" w:lineRule="auto"/>
    </w:pPr>
  </w:style>
  <w:style w:type="paragraph" w:styleId="NormalWeb">
    <w:name w:val="Normal (Web)"/>
    <w:basedOn w:val="Normal"/>
    <w:uiPriority w:val="99"/>
    <w:semiHidden/>
    <w:unhideWhenUsed/>
    <w:rsid w:val="00993C7B"/>
    <w:pPr>
      <w:spacing w:before="100" w:beforeAutospacing="1" w:after="100" w:afterAutospacing="1"/>
    </w:pPr>
    <w:rPr>
      <w:rFonts w:eastAsia="Times New Roman"/>
    </w:rPr>
  </w:style>
  <w:style w:type="paragraph" w:styleId="TOCHeading">
    <w:name w:val="TOC Heading"/>
    <w:basedOn w:val="Heading1"/>
    <w:next w:val="Normal"/>
    <w:uiPriority w:val="39"/>
    <w:unhideWhenUsed/>
    <w:qFormat/>
    <w:rsid w:val="00A75886"/>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490E38"/>
    <w:pPr>
      <w:pBdr>
        <w:top w:val="nil"/>
        <w:left w:val="nil"/>
        <w:bottom w:val="nil"/>
        <w:right w:val="nil"/>
        <w:between w:val="nil"/>
      </w:pBdr>
      <w:tabs>
        <w:tab w:val="left" w:pos="1540"/>
        <w:tab w:val="right" w:leader="dot" w:pos="9395"/>
      </w:tabs>
      <w:spacing w:after="100" w:line="276" w:lineRule="auto"/>
    </w:pPr>
    <w:rPr>
      <w:rFonts w:ascii="Arial" w:hAnsi="Arial" w:cs="Arial"/>
      <w:color w:val="000000"/>
      <w:sz w:val="22"/>
      <w:szCs w:val="22"/>
      <w:lang w:val="en"/>
    </w:rPr>
  </w:style>
  <w:style w:type="paragraph" w:styleId="TOC2">
    <w:name w:val="toc 2"/>
    <w:basedOn w:val="Normal"/>
    <w:next w:val="Normal"/>
    <w:autoRedefine/>
    <w:uiPriority w:val="39"/>
    <w:unhideWhenUsed/>
    <w:rsid w:val="00A75886"/>
    <w:pPr>
      <w:pBdr>
        <w:top w:val="nil"/>
        <w:left w:val="nil"/>
        <w:bottom w:val="nil"/>
        <w:right w:val="nil"/>
        <w:between w:val="nil"/>
      </w:pBdr>
      <w:spacing w:after="100" w:line="276" w:lineRule="auto"/>
      <w:ind w:left="220"/>
    </w:pPr>
    <w:rPr>
      <w:rFonts w:ascii="Arial" w:hAnsi="Arial" w:cs="Arial"/>
      <w:color w:val="000000"/>
      <w:sz w:val="22"/>
      <w:szCs w:val="22"/>
      <w:lang w:val="en"/>
    </w:rPr>
  </w:style>
  <w:style w:type="paragraph" w:styleId="TOC3">
    <w:name w:val="toc 3"/>
    <w:basedOn w:val="Normal"/>
    <w:next w:val="Normal"/>
    <w:autoRedefine/>
    <w:uiPriority w:val="39"/>
    <w:unhideWhenUsed/>
    <w:rsid w:val="00A75886"/>
    <w:pPr>
      <w:pBdr>
        <w:top w:val="nil"/>
        <w:left w:val="nil"/>
        <w:bottom w:val="nil"/>
        <w:right w:val="nil"/>
        <w:between w:val="nil"/>
      </w:pBdr>
      <w:spacing w:after="100" w:line="276" w:lineRule="auto"/>
      <w:ind w:left="440"/>
    </w:pPr>
    <w:rPr>
      <w:rFonts w:ascii="Arial" w:hAnsi="Arial" w:cs="Arial"/>
      <w:color w:val="000000"/>
      <w:sz w:val="22"/>
      <w:szCs w:val="22"/>
      <w:lang w:val="en"/>
    </w:rPr>
  </w:style>
  <w:style w:type="character" w:styleId="Hyperlink">
    <w:name w:val="Hyperlink"/>
    <w:basedOn w:val="DefaultParagraphFont"/>
    <w:uiPriority w:val="99"/>
    <w:unhideWhenUsed/>
    <w:rsid w:val="00A75886"/>
    <w:rPr>
      <w:color w:val="0000FF" w:themeColor="hyperlink"/>
      <w:u w:val="single"/>
    </w:rPr>
  </w:style>
  <w:style w:type="paragraph" w:styleId="Header">
    <w:name w:val="header"/>
    <w:basedOn w:val="Normal"/>
    <w:link w:val="HeaderChar"/>
    <w:uiPriority w:val="99"/>
    <w:unhideWhenUsed/>
    <w:rsid w:val="00D46E1B"/>
    <w:pPr>
      <w:pBdr>
        <w:top w:val="nil"/>
        <w:left w:val="nil"/>
        <w:bottom w:val="nil"/>
        <w:right w:val="nil"/>
        <w:between w:val="nil"/>
      </w:pBdr>
      <w:tabs>
        <w:tab w:val="center" w:pos="4680"/>
        <w:tab w:val="right" w:pos="9360"/>
      </w:tabs>
    </w:pPr>
    <w:rPr>
      <w:rFonts w:ascii="Arial" w:hAnsi="Arial" w:cs="Arial"/>
      <w:color w:val="000000"/>
      <w:sz w:val="22"/>
      <w:szCs w:val="22"/>
      <w:lang w:val="en"/>
    </w:rPr>
  </w:style>
  <w:style w:type="character" w:customStyle="1" w:styleId="HeaderChar">
    <w:name w:val="Header Char"/>
    <w:basedOn w:val="DefaultParagraphFont"/>
    <w:link w:val="Header"/>
    <w:uiPriority w:val="99"/>
    <w:rsid w:val="00D46E1B"/>
  </w:style>
  <w:style w:type="paragraph" w:styleId="Footer">
    <w:name w:val="footer"/>
    <w:basedOn w:val="Normal"/>
    <w:link w:val="FooterChar"/>
    <w:uiPriority w:val="99"/>
    <w:unhideWhenUsed/>
    <w:rsid w:val="00D46E1B"/>
    <w:pPr>
      <w:pBdr>
        <w:top w:val="nil"/>
        <w:left w:val="nil"/>
        <w:bottom w:val="nil"/>
        <w:right w:val="nil"/>
        <w:between w:val="nil"/>
      </w:pBdr>
      <w:tabs>
        <w:tab w:val="center" w:pos="4680"/>
        <w:tab w:val="right" w:pos="9360"/>
      </w:tabs>
    </w:pPr>
    <w:rPr>
      <w:rFonts w:ascii="Arial" w:hAnsi="Arial" w:cs="Arial"/>
      <w:color w:val="000000"/>
      <w:sz w:val="22"/>
      <w:szCs w:val="22"/>
      <w:lang w:val="en"/>
    </w:rPr>
  </w:style>
  <w:style w:type="character" w:customStyle="1" w:styleId="FooterChar">
    <w:name w:val="Footer Char"/>
    <w:basedOn w:val="DefaultParagraphFont"/>
    <w:link w:val="Footer"/>
    <w:uiPriority w:val="99"/>
    <w:rsid w:val="00D46E1B"/>
  </w:style>
  <w:style w:type="paragraph" w:styleId="Caption">
    <w:name w:val="caption"/>
    <w:basedOn w:val="Normal"/>
    <w:next w:val="Normal"/>
    <w:link w:val="CaptionChar"/>
    <w:uiPriority w:val="35"/>
    <w:unhideWhenUsed/>
    <w:qFormat/>
    <w:rsid w:val="00D46E1B"/>
    <w:pPr>
      <w:pBdr>
        <w:top w:val="nil"/>
        <w:left w:val="nil"/>
        <w:bottom w:val="nil"/>
        <w:right w:val="nil"/>
        <w:between w:val="nil"/>
      </w:pBdr>
      <w:spacing w:after="200"/>
    </w:pPr>
    <w:rPr>
      <w:rFonts w:ascii="Arial" w:hAnsi="Arial" w:cs="Arial"/>
      <w:i/>
      <w:iCs/>
      <w:color w:val="1F497D" w:themeColor="text2"/>
      <w:sz w:val="18"/>
      <w:szCs w:val="18"/>
      <w:lang w:val="en"/>
    </w:rPr>
  </w:style>
  <w:style w:type="paragraph" w:styleId="TableofFigures">
    <w:name w:val="table of figures"/>
    <w:basedOn w:val="Normal"/>
    <w:next w:val="Normal"/>
    <w:uiPriority w:val="99"/>
    <w:unhideWhenUsed/>
    <w:rsid w:val="00B43222"/>
    <w:pPr>
      <w:pBdr>
        <w:top w:val="nil"/>
        <w:left w:val="nil"/>
        <w:bottom w:val="nil"/>
        <w:right w:val="nil"/>
        <w:between w:val="nil"/>
      </w:pBdr>
      <w:spacing w:line="276" w:lineRule="auto"/>
    </w:pPr>
    <w:rPr>
      <w:rFonts w:ascii="Arial" w:hAnsi="Arial" w:cs="Arial"/>
      <w:color w:val="000000"/>
      <w:sz w:val="22"/>
      <w:szCs w:val="22"/>
      <w:lang w:val="en"/>
    </w:rPr>
  </w:style>
  <w:style w:type="character" w:styleId="FollowedHyperlink">
    <w:name w:val="FollowedHyperlink"/>
    <w:basedOn w:val="DefaultParagraphFont"/>
    <w:uiPriority w:val="99"/>
    <w:semiHidden/>
    <w:unhideWhenUsed/>
    <w:rsid w:val="00941BD5"/>
    <w:rPr>
      <w:color w:val="800080" w:themeColor="followedHyperlink"/>
      <w:u w:val="single"/>
    </w:rPr>
  </w:style>
  <w:style w:type="paragraph" w:styleId="DocumentMap">
    <w:name w:val="Document Map"/>
    <w:basedOn w:val="Normal"/>
    <w:link w:val="DocumentMapChar"/>
    <w:uiPriority w:val="99"/>
    <w:semiHidden/>
    <w:unhideWhenUsed/>
    <w:rsid w:val="00090819"/>
    <w:pPr>
      <w:pBdr>
        <w:top w:val="nil"/>
        <w:left w:val="nil"/>
        <w:bottom w:val="nil"/>
        <w:right w:val="nil"/>
        <w:between w:val="nil"/>
      </w:pBdr>
    </w:pPr>
    <w:rPr>
      <w:color w:val="000000"/>
      <w:lang w:val="en"/>
    </w:rPr>
  </w:style>
  <w:style w:type="character" w:customStyle="1" w:styleId="DocumentMapChar">
    <w:name w:val="Document Map Char"/>
    <w:basedOn w:val="DefaultParagraphFont"/>
    <w:link w:val="DocumentMap"/>
    <w:uiPriority w:val="99"/>
    <w:semiHidden/>
    <w:rsid w:val="00090819"/>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642D16"/>
    <w:pPr>
      <w:pBdr>
        <w:top w:val="nil"/>
        <w:left w:val="nil"/>
        <w:bottom w:val="nil"/>
        <w:right w:val="nil"/>
        <w:between w:val="nil"/>
      </w:pBdr>
    </w:pPr>
    <w:rPr>
      <w:rFonts w:ascii="Tahoma" w:hAnsi="Tahoma" w:cs="Tahoma"/>
      <w:color w:val="000000"/>
      <w:sz w:val="16"/>
      <w:szCs w:val="16"/>
      <w:lang w:val="en"/>
    </w:rPr>
  </w:style>
  <w:style w:type="character" w:customStyle="1" w:styleId="BalloonTextChar">
    <w:name w:val="Balloon Text Char"/>
    <w:basedOn w:val="DefaultParagraphFont"/>
    <w:link w:val="BalloonText"/>
    <w:uiPriority w:val="99"/>
    <w:semiHidden/>
    <w:rsid w:val="00642D16"/>
    <w:rPr>
      <w:rFonts w:ascii="Tahoma" w:hAnsi="Tahoma" w:cs="Tahoma"/>
      <w:sz w:val="16"/>
      <w:szCs w:val="16"/>
    </w:rPr>
  </w:style>
  <w:style w:type="paragraph" w:styleId="Bibliography">
    <w:name w:val="Bibliography"/>
    <w:basedOn w:val="Normal"/>
    <w:next w:val="Normal"/>
    <w:uiPriority w:val="37"/>
    <w:unhideWhenUsed/>
    <w:rsid w:val="00450D75"/>
    <w:pPr>
      <w:pBdr>
        <w:top w:val="nil"/>
        <w:left w:val="nil"/>
        <w:bottom w:val="nil"/>
        <w:right w:val="nil"/>
        <w:between w:val="nil"/>
      </w:pBdr>
      <w:spacing w:line="276" w:lineRule="auto"/>
    </w:pPr>
    <w:rPr>
      <w:rFonts w:ascii="Arial" w:hAnsi="Arial" w:cs="Arial"/>
      <w:color w:val="000000"/>
      <w:sz w:val="22"/>
      <w:szCs w:val="22"/>
      <w:lang w:val="en"/>
    </w:rPr>
  </w:style>
  <w:style w:type="character" w:customStyle="1" w:styleId="Heading7Char">
    <w:name w:val="Heading 7 Char"/>
    <w:basedOn w:val="DefaultParagraphFont"/>
    <w:link w:val="Heading7"/>
    <w:uiPriority w:val="9"/>
    <w:semiHidden/>
    <w:rsid w:val="00CD1F82"/>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D1F8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1F82"/>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CE2BEC"/>
    <w:rPr>
      <w:sz w:val="16"/>
      <w:szCs w:val="16"/>
    </w:rPr>
  </w:style>
  <w:style w:type="paragraph" w:styleId="CommentText">
    <w:name w:val="annotation text"/>
    <w:basedOn w:val="Normal"/>
    <w:link w:val="CommentTextChar"/>
    <w:uiPriority w:val="99"/>
    <w:semiHidden/>
    <w:unhideWhenUsed/>
    <w:rsid w:val="00CE2BEC"/>
    <w:pPr>
      <w:pBdr>
        <w:top w:val="nil"/>
        <w:left w:val="nil"/>
        <w:bottom w:val="nil"/>
        <w:right w:val="nil"/>
        <w:between w:val="nil"/>
      </w:pBdr>
    </w:pPr>
    <w:rPr>
      <w:rFonts w:ascii="Arial" w:hAnsi="Arial" w:cs="Arial"/>
      <w:color w:val="000000"/>
      <w:sz w:val="20"/>
      <w:szCs w:val="20"/>
      <w:lang w:val="en"/>
    </w:rPr>
  </w:style>
  <w:style w:type="character" w:customStyle="1" w:styleId="CommentTextChar">
    <w:name w:val="Comment Text Char"/>
    <w:basedOn w:val="DefaultParagraphFont"/>
    <w:link w:val="CommentText"/>
    <w:uiPriority w:val="99"/>
    <w:semiHidden/>
    <w:rsid w:val="00CE2BEC"/>
    <w:rPr>
      <w:sz w:val="20"/>
      <w:szCs w:val="20"/>
    </w:rPr>
  </w:style>
  <w:style w:type="paragraph" w:styleId="CommentSubject">
    <w:name w:val="annotation subject"/>
    <w:basedOn w:val="CommentText"/>
    <w:next w:val="CommentText"/>
    <w:link w:val="CommentSubjectChar"/>
    <w:uiPriority w:val="99"/>
    <w:semiHidden/>
    <w:unhideWhenUsed/>
    <w:rsid w:val="00CE2BEC"/>
    <w:rPr>
      <w:b/>
      <w:bCs/>
    </w:rPr>
  </w:style>
  <w:style w:type="character" w:customStyle="1" w:styleId="CommentSubjectChar">
    <w:name w:val="Comment Subject Char"/>
    <w:basedOn w:val="CommentTextChar"/>
    <w:link w:val="CommentSubject"/>
    <w:uiPriority w:val="99"/>
    <w:semiHidden/>
    <w:rsid w:val="00CE2BEC"/>
    <w:rPr>
      <w:b/>
      <w:bCs/>
      <w:sz w:val="20"/>
      <w:szCs w:val="20"/>
    </w:rPr>
  </w:style>
  <w:style w:type="character" w:customStyle="1" w:styleId="Heading1Char">
    <w:name w:val="Heading 1 Char"/>
    <w:basedOn w:val="DefaultParagraphFont"/>
    <w:link w:val="Heading1"/>
    <w:uiPriority w:val="9"/>
    <w:rsid w:val="009E2766"/>
    <w:rPr>
      <w:sz w:val="40"/>
      <w:szCs w:val="40"/>
    </w:rPr>
  </w:style>
  <w:style w:type="table" w:styleId="TableGrid">
    <w:name w:val="Table Grid"/>
    <w:basedOn w:val="TableNormal"/>
    <w:uiPriority w:val="39"/>
    <w:rsid w:val="00E5511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407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078DD"/>
    <w:rPr>
      <w:rFonts w:ascii="Courier New" w:eastAsia="Times New Roman" w:hAnsi="Courier New" w:cs="Courier New"/>
      <w:color w:val="auto"/>
      <w:sz w:val="20"/>
      <w:szCs w:val="20"/>
      <w:lang w:val="en-US"/>
    </w:rPr>
  </w:style>
  <w:style w:type="paragraph" w:styleId="IntenseQuote">
    <w:name w:val="Intense Quote"/>
    <w:basedOn w:val="Normal"/>
    <w:next w:val="Normal"/>
    <w:link w:val="IntenseQuoteChar"/>
    <w:uiPriority w:val="30"/>
    <w:qFormat/>
    <w:rsid w:val="0077565A"/>
    <w:pPr>
      <w:pBdr>
        <w:top w:val="single" w:sz="4" w:space="10" w:color="4F81BD" w:themeColor="accent1"/>
        <w:left w:val="nil"/>
        <w:bottom w:val="single" w:sz="4" w:space="10" w:color="4F81BD" w:themeColor="accent1"/>
        <w:right w:val="nil"/>
        <w:between w:val="nil"/>
      </w:pBdr>
      <w:spacing w:before="360" w:after="360" w:line="276" w:lineRule="auto"/>
      <w:ind w:left="864" w:right="864"/>
      <w:jc w:val="center"/>
    </w:pPr>
    <w:rPr>
      <w:rFonts w:ascii="Arial" w:hAnsi="Arial" w:cs="Arial"/>
      <w:i/>
      <w:iCs/>
      <w:color w:val="4F81BD" w:themeColor="accent1"/>
      <w:sz w:val="22"/>
      <w:szCs w:val="22"/>
      <w:lang w:val="en"/>
    </w:rPr>
  </w:style>
  <w:style w:type="character" w:customStyle="1" w:styleId="IntenseQuoteChar">
    <w:name w:val="Intense Quote Char"/>
    <w:basedOn w:val="DefaultParagraphFont"/>
    <w:link w:val="IntenseQuote"/>
    <w:uiPriority w:val="30"/>
    <w:rsid w:val="0077565A"/>
    <w:rPr>
      <w:i/>
      <w:iCs/>
      <w:color w:val="4F81BD" w:themeColor="accent1"/>
    </w:rPr>
  </w:style>
  <w:style w:type="character" w:styleId="SubtleReference">
    <w:name w:val="Subtle Reference"/>
    <w:basedOn w:val="DefaultParagraphFont"/>
    <w:uiPriority w:val="31"/>
    <w:qFormat/>
    <w:rsid w:val="0077565A"/>
    <w:rPr>
      <w:smallCaps/>
      <w:color w:val="5A5A5A" w:themeColor="text1" w:themeTint="A5"/>
    </w:rPr>
  </w:style>
  <w:style w:type="character" w:styleId="IntenseReference">
    <w:name w:val="Intense Reference"/>
    <w:basedOn w:val="DefaultParagraphFont"/>
    <w:uiPriority w:val="32"/>
    <w:qFormat/>
    <w:rsid w:val="0077565A"/>
    <w:rPr>
      <w:b/>
      <w:bCs/>
      <w:smallCaps/>
      <w:color w:val="4F81BD" w:themeColor="accent1"/>
      <w:spacing w:val="5"/>
    </w:rPr>
  </w:style>
  <w:style w:type="character" w:styleId="BookTitle">
    <w:name w:val="Book Title"/>
    <w:basedOn w:val="DefaultParagraphFont"/>
    <w:uiPriority w:val="33"/>
    <w:qFormat/>
    <w:rsid w:val="0077565A"/>
    <w:rPr>
      <w:b/>
      <w:bCs/>
      <w:i/>
      <w:iCs/>
      <w:spacing w:val="5"/>
    </w:rPr>
  </w:style>
  <w:style w:type="paragraph" w:styleId="Quote">
    <w:name w:val="Quote"/>
    <w:basedOn w:val="Normal"/>
    <w:next w:val="Normal"/>
    <w:link w:val="QuoteChar"/>
    <w:uiPriority w:val="29"/>
    <w:qFormat/>
    <w:rsid w:val="0077565A"/>
    <w:pPr>
      <w:pBdr>
        <w:top w:val="nil"/>
        <w:left w:val="nil"/>
        <w:bottom w:val="nil"/>
        <w:right w:val="nil"/>
        <w:between w:val="nil"/>
      </w:pBdr>
      <w:spacing w:before="200" w:after="160" w:line="276" w:lineRule="auto"/>
      <w:ind w:left="864" w:right="864"/>
      <w:jc w:val="center"/>
    </w:pPr>
    <w:rPr>
      <w:rFonts w:ascii="Arial" w:hAnsi="Arial" w:cs="Arial"/>
      <w:i/>
      <w:iCs/>
      <w:color w:val="404040" w:themeColor="text1" w:themeTint="BF"/>
      <w:sz w:val="22"/>
      <w:szCs w:val="22"/>
      <w:lang w:val="en"/>
    </w:rPr>
  </w:style>
  <w:style w:type="character" w:customStyle="1" w:styleId="QuoteChar">
    <w:name w:val="Quote Char"/>
    <w:basedOn w:val="DefaultParagraphFont"/>
    <w:link w:val="Quote"/>
    <w:uiPriority w:val="29"/>
    <w:rsid w:val="0077565A"/>
    <w:rPr>
      <w:i/>
      <w:iCs/>
      <w:color w:val="404040" w:themeColor="text1" w:themeTint="BF"/>
    </w:rPr>
  </w:style>
  <w:style w:type="character" w:styleId="Strong">
    <w:name w:val="Strong"/>
    <w:basedOn w:val="DefaultParagraphFont"/>
    <w:uiPriority w:val="22"/>
    <w:qFormat/>
    <w:rsid w:val="0077565A"/>
    <w:rPr>
      <w:b/>
      <w:bCs/>
    </w:rPr>
  </w:style>
  <w:style w:type="character" w:styleId="SubtleEmphasis">
    <w:name w:val="Subtle Emphasis"/>
    <w:basedOn w:val="DefaultParagraphFont"/>
    <w:uiPriority w:val="19"/>
    <w:qFormat/>
    <w:rsid w:val="0077565A"/>
    <w:rPr>
      <w:i/>
      <w:iCs/>
      <w:color w:val="404040" w:themeColor="text1" w:themeTint="BF"/>
    </w:rPr>
  </w:style>
  <w:style w:type="paragraph" w:styleId="Revision">
    <w:name w:val="Revision"/>
    <w:hidden/>
    <w:uiPriority w:val="99"/>
    <w:semiHidden/>
    <w:rsid w:val="001F2214"/>
    <w:pPr>
      <w:pBdr>
        <w:top w:val="none" w:sz="0" w:space="0" w:color="auto"/>
        <w:left w:val="none" w:sz="0" w:space="0" w:color="auto"/>
        <w:bottom w:val="none" w:sz="0" w:space="0" w:color="auto"/>
        <w:right w:val="none" w:sz="0" w:space="0" w:color="auto"/>
        <w:between w:val="none" w:sz="0" w:space="0" w:color="auto"/>
      </w:pBdr>
      <w:spacing w:line="240" w:lineRule="auto"/>
    </w:pPr>
  </w:style>
  <w:style w:type="paragraph" w:customStyle="1" w:styleId="luanvanpara">
    <w:name w:val="luanvanpara"/>
    <w:basedOn w:val="Normal"/>
    <w:link w:val="luanvanparaChar"/>
    <w:qFormat/>
    <w:rsid w:val="00B31F2D"/>
    <w:pPr>
      <w:spacing w:before="120" w:line="276" w:lineRule="auto"/>
      <w:ind w:firstLine="567"/>
      <w:jc w:val="both"/>
      <w:pPrChange w:id="0" w:author="Nguyen Toan" w:date="2018-05-19T18:01:00Z">
        <w:pPr>
          <w:spacing w:before="120" w:line="276" w:lineRule="auto"/>
          <w:ind w:firstLine="567"/>
          <w:jc w:val="both"/>
        </w:pPr>
      </w:pPrChange>
    </w:pPr>
    <w:rPr>
      <w:rFonts w:eastAsia="Times New Roman"/>
      <w:iCs/>
      <w:color w:val="000000"/>
      <w:sz w:val="26"/>
      <w:szCs w:val="26"/>
      <w:rPrChange w:id="0" w:author="Nguyen Toan" w:date="2018-05-19T18:01:00Z">
        <w:rPr>
          <w:i/>
          <w:iCs/>
          <w:color w:val="000000"/>
          <w:sz w:val="26"/>
          <w:szCs w:val="26"/>
          <w:lang w:val="en-US" w:eastAsia="en-US" w:bidi="ar-SA"/>
        </w:rPr>
      </w:rPrChange>
    </w:rPr>
  </w:style>
  <w:style w:type="paragraph" w:customStyle="1" w:styleId="luanvanImg">
    <w:name w:val="luanvanImg"/>
    <w:basedOn w:val="Caption"/>
    <w:link w:val="luanvanImgChar"/>
    <w:qFormat/>
    <w:rsid w:val="00505C99"/>
    <w:pPr>
      <w:spacing w:line="276" w:lineRule="auto"/>
      <w:jc w:val="center"/>
      <w:pPrChange w:id="1" w:author="Nguyen Toan" w:date="2018-05-19T18:05:00Z">
        <w:pPr>
          <w:pBdr>
            <w:top w:val="nil"/>
            <w:left w:val="nil"/>
            <w:bottom w:val="nil"/>
            <w:right w:val="nil"/>
            <w:between w:val="nil"/>
          </w:pBdr>
          <w:spacing w:after="200"/>
          <w:jc w:val="center"/>
        </w:pPr>
      </w:pPrChange>
    </w:pPr>
    <w:rPr>
      <w:rFonts w:ascii="Times New Roman" w:hAnsi="Times New Roman" w:cs="Times New Roman"/>
      <w:i w:val="0"/>
      <w:color w:val="auto"/>
      <w:sz w:val="26"/>
      <w:szCs w:val="26"/>
      <w:rPrChange w:id="1" w:author="Nguyen Toan" w:date="2018-05-19T18:05:00Z">
        <w:rPr>
          <w:rFonts w:eastAsia="Arial"/>
          <w:iCs/>
          <w:sz w:val="26"/>
          <w:szCs w:val="26"/>
          <w:lang w:val="en" w:eastAsia="en-US" w:bidi="ar-SA"/>
        </w:rPr>
      </w:rPrChange>
    </w:rPr>
  </w:style>
  <w:style w:type="character" w:customStyle="1" w:styleId="luanvanparaChar">
    <w:name w:val="luanvanpara Char"/>
    <w:basedOn w:val="DefaultParagraphFont"/>
    <w:link w:val="luanvanpara"/>
    <w:rsid w:val="00B31F2D"/>
    <w:rPr>
      <w:rFonts w:ascii="Times New Roman" w:eastAsia="Times New Roman" w:hAnsi="Times New Roman" w:cs="Times New Roman"/>
      <w:iCs/>
      <w:sz w:val="26"/>
      <w:szCs w:val="26"/>
      <w:lang w:val="en-US"/>
    </w:rPr>
  </w:style>
  <w:style w:type="paragraph" w:customStyle="1" w:styleId="luanvananh">
    <w:name w:val="luanvananh"/>
    <w:basedOn w:val="Normal"/>
    <w:link w:val="luanvananhChar"/>
    <w:qFormat/>
    <w:rsid w:val="00D91008"/>
    <w:pPr>
      <w:keepNext/>
      <w:spacing w:before="120" w:after="120" w:line="288" w:lineRule="auto"/>
      <w:jc w:val="center"/>
      <w:pPrChange w:id="2" w:author="Nguyen Toan" w:date="2018-05-19T18:06:00Z">
        <w:pPr>
          <w:keepNext/>
          <w:spacing w:line="288" w:lineRule="auto"/>
          <w:ind w:firstLine="426"/>
        </w:pPr>
      </w:pPrChange>
    </w:pPr>
    <w:rPr>
      <w:noProof/>
      <w:sz w:val="26"/>
      <w:szCs w:val="26"/>
      <w:rPrChange w:id="2" w:author="Nguyen Toan" w:date="2018-05-19T18:06:00Z">
        <w:rPr>
          <w:rFonts w:eastAsia="Arial"/>
          <w:noProof/>
          <w:sz w:val="26"/>
          <w:szCs w:val="26"/>
          <w:lang w:val="en-US" w:eastAsia="en-US" w:bidi="ar-SA"/>
        </w:rPr>
      </w:rPrChange>
    </w:rPr>
  </w:style>
  <w:style w:type="character" w:customStyle="1" w:styleId="CaptionChar">
    <w:name w:val="Caption Char"/>
    <w:basedOn w:val="DefaultParagraphFont"/>
    <w:link w:val="Caption"/>
    <w:uiPriority w:val="35"/>
    <w:rsid w:val="00505C99"/>
    <w:rPr>
      <w:i/>
      <w:iCs/>
      <w:color w:val="1F497D" w:themeColor="text2"/>
      <w:sz w:val="18"/>
      <w:szCs w:val="18"/>
    </w:rPr>
  </w:style>
  <w:style w:type="character" w:customStyle="1" w:styleId="luanvanImgChar">
    <w:name w:val="luanvanImg Char"/>
    <w:basedOn w:val="CaptionChar"/>
    <w:link w:val="luanvanImg"/>
    <w:rsid w:val="00505C99"/>
    <w:rPr>
      <w:rFonts w:ascii="Times New Roman" w:hAnsi="Times New Roman" w:cs="Times New Roman"/>
      <w:i w:val="0"/>
      <w:iCs/>
      <w:color w:val="auto"/>
      <w:sz w:val="26"/>
      <w:szCs w:val="26"/>
    </w:rPr>
  </w:style>
  <w:style w:type="character" w:customStyle="1" w:styleId="luanvananhChar">
    <w:name w:val="luanvananh Char"/>
    <w:basedOn w:val="DefaultParagraphFont"/>
    <w:link w:val="luanvananh"/>
    <w:rsid w:val="00D91008"/>
    <w:rPr>
      <w:rFonts w:ascii="Times New Roman" w:hAnsi="Times New Roman" w:cs="Times New Roman"/>
      <w:noProof/>
      <w:color w:val="auto"/>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68831">
      <w:bodyDiv w:val="1"/>
      <w:marLeft w:val="0"/>
      <w:marRight w:val="0"/>
      <w:marTop w:val="0"/>
      <w:marBottom w:val="0"/>
      <w:divBdr>
        <w:top w:val="none" w:sz="0" w:space="0" w:color="auto"/>
        <w:left w:val="none" w:sz="0" w:space="0" w:color="auto"/>
        <w:bottom w:val="none" w:sz="0" w:space="0" w:color="auto"/>
        <w:right w:val="none" w:sz="0" w:space="0" w:color="auto"/>
      </w:divBdr>
    </w:div>
    <w:div w:id="14430682">
      <w:bodyDiv w:val="1"/>
      <w:marLeft w:val="0"/>
      <w:marRight w:val="0"/>
      <w:marTop w:val="0"/>
      <w:marBottom w:val="0"/>
      <w:divBdr>
        <w:top w:val="none" w:sz="0" w:space="0" w:color="auto"/>
        <w:left w:val="none" w:sz="0" w:space="0" w:color="auto"/>
        <w:bottom w:val="none" w:sz="0" w:space="0" w:color="auto"/>
        <w:right w:val="none" w:sz="0" w:space="0" w:color="auto"/>
      </w:divBdr>
    </w:div>
    <w:div w:id="23333707">
      <w:bodyDiv w:val="1"/>
      <w:marLeft w:val="0"/>
      <w:marRight w:val="0"/>
      <w:marTop w:val="0"/>
      <w:marBottom w:val="0"/>
      <w:divBdr>
        <w:top w:val="none" w:sz="0" w:space="0" w:color="auto"/>
        <w:left w:val="none" w:sz="0" w:space="0" w:color="auto"/>
        <w:bottom w:val="none" w:sz="0" w:space="0" w:color="auto"/>
        <w:right w:val="none" w:sz="0" w:space="0" w:color="auto"/>
      </w:divBdr>
    </w:div>
    <w:div w:id="68621618">
      <w:bodyDiv w:val="1"/>
      <w:marLeft w:val="0"/>
      <w:marRight w:val="0"/>
      <w:marTop w:val="0"/>
      <w:marBottom w:val="0"/>
      <w:divBdr>
        <w:top w:val="none" w:sz="0" w:space="0" w:color="auto"/>
        <w:left w:val="none" w:sz="0" w:space="0" w:color="auto"/>
        <w:bottom w:val="none" w:sz="0" w:space="0" w:color="auto"/>
        <w:right w:val="none" w:sz="0" w:space="0" w:color="auto"/>
      </w:divBdr>
    </w:div>
    <w:div w:id="107161531">
      <w:bodyDiv w:val="1"/>
      <w:marLeft w:val="0"/>
      <w:marRight w:val="0"/>
      <w:marTop w:val="0"/>
      <w:marBottom w:val="0"/>
      <w:divBdr>
        <w:top w:val="none" w:sz="0" w:space="0" w:color="auto"/>
        <w:left w:val="none" w:sz="0" w:space="0" w:color="auto"/>
        <w:bottom w:val="none" w:sz="0" w:space="0" w:color="auto"/>
        <w:right w:val="none" w:sz="0" w:space="0" w:color="auto"/>
      </w:divBdr>
    </w:div>
    <w:div w:id="119610376">
      <w:bodyDiv w:val="1"/>
      <w:marLeft w:val="0"/>
      <w:marRight w:val="0"/>
      <w:marTop w:val="0"/>
      <w:marBottom w:val="0"/>
      <w:divBdr>
        <w:top w:val="none" w:sz="0" w:space="0" w:color="auto"/>
        <w:left w:val="none" w:sz="0" w:space="0" w:color="auto"/>
        <w:bottom w:val="none" w:sz="0" w:space="0" w:color="auto"/>
        <w:right w:val="none" w:sz="0" w:space="0" w:color="auto"/>
      </w:divBdr>
    </w:div>
    <w:div w:id="133330829">
      <w:bodyDiv w:val="1"/>
      <w:marLeft w:val="0"/>
      <w:marRight w:val="0"/>
      <w:marTop w:val="0"/>
      <w:marBottom w:val="0"/>
      <w:divBdr>
        <w:top w:val="none" w:sz="0" w:space="0" w:color="auto"/>
        <w:left w:val="none" w:sz="0" w:space="0" w:color="auto"/>
        <w:bottom w:val="none" w:sz="0" w:space="0" w:color="auto"/>
        <w:right w:val="none" w:sz="0" w:space="0" w:color="auto"/>
      </w:divBdr>
    </w:div>
    <w:div w:id="145820951">
      <w:bodyDiv w:val="1"/>
      <w:marLeft w:val="0"/>
      <w:marRight w:val="0"/>
      <w:marTop w:val="0"/>
      <w:marBottom w:val="0"/>
      <w:divBdr>
        <w:top w:val="none" w:sz="0" w:space="0" w:color="auto"/>
        <w:left w:val="none" w:sz="0" w:space="0" w:color="auto"/>
        <w:bottom w:val="none" w:sz="0" w:space="0" w:color="auto"/>
        <w:right w:val="none" w:sz="0" w:space="0" w:color="auto"/>
      </w:divBdr>
    </w:div>
    <w:div w:id="181163076">
      <w:bodyDiv w:val="1"/>
      <w:marLeft w:val="0"/>
      <w:marRight w:val="0"/>
      <w:marTop w:val="0"/>
      <w:marBottom w:val="0"/>
      <w:divBdr>
        <w:top w:val="none" w:sz="0" w:space="0" w:color="auto"/>
        <w:left w:val="none" w:sz="0" w:space="0" w:color="auto"/>
        <w:bottom w:val="none" w:sz="0" w:space="0" w:color="auto"/>
        <w:right w:val="none" w:sz="0" w:space="0" w:color="auto"/>
      </w:divBdr>
    </w:div>
    <w:div w:id="181674910">
      <w:bodyDiv w:val="1"/>
      <w:marLeft w:val="0"/>
      <w:marRight w:val="0"/>
      <w:marTop w:val="0"/>
      <w:marBottom w:val="0"/>
      <w:divBdr>
        <w:top w:val="none" w:sz="0" w:space="0" w:color="auto"/>
        <w:left w:val="none" w:sz="0" w:space="0" w:color="auto"/>
        <w:bottom w:val="none" w:sz="0" w:space="0" w:color="auto"/>
        <w:right w:val="none" w:sz="0" w:space="0" w:color="auto"/>
      </w:divBdr>
    </w:div>
    <w:div w:id="181748307">
      <w:bodyDiv w:val="1"/>
      <w:marLeft w:val="0"/>
      <w:marRight w:val="0"/>
      <w:marTop w:val="0"/>
      <w:marBottom w:val="0"/>
      <w:divBdr>
        <w:top w:val="none" w:sz="0" w:space="0" w:color="auto"/>
        <w:left w:val="none" w:sz="0" w:space="0" w:color="auto"/>
        <w:bottom w:val="none" w:sz="0" w:space="0" w:color="auto"/>
        <w:right w:val="none" w:sz="0" w:space="0" w:color="auto"/>
      </w:divBdr>
    </w:div>
    <w:div w:id="189489862">
      <w:bodyDiv w:val="1"/>
      <w:marLeft w:val="0"/>
      <w:marRight w:val="0"/>
      <w:marTop w:val="0"/>
      <w:marBottom w:val="0"/>
      <w:divBdr>
        <w:top w:val="none" w:sz="0" w:space="0" w:color="auto"/>
        <w:left w:val="none" w:sz="0" w:space="0" w:color="auto"/>
        <w:bottom w:val="none" w:sz="0" w:space="0" w:color="auto"/>
        <w:right w:val="none" w:sz="0" w:space="0" w:color="auto"/>
      </w:divBdr>
    </w:div>
    <w:div w:id="192231734">
      <w:bodyDiv w:val="1"/>
      <w:marLeft w:val="0"/>
      <w:marRight w:val="0"/>
      <w:marTop w:val="0"/>
      <w:marBottom w:val="0"/>
      <w:divBdr>
        <w:top w:val="none" w:sz="0" w:space="0" w:color="auto"/>
        <w:left w:val="none" w:sz="0" w:space="0" w:color="auto"/>
        <w:bottom w:val="none" w:sz="0" w:space="0" w:color="auto"/>
        <w:right w:val="none" w:sz="0" w:space="0" w:color="auto"/>
      </w:divBdr>
    </w:div>
    <w:div w:id="197592097">
      <w:bodyDiv w:val="1"/>
      <w:marLeft w:val="0"/>
      <w:marRight w:val="0"/>
      <w:marTop w:val="0"/>
      <w:marBottom w:val="0"/>
      <w:divBdr>
        <w:top w:val="none" w:sz="0" w:space="0" w:color="auto"/>
        <w:left w:val="none" w:sz="0" w:space="0" w:color="auto"/>
        <w:bottom w:val="none" w:sz="0" w:space="0" w:color="auto"/>
        <w:right w:val="none" w:sz="0" w:space="0" w:color="auto"/>
      </w:divBdr>
    </w:div>
    <w:div w:id="225530996">
      <w:bodyDiv w:val="1"/>
      <w:marLeft w:val="0"/>
      <w:marRight w:val="0"/>
      <w:marTop w:val="0"/>
      <w:marBottom w:val="0"/>
      <w:divBdr>
        <w:top w:val="none" w:sz="0" w:space="0" w:color="auto"/>
        <w:left w:val="none" w:sz="0" w:space="0" w:color="auto"/>
        <w:bottom w:val="none" w:sz="0" w:space="0" w:color="auto"/>
        <w:right w:val="none" w:sz="0" w:space="0" w:color="auto"/>
      </w:divBdr>
    </w:div>
    <w:div w:id="240528458">
      <w:bodyDiv w:val="1"/>
      <w:marLeft w:val="0"/>
      <w:marRight w:val="0"/>
      <w:marTop w:val="0"/>
      <w:marBottom w:val="0"/>
      <w:divBdr>
        <w:top w:val="none" w:sz="0" w:space="0" w:color="auto"/>
        <w:left w:val="none" w:sz="0" w:space="0" w:color="auto"/>
        <w:bottom w:val="none" w:sz="0" w:space="0" w:color="auto"/>
        <w:right w:val="none" w:sz="0" w:space="0" w:color="auto"/>
      </w:divBdr>
    </w:div>
    <w:div w:id="247154388">
      <w:bodyDiv w:val="1"/>
      <w:marLeft w:val="0"/>
      <w:marRight w:val="0"/>
      <w:marTop w:val="0"/>
      <w:marBottom w:val="0"/>
      <w:divBdr>
        <w:top w:val="none" w:sz="0" w:space="0" w:color="auto"/>
        <w:left w:val="none" w:sz="0" w:space="0" w:color="auto"/>
        <w:bottom w:val="none" w:sz="0" w:space="0" w:color="auto"/>
        <w:right w:val="none" w:sz="0" w:space="0" w:color="auto"/>
      </w:divBdr>
      <w:divsChild>
        <w:div w:id="1509517236">
          <w:marLeft w:val="1080"/>
          <w:marRight w:val="0"/>
          <w:marTop w:val="100"/>
          <w:marBottom w:val="0"/>
          <w:divBdr>
            <w:top w:val="none" w:sz="0" w:space="0" w:color="auto"/>
            <w:left w:val="none" w:sz="0" w:space="0" w:color="auto"/>
            <w:bottom w:val="none" w:sz="0" w:space="0" w:color="auto"/>
            <w:right w:val="none" w:sz="0" w:space="0" w:color="auto"/>
          </w:divBdr>
        </w:div>
      </w:divsChild>
    </w:div>
    <w:div w:id="248807364">
      <w:bodyDiv w:val="1"/>
      <w:marLeft w:val="0"/>
      <w:marRight w:val="0"/>
      <w:marTop w:val="0"/>
      <w:marBottom w:val="0"/>
      <w:divBdr>
        <w:top w:val="none" w:sz="0" w:space="0" w:color="auto"/>
        <w:left w:val="none" w:sz="0" w:space="0" w:color="auto"/>
        <w:bottom w:val="none" w:sz="0" w:space="0" w:color="auto"/>
        <w:right w:val="none" w:sz="0" w:space="0" w:color="auto"/>
      </w:divBdr>
    </w:div>
    <w:div w:id="264508919">
      <w:bodyDiv w:val="1"/>
      <w:marLeft w:val="0"/>
      <w:marRight w:val="0"/>
      <w:marTop w:val="0"/>
      <w:marBottom w:val="0"/>
      <w:divBdr>
        <w:top w:val="none" w:sz="0" w:space="0" w:color="auto"/>
        <w:left w:val="none" w:sz="0" w:space="0" w:color="auto"/>
        <w:bottom w:val="none" w:sz="0" w:space="0" w:color="auto"/>
        <w:right w:val="none" w:sz="0" w:space="0" w:color="auto"/>
      </w:divBdr>
    </w:div>
    <w:div w:id="271790711">
      <w:bodyDiv w:val="1"/>
      <w:marLeft w:val="0"/>
      <w:marRight w:val="0"/>
      <w:marTop w:val="0"/>
      <w:marBottom w:val="0"/>
      <w:divBdr>
        <w:top w:val="none" w:sz="0" w:space="0" w:color="auto"/>
        <w:left w:val="none" w:sz="0" w:space="0" w:color="auto"/>
        <w:bottom w:val="none" w:sz="0" w:space="0" w:color="auto"/>
        <w:right w:val="none" w:sz="0" w:space="0" w:color="auto"/>
      </w:divBdr>
    </w:div>
    <w:div w:id="272518150">
      <w:bodyDiv w:val="1"/>
      <w:marLeft w:val="0"/>
      <w:marRight w:val="0"/>
      <w:marTop w:val="0"/>
      <w:marBottom w:val="0"/>
      <w:divBdr>
        <w:top w:val="none" w:sz="0" w:space="0" w:color="auto"/>
        <w:left w:val="none" w:sz="0" w:space="0" w:color="auto"/>
        <w:bottom w:val="none" w:sz="0" w:space="0" w:color="auto"/>
        <w:right w:val="none" w:sz="0" w:space="0" w:color="auto"/>
      </w:divBdr>
    </w:div>
    <w:div w:id="298997645">
      <w:bodyDiv w:val="1"/>
      <w:marLeft w:val="0"/>
      <w:marRight w:val="0"/>
      <w:marTop w:val="0"/>
      <w:marBottom w:val="0"/>
      <w:divBdr>
        <w:top w:val="none" w:sz="0" w:space="0" w:color="auto"/>
        <w:left w:val="none" w:sz="0" w:space="0" w:color="auto"/>
        <w:bottom w:val="none" w:sz="0" w:space="0" w:color="auto"/>
        <w:right w:val="none" w:sz="0" w:space="0" w:color="auto"/>
      </w:divBdr>
    </w:div>
    <w:div w:id="304819251">
      <w:bodyDiv w:val="1"/>
      <w:marLeft w:val="0"/>
      <w:marRight w:val="0"/>
      <w:marTop w:val="0"/>
      <w:marBottom w:val="0"/>
      <w:divBdr>
        <w:top w:val="none" w:sz="0" w:space="0" w:color="auto"/>
        <w:left w:val="none" w:sz="0" w:space="0" w:color="auto"/>
        <w:bottom w:val="none" w:sz="0" w:space="0" w:color="auto"/>
        <w:right w:val="none" w:sz="0" w:space="0" w:color="auto"/>
      </w:divBdr>
    </w:div>
    <w:div w:id="337003503">
      <w:bodyDiv w:val="1"/>
      <w:marLeft w:val="0"/>
      <w:marRight w:val="0"/>
      <w:marTop w:val="0"/>
      <w:marBottom w:val="0"/>
      <w:divBdr>
        <w:top w:val="none" w:sz="0" w:space="0" w:color="auto"/>
        <w:left w:val="none" w:sz="0" w:space="0" w:color="auto"/>
        <w:bottom w:val="none" w:sz="0" w:space="0" w:color="auto"/>
        <w:right w:val="none" w:sz="0" w:space="0" w:color="auto"/>
      </w:divBdr>
    </w:div>
    <w:div w:id="337462814">
      <w:bodyDiv w:val="1"/>
      <w:marLeft w:val="0"/>
      <w:marRight w:val="0"/>
      <w:marTop w:val="0"/>
      <w:marBottom w:val="0"/>
      <w:divBdr>
        <w:top w:val="none" w:sz="0" w:space="0" w:color="auto"/>
        <w:left w:val="none" w:sz="0" w:space="0" w:color="auto"/>
        <w:bottom w:val="none" w:sz="0" w:space="0" w:color="auto"/>
        <w:right w:val="none" w:sz="0" w:space="0" w:color="auto"/>
      </w:divBdr>
    </w:div>
    <w:div w:id="338851915">
      <w:bodyDiv w:val="1"/>
      <w:marLeft w:val="0"/>
      <w:marRight w:val="0"/>
      <w:marTop w:val="0"/>
      <w:marBottom w:val="0"/>
      <w:divBdr>
        <w:top w:val="none" w:sz="0" w:space="0" w:color="auto"/>
        <w:left w:val="none" w:sz="0" w:space="0" w:color="auto"/>
        <w:bottom w:val="none" w:sz="0" w:space="0" w:color="auto"/>
        <w:right w:val="none" w:sz="0" w:space="0" w:color="auto"/>
      </w:divBdr>
    </w:div>
    <w:div w:id="349451885">
      <w:bodyDiv w:val="1"/>
      <w:marLeft w:val="0"/>
      <w:marRight w:val="0"/>
      <w:marTop w:val="0"/>
      <w:marBottom w:val="0"/>
      <w:divBdr>
        <w:top w:val="none" w:sz="0" w:space="0" w:color="auto"/>
        <w:left w:val="none" w:sz="0" w:space="0" w:color="auto"/>
        <w:bottom w:val="none" w:sz="0" w:space="0" w:color="auto"/>
        <w:right w:val="none" w:sz="0" w:space="0" w:color="auto"/>
      </w:divBdr>
    </w:div>
    <w:div w:id="367723724">
      <w:bodyDiv w:val="1"/>
      <w:marLeft w:val="0"/>
      <w:marRight w:val="0"/>
      <w:marTop w:val="0"/>
      <w:marBottom w:val="0"/>
      <w:divBdr>
        <w:top w:val="none" w:sz="0" w:space="0" w:color="auto"/>
        <w:left w:val="none" w:sz="0" w:space="0" w:color="auto"/>
        <w:bottom w:val="none" w:sz="0" w:space="0" w:color="auto"/>
        <w:right w:val="none" w:sz="0" w:space="0" w:color="auto"/>
      </w:divBdr>
    </w:div>
    <w:div w:id="394208123">
      <w:bodyDiv w:val="1"/>
      <w:marLeft w:val="0"/>
      <w:marRight w:val="0"/>
      <w:marTop w:val="0"/>
      <w:marBottom w:val="0"/>
      <w:divBdr>
        <w:top w:val="none" w:sz="0" w:space="0" w:color="auto"/>
        <w:left w:val="none" w:sz="0" w:space="0" w:color="auto"/>
        <w:bottom w:val="none" w:sz="0" w:space="0" w:color="auto"/>
        <w:right w:val="none" w:sz="0" w:space="0" w:color="auto"/>
      </w:divBdr>
    </w:div>
    <w:div w:id="407003253">
      <w:bodyDiv w:val="1"/>
      <w:marLeft w:val="0"/>
      <w:marRight w:val="0"/>
      <w:marTop w:val="0"/>
      <w:marBottom w:val="0"/>
      <w:divBdr>
        <w:top w:val="none" w:sz="0" w:space="0" w:color="auto"/>
        <w:left w:val="none" w:sz="0" w:space="0" w:color="auto"/>
        <w:bottom w:val="none" w:sz="0" w:space="0" w:color="auto"/>
        <w:right w:val="none" w:sz="0" w:space="0" w:color="auto"/>
      </w:divBdr>
    </w:div>
    <w:div w:id="407656492">
      <w:bodyDiv w:val="1"/>
      <w:marLeft w:val="0"/>
      <w:marRight w:val="0"/>
      <w:marTop w:val="0"/>
      <w:marBottom w:val="0"/>
      <w:divBdr>
        <w:top w:val="none" w:sz="0" w:space="0" w:color="auto"/>
        <w:left w:val="none" w:sz="0" w:space="0" w:color="auto"/>
        <w:bottom w:val="none" w:sz="0" w:space="0" w:color="auto"/>
        <w:right w:val="none" w:sz="0" w:space="0" w:color="auto"/>
      </w:divBdr>
    </w:div>
    <w:div w:id="410464160">
      <w:bodyDiv w:val="1"/>
      <w:marLeft w:val="0"/>
      <w:marRight w:val="0"/>
      <w:marTop w:val="0"/>
      <w:marBottom w:val="0"/>
      <w:divBdr>
        <w:top w:val="none" w:sz="0" w:space="0" w:color="auto"/>
        <w:left w:val="none" w:sz="0" w:space="0" w:color="auto"/>
        <w:bottom w:val="none" w:sz="0" w:space="0" w:color="auto"/>
        <w:right w:val="none" w:sz="0" w:space="0" w:color="auto"/>
      </w:divBdr>
    </w:div>
    <w:div w:id="420491014">
      <w:bodyDiv w:val="1"/>
      <w:marLeft w:val="0"/>
      <w:marRight w:val="0"/>
      <w:marTop w:val="0"/>
      <w:marBottom w:val="0"/>
      <w:divBdr>
        <w:top w:val="none" w:sz="0" w:space="0" w:color="auto"/>
        <w:left w:val="none" w:sz="0" w:space="0" w:color="auto"/>
        <w:bottom w:val="none" w:sz="0" w:space="0" w:color="auto"/>
        <w:right w:val="none" w:sz="0" w:space="0" w:color="auto"/>
      </w:divBdr>
    </w:div>
    <w:div w:id="424301075">
      <w:bodyDiv w:val="1"/>
      <w:marLeft w:val="0"/>
      <w:marRight w:val="0"/>
      <w:marTop w:val="0"/>
      <w:marBottom w:val="0"/>
      <w:divBdr>
        <w:top w:val="none" w:sz="0" w:space="0" w:color="auto"/>
        <w:left w:val="none" w:sz="0" w:space="0" w:color="auto"/>
        <w:bottom w:val="none" w:sz="0" w:space="0" w:color="auto"/>
        <w:right w:val="none" w:sz="0" w:space="0" w:color="auto"/>
      </w:divBdr>
    </w:div>
    <w:div w:id="427428299">
      <w:bodyDiv w:val="1"/>
      <w:marLeft w:val="0"/>
      <w:marRight w:val="0"/>
      <w:marTop w:val="0"/>
      <w:marBottom w:val="0"/>
      <w:divBdr>
        <w:top w:val="none" w:sz="0" w:space="0" w:color="auto"/>
        <w:left w:val="none" w:sz="0" w:space="0" w:color="auto"/>
        <w:bottom w:val="none" w:sz="0" w:space="0" w:color="auto"/>
        <w:right w:val="none" w:sz="0" w:space="0" w:color="auto"/>
      </w:divBdr>
    </w:div>
    <w:div w:id="429274383">
      <w:bodyDiv w:val="1"/>
      <w:marLeft w:val="0"/>
      <w:marRight w:val="0"/>
      <w:marTop w:val="0"/>
      <w:marBottom w:val="0"/>
      <w:divBdr>
        <w:top w:val="none" w:sz="0" w:space="0" w:color="auto"/>
        <w:left w:val="none" w:sz="0" w:space="0" w:color="auto"/>
        <w:bottom w:val="none" w:sz="0" w:space="0" w:color="auto"/>
        <w:right w:val="none" w:sz="0" w:space="0" w:color="auto"/>
      </w:divBdr>
    </w:div>
    <w:div w:id="430667410">
      <w:bodyDiv w:val="1"/>
      <w:marLeft w:val="0"/>
      <w:marRight w:val="0"/>
      <w:marTop w:val="0"/>
      <w:marBottom w:val="0"/>
      <w:divBdr>
        <w:top w:val="none" w:sz="0" w:space="0" w:color="auto"/>
        <w:left w:val="none" w:sz="0" w:space="0" w:color="auto"/>
        <w:bottom w:val="none" w:sz="0" w:space="0" w:color="auto"/>
        <w:right w:val="none" w:sz="0" w:space="0" w:color="auto"/>
      </w:divBdr>
    </w:div>
    <w:div w:id="442841627">
      <w:bodyDiv w:val="1"/>
      <w:marLeft w:val="0"/>
      <w:marRight w:val="0"/>
      <w:marTop w:val="0"/>
      <w:marBottom w:val="0"/>
      <w:divBdr>
        <w:top w:val="none" w:sz="0" w:space="0" w:color="auto"/>
        <w:left w:val="none" w:sz="0" w:space="0" w:color="auto"/>
        <w:bottom w:val="none" w:sz="0" w:space="0" w:color="auto"/>
        <w:right w:val="none" w:sz="0" w:space="0" w:color="auto"/>
      </w:divBdr>
    </w:div>
    <w:div w:id="452140879">
      <w:bodyDiv w:val="1"/>
      <w:marLeft w:val="0"/>
      <w:marRight w:val="0"/>
      <w:marTop w:val="0"/>
      <w:marBottom w:val="0"/>
      <w:divBdr>
        <w:top w:val="none" w:sz="0" w:space="0" w:color="auto"/>
        <w:left w:val="none" w:sz="0" w:space="0" w:color="auto"/>
        <w:bottom w:val="none" w:sz="0" w:space="0" w:color="auto"/>
        <w:right w:val="none" w:sz="0" w:space="0" w:color="auto"/>
      </w:divBdr>
    </w:div>
    <w:div w:id="452943688">
      <w:bodyDiv w:val="1"/>
      <w:marLeft w:val="0"/>
      <w:marRight w:val="0"/>
      <w:marTop w:val="0"/>
      <w:marBottom w:val="0"/>
      <w:divBdr>
        <w:top w:val="none" w:sz="0" w:space="0" w:color="auto"/>
        <w:left w:val="none" w:sz="0" w:space="0" w:color="auto"/>
        <w:bottom w:val="none" w:sz="0" w:space="0" w:color="auto"/>
        <w:right w:val="none" w:sz="0" w:space="0" w:color="auto"/>
      </w:divBdr>
    </w:div>
    <w:div w:id="495070736">
      <w:bodyDiv w:val="1"/>
      <w:marLeft w:val="0"/>
      <w:marRight w:val="0"/>
      <w:marTop w:val="0"/>
      <w:marBottom w:val="0"/>
      <w:divBdr>
        <w:top w:val="none" w:sz="0" w:space="0" w:color="auto"/>
        <w:left w:val="none" w:sz="0" w:space="0" w:color="auto"/>
        <w:bottom w:val="none" w:sz="0" w:space="0" w:color="auto"/>
        <w:right w:val="none" w:sz="0" w:space="0" w:color="auto"/>
      </w:divBdr>
    </w:div>
    <w:div w:id="501311147">
      <w:bodyDiv w:val="1"/>
      <w:marLeft w:val="0"/>
      <w:marRight w:val="0"/>
      <w:marTop w:val="0"/>
      <w:marBottom w:val="0"/>
      <w:divBdr>
        <w:top w:val="none" w:sz="0" w:space="0" w:color="auto"/>
        <w:left w:val="none" w:sz="0" w:space="0" w:color="auto"/>
        <w:bottom w:val="none" w:sz="0" w:space="0" w:color="auto"/>
        <w:right w:val="none" w:sz="0" w:space="0" w:color="auto"/>
      </w:divBdr>
    </w:div>
    <w:div w:id="510223443">
      <w:bodyDiv w:val="1"/>
      <w:marLeft w:val="0"/>
      <w:marRight w:val="0"/>
      <w:marTop w:val="0"/>
      <w:marBottom w:val="0"/>
      <w:divBdr>
        <w:top w:val="none" w:sz="0" w:space="0" w:color="auto"/>
        <w:left w:val="none" w:sz="0" w:space="0" w:color="auto"/>
        <w:bottom w:val="none" w:sz="0" w:space="0" w:color="auto"/>
        <w:right w:val="none" w:sz="0" w:space="0" w:color="auto"/>
      </w:divBdr>
    </w:div>
    <w:div w:id="512064332">
      <w:bodyDiv w:val="1"/>
      <w:marLeft w:val="0"/>
      <w:marRight w:val="0"/>
      <w:marTop w:val="0"/>
      <w:marBottom w:val="0"/>
      <w:divBdr>
        <w:top w:val="none" w:sz="0" w:space="0" w:color="auto"/>
        <w:left w:val="none" w:sz="0" w:space="0" w:color="auto"/>
        <w:bottom w:val="none" w:sz="0" w:space="0" w:color="auto"/>
        <w:right w:val="none" w:sz="0" w:space="0" w:color="auto"/>
      </w:divBdr>
    </w:div>
    <w:div w:id="512454860">
      <w:bodyDiv w:val="1"/>
      <w:marLeft w:val="0"/>
      <w:marRight w:val="0"/>
      <w:marTop w:val="0"/>
      <w:marBottom w:val="0"/>
      <w:divBdr>
        <w:top w:val="none" w:sz="0" w:space="0" w:color="auto"/>
        <w:left w:val="none" w:sz="0" w:space="0" w:color="auto"/>
        <w:bottom w:val="none" w:sz="0" w:space="0" w:color="auto"/>
        <w:right w:val="none" w:sz="0" w:space="0" w:color="auto"/>
      </w:divBdr>
    </w:div>
    <w:div w:id="512500905">
      <w:bodyDiv w:val="1"/>
      <w:marLeft w:val="0"/>
      <w:marRight w:val="0"/>
      <w:marTop w:val="0"/>
      <w:marBottom w:val="0"/>
      <w:divBdr>
        <w:top w:val="none" w:sz="0" w:space="0" w:color="auto"/>
        <w:left w:val="none" w:sz="0" w:space="0" w:color="auto"/>
        <w:bottom w:val="none" w:sz="0" w:space="0" w:color="auto"/>
        <w:right w:val="none" w:sz="0" w:space="0" w:color="auto"/>
      </w:divBdr>
    </w:div>
    <w:div w:id="531770556">
      <w:bodyDiv w:val="1"/>
      <w:marLeft w:val="0"/>
      <w:marRight w:val="0"/>
      <w:marTop w:val="0"/>
      <w:marBottom w:val="0"/>
      <w:divBdr>
        <w:top w:val="none" w:sz="0" w:space="0" w:color="auto"/>
        <w:left w:val="none" w:sz="0" w:space="0" w:color="auto"/>
        <w:bottom w:val="none" w:sz="0" w:space="0" w:color="auto"/>
        <w:right w:val="none" w:sz="0" w:space="0" w:color="auto"/>
      </w:divBdr>
    </w:div>
    <w:div w:id="536309888">
      <w:bodyDiv w:val="1"/>
      <w:marLeft w:val="0"/>
      <w:marRight w:val="0"/>
      <w:marTop w:val="0"/>
      <w:marBottom w:val="0"/>
      <w:divBdr>
        <w:top w:val="none" w:sz="0" w:space="0" w:color="auto"/>
        <w:left w:val="none" w:sz="0" w:space="0" w:color="auto"/>
        <w:bottom w:val="none" w:sz="0" w:space="0" w:color="auto"/>
        <w:right w:val="none" w:sz="0" w:space="0" w:color="auto"/>
      </w:divBdr>
    </w:div>
    <w:div w:id="540169055">
      <w:bodyDiv w:val="1"/>
      <w:marLeft w:val="0"/>
      <w:marRight w:val="0"/>
      <w:marTop w:val="0"/>
      <w:marBottom w:val="0"/>
      <w:divBdr>
        <w:top w:val="none" w:sz="0" w:space="0" w:color="auto"/>
        <w:left w:val="none" w:sz="0" w:space="0" w:color="auto"/>
        <w:bottom w:val="none" w:sz="0" w:space="0" w:color="auto"/>
        <w:right w:val="none" w:sz="0" w:space="0" w:color="auto"/>
      </w:divBdr>
    </w:div>
    <w:div w:id="550918913">
      <w:bodyDiv w:val="1"/>
      <w:marLeft w:val="0"/>
      <w:marRight w:val="0"/>
      <w:marTop w:val="0"/>
      <w:marBottom w:val="0"/>
      <w:divBdr>
        <w:top w:val="none" w:sz="0" w:space="0" w:color="auto"/>
        <w:left w:val="none" w:sz="0" w:space="0" w:color="auto"/>
        <w:bottom w:val="none" w:sz="0" w:space="0" w:color="auto"/>
        <w:right w:val="none" w:sz="0" w:space="0" w:color="auto"/>
      </w:divBdr>
    </w:div>
    <w:div w:id="551424715">
      <w:bodyDiv w:val="1"/>
      <w:marLeft w:val="0"/>
      <w:marRight w:val="0"/>
      <w:marTop w:val="0"/>
      <w:marBottom w:val="0"/>
      <w:divBdr>
        <w:top w:val="none" w:sz="0" w:space="0" w:color="auto"/>
        <w:left w:val="none" w:sz="0" w:space="0" w:color="auto"/>
        <w:bottom w:val="none" w:sz="0" w:space="0" w:color="auto"/>
        <w:right w:val="none" w:sz="0" w:space="0" w:color="auto"/>
      </w:divBdr>
    </w:div>
    <w:div w:id="552036594">
      <w:bodyDiv w:val="1"/>
      <w:marLeft w:val="0"/>
      <w:marRight w:val="0"/>
      <w:marTop w:val="0"/>
      <w:marBottom w:val="0"/>
      <w:divBdr>
        <w:top w:val="none" w:sz="0" w:space="0" w:color="auto"/>
        <w:left w:val="none" w:sz="0" w:space="0" w:color="auto"/>
        <w:bottom w:val="none" w:sz="0" w:space="0" w:color="auto"/>
        <w:right w:val="none" w:sz="0" w:space="0" w:color="auto"/>
      </w:divBdr>
    </w:div>
    <w:div w:id="552276775">
      <w:bodyDiv w:val="1"/>
      <w:marLeft w:val="0"/>
      <w:marRight w:val="0"/>
      <w:marTop w:val="0"/>
      <w:marBottom w:val="0"/>
      <w:divBdr>
        <w:top w:val="none" w:sz="0" w:space="0" w:color="auto"/>
        <w:left w:val="none" w:sz="0" w:space="0" w:color="auto"/>
        <w:bottom w:val="none" w:sz="0" w:space="0" w:color="auto"/>
        <w:right w:val="none" w:sz="0" w:space="0" w:color="auto"/>
      </w:divBdr>
      <w:divsChild>
        <w:div w:id="165751722">
          <w:marLeft w:val="1080"/>
          <w:marRight w:val="0"/>
          <w:marTop w:val="100"/>
          <w:marBottom w:val="0"/>
          <w:divBdr>
            <w:top w:val="none" w:sz="0" w:space="0" w:color="auto"/>
            <w:left w:val="none" w:sz="0" w:space="0" w:color="auto"/>
            <w:bottom w:val="none" w:sz="0" w:space="0" w:color="auto"/>
            <w:right w:val="none" w:sz="0" w:space="0" w:color="auto"/>
          </w:divBdr>
        </w:div>
        <w:div w:id="738288046">
          <w:marLeft w:val="1080"/>
          <w:marRight w:val="0"/>
          <w:marTop w:val="100"/>
          <w:marBottom w:val="0"/>
          <w:divBdr>
            <w:top w:val="none" w:sz="0" w:space="0" w:color="auto"/>
            <w:left w:val="none" w:sz="0" w:space="0" w:color="auto"/>
            <w:bottom w:val="none" w:sz="0" w:space="0" w:color="auto"/>
            <w:right w:val="none" w:sz="0" w:space="0" w:color="auto"/>
          </w:divBdr>
        </w:div>
        <w:div w:id="778182937">
          <w:marLeft w:val="1800"/>
          <w:marRight w:val="0"/>
          <w:marTop w:val="100"/>
          <w:marBottom w:val="0"/>
          <w:divBdr>
            <w:top w:val="none" w:sz="0" w:space="0" w:color="auto"/>
            <w:left w:val="none" w:sz="0" w:space="0" w:color="auto"/>
            <w:bottom w:val="none" w:sz="0" w:space="0" w:color="auto"/>
            <w:right w:val="none" w:sz="0" w:space="0" w:color="auto"/>
          </w:divBdr>
        </w:div>
        <w:div w:id="1160073378">
          <w:marLeft w:val="1080"/>
          <w:marRight w:val="0"/>
          <w:marTop w:val="100"/>
          <w:marBottom w:val="0"/>
          <w:divBdr>
            <w:top w:val="none" w:sz="0" w:space="0" w:color="auto"/>
            <w:left w:val="none" w:sz="0" w:space="0" w:color="auto"/>
            <w:bottom w:val="none" w:sz="0" w:space="0" w:color="auto"/>
            <w:right w:val="none" w:sz="0" w:space="0" w:color="auto"/>
          </w:divBdr>
        </w:div>
        <w:div w:id="1243416026">
          <w:marLeft w:val="1800"/>
          <w:marRight w:val="0"/>
          <w:marTop w:val="100"/>
          <w:marBottom w:val="0"/>
          <w:divBdr>
            <w:top w:val="none" w:sz="0" w:space="0" w:color="auto"/>
            <w:left w:val="none" w:sz="0" w:space="0" w:color="auto"/>
            <w:bottom w:val="none" w:sz="0" w:space="0" w:color="auto"/>
            <w:right w:val="none" w:sz="0" w:space="0" w:color="auto"/>
          </w:divBdr>
        </w:div>
        <w:div w:id="1969818872">
          <w:marLeft w:val="1800"/>
          <w:marRight w:val="0"/>
          <w:marTop w:val="100"/>
          <w:marBottom w:val="0"/>
          <w:divBdr>
            <w:top w:val="none" w:sz="0" w:space="0" w:color="auto"/>
            <w:left w:val="none" w:sz="0" w:space="0" w:color="auto"/>
            <w:bottom w:val="none" w:sz="0" w:space="0" w:color="auto"/>
            <w:right w:val="none" w:sz="0" w:space="0" w:color="auto"/>
          </w:divBdr>
        </w:div>
        <w:div w:id="2022972102">
          <w:marLeft w:val="1800"/>
          <w:marRight w:val="0"/>
          <w:marTop w:val="100"/>
          <w:marBottom w:val="0"/>
          <w:divBdr>
            <w:top w:val="none" w:sz="0" w:space="0" w:color="auto"/>
            <w:left w:val="none" w:sz="0" w:space="0" w:color="auto"/>
            <w:bottom w:val="none" w:sz="0" w:space="0" w:color="auto"/>
            <w:right w:val="none" w:sz="0" w:space="0" w:color="auto"/>
          </w:divBdr>
        </w:div>
      </w:divsChild>
    </w:div>
    <w:div w:id="572085801">
      <w:bodyDiv w:val="1"/>
      <w:marLeft w:val="0"/>
      <w:marRight w:val="0"/>
      <w:marTop w:val="0"/>
      <w:marBottom w:val="0"/>
      <w:divBdr>
        <w:top w:val="none" w:sz="0" w:space="0" w:color="auto"/>
        <w:left w:val="none" w:sz="0" w:space="0" w:color="auto"/>
        <w:bottom w:val="none" w:sz="0" w:space="0" w:color="auto"/>
        <w:right w:val="none" w:sz="0" w:space="0" w:color="auto"/>
      </w:divBdr>
    </w:div>
    <w:div w:id="579759052">
      <w:bodyDiv w:val="1"/>
      <w:marLeft w:val="0"/>
      <w:marRight w:val="0"/>
      <w:marTop w:val="0"/>
      <w:marBottom w:val="0"/>
      <w:divBdr>
        <w:top w:val="none" w:sz="0" w:space="0" w:color="auto"/>
        <w:left w:val="none" w:sz="0" w:space="0" w:color="auto"/>
        <w:bottom w:val="none" w:sz="0" w:space="0" w:color="auto"/>
        <w:right w:val="none" w:sz="0" w:space="0" w:color="auto"/>
      </w:divBdr>
    </w:div>
    <w:div w:id="581330806">
      <w:bodyDiv w:val="1"/>
      <w:marLeft w:val="0"/>
      <w:marRight w:val="0"/>
      <w:marTop w:val="0"/>
      <w:marBottom w:val="0"/>
      <w:divBdr>
        <w:top w:val="none" w:sz="0" w:space="0" w:color="auto"/>
        <w:left w:val="none" w:sz="0" w:space="0" w:color="auto"/>
        <w:bottom w:val="none" w:sz="0" w:space="0" w:color="auto"/>
        <w:right w:val="none" w:sz="0" w:space="0" w:color="auto"/>
      </w:divBdr>
    </w:div>
    <w:div w:id="592401261">
      <w:bodyDiv w:val="1"/>
      <w:marLeft w:val="0"/>
      <w:marRight w:val="0"/>
      <w:marTop w:val="0"/>
      <w:marBottom w:val="0"/>
      <w:divBdr>
        <w:top w:val="none" w:sz="0" w:space="0" w:color="auto"/>
        <w:left w:val="none" w:sz="0" w:space="0" w:color="auto"/>
        <w:bottom w:val="none" w:sz="0" w:space="0" w:color="auto"/>
        <w:right w:val="none" w:sz="0" w:space="0" w:color="auto"/>
      </w:divBdr>
    </w:div>
    <w:div w:id="593977506">
      <w:bodyDiv w:val="1"/>
      <w:marLeft w:val="0"/>
      <w:marRight w:val="0"/>
      <w:marTop w:val="0"/>
      <w:marBottom w:val="0"/>
      <w:divBdr>
        <w:top w:val="none" w:sz="0" w:space="0" w:color="auto"/>
        <w:left w:val="none" w:sz="0" w:space="0" w:color="auto"/>
        <w:bottom w:val="none" w:sz="0" w:space="0" w:color="auto"/>
        <w:right w:val="none" w:sz="0" w:space="0" w:color="auto"/>
      </w:divBdr>
    </w:div>
    <w:div w:id="598949097">
      <w:bodyDiv w:val="1"/>
      <w:marLeft w:val="0"/>
      <w:marRight w:val="0"/>
      <w:marTop w:val="0"/>
      <w:marBottom w:val="0"/>
      <w:divBdr>
        <w:top w:val="none" w:sz="0" w:space="0" w:color="auto"/>
        <w:left w:val="none" w:sz="0" w:space="0" w:color="auto"/>
        <w:bottom w:val="none" w:sz="0" w:space="0" w:color="auto"/>
        <w:right w:val="none" w:sz="0" w:space="0" w:color="auto"/>
      </w:divBdr>
    </w:div>
    <w:div w:id="604460726">
      <w:bodyDiv w:val="1"/>
      <w:marLeft w:val="0"/>
      <w:marRight w:val="0"/>
      <w:marTop w:val="0"/>
      <w:marBottom w:val="0"/>
      <w:divBdr>
        <w:top w:val="none" w:sz="0" w:space="0" w:color="auto"/>
        <w:left w:val="none" w:sz="0" w:space="0" w:color="auto"/>
        <w:bottom w:val="none" w:sz="0" w:space="0" w:color="auto"/>
        <w:right w:val="none" w:sz="0" w:space="0" w:color="auto"/>
      </w:divBdr>
    </w:div>
    <w:div w:id="617638222">
      <w:bodyDiv w:val="1"/>
      <w:marLeft w:val="0"/>
      <w:marRight w:val="0"/>
      <w:marTop w:val="0"/>
      <w:marBottom w:val="0"/>
      <w:divBdr>
        <w:top w:val="none" w:sz="0" w:space="0" w:color="auto"/>
        <w:left w:val="none" w:sz="0" w:space="0" w:color="auto"/>
        <w:bottom w:val="none" w:sz="0" w:space="0" w:color="auto"/>
        <w:right w:val="none" w:sz="0" w:space="0" w:color="auto"/>
      </w:divBdr>
    </w:div>
    <w:div w:id="619842762">
      <w:bodyDiv w:val="1"/>
      <w:marLeft w:val="0"/>
      <w:marRight w:val="0"/>
      <w:marTop w:val="0"/>
      <w:marBottom w:val="0"/>
      <w:divBdr>
        <w:top w:val="none" w:sz="0" w:space="0" w:color="auto"/>
        <w:left w:val="none" w:sz="0" w:space="0" w:color="auto"/>
        <w:bottom w:val="none" w:sz="0" w:space="0" w:color="auto"/>
        <w:right w:val="none" w:sz="0" w:space="0" w:color="auto"/>
      </w:divBdr>
    </w:div>
    <w:div w:id="626131057">
      <w:bodyDiv w:val="1"/>
      <w:marLeft w:val="0"/>
      <w:marRight w:val="0"/>
      <w:marTop w:val="0"/>
      <w:marBottom w:val="0"/>
      <w:divBdr>
        <w:top w:val="none" w:sz="0" w:space="0" w:color="auto"/>
        <w:left w:val="none" w:sz="0" w:space="0" w:color="auto"/>
        <w:bottom w:val="none" w:sz="0" w:space="0" w:color="auto"/>
        <w:right w:val="none" w:sz="0" w:space="0" w:color="auto"/>
      </w:divBdr>
    </w:div>
    <w:div w:id="627857010">
      <w:bodyDiv w:val="1"/>
      <w:marLeft w:val="0"/>
      <w:marRight w:val="0"/>
      <w:marTop w:val="0"/>
      <w:marBottom w:val="0"/>
      <w:divBdr>
        <w:top w:val="none" w:sz="0" w:space="0" w:color="auto"/>
        <w:left w:val="none" w:sz="0" w:space="0" w:color="auto"/>
        <w:bottom w:val="none" w:sz="0" w:space="0" w:color="auto"/>
        <w:right w:val="none" w:sz="0" w:space="0" w:color="auto"/>
      </w:divBdr>
    </w:div>
    <w:div w:id="634022475">
      <w:bodyDiv w:val="1"/>
      <w:marLeft w:val="0"/>
      <w:marRight w:val="0"/>
      <w:marTop w:val="0"/>
      <w:marBottom w:val="0"/>
      <w:divBdr>
        <w:top w:val="none" w:sz="0" w:space="0" w:color="auto"/>
        <w:left w:val="none" w:sz="0" w:space="0" w:color="auto"/>
        <w:bottom w:val="none" w:sz="0" w:space="0" w:color="auto"/>
        <w:right w:val="none" w:sz="0" w:space="0" w:color="auto"/>
      </w:divBdr>
    </w:div>
    <w:div w:id="636226948">
      <w:bodyDiv w:val="1"/>
      <w:marLeft w:val="0"/>
      <w:marRight w:val="0"/>
      <w:marTop w:val="0"/>
      <w:marBottom w:val="0"/>
      <w:divBdr>
        <w:top w:val="none" w:sz="0" w:space="0" w:color="auto"/>
        <w:left w:val="none" w:sz="0" w:space="0" w:color="auto"/>
        <w:bottom w:val="none" w:sz="0" w:space="0" w:color="auto"/>
        <w:right w:val="none" w:sz="0" w:space="0" w:color="auto"/>
      </w:divBdr>
      <w:divsChild>
        <w:div w:id="1721512861">
          <w:marLeft w:val="0"/>
          <w:marRight w:val="0"/>
          <w:marTop w:val="0"/>
          <w:marBottom w:val="0"/>
          <w:divBdr>
            <w:top w:val="none" w:sz="0" w:space="0" w:color="auto"/>
            <w:left w:val="none" w:sz="0" w:space="0" w:color="auto"/>
            <w:bottom w:val="none" w:sz="0" w:space="0" w:color="auto"/>
            <w:right w:val="none" w:sz="0" w:space="0" w:color="auto"/>
          </w:divBdr>
        </w:div>
      </w:divsChild>
    </w:div>
    <w:div w:id="643268260">
      <w:bodyDiv w:val="1"/>
      <w:marLeft w:val="0"/>
      <w:marRight w:val="0"/>
      <w:marTop w:val="0"/>
      <w:marBottom w:val="0"/>
      <w:divBdr>
        <w:top w:val="none" w:sz="0" w:space="0" w:color="auto"/>
        <w:left w:val="none" w:sz="0" w:space="0" w:color="auto"/>
        <w:bottom w:val="none" w:sz="0" w:space="0" w:color="auto"/>
        <w:right w:val="none" w:sz="0" w:space="0" w:color="auto"/>
      </w:divBdr>
    </w:div>
    <w:div w:id="646012759">
      <w:bodyDiv w:val="1"/>
      <w:marLeft w:val="0"/>
      <w:marRight w:val="0"/>
      <w:marTop w:val="0"/>
      <w:marBottom w:val="0"/>
      <w:divBdr>
        <w:top w:val="none" w:sz="0" w:space="0" w:color="auto"/>
        <w:left w:val="none" w:sz="0" w:space="0" w:color="auto"/>
        <w:bottom w:val="none" w:sz="0" w:space="0" w:color="auto"/>
        <w:right w:val="none" w:sz="0" w:space="0" w:color="auto"/>
      </w:divBdr>
    </w:div>
    <w:div w:id="665284401">
      <w:bodyDiv w:val="1"/>
      <w:marLeft w:val="0"/>
      <w:marRight w:val="0"/>
      <w:marTop w:val="0"/>
      <w:marBottom w:val="0"/>
      <w:divBdr>
        <w:top w:val="none" w:sz="0" w:space="0" w:color="auto"/>
        <w:left w:val="none" w:sz="0" w:space="0" w:color="auto"/>
        <w:bottom w:val="none" w:sz="0" w:space="0" w:color="auto"/>
        <w:right w:val="none" w:sz="0" w:space="0" w:color="auto"/>
      </w:divBdr>
    </w:div>
    <w:div w:id="668599646">
      <w:bodyDiv w:val="1"/>
      <w:marLeft w:val="0"/>
      <w:marRight w:val="0"/>
      <w:marTop w:val="0"/>
      <w:marBottom w:val="0"/>
      <w:divBdr>
        <w:top w:val="none" w:sz="0" w:space="0" w:color="auto"/>
        <w:left w:val="none" w:sz="0" w:space="0" w:color="auto"/>
        <w:bottom w:val="none" w:sz="0" w:space="0" w:color="auto"/>
        <w:right w:val="none" w:sz="0" w:space="0" w:color="auto"/>
      </w:divBdr>
      <w:divsChild>
        <w:div w:id="711459242">
          <w:marLeft w:val="1080"/>
          <w:marRight w:val="0"/>
          <w:marTop w:val="100"/>
          <w:marBottom w:val="0"/>
          <w:divBdr>
            <w:top w:val="none" w:sz="0" w:space="0" w:color="auto"/>
            <w:left w:val="none" w:sz="0" w:space="0" w:color="auto"/>
            <w:bottom w:val="none" w:sz="0" w:space="0" w:color="auto"/>
            <w:right w:val="none" w:sz="0" w:space="0" w:color="auto"/>
          </w:divBdr>
        </w:div>
        <w:div w:id="877401772">
          <w:marLeft w:val="1080"/>
          <w:marRight w:val="0"/>
          <w:marTop w:val="100"/>
          <w:marBottom w:val="0"/>
          <w:divBdr>
            <w:top w:val="none" w:sz="0" w:space="0" w:color="auto"/>
            <w:left w:val="none" w:sz="0" w:space="0" w:color="auto"/>
            <w:bottom w:val="none" w:sz="0" w:space="0" w:color="auto"/>
            <w:right w:val="none" w:sz="0" w:space="0" w:color="auto"/>
          </w:divBdr>
        </w:div>
        <w:div w:id="912348927">
          <w:marLeft w:val="1080"/>
          <w:marRight w:val="0"/>
          <w:marTop w:val="100"/>
          <w:marBottom w:val="0"/>
          <w:divBdr>
            <w:top w:val="none" w:sz="0" w:space="0" w:color="auto"/>
            <w:left w:val="none" w:sz="0" w:space="0" w:color="auto"/>
            <w:bottom w:val="none" w:sz="0" w:space="0" w:color="auto"/>
            <w:right w:val="none" w:sz="0" w:space="0" w:color="auto"/>
          </w:divBdr>
        </w:div>
        <w:div w:id="1895963072">
          <w:marLeft w:val="1080"/>
          <w:marRight w:val="0"/>
          <w:marTop w:val="100"/>
          <w:marBottom w:val="0"/>
          <w:divBdr>
            <w:top w:val="none" w:sz="0" w:space="0" w:color="auto"/>
            <w:left w:val="none" w:sz="0" w:space="0" w:color="auto"/>
            <w:bottom w:val="none" w:sz="0" w:space="0" w:color="auto"/>
            <w:right w:val="none" w:sz="0" w:space="0" w:color="auto"/>
          </w:divBdr>
        </w:div>
        <w:div w:id="2026904221">
          <w:marLeft w:val="1080"/>
          <w:marRight w:val="0"/>
          <w:marTop w:val="100"/>
          <w:marBottom w:val="0"/>
          <w:divBdr>
            <w:top w:val="none" w:sz="0" w:space="0" w:color="auto"/>
            <w:left w:val="none" w:sz="0" w:space="0" w:color="auto"/>
            <w:bottom w:val="none" w:sz="0" w:space="0" w:color="auto"/>
            <w:right w:val="none" w:sz="0" w:space="0" w:color="auto"/>
          </w:divBdr>
        </w:div>
      </w:divsChild>
    </w:div>
    <w:div w:id="671760264">
      <w:bodyDiv w:val="1"/>
      <w:marLeft w:val="0"/>
      <w:marRight w:val="0"/>
      <w:marTop w:val="0"/>
      <w:marBottom w:val="0"/>
      <w:divBdr>
        <w:top w:val="none" w:sz="0" w:space="0" w:color="auto"/>
        <w:left w:val="none" w:sz="0" w:space="0" w:color="auto"/>
        <w:bottom w:val="none" w:sz="0" w:space="0" w:color="auto"/>
        <w:right w:val="none" w:sz="0" w:space="0" w:color="auto"/>
      </w:divBdr>
    </w:div>
    <w:div w:id="674303352">
      <w:bodyDiv w:val="1"/>
      <w:marLeft w:val="0"/>
      <w:marRight w:val="0"/>
      <w:marTop w:val="0"/>
      <w:marBottom w:val="0"/>
      <w:divBdr>
        <w:top w:val="none" w:sz="0" w:space="0" w:color="auto"/>
        <w:left w:val="none" w:sz="0" w:space="0" w:color="auto"/>
        <w:bottom w:val="none" w:sz="0" w:space="0" w:color="auto"/>
        <w:right w:val="none" w:sz="0" w:space="0" w:color="auto"/>
      </w:divBdr>
    </w:div>
    <w:div w:id="675110958">
      <w:bodyDiv w:val="1"/>
      <w:marLeft w:val="0"/>
      <w:marRight w:val="0"/>
      <w:marTop w:val="0"/>
      <w:marBottom w:val="0"/>
      <w:divBdr>
        <w:top w:val="none" w:sz="0" w:space="0" w:color="auto"/>
        <w:left w:val="none" w:sz="0" w:space="0" w:color="auto"/>
        <w:bottom w:val="none" w:sz="0" w:space="0" w:color="auto"/>
        <w:right w:val="none" w:sz="0" w:space="0" w:color="auto"/>
      </w:divBdr>
    </w:div>
    <w:div w:id="694578207">
      <w:bodyDiv w:val="1"/>
      <w:marLeft w:val="0"/>
      <w:marRight w:val="0"/>
      <w:marTop w:val="0"/>
      <w:marBottom w:val="0"/>
      <w:divBdr>
        <w:top w:val="none" w:sz="0" w:space="0" w:color="auto"/>
        <w:left w:val="none" w:sz="0" w:space="0" w:color="auto"/>
        <w:bottom w:val="none" w:sz="0" w:space="0" w:color="auto"/>
        <w:right w:val="none" w:sz="0" w:space="0" w:color="auto"/>
      </w:divBdr>
      <w:divsChild>
        <w:div w:id="509295076">
          <w:marLeft w:val="1080"/>
          <w:marRight w:val="0"/>
          <w:marTop w:val="100"/>
          <w:marBottom w:val="0"/>
          <w:divBdr>
            <w:top w:val="none" w:sz="0" w:space="0" w:color="auto"/>
            <w:left w:val="none" w:sz="0" w:space="0" w:color="auto"/>
            <w:bottom w:val="none" w:sz="0" w:space="0" w:color="auto"/>
            <w:right w:val="none" w:sz="0" w:space="0" w:color="auto"/>
          </w:divBdr>
        </w:div>
        <w:div w:id="664934738">
          <w:marLeft w:val="1080"/>
          <w:marRight w:val="0"/>
          <w:marTop w:val="100"/>
          <w:marBottom w:val="0"/>
          <w:divBdr>
            <w:top w:val="none" w:sz="0" w:space="0" w:color="auto"/>
            <w:left w:val="none" w:sz="0" w:space="0" w:color="auto"/>
            <w:bottom w:val="none" w:sz="0" w:space="0" w:color="auto"/>
            <w:right w:val="none" w:sz="0" w:space="0" w:color="auto"/>
          </w:divBdr>
        </w:div>
        <w:div w:id="742026942">
          <w:marLeft w:val="1080"/>
          <w:marRight w:val="0"/>
          <w:marTop w:val="100"/>
          <w:marBottom w:val="0"/>
          <w:divBdr>
            <w:top w:val="none" w:sz="0" w:space="0" w:color="auto"/>
            <w:left w:val="none" w:sz="0" w:space="0" w:color="auto"/>
            <w:bottom w:val="none" w:sz="0" w:space="0" w:color="auto"/>
            <w:right w:val="none" w:sz="0" w:space="0" w:color="auto"/>
          </w:divBdr>
        </w:div>
        <w:div w:id="1678195781">
          <w:marLeft w:val="1080"/>
          <w:marRight w:val="0"/>
          <w:marTop w:val="100"/>
          <w:marBottom w:val="0"/>
          <w:divBdr>
            <w:top w:val="none" w:sz="0" w:space="0" w:color="auto"/>
            <w:left w:val="none" w:sz="0" w:space="0" w:color="auto"/>
            <w:bottom w:val="none" w:sz="0" w:space="0" w:color="auto"/>
            <w:right w:val="none" w:sz="0" w:space="0" w:color="auto"/>
          </w:divBdr>
        </w:div>
        <w:div w:id="1872759682">
          <w:marLeft w:val="1080"/>
          <w:marRight w:val="0"/>
          <w:marTop w:val="100"/>
          <w:marBottom w:val="0"/>
          <w:divBdr>
            <w:top w:val="none" w:sz="0" w:space="0" w:color="auto"/>
            <w:left w:val="none" w:sz="0" w:space="0" w:color="auto"/>
            <w:bottom w:val="none" w:sz="0" w:space="0" w:color="auto"/>
            <w:right w:val="none" w:sz="0" w:space="0" w:color="auto"/>
          </w:divBdr>
        </w:div>
        <w:div w:id="1924996095">
          <w:marLeft w:val="1080"/>
          <w:marRight w:val="0"/>
          <w:marTop w:val="100"/>
          <w:marBottom w:val="0"/>
          <w:divBdr>
            <w:top w:val="none" w:sz="0" w:space="0" w:color="auto"/>
            <w:left w:val="none" w:sz="0" w:space="0" w:color="auto"/>
            <w:bottom w:val="none" w:sz="0" w:space="0" w:color="auto"/>
            <w:right w:val="none" w:sz="0" w:space="0" w:color="auto"/>
          </w:divBdr>
        </w:div>
      </w:divsChild>
    </w:div>
    <w:div w:id="700665670">
      <w:bodyDiv w:val="1"/>
      <w:marLeft w:val="0"/>
      <w:marRight w:val="0"/>
      <w:marTop w:val="0"/>
      <w:marBottom w:val="0"/>
      <w:divBdr>
        <w:top w:val="none" w:sz="0" w:space="0" w:color="auto"/>
        <w:left w:val="none" w:sz="0" w:space="0" w:color="auto"/>
        <w:bottom w:val="none" w:sz="0" w:space="0" w:color="auto"/>
        <w:right w:val="none" w:sz="0" w:space="0" w:color="auto"/>
      </w:divBdr>
    </w:div>
    <w:div w:id="700978326">
      <w:bodyDiv w:val="1"/>
      <w:marLeft w:val="0"/>
      <w:marRight w:val="0"/>
      <w:marTop w:val="0"/>
      <w:marBottom w:val="0"/>
      <w:divBdr>
        <w:top w:val="none" w:sz="0" w:space="0" w:color="auto"/>
        <w:left w:val="none" w:sz="0" w:space="0" w:color="auto"/>
        <w:bottom w:val="none" w:sz="0" w:space="0" w:color="auto"/>
        <w:right w:val="none" w:sz="0" w:space="0" w:color="auto"/>
      </w:divBdr>
    </w:div>
    <w:div w:id="708385313">
      <w:bodyDiv w:val="1"/>
      <w:marLeft w:val="0"/>
      <w:marRight w:val="0"/>
      <w:marTop w:val="0"/>
      <w:marBottom w:val="0"/>
      <w:divBdr>
        <w:top w:val="none" w:sz="0" w:space="0" w:color="auto"/>
        <w:left w:val="none" w:sz="0" w:space="0" w:color="auto"/>
        <w:bottom w:val="none" w:sz="0" w:space="0" w:color="auto"/>
        <w:right w:val="none" w:sz="0" w:space="0" w:color="auto"/>
      </w:divBdr>
    </w:div>
    <w:div w:id="709114662">
      <w:bodyDiv w:val="1"/>
      <w:marLeft w:val="0"/>
      <w:marRight w:val="0"/>
      <w:marTop w:val="0"/>
      <w:marBottom w:val="0"/>
      <w:divBdr>
        <w:top w:val="none" w:sz="0" w:space="0" w:color="auto"/>
        <w:left w:val="none" w:sz="0" w:space="0" w:color="auto"/>
        <w:bottom w:val="none" w:sz="0" w:space="0" w:color="auto"/>
        <w:right w:val="none" w:sz="0" w:space="0" w:color="auto"/>
      </w:divBdr>
    </w:div>
    <w:div w:id="714890785">
      <w:bodyDiv w:val="1"/>
      <w:marLeft w:val="0"/>
      <w:marRight w:val="0"/>
      <w:marTop w:val="0"/>
      <w:marBottom w:val="0"/>
      <w:divBdr>
        <w:top w:val="none" w:sz="0" w:space="0" w:color="auto"/>
        <w:left w:val="none" w:sz="0" w:space="0" w:color="auto"/>
        <w:bottom w:val="none" w:sz="0" w:space="0" w:color="auto"/>
        <w:right w:val="none" w:sz="0" w:space="0" w:color="auto"/>
      </w:divBdr>
    </w:div>
    <w:div w:id="765466142">
      <w:bodyDiv w:val="1"/>
      <w:marLeft w:val="0"/>
      <w:marRight w:val="0"/>
      <w:marTop w:val="0"/>
      <w:marBottom w:val="0"/>
      <w:divBdr>
        <w:top w:val="none" w:sz="0" w:space="0" w:color="auto"/>
        <w:left w:val="none" w:sz="0" w:space="0" w:color="auto"/>
        <w:bottom w:val="none" w:sz="0" w:space="0" w:color="auto"/>
        <w:right w:val="none" w:sz="0" w:space="0" w:color="auto"/>
      </w:divBdr>
    </w:div>
    <w:div w:id="769156902">
      <w:bodyDiv w:val="1"/>
      <w:marLeft w:val="0"/>
      <w:marRight w:val="0"/>
      <w:marTop w:val="0"/>
      <w:marBottom w:val="0"/>
      <w:divBdr>
        <w:top w:val="none" w:sz="0" w:space="0" w:color="auto"/>
        <w:left w:val="none" w:sz="0" w:space="0" w:color="auto"/>
        <w:bottom w:val="none" w:sz="0" w:space="0" w:color="auto"/>
        <w:right w:val="none" w:sz="0" w:space="0" w:color="auto"/>
      </w:divBdr>
    </w:div>
    <w:div w:id="786195027">
      <w:bodyDiv w:val="1"/>
      <w:marLeft w:val="0"/>
      <w:marRight w:val="0"/>
      <w:marTop w:val="0"/>
      <w:marBottom w:val="0"/>
      <w:divBdr>
        <w:top w:val="none" w:sz="0" w:space="0" w:color="auto"/>
        <w:left w:val="none" w:sz="0" w:space="0" w:color="auto"/>
        <w:bottom w:val="none" w:sz="0" w:space="0" w:color="auto"/>
        <w:right w:val="none" w:sz="0" w:space="0" w:color="auto"/>
      </w:divBdr>
    </w:div>
    <w:div w:id="814950850">
      <w:bodyDiv w:val="1"/>
      <w:marLeft w:val="0"/>
      <w:marRight w:val="0"/>
      <w:marTop w:val="0"/>
      <w:marBottom w:val="0"/>
      <w:divBdr>
        <w:top w:val="none" w:sz="0" w:space="0" w:color="auto"/>
        <w:left w:val="none" w:sz="0" w:space="0" w:color="auto"/>
        <w:bottom w:val="none" w:sz="0" w:space="0" w:color="auto"/>
        <w:right w:val="none" w:sz="0" w:space="0" w:color="auto"/>
      </w:divBdr>
    </w:div>
    <w:div w:id="820655456">
      <w:bodyDiv w:val="1"/>
      <w:marLeft w:val="0"/>
      <w:marRight w:val="0"/>
      <w:marTop w:val="0"/>
      <w:marBottom w:val="0"/>
      <w:divBdr>
        <w:top w:val="none" w:sz="0" w:space="0" w:color="auto"/>
        <w:left w:val="none" w:sz="0" w:space="0" w:color="auto"/>
        <w:bottom w:val="none" w:sz="0" w:space="0" w:color="auto"/>
        <w:right w:val="none" w:sz="0" w:space="0" w:color="auto"/>
      </w:divBdr>
    </w:div>
    <w:div w:id="821847513">
      <w:bodyDiv w:val="1"/>
      <w:marLeft w:val="0"/>
      <w:marRight w:val="0"/>
      <w:marTop w:val="0"/>
      <w:marBottom w:val="0"/>
      <w:divBdr>
        <w:top w:val="none" w:sz="0" w:space="0" w:color="auto"/>
        <w:left w:val="none" w:sz="0" w:space="0" w:color="auto"/>
        <w:bottom w:val="none" w:sz="0" w:space="0" w:color="auto"/>
        <w:right w:val="none" w:sz="0" w:space="0" w:color="auto"/>
      </w:divBdr>
    </w:div>
    <w:div w:id="830561411">
      <w:bodyDiv w:val="1"/>
      <w:marLeft w:val="0"/>
      <w:marRight w:val="0"/>
      <w:marTop w:val="0"/>
      <w:marBottom w:val="0"/>
      <w:divBdr>
        <w:top w:val="none" w:sz="0" w:space="0" w:color="auto"/>
        <w:left w:val="none" w:sz="0" w:space="0" w:color="auto"/>
        <w:bottom w:val="none" w:sz="0" w:space="0" w:color="auto"/>
        <w:right w:val="none" w:sz="0" w:space="0" w:color="auto"/>
      </w:divBdr>
    </w:div>
    <w:div w:id="837769779">
      <w:bodyDiv w:val="1"/>
      <w:marLeft w:val="0"/>
      <w:marRight w:val="0"/>
      <w:marTop w:val="0"/>
      <w:marBottom w:val="0"/>
      <w:divBdr>
        <w:top w:val="none" w:sz="0" w:space="0" w:color="auto"/>
        <w:left w:val="none" w:sz="0" w:space="0" w:color="auto"/>
        <w:bottom w:val="none" w:sz="0" w:space="0" w:color="auto"/>
        <w:right w:val="none" w:sz="0" w:space="0" w:color="auto"/>
      </w:divBdr>
    </w:div>
    <w:div w:id="843134307">
      <w:bodyDiv w:val="1"/>
      <w:marLeft w:val="0"/>
      <w:marRight w:val="0"/>
      <w:marTop w:val="0"/>
      <w:marBottom w:val="0"/>
      <w:divBdr>
        <w:top w:val="none" w:sz="0" w:space="0" w:color="auto"/>
        <w:left w:val="none" w:sz="0" w:space="0" w:color="auto"/>
        <w:bottom w:val="none" w:sz="0" w:space="0" w:color="auto"/>
        <w:right w:val="none" w:sz="0" w:space="0" w:color="auto"/>
      </w:divBdr>
    </w:div>
    <w:div w:id="852257989">
      <w:bodyDiv w:val="1"/>
      <w:marLeft w:val="0"/>
      <w:marRight w:val="0"/>
      <w:marTop w:val="0"/>
      <w:marBottom w:val="0"/>
      <w:divBdr>
        <w:top w:val="none" w:sz="0" w:space="0" w:color="auto"/>
        <w:left w:val="none" w:sz="0" w:space="0" w:color="auto"/>
        <w:bottom w:val="none" w:sz="0" w:space="0" w:color="auto"/>
        <w:right w:val="none" w:sz="0" w:space="0" w:color="auto"/>
      </w:divBdr>
    </w:div>
    <w:div w:id="856041344">
      <w:bodyDiv w:val="1"/>
      <w:marLeft w:val="0"/>
      <w:marRight w:val="0"/>
      <w:marTop w:val="0"/>
      <w:marBottom w:val="0"/>
      <w:divBdr>
        <w:top w:val="none" w:sz="0" w:space="0" w:color="auto"/>
        <w:left w:val="none" w:sz="0" w:space="0" w:color="auto"/>
        <w:bottom w:val="none" w:sz="0" w:space="0" w:color="auto"/>
        <w:right w:val="none" w:sz="0" w:space="0" w:color="auto"/>
      </w:divBdr>
    </w:div>
    <w:div w:id="872772788">
      <w:bodyDiv w:val="1"/>
      <w:marLeft w:val="0"/>
      <w:marRight w:val="0"/>
      <w:marTop w:val="0"/>
      <w:marBottom w:val="0"/>
      <w:divBdr>
        <w:top w:val="none" w:sz="0" w:space="0" w:color="auto"/>
        <w:left w:val="none" w:sz="0" w:space="0" w:color="auto"/>
        <w:bottom w:val="none" w:sz="0" w:space="0" w:color="auto"/>
        <w:right w:val="none" w:sz="0" w:space="0" w:color="auto"/>
      </w:divBdr>
    </w:div>
    <w:div w:id="885726388">
      <w:bodyDiv w:val="1"/>
      <w:marLeft w:val="0"/>
      <w:marRight w:val="0"/>
      <w:marTop w:val="0"/>
      <w:marBottom w:val="0"/>
      <w:divBdr>
        <w:top w:val="none" w:sz="0" w:space="0" w:color="auto"/>
        <w:left w:val="none" w:sz="0" w:space="0" w:color="auto"/>
        <w:bottom w:val="none" w:sz="0" w:space="0" w:color="auto"/>
        <w:right w:val="none" w:sz="0" w:space="0" w:color="auto"/>
      </w:divBdr>
    </w:div>
    <w:div w:id="898705292">
      <w:bodyDiv w:val="1"/>
      <w:marLeft w:val="0"/>
      <w:marRight w:val="0"/>
      <w:marTop w:val="0"/>
      <w:marBottom w:val="0"/>
      <w:divBdr>
        <w:top w:val="none" w:sz="0" w:space="0" w:color="auto"/>
        <w:left w:val="none" w:sz="0" w:space="0" w:color="auto"/>
        <w:bottom w:val="none" w:sz="0" w:space="0" w:color="auto"/>
        <w:right w:val="none" w:sz="0" w:space="0" w:color="auto"/>
      </w:divBdr>
    </w:div>
    <w:div w:id="899636009">
      <w:bodyDiv w:val="1"/>
      <w:marLeft w:val="0"/>
      <w:marRight w:val="0"/>
      <w:marTop w:val="0"/>
      <w:marBottom w:val="0"/>
      <w:divBdr>
        <w:top w:val="none" w:sz="0" w:space="0" w:color="auto"/>
        <w:left w:val="none" w:sz="0" w:space="0" w:color="auto"/>
        <w:bottom w:val="none" w:sz="0" w:space="0" w:color="auto"/>
        <w:right w:val="none" w:sz="0" w:space="0" w:color="auto"/>
      </w:divBdr>
    </w:div>
    <w:div w:id="933780384">
      <w:bodyDiv w:val="1"/>
      <w:marLeft w:val="0"/>
      <w:marRight w:val="0"/>
      <w:marTop w:val="0"/>
      <w:marBottom w:val="0"/>
      <w:divBdr>
        <w:top w:val="none" w:sz="0" w:space="0" w:color="auto"/>
        <w:left w:val="none" w:sz="0" w:space="0" w:color="auto"/>
        <w:bottom w:val="none" w:sz="0" w:space="0" w:color="auto"/>
        <w:right w:val="none" w:sz="0" w:space="0" w:color="auto"/>
      </w:divBdr>
    </w:div>
    <w:div w:id="944652598">
      <w:bodyDiv w:val="1"/>
      <w:marLeft w:val="0"/>
      <w:marRight w:val="0"/>
      <w:marTop w:val="0"/>
      <w:marBottom w:val="0"/>
      <w:divBdr>
        <w:top w:val="none" w:sz="0" w:space="0" w:color="auto"/>
        <w:left w:val="none" w:sz="0" w:space="0" w:color="auto"/>
        <w:bottom w:val="none" w:sz="0" w:space="0" w:color="auto"/>
        <w:right w:val="none" w:sz="0" w:space="0" w:color="auto"/>
      </w:divBdr>
    </w:div>
    <w:div w:id="977539719">
      <w:bodyDiv w:val="1"/>
      <w:marLeft w:val="0"/>
      <w:marRight w:val="0"/>
      <w:marTop w:val="0"/>
      <w:marBottom w:val="0"/>
      <w:divBdr>
        <w:top w:val="none" w:sz="0" w:space="0" w:color="auto"/>
        <w:left w:val="none" w:sz="0" w:space="0" w:color="auto"/>
        <w:bottom w:val="none" w:sz="0" w:space="0" w:color="auto"/>
        <w:right w:val="none" w:sz="0" w:space="0" w:color="auto"/>
      </w:divBdr>
    </w:div>
    <w:div w:id="983045580">
      <w:bodyDiv w:val="1"/>
      <w:marLeft w:val="0"/>
      <w:marRight w:val="0"/>
      <w:marTop w:val="0"/>
      <w:marBottom w:val="0"/>
      <w:divBdr>
        <w:top w:val="none" w:sz="0" w:space="0" w:color="auto"/>
        <w:left w:val="none" w:sz="0" w:space="0" w:color="auto"/>
        <w:bottom w:val="none" w:sz="0" w:space="0" w:color="auto"/>
        <w:right w:val="none" w:sz="0" w:space="0" w:color="auto"/>
      </w:divBdr>
    </w:div>
    <w:div w:id="993795376">
      <w:bodyDiv w:val="1"/>
      <w:marLeft w:val="0"/>
      <w:marRight w:val="0"/>
      <w:marTop w:val="0"/>
      <w:marBottom w:val="0"/>
      <w:divBdr>
        <w:top w:val="none" w:sz="0" w:space="0" w:color="auto"/>
        <w:left w:val="none" w:sz="0" w:space="0" w:color="auto"/>
        <w:bottom w:val="none" w:sz="0" w:space="0" w:color="auto"/>
        <w:right w:val="none" w:sz="0" w:space="0" w:color="auto"/>
      </w:divBdr>
    </w:div>
    <w:div w:id="1001784310">
      <w:bodyDiv w:val="1"/>
      <w:marLeft w:val="0"/>
      <w:marRight w:val="0"/>
      <w:marTop w:val="0"/>
      <w:marBottom w:val="0"/>
      <w:divBdr>
        <w:top w:val="none" w:sz="0" w:space="0" w:color="auto"/>
        <w:left w:val="none" w:sz="0" w:space="0" w:color="auto"/>
        <w:bottom w:val="none" w:sz="0" w:space="0" w:color="auto"/>
        <w:right w:val="none" w:sz="0" w:space="0" w:color="auto"/>
      </w:divBdr>
    </w:div>
    <w:div w:id="1002974179">
      <w:bodyDiv w:val="1"/>
      <w:marLeft w:val="0"/>
      <w:marRight w:val="0"/>
      <w:marTop w:val="0"/>
      <w:marBottom w:val="0"/>
      <w:divBdr>
        <w:top w:val="none" w:sz="0" w:space="0" w:color="auto"/>
        <w:left w:val="none" w:sz="0" w:space="0" w:color="auto"/>
        <w:bottom w:val="none" w:sz="0" w:space="0" w:color="auto"/>
        <w:right w:val="none" w:sz="0" w:space="0" w:color="auto"/>
      </w:divBdr>
    </w:div>
    <w:div w:id="1027025135">
      <w:bodyDiv w:val="1"/>
      <w:marLeft w:val="0"/>
      <w:marRight w:val="0"/>
      <w:marTop w:val="0"/>
      <w:marBottom w:val="0"/>
      <w:divBdr>
        <w:top w:val="none" w:sz="0" w:space="0" w:color="auto"/>
        <w:left w:val="none" w:sz="0" w:space="0" w:color="auto"/>
        <w:bottom w:val="none" w:sz="0" w:space="0" w:color="auto"/>
        <w:right w:val="none" w:sz="0" w:space="0" w:color="auto"/>
      </w:divBdr>
    </w:div>
    <w:div w:id="1027635574">
      <w:bodyDiv w:val="1"/>
      <w:marLeft w:val="0"/>
      <w:marRight w:val="0"/>
      <w:marTop w:val="0"/>
      <w:marBottom w:val="0"/>
      <w:divBdr>
        <w:top w:val="none" w:sz="0" w:space="0" w:color="auto"/>
        <w:left w:val="none" w:sz="0" w:space="0" w:color="auto"/>
        <w:bottom w:val="none" w:sz="0" w:space="0" w:color="auto"/>
        <w:right w:val="none" w:sz="0" w:space="0" w:color="auto"/>
      </w:divBdr>
    </w:div>
    <w:div w:id="1034231159">
      <w:bodyDiv w:val="1"/>
      <w:marLeft w:val="0"/>
      <w:marRight w:val="0"/>
      <w:marTop w:val="0"/>
      <w:marBottom w:val="0"/>
      <w:divBdr>
        <w:top w:val="none" w:sz="0" w:space="0" w:color="auto"/>
        <w:left w:val="none" w:sz="0" w:space="0" w:color="auto"/>
        <w:bottom w:val="none" w:sz="0" w:space="0" w:color="auto"/>
        <w:right w:val="none" w:sz="0" w:space="0" w:color="auto"/>
      </w:divBdr>
    </w:div>
    <w:div w:id="1044057657">
      <w:bodyDiv w:val="1"/>
      <w:marLeft w:val="0"/>
      <w:marRight w:val="0"/>
      <w:marTop w:val="0"/>
      <w:marBottom w:val="0"/>
      <w:divBdr>
        <w:top w:val="none" w:sz="0" w:space="0" w:color="auto"/>
        <w:left w:val="none" w:sz="0" w:space="0" w:color="auto"/>
        <w:bottom w:val="none" w:sz="0" w:space="0" w:color="auto"/>
        <w:right w:val="none" w:sz="0" w:space="0" w:color="auto"/>
      </w:divBdr>
    </w:div>
    <w:div w:id="1049722193">
      <w:bodyDiv w:val="1"/>
      <w:marLeft w:val="0"/>
      <w:marRight w:val="0"/>
      <w:marTop w:val="0"/>
      <w:marBottom w:val="0"/>
      <w:divBdr>
        <w:top w:val="none" w:sz="0" w:space="0" w:color="auto"/>
        <w:left w:val="none" w:sz="0" w:space="0" w:color="auto"/>
        <w:bottom w:val="none" w:sz="0" w:space="0" w:color="auto"/>
        <w:right w:val="none" w:sz="0" w:space="0" w:color="auto"/>
      </w:divBdr>
    </w:div>
    <w:div w:id="1050419534">
      <w:bodyDiv w:val="1"/>
      <w:marLeft w:val="0"/>
      <w:marRight w:val="0"/>
      <w:marTop w:val="0"/>
      <w:marBottom w:val="0"/>
      <w:divBdr>
        <w:top w:val="none" w:sz="0" w:space="0" w:color="auto"/>
        <w:left w:val="none" w:sz="0" w:space="0" w:color="auto"/>
        <w:bottom w:val="none" w:sz="0" w:space="0" w:color="auto"/>
        <w:right w:val="none" w:sz="0" w:space="0" w:color="auto"/>
      </w:divBdr>
    </w:div>
    <w:div w:id="1054891263">
      <w:bodyDiv w:val="1"/>
      <w:marLeft w:val="0"/>
      <w:marRight w:val="0"/>
      <w:marTop w:val="0"/>
      <w:marBottom w:val="0"/>
      <w:divBdr>
        <w:top w:val="none" w:sz="0" w:space="0" w:color="auto"/>
        <w:left w:val="none" w:sz="0" w:space="0" w:color="auto"/>
        <w:bottom w:val="none" w:sz="0" w:space="0" w:color="auto"/>
        <w:right w:val="none" w:sz="0" w:space="0" w:color="auto"/>
      </w:divBdr>
    </w:div>
    <w:div w:id="1061904220">
      <w:bodyDiv w:val="1"/>
      <w:marLeft w:val="0"/>
      <w:marRight w:val="0"/>
      <w:marTop w:val="0"/>
      <w:marBottom w:val="0"/>
      <w:divBdr>
        <w:top w:val="none" w:sz="0" w:space="0" w:color="auto"/>
        <w:left w:val="none" w:sz="0" w:space="0" w:color="auto"/>
        <w:bottom w:val="none" w:sz="0" w:space="0" w:color="auto"/>
        <w:right w:val="none" w:sz="0" w:space="0" w:color="auto"/>
      </w:divBdr>
      <w:divsChild>
        <w:div w:id="351222253">
          <w:marLeft w:val="1080"/>
          <w:marRight w:val="0"/>
          <w:marTop w:val="200"/>
          <w:marBottom w:val="0"/>
          <w:divBdr>
            <w:top w:val="none" w:sz="0" w:space="0" w:color="auto"/>
            <w:left w:val="none" w:sz="0" w:space="0" w:color="auto"/>
            <w:bottom w:val="none" w:sz="0" w:space="0" w:color="auto"/>
            <w:right w:val="none" w:sz="0" w:space="0" w:color="auto"/>
          </w:divBdr>
        </w:div>
      </w:divsChild>
    </w:div>
    <w:div w:id="1071386198">
      <w:bodyDiv w:val="1"/>
      <w:marLeft w:val="0"/>
      <w:marRight w:val="0"/>
      <w:marTop w:val="0"/>
      <w:marBottom w:val="0"/>
      <w:divBdr>
        <w:top w:val="none" w:sz="0" w:space="0" w:color="auto"/>
        <w:left w:val="none" w:sz="0" w:space="0" w:color="auto"/>
        <w:bottom w:val="none" w:sz="0" w:space="0" w:color="auto"/>
        <w:right w:val="none" w:sz="0" w:space="0" w:color="auto"/>
      </w:divBdr>
    </w:div>
    <w:div w:id="1073770881">
      <w:bodyDiv w:val="1"/>
      <w:marLeft w:val="0"/>
      <w:marRight w:val="0"/>
      <w:marTop w:val="0"/>
      <w:marBottom w:val="0"/>
      <w:divBdr>
        <w:top w:val="none" w:sz="0" w:space="0" w:color="auto"/>
        <w:left w:val="none" w:sz="0" w:space="0" w:color="auto"/>
        <w:bottom w:val="none" w:sz="0" w:space="0" w:color="auto"/>
        <w:right w:val="none" w:sz="0" w:space="0" w:color="auto"/>
      </w:divBdr>
    </w:div>
    <w:div w:id="1079062625">
      <w:bodyDiv w:val="1"/>
      <w:marLeft w:val="0"/>
      <w:marRight w:val="0"/>
      <w:marTop w:val="0"/>
      <w:marBottom w:val="0"/>
      <w:divBdr>
        <w:top w:val="none" w:sz="0" w:space="0" w:color="auto"/>
        <w:left w:val="none" w:sz="0" w:space="0" w:color="auto"/>
        <w:bottom w:val="none" w:sz="0" w:space="0" w:color="auto"/>
        <w:right w:val="none" w:sz="0" w:space="0" w:color="auto"/>
      </w:divBdr>
    </w:div>
    <w:div w:id="1084255673">
      <w:bodyDiv w:val="1"/>
      <w:marLeft w:val="0"/>
      <w:marRight w:val="0"/>
      <w:marTop w:val="0"/>
      <w:marBottom w:val="0"/>
      <w:divBdr>
        <w:top w:val="none" w:sz="0" w:space="0" w:color="auto"/>
        <w:left w:val="none" w:sz="0" w:space="0" w:color="auto"/>
        <w:bottom w:val="none" w:sz="0" w:space="0" w:color="auto"/>
        <w:right w:val="none" w:sz="0" w:space="0" w:color="auto"/>
      </w:divBdr>
    </w:div>
    <w:div w:id="1086923475">
      <w:bodyDiv w:val="1"/>
      <w:marLeft w:val="0"/>
      <w:marRight w:val="0"/>
      <w:marTop w:val="0"/>
      <w:marBottom w:val="0"/>
      <w:divBdr>
        <w:top w:val="none" w:sz="0" w:space="0" w:color="auto"/>
        <w:left w:val="none" w:sz="0" w:space="0" w:color="auto"/>
        <w:bottom w:val="none" w:sz="0" w:space="0" w:color="auto"/>
        <w:right w:val="none" w:sz="0" w:space="0" w:color="auto"/>
      </w:divBdr>
    </w:div>
    <w:div w:id="1088382096">
      <w:bodyDiv w:val="1"/>
      <w:marLeft w:val="0"/>
      <w:marRight w:val="0"/>
      <w:marTop w:val="0"/>
      <w:marBottom w:val="0"/>
      <w:divBdr>
        <w:top w:val="none" w:sz="0" w:space="0" w:color="auto"/>
        <w:left w:val="none" w:sz="0" w:space="0" w:color="auto"/>
        <w:bottom w:val="none" w:sz="0" w:space="0" w:color="auto"/>
        <w:right w:val="none" w:sz="0" w:space="0" w:color="auto"/>
      </w:divBdr>
    </w:div>
    <w:div w:id="1101267962">
      <w:bodyDiv w:val="1"/>
      <w:marLeft w:val="0"/>
      <w:marRight w:val="0"/>
      <w:marTop w:val="0"/>
      <w:marBottom w:val="0"/>
      <w:divBdr>
        <w:top w:val="none" w:sz="0" w:space="0" w:color="auto"/>
        <w:left w:val="none" w:sz="0" w:space="0" w:color="auto"/>
        <w:bottom w:val="none" w:sz="0" w:space="0" w:color="auto"/>
        <w:right w:val="none" w:sz="0" w:space="0" w:color="auto"/>
      </w:divBdr>
    </w:div>
    <w:div w:id="1117486543">
      <w:bodyDiv w:val="1"/>
      <w:marLeft w:val="0"/>
      <w:marRight w:val="0"/>
      <w:marTop w:val="0"/>
      <w:marBottom w:val="0"/>
      <w:divBdr>
        <w:top w:val="none" w:sz="0" w:space="0" w:color="auto"/>
        <w:left w:val="none" w:sz="0" w:space="0" w:color="auto"/>
        <w:bottom w:val="none" w:sz="0" w:space="0" w:color="auto"/>
        <w:right w:val="none" w:sz="0" w:space="0" w:color="auto"/>
      </w:divBdr>
    </w:div>
    <w:div w:id="1122110199">
      <w:bodyDiv w:val="1"/>
      <w:marLeft w:val="0"/>
      <w:marRight w:val="0"/>
      <w:marTop w:val="0"/>
      <w:marBottom w:val="0"/>
      <w:divBdr>
        <w:top w:val="none" w:sz="0" w:space="0" w:color="auto"/>
        <w:left w:val="none" w:sz="0" w:space="0" w:color="auto"/>
        <w:bottom w:val="none" w:sz="0" w:space="0" w:color="auto"/>
        <w:right w:val="none" w:sz="0" w:space="0" w:color="auto"/>
      </w:divBdr>
    </w:div>
    <w:div w:id="1131099347">
      <w:bodyDiv w:val="1"/>
      <w:marLeft w:val="0"/>
      <w:marRight w:val="0"/>
      <w:marTop w:val="0"/>
      <w:marBottom w:val="0"/>
      <w:divBdr>
        <w:top w:val="none" w:sz="0" w:space="0" w:color="auto"/>
        <w:left w:val="none" w:sz="0" w:space="0" w:color="auto"/>
        <w:bottom w:val="none" w:sz="0" w:space="0" w:color="auto"/>
        <w:right w:val="none" w:sz="0" w:space="0" w:color="auto"/>
      </w:divBdr>
    </w:div>
    <w:div w:id="1152520394">
      <w:bodyDiv w:val="1"/>
      <w:marLeft w:val="0"/>
      <w:marRight w:val="0"/>
      <w:marTop w:val="0"/>
      <w:marBottom w:val="0"/>
      <w:divBdr>
        <w:top w:val="none" w:sz="0" w:space="0" w:color="auto"/>
        <w:left w:val="none" w:sz="0" w:space="0" w:color="auto"/>
        <w:bottom w:val="none" w:sz="0" w:space="0" w:color="auto"/>
        <w:right w:val="none" w:sz="0" w:space="0" w:color="auto"/>
      </w:divBdr>
    </w:div>
    <w:div w:id="1183281659">
      <w:bodyDiv w:val="1"/>
      <w:marLeft w:val="0"/>
      <w:marRight w:val="0"/>
      <w:marTop w:val="0"/>
      <w:marBottom w:val="0"/>
      <w:divBdr>
        <w:top w:val="none" w:sz="0" w:space="0" w:color="auto"/>
        <w:left w:val="none" w:sz="0" w:space="0" w:color="auto"/>
        <w:bottom w:val="none" w:sz="0" w:space="0" w:color="auto"/>
        <w:right w:val="none" w:sz="0" w:space="0" w:color="auto"/>
      </w:divBdr>
    </w:div>
    <w:div w:id="1187063446">
      <w:bodyDiv w:val="1"/>
      <w:marLeft w:val="0"/>
      <w:marRight w:val="0"/>
      <w:marTop w:val="0"/>
      <w:marBottom w:val="0"/>
      <w:divBdr>
        <w:top w:val="none" w:sz="0" w:space="0" w:color="auto"/>
        <w:left w:val="none" w:sz="0" w:space="0" w:color="auto"/>
        <w:bottom w:val="none" w:sz="0" w:space="0" w:color="auto"/>
        <w:right w:val="none" w:sz="0" w:space="0" w:color="auto"/>
      </w:divBdr>
    </w:div>
    <w:div w:id="1192186114">
      <w:bodyDiv w:val="1"/>
      <w:marLeft w:val="0"/>
      <w:marRight w:val="0"/>
      <w:marTop w:val="0"/>
      <w:marBottom w:val="0"/>
      <w:divBdr>
        <w:top w:val="none" w:sz="0" w:space="0" w:color="auto"/>
        <w:left w:val="none" w:sz="0" w:space="0" w:color="auto"/>
        <w:bottom w:val="none" w:sz="0" w:space="0" w:color="auto"/>
        <w:right w:val="none" w:sz="0" w:space="0" w:color="auto"/>
      </w:divBdr>
    </w:div>
    <w:div w:id="1196963344">
      <w:bodyDiv w:val="1"/>
      <w:marLeft w:val="0"/>
      <w:marRight w:val="0"/>
      <w:marTop w:val="0"/>
      <w:marBottom w:val="0"/>
      <w:divBdr>
        <w:top w:val="none" w:sz="0" w:space="0" w:color="auto"/>
        <w:left w:val="none" w:sz="0" w:space="0" w:color="auto"/>
        <w:bottom w:val="none" w:sz="0" w:space="0" w:color="auto"/>
        <w:right w:val="none" w:sz="0" w:space="0" w:color="auto"/>
      </w:divBdr>
    </w:div>
    <w:div w:id="1198544413">
      <w:bodyDiv w:val="1"/>
      <w:marLeft w:val="0"/>
      <w:marRight w:val="0"/>
      <w:marTop w:val="0"/>
      <w:marBottom w:val="0"/>
      <w:divBdr>
        <w:top w:val="none" w:sz="0" w:space="0" w:color="auto"/>
        <w:left w:val="none" w:sz="0" w:space="0" w:color="auto"/>
        <w:bottom w:val="none" w:sz="0" w:space="0" w:color="auto"/>
        <w:right w:val="none" w:sz="0" w:space="0" w:color="auto"/>
      </w:divBdr>
    </w:div>
    <w:div w:id="1228415645">
      <w:bodyDiv w:val="1"/>
      <w:marLeft w:val="0"/>
      <w:marRight w:val="0"/>
      <w:marTop w:val="0"/>
      <w:marBottom w:val="0"/>
      <w:divBdr>
        <w:top w:val="none" w:sz="0" w:space="0" w:color="auto"/>
        <w:left w:val="none" w:sz="0" w:space="0" w:color="auto"/>
        <w:bottom w:val="none" w:sz="0" w:space="0" w:color="auto"/>
        <w:right w:val="none" w:sz="0" w:space="0" w:color="auto"/>
      </w:divBdr>
    </w:div>
    <w:div w:id="1234586606">
      <w:bodyDiv w:val="1"/>
      <w:marLeft w:val="0"/>
      <w:marRight w:val="0"/>
      <w:marTop w:val="0"/>
      <w:marBottom w:val="0"/>
      <w:divBdr>
        <w:top w:val="none" w:sz="0" w:space="0" w:color="auto"/>
        <w:left w:val="none" w:sz="0" w:space="0" w:color="auto"/>
        <w:bottom w:val="none" w:sz="0" w:space="0" w:color="auto"/>
        <w:right w:val="none" w:sz="0" w:space="0" w:color="auto"/>
      </w:divBdr>
    </w:div>
    <w:div w:id="1242301449">
      <w:bodyDiv w:val="1"/>
      <w:marLeft w:val="0"/>
      <w:marRight w:val="0"/>
      <w:marTop w:val="0"/>
      <w:marBottom w:val="0"/>
      <w:divBdr>
        <w:top w:val="none" w:sz="0" w:space="0" w:color="auto"/>
        <w:left w:val="none" w:sz="0" w:space="0" w:color="auto"/>
        <w:bottom w:val="none" w:sz="0" w:space="0" w:color="auto"/>
        <w:right w:val="none" w:sz="0" w:space="0" w:color="auto"/>
      </w:divBdr>
    </w:div>
    <w:div w:id="1243487836">
      <w:bodyDiv w:val="1"/>
      <w:marLeft w:val="0"/>
      <w:marRight w:val="0"/>
      <w:marTop w:val="0"/>
      <w:marBottom w:val="0"/>
      <w:divBdr>
        <w:top w:val="none" w:sz="0" w:space="0" w:color="auto"/>
        <w:left w:val="none" w:sz="0" w:space="0" w:color="auto"/>
        <w:bottom w:val="none" w:sz="0" w:space="0" w:color="auto"/>
        <w:right w:val="none" w:sz="0" w:space="0" w:color="auto"/>
      </w:divBdr>
    </w:div>
    <w:div w:id="1252930702">
      <w:bodyDiv w:val="1"/>
      <w:marLeft w:val="0"/>
      <w:marRight w:val="0"/>
      <w:marTop w:val="0"/>
      <w:marBottom w:val="0"/>
      <w:divBdr>
        <w:top w:val="none" w:sz="0" w:space="0" w:color="auto"/>
        <w:left w:val="none" w:sz="0" w:space="0" w:color="auto"/>
        <w:bottom w:val="none" w:sz="0" w:space="0" w:color="auto"/>
        <w:right w:val="none" w:sz="0" w:space="0" w:color="auto"/>
      </w:divBdr>
    </w:div>
    <w:div w:id="1269198716">
      <w:bodyDiv w:val="1"/>
      <w:marLeft w:val="0"/>
      <w:marRight w:val="0"/>
      <w:marTop w:val="0"/>
      <w:marBottom w:val="0"/>
      <w:divBdr>
        <w:top w:val="none" w:sz="0" w:space="0" w:color="auto"/>
        <w:left w:val="none" w:sz="0" w:space="0" w:color="auto"/>
        <w:bottom w:val="none" w:sz="0" w:space="0" w:color="auto"/>
        <w:right w:val="none" w:sz="0" w:space="0" w:color="auto"/>
      </w:divBdr>
    </w:div>
    <w:div w:id="1279531132">
      <w:bodyDiv w:val="1"/>
      <w:marLeft w:val="0"/>
      <w:marRight w:val="0"/>
      <w:marTop w:val="0"/>
      <w:marBottom w:val="0"/>
      <w:divBdr>
        <w:top w:val="none" w:sz="0" w:space="0" w:color="auto"/>
        <w:left w:val="none" w:sz="0" w:space="0" w:color="auto"/>
        <w:bottom w:val="none" w:sz="0" w:space="0" w:color="auto"/>
        <w:right w:val="none" w:sz="0" w:space="0" w:color="auto"/>
      </w:divBdr>
    </w:div>
    <w:div w:id="1284118379">
      <w:bodyDiv w:val="1"/>
      <w:marLeft w:val="0"/>
      <w:marRight w:val="0"/>
      <w:marTop w:val="0"/>
      <w:marBottom w:val="0"/>
      <w:divBdr>
        <w:top w:val="none" w:sz="0" w:space="0" w:color="auto"/>
        <w:left w:val="none" w:sz="0" w:space="0" w:color="auto"/>
        <w:bottom w:val="none" w:sz="0" w:space="0" w:color="auto"/>
        <w:right w:val="none" w:sz="0" w:space="0" w:color="auto"/>
      </w:divBdr>
    </w:div>
    <w:div w:id="1286889856">
      <w:bodyDiv w:val="1"/>
      <w:marLeft w:val="0"/>
      <w:marRight w:val="0"/>
      <w:marTop w:val="0"/>
      <w:marBottom w:val="0"/>
      <w:divBdr>
        <w:top w:val="none" w:sz="0" w:space="0" w:color="auto"/>
        <w:left w:val="none" w:sz="0" w:space="0" w:color="auto"/>
        <w:bottom w:val="none" w:sz="0" w:space="0" w:color="auto"/>
        <w:right w:val="none" w:sz="0" w:space="0" w:color="auto"/>
      </w:divBdr>
    </w:div>
    <w:div w:id="1294168625">
      <w:bodyDiv w:val="1"/>
      <w:marLeft w:val="0"/>
      <w:marRight w:val="0"/>
      <w:marTop w:val="0"/>
      <w:marBottom w:val="0"/>
      <w:divBdr>
        <w:top w:val="none" w:sz="0" w:space="0" w:color="auto"/>
        <w:left w:val="none" w:sz="0" w:space="0" w:color="auto"/>
        <w:bottom w:val="none" w:sz="0" w:space="0" w:color="auto"/>
        <w:right w:val="none" w:sz="0" w:space="0" w:color="auto"/>
      </w:divBdr>
    </w:div>
    <w:div w:id="1295796962">
      <w:bodyDiv w:val="1"/>
      <w:marLeft w:val="0"/>
      <w:marRight w:val="0"/>
      <w:marTop w:val="0"/>
      <w:marBottom w:val="0"/>
      <w:divBdr>
        <w:top w:val="none" w:sz="0" w:space="0" w:color="auto"/>
        <w:left w:val="none" w:sz="0" w:space="0" w:color="auto"/>
        <w:bottom w:val="none" w:sz="0" w:space="0" w:color="auto"/>
        <w:right w:val="none" w:sz="0" w:space="0" w:color="auto"/>
      </w:divBdr>
    </w:div>
    <w:div w:id="1302225852">
      <w:bodyDiv w:val="1"/>
      <w:marLeft w:val="0"/>
      <w:marRight w:val="0"/>
      <w:marTop w:val="0"/>
      <w:marBottom w:val="0"/>
      <w:divBdr>
        <w:top w:val="none" w:sz="0" w:space="0" w:color="auto"/>
        <w:left w:val="none" w:sz="0" w:space="0" w:color="auto"/>
        <w:bottom w:val="none" w:sz="0" w:space="0" w:color="auto"/>
        <w:right w:val="none" w:sz="0" w:space="0" w:color="auto"/>
      </w:divBdr>
    </w:div>
    <w:div w:id="1323662077">
      <w:bodyDiv w:val="1"/>
      <w:marLeft w:val="0"/>
      <w:marRight w:val="0"/>
      <w:marTop w:val="0"/>
      <w:marBottom w:val="0"/>
      <w:divBdr>
        <w:top w:val="none" w:sz="0" w:space="0" w:color="auto"/>
        <w:left w:val="none" w:sz="0" w:space="0" w:color="auto"/>
        <w:bottom w:val="none" w:sz="0" w:space="0" w:color="auto"/>
        <w:right w:val="none" w:sz="0" w:space="0" w:color="auto"/>
      </w:divBdr>
    </w:div>
    <w:div w:id="1331908318">
      <w:bodyDiv w:val="1"/>
      <w:marLeft w:val="0"/>
      <w:marRight w:val="0"/>
      <w:marTop w:val="0"/>
      <w:marBottom w:val="0"/>
      <w:divBdr>
        <w:top w:val="none" w:sz="0" w:space="0" w:color="auto"/>
        <w:left w:val="none" w:sz="0" w:space="0" w:color="auto"/>
        <w:bottom w:val="none" w:sz="0" w:space="0" w:color="auto"/>
        <w:right w:val="none" w:sz="0" w:space="0" w:color="auto"/>
      </w:divBdr>
    </w:div>
    <w:div w:id="1345016033">
      <w:bodyDiv w:val="1"/>
      <w:marLeft w:val="0"/>
      <w:marRight w:val="0"/>
      <w:marTop w:val="0"/>
      <w:marBottom w:val="0"/>
      <w:divBdr>
        <w:top w:val="none" w:sz="0" w:space="0" w:color="auto"/>
        <w:left w:val="none" w:sz="0" w:space="0" w:color="auto"/>
        <w:bottom w:val="none" w:sz="0" w:space="0" w:color="auto"/>
        <w:right w:val="none" w:sz="0" w:space="0" w:color="auto"/>
      </w:divBdr>
    </w:div>
    <w:div w:id="1377895948">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7097320">
      <w:bodyDiv w:val="1"/>
      <w:marLeft w:val="0"/>
      <w:marRight w:val="0"/>
      <w:marTop w:val="0"/>
      <w:marBottom w:val="0"/>
      <w:divBdr>
        <w:top w:val="none" w:sz="0" w:space="0" w:color="auto"/>
        <w:left w:val="none" w:sz="0" w:space="0" w:color="auto"/>
        <w:bottom w:val="none" w:sz="0" w:space="0" w:color="auto"/>
        <w:right w:val="none" w:sz="0" w:space="0" w:color="auto"/>
      </w:divBdr>
    </w:div>
    <w:div w:id="1415082619">
      <w:bodyDiv w:val="1"/>
      <w:marLeft w:val="0"/>
      <w:marRight w:val="0"/>
      <w:marTop w:val="0"/>
      <w:marBottom w:val="0"/>
      <w:divBdr>
        <w:top w:val="none" w:sz="0" w:space="0" w:color="auto"/>
        <w:left w:val="none" w:sz="0" w:space="0" w:color="auto"/>
        <w:bottom w:val="none" w:sz="0" w:space="0" w:color="auto"/>
        <w:right w:val="none" w:sz="0" w:space="0" w:color="auto"/>
      </w:divBdr>
    </w:div>
    <w:div w:id="1422992997">
      <w:bodyDiv w:val="1"/>
      <w:marLeft w:val="0"/>
      <w:marRight w:val="0"/>
      <w:marTop w:val="0"/>
      <w:marBottom w:val="0"/>
      <w:divBdr>
        <w:top w:val="none" w:sz="0" w:space="0" w:color="auto"/>
        <w:left w:val="none" w:sz="0" w:space="0" w:color="auto"/>
        <w:bottom w:val="none" w:sz="0" w:space="0" w:color="auto"/>
        <w:right w:val="none" w:sz="0" w:space="0" w:color="auto"/>
      </w:divBdr>
    </w:div>
    <w:div w:id="1427262613">
      <w:bodyDiv w:val="1"/>
      <w:marLeft w:val="0"/>
      <w:marRight w:val="0"/>
      <w:marTop w:val="0"/>
      <w:marBottom w:val="0"/>
      <w:divBdr>
        <w:top w:val="none" w:sz="0" w:space="0" w:color="auto"/>
        <w:left w:val="none" w:sz="0" w:space="0" w:color="auto"/>
        <w:bottom w:val="none" w:sz="0" w:space="0" w:color="auto"/>
        <w:right w:val="none" w:sz="0" w:space="0" w:color="auto"/>
      </w:divBdr>
    </w:div>
    <w:div w:id="1440837975">
      <w:bodyDiv w:val="1"/>
      <w:marLeft w:val="0"/>
      <w:marRight w:val="0"/>
      <w:marTop w:val="0"/>
      <w:marBottom w:val="0"/>
      <w:divBdr>
        <w:top w:val="none" w:sz="0" w:space="0" w:color="auto"/>
        <w:left w:val="none" w:sz="0" w:space="0" w:color="auto"/>
        <w:bottom w:val="none" w:sz="0" w:space="0" w:color="auto"/>
        <w:right w:val="none" w:sz="0" w:space="0" w:color="auto"/>
      </w:divBdr>
    </w:div>
    <w:div w:id="1493565465">
      <w:bodyDiv w:val="1"/>
      <w:marLeft w:val="0"/>
      <w:marRight w:val="0"/>
      <w:marTop w:val="0"/>
      <w:marBottom w:val="0"/>
      <w:divBdr>
        <w:top w:val="none" w:sz="0" w:space="0" w:color="auto"/>
        <w:left w:val="none" w:sz="0" w:space="0" w:color="auto"/>
        <w:bottom w:val="none" w:sz="0" w:space="0" w:color="auto"/>
        <w:right w:val="none" w:sz="0" w:space="0" w:color="auto"/>
      </w:divBdr>
      <w:divsChild>
        <w:div w:id="438451717">
          <w:marLeft w:val="1080"/>
          <w:marRight w:val="0"/>
          <w:marTop w:val="100"/>
          <w:marBottom w:val="0"/>
          <w:divBdr>
            <w:top w:val="none" w:sz="0" w:space="0" w:color="auto"/>
            <w:left w:val="none" w:sz="0" w:space="0" w:color="auto"/>
            <w:bottom w:val="none" w:sz="0" w:space="0" w:color="auto"/>
            <w:right w:val="none" w:sz="0" w:space="0" w:color="auto"/>
          </w:divBdr>
        </w:div>
        <w:div w:id="482965534">
          <w:marLeft w:val="1080"/>
          <w:marRight w:val="0"/>
          <w:marTop w:val="100"/>
          <w:marBottom w:val="0"/>
          <w:divBdr>
            <w:top w:val="none" w:sz="0" w:space="0" w:color="auto"/>
            <w:left w:val="none" w:sz="0" w:space="0" w:color="auto"/>
            <w:bottom w:val="none" w:sz="0" w:space="0" w:color="auto"/>
            <w:right w:val="none" w:sz="0" w:space="0" w:color="auto"/>
          </w:divBdr>
        </w:div>
        <w:div w:id="797458006">
          <w:marLeft w:val="1080"/>
          <w:marRight w:val="0"/>
          <w:marTop w:val="100"/>
          <w:marBottom w:val="0"/>
          <w:divBdr>
            <w:top w:val="none" w:sz="0" w:space="0" w:color="auto"/>
            <w:left w:val="none" w:sz="0" w:space="0" w:color="auto"/>
            <w:bottom w:val="none" w:sz="0" w:space="0" w:color="auto"/>
            <w:right w:val="none" w:sz="0" w:space="0" w:color="auto"/>
          </w:divBdr>
        </w:div>
        <w:div w:id="847526705">
          <w:marLeft w:val="1080"/>
          <w:marRight w:val="0"/>
          <w:marTop w:val="100"/>
          <w:marBottom w:val="0"/>
          <w:divBdr>
            <w:top w:val="none" w:sz="0" w:space="0" w:color="auto"/>
            <w:left w:val="none" w:sz="0" w:space="0" w:color="auto"/>
            <w:bottom w:val="none" w:sz="0" w:space="0" w:color="auto"/>
            <w:right w:val="none" w:sz="0" w:space="0" w:color="auto"/>
          </w:divBdr>
        </w:div>
        <w:div w:id="858666611">
          <w:marLeft w:val="360"/>
          <w:marRight w:val="0"/>
          <w:marTop w:val="200"/>
          <w:marBottom w:val="0"/>
          <w:divBdr>
            <w:top w:val="none" w:sz="0" w:space="0" w:color="auto"/>
            <w:left w:val="none" w:sz="0" w:space="0" w:color="auto"/>
            <w:bottom w:val="none" w:sz="0" w:space="0" w:color="auto"/>
            <w:right w:val="none" w:sz="0" w:space="0" w:color="auto"/>
          </w:divBdr>
        </w:div>
        <w:div w:id="1603606210">
          <w:marLeft w:val="360"/>
          <w:marRight w:val="0"/>
          <w:marTop w:val="200"/>
          <w:marBottom w:val="0"/>
          <w:divBdr>
            <w:top w:val="none" w:sz="0" w:space="0" w:color="auto"/>
            <w:left w:val="none" w:sz="0" w:space="0" w:color="auto"/>
            <w:bottom w:val="none" w:sz="0" w:space="0" w:color="auto"/>
            <w:right w:val="none" w:sz="0" w:space="0" w:color="auto"/>
          </w:divBdr>
        </w:div>
        <w:div w:id="1750032560">
          <w:marLeft w:val="1080"/>
          <w:marRight w:val="0"/>
          <w:marTop w:val="100"/>
          <w:marBottom w:val="0"/>
          <w:divBdr>
            <w:top w:val="none" w:sz="0" w:space="0" w:color="auto"/>
            <w:left w:val="none" w:sz="0" w:space="0" w:color="auto"/>
            <w:bottom w:val="none" w:sz="0" w:space="0" w:color="auto"/>
            <w:right w:val="none" w:sz="0" w:space="0" w:color="auto"/>
          </w:divBdr>
        </w:div>
        <w:div w:id="2084833802">
          <w:marLeft w:val="1080"/>
          <w:marRight w:val="0"/>
          <w:marTop w:val="100"/>
          <w:marBottom w:val="0"/>
          <w:divBdr>
            <w:top w:val="none" w:sz="0" w:space="0" w:color="auto"/>
            <w:left w:val="none" w:sz="0" w:space="0" w:color="auto"/>
            <w:bottom w:val="none" w:sz="0" w:space="0" w:color="auto"/>
            <w:right w:val="none" w:sz="0" w:space="0" w:color="auto"/>
          </w:divBdr>
        </w:div>
      </w:divsChild>
    </w:div>
    <w:div w:id="1508860858">
      <w:bodyDiv w:val="1"/>
      <w:marLeft w:val="0"/>
      <w:marRight w:val="0"/>
      <w:marTop w:val="0"/>
      <w:marBottom w:val="0"/>
      <w:divBdr>
        <w:top w:val="none" w:sz="0" w:space="0" w:color="auto"/>
        <w:left w:val="none" w:sz="0" w:space="0" w:color="auto"/>
        <w:bottom w:val="none" w:sz="0" w:space="0" w:color="auto"/>
        <w:right w:val="none" w:sz="0" w:space="0" w:color="auto"/>
      </w:divBdr>
    </w:div>
    <w:div w:id="1510606637">
      <w:bodyDiv w:val="1"/>
      <w:marLeft w:val="0"/>
      <w:marRight w:val="0"/>
      <w:marTop w:val="0"/>
      <w:marBottom w:val="0"/>
      <w:divBdr>
        <w:top w:val="none" w:sz="0" w:space="0" w:color="auto"/>
        <w:left w:val="none" w:sz="0" w:space="0" w:color="auto"/>
        <w:bottom w:val="none" w:sz="0" w:space="0" w:color="auto"/>
        <w:right w:val="none" w:sz="0" w:space="0" w:color="auto"/>
      </w:divBdr>
    </w:div>
    <w:div w:id="1539660375">
      <w:bodyDiv w:val="1"/>
      <w:marLeft w:val="0"/>
      <w:marRight w:val="0"/>
      <w:marTop w:val="0"/>
      <w:marBottom w:val="0"/>
      <w:divBdr>
        <w:top w:val="none" w:sz="0" w:space="0" w:color="auto"/>
        <w:left w:val="none" w:sz="0" w:space="0" w:color="auto"/>
        <w:bottom w:val="none" w:sz="0" w:space="0" w:color="auto"/>
        <w:right w:val="none" w:sz="0" w:space="0" w:color="auto"/>
      </w:divBdr>
      <w:divsChild>
        <w:div w:id="1221358370">
          <w:marLeft w:val="0"/>
          <w:marRight w:val="0"/>
          <w:marTop w:val="0"/>
          <w:marBottom w:val="0"/>
          <w:divBdr>
            <w:top w:val="none" w:sz="0" w:space="0" w:color="auto"/>
            <w:left w:val="none" w:sz="0" w:space="0" w:color="auto"/>
            <w:bottom w:val="none" w:sz="0" w:space="0" w:color="auto"/>
            <w:right w:val="none" w:sz="0" w:space="0" w:color="auto"/>
          </w:divBdr>
        </w:div>
        <w:div w:id="2053536591">
          <w:marLeft w:val="0"/>
          <w:marRight w:val="0"/>
          <w:marTop w:val="0"/>
          <w:marBottom w:val="0"/>
          <w:divBdr>
            <w:top w:val="none" w:sz="0" w:space="0" w:color="auto"/>
            <w:left w:val="none" w:sz="0" w:space="0" w:color="auto"/>
            <w:bottom w:val="none" w:sz="0" w:space="0" w:color="auto"/>
            <w:right w:val="none" w:sz="0" w:space="0" w:color="auto"/>
          </w:divBdr>
        </w:div>
      </w:divsChild>
    </w:div>
    <w:div w:id="1577470472">
      <w:bodyDiv w:val="1"/>
      <w:marLeft w:val="0"/>
      <w:marRight w:val="0"/>
      <w:marTop w:val="0"/>
      <w:marBottom w:val="0"/>
      <w:divBdr>
        <w:top w:val="none" w:sz="0" w:space="0" w:color="auto"/>
        <w:left w:val="none" w:sz="0" w:space="0" w:color="auto"/>
        <w:bottom w:val="none" w:sz="0" w:space="0" w:color="auto"/>
        <w:right w:val="none" w:sz="0" w:space="0" w:color="auto"/>
      </w:divBdr>
    </w:div>
    <w:div w:id="1584097588">
      <w:bodyDiv w:val="1"/>
      <w:marLeft w:val="0"/>
      <w:marRight w:val="0"/>
      <w:marTop w:val="0"/>
      <w:marBottom w:val="0"/>
      <w:divBdr>
        <w:top w:val="none" w:sz="0" w:space="0" w:color="auto"/>
        <w:left w:val="none" w:sz="0" w:space="0" w:color="auto"/>
        <w:bottom w:val="none" w:sz="0" w:space="0" w:color="auto"/>
        <w:right w:val="none" w:sz="0" w:space="0" w:color="auto"/>
      </w:divBdr>
    </w:div>
    <w:div w:id="1592354984">
      <w:bodyDiv w:val="1"/>
      <w:marLeft w:val="0"/>
      <w:marRight w:val="0"/>
      <w:marTop w:val="0"/>
      <w:marBottom w:val="0"/>
      <w:divBdr>
        <w:top w:val="none" w:sz="0" w:space="0" w:color="auto"/>
        <w:left w:val="none" w:sz="0" w:space="0" w:color="auto"/>
        <w:bottom w:val="none" w:sz="0" w:space="0" w:color="auto"/>
        <w:right w:val="none" w:sz="0" w:space="0" w:color="auto"/>
      </w:divBdr>
    </w:div>
    <w:div w:id="1613902530">
      <w:bodyDiv w:val="1"/>
      <w:marLeft w:val="0"/>
      <w:marRight w:val="0"/>
      <w:marTop w:val="0"/>
      <w:marBottom w:val="0"/>
      <w:divBdr>
        <w:top w:val="none" w:sz="0" w:space="0" w:color="auto"/>
        <w:left w:val="none" w:sz="0" w:space="0" w:color="auto"/>
        <w:bottom w:val="none" w:sz="0" w:space="0" w:color="auto"/>
        <w:right w:val="none" w:sz="0" w:space="0" w:color="auto"/>
      </w:divBdr>
    </w:div>
    <w:div w:id="1614743823">
      <w:bodyDiv w:val="1"/>
      <w:marLeft w:val="0"/>
      <w:marRight w:val="0"/>
      <w:marTop w:val="0"/>
      <w:marBottom w:val="0"/>
      <w:divBdr>
        <w:top w:val="none" w:sz="0" w:space="0" w:color="auto"/>
        <w:left w:val="none" w:sz="0" w:space="0" w:color="auto"/>
        <w:bottom w:val="none" w:sz="0" w:space="0" w:color="auto"/>
        <w:right w:val="none" w:sz="0" w:space="0" w:color="auto"/>
      </w:divBdr>
    </w:div>
    <w:div w:id="1618028987">
      <w:bodyDiv w:val="1"/>
      <w:marLeft w:val="0"/>
      <w:marRight w:val="0"/>
      <w:marTop w:val="0"/>
      <w:marBottom w:val="0"/>
      <w:divBdr>
        <w:top w:val="none" w:sz="0" w:space="0" w:color="auto"/>
        <w:left w:val="none" w:sz="0" w:space="0" w:color="auto"/>
        <w:bottom w:val="none" w:sz="0" w:space="0" w:color="auto"/>
        <w:right w:val="none" w:sz="0" w:space="0" w:color="auto"/>
      </w:divBdr>
    </w:div>
    <w:div w:id="1636830050">
      <w:bodyDiv w:val="1"/>
      <w:marLeft w:val="0"/>
      <w:marRight w:val="0"/>
      <w:marTop w:val="0"/>
      <w:marBottom w:val="0"/>
      <w:divBdr>
        <w:top w:val="none" w:sz="0" w:space="0" w:color="auto"/>
        <w:left w:val="none" w:sz="0" w:space="0" w:color="auto"/>
        <w:bottom w:val="none" w:sz="0" w:space="0" w:color="auto"/>
        <w:right w:val="none" w:sz="0" w:space="0" w:color="auto"/>
      </w:divBdr>
    </w:div>
    <w:div w:id="1672947913">
      <w:bodyDiv w:val="1"/>
      <w:marLeft w:val="0"/>
      <w:marRight w:val="0"/>
      <w:marTop w:val="0"/>
      <w:marBottom w:val="0"/>
      <w:divBdr>
        <w:top w:val="none" w:sz="0" w:space="0" w:color="auto"/>
        <w:left w:val="none" w:sz="0" w:space="0" w:color="auto"/>
        <w:bottom w:val="none" w:sz="0" w:space="0" w:color="auto"/>
        <w:right w:val="none" w:sz="0" w:space="0" w:color="auto"/>
      </w:divBdr>
    </w:div>
    <w:div w:id="1693606537">
      <w:bodyDiv w:val="1"/>
      <w:marLeft w:val="0"/>
      <w:marRight w:val="0"/>
      <w:marTop w:val="0"/>
      <w:marBottom w:val="0"/>
      <w:divBdr>
        <w:top w:val="none" w:sz="0" w:space="0" w:color="auto"/>
        <w:left w:val="none" w:sz="0" w:space="0" w:color="auto"/>
        <w:bottom w:val="none" w:sz="0" w:space="0" w:color="auto"/>
        <w:right w:val="none" w:sz="0" w:space="0" w:color="auto"/>
      </w:divBdr>
    </w:div>
    <w:div w:id="1702248305">
      <w:bodyDiv w:val="1"/>
      <w:marLeft w:val="0"/>
      <w:marRight w:val="0"/>
      <w:marTop w:val="0"/>
      <w:marBottom w:val="0"/>
      <w:divBdr>
        <w:top w:val="none" w:sz="0" w:space="0" w:color="auto"/>
        <w:left w:val="none" w:sz="0" w:space="0" w:color="auto"/>
        <w:bottom w:val="none" w:sz="0" w:space="0" w:color="auto"/>
        <w:right w:val="none" w:sz="0" w:space="0" w:color="auto"/>
      </w:divBdr>
    </w:div>
    <w:div w:id="1711682078">
      <w:bodyDiv w:val="1"/>
      <w:marLeft w:val="0"/>
      <w:marRight w:val="0"/>
      <w:marTop w:val="0"/>
      <w:marBottom w:val="0"/>
      <w:divBdr>
        <w:top w:val="none" w:sz="0" w:space="0" w:color="auto"/>
        <w:left w:val="none" w:sz="0" w:space="0" w:color="auto"/>
        <w:bottom w:val="none" w:sz="0" w:space="0" w:color="auto"/>
        <w:right w:val="none" w:sz="0" w:space="0" w:color="auto"/>
      </w:divBdr>
    </w:div>
    <w:div w:id="1712025615">
      <w:bodyDiv w:val="1"/>
      <w:marLeft w:val="0"/>
      <w:marRight w:val="0"/>
      <w:marTop w:val="0"/>
      <w:marBottom w:val="0"/>
      <w:divBdr>
        <w:top w:val="none" w:sz="0" w:space="0" w:color="auto"/>
        <w:left w:val="none" w:sz="0" w:space="0" w:color="auto"/>
        <w:bottom w:val="none" w:sz="0" w:space="0" w:color="auto"/>
        <w:right w:val="none" w:sz="0" w:space="0" w:color="auto"/>
      </w:divBdr>
    </w:div>
    <w:div w:id="1715501917">
      <w:bodyDiv w:val="1"/>
      <w:marLeft w:val="0"/>
      <w:marRight w:val="0"/>
      <w:marTop w:val="0"/>
      <w:marBottom w:val="0"/>
      <w:divBdr>
        <w:top w:val="none" w:sz="0" w:space="0" w:color="auto"/>
        <w:left w:val="none" w:sz="0" w:space="0" w:color="auto"/>
        <w:bottom w:val="none" w:sz="0" w:space="0" w:color="auto"/>
        <w:right w:val="none" w:sz="0" w:space="0" w:color="auto"/>
      </w:divBdr>
    </w:div>
    <w:div w:id="1728382157">
      <w:bodyDiv w:val="1"/>
      <w:marLeft w:val="0"/>
      <w:marRight w:val="0"/>
      <w:marTop w:val="0"/>
      <w:marBottom w:val="0"/>
      <w:divBdr>
        <w:top w:val="none" w:sz="0" w:space="0" w:color="auto"/>
        <w:left w:val="none" w:sz="0" w:space="0" w:color="auto"/>
        <w:bottom w:val="none" w:sz="0" w:space="0" w:color="auto"/>
        <w:right w:val="none" w:sz="0" w:space="0" w:color="auto"/>
      </w:divBdr>
    </w:div>
    <w:div w:id="1733382305">
      <w:bodyDiv w:val="1"/>
      <w:marLeft w:val="0"/>
      <w:marRight w:val="0"/>
      <w:marTop w:val="0"/>
      <w:marBottom w:val="0"/>
      <w:divBdr>
        <w:top w:val="none" w:sz="0" w:space="0" w:color="auto"/>
        <w:left w:val="none" w:sz="0" w:space="0" w:color="auto"/>
        <w:bottom w:val="none" w:sz="0" w:space="0" w:color="auto"/>
        <w:right w:val="none" w:sz="0" w:space="0" w:color="auto"/>
      </w:divBdr>
    </w:div>
    <w:div w:id="1734348792">
      <w:bodyDiv w:val="1"/>
      <w:marLeft w:val="0"/>
      <w:marRight w:val="0"/>
      <w:marTop w:val="0"/>
      <w:marBottom w:val="0"/>
      <w:divBdr>
        <w:top w:val="none" w:sz="0" w:space="0" w:color="auto"/>
        <w:left w:val="none" w:sz="0" w:space="0" w:color="auto"/>
        <w:bottom w:val="none" w:sz="0" w:space="0" w:color="auto"/>
        <w:right w:val="none" w:sz="0" w:space="0" w:color="auto"/>
      </w:divBdr>
    </w:div>
    <w:div w:id="1746486425">
      <w:bodyDiv w:val="1"/>
      <w:marLeft w:val="0"/>
      <w:marRight w:val="0"/>
      <w:marTop w:val="0"/>
      <w:marBottom w:val="0"/>
      <w:divBdr>
        <w:top w:val="none" w:sz="0" w:space="0" w:color="auto"/>
        <w:left w:val="none" w:sz="0" w:space="0" w:color="auto"/>
        <w:bottom w:val="none" w:sz="0" w:space="0" w:color="auto"/>
        <w:right w:val="none" w:sz="0" w:space="0" w:color="auto"/>
      </w:divBdr>
    </w:div>
    <w:div w:id="1762146115">
      <w:bodyDiv w:val="1"/>
      <w:marLeft w:val="0"/>
      <w:marRight w:val="0"/>
      <w:marTop w:val="0"/>
      <w:marBottom w:val="0"/>
      <w:divBdr>
        <w:top w:val="none" w:sz="0" w:space="0" w:color="auto"/>
        <w:left w:val="none" w:sz="0" w:space="0" w:color="auto"/>
        <w:bottom w:val="none" w:sz="0" w:space="0" w:color="auto"/>
        <w:right w:val="none" w:sz="0" w:space="0" w:color="auto"/>
      </w:divBdr>
    </w:div>
    <w:div w:id="1809980597">
      <w:bodyDiv w:val="1"/>
      <w:marLeft w:val="0"/>
      <w:marRight w:val="0"/>
      <w:marTop w:val="0"/>
      <w:marBottom w:val="0"/>
      <w:divBdr>
        <w:top w:val="none" w:sz="0" w:space="0" w:color="auto"/>
        <w:left w:val="none" w:sz="0" w:space="0" w:color="auto"/>
        <w:bottom w:val="none" w:sz="0" w:space="0" w:color="auto"/>
        <w:right w:val="none" w:sz="0" w:space="0" w:color="auto"/>
      </w:divBdr>
    </w:div>
    <w:div w:id="1827865882">
      <w:bodyDiv w:val="1"/>
      <w:marLeft w:val="0"/>
      <w:marRight w:val="0"/>
      <w:marTop w:val="0"/>
      <w:marBottom w:val="0"/>
      <w:divBdr>
        <w:top w:val="none" w:sz="0" w:space="0" w:color="auto"/>
        <w:left w:val="none" w:sz="0" w:space="0" w:color="auto"/>
        <w:bottom w:val="none" w:sz="0" w:space="0" w:color="auto"/>
        <w:right w:val="none" w:sz="0" w:space="0" w:color="auto"/>
      </w:divBdr>
    </w:div>
    <w:div w:id="1830251157">
      <w:bodyDiv w:val="1"/>
      <w:marLeft w:val="0"/>
      <w:marRight w:val="0"/>
      <w:marTop w:val="0"/>
      <w:marBottom w:val="0"/>
      <w:divBdr>
        <w:top w:val="none" w:sz="0" w:space="0" w:color="auto"/>
        <w:left w:val="none" w:sz="0" w:space="0" w:color="auto"/>
        <w:bottom w:val="none" w:sz="0" w:space="0" w:color="auto"/>
        <w:right w:val="none" w:sz="0" w:space="0" w:color="auto"/>
      </w:divBdr>
    </w:div>
    <w:div w:id="1838229099">
      <w:bodyDiv w:val="1"/>
      <w:marLeft w:val="0"/>
      <w:marRight w:val="0"/>
      <w:marTop w:val="0"/>
      <w:marBottom w:val="0"/>
      <w:divBdr>
        <w:top w:val="none" w:sz="0" w:space="0" w:color="auto"/>
        <w:left w:val="none" w:sz="0" w:space="0" w:color="auto"/>
        <w:bottom w:val="none" w:sz="0" w:space="0" w:color="auto"/>
        <w:right w:val="none" w:sz="0" w:space="0" w:color="auto"/>
      </w:divBdr>
    </w:div>
    <w:div w:id="1842891581">
      <w:bodyDiv w:val="1"/>
      <w:marLeft w:val="0"/>
      <w:marRight w:val="0"/>
      <w:marTop w:val="0"/>
      <w:marBottom w:val="0"/>
      <w:divBdr>
        <w:top w:val="none" w:sz="0" w:space="0" w:color="auto"/>
        <w:left w:val="none" w:sz="0" w:space="0" w:color="auto"/>
        <w:bottom w:val="none" w:sz="0" w:space="0" w:color="auto"/>
        <w:right w:val="none" w:sz="0" w:space="0" w:color="auto"/>
      </w:divBdr>
    </w:div>
    <w:div w:id="1844585086">
      <w:bodyDiv w:val="1"/>
      <w:marLeft w:val="0"/>
      <w:marRight w:val="0"/>
      <w:marTop w:val="0"/>
      <w:marBottom w:val="0"/>
      <w:divBdr>
        <w:top w:val="none" w:sz="0" w:space="0" w:color="auto"/>
        <w:left w:val="none" w:sz="0" w:space="0" w:color="auto"/>
        <w:bottom w:val="none" w:sz="0" w:space="0" w:color="auto"/>
        <w:right w:val="none" w:sz="0" w:space="0" w:color="auto"/>
      </w:divBdr>
    </w:div>
    <w:div w:id="1849521053">
      <w:bodyDiv w:val="1"/>
      <w:marLeft w:val="0"/>
      <w:marRight w:val="0"/>
      <w:marTop w:val="0"/>
      <w:marBottom w:val="0"/>
      <w:divBdr>
        <w:top w:val="none" w:sz="0" w:space="0" w:color="auto"/>
        <w:left w:val="none" w:sz="0" w:space="0" w:color="auto"/>
        <w:bottom w:val="none" w:sz="0" w:space="0" w:color="auto"/>
        <w:right w:val="none" w:sz="0" w:space="0" w:color="auto"/>
      </w:divBdr>
    </w:div>
    <w:div w:id="1866286295">
      <w:bodyDiv w:val="1"/>
      <w:marLeft w:val="0"/>
      <w:marRight w:val="0"/>
      <w:marTop w:val="0"/>
      <w:marBottom w:val="0"/>
      <w:divBdr>
        <w:top w:val="none" w:sz="0" w:space="0" w:color="auto"/>
        <w:left w:val="none" w:sz="0" w:space="0" w:color="auto"/>
        <w:bottom w:val="none" w:sz="0" w:space="0" w:color="auto"/>
        <w:right w:val="none" w:sz="0" w:space="0" w:color="auto"/>
      </w:divBdr>
      <w:divsChild>
        <w:div w:id="827550043">
          <w:marLeft w:val="0"/>
          <w:marRight w:val="0"/>
          <w:marTop w:val="0"/>
          <w:marBottom w:val="0"/>
          <w:divBdr>
            <w:top w:val="none" w:sz="0" w:space="0" w:color="auto"/>
            <w:left w:val="none" w:sz="0" w:space="0" w:color="auto"/>
            <w:bottom w:val="none" w:sz="0" w:space="0" w:color="auto"/>
            <w:right w:val="none" w:sz="0" w:space="0" w:color="auto"/>
          </w:divBdr>
          <w:divsChild>
            <w:div w:id="1765147102">
              <w:marLeft w:val="0"/>
              <w:marRight w:val="0"/>
              <w:marTop w:val="0"/>
              <w:marBottom w:val="0"/>
              <w:divBdr>
                <w:top w:val="none" w:sz="0" w:space="0" w:color="auto"/>
                <w:left w:val="none" w:sz="0" w:space="0" w:color="auto"/>
                <w:bottom w:val="none" w:sz="0" w:space="0" w:color="auto"/>
                <w:right w:val="none" w:sz="0" w:space="0" w:color="auto"/>
              </w:divBdr>
              <w:divsChild>
                <w:div w:id="539511219">
                  <w:marLeft w:val="0"/>
                  <w:marRight w:val="0"/>
                  <w:marTop w:val="0"/>
                  <w:marBottom w:val="0"/>
                  <w:divBdr>
                    <w:top w:val="none" w:sz="0" w:space="0" w:color="auto"/>
                    <w:left w:val="none" w:sz="0" w:space="0" w:color="auto"/>
                    <w:bottom w:val="none" w:sz="0" w:space="0" w:color="auto"/>
                    <w:right w:val="none" w:sz="0" w:space="0" w:color="auto"/>
                  </w:divBdr>
                  <w:divsChild>
                    <w:div w:id="1186365410">
                      <w:marLeft w:val="0"/>
                      <w:marRight w:val="0"/>
                      <w:marTop w:val="0"/>
                      <w:marBottom w:val="0"/>
                      <w:divBdr>
                        <w:top w:val="none" w:sz="0" w:space="0" w:color="auto"/>
                        <w:left w:val="none" w:sz="0" w:space="0" w:color="auto"/>
                        <w:bottom w:val="none" w:sz="0" w:space="0" w:color="auto"/>
                        <w:right w:val="none" w:sz="0" w:space="0" w:color="auto"/>
                      </w:divBdr>
                      <w:divsChild>
                        <w:div w:id="194183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203123">
          <w:marLeft w:val="0"/>
          <w:marRight w:val="0"/>
          <w:marTop w:val="0"/>
          <w:marBottom w:val="0"/>
          <w:divBdr>
            <w:top w:val="none" w:sz="0" w:space="0" w:color="auto"/>
            <w:left w:val="none" w:sz="0" w:space="0" w:color="auto"/>
            <w:bottom w:val="none" w:sz="0" w:space="0" w:color="auto"/>
            <w:right w:val="none" w:sz="0" w:space="0" w:color="auto"/>
          </w:divBdr>
        </w:div>
        <w:div w:id="1922135081">
          <w:marLeft w:val="0"/>
          <w:marRight w:val="0"/>
          <w:marTop w:val="0"/>
          <w:marBottom w:val="0"/>
          <w:divBdr>
            <w:top w:val="none" w:sz="0" w:space="0" w:color="auto"/>
            <w:left w:val="none" w:sz="0" w:space="0" w:color="auto"/>
            <w:bottom w:val="none" w:sz="0" w:space="0" w:color="auto"/>
            <w:right w:val="none" w:sz="0" w:space="0" w:color="auto"/>
          </w:divBdr>
          <w:divsChild>
            <w:div w:id="161432056">
              <w:marLeft w:val="0"/>
              <w:marRight w:val="0"/>
              <w:marTop w:val="0"/>
              <w:marBottom w:val="0"/>
              <w:divBdr>
                <w:top w:val="none" w:sz="0" w:space="0" w:color="auto"/>
                <w:left w:val="none" w:sz="0" w:space="0" w:color="auto"/>
                <w:bottom w:val="none" w:sz="0" w:space="0" w:color="auto"/>
                <w:right w:val="none" w:sz="0" w:space="0" w:color="auto"/>
              </w:divBdr>
              <w:divsChild>
                <w:div w:id="1517380035">
                  <w:marLeft w:val="0"/>
                  <w:marRight w:val="0"/>
                  <w:marTop w:val="0"/>
                  <w:marBottom w:val="0"/>
                  <w:divBdr>
                    <w:top w:val="none" w:sz="0" w:space="0" w:color="auto"/>
                    <w:left w:val="none" w:sz="0" w:space="0" w:color="auto"/>
                    <w:bottom w:val="none" w:sz="0" w:space="0" w:color="auto"/>
                    <w:right w:val="none" w:sz="0" w:space="0" w:color="auto"/>
                  </w:divBdr>
                  <w:divsChild>
                    <w:div w:id="831217650">
                      <w:marLeft w:val="0"/>
                      <w:marRight w:val="0"/>
                      <w:marTop w:val="0"/>
                      <w:marBottom w:val="0"/>
                      <w:divBdr>
                        <w:top w:val="none" w:sz="0" w:space="0" w:color="auto"/>
                        <w:left w:val="none" w:sz="0" w:space="0" w:color="auto"/>
                        <w:bottom w:val="none" w:sz="0" w:space="0" w:color="auto"/>
                        <w:right w:val="none" w:sz="0" w:space="0" w:color="auto"/>
                      </w:divBdr>
                      <w:divsChild>
                        <w:div w:id="1519418521">
                          <w:marLeft w:val="0"/>
                          <w:marRight w:val="0"/>
                          <w:marTop w:val="0"/>
                          <w:marBottom w:val="0"/>
                          <w:divBdr>
                            <w:top w:val="none" w:sz="0" w:space="0" w:color="auto"/>
                            <w:left w:val="none" w:sz="0" w:space="0" w:color="auto"/>
                            <w:bottom w:val="none" w:sz="0" w:space="0" w:color="auto"/>
                            <w:right w:val="none" w:sz="0" w:space="0" w:color="auto"/>
                          </w:divBdr>
                          <w:divsChild>
                            <w:div w:id="3947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6597169">
      <w:bodyDiv w:val="1"/>
      <w:marLeft w:val="0"/>
      <w:marRight w:val="0"/>
      <w:marTop w:val="0"/>
      <w:marBottom w:val="0"/>
      <w:divBdr>
        <w:top w:val="none" w:sz="0" w:space="0" w:color="auto"/>
        <w:left w:val="none" w:sz="0" w:space="0" w:color="auto"/>
        <w:bottom w:val="none" w:sz="0" w:space="0" w:color="auto"/>
        <w:right w:val="none" w:sz="0" w:space="0" w:color="auto"/>
      </w:divBdr>
    </w:div>
    <w:div w:id="1874725360">
      <w:bodyDiv w:val="1"/>
      <w:marLeft w:val="0"/>
      <w:marRight w:val="0"/>
      <w:marTop w:val="0"/>
      <w:marBottom w:val="0"/>
      <w:divBdr>
        <w:top w:val="none" w:sz="0" w:space="0" w:color="auto"/>
        <w:left w:val="none" w:sz="0" w:space="0" w:color="auto"/>
        <w:bottom w:val="none" w:sz="0" w:space="0" w:color="auto"/>
        <w:right w:val="none" w:sz="0" w:space="0" w:color="auto"/>
      </w:divBdr>
    </w:div>
    <w:div w:id="1893492817">
      <w:bodyDiv w:val="1"/>
      <w:marLeft w:val="0"/>
      <w:marRight w:val="0"/>
      <w:marTop w:val="0"/>
      <w:marBottom w:val="0"/>
      <w:divBdr>
        <w:top w:val="none" w:sz="0" w:space="0" w:color="auto"/>
        <w:left w:val="none" w:sz="0" w:space="0" w:color="auto"/>
        <w:bottom w:val="none" w:sz="0" w:space="0" w:color="auto"/>
        <w:right w:val="none" w:sz="0" w:space="0" w:color="auto"/>
      </w:divBdr>
    </w:div>
    <w:div w:id="1898199807">
      <w:bodyDiv w:val="1"/>
      <w:marLeft w:val="0"/>
      <w:marRight w:val="0"/>
      <w:marTop w:val="0"/>
      <w:marBottom w:val="0"/>
      <w:divBdr>
        <w:top w:val="none" w:sz="0" w:space="0" w:color="auto"/>
        <w:left w:val="none" w:sz="0" w:space="0" w:color="auto"/>
        <w:bottom w:val="none" w:sz="0" w:space="0" w:color="auto"/>
        <w:right w:val="none" w:sz="0" w:space="0" w:color="auto"/>
      </w:divBdr>
    </w:div>
    <w:div w:id="1903758913">
      <w:bodyDiv w:val="1"/>
      <w:marLeft w:val="0"/>
      <w:marRight w:val="0"/>
      <w:marTop w:val="0"/>
      <w:marBottom w:val="0"/>
      <w:divBdr>
        <w:top w:val="none" w:sz="0" w:space="0" w:color="auto"/>
        <w:left w:val="none" w:sz="0" w:space="0" w:color="auto"/>
        <w:bottom w:val="none" w:sz="0" w:space="0" w:color="auto"/>
        <w:right w:val="none" w:sz="0" w:space="0" w:color="auto"/>
      </w:divBdr>
    </w:div>
    <w:div w:id="1905263293">
      <w:bodyDiv w:val="1"/>
      <w:marLeft w:val="0"/>
      <w:marRight w:val="0"/>
      <w:marTop w:val="0"/>
      <w:marBottom w:val="0"/>
      <w:divBdr>
        <w:top w:val="none" w:sz="0" w:space="0" w:color="auto"/>
        <w:left w:val="none" w:sz="0" w:space="0" w:color="auto"/>
        <w:bottom w:val="none" w:sz="0" w:space="0" w:color="auto"/>
        <w:right w:val="none" w:sz="0" w:space="0" w:color="auto"/>
      </w:divBdr>
    </w:div>
    <w:div w:id="1919248046">
      <w:bodyDiv w:val="1"/>
      <w:marLeft w:val="0"/>
      <w:marRight w:val="0"/>
      <w:marTop w:val="0"/>
      <w:marBottom w:val="0"/>
      <w:divBdr>
        <w:top w:val="none" w:sz="0" w:space="0" w:color="auto"/>
        <w:left w:val="none" w:sz="0" w:space="0" w:color="auto"/>
        <w:bottom w:val="none" w:sz="0" w:space="0" w:color="auto"/>
        <w:right w:val="none" w:sz="0" w:space="0" w:color="auto"/>
      </w:divBdr>
    </w:div>
    <w:div w:id="1930576446">
      <w:bodyDiv w:val="1"/>
      <w:marLeft w:val="0"/>
      <w:marRight w:val="0"/>
      <w:marTop w:val="0"/>
      <w:marBottom w:val="0"/>
      <w:divBdr>
        <w:top w:val="none" w:sz="0" w:space="0" w:color="auto"/>
        <w:left w:val="none" w:sz="0" w:space="0" w:color="auto"/>
        <w:bottom w:val="none" w:sz="0" w:space="0" w:color="auto"/>
        <w:right w:val="none" w:sz="0" w:space="0" w:color="auto"/>
      </w:divBdr>
    </w:div>
    <w:div w:id="1949728106">
      <w:bodyDiv w:val="1"/>
      <w:marLeft w:val="0"/>
      <w:marRight w:val="0"/>
      <w:marTop w:val="0"/>
      <w:marBottom w:val="0"/>
      <w:divBdr>
        <w:top w:val="none" w:sz="0" w:space="0" w:color="auto"/>
        <w:left w:val="none" w:sz="0" w:space="0" w:color="auto"/>
        <w:bottom w:val="none" w:sz="0" w:space="0" w:color="auto"/>
        <w:right w:val="none" w:sz="0" w:space="0" w:color="auto"/>
      </w:divBdr>
    </w:div>
    <w:div w:id="1955405426">
      <w:bodyDiv w:val="1"/>
      <w:marLeft w:val="0"/>
      <w:marRight w:val="0"/>
      <w:marTop w:val="0"/>
      <w:marBottom w:val="0"/>
      <w:divBdr>
        <w:top w:val="none" w:sz="0" w:space="0" w:color="auto"/>
        <w:left w:val="none" w:sz="0" w:space="0" w:color="auto"/>
        <w:bottom w:val="none" w:sz="0" w:space="0" w:color="auto"/>
        <w:right w:val="none" w:sz="0" w:space="0" w:color="auto"/>
      </w:divBdr>
    </w:div>
    <w:div w:id="1958173584">
      <w:bodyDiv w:val="1"/>
      <w:marLeft w:val="0"/>
      <w:marRight w:val="0"/>
      <w:marTop w:val="0"/>
      <w:marBottom w:val="0"/>
      <w:divBdr>
        <w:top w:val="none" w:sz="0" w:space="0" w:color="auto"/>
        <w:left w:val="none" w:sz="0" w:space="0" w:color="auto"/>
        <w:bottom w:val="none" w:sz="0" w:space="0" w:color="auto"/>
        <w:right w:val="none" w:sz="0" w:space="0" w:color="auto"/>
      </w:divBdr>
    </w:div>
    <w:div w:id="1970864148">
      <w:bodyDiv w:val="1"/>
      <w:marLeft w:val="0"/>
      <w:marRight w:val="0"/>
      <w:marTop w:val="0"/>
      <w:marBottom w:val="0"/>
      <w:divBdr>
        <w:top w:val="none" w:sz="0" w:space="0" w:color="auto"/>
        <w:left w:val="none" w:sz="0" w:space="0" w:color="auto"/>
        <w:bottom w:val="none" w:sz="0" w:space="0" w:color="auto"/>
        <w:right w:val="none" w:sz="0" w:space="0" w:color="auto"/>
      </w:divBdr>
    </w:div>
    <w:div w:id="1979070351">
      <w:bodyDiv w:val="1"/>
      <w:marLeft w:val="0"/>
      <w:marRight w:val="0"/>
      <w:marTop w:val="0"/>
      <w:marBottom w:val="0"/>
      <w:divBdr>
        <w:top w:val="none" w:sz="0" w:space="0" w:color="auto"/>
        <w:left w:val="none" w:sz="0" w:space="0" w:color="auto"/>
        <w:bottom w:val="none" w:sz="0" w:space="0" w:color="auto"/>
        <w:right w:val="none" w:sz="0" w:space="0" w:color="auto"/>
      </w:divBdr>
      <w:divsChild>
        <w:div w:id="596594536">
          <w:marLeft w:val="0"/>
          <w:marRight w:val="0"/>
          <w:marTop w:val="0"/>
          <w:marBottom w:val="0"/>
          <w:divBdr>
            <w:top w:val="none" w:sz="0" w:space="0" w:color="auto"/>
            <w:left w:val="none" w:sz="0" w:space="0" w:color="auto"/>
            <w:bottom w:val="none" w:sz="0" w:space="0" w:color="auto"/>
            <w:right w:val="none" w:sz="0" w:space="0" w:color="auto"/>
          </w:divBdr>
        </w:div>
        <w:div w:id="1859812112">
          <w:marLeft w:val="0"/>
          <w:marRight w:val="0"/>
          <w:marTop w:val="0"/>
          <w:marBottom w:val="0"/>
          <w:divBdr>
            <w:top w:val="none" w:sz="0" w:space="0" w:color="auto"/>
            <w:left w:val="none" w:sz="0" w:space="0" w:color="auto"/>
            <w:bottom w:val="none" w:sz="0" w:space="0" w:color="auto"/>
            <w:right w:val="none" w:sz="0" w:space="0" w:color="auto"/>
          </w:divBdr>
        </w:div>
      </w:divsChild>
    </w:div>
    <w:div w:id="1979648002">
      <w:bodyDiv w:val="1"/>
      <w:marLeft w:val="0"/>
      <w:marRight w:val="0"/>
      <w:marTop w:val="0"/>
      <w:marBottom w:val="0"/>
      <w:divBdr>
        <w:top w:val="none" w:sz="0" w:space="0" w:color="auto"/>
        <w:left w:val="none" w:sz="0" w:space="0" w:color="auto"/>
        <w:bottom w:val="none" w:sz="0" w:space="0" w:color="auto"/>
        <w:right w:val="none" w:sz="0" w:space="0" w:color="auto"/>
      </w:divBdr>
    </w:div>
    <w:div w:id="1987512262">
      <w:bodyDiv w:val="1"/>
      <w:marLeft w:val="0"/>
      <w:marRight w:val="0"/>
      <w:marTop w:val="0"/>
      <w:marBottom w:val="0"/>
      <w:divBdr>
        <w:top w:val="none" w:sz="0" w:space="0" w:color="auto"/>
        <w:left w:val="none" w:sz="0" w:space="0" w:color="auto"/>
        <w:bottom w:val="none" w:sz="0" w:space="0" w:color="auto"/>
        <w:right w:val="none" w:sz="0" w:space="0" w:color="auto"/>
      </w:divBdr>
    </w:div>
    <w:div w:id="1994333043">
      <w:bodyDiv w:val="1"/>
      <w:marLeft w:val="0"/>
      <w:marRight w:val="0"/>
      <w:marTop w:val="0"/>
      <w:marBottom w:val="0"/>
      <w:divBdr>
        <w:top w:val="none" w:sz="0" w:space="0" w:color="auto"/>
        <w:left w:val="none" w:sz="0" w:space="0" w:color="auto"/>
        <w:bottom w:val="none" w:sz="0" w:space="0" w:color="auto"/>
        <w:right w:val="none" w:sz="0" w:space="0" w:color="auto"/>
      </w:divBdr>
    </w:div>
    <w:div w:id="2000232955">
      <w:bodyDiv w:val="1"/>
      <w:marLeft w:val="0"/>
      <w:marRight w:val="0"/>
      <w:marTop w:val="0"/>
      <w:marBottom w:val="0"/>
      <w:divBdr>
        <w:top w:val="none" w:sz="0" w:space="0" w:color="auto"/>
        <w:left w:val="none" w:sz="0" w:space="0" w:color="auto"/>
        <w:bottom w:val="none" w:sz="0" w:space="0" w:color="auto"/>
        <w:right w:val="none" w:sz="0" w:space="0" w:color="auto"/>
      </w:divBdr>
    </w:div>
    <w:div w:id="2005357704">
      <w:bodyDiv w:val="1"/>
      <w:marLeft w:val="0"/>
      <w:marRight w:val="0"/>
      <w:marTop w:val="0"/>
      <w:marBottom w:val="0"/>
      <w:divBdr>
        <w:top w:val="none" w:sz="0" w:space="0" w:color="auto"/>
        <w:left w:val="none" w:sz="0" w:space="0" w:color="auto"/>
        <w:bottom w:val="none" w:sz="0" w:space="0" w:color="auto"/>
        <w:right w:val="none" w:sz="0" w:space="0" w:color="auto"/>
      </w:divBdr>
    </w:div>
    <w:div w:id="2007393787">
      <w:bodyDiv w:val="1"/>
      <w:marLeft w:val="0"/>
      <w:marRight w:val="0"/>
      <w:marTop w:val="0"/>
      <w:marBottom w:val="0"/>
      <w:divBdr>
        <w:top w:val="none" w:sz="0" w:space="0" w:color="auto"/>
        <w:left w:val="none" w:sz="0" w:space="0" w:color="auto"/>
        <w:bottom w:val="none" w:sz="0" w:space="0" w:color="auto"/>
        <w:right w:val="none" w:sz="0" w:space="0" w:color="auto"/>
      </w:divBdr>
    </w:div>
    <w:div w:id="2016805957">
      <w:bodyDiv w:val="1"/>
      <w:marLeft w:val="0"/>
      <w:marRight w:val="0"/>
      <w:marTop w:val="0"/>
      <w:marBottom w:val="0"/>
      <w:divBdr>
        <w:top w:val="none" w:sz="0" w:space="0" w:color="auto"/>
        <w:left w:val="none" w:sz="0" w:space="0" w:color="auto"/>
        <w:bottom w:val="none" w:sz="0" w:space="0" w:color="auto"/>
        <w:right w:val="none" w:sz="0" w:space="0" w:color="auto"/>
      </w:divBdr>
    </w:div>
    <w:div w:id="2030376376">
      <w:bodyDiv w:val="1"/>
      <w:marLeft w:val="0"/>
      <w:marRight w:val="0"/>
      <w:marTop w:val="0"/>
      <w:marBottom w:val="0"/>
      <w:divBdr>
        <w:top w:val="none" w:sz="0" w:space="0" w:color="auto"/>
        <w:left w:val="none" w:sz="0" w:space="0" w:color="auto"/>
        <w:bottom w:val="none" w:sz="0" w:space="0" w:color="auto"/>
        <w:right w:val="none" w:sz="0" w:space="0" w:color="auto"/>
      </w:divBdr>
      <w:divsChild>
        <w:div w:id="417485251">
          <w:marLeft w:val="0"/>
          <w:marRight w:val="0"/>
          <w:marTop w:val="0"/>
          <w:marBottom w:val="0"/>
          <w:divBdr>
            <w:top w:val="none" w:sz="0" w:space="0" w:color="auto"/>
            <w:left w:val="none" w:sz="0" w:space="0" w:color="auto"/>
            <w:bottom w:val="none" w:sz="0" w:space="0" w:color="auto"/>
            <w:right w:val="none" w:sz="0" w:space="0" w:color="auto"/>
          </w:divBdr>
          <w:divsChild>
            <w:div w:id="1118140582">
              <w:marLeft w:val="0"/>
              <w:marRight w:val="0"/>
              <w:marTop w:val="0"/>
              <w:marBottom w:val="0"/>
              <w:divBdr>
                <w:top w:val="none" w:sz="0" w:space="0" w:color="auto"/>
                <w:left w:val="none" w:sz="0" w:space="0" w:color="auto"/>
                <w:bottom w:val="none" w:sz="0" w:space="0" w:color="auto"/>
                <w:right w:val="none" w:sz="0" w:space="0" w:color="auto"/>
              </w:divBdr>
              <w:divsChild>
                <w:div w:id="710299455">
                  <w:marLeft w:val="0"/>
                  <w:marRight w:val="0"/>
                  <w:marTop w:val="0"/>
                  <w:marBottom w:val="0"/>
                  <w:divBdr>
                    <w:top w:val="none" w:sz="0" w:space="0" w:color="auto"/>
                    <w:left w:val="none" w:sz="0" w:space="0" w:color="auto"/>
                    <w:bottom w:val="none" w:sz="0" w:space="0" w:color="auto"/>
                    <w:right w:val="none" w:sz="0" w:space="0" w:color="auto"/>
                  </w:divBdr>
                  <w:divsChild>
                    <w:div w:id="1589660024">
                      <w:marLeft w:val="0"/>
                      <w:marRight w:val="0"/>
                      <w:marTop w:val="0"/>
                      <w:marBottom w:val="0"/>
                      <w:divBdr>
                        <w:top w:val="none" w:sz="0" w:space="0" w:color="auto"/>
                        <w:left w:val="none" w:sz="0" w:space="0" w:color="auto"/>
                        <w:bottom w:val="none" w:sz="0" w:space="0" w:color="auto"/>
                        <w:right w:val="none" w:sz="0" w:space="0" w:color="auto"/>
                      </w:divBdr>
                      <w:divsChild>
                        <w:div w:id="99438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456104">
          <w:marLeft w:val="0"/>
          <w:marRight w:val="0"/>
          <w:marTop w:val="0"/>
          <w:marBottom w:val="0"/>
          <w:divBdr>
            <w:top w:val="none" w:sz="0" w:space="0" w:color="auto"/>
            <w:left w:val="none" w:sz="0" w:space="0" w:color="auto"/>
            <w:bottom w:val="none" w:sz="0" w:space="0" w:color="auto"/>
            <w:right w:val="none" w:sz="0" w:space="0" w:color="auto"/>
          </w:divBdr>
          <w:divsChild>
            <w:div w:id="348877236">
              <w:marLeft w:val="0"/>
              <w:marRight w:val="0"/>
              <w:marTop w:val="0"/>
              <w:marBottom w:val="0"/>
              <w:divBdr>
                <w:top w:val="none" w:sz="0" w:space="0" w:color="auto"/>
                <w:left w:val="none" w:sz="0" w:space="0" w:color="auto"/>
                <w:bottom w:val="none" w:sz="0" w:space="0" w:color="auto"/>
                <w:right w:val="none" w:sz="0" w:space="0" w:color="auto"/>
              </w:divBdr>
              <w:divsChild>
                <w:div w:id="1175000670">
                  <w:marLeft w:val="0"/>
                  <w:marRight w:val="0"/>
                  <w:marTop w:val="0"/>
                  <w:marBottom w:val="0"/>
                  <w:divBdr>
                    <w:top w:val="none" w:sz="0" w:space="0" w:color="auto"/>
                    <w:left w:val="none" w:sz="0" w:space="0" w:color="auto"/>
                    <w:bottom w:val="none" w:sz="0" w:space="0" w:color="auto"/>
                    <w:right w:val="none" w:sz="0" w:space="0" w:color="auto"/>
                  </w:divBdr>
                  <w:divsChild>
                    <w:div w:id="2035112815">
                      <w:marLeft w:val="0"/>
                      <w:marRight w:val="0"/>
                      <w:marTop w:val="0"/>
                      <w:marBottom w:val="0"/>
                      <w:divBdr>
                        <w:top w:val="none" w:sz="0" w:space="0" w:color="auto"/>
                        <w:left w:val="none" w:sz="0" w:space="0" w:color="auto"/>
                        <w:bottom w:val="none" w:sz="0" w:space="0" w:color="auto"/>
                        <w:right w:val="none" w:sz="0" w:space="0" w:color="auto"/>
                      </w:divBdr>
                      <w:divsChild>
                        <w:div w:id="237398497">
                          <w:marLeft w:val="0"/>
                          <w:marRight w:val="0"/>
                          <w:marTop w:val="0"/>
                          <w:marBottom w:val="0"/>
                          <w:divBdr>
                            <w:top w:val="none" w:sz="0" w:space="0" w:color="auto"/>
                            <w:left w:val="none" w:sz="0" w:space="0" w:color="auto"/>
                            <w:bottom w:val="none" w:sz="0" w:space="0" w:color="auto"/>
                            <w:right w:val="none" w:sz="0" w:space="0" w:color="auto"/>
                          </w:divBdr>
                          <w:divsChild>
                            <w:div w:id="108090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0159456">
          <w:marLeft w:val="0"/>
          <w:marRight w:val="0"/>
          <w:marTop w:val="0"/>
          <w:marBottom w:val="0"/>
          <w:divBdr>
            <w:top w:val="none" w:sz="0" w:space="0" w:color="auto"/>
            <w:left w:val="none" w:sz="0" w:space="0" w:color="auto"/>
            <w:bottom w:val="none" w:sz="0" w:space="0" w:color="auto"/>
            <w:right w:val="none" w:sz="0" w:space="0" w:color="auto"/>
          </w:divBdr>
        </w:div>
      </w:divsChild>
    </w:div>
    <w:div w:id="2037651875">
      <w:bodyDiv w:val="1"/>
      <w:marLeft w:val="0"/>
      <w:marRight w:val="0"/>
      <w:marTop w:val="0"/>
      <w:marBottom w:val="0"/>
      <w:divBdr>
        <w:top w:val="none" w:sz="0" w:space="0" w:color="auto"/>
        <w:left w:val="none" w:sz="0" w:space="0" w:color="auto"/>
        <w:bottom w:val="none" w:sz="0" w:space="0" w:color="auto"/>
        <w:right w:val="none" w:sz="0" w:space="0" w:color="auto"/>
      </w:divBdr>
    </w:div>
    <w:div w:id="2040692384">
      <w:bodyDiv w:val="1"/>
      <w:marLeft w:val="0"/>
      <w:marRight w:val="0"/>
      <w:marTop w:val="0"/>
      <w:marBottom w:val="0"/>
      <w:divBdr>
        <w:top w:val="none" w:sz="0" w:space="0" w:color="auto"/>
        <w:left w:val="none" w:sz="0" w:space="0" w:color="auto"/>
        <w:bottom w:val="none" w:sz="0" w:space="0" w:color="auto"/>
        <w:right w:val="none" w:sz="0" w:space="0" w:color="auto"/>
      </w:divBdr>
    </w:div>
    <w:div w:id="2052414812">
      <w:bodyDiv w:val="1"/>
      <w:marLeft w:val="0"/>
      <w:marRight w:val="0"/>
      <w:marTop w:val="0"/>
      <w:marBottom w:val="0"/>
      <w:divBdr>
        <w:top w:val="none" w:sz="0" w:space="0" w:color="auto"/>
        <w:left w:val="none" w:sz="0" w:space="0" w:color="auto"/>
        <w:bottom w:val="none" w:sz="0" w:space="0" w:color="auto"/>
        <w:right w:val="none" w:sz="0" w:space="0" w:color="auto"/>
      </w:divBdr>
    </w:div>
    <w:div w:id="2054499561">
      <w:bodyDiv w:val="1"/>
      <w:marLeft w:val="0"/>
      <w:marRight w:val="0"/>
      <w:marTop w:val="0"/>
      <w:marBottom w:val="0"/>
      <w:divBdr>
        <w:top w:val="none" w:sz="0" w:space="0" w:color="auto"/>
        <w:left w:val="none" w:sz="0" w:space="0" w:color="auto"/>
        <w:bottom w:val="none" w:sz="0" w:space="0" w:color="auto"/>
        <w:right w:val="none" w:sz="0" w:space="0" w:color="auto"/>
      </w:divBdr>
    </w:div>
    <w:div w:id="2055813881">
      <w:bodyDiv w:val="1"/>
      <w:marLeft w:val="0"/>
      <w:marRight w:val="0"/>
      <w:marTop w:val="0"/>
      <w:marBottom w:val="0"/>
      <w:divBdr>
        <w:top w:val="none" w:sz="0" w:space="0" w:color="auto"/>
        <w:left w:val="none" w:sz="0" w:space="0" w:color="auto"/>
        <w:bottom w:val="none" w:sz="0" w:space="0" w:color="auto"/>
        <w:right w:val="none" w:sz="0" w:space="0" w:color="auto"/>
      </w:divBdr>
    </w:div>
    <w:div w:id="2069254758">
      <w:bodyDiv w:val="1"/>
      <w:marLeft w:val="0"/>
      <w:marRight w:val="0"/>
      <w:marTop w:val="0"/>
      <w:marBottom w:val="0"/>
      <w:divBdr>
        <w:top w:val="none" w:sz="0" w:space="0" w:color="auto"/>
        <w:left w:val="none" w:sz="0" w:space="0" w:color="auto"/>
        <w:bottom w:val="none" w:sz="0" w:space="0" w:color="auto"/>
        <w:right w:val="none" w:sz="0" w:space="0" w:color="auto"/>
      </w:divBdr>
    </w:div>
    <w:div w:id="2076779143">
      <w:bodyDiv w:val="1"/>
      <w:marLeft w:val="0"/>
      <w:marRight w:val="0"/>
      <w:marTop w:val="0"/>
      <w:marBottom w:val="0"/>
      <w:divBdr>
        <w:top w:val="none" w:sz="0" w:space="0" w:color="auto"/>
        <w:left w:val="none" w:sz="0" w:space="0" w:color="auto"/>
        <w:bottom w:val="none" w:sz="0" w:space="0" w:color="auto"/>
        <w:right w:val="none" w:sz="0" w:space="0" w:color="auto"/>
      </w:divBdr>
    </w:div>
    <w:div w:id="2080708907">
      <w:bodyDiv w:val="1"/>
      <w:marLeft w:val="0"/>
      <w:marRight w:val="0"/>
      <w:marTop w:val="0"/>
      <w:marBottom w:val="0"/>
      <w:divBdr>
        <w:top w:val="none" w:sz="0" w:space="0" w:color="auto"/>
        <w:left w:val="none" w:sz="0" w:space="0" w:color="auto"/>
        <w:bottom w:val="none" w:sz="0" w:space="0" w:color="auto"/>
        <w:right w:val="none" w:sz="0" w:space="0" w:color="auto"/>
      </w:divBdr>
      <w:divsChild>
        <w:div w:id="122191164">
          <w:marLeft w:val="0"/>
          <w:marRight w:val="0"/>
          <w:marTop w:val="0"/>
          <w:marBottom w:val="0"/>
          <w:divBdr>
            <w:top w:val="none" w:sz="0" w:space="0" w:color="auto"/>
            <w:left w:val="none" w:sz="0" w:space="0" w:color="auto"/>
            <w:bottom w:val="none" w:sz="0" w:space="0" w:color="auto"/>
            <w:right w:val="none" w:sz="0" w:space="0" w:color="auto"/>
          </w:divBdr>
          <w:divsChild>
            <w:div w:id="2049720892">
              <w:marLeft w:val="0"/>
              <w:marRight w:val="0"/>
              <w:marTop w:val="0"/>
              <w:marBottom w:val="0"/>
              <w:divBdr>
                <w:top w:val="none" w:sz="0" w:space="0" w:color="auto"/>
                <w:left w:val="none" w:sz="0" w:space="0" w:color="auto"/>
                <w:bottom w:val="none" w:sz="0" w:space="0" w:color="auto"/>
                <w:right w:val="none" w:sz="0" w:space="0" w:color="auto"/>
              </w:divBdr>
              <w:divsChild>
                <w:div w:id="777455593">
                  <w:marLeft w:val="0"/>
                  <w:marRight w:val="0"/>
                  <w:marTop w:val="0"/>
                  <w:marBottom w:val="0"/>
                  <w:divBdr>
                    <w:top w:val="none" w:sz="0" w:space="0" w:color="auto"/>
                    <w:left w:val="none" w:sz="0" w:space="0" w:color="auto"/>
                    <w:bottom w:val="none" w:sz="0" w:space="0" w:color="auto"/>
                    <w:right w:val="none" w:sz="0" w:space="0" w:color="auto"/>
                  </w:divBdr>
                  <w:divsChild>
                    <w:div w:id="2073696409">
                      <w:marLeft w:val="0"/>
                      <w:marRight w:val="0"/>
                      <w:marTop w:val="0"/>
                      <w:marBottom w:val="0"/>
                      <w:divBdr>
                        <w:top w:val="none" w:sz="0" w:space="0" w:color="auto"/>
                        <w:left w:val="none" w:sz="0" w:space="0" w:color="auto"/>
                        <w:bottom w:val="none" w:sz="0" w:space="0" w:color="auto"/>
                        <w:right w:val="none" w:sz="0" w:space="0" w:color="auto"/>
                      </w:divBdr>
                      <w:divsChild>
                        <w:div w:id="7185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562899">
          <w:marLeft w:val="0"/>
          <w:marRight w:val="0"/>
          <w:marTop w:val="0"/>
          <w:marBottom w:val="0"/>
          <w:divBdr>
            <w:top w:val="none" w:sz="0" w:space="0" w:color="auto"/>
            <w:left w:val="none" w:sz="0" w:space="0" w:color="auto"/>
            <w:bottom w:val="none" w:sz="0" w:space="0" w:color="auto"/>
            <w:right w:val="none" w:sz="0" w:space="0" w:color="auto"/>
          </w:divBdr>
        </w:div>
        <w:div w:id="1889612176">
          <w:marLeft w:val="0"/>
          <w:marRight w:val="0"/>
          <w:marTop w:val="0"/>
          <w:marBottom w:val="0"/>
          <w:divBdr>
            <w:top w:val="none" w:sz="0" w:space="0" w:color="auto"/>
            <w:left w:val="none" w:sz="0" w:space="0" w:color="auto"/>
            <w:bottom w:val="none" w:sz="0" w:space="0" w:color="auto"/>
            <w:right w:val="none" w:sz="0" w:space="0" w:color="auto"/>
          </w:divBdr>
          <w:divsChild>
            <w:div w:id="1513954082">
              <w:marLeft w:val="0"/>
              <w:marRight w:val="0"/>
              <w:marTop w:val="0"/>
              <w:marBottom w:val="0"/>
              <w:divBdr>
                <w:top w:val="none" w:sz="0" w:space="0" w:color="auto"/>
                <w:left w:val="none" w:sz="0" w:space="0" w:color="auto"/>
                <w:bottom w:val="none" w:sz="0" w:space="0" w:color="auto"/>
                <w:right w:val="none" w:sz="0" w:space="0" w:color="auto"/>
              </w:divBdr>
              <w:divsChild>
                <w:div w:id="96141524">
                  <w:marLeft w:val="0"/>
                  <w:marRight w:val="0"/>
                  <w:marTop w:val="0"/>
                  <w:marBottom w:val="0"/>
                  <w:divBdr>
                    <w:top w:val="none" w:sz="0" w:space="0" w:color="auto"/>
                    <w:left w:val="none" w:sz="0" w:space="0" w:color="auto"/>
                    <w:bottom w:val="none" w:sz="0" w:space="0" w:color="auto"/>
                    <w:right w:val="none" w:sz="0" w:space="0" w:color="auto"/>
                  </w:divBdr>
                  <w:divsChild>
                    <w:div w:id="1633904637">
                      <w:marLeft w:val="0"/>
                      <w:marRight w:val="0"/>
                      <w:marTop w:val="0"/>
                      <w:marBottom w:val="0"/>
                      <w:divBdr>
                        <w:top w:val="none" w:sz="0" w:space="0" w:color="auto"/>
                        <w:left w:val="none" w:sz="0" w:space="0" w:color="auto"/>
                        <w:bottom w:val="none" w:sz="0" w:space="0" w:color="auto"/>
                        <w:right w:val="none" w:sz="0" w:space="0" w:color="auto"/>
                      </w:divBdr>
                      <w:divsChild>
                        <w:div w:id="380135937">
                          <w:marLeft w:val="0"/>
                          <w:marRight w:val="0"/>
                          <w:marTop w:val="0"/>
                          <w:marBottom w:val="0"/>
                          <w:divBdr>
                            <w:top w:val="none" w:sz="0" w:space="0" w:color="auto"/>
                            <w:left w:val="none" w:sz="0" w:space="0" w:color="auto"/>
                            <w:bottom w:val="none" w:sz="0" w:space="0" w:color="auto"/>
                            <w:right w:val="none" w:sz="0" w:space="0" w:color="auto"/>
                          </w:divBdr>
                          <w:divsChild>
                            <w:div w:id="15900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1977913">
      <w:bodyDiv w:val="1"/>
      <w:marLeft w:val="0"/>
      <w:marRight w:val="0"/>
      <w:marTop w:val="0"/>
      <w:marBottom w:val="0"/>
      <w:divBdr>
        <w:top w:val="none" w:sz="0" w:space="0" w:color="auto"/>
        <w:left w:val="none" w:sz="0" w:space="0" w:color="auto"/>
        <w:bottom w:val="none" w:sz="0" w:space="0" w:color="auto"/>
        <w:right w:val="none" w:sz="0" w:space="0" w:color="auto"/>
      </w:divBdr>
    </w:div>
    <w:div w:id="2094470633">
      <w:bodyDiv w:val="1"/>
      <w:marLeft w:val="0"/>
      <w:marRight w:val="0"/>
      <w:marTop w:val="0"/>
      <w:marBottom w:val="0"/>
      <w:divBdr>
        <w:top w:val="none" w:sz="0" w:space="0" w:color="auto"/>
        <w:left w:val="none" w:sz="0" w:space="0" w:color="auto"/>
        <w:bottom w:val="none" w:sz="0" w:space="0" w:color="auto"/>
        <w:right w:val="none" w:sz="0" w:space="0" w:color="auto"/>
      </w:divBdr>
    </w:div>
    <w:div w:id="2098286312">
      <w:bodyDiv w:val="1"/>
      <w:marLeft w:val="0"/>
      <w:marRight w:val="0"/>
      <w:marTop w:val="0"/>
      <w:marBottom w:val="0"/>
      <w:divBdr>
        <w:top w:val="none" w:sz="0" w:space="0" w:color="auto"/>
        <w:left w:val="none" w:sz="0" w:space="0" w:color="auto"/>
        <w:bottom w:val="none" w:sz="0" w:space="0" w:color="auto"/>
        <w:right w:val="none" w:sz="0" w:space="0" w:color="auto"/>
      </w:divBdr>
    </w:div>
    <w:div w:id="2100443772">
      <w:bodyDiv w:val="1"/>
      <w:marLeft w:val="0"/>
      <w:marRight w:val="0"/>
      <w:marTop w:val="0"/>
      <w:marBottom w:val="0"/>
      <w:divBdr>
        <w:top w:val="none" w:sz="0" w:space="0" w:color="auto"/>
        <w:left w:val="none" w:sz="0" w:space="0" w:color="auto"/>
        <w:bottom w:val="none" w:sz="0" w:space="0" w:color="auto"/>
        <w:right w:val="none" w:sz="0" w:space="0" w:color="auto"/>
      </w:divBdr>
    </w:div>
    <w:div w:id="2105832019">
      <w:bodyDiv w:val="1"/>
      <w:marLeft w:val="0"/>
      <w:marRight w:val="0"/>
      <w:marTop w:val="0"/>
      <w:marBottom w:val="0"/>
      <w:divBdr>
        <w:top w:val="none" w:sz="0" w:space="0" w:color="auto"/>
        <w:left w:val="none" w:sz="0" w:space="0" w:color="auto"/>
        <w:bottom w:val="none" w:sz="0" w:space="0" w:color="auto"/>
        <w:right w:val="none" w:sz="0" w:space="0" w:color="auto"/>
      </w:divBdr>
    </w:div>
    <w:div w:id="2133203391">
      <w:bodyDiv w:val="1"/>
      <w:marLeft w:val="0"/>
      <w:marRight w:val="0"/>
      <w:marTop w:val="0"/>
      <w:marBottom w:val="0"/>
      <w:divBdr>
        <w:top w:val="none" w:sz="0" w:space="0" w:color="auto"/>
        <w:left w:val="none" w:sz="0" w:space="0" w:color="auto"/>
        <w:bottom w:val="none" w:sz="0" w:space="0" w:color="auto"/>
        <w:right w:val="none" w:sz="0" w:space="0" w:color="auto"/>
      </w:divBdr>
    </w:div>
    <w:div w:id="2139176828">
      <w:bodyDiv w:val="1"/>
      <w:marLeft w:val="0"/>
      <w:marRight w:val="0"/>
      <w:marTop w:val="0"/>
      <w:marBottom w:val="0"/>
      <w:divBdr>
        <w:top w:val="none" w:sz="0" w:space="0" w:color="auto"/>
        <w:left w:val="none" w:sz="0" w:space="0" w:color="auto"/>
        <w:bottom w:val="none" w:sz="0" w:space="0" w:color="auto"/>
        <w:right w:val="none" w:sz="0" w:space="0" w:color="auto"/>
      </w:divBdr>
    </w:div>
    <w:div w:id="2143843695">
      <w:bodyDiv w:val="1"/>
      <w:marLeft w:val="0"/>
      <w:marRight w:val="0"/>
      <w:marTop w:val="0"/>
      <w:marBottom w:val="0"/>
      <w:divBdr>
        <w:top w:val="none" w:sz="0" w:space="0" w:color="auto"/>
        <w:left w:val="none" w:sz="0" w:space="0" w:color="auto"/>
        <w:bottom w:val="none" w:sz="0" w:space="0" w:color="auto"/>
        <w:right w:val="none" w:sz="0" w:space="0" w:color="auto"/>
      </w:divBdr>
    </w:div>
    <w:div w:id="2145196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3.xml"/><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microsoft.com/office/2011/relationships/people" Target="people.xml"/><Relationship Id="rId65" Type="http://schemas.microsoft.com/office/2016/09/relationships/commentsIds" Target="commentsIds.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MuleSoft</b:Tag>
    <b:SourceType>DocumentFromInternetSite</b:SourceType>
    <b:Guid>{35A0D95A-9F9D-4131-86F0-CB508F44B33B}</b:Guid>
    <b:Title>What is MuleESB</b:Title>
    <b:Author>
      <b:Author>
        <b:NameList>
          <b:Person>
            <b:Last>MuleSoft</b:Last>
          </b:Person>
        </b:NameList>
      </b:Author>
    </b:Author>
    <b:URL>https://www.mulesoft.com/resources/esb/what-mule-esb</b:URL>
    <b:RefOrder>6</b:RefOrder>
  </b:Source>
  <b:Source>
    <b:Tag>Mul</b:Tag>
    <b:SourceType>DocumentFromInternetSite</b:SourceType>
    <b:Guid>{20B7C9C6-12C0-48FB-A6D5-717BEADFCA02}</b:Guid>
    <b:Author>
      <b:Author>
        <b:NameList>
          <b:Person>
            <b:Last>Mule</b:Last>
          </b:Person>
        </b:NameList>
      </b:Author>
    </b:Author>
    <b:URL>https://www.mulesoft.com/</b:URL>
    <b:Title>Mule</b:Title>
    <b:InternetSiteTitle>Mule</b:InternetSiteTitle>
    <b:RefOrder>7</b:RefOrder>
  </b:Source>
  <b:Source>
    <b:Tag>Mav</b:Tag>
    <b:SourceType>DocumentFromInternetSite</b:SourceType>
    <b:Guid>{08ECBA75-BE94-46B0-8C19-C886E8890133}</b:Guid>
    <b:Author>
      <b:Author>
        <b:NameList>
          <b:Person>
            <b:Last>Maven</b:Last>
          </b:Person>
        </b:NameList>
      </b:Author>
    </b:Author>
    <b:Title>Maven</b:Title>
    <b:URL>https://maven.apache.org/</b:URL>
    <b:RefOrder>15</b:RefOrder>
  </b:Source>
  <b:Source>
    <b:Tag>JUn</b:Tag>
    <b:SourceType>DocumentFromInternetSite</b:SourceType>
    <b:Guid>{2F5C1B16-13BE-4340-BA76-85AC37A68178}</b:Guid>
    <b:Author>
      <b:Author>
        <b:NameList>
          <b:Person>
            <b:Last>JUnit</b:Last>
          </b:Person>
        </b:NameList>
      </b:Author>
    </b:Author>
    <b:Title>JUnit</b:Title>
    <b:InternetSiteTitle>JUnit</b:InternetSiteTitle>
    <b:URL>https://junit.org/junit5/ </b:URL>
    <b:RefOrder>16</b:RefOrder>
  </b:Source>
  <b:Source>
    <b:Tag>Jen</b:Tag>
    <b:SourceType>InternetSite</b:SourceType>
    <b:Guid>{922F5F87-3439-44C1-A720-364B86DC9F82}</b:Guid>
    <b:Title>Jenkins</b:Title>
    <b:Author>
      <b:Author>
        <b:NameList>
          <b:Person>
            <b:Last>Jenkins</b:Last>
          </b:Person>
        </b:NameList>
      </b:Author>
    </b:Author>
    <b:URL>https://jenkins.io/</b:URL>
    <b:InternetSiteTitle>Jenkins</b:InternetSiteTitle>
    <b:RefOrder>17</b:RefOrder>
  </b:Source>
  <b:Source>
    <b:Tag>B5</b:Tag>
    <b:SourceType>Book</b:SourceType>
    <b:Guid>{65C6B54B-BD08-4481-8600-912CD7545B74}</b:Guid>
    <b:Title>Enterprise Integration Patterns</b:Title>
    <b:Year>2004</b:Year>
    <b:Author>
      <b:Author>
        <b:NameList>
          <b:Person>
            <b:Last>Gregor Hohpe</b:Last>
          </b:Person>
          <b:Person>
            <b:Last>Bobby Woolf</b:Last>
          </b:Person>
        </b:NameList>
      </b:Author>
    </b:Author>
    <b:Publisher>Pearson Education</b:Publisher>
    <b:RefOrder>18</b:RefOrder>
  </b:Source>
  <b:Source>
    <b:Tag>B4</b:Tag>
    <b:SourceType>Book</b:SourceType>
    <b:Guid>{4ECB7282-3C1D-47FE-B77A-7058C07DC27A}</b:Guid>
    <b:Author>
      <b:Author>
        <b:NameList>
          <b:Person>
            <b:Last>Glenford J. Myers</b:Last>
          </b:Person>
          <b:Person>
            <b:Last>Corey Sandler</b:Last>
          </b:Person>
          <b:Person>
            <b:Last>Tom Badgett</b:Last>
          </b:Person>
        </b:NameList>
      </b:Author>
    </b:Author>
    <b:Title>The Art of Software Testing 3rd Edition</b:Title>
    <b:Year>26 September 2015</b:Year>
    <b:RefOrder>11</b:RefOrder>
  </b:Source>
  <b:Source>
    <b:Tag>B3</b:Tag>
    <b:SourceType>JournalArticle</b:SourceType>
    <b:Guid>{2B81702D-26E8-4A78-8240-6F8AFC6A97ED}</b:Guid>
    <b:Author>
      <b:Author>
        <b:NameList>
          <b:Person>
            <b:Last>Falko Menge</b:Last>
          </b:Person>
        </b:NameList>
      </b:Author>
    </b:Author>
    <b:Title>Enterprise Service Bus</b:Title>
    <b:Year>2007</b:Year>
    <b:JournalName>Free and open source software conference</b:JournalName>
    <b:RefOrder>4</b:RefOrder>
  </b:Source>
  <b:Source>
    <b:Tag>B2</b:Tag>
    <b:SourceType>Book</b:SourceType>
    <b:Guid>{2FDACCBF-80BD-44E0-A7F7-01088A8D15C7}</b:Guid>
    <b:Author>
      <b:Author>
        <b:NameList>
          <b:Person>
            <b:Last>Dirk Slama</b:Last>
          </b:Person>
          <b:Person>
            <b:Last>Dirk Krafzig</b:Last>
          </b:Person>
          <b:Person>
            <b:Last>Karl Banke</b:Last>
          </b:Person>
        </b:NameList>
      </b:Author>
    </b:Author>
    <b:Title>Enterprise SOA: Service-Oriented Architecture Best Practices</b:Title>
    <b:Year>2004</b:Year>
    <b:Publisher>Prentice Hall</b:Publisher>
    <b:RefOrder>1</b:RefOrder>
  </b:Source>
  <b:Source>
    <b:Tag>B14</b:Tag>
    <b:SourceType>JournalArticle</b:SourceType>
    <b:Guid>{1889419C-823B-4930-9DBF-0122D720BD26}</b:Guid>
    <b:Author>
      <b:Author>
        <b:NameList>
          <b:Person>
            <b:Last>Srinivas Shenoy</b:Last>
          </b:Person>
        </b:NameList>
      </b:Author>
    </b:Author>
    <b:Title>“Approach to ESB Testing” – An Experience Sharing</b:Title>
    <b:Year>2013</b:Year>
    <b:RefOrder>5</b:RefOrder>
  </b:Source>
  <b:Source>
    <b:Tag>B11</b:Tag>
    <b:SourceType>Book</b:SourceType>
    <b:Guid>{2A0034DE-CF4C-4ED8-BA6B-FC66B1211E5F}</b:Guid>
    <b:Title>Understanding Enterprise SOA</b:Title>
    <b:Author>
      <b:Author>
        <b:NameList>
          <b:Person>
            <b:Last>Pulier, E., Taylor</b:Last>
          </b:Person>
        </b:NameList>
      </b:Author>
    </b:Author>
    <b:Pages>2006</b:Pages>
    <b:Year>2016</b:Year>
    <b:Publisher>Manning</b:Publisher>
    <b:RefOrder>2</b:RefOrder>
  </b:Source>
  <b:Source>
    <b:Tag>B1</b:Tag>
    <b:SourceType>Book</b:SourceType>
    <b:Guid>{4E0B5DA5-F6C3-48D0-A62D-8DF30D37C6A7}</b:Guid>
    <b:Author>
      <b:Author>
        <b:NameList>
          <b:Person>
            <b:Last>David A. Chappell</b:Last>
          </b:Person>
        </b:NameList>
      </b:Author>
    </b:Author>
    <b:Title>Enterprise Service Bus</b:Title>
    <b:Year>2004</b:Year>
    <b:Publisher>O’Reilly</b:Publisher>
    <b:RefOrder>19</b:RefOrder>
  </b:Source>
  <b:Source>
    <b:Tag>A1</b:Tag>
    <b:SourceType>Book</b:SourceType>
    <b:Guid>{AF59E1AF-2062-4C80-9ECE-C0F3C5E168E4}</b:Guid>
    <b:Author>
      <b:Author>
        <b:NameList>
          <b:Person>
            <b:Last>Phạm Ngọc Hùng</b:Last>
          </b:Person>
          <b:Person>
            <b:Last>Trương Anh Hoàng</b:Last>
          </b:Person>
          <b:Person>
            <b:Last>Đặng Văn Hưng</b:Last>
          </b:Person>
        </b:NameList>
      </b:Author>
    </b:Author>
    <b:Title>Giáo trình kiểm thử phần mềm</b:Title>
    <b:Year>2014</b:Year>
    <b:RefOrder>12</b:RefOrder>
  </b:Source>
  <b:Source>
    <b:Tag>Dir05</b:Tag>
    <b:SourceType>JournalArticle</b:SourceType>
    <b:Guid>{3D41B3B3-CC96-4062-A4C2-F48336940A41}</b:Guid>
    <b:Title>Enterprise SOA: Service-Oriented Architecture Best Practices</b:Title>
    <b:Year>2005</b:Year>
    <b:Author>
      <b:Author>
        <b:NameList>
          <b:Person>
            <b:Last>Dirk Krafzig</b:Last>
          </b:Person>
        </b:NameList>
      </b:Author>
    </b:Author>
    <b:RefOrder>3</b:RefOrder>
  </b:Source>
  <b:Source>
    <b:Tag>Gar</b:Tag>
    <b:SourceType>DocumentFromInternetSite</b:SourceType>
    <b:Guid>{678360E9-C93F-4384-B32C-5A4F079C8204}</b:Guid>
    <b:Author>
      <b:Author>
        <b:NameList>
          <b:Person>
            <b:Last>Gartner</b:Last>
          </b:Person>
        </b:NameList>
      </b:Author>
    </b:Author>
    <b:Title>Gartner Magic quandrad leade</b:Title>
    <b:URL>https://www.mulesoft.com/lp/reports/gartner-magic-quadrant-leader</b:URL>
    <b:RefOrder>8</b:RefOrder>
  </b:Source>
  <b:Source>
    <b:Tag>Mar</b:Tag>
    <b:SourceType>DocumentFromInternetSite</b:SourceType>
    <b:Guid>{FE204B98-3EF4-4513-A17A-A9DDC7FFC4B1}</b:Guid>
    <b:Title>Continuous Integration</b:Title>
    <b:URL>https://www.martinfowler.com/articles/continuousIntegration.html</b:URL>
    <b:Author>
      <b:Author>
        <b:NameList>
          <b:Person>
            <b:Last>Martin Fowler</b:Last>
          </b:Person>
        </b:NameList>
      </b:Author>
    </b:Author>
    <b:RefOrder>9</b:RefOrder>
  </b:Source>
  <b:Source>
    <b:Tag>Gre02</b:Tag>
    <b:SourceType>JournalArticle</b:SourceType>
    <b:Guid>{77ECD27F-84B8-4B83-855C-512928599595}</b:Guid>
    <b:Title>Test-Driven Development in Enterprise Integration Projects</b:Title>
    <b:Year>2002</b:Year>
    <b:Author>
      <b:Author>
        <b:NameList>
          <b:Person>
            <b:Last>Gregor Hohpe</b:Last>
          </b:Person>
          <b:Person>
            <b:Last>Wendy Istanick</b:Last>
          </b:Person>
        </b:NameList>
      </b:Author>
    </b:Author>
    <b:RefOrder>14</b:RefOrder>
  </b:Source>
  <b:Source>
    <b:Tag>Soa</b:Tag>
    <b:SourceType>DocumentFromInternetSite</b:SourceType>
    <b:Guid>{938FB9A3-0A5B-FC44-9819-7472AFAB650F}</b:Guid>
    <b:Title>SoapUI Getting started</b:Title>
    <b:Author>
      <b:Author>
        <b:NameList>
          <b:Person>
            <b:Last>SoapUI</b:Last>
          </b:Person>
        </b:NameList>
      </b:Author>
    </b:Author>
    <b:URL>https://www.soapui.org/soap-and-wsdl/getting-started.html</b:URL>
    <b:RefOrder>13</b:RefOrder>
  </b:Source>
  <b:Source>
    <b:Tag>Git1</b:Tag>
    <b:SourceType>DocumentFromInternetSite</b:SourceType>
    <b:Guid>{7DF262A0-C70E-4431-B60C-A990E03CD800}</b:Guid>
    <b:Author>
      <b:Author>
        <b:Corporate>Git</b:Corporate>
      </b:Author>
    </b:Author>
    <b:Title>Getting started - About version control</b:Title>
    <b:InternetSiteTitle>git-scm</b:InternetSiteTitle>
    <b:URL>https://git-scm.com/book/en/v1/Getting-Started-About-Version-Control</b:URL>
    <b:RefOrder>10</b:RefOrder>
  </b:Source>
  <b:Source>
    <b:Tag>Git</b:Tag>
    <b:SourceType>DocumentFromInternetSite</b:SourceType>
    <b:Guid>{E9549FB8-158C-49BF-BC56-2CDE0E59194C}</b:Guid>
    <b:Title>Getting started - About version control</b:Title>
    <b:Pages>https://git-scm.com/book/en/v1/Getting-Started-About-Version-Control</b:Pages>
    <b:Author>
      <b:Author>
        <b:NameList>
          <b:Person>
            <b:Last>Git</b:Last>
          </b:Person>
        </b:NameList>
      </b:Author>
    </b:Author>
    <b:Publisher>Git</b:Publisher>
    <b:URL>https://git-scm.com/book/en/v1/Getting-Started-About-Version-Control</b:URL>
    <b:RefOrder>20</b:RefOrder>
  </b:Source>
</b:Sources>
</file>

<file path=customXml/itemProps1.xml><?xml version="1.0" encoding="utf-8"?>
<ds:datastoreItem xmlns:ds="http://schemas.openxmlformats.org/officeDocument/2006/customXml" ds:itemID="{AD906638-29FD-4A8C-8890-F018C50CD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56</Pages>
  <Words>13906</Words>
  <Characters>79267</Characters>
  <Application>Microsoft Office Word</Application>
  <DocSecurity>0</DocSecurity>
  <Lines>660</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Đinh Thị Loan - ITC</dc:creator>
  <cp:keywords/>
  <dc:description/>
  <cp:lastModifiedBy>Nguyen Toan</cp:lastModifiedBy>
  <cp:revision>28</cp:revision>
  <cp:lastPrinted>2018-05-18T16:37:00Z</cp:lastPrinted>
  <dcterms:created xsi:type="dcterms:W3CDTF">2018-05-19T11:20:00Z</dcterms:created>
  <dcterms:modified xsi:type="dcterms:W3CDTF">2018-05-19T11:49:00Z</dcterms:modified>
</cp:coreProperties>
</file>