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292B0A2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TRƯỜNG ĐẠI HỌC CÔNG NGHỆ</w:t>
      </w:r>
    </w:p>
    <w:p w14:paraId="73309936"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A729BD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D043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5B3629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DD98DA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E1CEB62"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767ED7A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B2425B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4C6D33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4AA2A03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E8CAF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082E67A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74A2C1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389FBFD"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0F951B83"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64D3B24" w14:textId="77777777" w:rsidR="006F117B" w:rsidRPr="00C307BC" w:rsidRDefault="006F117B" w:rsidP="00A54A30">
      <w:pPr>
        <w:spacing w:line="288" w:lineRule="auto"/>
        <w:rPr>
          <w:rFonts w:ascii="Times New Roman" w:eastAsia="Times New Roman" w:hAnsi="Times New Roman" w:cs="Times New Roman"/>
          <w:sz w:val="26"/>
          <w:szCs w:val="26"/>
        </w:rPr>
      </w:pPr>
    </w:p>
    <w:p w14:paraId="3BE2CA0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66CD18D"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NGÀNH CÔNG NGHỆ THÔNG TIN</w:t>
      </w:r>
    </w:p>
    <w:p w14:paraId="17AFB663" w14:textId="77777777" w:rsidR="006F117B" w:rsidRPr="00C307BC" w:rsidRDefault="006F117B" w:rsidP="00A54A30">
      <w:pPr>
        <w:spacing w:line="288" w:lineRule="auto"/>
        <w:jc w:val="center"/>
        <w:rPr>
          <w:rFonts w:ascii="Times New Roman" w:hAnsi="Times New Roman" w:cs="Times New Roman"/>
          <w:sz w:val="26"/>
          <w:szCs w:val="26"/>
        </w:rPr>
      </w:pPr>
    </w:p>
    <w:p w14:paraId="4AF4B53A" w14:textId="77777777" w:rsidR="006F117B" w:rsidRPr="00C307BC" w:rsidRDefault="006F117B" w:rsidP="00A54A30">
      <w:pPr>
        <w:spacing w:line="288" w:lineRule="auto"/>
        <w:jc w:val="center"/>
        <w:rPr>
          <w:rFonts w:ascii="Times New Roman" w:hAnsi="Times New Roman" w:cs="Times New Roman"/>
          <w:sz w:val="26"/>
          <w:szCs w:val="26"/>
        </w:rPr>
      </w:pPr>
    </w:p>
    <w:p w14:paraId="28D953EE" w14:textId="77777777" w:rsidR="006F117B" w:rsidRPr="00C307BC" w:rsidRDefault="006F117B" w:rsidP="00A54A30">
      <w:pPr>
        <w:spacing w:line="288" w:lineRule="auto"/>
        <w:jc w:val="center"/>
        <w:rPr>
          <w:rFonts w:ascii="Times New Roman" w:hAnsi="Times New Roman" w:cs="Times New Roman"/>
          <w:sz w:val="26"/>
          <w:szCs w:val="26"/>
        </w:rPr>
      </w:pPr>
    </w:p>
    <w:p w14:paraId="34758D7B" w14:textId="77777777" w:rsidR="006F117B" w:rsidRPr="00C307BC" w:rsidRDefault="006F117B" w:rsidP="00A54A30">
      <w:pPr>
        <w:spacing w:line="288" w:lineRule="auto"/>
        <w:rPr>
          <w:rFonts w:ascii="Times New Roman" w:hAnsi="Times New Roman" w:cs="Times New Roman"/>
          <w:sz w:val="26"/>
          <w:szCs w:val="26"/>
        </w:rPr>
      </w:pPr>
    </w:p>
    <w:p w14:paraId="1CC16E1E" w14:textId="77777777" w:rsidR="006F117B" w:rsidRPr="00C307BC" w:rsidRDefault="006F117B" w:rsidP="00A54A30">
      <w:pPr>
        <w:spacing w:line="288" w:lineRule="auto"/>
        <w:jc w:val="center"/>
        <w:rPr>
          <w:rFonts w:ascii="Times New Roman" w:hAnsi="Times New Roman" w:cs="Times New Roman"/>
          <w:sz w:val="26"/>
          <w:szCs w:val="26"/>
        </w:rPr>
      </w:pPr>
    </w:p>
    <w:p w14:paraId="43AA44D9" w14:textId="77777777" w:rsidR="006F117B" w:rsidRPr="00C307BC" w:rsidRDefault="006F117B" w:rsidP="00A54A30">
      <w:pPr>
        <w:spacing w:line="288" w:lineRule="auto"/>
        <w:jc w:val="center"/>
        <w:rPr>
          <w:rFonts w:ascii="Times New Roman" w:hAnsi="Times New Roman" w:cs="Times New Roman"/>
          <w:sz w:val="26"/>
          <w:szCs w:val="26"/>
        </w:rPr>
      </w:pPr>
    </w:p>
    <w:p w14:paraId="76200B66" w14:textId="77777777" w:rsidR="006F117B" w:rsidRPr="00C307BC" w:rsidRDefault="006F117B" w:rsidP="00A54A30">
      <w:pPr>
        <w:spacing w:line="288" w:lineRule="auto"/>
        <w:jc w:val="center"/>
        <w:rPr>
          <w:rFonts w:ascii="Times New Roman" w:hAnsi="Times New Roman" w:cs="Times New Roman"/>
          <w:sz w:val="26"/>
          <w:szCs w:val="26"/>
        </w:rPr>
      </w:pPr>
    </w:p>
    <w:p w14:paraId="46624EB3" w14:textId="77777777" w:rsidR="006F117B" w:rsidRPr="00C307BC" w:rsidRDefault="006F117B" w:rsidP="00A54A30">
      <w:pPr>
        <w:spacing w:line="288" w:lineRule="auto"/>
        <w:jc w:val="center"/>
        <w:rPr>
          <w:rFonts w:ascii="Times New Roman" w:hAnsi="Times New Roman" w:cs="Times New Roman"/>
          <w:sz w:val="26"/>
          <w:szCs w:val="26"/>
        </w:rPr>
      </w:pPr>
    </w:p>
    <w:p w14:paraId="6F68C3CB" w14:textId="77777777" w:rsidR="00192FD6" w:rsidRPr="00C307BC" w:rsidRDefault="00192FD6" w:rsidP="00A54A30">
      <w:pPr>
        <w:spacing w:line="288" w:lineRule="auto"/>
        <w:jc w:val="center"/>
        <w:rPr>
          <w:rFonts w:ascii="Times New Roman" w:hAnsi="Times New Roman" w:cs="Times New Roman"/>
          <w:sz w:val="26"/>
          <w:szCs w:val="26"/>
        </w:rPr>
      </w:pPr>
    </w:p>
    <w:p w14:paraId="212C22CE" w14:textId="77777777" w:rsidR="00192FD6" w:rsidRPr="00C307BC" w:rsidRDefault="00192FD6" w:rsidP="00A54A30">
      <w:pPr>
        <w:spacing w:line="288" w:lineRule="auto"/>
        <w:jc w:val="center"/>
        <w:rPr>
          <w:rFonts w:ascii="Times New Roman" w:hAnsi="Times New Roman" w:cs="Times New Roman"/>
          <w:sz w:val="26"/>
          <w:szCs w:val="26"/>
        </w:rPr>
      </w:pPr>
    </w:p>
    <w:p w14:paraId="35400D95" w14:textId="77777777" w:rsidR="00192FD6" w:rsidRPr="00C307BC" w:rsidRDefault="00192FD6" w:rsidP="00A54A30">
      <w:pPr>
        <w:spacing w:line="288" w:lineRule="auto"/>
        <w:jc w:val="center"/>
        <w:rPr>
          <w:rFonts w:ascii="Times New Roman" w:hAnsi="Times New Roman" w:cs="Times New Roman"/>
          <w:sz w:val="26"/>
          <w:szCs w:val="26"/>
        </w:rPr>
      </w:pPr>
    </w:p>
    <w:p w14:paraId="4472129A" w14:textId="77777777" w:rsidR="006F117B" w:rsidRPr="00C307BC" w:rsidRDefault="006F117B" w:rsidP="00A54A30">
      <w:pPr>
        <w:spacing w:line="288" w:lineRule="auto"/>
        <w:jc w:val="center"/>
        <w:rPr>
          <w:rFonts w:ascii="Times New Roman" w:hAnsi="Times New Roman" w:cs="Times New Roman"/>
          <w:sz w:val="26"/>
          <w:szCs w:val="26"/>
        </w:rPr>
      </w:pPr>
    </w:p>
    <w:p w14:paraId="67407529" w14:textId="77777777" w:rsidR="006F117B" w:rsidRPr="00C307BC" w:rsidRDefault="006F117B" w:rsidP="00A54A30">
      <w:pPr>
        <w:spacing w:line="288" w:lineRule="auto"/>
        <w:jc w:val="center"/>
        <w:rPr>
          <w:rFonts w:ascii="Times New Roman" w:hAnsi="Times New Roman" w:cs="Times New Roman"/>
          <w:sz w:val="26"/>
          <w:szCs w:val="26"/>
        </w:rPr>
      </w:pPr>
    </w:p>
    <w:p w14:paraId="442B6CD2" w14:textId="40909935" w:rsidR="00842B5F" w:rsidRPr="00C307BC" w:rsidRDefault="00994B39" w:rsidP="00071A6D">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Hà Nội – 2018</w:t>
      </w:r>
    </w:p>
    <w:p w14:paraId="6A4F76A7" w14:textId="77777777" w:rsidR="006F117B" w:rsidRPr="00C307BC" w:rsidRDefault="006F117B" w:rsidP="00A54A30">
      <w:pPr>
        <w:spacing w:line="288" w:lineRule="auto"/>
        <w:jc w:val="center"/>
        <w:rPr>
          <w:rFonts w:ascii="Times New Roman" w:hAnsi="Times New Roman" w:cs="Times New Roman"/>
          <w:sz w:val="26"/>
          <w:szCs w:val="26"/>
        </w:rPr>
      </w:pPr>
    </w:p>
    <w:p w14:paraId="38388485"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6B40A36D"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lastRenderedPageBreak/>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8C57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8C639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9D546E9"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E352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5A1B0C1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AAAA04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ED45F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459B33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03D2A6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52E2E6CF"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5BD7521"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Ngành: Công nghệ thông tin</w:t>
      </w:r>
    </w:p>
    <w:p w14:paraId="30435C57"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Chuyên ngành: Kỹ thuật phần mềm</w:t>
      </w:r>
    </w:p>
    <w:p w14:paraId="233A37EB" w14:textId="531E2E4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Mã số:</w:t>
      </w:r>
      <w:r w:rsidR="00255D25" w:rsidRPr="00C307BC">
        <w:rPr>
          <w:rFonts w:ascii="Times New Roman" w:hAnsi="Times New Roman" w:cs="Times New Roman"/>
          <w:sz w:val="26"/>
          <w:szCs w:val="26"/>
        </w:rPr>
        <w:t xml:space="preserve"> </w:t>
      </w:r>
      <w:r w:rsidR="00255D25" w:rsidRPr="00C307BC">
        <w:rPr>
          <w:rFonts w:ascii="Times New Roman" w:eastAsia="Times New Roman" w:hAnsi="Times New Roman" w:cs="Times New Roman"/>
          <w:sz w:val="26"/>
          <w:szCs w:val="26"/>
        </w:rPr>
        <w:t>60480103</w:t>
      </w:r>
    </w:p>
    <w:p w14:paraId="0B8002B3"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48F435B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BD792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EDDDEE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0BD28EB"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3D7B9E2"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Người hướng dẫn khoa học:</w:t>
      </w:r>
      <w:r w:rsidRPr="00C307BC">
        <w:rPr>
          <w:rFonts w:ascii="Times New Roman" w:hAnsi="Times New Roman" w:cs="Times New Roman"/>
          <w:sz w:val="26"/>
          <w:szCs w:val="26"/>
        </w:rPr>
        <w:t xml:space="preserve">  </w:t>
      </w:r>
      <w:r w:rsidRPr="00C307BC">
        <w:rPr>
          <w:rFonts w:ascii="Times New Roman" w:eastAsia="Times New Roman" w:hAnsi="Times New Roman" w:cs="Times New Roman"/>
          <w:b/>
          <w:sz w:val="26"/>
          <w:szCs w:val="26"/>
        </w:rPr>
        <w:t>TS. VÕ ĐÌNH HIẾU</w:t>
      </w:r>
    </w:p>
    <w:p w14:paraId="5371EE79" w14:textId="77777777" w:rsidR="006F117B" w:rsidRPr="00C307BC" w:rsidRDefault="006F117B" w:rsidP="00A54A30">
      <w:pPr>
        <w:spacing w:line="288" w:lineRule="auto"/>
        <w:jc w:val="center"/>
        <w:rPr>
          <w:rFonts w:ascii="Times New Roman" w:hAnsi="Times New Roman" w:cs="Times New Roman"/>
          <w:sz w:val="26"/>
          <w:szCs w:val="26"/>
        </w:rPr>
      </w:pPr>
    </w:p>
    <w:p w14:paraId="54D66BF3" w14:textId="77777777" w:rsidR="006F117B" w:rsidRPr="00C307BC" w:rsidRDefault="006F117B" w:rsidP="00A54A30">
      <w:pPr>
        <w:spacing w:line="288" w:lineRule="auto"/>
        <w:jc w:val="center"/>
        <w:rPr>
          <w:rFonts w:ascii="Times New Roman" w:hAnsi="Times New Roman" w:cs="Times New Roman"/>
          <w:sz w:val="26"/>
          <w:szCs w:val="26"/>
        </w:rPr>
      </w:pPr>
    </w:p>
    <w:p w14:paraId="40F83ADE" w14:textId="77777777" w:rsidR="006F117B" w:rsidRPr="00C307BC" w:rsidRDefault="006F117B" w:rsidP="00A54A30">
      <w:pPr>
        <w:spacing w:line="288" w:lineRule="auto"/>
        <w:jc w:val="center"/>
        <w:rPr>
          <w:rFonts w:ascii="Times New Roman" w:hAnsi="Times New Roman" w:cs="Times New Roman"/>
          <w:sz w:val="26"/>
          <w:szCs w:val="26"/>
        </w:rPr>
      </w:pPr>
    </w:p>
    <w:p w14:paraId="0DF73E94" w14:textId="77777777" w:rsidR="006F117B" w:rsidRPr="00C307BC" w:rsidRDefault="006F117B" w:rsidP="00A54A30">
      <w:pPr>
        <w:spacing w:line="288" w:lineRule="auto"/>
        <w:jc w:val="center"/>
        <w:rPr>
          <w:rFonts w:ascii="Times New Roman" w:hAnsi="Times New Roman" w:cs="Times New Roman"/>
          <w:sz w:val="26"/>
          <w:szCs w:val="26"/>
        </w:rPr>
      </w:pPr>
    </w:p>
    <w:p w14:paraId="612864C4" w14:textId="77777777" w:rsidR="006F117B" w:rsidRPr="00C307BC" w:rsidRDefault="006F117B" w:rsidP="00A54A30">
      <w:pPr>
        <w:spacing w:line="288" w:lineRule="auto"/>
        <w:jc w:val="center"/>
        <w:rPr>
          <w:rFonts w:ascii="Times New Roman" w:hAnsi="Times New Roman" w:cs="Times New Roman"/>
          <w:sz w:val="26"/>
          <w:szCs w:val="26"/>
        </w:rPr>
      </w:pPr>
    </w:p>
    <w:p w14:paraId="65AEAB76" w14:textId="77777777" w:rsidR="006F117B" w:rsidRPr="00C307BC" w:rsidRDefault="006F117B" w:rsidP="00A54A30">
      <w:pPr>
        <w:spacing w:line="288" w:lineRule="auto"/>
        <w:jc w:val="center"/>
        <w:rPr>
          <w:rFonts w:ascii="Times New Roman" w:hAnsi="Times New Roman" w:cs="Times New Roman"/>
          <w:sz w:val="26"/>
          <w:szCs w:val="26"/>
        </w:rPr>
      </w:pPr>
    </w:p>
    <w:p w14:paraId="78F4BC29" w14:textId="77777777" w:rsidR="006F117B" w:rsidRPr="00C307BC" w:rsidRDefault="006F117B" w:rsidP="00A54A30">
      <w:pPr>
        <w:spacing w:line="288" w:lineRule="auto"/>
        <w:jc w:val="center"/>
        <w:rPr>
          <w:rFonts w:ascii="Times New Roman" w:hAnsi="Times New Roman" w:cs="Times New Roman"/>
          <w:sz w:val="26"/>
          <w:szCs w:val="26"/>
        </w:rPr>
      </w:pPr>
    </w:p>
    <w:p w14:paraId="5FE3591E"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Hà Nội - 2018</w:t>
      </w:r>
    </w:p>
    <w:p w14:paraId="2FDEC737" w14:textId="77777777" w:rsidR="006F117B" w:rsidRPr="00C307BC" w:rsidRDefault="00994B39" w:rsidP="00A54A30">
      <w:pPr>
        <w:widowControl w:val="0"/>
        <w:spacing w:line="288" w:lineRule="auto"/>
        <w:rPr>
          <w:rFonts w:ascii="Times New Roman" w:eastAsia="Times New Roman" w:hAnsi="Times New Roman" w:cs="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rFonts w:ascii="Times New Roman" w:hAnsi="Times New Roman" w:cs="Times New Roman"/>
          <w:sz w:val="26"/>
          <w:szCs w:val="26"/>
        </w:rPr>
        <w:br w:type="page"/>
      </w:r>
    </w:p>
    <w:p w14:paraId="7E94D9CB" w14:textId="177EB007" w:rsidR="006F117B" w:rsidRPr="00C307BC" w:rsidRDefault="006F117B" w:rsidP="00A54A30">
      <w:pPr>
        <w:spacing w:line="288" w:lineRule="auto"/>
        <w:rPr>
          <w:rFonts w:ascii="Times New Roman" w:eastAsia="Times New Roman" w:hAnsi="Times New Roman" w:cs="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0" w:name="_Toc514444153"/>
      <w:r w:rsidRPr="00C307BC">
        <w:rPr>
          <w:rFonts w:ascii="Times New Roman" w:eastAsia="Times New Roman" w:hAnsi="Times New Roman" w:cs="Times New Roman"/>
          <w:b/>
          <w:sz w:val="26"/>
          <w:szCs w:val="26"/>
        </w:rPr>
        <w:t>LỜI CAM ĐOAN</w:t>
      </w:r>
      <w:bookmarkEnd w:id="0"/>
    </w:p>
    <w:p w14:paraId="1A59B71D"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rFonts w:ascii="Times New Roman" w:hAnsi="Times New Roman" w:cs="Times New Roman"/>
          <w:sz w:val="26"/>
          <w:szCs w:val="26"/>
        </w:rPr>
      </w:pPr>
      <w:r w:rsidRPr="00C307BC">
        <w:rPr>
          <w:rFonts w:ascii="Times New Roman" w:hAnsi="Times New Roman" w:cs="Times New Roman"/>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1" w:name="_Toc514444154"/>
      <w:r w:rsidRPr="00C307BC">
        <w:rPr>
          <w:rFonts w:ascii="Times New Roman" w:eastAsia="Times New Roman" w:hAnsi="Times New Roman" w:cs="Times New Roman"/>
          <w:b/>
          <w:sz w:val="26"/>
          <w:szCs w:val="26"/>
        </w:rPr>
        <w:lastRenderedPageBreak/>
        <w:t>LỜI CẢM ƠN</w:t>
      </w:r>
      <w:bookmarkEnd w:id="1"/>
    </w:p>
    <w:p w14:paraId="635AC288" w14:textId="77777777" w:rsidR="003E02C1" w:rsidRPr="00C307BC" w:rsidRDefault="003E02C1" w:rsidP="003E02C1">
      <w:pPr>
        <w:spacing w:line="288" w:lineRule="auto"/>
        <w:ind w:firstLine="720"/>
        <w:rPr>
          <w:rFonts w:ascii="Times New Roman" w:eastAsia="Times New Roman" w:hAnsi="Times New Roman" w:cs="Times New Roman"/>
          <w:b/>
          <w:sz w:val="26"/>
          <w:szCs w:val="26"/>
        </w:rPr>
      </w:pPr>
    </w:p>
    <w:p w14:paraId="2BE5D504" w14:textId="77777777"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 sự dạy bảo, giúp đỡ, tạo điều kiện của các thầy, cô  trường Đại học Công nghệ, Đại học Quốc gia Hà N</w:t>
      </w:r>
      <w:r w:rsidR="00B5338C" w:rsidRPr="00C307BC">
        <w:rPr>
          <w:rFonts w:ascii="Times New Roman" w:eastAsia="Times New Roman" w:hAnsi="Times New Roman" w:cs="Times New Roman"/>
          <w:sz w:val="26"/>
          <w:szCs w:val="26"/>
        </w:rPr>
        <w:t>ộ</w:t>
      </w:r>
      <w:r w:rsidR="00E06E3F" w:rsidRPr="00C307BC">
        <w:rPr>
          <w:rFonts w:ascii="Times New Roman" w:eastAsia="Times New Roman" w:hAnsi="Times New Roman" w:cs="Times New Roman"/>
          <w:sz w:val="26"/>
          <w:szCs w:val="26"/>
        </w:rPr>
        <w:t xml:space="preserve">i trong </w:t>
      </w:r>
      <w:r w:rsidRPr="00C307BC">
        <w:rPr>
          <w:rFonts w:ascii="Times New Roman" w:eastAsia="Times New Roman" w:hAnsi="Times New Roman" w:cs="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w:t>
      </w:r>
    </w:p>
    <w:p w14:paraId="0C8E5497" w14:textId="77777777" w:rsidR="003E02C1" w:rsidRPr="00C307BC" w:rsidRDefault="003E02C1" w:rsidP="003E02C1">
      <w:pPr>
        <w:spacing w:line="288" w:lineRule="auto"/>
        <w:ind w:firstLine="720"/>
        <w:rPr>
          <w:rFonts w:ascii="Times New Roman" w:eastAsia="Times New Roman" w:hAnsi="Times New Roman" w:cs="Times New Roman"/>
          <w:sz w:val="26"/>
          <w:szCs w:val="26"/>
        </w:rPr>
      </w:pPr>
    </w:p>
    <w:p w14:paraId="4B4FD4B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Tác giả</w:t>
      </w:r>
    </w:p>
    <w:p w14:paraId="50A10CC2"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4D734DD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5B7ED387"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0E6FB2C7" w14:textId="77777777" w:rsidR="006F117B" w:rsidRPr="00C307BC" w:rsidRDefault="006F117B" w:rsidP="00A54A30">
      <w:pPr>
        <w:spacing w:line="288" w:lineRule="auto"/>
        <w:rPr>
          <w:rFonts w:ascii="Times New Roman" w:eastAsia="Times New Roman" w:hAnsi="Times New Roman" w:cs="Times New Roman"/>
          <w:b/>
          <w:sz w:val="26"/>
          <w:szCs w:val="26"/>
        </w:rPr>
      </w:pPr>
    </w:p>
    <w:p w14:paraId="036B6263" w14:textId="77777777" w:rsidR="006F117B" w:rsidRPr="00C307BC" w:rsidRDefault="006F117B" w:rsidP="00A54A30">
      <w:pPr>
        <w:spacing w:line="288" w:lineRule="auto"/>
        <w:ind w:left="4320" w:firstLine="720"/>
        <w:jc w:val="center"/>
        <w:rPr>
          <w:rFonts w:ascii="Times New Roman" w:eastAsia="Times New Roman" w:hAnsi="Times New Roman" w:cs="Times New Roman"/>
          <w:b/>
          <w:sz w:val="26"/>
          <w:szCs w:val="26"/>
        </w:rPr>
      </w:pPr>
    </w:p>
    <w:p w14:paraId="49AA2FBB" w14:textId="41E0B802" w:rsidR="00B0052A" w:rsidRPr="00C307BC" w:rsidRDefault="00B0052A">
      <w:pP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br w:type="page"/>
      </w:r>
    </w:p>
    <w:p w14:paraId="64FFEE14"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2" w:name="_Toc514444155"/>
      <w:r w:rsidRPr="00C307BC">
        <w:rPr>
          <w:rFonts w:ascii="Times New Roman" w:eastAsia="Times New Roman" w:hAnsi="Times New Roman" w:cs="Times New Roman"/>
          <w:b/>
          <w:sz w:val="26"/>
          <w:szCs w:val="26"/>
        </w:rPr>
        <w:lastRenderedPageBreak/>
        <w:t>MỤC LỤC</w:t>
      </w:r>
      <w:bookmarkEnd w:id="2"/>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rPr>
      </w:sdtEndPr>
      <w:sdtContent>
        <w:p w14:paraId="0FC6CF17" w14:textId="77B95929" w:rsidR="004F360D" w:rsidRPr="004660BF" w:rsidRDefault="004F360D">
          <w:pPr>
            <w:pStyle w:val="TOCHeading"/>
            <w:rPr>
              <w:rFonts w:ascii="Times New Roman" w:hAnsi="Times New Roman" w:cs="Times New Roman"/>
              <w:sz w:val="26"/>
              <w:szCs w:val="26"/>
            </w:rPr>
          </w:pPr>
        </w:p>
        <w:p w14:paraId="6A215F63" w14:textId="77777777" w:rsidR="00FF1E29" w:rsidRPr="00FF1E29" w:rsidRDefault="004F360D">
          <w:pPr>
            <w:pStyle w:val="TOC1"/>
            <w:rPr>
              <w:ins w:id="3" w:author="Nguyen Toan" w:date="2018-05-18T22:00:00Z"/>
              <w:rFonts w:ascii="Times New Roman" w:eastAsiaTheme="minorEastAsia" w:hAnsi="Times New Roman" w:cs="Times New Roman"/>
              <w:noProof/>
              <w:color w:val="auto"/>
              <w:sz w:val="26"/>
              <w:szCs w:val="26"/>
              <w:lang w:val="en-US"/>
              <w:rPrChange w:id="4" w:author="Nguyen Toan" w:date="2018-05-18T22:00:00Z">
                <w:rPr>
                  <w:ins w:id="5" w:author="Nguyen Toan" w:date="2018-05-18T22:00:00Z"/>
                  <w:rFonts w:asciiTheme="minorHAnsi" w:eastAsiaTheme="minorEastAsia" w:hAnsiTheme="minorHAnsi" w:cstheme="minorBidi"/>
                  <w:noProof/>
                  <w:color w:val="auto"/>
                  <w:lang w:val="en-US"/>
                </w:rPr>
              </w:rPrChange>
            </w:rPr>
          </w:pPr>
          <w:r w:rsidRPr="004660BF">
            <w:rPr>
              <w:rFonts w:ascii="Times New Roman" w:hAnsi="Times New Roman" w:cs="Times New Roman"/>
              <w:sz w:val="26"/>
              <w:szCs w:val="26"/>
            </w:rPr>
            <w:fldChar w:fldCharType="begin"/>
          </w:r>
          <w:r w:rsidRPr="004660BF">
            <w:rPr>
              <w:rFonts w:ascii="Times New Roman" w:hAnsi="Times New Roman" w:cs="Times New Roman"/>
              <w:sz w:val="26"/>
              <w:szCs w:val="26"/>
            </w:rPr>
            <w:instrText xml:space="preserve"> TOC \o "1-3" \h \z \u </w:instrText>
          </w:r>
          <w:r w:rsidRPr="004660BF">
            <w:rPr>
              <w:rFonts w:ascii="Times New Roman" w:hAnsi="Times New Roman" w:cs="Times New Roman"/>
              <w:sz w:val="26"/>
              <w:szCs w:val="26"/>
            </w:rPr>
            <w:fldChar w:fldCharType="separate"/>
          </w:r>
          <w:ins w:id="6" w:author="Nguyen Toan" w:date="2018-05-18T22:00:00Z">
            <w:r w:rsidR="00FF1E29" w:rsidRPr="00FF1E29">
              <w:rPr>
                <w:rStyle w:val="Hyperlink"/>
                <w:rFonts w:ascii="Times New Roman" w:hAnsi="Times New Roman" w:cs="Times New Roman"/>
                <w:noProof/>
                <w:sz w:val="26"/>
                <w:szCs w:val="26"/>
                <w:rPrChange w:id="7" w:author="Nguyen Toan" w:date="2018-05-18T22:00:00Z">
                  <w:rPr>
                    <w:rStyle w:val="Hyperlink"/>
                    <w:noProof/>
                  </w:rPr>
                </w:rPrChange>
              </w:rPr>
              <w:fldChar w:fldCharType="begin"/>
            </w:r>
            <w:r w:rsidR="00FF1E29" w:rsidRPr="00FF1E29">
              <w:rPr>
                <w:rStyle w:val="Hyperlink"/>
                <w:rFonts w:ascii="Times New Roman" w:hAnsi="Times New Roman" w:cs="Times New Roman"/>
                <w:noProof/>
                <w:sz w:val="26"/>
                <w:szCs w:val="26"/>
                <w:rPrChange w:id="8" w:author="Nguyen Toan" w:date="2018-05-18T22:00:00Z">
                  <w:rPr>
                    <w:rStyle w:val="Hyperlink"/>
                    <w:noProof/>
                  </w:rPr>
                </w:rPrChange>
              </w:rPr>
              <w:instrText xml:space="preserve"> </w:instrText>
            </w:r>
            <w:r w:rsidR="00FF1E29" w:rsidRPr="00FF1E29">
              <w:rPr>
                <w:rFonts w:ascii="Times New Roman" w:hAnsi="Times New Roman" w:cs="Times New Roman"/>
                <w:noProof/>
                <w:sz w:val="26"/>
                <w:szCs w:val="26"/>
                <w:rPrChange w:id="9" w:author="Nguyen Toan" w:date="2018-05-18T22:00:00Z">
                  <w:rPr>
                    <w:noProof/>
                  </w:rPr>
                </w:rPrChange>
              </w:rPr>
              <w:instrText>HYPERLINK \l "_Toc514444153"</w:instrText>
            </w:r>
            <w:r w:rsidR="00FF1E29" w:rsidRPr="00FF1E29">
              <w:rPr>
                <w:rStyle w:val="Hyperlink"/>
                <w:rFonts w:ascii="Times New Roman" w:hAnsi="Times New Roman" w:cs="Times New Roman"/>
                <w:noProof/>
                <w:sz w:val="26"/>
                <w:szCs w:val="26"/>
                <w:rPrChange w:id="10" w:author="Nguyen Toan" w:date="2018-05-18T22:00:00Z">
                  <w:rPr>
                    <w:rStyle w:val="Hyperlink"/>
                    <w:noProof/>
                  </w:rPr>
                </w:rPrChange>
              </w:rPr>
              <w:instrText xml:space="preserve"> </w:instrText>
            </w:r>
            <w:r w:rsidR="00FF1E29" w:rsidRPr="00FF1E29">
              <w:rPr>
                <w:rStyle w:val="Hyperlink"/>
                <w:rFonts w:ascii="Times New Roman" w:hAnsi="Times New Roman" w:cs="Times New Roman"/>
                <w:noProof/>
                <w:sz w:val="26"/>
                <w:szCs w:val="26"/>
                <w:rPrChange w:id="11" w:author="Nguyen Toan" w:date="2018-05-18T22:00:00Z">
                  <w:rPr>
                    <w:rStyle w:val="Hyperlink"/>
                    <w:noProof/>
                  </w:rPr>
                </w:rPrChange>
              </w:rPr>
            </w:r>
            <w:r w:rsidR="00FF1E29" w:rsidRPr="00FF1E29">
              <w:rPr>
                <w:rStyle w:val="Hyperlink"/>
                <w:rFonts w:ascii="Times New Roman" w:hAnsi="Times New Roman" w:cs="Times New Roman"/>
                <w:noProof/>
                <w:sz w:val="26"/>
                <w:szCs w:val="26"/>
                <w:rPrChange w:id="12" w:author="Nguyen Toan" w:date="2018-05-18T22:00:00Z">
                  <w:rPr>
                    <w:rStyle w:val="Hyperlink"/>
                    <w:noProof/>
                  </w:rPr>
                </w:rPrChange>
              </w:rPr>
              <w:fldChar w:fldCharType="separate"/>
            </w:r>
            <w:r w:rsidR="00FF1E29" w:rsidRPr="00FF1E29">
              <w:rPr>
                <w:rStyle w:val="Hyperlink"/>
                <w:rFonts w:ascii="Times New Roman" w:eastAsia="Times New Roman" w:hAnsi="Times New Roman" w:cs="Times New Roman"/>
                <w:noProof/>
                <w:sz w:val="26"/>
                <w:szCs w:val="26"/>
                <w:rPrChange w:id="13" w:author="Nguyen Toan" w:date="2018-05-18T22:00:00Z">
                  <w:rPr>
                    <w:rStyle w:val="Hyperlink"/>
                    <w:rFonts w:ascii="Times New Roman" w:eastAsia="Times New Roman" w:hAnsi="Times New Roman" w:cs="Times New Roman"/>
                    <w:b/>
                    <w:noProof/>
                  </w:rPr>
                </w:rPrChange>
              </w:rPr>
              <w:t>LỜI CAM ĐOAN</w:t>
            </w:r>
            <w:r w:rsidR="00FF1E29" w:rsidRPr="00FF1E29">
              <w:rPr>
                <w:rFonts w:ascii="Times New Roman" w:hAnsi="Times New Roman" w:cs="Times New Roman"/>
                <w:noProof/>
                <w:webHidden/>
                <w:sz w:val="26"/>
                <w:szCs w:val="26"/>
                <w:rPrChange w:id="14" w:author="Nguyen Toan" w:date="2018-05-18T22:00:00Z">
                  <w:rPr>
                    <w:noProof/>
                    <w:webHidden/>
                  </w:rPr>
                </w:rPrChange>
              </w:rPr>
              <w:tab/>
            </w:r>
            <w:r w:rsidR="00FF1E29" w:rsidRPr="00FF1E29">
              <w:rPr>
                <w:rFonts w:ascii="Times New Roman" w:hAnsi="Times New Roman" w:cs="Times New Roman"/>
                <w:noProof/>
                <w:webHidden/>
                <w:sz w:val="26"/>
                <w:szCs w:val="26"/>
                <w:rPrChange w:id="15" w:author="Nguyen Toan" w:date="2018-05-18T22:00:00Z">
                  <w:rPr>
                    <w:noProof/>
                    <w:webHidden/>
                  </w:rPr>
                </w:rPrChange>
              </w:rPr>
              <w:fldChar w:fldCharType="begin"/>
            </w:r>
            <w:r w:rsidR="00FF1E29" w:rsidRPr="00FF1E29">
              <w:rPr>
                <w:rFonts w:ascii="Times New Roman" w:hAnsi="Times New Roman" w:cs="Times New Roman"/>
                <w:noProof/>
                <w:webHidden/>
                <w:sz w:val="26"/>
                <w:szCs w:val="26"/>
                <w:rPrChange w:id="16" w:author="Nguyen Toan" w:date="2018-05-18T22:00:00Z">
                  <w:rPr>
                    <w:noProof/>
                    <w:webHidden/>
                  </w:rPr>
                </w:rPrChange>
              </w:rPr>
              <w:instrText xml:space="preserve"> PAGEREF _Toc514444153 \h </w:instrText>
            </w:r>
            <w:r w:rsidR="00FF1E29" w:rsidRPr="00FF1E29">
              <w:rPr>
                <w:rFonts w:ascii="Times New Roman" w:hAnsi="Times New Roman" w:cs="Times New Roman"/>
                <w:noProof/>
                <w:webHidden/>
                <w:sz w:val="26"/>
                <w:szCs w:val="26"/>
                <w:rPrChange w:id="17" w:author="Nguyen Toan" w:date="2018-05-18T22:00:00Z">
                  <w:rPr>
                    <w:noProof/>
                    <w:webHidden/>
                  </w:rPr>
                </w:rPrChange>
              </w:rPr>
            </w:r>
          </w:ins>
          <w:r w:rsidR="00FF1E29" w:rsidRPr="00FF1E29">
            <w:rPr>
              <w:rFonts w:ascii="Times New Roman" w:hAnsi="Times New Roman" w:cs="Times New Roman"/>
              <w:noProof/>
              <w:webHidden/>
              <w:sz w:val="26"/>
              <w:szCs w:val="26"/>
              <w:rPrChange w:id="18" w:author="Nguyen Toan" w:date="2018-05-18T22:00:00Z">
                <w:rPr>
                  <w:noProof/>
                  <w:webHidden/>
                </w:rPr>
              </w:rPrChange>
            </w:rPr>
            <w:fldChar w:fldCharType="separate"/>
          </w:r>
          <w:ins w:id="19" w:author="Nguyen Toan" w:date="2018-05-18T22:00:00Z">
            <w:r w:rsidR="00FF1E29" w:rsidRPr="00FF1E29">
              <w:rPr>
                <w:rFonts w:ascii="Times New Roman" w:hAnsi="Times New Roman" w:cs="Times New Roman"/>
                <w:noProof/>
                <w:webHidden/>
                <w:sz w:val="26"/>
                <w:szCs w:val="26"/>
                <w:rPrChange w:id="20" w:author="Nguyen Toan" w:date="2018-05-18T22:00:00Z">
                  <w:rPr>
                    <w:noProof/>
                    <w:webHidden/>
                  </w:rPr>
                </w:rPrChange>
              </w:rPr>
              <w:t>3</w:t>
            </w:r>
            <w:r w:rsidR="00FF1E29" w:rsidRPr="00FF1E29">
              <w:rPr>
                <w:rFonts w:ascii="Times New Roman" w:hAnsi="Times New Roman" w:cs="Times New Roman"/>
                <w:noProof/>
                <w:webHidden/>
                <w:sz w:val="26"/>
                <w:szCs w:val="26"/>
                <w:rPrChange w:id="21" w:author="Nguyen Toan" w:date="2018-05-18T22:00:00Z">
                  <w:rPr>
                    <w:noProof/>
                    <w:webHidden/>
                  </w:rPr>
                </w:rPrChange>
              </w:rPr>
              <w:fldChar w:fldCharType="end"/>
            </w:r>
            <w:r w:rsidR="00FF1E29" w:rsidRPr="00FF1E29">
              <w:rPr>
                <w:rStyle w:val="Hyperlink"/>
                <w:rFonts w:ascii="Times New Roman" w:hAnsi="Times New Roman" w:cs="Times New Roman"/>
                <w:noProof/>
                <w:sz w:val="26"/>
                <w:szCs w:val="26"/>
                <w:rPrChange w:id="22" w:author="Nguyen Toan" w:date="2018-05-18T22:00:00Z">
                  <w:rPr>
                    <w:rStyle w:val="Hyperlink"/>
                    <w:noProof/>
                  </w:rPr>
                </w:rPrChange>
              </w:rPr>
              <w:fldChar w:fldCharType="end"/>
            </w:r>
          </w:ins>
        </w:p>
        <w:p w14:paraId="1D5551D4" w14:textId="7516640C" w:rsidR="00FF1E29" w:rsidRPr="00FF1E29" w:rsidRDefault="00FF1E29">
          <w:pPr>
            <w:pStyle w:val="TOC1"/>
            <w:rPr>
              <w:ins w:id="23" w:author="Nguyen Toan" w:date="2018-05-18T22:00:00Z"/>
              <w:rFonts w:ascii="Times New Roman" w:eastAsiaTheme="minorEastAsia" w:hAnsi="Times New Roman" w:cs="Times New Roman"/>
              <w:noProof/>
              <w:color w:val="auto"/>
              <w:sz w:val="26"/>
              <w:szCs w:val="26"/>
              <w:lang w:val="en-US"/>
              <w:rPrChange w:id="24" w:author="Nguyen Toan" w:date="2018-05-18T22:00:00Z">
                <w:rPr>
                  <w:ins w:id="25" w:author="Nguyen Toan" w:date="2018-05-18T22:00:00Z"/>
                  <w:rFonts w:asciiTheme="minorHAnsi" w:eastAsiaTheme="minorEastAsia" w:hAnsiTheme="minorHAnsi" w:cstheme="minorBidi"/>
                  <w:noProof/>
                  <w:color w:val="auto"/>
                  <w:lang w:val="en-US"/>
                </w:rPr>
              </w:rPrChange>
            </w:rPr>
          </w:pPr>
          <w:ins w:id="26" w:author="Nguyen Toan" w:date="2018-05-18T22:00:00Z">
            <w:r w:rsidRPr="00FF1E29">
              <w:rPr>
                <w:rStyle w:val="Hyperlink"/>
                <w:rFonts w:ascii="Times New Roman" w:hAnsi="Times New Roman" w:cs="Times New Roman"/>
                <w:noProof/>
                <w:sz w:val="26"/>
                <w:szCs w:val="26"/>
                <w:rPrChange w:id="27"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8"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9" w:author="Nguyen Toan" w:date="2018-05-18T22:00:00Z">
                  <w:rPr>
                    <w:noProof/>
                  </w:rPr>
                </w:rPrChange>
              </w:rPr>
              <w:instrText>HYPERLINK \l "_Toc514444154"</w:instrText>
            </w:r>
            <w:r w:rsidRPr="00FF1E29">
              <w:rPr>
                <w:rStyle w:val="Hyperlink"/>
                <w:rFonts w:ascii="Times New Roman" w:hAnsi="Times New Roman" w:cs="Times New Roman"/>
                <w:noProof/>
                <w:sz w:val="26"/>
                <w:szCs w:val="26"/>
                <w:rPrChange w:id="30"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1" w:author="Nguyen Toan" w:date="2018-05-18T22:00:00Z">
                  <w:rPr>
                    <w:rStyle w:val="Hyperlink"/>
                    <w:noProof/>
                  </w:rPr>
                </w:rPrChange>
              </w:rPr>
            </w:r>
            <w:r w:rsidRPr="00FF1E29">
              <w:rPr>
                <w:rStyle w:val="Hyperlink"/>
                <w:rFonts w:ascii="Times New Roman" w:hAnsi="Times New Roman" w:cs="Times New Roman"/>
                <w:noProof/>
                <w:sz w:val="26"/>
                <w:szCs w:val="26"/>
                <w:rPrChange w:id="32"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33" w:author="Nguyen Toan" w:date="2018-05-18T22:00:00Z">
                  <w:rPr>
                    <w:rStyle w:val="Hyperlink"/>
                    <w:rFonts w:ascii="Times New Roman" w:eastAsia="Times New Roman" w:hAnsi="Times New Roman" w:cs="Times New Roman"/>
                    <w:b/>
                    <w:noProof/>
                  </w:rPr>
                </w:rPrChange>
              </w:rPr>
              <w:t>LỜI CẢM ƠN</w:t>
            </w:r>
            <w:r w:rsidRPr="00FF1E29">
              <w:rPr>
                <w:rFonts w:ascii="Times New Roman" w:hAnsi="Times New Roman" w:cs="Times New Roman"/>
                <w:noProof/>
                <w:webHidden/>
                <w:sz w:val="26"/>
                <w:szCs w:val="26"/>
                <w:rPrChange w:id="34" w:author="Nguyen Toan" w:date="2018-05-18T22:00:00Z">
                  <w:rPr>
                    <w:noProof/>
                    <w:webHidden/>
                  </w:rPr>
                </w:rPrChange>
              </w:rPr>
              <w:tab/>
            </w:r>
            <w:r w:rsidRPr="00FF1E29">
              <w:rPr>
                <w:rFonts w:ascii="Times New Roman" w:hAnsi="Times New Roman" w:cs="Times New Roman"/>
                <w:noProof/>
                <w:webHidden/>
                <w:sz w:val="26"/>
                <w:szCs w:val="26"/>
                <w:rPrChange w:id="35" w:author="Nguyen Toan" w:date="2018-05-18T22:00:00Z">
                  <w:rPr>
                    <w:noProof/>
                    <w:webHidden/>
                  </w:rPr>
                </w:rPrChange>
              </w:rPr>
              <w:tab/>
            </w:r>
            <w:r w:rsidRPr="00FF1E29">
              <w:rPr>
                <w:rFonts w:ascii="Times New Roman" w:hAnsi="Times New Roman" w:cs="Times New Roman"/>
                <w:noProof/>
                <w:webHidden/>
                <w:sz w:val="26"/>
                <w:szCs w:val="26"/>
                <w:rPrChange w:id="36" w:author="Nguyen Toan" w:date="2018-05-18T22:00:00Z">
                  <w:rPr>
                    <w:noProof/>
                    <w:webHidden/>
                  </w:rPr>
                </w:rPrChange>
              </w:rPr>
              <w:fldChar w:fldCharType="begin"/>
            </w:r>
            <w:r w:rsidRPr="00FF1E29">
              <w:rPr>
                <w:rFonts w:ascii="Times New Roman" w:hAnsi="Times New Roman" w:cs="Times New Roman"/>
                <w:noProof/>
                <w:webHidden/>
                <w:sz w:val="26"/>
                <w:szCs w:val="26"/>
                <w:rPrChange w:id="37" w:author="Nguyen Toan" w:date="2018-05-18T22:00:00Z">
                  <w:rPr>
                    <w:noProof/>
                    <w:webHidden/>
                  </w:rPr>
                </w:rPrChange>
              </w:rPr>
              <w:instrText xml:space="preserve"> PAGEREF _Toc514444154 \h </w:instrText>
            </w:r>
            <w:r w:rsidRPr="00FF1E29">
              <w:rPr>
                <w:rFonts w:ascii="Times New Roman" w:hAnsi="Times New Roman" w:cs="Times New Roman"/>
                <w:noProof/>
                <w:webHidden/>
                <w:sz w:val="26"/>
                <w:szCs w:val="26"/>
                <w:rPrChange w:id="38" w:author="Nguyen Toan" w:date="2018-05-18T22:00:00Z">
                  <w:rPr>
                    <w:noProof/>
                    <w:webHidden/>
                  </w:rPr>
                </w:rPrChange>
              </w:rPr>
            </w:r>
          </w:ins>
          <w:r w:rsidRPr="00FF1E29">
            <w:rPr>
              <w:rFonts w:ascii="Times New Roman" w:hAnsi="Times New Roman" w:cs="Times New Roman"/>
              <w:noProof/>
              <w:webHidden/>
              <w:sz w:val="26"/>
              <w:szCs w:val="26"/>
              <w:rPrChange w:id="39" w:author="Nguyen Toan" w:date="2018-05-18T22:00:00Z">
                <w:rPr>
                  <w:noProof/>
                  <w:webHidden/>
                </w:rPr>
              </w:rPrChange>
            </w:rPr>
            <w:fldChar w:fldCharType="separate"/>
          </w:r>
          <w:ins w:id="40" w:author="Nguyen Toan" w:date="2018-05-18T22:00:00Z">
            <w:r w:rsidRPr="00FF1E29">
              <w:rPr>
                <w:rFonts w:ascii="Times New Roman" w:hAnsi="Times New Roman" w:cs="Times New Roman"/>
                <w:noProof/>
                <w:webHidden/>
                <w:sz w:val="26"/>
                <w:szCs w:val="26"/>
                <w:rPrChange w:id="41" w:author="Nguyen Toan" w:date="2018-05-18T22:00:00Z">
                  <w:rPr>
                    <w:noProof/>
                    <w:webHidden/>
                  </w:rPr>
                </w:rPrChange>
              </w:rPr>
              <w:t>4</w:t>
            </w:r>
            <w:r w:rsidRPr="00FF1E29">
              <w:rPr>
                <w:rFonts w:ascii="Times New Roman" w:hAnsi="Times New Roman" w:cs="Times New Roman"/>
                <w:noProof/>
                <w:webHidden/>
                <w:sz w:val="26"/>
                <w:szCs w:val="26"/>
                <w:rPrChange w:id="42"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3" w:author="Nguyen Toan" w:date="2018-05-18T22:00:00Z">
                  <w:rPr>
                    <w:rStyle w:val="Hyperlink"/>
                    <w:noProof/>
                  </w:rPr>
                </w:rPrChange>
              </w:rPr>
              <w:fldChar w:fldCharType="end"/>
            </w:r>
          </w:ins>
        </w:p>
        <w:p w14:paraId="6D30F06E" w14:textId="77091997" w:rsidR="00FF1E29" w:rsidRPr="00FF1E29" w:rsidRDefault="00FF1E29">
          <w:pPr>
            <w:pStyle w:val="TOC1"/>
            <w:rPr>
              <w:ins w:id="44" w:author="Nguyen Toan" w:date="2018-05-18T22:00:00Z"/>
              <w:rFonts w:ascii="Times New Roman" w:eastAsiaTheme="minorEastAsia" w:hAnsi="Times New Roman" w:cs="Times New Roman"/>
              <w:noProof/>
              <w:color w:val="auto"/>
              <w:sz w:val="26"/>
              <w:szCs w:val="26"/>
              <w:lang w:val="en-US"/>
              <w:rPrChange w:id="45" w:author="Nguyen Toan" w:date="2018-05-18T22:00:00Z">
                <w:rPr>
                  <w:ins w:id="46" w:author="Nguyen Toan" w:date="2018-05-18T22:00:00Z"/>
                  <w:rFonts w:asciiTheme="minorHAnsi" w:eastAsiaTheme="minorEastAsia" w:hAnsiTheme="minorHAnsi" w:cstheme="minorBidi"/>
                  <w:noProof/>
                  <w:color w:val="auto"/>
                  <w:lang w:val="en-US"/>
                </w:rPr>
              </w:rPrChange>
            </w:rPr>
          </w:pPr>
          <w:ins w:id="47" w:author="Nguyen Toan" w:date="2018-05-18T22:00:00Z">
            <w:r w:rsidRPr="00FF1E29">
              <w:rPr>
                <w:rStyle w:val="Hyperlink"/>
                <w:rFonts w:ascii="Times New Roman" w:hAnsi="Times New Roman" w:cs="Times New Roman"/>
                <w:noProof/>
                <w:sz w:val="26"/>
                <w:szCs w:val="26"/>
                <w:rPrChange w:id="48"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9"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0" w:author="Nguyen Toan" w:date="2018-05-18T22:00:00Z">
                  <w:rPr>
                    <w:noProof/>
                  </w:rPr>
                </w:rPrChange>
              </w:rPr>
              <w:instrText>HYPERLINK \l "_Toc514444155"</w:instrText>
            </w:r>
            <w:r w:rsidRPr="00FF1E29">
              <w:rPr>
                <w:rStyle w:val="Hyperlink"/>
                <w:rFonts w:ascii="Times New Roman" w:hAnsi="Times New Roman" w:cs="Times New Roman"/>
                <w:noProof/>
                <w:sz w:val="26"/>
                <w:szCs w:val="26"/>
                <w:rPrChange w:id="51"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2" w:author="Nguyen Toan" w:date="2018-05-18T22:00:00Z">
                  <w:rPr>
                    <w:rStyle w:val="Hyperlink"/>
                    <w:noProof/>
                  </w:rPr>
                </w:rPrChange>
              </w:rPr>
            </w:r>
            <w:r w:rsidRPr="00FF1E29">
              <w:rPr>
                <w:rStyle w:val="Hyperlink"/>
                <w:rFonts w:ascii="Times New Roman" w:hAnsi="Times New Roman" w:cs="Times New Roman"/>
                <w:noProof/>
                <w:sz w:val="26"/>
                <w:szCs w:val="26"/>
                <w:rPrChange w:id="53"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4" w:author="Nguyen Toan" w:date="2018-05-18T22:00:00Z">
                  <w:rPr>
                    <w:rStyle w:val="Hyperlink"/>
                    <w:rFonts w:ascii="Times New Roman" w:eastAsia="Times New Roman" w:hAnsi="Times New Roman" w:cs="Times New Roman"/>
                    <w:b/>
                    <w:noProof/>
                  </w:rPr>
                </w:rPrChange>
              </w:rPr>
              <w:t>MỤC LỤC</w:t>
            </w:r>
            <w:r w:rsidRPr="00FF1E29">
              <w:rPr>
                <w:rFonts w:ascii="Times New Roman" w:hAnsi="Times New Roman" w:cs="Times New Roman"/>
                <w:noProof/>
                <w:webHidden/>
                <w:sz w:val="26"/>
                <w:szCs w:val="26"/>
                <w:rPrChange w:id="55" w:author="Nguyen Toan" w:date="2018-05-18T22:00:00Z">
                  <w:rPr>
                    <w:noProof/>
                    <w:webHidden/>
                  </w:rPr>
                </w:rPrChange>
              </w:rPr>
              <w:tab/>
            </w:r>
            <w:r w:rsidRPr="00FF1E29">
              <w:rPr>
                <w:rFonts w:ascii="Times New Roman" w:hAnsi="Times New Roman" w:cs="Times New Roman"/>
                <w:noProof/>
                <w:webHidden/>
                <w:sz w:val="26"/>
                <w:szCs w:val="26"/>
                <w:rPrChange w:id="56" w:author="Nguyen Toan" w:date="2018-05-18T22:00:00Z">
                  <w:rPr>
                    <w:noProof/>
                    <w:webHidden/>
                  </w:rPr>
                </w:rPrChange>
              </w:rPr>
              <w:tab/>
            </w:r>
            <w:r w:rsidRPr="00FF1E29">
              <w:rPr>
                <w:rFonts w:ascii="Times New Roman" w:hAnsi="Times New Roman" w:cs="Times New Roman"/>
                <w:noProof/>
                <w:webHidden/>
                <w:sz w:val="26"/>
                <w:szCs w:val="26"/>
                <w:rPrChange w:id="57" w:author="Nguyen Toan" w:date="2018-05-18T22:00:00Z">
                  <w:rPr>
                    <w:noProof/>
                    <w:webHidden/>
                  </w:rPr>
                </w:rPrChange>
              </w:rPr>
              <w:fldChar w:fldCharType="begin"/>
            </w:r>
            <w:r w:rsidRPr="00FF1E29">
              <w:rPr>
                <w:rFonts w:ascii="Times New Roman" w:hAnsi="Times New Roman" w:cs="Times New Roman"/>
                <w:noProof/>
                <w:webHidden/>
                <w:sz w:val="26"/>
                <w:szCs w:val="26"/>
                <w:rPrChange w:id="58" w:author="Nguyen Toan" w:date="2018-05-18T22:00:00Z">
                  <w:rPr>
                    <w:noProof/>
                    <w:webHidden/>
                  </w:rPr>
                </w:rPrChange>
              </w:rPr>
              <w:instrText xml:space="preserve"> PAGEREF _Toc514444155 \h </w:instrText>
            </w:r>
            <w:r w:rsidRPr="00FF1E29">
              <w:rPr>
                <w:rFonts w:ascii="Times New Roman" w:hAnsi="Times New Roman" w:cs="Times New Roman"/>
                <w:noProof/>
                <w:webHidden/>
                <w:sz w:val="26"/>
                <w:szCs w:val="26"/>
                <w:rPrChange w:id="59" w:author="Nguyen Toan" w:date="2018-05-18T22:00:00Z">
                  <w:rPr>
                    <w:noProof/>
                    <w:webHidden/>
                  </w:rPr>
                </w:rPrChange>
              </w:rPr>
            </w:r>
          </w:ins>
          <w:r w:rsidRPr="00FF1E29">
            <w:rPr>
              <w:rFonts w:ascii="Times New Roman" w:hAnsi="Times New Roman" w:cs="Times New Roman"/>
              <w:noProof/>
              <w:webHidden/>
              <w:sz w:val="26"/>
              <w:szCs w:val="26"/>
              <w:rPrChange w:id="60" w:author="Nguyen Toan" w:date="2018-05-18T22:00:00Z">
                <w:rPr>
                  <w:noProof/>
                  <w:webHidden/>
                </w:rPr>
              </w:rPrChange>
            </w:rPr>
            <w:fldChar w:fldCharType="separate"/>
          </w:r>
          <w:ins w:id="61" w:author="Nguyen Toan" w:date="2018-05-18T22:00:00Z">
            <w:r w:rsidRPr="00FF1E29">
              <w:rPr>
                <w:rFonts w:ascii="Times New Roman" w:hAnsi="Times New Roman" w:cs="Times New Roman"/>
                <w:noProof/>
                <w:webHidden/>
                <w:sz w:val="26"/>
                <w:szCs w:val="26"/>
                <w:rPrChange w:id="62" w:author="Nguyen Toan" w:date="2018-05-18T22:00:00Z">
                  <w:rPr>
                    <w:noProof/>
                    <w:webHidden/>
                  </w:rPr>
                </w:rPrChange>
              </w:rPr>
              <w:t>5</w:t>
            </w:r>
            <w:r w:rsidRPr="00FF1E29">
              <w:rPr>
                <w:rFonts w:ascii="Times New Roman" w:hAnsi="Times New Roman" w:cs="Times New Roman"/>
                <w:noProof/>
                <w:webHidden/>
                <w:sz w:val="26"/>
                <w:szCs w:val="26"/>
                <w:rPrChange w:id="63"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4" w:author="Nguyen Toan" w:date="2018-05-18T22:00:00Z">
                  <w:rPr>
                    <w:rStyle w:val="Hyperlink"/>
                    <w:noProof/>
                  </w:rPr>
                </w:rPrChange>
              </w:rPr>
              <w:fldChar w:fldCharType="end"/>
            </w:r>
          </w:ins>
        </w:p>
        <w:p w14:paraId="09849191" w14:textId="77777777" w:rsidR="00FF1E29" w:rsidRPr="00FF1E29" w:rsidRDefault="00FF1E29">
          <w:pPr>
            <w:pStyle w:val="TOC1"/>
            <w:rPr>
              <w:ins w:id="65" w:author="Nguyen Toan" w:date="2018-05-18T22:00:00Z"/>
              <w:rFonts w:ascii="Times New Roman" w:eastAsiaTheme="minorEastAsia" w:hAnsi="Times New Roman" w:cs="Times New Roman"/>
              <w:noProof/>
              <w:color w:val="auto"/>
              <w:sz w:val="26"/>
              <w:szCs w:val="26"/>
              <w:lang w:val="en-US"/>
              <w:rPrChange w:id="66" w:author="Nguyen Toan" w:date="2018-05-18T22:00:00Z">
                <w:rPr>
                  <w:ins w:id="67" w:author="Nguyen Toan" w:date="2018-05-18T22:00:00Z"/>
                  <w:rFonts w:asciiTheme="minorHAnsi" w:eastAsiaTheme="minorEastAsia" w:hAnsiTheme="minorHAnsi" w:cstheme="minorBidi"/>
                  <w:noProof/>
                  <w:color w:val="auto"/>
                  <w:lang w:val="en-US"/>
                </w:rPr>
              </w:rPrChange>
            </w:rPr>
          </w:pPr>
          <w:ins w:id="68" w:author="Nguyen Toan" w:date="2018-05-18T22:00:00Z">
            <w:r w:rsidRPr="00FF1E29">
              <w:rPr>
                <w:rStyle w:val="Hyperlink"/>
                <w:rFonts w:ascii="Times New Roman" w:hAnsi="Times New Roman" w:cs="Times New Roman"/>
                <w:noProof/>
                <w:sz w:val="26"/>
                <w:szCs w:val="26"/>
                <w:rPrChange w:id="69"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70"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71" w:author="Nguyen Toan" w:date="2018-05-18T22:00:00Z">
                  <w:rPr>
                    <w:noProof/>
                  </w:rPr>
                </w:rPrChange>
              </w:rPr>
              <w:instrText>HYPERLINK \l "_Toc514444156"</w:instrText>
            </w:r>
            <w:r w:rsidRPr="00FF1E29">
              <w:rPr>
                <w:rStyle w:val="Hyperlink"/>
                <w:rFonts w:ascii="Times New Roman" w:hAnsi="Times New Roman" w:cs="Times New Roman"/>
                <w:noProof/>
                <w:sz w:val="26"/>
                <w:szCs w:val="26"/>
                <w:rPrChange w:id="72"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3" w:author="Nguyen Toan" w:date="2018-05-18T22:00:00Z">
                  <w:rPr>
                    <w:rStyle w:val="Hyperlink"/>
                    <w:noProof/>
                  </w:rPr>
                </w:rPrChange>
              </w:rPr>
            </w:r>
            <w:r w:rsidRPr="00FF1E29">
              <w:rPr>
                <w:rStyle w:val="Hyperlink"/>
                <w:rFonts w:ascii="Times New Roman" w:hAnsi="Times New Roman" w:cs="Times New Roman"/>
                <w:noProof/>
                <w:sz w:val="26"/>
                <w:szCs w:val="26"/>
                <w:rPrChange w:id="74"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75" w:author="Nguyen Toan" w:date="2018-05-18T22:00:00Z">
                  <w:rPr>
                    <w:rStyle w:val="Hyperlink"/>
                    <w:rFonts w:ascii="Times New Roman" w:hAnsi="Times New Roman" w:cs="Times New Roman"/>
                    <w:b/>
                    <w:noProof/>
                  </w:rPr>
                </w:rPrChange>
              </w:rPr>
              <w:t>DANH MỤC CÁC KÝ HIỆU VÀ CHỮ VIẾT TẮT</w:t>
            </w:r>
            <w:r w:rsidRPr="00FF1E29">
              <w:rPr>
                <w:rFonts w:ascii="Times New Roman" w:hAnsi="Times New Roman" w:cs="Times New Roman"/>
                <w:noProof/>
                <w:webHidden/>
                <w:sz w:val="26"/>
                <w:szCs w:val="26"/>
                <w:rPrChange w:id="76" w:author="Nguyen Toan" w:date="2018-05-18T22:00:00Z">
                  <w:rPr>
                    <w:noProof/>
                    <w:webHidden/>
                  </w:rPr>
                </w:rPrChange>
              </w:rPr>
              <w:tab/>
            </w:r>
            <w:r w:rsidRPr="00FF1E29">
              <w:rPr>
                <w:rFonts w:ascii="Times New Roman" w:hAnsi="Times New Roman" w:cs="Times New Roman"/>
                <w:noProof/>
                <w:webHidden/>
                <w:sz w:val="26"/>
                <w:szCs w:val="26"/>
                <w:rPrChange w:id="77" w:author="Nguyen Toan" w:date="2018-05-18T22:00:00Z">
                  <w:rPr>
                    <w:noProof/>
                    <w:webHidden/>
                  </w:rPr>
                </w:rPrChange>
              </w:rPr>
              <w:fldChar w:fldCharType="begin"/>
            </w:r>
            <w:r w:rsidRPr="00FF1E29">
              <w:rPr>
                <w:rFonts w:ascii="Times New Roman" w:hAnsi="Times New Roman" w:cs="Times New Roman"/>
                <w:noProof/>
                <w:webHidden/>
                <w:sz w:val="26"/>
                <w:szCs w:val="26"/>
                <w:rPrChange w:id="78" w:author="Nguyen Toan" w:date="2018-05-18T22:00:00Z">
                  <w:rPr>
                    <w:noProof/>
                    <w:webHidden/>
                  </w:rPr>
                </w:rPrChange>
              </w:rPr>
              <w:instrText xml:space="preserve"> PAGEREF _Toc514444156 \h </w:instrText>
            </w:r>
            <w:r w:rsidRPr="00FF1E29">
              <w:rPr>
                <w:rFonts w:ascii="Times New Roman" w:hAnsi="Times New Roman" w:cs="Times New Roman"/>
                <w:noProof/>
                <w:webHidden/>
                <w:sz w:val="26"/>
                <w:szCs w:val="26"/>
                <w:rPrChange w:id="79" w:author="Nguyen Toan" w:date="2018-05-18T22:00:00Z">
                  <w:rPr>
                    <w:noProof/>
                    <w:webHidden/>
                  </w:rPr>
                </w:rPrChange>
              </w:rPr>
            </w:r>
          </w:ins>
          <w:r w:rsidRPr="00FF1E29">
            <w:rPr>
              <w:rFonts w:ascii="Times New Roman" w:hAnsi="Times New Roman" w:cs="Times New Roman"/>
              <w:noProof/>
              <w:webHidden/>
              <w:sz w:val="26"/>
              <w:szCs w:val="26"/>
              <w:rPrChange w:id="80" w:author="Nguyen Toan" w:date="2018-05-18T22:00:00Z">
                <w:rPr>
                  <w:noProof/>
                  <w:webHidden/>
                </w:rPr>
              </w:rPrChange>
            </w:rPr>
            <w:fldChar w:fldCharType="separate"/>
          </w:r>
          <w:ins w:id="81" w:author="Nguyen Toan" w:date="2018-05-18T22:00:00Z">
            <w:r w:rsidRPr="00FF1E29">
              <w:rPr>
                <w:rFonts w:ascii="Times New Roman" w:hAnsi="Times New Roman" w:cs="Times New Roman"/>
                <w:noProof/>
                <w:webHidden/>
                <w:sz w:val="26"/>
                <w:szCs w:val="26"/>
                <w:rPrChange w:id="82" w:author="Nguyen Toan" w:date="2018-05-18T22:00:00Z">
                  <w:rPr>
                    <w:noProof/>
                    <w:webHidden/>
                  </w:rPr>
                </w:rPrChange>
              </w:rPr>
              <w:t>7</w:t>
            </w:r>
            <w:r w:rsidRPr="00FF1E29">
              <w:rPr>
                <w:rFonts w:ascii="Times New Roman" w:hAnsi="Times New Roman" w:cs="Times New Roman"/>
                <w:noProof/>
                <w:webHidden/>
                <w:sz w:val="26"/>
                <w:szCs w:val="26"/>
                <w:rPrChange w:id="83"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84" w:author="Nguyen Toan" w:date="2018-05-18T22:00:00Z">
                  <w:rPr>
                    <w:rStyle w:val="Hyperlink"/>
                    <w:noProof/>
                  </w:rPr>
                </w:rPrChange>
              </w:rPr>
              <w:fldChar w:fldCharType="end"/>
            </w:r>
          </w:ins>
        </w:p>
        <w:p w14:paraId="3DD126D7" w14:textId="77777777" w:rsidR="00FF1E29" w:rsidRPr="00FF1E29" w:rsidRDefault="00FF1E29">
          <w:pPr>
            <w:pStyle w:val="TOC1"/>
            <w:rPr>
              <w:ins w:id="85" w:author="Nguyen Toan" w:date="2018-05-18T22:00:00Z"/>
              <w:rFonts w:ascii="Times New Roman" w:eastAsiaTheme="minorEastAsia" w:hAnsi="Times New Roman" w:cs="Times New Roman"/>
              <w:noProof/>
              <w:color w:val="auto"/>
              <w:sz w:val="26"/>
              <w:szCs w:val="26"/>
              <w:lang w:val="en-US"/>
              <w:rPrChange w:id="86" w:author="Nguyen Toan" w:date="2018-05-18T22:00:00Z">
                <w:rPr>
                  <w:ins w:id="87" w:author="Nguyen Toan" w:date="2018-05-18T22:00:00Z"/>
                  <w:rFonts w:asciiTheme="minorHAnsi" w:eastAsiaTheme="minorEastAsia" w:hAnsiTheme="minorHAnsi" w:cstheme="minorBidi"/>
                  <w:noProof/>
                  <w:color w:val="auto"/>
                  <w:lang w:val="en-US"/>
                </w:rPr>
              </w:rPrChange>
            </w:rPr>
          </w:pPr>
          <w:ins w:id="88" w:author="Nguyen Toan" w:date="2018-05-18T22:00:00Z">
            <w:r w:rsidRPr="00FF1E29">
              <w:rPr>
                <w:rStyle w:val="Hyperlink"/>
                <w:rFonts w:ascii="Times New Roman" w:hAnsi="Times New Roman" w:cs="Times New Roman"/>
                <w:noProof/>
                <w:sz w:val="26"/>
                <w:szCs w:val="26"/>
                <w:rPrChange w:id="89"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90"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91" w:author="Nguyen Toan" w:date="2018-05-18T22:00:00Z">
                  <w:rPr>
                    <w:noProof/>
                  </w:rPr>
                </w:rPrChange>
              </w:rPr>
              <w:instrText>HYPERLINK \l "_Toc514444157"</w:instrText>
            </w:r>
            <w:r w:rsidRPr="00FF1E29">
              <w:rPr>
                <w:rStyle w:val="Hyperlink"/>
                <w:rFonts w:ascii="Times New Roman" w:hAnsi="Times New Roman" w:cs="Times New Roman"/>
                <w:noProof/>
                <w:sz w:val="26"/>
                <w:szCs w:val="26"/>
                <w:rPrChange w:id="92"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93" w:author="Nguyen Toan" w:date="2018-05-18T22:00:00Z">
                  <w:rPr>
                    <w:rStyle w:val="Hyperlink"/>
                    <w:noProof/>
                  </w:rPr>
                </w:rPrChange>
              </w:rPr>
            </w:r>
            <w:r w:rsidRPr="00FF1E29">
              <w:rPr>
                <w:rStyle w:val="Hyperlink"/>
                <w:rFonts w:ascii="Times New Roman" w:hAnsi="Times New Roman" w:cs="Times New Roman"/>
                <w:noProof/>
                <w:sz w:val="26"/>
                <w:szCs w:val="26"/>
                <w:rPrChange w:id="94"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95" w:author="Nguyen Toan" w:date="2018-05-18T22:00:00Z">
                  <w:rPr>
                    <w:rStyle w:val="Hyperlink"/>
                    <w:rFonts w:ascii="Times New Roman" w:eastAsia="Times New Roman" w:hAnsi="Times New Roman" w:cs="Times New Roman"/>
                    <w:b/>
                    <w:noProof/>
                  </w:rPr>
                </w:rPrChange>
              </w:rPr>
              <w:t>DANH MỤC CÁC HÌNH VẼ, ĐỒ THỊ</w:t>
            </w:r>
            <w:r w:rsidRPr="00FF1E29">
              <w:rPr>
                <w:rFonts w:ascii="Times New Roman" w:hAnsi="Times New Roman" w:cs="Times New Roman"/>
                <w:noProof/>
                <w:webHidden/>
                <w:sz w:val="26"/>
                <w:szCs w:val="26"/>
                <w:rPrChange w:id="96" w:author="Nguyen Toan" w:date="2018-05-18T22:00:00Z">
                  <w:rPr>
                    <w:noProof/>
                    <w:webHidden/>
                  </w:rPr>
                </w:rPrChange>
              </w:rPr>
              <w:tab/>
            </w:r>
            <w:r w:rsidRPr="00FF1E29">
              <w:rPr>
                <w:rFonts w:ascii="Times New Roman" w:hAnsi="Times New Roman" w:cs="Times New Roman"/>
                <w:noProof/>
                <w:webHidden/>
                <w:sz w:val="26"/>
                <w:szCs w:val="26"/>
                <w:rPrChange w:id="97" w:author="Nguyen Toan" w:date="2018-05-18T22:00:00Z">
                  <w:rPr>
                    <w:noProof/>
                    <w:webHidden/>
                  </w:rPr>
                </w:rPrChange>
              </w:rPr>
              <w:fldChar w:fldCharType="begin"/>
            </w:r>
            <w:r w:rsidRPr="00FF1E29">
              <w:rPr>
                <w:rFonts w:ascii="Times New Roman" w:hAnsi="Times New Roman" w:cs="Times New Roman"/>
                <w:noProof/>
                <w:webHidden/>
                <w:sz w:val="26"/>
                <w:szCs w:val="26"/>
                <w:rPrChange w:id="98" w:author="Nguyen Toan" w:date="2018-05-18T22:00:00Z">
                  <w:rPr>
                    <w:noProof/>
                    <w:webHidden/>
                  </w:rPr>
                </w:rPrChange>
              </w:rPr>
              <w:instrText xml:space="preserve"> PAGEREF _Toc514444157 \h </w:instrText>
            </w:r>
            <w:r w:rsidRPr="00FF1E29">
              <w:rPr>
                <w:rFonts w:ascii="Times New Roman" w:hAnsi="Times New Roman" w:cs="Times New Roman"/>
                <w:noProof/>
                <w:webHidden/>
                <w:sz w:val="26"/>
                <w:szCs w:val="26"/>
                <w:rPrChange w:id="99" w:author="Nguyen Toan" w:date="2018-05-18T22:00:00Z">
                  <w:rPr>
                    <w:noProof/>
                    <w:webHidden/>
                  </w:rPr>
                </w:rPrChange>
              </w:rPr>
            </w:r>
          </w:ins>
          <w:r w:rsidRPr="00FF1E29">
            <w:rPr>
              <w:rFonts w:ascii="Times New Roman" w:hAnsi="Times New Roman" w:cs="Times New Roman"/>
              <w:noProof/>
              <w:webHidden/>
              <w:sz w:val="26"/>
              <w:szCs w:val="26"/>
              <w:rPrChange w:id="100" w:author="Nguyen Toan" w:date="2018-05-18T22:00:00Z">
                <w:rPr>
                  <w:noProof/>
                  <w:webHidden/>
                </w:rPr>
              </w:rPrChange>
            </w:rPr>
            <w:fldChar w:fldCharType="separate"/>
          </w:r>
          <w:ins w:id="101" w:author="Nguyen Toan" w:date="2018-05-18T22:00:00Z">
            <w:r w:rsidRPr="00FF1E29">
              <w:rPr>
                <w:rFonts w:ascii="Times New Roman" w:hAnsi="Times New Roman" w:cs="Times New Roman"/>
                <w:noProof/>
                <w:webHidden/>
                <w:sz w:val="26"/>
                <w:szCs w:val="26"/>
                <w:rPrChange w:id="102" w:author="Nguyen Toan" w:date="2018-05-18T22:00:00Z">
                  <w:rPr>
                    <w:noProof/>
                    <w:webHidden/>
                  </w:rPr>
                </w:rPrChange>
              </w:rPr>
              <w:t>8</w:t>
            </w:r>
            <w:r w:rsidRPr="00FF1E29">
              <w:rPr>
                <w:rFonts w:ascii="Times New Roman" w:hAnsi="Times New Roman" w:cs="Times New Roman"/>
                <w:noProof/>
                <w:webHidden/>
                <w:sz w:val="26"/>
                <w:szCs w:val="26"/>
                <w:rPrChange w:id="103"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104" w:author="Nguyen Toan" w:date="2018-05-18T22:00:00Z">
                  <w:rPr>
                    <w:rStyle w:val="Hyperlink"/>
                    <w:noProof/>
                  </w:rPr>
                </w:rPrChange>
              </w:rPr>
              <w:fldChar w:fldCharType="end"/>
            </w:r>
          </w:ins>
        </w:p>
        <w:p w14:paraId="1BCBE4AB" w14:textId="3327B22A" w:rsidR="00FF1E29" w:rsidRPr="00FF1E29" w:rsidRDefault="00FF1E29">
          <w:pPr>
            <w:pStyle w:val="TOC1"/>
            <w:rPr>
              <w:ins w:id="105" w:author="Nguyen Toan" w:date="2018-05-18T22:00:00Z"/>
              <w:rFonts w:ascii="Times New Roman" w:eastAsiaTheme="minorEastAsia" w:hAnsi="Times New Roman" w:cs="Times New Roman"/>
              <w:noProof/>
              <w:color w:val="auto"/>
              <w:sz w:val="26"/>
              <w:szCs w:val="26"/>
              <w:lang w:val="en-US"/>
              <w:rPrChange w:id="106" w:author="Nguyen Toan" w:date="2018-05-18T22:00:00Z">
                <w:rPr>
                  <w:ins w:id="107" w:author="Nguyen Toan" w:date="2018-05-18T22:00:00Z"/>
                  <w:rFonts w:asciiTheme="minorHAnsi" w:eastAsiaTheme="minorEastAsia" w:hAnsiTheme="minorHAnsi" w:cstheme="minorBidi"/>
                  <w:noProof/>
                  <w:color w:val="auto"/>
                  <w:lang w:val="en-US"/>
                </w:rPr>
              </w:rPrChange>
            </w:rPr>
          </w:pPr>
          <w:ins w:id="108" w:author="Nguyen Toan" w:date="2018-05-18T22:00:00Z">
            <w:r w:rsidRPr="00FF1E29">
              <w:rPr>
                <w:rStyle w:val="Hyperlink"/>
                <w:rFonts w:ascii="Times New Roman" w:hAnsi="Times New Roman" w:cs="Times New Roman"/>
                <w:noProof/>
                <w:sz w:val="26"/>
                <w:szCs w:val="26"/>
                <w:rPrChange w:id="109"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10"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11" w:author="Nguyen Toan" w:date="2018-05-18T22:00:00Z">
                  <w:rPr>
                    <w:noProof/>
                  </w:rPr>
                </w:rPrChange>
              </w:rPr>
              <w:instrText>HYPERLINK \l "_Toc514444158"</w:instrText>
            </w:r>
            <w:r w:rsidRPr="00FF1E29">
              <w:rPr>
                <w:rStyle w:val="Hyperlink"/>
                <w:rFonts w:ascii="Times New Roman" w:hAnsi="Times New Roman" w:cs="Times New Roman"/>
                <w:noProof/>
                <w:sz w:val="26"/>
                <w:szCs w:val="26"/>
                <w:rPrChange w:id="112"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113" w:author="Nguyen Toan" w:date="2018-05-18T22:00:00Z">
                  <w:rPr>
                    <w:rStyle w:val="Hyperlink"/>
                    <w:noProof/>
                  </w:rPr>
                </w:rPrChange>
              </w:rPr>
            </w:r>
            <w:r w:rsidRPr="00FF1E29">
              <w:rPr>
                <w:rStyle w:val="Hyperlink"/>
                <w:rFonts w:ascii="Times New Roman" w:hAnsi="Times New Roman" w:cs="Times New Roman"/>
                <w:noProof/>
                <w:sz w:val="26"/>
                <w:szCs w:val="26"/>
                <w:rPrChange w:id="114"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115" w:author="Nguyen Toan" w:date="2018-05-18T22:00:00Z">
                  <w:rPr>
                    <w:rStyle w:val="Hyperlink"/>
                    <w:rFonts w:ascii="Times New Roman" w:eastAsia="Times New Roman" w:hAnsi="Times New Roman" w:cs="Times New Roman"/>
                    <w:b/>
                    <w:noProof/>
                  </w:rPr>
                </w:rPrChange>
              </w:rPr>
              <w:t>MỞ ĐẦU</w:t>
            </w:r>
            <w:r w:rsidRPr="00FF1E29">
              <w:rPr>
                <w:rFonts w:ascii="Times New Roman" w:hAnsi="Times New Roman" w:cs="Times New Roman"/>
                <w:noProof/>
                <w:webHidden/>
                <w:sz w:val="26"/>
                <w:szCs w:val="26"/>
                <w:rPrChange w:id="116" w:author="Nguyen Toan" w:date="2018-05-18T22:00:00Z">
                  <w:rPr>
                    <w:noProof/>
                    <w:webHidden/>
                  </w:rPr>
                </w:rPrChange>
              </w:rPr>
              <w:tab/>
            </w:r>
            <w:r w:rsidRPr="00FF1E29">
              <w:rPr>
                <w:rFonts w:ascii="Times New Roman" w:hAnsi="Times New Roman" w:cs="Times New Roman"/>
                <w:noProof/>
                <w:webHidden/>
                <w:sz w:val="26"/>
                <w:szCs w:val="26"/>
                <w:rPrChange w:id="117" w:author="Nguyen Toan" w:date="2018-05-18T22:00:00Z">
                  <w:rPr>
                    <w:noProof/>
                    <w:webHidden/>
                  </w:rPr>
                </w:rPrChange>
              </w:rPr>
              <w:tab/>
            </w:r>
            <w:r w:rsidRPr="00FF1E29">
              <w:rPr>
                <w:rFonts w:ascii="Times New Roman" w:hAnsi="Times New Roman" w:cs="Times New Roman"/>
                <w:noProof/>
                <w:webHidden/>
                <w:sz w:val="26"/>
                <w:szCs w:val="26"/>
                <w:rPrChange w:id="118" w:author="Nguyen Toan" w:date="2018-05-18T22:00:00Z">
                  <w:rPr>
                    <w:noProof/>
                    <w:webHidden/>
                  </w:rPr>
                </w:rPrChange>
              </w:rPr>
              <w:fldChar w:fldCharType="begin"/>
            </w:r>
            <w:r w:rsidRPr="00FF1E29">
              <w:rPr>
                <w:rFonts w:ascii="Times New Roman" w:hAnsi="Times New Roman" w:cs="Times New Roman"/>
                <w:noProof/>
                <w:webHidden/>
                <w:sz w:val="26"/>
                <w:szCs w:val="26"/>
                <w:rPrChange w:id="119" w:author="Nguyen Toan" w:date="2018-05-18T22:00:00Z">
                  <w:rPr>
                    <w:noProof/>
                    <w:webHidden/>
                  </w:rPr>
                </w:rPrChange>
              </w:rPr>
              <w:instrText xml:space="preserve"> PAGEREF _Toc514444158 \h </w:instrText>
            </w:r>
            <w:r w:rsidRPr="00FF1E29">
              <w:rPr>
                <w:rFonts w:ascii="Times New Roman" w:hAnsi="Times New Roman" w:cs="Times New Roman"/>
                <w:noProof/>
                <w:webHidden/>
                <w:sz w:val="26"/>
                <w:szCs w:val="26"/>
                <w:rPrChange w:id="120" w:author="Nguyen Toan" w:date="2018-05-18T22:00:00Z">
                  <w:rPr>
                    <w:noProof/>
                    <w:webHidden/>
                  </w:rPr>
                </w:rPrChange>
              </w:rPr>
            </w:r>
          </w:ins>
          <w:r w:rsidRPr="00FF1E29">
            <w:rPr>
              <w:rFonts w:ascii="Times New Roman" w:hAnsi="Times New Roman" w:cs="Times New Roman"/>
              <w:noProof/>
              <w:webHidden/>
              <w:sz w:val="26"/>
              <w:szCs w:val="26"/>
              <w:rPrChange w:id="121" w:author="Nguyen Toan" w:date="2018-05-18T22:00:00Z">
                <w:rPr>
                  <w:noProof/>
                  <w:webHidden/>
                </w:rPr>
              </w:rPrChange>
            </w:rPr>
            <w:fldChar w:fldCharType="separate"/>
          </w:r>
          <w:ins w:id="122" w:author="Nguyen Toan" w:date="2018-05-18T22:00:00Z">
            <w:r w:rsidRPr="00FF1E29">
              <w:rPr>
                <w:rFonts w:ascii="Times New Roman" w:hAnsi="Times New Roman" w:cs="Times New Roman"/>
                <w:noProof/>
                <w:webHidden/>
                <w:sz w:val="26"/>
                <w:szCs w:val="26"/>
                <w:rPrChange w:id="123" w:author="Nguyen Toan" w:date="2018-05-18T22:00:00Z">
                  <w:rPr>
                    <w:noProof/>
                    <w:webHidden/>
                  </w:rPr>
                </w:rPrChange>
              </w:rPr>
              <w:t>10</w:t>
            </w:r>
            <w:r w:rsidRPr="00FF1E29">
              <w:rPr>
                <w:rFonts w:ascii="Times New Roman" w:hAnsi="Times New Roman" w:cs="Times New Roman"/>
                <w:noProof/>
                <w:webHidden/>
                <w:sz w:val="26"/>
                <w:szCs w:val="26"/>
                <w:rPrChange w:id="124"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125" w:author="Nguyen Toan" w:date="2018-05-18T22:00:00Z">
                  <w:rPr>
                    <w:rStyle w:val="Hyperlink"/>
                    <w:noProof/>
                  </w:rPr>
                </w:rPrChange>
              </w:rPr>
              <w:fldChar w:fldCharType="end"/>
            </w:r>
          </w:ins>
        </w:p>
        <w:p w14:paraId="7810306F" w14:textId="77777777" w:rsidR="00FF1E29" w:rsidRPr="00FF1E29" w:rsidRDefault="00FF1E29">
          <w:pPr>
            <w:pStyle w:val="TOC1"/>
            <w:rPr>
              <w:ins w:id="126" w:author="Nguyen Toan" w:date="2018-05-18T22:00:00Z"/>
              <w:rFonts w:ascii="Times New Roman" w:eastAsiaTheme="minorEastAsia" w:hAnsi="Times New Roman" w:cs="Times New Roman"/>
              <w:noProof/>
              <w:color w:val="auto"/>
              <w:sz w:val="26"/>
              <w:szCs w:val="26"/>
              <w:lang w:val="en-US"/>
              <w:rPrChange w:id="127" w:author="Nguyen Toan" w:date="2018-05-18T22:00:00Z">
                <w:rPr>
                  <w:ins w:id="128" w:author="Nguyen Toan" w:date="2018-05-18T22:00:00Z"/>
                  <w:rFonts w:asciiTheme="minorHAnsi" w:eastAsiaTheme="minorEastAsia" w:hAnsiTheme="minorHAnsi" w:cstheme="minorBidi"/>
                  <w:noProof/>
                  <w:color w:val="auto"/>
                  <w:lang w:val="en-US"/>
                </w:rPr>
              </w:rPrChange>
            </w:rPr>
          </w:pPr>
          <w:ins w:id="129" w:author="Nguyen Toan" w:date="2018-05-18T22:00:00Z">
            <w:r w:rsidRPr="00FF1E29">
              <w:rPr>
                <w:rStyle w:val="Hyperlink"/>
                <w:rFonts w:ascii="Times New Roman" w:hAnsi="Times New Roman" w:cs="Times New Roman"/>
                <w:noProof/>
                <w:sz w:val="26"/>
                <w:szCs w:val="26"/>
                <w:rPrChange w:id="130"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31"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32" w:author="Nguyen Toan" w:date="2018-05-18T22:00:00Z">
                  <w:rPr>
                    <w:noProof/>
                  </w:rPr>
                </w:rPrChange>
              </w:rPr>
              <w:instrText>HYPERLINK \l "_Toc514444159"</w:instrText>
            </w:r>
            <w:r w:rsidRPr="00FF1E29">
              <w:rPr>
                <w:rStyle w:val="Hyperlink"/>
                <w:rFonts w:ascii="Times New Roman" w:hAnsi="Times New Roman" w:cs="Times New Roman"/>
                <w:noProof/>
                <w:sz w:val="26"/>
                <w:szCs w:val="26"/>
                <w:rPrChange w:id="133"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134" w:author="Nguyen Toan" w:date="2018-05-18T22:00:00Z">
                  <w:rPr>
                    <w:rStyle w:val="Hyperlink"/>
                    <w:noProof/>
                  </w:rPr>
                </w:rPrChange>
              </w:rPr>
            </w:r>
            <w:r w:rsidRPr="00FF1E29">
              <w:rPr>
                <w:rStyle w:val="Hyperlink"/>
                <w:rFonts w:ascii="Times New Roman" w:hAnsi="Times New Roman" w:cs="Times New Roman"/>
                <w:noProof/>
                <w:sz w:val="26"/>
                <w:szCs w:val="26"/>
                <w:rPrChange w:id="135"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136" w:author="Nguyen Toan" w:date="2018-05-18T22:00:00Z">
                  <w:rPr>
                    <w:rStyle w:val="Hyperlink"/>
                    <w:rFonts w:ascii="Times New Roman" w:eastAsia="Times New Roman" w:hAnsi="Times New Roman" w:cs="Times New Roman"/>
                    <w:b/>
                    <w:noProof/>
                  </w:rPr>
                </w:rPrChange>
              </w:rPr>
              <w:t>CHƯƠNG 1.</w:t>
            </w:r>
            <w:r w:rsidRPr="00FF1E29">
              <w:rPr>
                <w:rFonts w:ascii="Times New Roman" w:eastAsiaTheme="minorEastAsia" w:hAnsi="Times New Roman" w:cs="Times New Roman"/>
                <w:noProof/>
                <w:color w:val="auto"/>
                <w:sz w:val="26"/>
                <w:szCs w:val="26"/>
                <w:lang w:val="en-US"/>
                <w:rPrChange w:id="137"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138" w:author="Nguyen Toan" w:date="2018-05-18T22:00:00Z">
                  <w:rPr>
                    <w:rStyle w:val="Hyperlink"/>
                    <w:rFonts w:ascii="Times New Roman" w:eastAsia="Times New Roman" w:hAnsi="Times New Roman" w:cs="Times New Roman"/>
                    <w:b/>
                    <w:noProof/>
                  </w:rPr>
                </w:rPrChange>
              </w:rPr>
              <w:t>CƠ SỞ LÝ THUYẾT VÀ CÁC KHÁI NIỆM LIÊN QUAN</w:t>
            </w:r>
            <w:r w:rsidRPr="00FF1E29">
              <w:rPr>
                <w:rFonts w:ascii="Times New Roman" w:hAnsi="Times New Roman" w:cs="Times New Roman"/>
                <w:noProof/>
                <w:webHidden/>
                <w:sz w:val="26"/>
                <w:szCs w:val="26"/>
                <w:rPrChange w:id="139" w:author="Nguyen Toan" w:date="2018-05-18T22:00:00Z">
                  <w:rPr>
                    <w:noProof/>
                    <w:webHidden/>
                  </w:rPr>
                </w:rPrChange>
              </w:rPr>
              <w:tab/>
            </w:r>
            <w:r w:rsidRPr="00FF1E29">
              <w:rPr>
                <w:rFonts w:ascii="Times New Roman" w:hAnsi="Times New Roman" w:cs="Times New Roman"/>
                <w:noProof/>
                <w:webHidden/>
                <w:sz w:val="26"/>
                <w:szCs w:val="26"/>
                <w:rPrChange w:id="140" w:author="Nguyen Toan" w:date="2018-05-18T22:00:00Z">
                  <w:rPr>
                    <w:noProof/>
                    <w:webHidden/>
                  </w:rPr>
                </w:rPrChange>
              </w:rPr>
              <w:fldChar w:fldCharType="begin"/>
            </w:r>
            <w:r w:rsidRPr="00FF1E29">
              <w:rPr>
                <w:rFonts w:ascii="Times New Roman" w:hAnsi="Times New Roman" w:cs="Times New Roman"/>
                <w:noProof/>
                <w:webHidden/>
                <w:sz w:val="26"/>
                <w:szCs w:val="26"/>
                <w:rPrChange w:id="141" w:author="Nguyen Toan" w:date="2018-05-18T22:00:00Z">
                  <w:rPr>
                    <w:noProof/>
                    <w:webHidden/>
                  </w:rPr>
                </w:rPrChange>
              </w:rPr>
              <w:instrText xml:space="preserve"> PAGEREF _Toc514444159 \h </w:instrText>
            </w:r>
            <w:r w:rsidRPr="00FF1E29">
              <w:rPr>
                <w:rFonts w:ascii="Times New Roman" w:hAnsi="Times New Roman" w:cs="Times New Roman"/>
                <w:noProof/>
                <w:webHidden/>
                <w:sz w:val="26"/>
                <w:szCs w:val="26"/>
                <w:rPrChange w:id="142" w:author="Nguyen Toan" w:date="2018-05-18T22:00:00Z">
                  <w:rPr>
                    <w:noProof/>
                    <w:webHidden/>
                  </w:rPr>
                </w:rPrChange>
              </w:rPr>
            </w:r>
          </w:ins>
          <w:r w:rsidRPr="00FF1E29">
            <w:rPr>
              <w:rFonts w:ascii="Times New Roman" w:hAnsi="Times New Roman" w:cs="Times New Roman"/>
              <w:noProof/>
              <w:webHidden/>
              <w:sz w:val="26"/>
              <w:szCs w:val="26"/>
              <w:rPrChange w:id="143" w:author="Nguyen Toan" w:date="2018-05-18T22:00:00Z">
                <w:rPr>
                  <w:noProof/>
                  <w:webHidden/>
                </w:rPr>
              </w:rPrChange>
            </w:rPr>
            <w:fldChar w:fldCharType="separate"/>
          </w:r>
          <w:ins w:id="144" w:author="Nguyen Toan" w:date="2018-05-18T22:00:00Z">
            <w:r w:rsidRPr="00FF1E29">
              <w:rPr>
                <w:rFonts w:ascii="Times New Roman" w:hAnsi="Times New Roman" w:cs="Times New Roman"/>
                <w:noProof/>
                <w:webHidden/>
                <w:sz w:val="26"/>
                <w:szCs w:val="26"/>
                <w:rPrChange w:id="145" w:author="Nguyen Toan" w:date="2018-05-18T22:00:00Z">
                  <w:rPr>
                    <w:noProof/>
                    <w:webHidden/>
                  </w:rPr>
                </w:rPrChange>
              </w:rPr>
              <w:t>12</w:t>
            </w:r>
            <w:r w:rsidRPr="00FF1E29">
              <w:rPr>
                <w:rFonts w:ascii="Times New Roman" w:hAnsi="Times New Roman" w:cs="Times New Roman"/>
                <w:noProof/>
                <w:webHidden/>
                <w:sz w:val="26"/>
                <w:szCs w:val="26"/>
                <w:rPrChange w:id="146"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147" w:author="Nguyen Toan" w:date="2018-05-18T22:00:00Z">
                  <w:rPr>
                    <w:rStyle w:val="Hyperlink"/>
                    <w:noProof/>
                  </w:rPr>
                </w:rPrChange>
              </w:rPr>
              <w:fldChar w:fldCharType="end"/>
            </w:r>
          </w:ins>
        </w:p>
        <w:p w14:paraId="201F1AFF" w14:textId="77777777" w:rsidR="00FF1E29" w:rsidRPr="00FF1E29" w:rsidRDefault="00FF1E29">
          <w:pPr>
            <w:pStyle w:val="TOC2"/>
            <w:tabs>
              <w:tab w:val="left" w:pos="880"/>
              <w:tab w:val="right" w:leader="dot" w:pos="9395"/>
            </w:tabs>
            <w:rPr>
              <w:ins w:id="148" w:author="Nguyen Toan" w:date="2018-05-18T22:00:00Z"/>
              <w:rFonts w:ascii="Times New Roman" w:eastAsiaTheme="minorEastAsia" w:hAnsi="Times New Roman" w:cs="Times New Roman"/>
              <w:noProof/>
              <w:color w:val="auto"/>
              <w:sz w:val="26"/>
              <w:szCs w:val="26"/>
              <w:lang w:val="en-US"/>
              <w:rPrChange w:id="149" w:author="Nguyen Toan" w:date="2018-05-18T22:00:00Z">
                <w:rPr>
                  <w:ins w:id="150" w:author="Nguyen Toan" w:date="2018-05-18T22:00:00Z"/>
                  <w:rFonts w:asciiTheme="minorHAnsi" w:eastAsiaTheme="minorEastAsia" w:hAnsiTheme="minorHAnsi" w:cstheme="minorBidi"/>
                  <w:noProof/>
                  <w:color w:val="auto"/>
                  <w:lang w:val="en-US"/>
                </w:rPr>
              </w:rPrChange>
            </w:rPr>
          </w:pPr>
          <w:ins w:id="151" w:author="Nguyen Toan" w:date="2018-05-18T22:00:00Z">
            <w:r w:rsidRPr="00FF1E29">
              <w:rPr>
                <w:rStyle w:val="Hyperlink"/>
                <w:rFonts w:ascii="Times New Roman" w:hAnsi="Times New Roman" w:cs="Times New Roman"/>
                <w:noProof/>
                <w:sz w:val="26"/>
                <w:szCs w:val="26"/>
                <w:rPrChange w:id="152"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53"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54" w:author="Nguyen Toan" w:date="2018-05-18T22:00:00Z">
                  <w:rPr>
                    <w:noProof/>
                  </w:rPr>
                </w:rPrChange>
              </w:rPr>
              <w:instrText>HYPERLINK \l "_Toc514444160"</w:instrText>
            </w:r>
            <w:r w:rsidRPr="00FF1E29">
              <w:rPr>
                <w:rStyle w:val="Hyperlink"/>
                <w:rFonts w:ascii="Times New Roman" w:hAnsi="Times New Roman" w:cs="Times New Roman"/>
                <w:noProof/>
                <w:sz w:val="26"/>
                <w:szCs w:val="26"/>
                <w:rPrChange w:id="155"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156" w:author="Nguyen Toan" w:date="2018-05-18T22:00:00Z">
                  <w:rPr>
                    <w:rStyle w:val="Hyperlink"/>
                    <w:noProof/>
                  </w:rPr>
                </w:rPrChange>
              </w:rPr>
            </w:r>
            <w:r w:rsidRPr="00FF1E29">
              <w:rPr>
                <w:rStyle w:val="Hyperlink"/>
                <w:rFonts w:ascii="Times New Roman" w:hAnsi="Times New Roman" w:cs="Times New Roman"/>
                <w:noProof/>
                <w:sz w:val="26"/>
                <w:szCs w:val="26"/>
                <w:rPrChange w:id="157"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158" w:author="Nguyen Toan" w:date="2018-05-18T22:00:00Z">
                  <w:rPr>
                    <w:rStyle w:val="Hyperlink"/>
                    <w:rFonts w:ascii="Times New Roman" w:hAnsi="Times New Roman" w:cs="Times New Roman"/>
                    <w:b/>
                    <w:noProof/>
                  </w:rPr>
                </w:rPrChange>
              </w:rPr>
              <w:t>1.1.</w:t>
            </w:r>
            <w:r w:rsidRPr="00FF1E29">
              <w:rPr>
                <w:rFonts w:ascii="Times New Roman" w:eastAsiaTheme="minorEastAsia" w:hAnsi="Times New Roman" w:cs="Times New Roman"/>
                <w:noProof/>
                <w:color w:val="auto"/>
                <w:sz w:val="26"/>
                <w:szCs w:val="26"/>
                <w:lang w:val="en-US"/>
                <w:rPrChange w:id="159"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160" w:author="Nguyen Toan" w:date="2018-05-18T22:00:00Z">
                  <w:rPr>
                    <w:rStyle w:val="Hyperlink"/>
                    <w:rFonts w:ascii="Times New Roman" w:hAnsi="Times New Roman" w:cs="Times New Roman"/>
                    <w:b/>
                    <w:noProof/>
                  </w:rPr>
                </w:rPrChange>
              </w:rPr>
              <w:t>Kiến trúc hệ thống</w:t>
            </w:r>
            <w:r w:rsidRPr="00FF1E29">
              <w:rPr>
                <w:rFonts w:ascii="Times New Roman" w:hAnsi="Times New Roman" w:cs="Times New Roman"/>
                <w:noProof/>
                <w:webHidden/>
                <w:sz w:val="26"/>
                <w:szCs w:val="26"/>
                <w:rPrChange w:id="161" w:author="Nguyen Toan" w:date="2018-05-18T22:00:00Z">
                  <w:rPr>
                    <w:noProof/>
                    <w:webHidden/>
                  </w:rPr>
                </w:rPrChange>
              </w:rPr>
              <w:tab/>
            </w:r>
            <w:r w:rsidRPr="00FF1E29">
              <w:rPr>
                <w:rFonts w:ascii="Times New Roman" w:hAnsi="Times New Roman" w:cs="Times New Roman"/>
                <w:noProof/>
                <w:webHidden/>
                <w:sz w:val="26"/>
                <w:szCs w:val="26"/>
                <w:rPrChange w:id="162" w:author="Nguyen Toan" w:date="2018-05-18T22:00:00Z">
                  <w:rPr>
                    <w:noProof/>
                    <w:webHidden/>
                  </w:rPr>
                </w:rPrChange>
              </w:rPr>
              <w:fldChar w:fldCharType="begin"/>
            </w:r>
            <w:r w:rsidRPr="00FF1E29">
              <w:rPr>
                <w:rFonts w:ascii="Times New Roman" w:hAnsi="Times New Roman" w:cs="Times New Roman"/>
                <w:noProof/>
                <w:webHidden/>
                <w:sz w:val="26"/>
                <w:szCs w:val="26"/>
                <w:rPrChange w:id="163" w:author="Nguyen Toan" w:date="2018-05-18T22:00:00Z">
                  <w:rPr>
                    <w:noProof/>
                    <w:webHidden/>
                  </w:rPr>
                </w:rPrChange>
              </w:rPr>
              <w:instrText xml:space="preserve"> PAGEREF _Toc514444160 \h </w:instrText>
            </w:r>
            <w:r w:rsidRPr="00FF1E29">
              <w:rPr>
                <w:rFonts w:ascii="Times New Roman" w:hAnsi="Times New Roman" w:cs="Times New Roman"/>
                <w:noProof/>
                <w:webHidden/>
                <w:sz w:val="26"/>
                <w:szCs w:val="26"/>
                <w:rPrChange w:id="164" w:author="Nguyen Toan" w:date="2018-05-18T22:00:00Z">
                  <w:rPr>
                    <w:noProof/>
                    <w:webHidden/>
                  </w:rPr>
                </w:rPrChange>
              </w:rPr>
            </w:r>
          </w:ins>
          <w:r w:rsidRPr="00FF1E29">
            <w:rPr>
              <w:rFonts w:ascii="Times New Roman" w:hAnsi="Times New Roman" w:cs="Times New Roman"/>
              <w:noProof/>
              <w:webHidden/>
              <w:sz w:val="26"/>
              <w:szCs w:val="26"/>
              <w:rPrChange w:id="165" w:author="Nguyen Toan" w:date="2018-05-18T22:00:00Z">
                <w:rPr>
                  <w:noProof/>
                  <w:webHidden/>
                </w:rPr>
              </w:rPrChange>
            </w:rPr>
            <w:fldChar w:fldCharType="separate"/>
          </w:r>
          <w:ins w:id="166" w:author="Nguyen Toan" w:date="2018-05-18T22:00:00Z">
            <w:r w:rsidRPr="00FF1E29">
              <w:rPr>
                <w:rFonts w:ascii="Times New Roman" w:hAnsi="Times New Roman" w:cs="Times New Roman"/>
                <w:noProof/>
                <w:webHidden/>
                <w:sz w:val="26"/>
                <w:szCs w:val="26"/>
                <w:rPrChange w:id="167" w:author="Nguyen Toan" w:date="2018-05-18T22:00:00Z">
                  <w:rPr>
                    <w:noProof/>
                    <w:webHidden/>
                  </w:rPr>
                </w:rPrChange>
              </w:rPr>
              <w:t>12</w:t>
            </w:r>
            <w:r w:rsidRPr="00FF1E29">
              <w:rPr>
                <w:rFonts w:ascii="Times New Roman" w:hAnsi="Times New Roman" w:cs="Times New Roman"/>
                <w:noProof/>
                <w:webHidden/>
                <w:sz w:val="26"/>
                <w:szCs w:val="26"/>
                <w:rPrChange w:id="16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169" w:author="Nguyen Toan" w:date="2018-05-18T22:00:00Z">
                  <w:rPr>
                    <w:rStyle w:val="Hyperlink"/>
                    <w:noProof/>
                  </w:rPr>
                </w:rPrChange>
              </w:rPr>
              <w:fldChar w:fldCharType="end"/>
            </w:r>
          </w:ins>
        </w:p>
        <w:p w14:paraId="645B6819" w14:textId="77777777" w:rsidR="00FF1E29" w:rsidRPr="00FF1E29" w:rsidRDefault="00FF1E29">
          <w:pPr>
            <w:pStyle w:val="TOC3"/>
            <w:tabs>
              <w:tab w:val="left" w:pos="1320"/>
              <w:tab w:val="right" w:leader="dot" w:pos="9395"/>
            </w:tabs>
            <w:rPr>
              <w:ins w:id="170" w:author="Nguyen Toan" w:date="2018-05-18T22:00:00Z"/>
              <w:rFonts w:ascii="Times New Roman" w:eastAsiaTheme="minorEastAsia" w:hAnsi="Times New Roman" w:cs="Times New Roman"/>
              <w:noProof/>
              <w:color w:val="auto"/>
              <w:sz w:val="26"/>
              <w:szCs w:val="26"/>
              <w:lang w:val="en-US"/>
              <w:rPrChange w:id="171" w:author="Nguyen Toan" w:date="2018-05-18T22:00:00Z">
                <w:rPr>
                  <w:ins w:id="172" w:author="Nguyen Toan" w:date="2018-05-18T22:00:00Z"/>
                  <w:rFonts w:asciiTheme="minorHAnsi" w:eastAsiaTheme="minorEastAsia" w:hAnsiTheme="minorHAnsi" w:cstheme="minorBidi"/>
                  <w:noProof/>
                  <w:color w:val="auto"/>
                  <w:lang w:val="en-US"/>
                </w:rPr>
              </w:rPrChange>
            </w:rPr>
          </w:pPr>
          <w:ins w:id="173" w:author="Nguyen Toan" w:date="2018-05-18T22:00:00Z">
            <w:r w:rsidRPr="00FF1E29">
              <w:rPr>
                <w:rStyle w:val="Hyperlink"/>
                <w:rFonts w:ascii="Times New Roman" w:hAnsi="Times New Roman" w:cs="Times New Roman"/>
                <w:noProof/>
                <w:sz w:val="26"/>
                <w:szCs w:val="26"/>
                <w:rPrChange w:id="17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7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76" w:author="Nguyen Toan" w:date="2018-05-18T22:00:00Z">
                  <w:rPr>
                    <w:noProof/>
                  </w:rPr>
                </w:rPrChange>
              </w:rPr>
              <w:instrText>HYPERLINK \l "_Toc514444161"</w:instrText>
            </w:r>
            <w:r w:rsidRPr="00FF1E29">
              <w:rPr>
                <w:rStyle w:val="Hyperlink"/>
                <w:rFonts w:ascii="Times New Roman" w:hAnsi="Times New Roman" w:cs="Times New Roman"/>
                <w:noProof/>
                <w:sz w:val="26"/>
                <w:szCs w:val="26"/>
                <w:rPrChange w:id="17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178" w:author="Nguyen Toan" w:date="2018-05-18T22:00:00Z">
                  <w:rPr>
                    <w:rStyle w:val="Hyperlink"/>
                    <w:noProof/>
                  </w:rPr>
                </w:rPrChange>
              </w:rPr>
            </w:r>
            <w:r w:rsidRPr="00FF1E29">
              <w:rPr>
                <w:rStyle w:val="Hyperlink"/>
                <w:rFonts w:ascii="Times New Roman" w:hAnsi="Times New Roman" w:cs="Times New Roman"/>
                <w:noProof/>
                <w:sz w:val="26"/>
                <w:szCs w:val="26"/>
                <w:rPrChange w:id="179"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180" w:author="Nguyen Toan" w:date="2018-05-18T22:00:00Z">
                  <w:rPr>
                    <w:rStyle w:val="Hyperlink"/>
                    <w:rFonts w:ascii="Times New Roman" w:hAnsi="Times New Roman" w:cs="Times New Roman"/>
                    <w:b/>
                    <w:noProof/>
                  </w:rPr>
                </w:rPrChange>
              </w:rPr>
              <w:t>1.1.1.</w:t>
            </w:r>
            <w:r w:rsidRPr="00FF1E29">
              <w:rPr>
                <w:rFonts w:ascii="Times New Roman" w:eastAsiaTheme="minorEastAsia" w:hAnsi="Times New Roman" w:cs="Times New Roman"/>
                <w:noProof/>
                <w:color w:val="auto"/>
                <w:sz w:val="26"/>
                <w:szCs w:val="26"/>
                <w:lang w:val="en-US"/>
                <w:rPrChange w:id="18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182" w:author="Nguyen Toan" w:date="2018-05-18T22:00:00Z">
                  <w:rPr>
                    <w:rStyle w:val="Hyperlink"/>
                    <w:rFonts w:ascii="Times New Roman" w:hAnsi="Times New Roman" w:cs="Times New Roman"/>
                    <w:b/>
                    <w:noProof/>
                  </w:rPr>
                </w:rPrChange>
              </w:rPr>
              <w:t>Kiến trúc hướng dịch vụ</w:t>
            </w:r>
            <w:r w:rsidRPr="00FF1E29">
              <w:rPr>
                <w:rFonts w:ascii="Times New Roman" w:hAnsi="Times New Roman" w:cs="Times New Roman"/>
                <w:noProof/>
                <w:webHidden/>
                <w:sz w:val="26"/>
                <w:szCs w:val="26"/>
                <w:rPrChange w:id="183" w:author="Nguyen Toan" w:date="2018-05-18T22:00:00Z">
                  <w:rPr>
                    <w:noProof/>
                    <w:webHidden/>
                  </w:rPr>
                </w:rPrChange>
              </w:rPr>
              <w:tab/>
            </w:r>
            <w:r w:rsidRPr="00FF1E29">
              <w:rPr>
                <w:rFonts w:ascii="Times New Roman" w:hAnsi="Times New Roman" w:cs="Times New Roman"/>
                <w:noProof/>
                <w:webHidden/>
                <w:sz w:val="26"/>
                <w:szCs w:val="26"/>
                <w:rPrChange w:id="184" w:author="Nguyen Toan" w:date="2018-05-18T22:00:00Z">
                  <w:rPr>
                    <w:noProof/>
                    <w:webHidden/>
                  </w:rPr>
                </w:rPrChange>
              </w:rPr>
              <w:fldChar w:fldCharType="begin"/>
            </w:r>
            <w:r w:rsidRPr="00FF1E29">
              <w:rPr>
                <w:rFonts w:ascii="Times New Roman" w:hAnsi="Times New Roman" w:cs="Times New Roman"/>
                <w:noProof/>
                <w:webHidden/>
                <w:sz w:val="26"/>
                <w:szCs w:val="26"/>
                <w:rPrChange w:id="185" w:author="Nguyen Toan" w:date="2018-05-18T22:00:00Z">
                  <w:rPr>
                    <w:noProof/>
                    <w:webHidden/>
                  </w:rPr>
                </w:rPrChange>
              </w:rPr>
              <w:instrText xml:space="preserve"> PAGEREF _Toc514444161 \h </w:instrText>
            </w:r>
            <w:r w:rsidRPr="00FF1E29">
              <w:rPr>
                <w:rFonts w:ascii="Times New Roman" w:hAnsi="Times New Roman" w:cs="Times New Roman"/>
                <w:noProof/>
                <w:webHidden/>
                <w:sz w:val="26"/>
                <w:szCs w:val="26"/>
                <w:rPrChange w:id="186" w:author="Nguyen Toan" w:date="2018-05-18T22:00:00Z">
                  <w:rPr>
                    <w:noProof/>
                    <w:webHidden/>
                  </w:rPr>
                </w:rPrChange>
              </w:rPr>
            </w:r>
          </w:ins>
          <w:r w:rsidRPr="00FF1E29">
            <w:rPr>
              <w:rFonts w:ascii="Times New Roman" w:hAnsi="Times New Roman" w:cs="Times New Roman"/>
              <w:noProof/>
              <w:webHidden/>
              <w:sz w:val="26"/>
              <w:szCs w:val="26"/>
              <w:rPrChange w:id="187" w:author="Nguyen Toan" w:date="2018-05-18T22:00:00Z">
                <w:rPr>
                  <w:noProof/>
                  <w:webHidden/>
                </w:rPr>
              </w:rPrChange>
            </w:rPr>
            <w:fldChar w:fldCharType="separate"/>
          </w:r>
          <w:ins w:id="188" w:author="Nguyen Toan" w:date="2018-05-18T22:00:00Z">
            <w:r w:rsidRPr="00FF1E29">
              <w:rPr>
                <w:rFonts w:ascii="Times New Roman" w:hAnsi="Times New Roman" w:cs="Times New Roman"/>
                <w:noProof/>
                <w:webHidden/>
                <w:sz w:val="26"/>
                <w:szCs w:val="26"/>
                <w:rPrChange w:id="189" w:author="Nguyen Toan" w:date="2018-05-18T22:00:00Z">
                  <w:rPr>
                    <w:noProof/>
                    <w:webHidden/>
                  </w:rPr>
                </w:rPrChange>
              </w:rPr>
              <w:t>12</w:t>
            </w:r>
            <w:r w:rsidRPr="00FF1E29">
              <w:rPr>
                <w:rFonts w:ascii="Times New Roman" w:hAnsi="Times New Roman" w:cs="Times New Roman"/>
                <w:noProof/>
                <w:webHidden/>
                <w:sz w:val="26"/>
                <w:szCs w:val="26"/>
                <w:rPrChange w:id="19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191" w:author="Nguyen Toan" w:date="2018-05-18T22:00:00Z">
                  <w:rPr>
                    <w:rStyle w:val="Hyperlink"/>
                    <w:noProof/>
                  </w:rPr>
                </w:rPrChange>
              </w:rPr>
              <w:fldChar w:fldCharType="end"/>
            </w:r>
          </w:ins>
        </w:p>
        <w:p w14:paraId="21B58184" w14:textId="77777777" w:rsidR="00FF1E29" w:rsidRPr="00FF1E29" w:rsidRDefault="00FF1E29">
          <w:pPr>
            <w:pStyle w:val="TOC3"/>
            <w:tabs>
              <w:tab w:val="left" w:pos="1320"/>
              <w:tab w:val="right" w:leader="dot" w:pos="9395"/>
            </w:tabs>
            <w:rPr>
              <w:ins w:id="192" w:author="Nguyen Toan" w:date="2018-05-18T22:00:00Z"/>
              <w:rFonts w:ascii="Times New Roman" w:eastAsiaTheme="minorEastAsia" w:hAnsi="Times New Roman" w:cs="Times New Roman"/>
              <w:noProof/>
              <w:color w:val="auto"/>
              <w:sz w:val="26"/>
              <w:szCs w:val="26"/>
              <w:lang w:val="en-US"/>
              <w:rPrChange w:id="193" w:author="Nguyen Toan" w:date="2018-05-18T22:00:00Z">
                <w:rPr>
                  <w:ins w:id="194" w:author="Nguyen Toan" w:date="2018-05-18T22:00:00Z"/>
                  <w:rFonts w:asciiTheme="minorHAnsi" w:eastAsiaTheme="minorEastAsia" w:hAnsiTheme="minorHAnsi" w:cstheme="minorBidi"/>
                  <w:noProof/>
                  <w:color w:val="auto"/>
                  <w:lang w:val="en-US"/>
                </w:rPr>
              </w:rPrChange>
            </w:rPr>
          </w:pPr>
          <w:ins w:id="195" w:author="Nguyen Toan" w:date="2018-05-18T22:00:00Z">
            <w:r w:rsidRPr="00FF1E29">
              <w:rPr>
                <w:rStyle w:val="Hyperlink"/>
                <w:rFonts w:ascii="Times New Roman" w:hAnsi="Times New Roman" w:cs="Times New Roman"/>
                <w:noProof/>
                <w:sz w:val="26"/>
                <w:szCs w:val="26"/>
                <w:rPrChange w:id="19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19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198" w:author="Nguyen Toan" w:date="2018-05-18T22:00:00Z">
                  <w:rPr>
                    <w:noProof/>
                  </w:rPr>
                </w:rPrChange>
              </w:rPr>
              <w:instrText>HYPERLINK \l "_Toc514444162"</w:instrText>
            </w:r>
            <w:r w:rsidRPr="00FF1E29">
              <w:rPr>
                <w:rStyle w:val="Hyperlink"/>
                <w:rFonts w:ascii="Times New Roman" w:hAnsi="Times New Roman" w:cs="Times New Roman"/>
                <w:noProof/>
                <w:sz w:val="26"/>
                <w:szCs w:val="26"/>
                <w:rPrChange w:id="19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00" w:author="Nguyen Toan" w:date="2018-05-18T22:00:00Z">
                  <w:rPr>
                    <w:rStyle w:val="Hyperlink"/>
                    <w:noProof/>
                  </w:rPr>
                </w:rPrChange>
              </w:rPr>
            </w:r>
            <w:r w:rsidRPr="00FF1E29">
              <w:rPr>
                <w:rStyle w:val="Hyperlink"/>
                <w:rFonts w:ascii="Times New Roman" w:hAnsi="Times New Roman" w:cs="Times New Roman"/>
                <w:noProof/>
                <w:sz w:val="26"/>
                <w:szCs w:val="26"/>
                <w:rPrChange w:id="201"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202" w:author="Nguyen Toan" w:date="2018-05-18T22:00:00Z">
                  <w:rPr>
                    <w:rStyle w:val="Hyperlink"/>
                    <w:rFonts w:ascii="Times New Roman" w:eastAsia="Times New Roman" w:hAnsi="Times New Roman" w:cs="Times New Roman"/>
                    <w:b/>
                    <w:noProof/>
                  </w:rPr>
                </w:rPrChange>
              </w:rPr>
              <w:t>1.1.2.</w:t>
            </w:r>
            <w:r w:rsidRPr="00FF1E29">
              <w:rPr>
                <w:rFonts w:ascii="Times New Roman" w:eastAsiaTheme="minorEastAsia" w:hAnsi="Times New Roman" w:cs="Times New Roman"/>
                <w:noProof/>
                <w:color w:val="auto"/>
                <w:sz w:val="26"/>
                <w:szCs w:val="26"/>
                <w:lang w:val="en-US"/>
                <w:rPrChange w:id="203"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204" w:author="Nguyen Toan" w:date="2018-05-18T22:00:00Z">
                  <w:rPr>
                    <w:rStyle w:val="Hyperlink"/>
                    <w:rFonts w:ascii="Times New Roman" w:hAnsi="Times New Roman" w:cs="Times New Roman"/>
                    <w:b/>
                    <w:noProof/>
                  </w:rPr>
                </w:rPrChange>
              </w:rPr>
              <w:t>Công</w:t>
            </w:r>
            <w:r w:rsidRPr="00FF1E29">
              <w:rPr>
                <w:rStyle w:val="Hyperlink"/>
                <w:rFonts w:ascii="Times New Roman" w:eastAsia="Times New Roman" w:hAnsi="Times New Roman" w:cs="Times New Roman"/>
                <w:noProof/>
                <w:sz w:val="26"/>
                <w:szCs w:val="26"/>
                <w:rPrChange w:id="205" w:author="Nguyen Toan" w:date="2018-05-18T22:00:00Z">
                  <w:rPr>
                    <w:rStyle w:val="Hyperlink"/>
                    <w:rFonts w:ascii="Times New Roman" w:eastAsia="Times New Roman" w:hAnsi="Times New Roman" w:cs="Times New Roman"/>
                    <w:b/>
                    <w:noProof/>
                  </w:rPr>
                </w:rPrChange>
              </w:rPr>
              <w:t xml:space="preserve"> nghệ </w:t>
            </w:r>
            <w:r w:rsidRPr="00FF1E29">
              <w:rPr>
                <w:rStyle w:val="Hyperlink"/>
                <w:rFonts w:ascii="Times New Roman" w:hAnsi="Times New Roman" w:cs="Times New Roman"/>
                <w:noProof/>
                <w:sz w:val="26"/>
                <w:szCs w:val="26"/>
                <w:rPrChange w:id="206" w:author="Nguyen Toan" w:date="2018-05-18T22:00:00Z">
                  <w:rPr>
                    <w:rStyle w:val="Hyperlink"/>
                    <w:rFonts w:ascii="Times New Roman" w:hAnsi="Times New Roman" w:cs="Times New Roman"/>
                    <w:b/>
                    <w:noProof/>
                  </w:rPr>
                </w:rPrChange>
              </w:rPr>
              <w:t>trục</w:t>
            </w:r>
            <w:r w:rsidRPr="00FF1E29">
              <w:rPr>
                <w:rStyle w:val="Hyperlink"/>
                <w:rFonts w:ascii="Times New Roman" w:eastAsia="Times New Roman" w:hAnsi="Times New Roman" w:cs="Times New Roman"/>
                <w:noProof/>
                <w:sz w:val="26"/>
                <w:szCs w:val="26"/>
                <w:rPrChange w:id="207" w:author="Nguyen Toan" w:date="2018-05-18T22:00:00Z">
                  <w:rPr>
                    <w:rStyle w:val="Hyperlink"/>
                    <w:rFonts w:ascii="Times New Roman" w:eastAsia="Times New Roman" w:hAnsi="Times New Roman" w:cs="Times New Roman"/>
                    <w:b/>
                    <w:noProof/>
                  </w:rPr>
                </w:rPrChange>
              </w:rPr>
              <w:t xml:space="preserve"> tích hợp</w:t>
            </w:r>
            <w:r w:rsidRPr="00FF1E29">
              <w:rPr>
                <w:rFonts w:ascii="Times New Roman" w:hAnsi="Times New Roman" w:cs="Times New Roman"/>
                <w:noProof/>
                <w:webHidden/>
                <w:sz w:val="26"/>
                <w:szCs w:val="26"/>
                <w:rPrChange w:id="208" w:author="Nguyen Toan" w:date="2018-05-18T22:00:00Z">
                  <w:rPr>
                    <w:noProof/>
                    <w:webHidden/>
                  </w:rPr>
                </w:rPrChange>
              </w:rPr>
              <w:tab/>
            </w:r>
            <w:r w:rsidRPr="00FF1E29">
              <w:rPr>
                <w:rFonts w:ascii="Times New Roman" w:hAnsi="Times New Roman" w:cs="Times New Roman"/>
                <w:noProof/>
                <w:webHidden/>
                <w:sz w:val="26"/>
                <w:szCs w:val="26"/>
                <w:rPrChange w:id="209" w:author="Nguyen Toan" w:date="2018-05-18T22:00:00Z">
                  <w:rPr>
                    <w:noProof/>
                    <w:webHidden/>
                  </w:rPr>
                </w:rPrChange>
              </w:rPr>
              <w:fldChar w:fldCharType="begin"/>
            </w:r>
            <w:r w:rsidRPr="00FF1E29">
              <w:rPr>
                <w:rFonts w:ascii="Times New Roman" w:hAnsi="Times New Roman" w:cs="Times New Roman"/>
                <w:noProof/>
                <w:webHidden/>
                <w:sz w:val="26"/>
                <w:szCs w:val="26"/>
                <w:rPrChange w:id="210" w:author="Nguyen Toan" w:date="2018-05-18T22:00:00Z">
                  <w:rPr>
                    <w:noProof/>
                    <w:webHidden/>
                  </w:rPr>
                </w:rPrChange>
              </w:rPr>
              <w:instrText xml:space="preserve"> PAGEREF _Toc514444162 \h </w:instrText>
            </w:r>
            <w:r w:rsidRPr="00FF1E29">
              <w:rPr>
                <w:rFonts w:ascii="Times New Roman" w:hAnsi="Times New Roman" w:cs="Times New Roman"/>
                <w:noProof/>
                <w:webHidden/>
                <w:sz w:val="26"/>
                <w:szCs w:val="26"/>
                <w:rPrChange w:id="211" w:author="Nguyen Toan" w:date="2018-05-18T22:00:00Z">
                  <w:rPr>
                    <w:noProof/>
                    <w:webHidden/>
                  </w:rPr>
                </w:rPrChange>
              </w:rPr>
            </w:r>
          </w:ins>
          <w:r w:rsidRPr="00FF1E29">
            <w:rPr>
              <w:rFonts w:ascii="Times New Roman" w:hAnsi="Times New Roman" w:cs="Times New Roman"/>
              <w:noProof/>
              <w:webHidden/>
              <w:sz w:val="26"/>
              <w:szCs w:val="26"/>
              <w:rPrChange w:id="212" w:author="Nguyen Toan" w:date="2018-05-18T22:00:00Z">
                <w:rPr>
                  <w:noProof/>
                  <w:webHidden/>
                </w:rPr>
              </w:rPrChange>
            </w:rPr>
            <w:fldChar w:fldCharType="separate"/>
          </w:r>
          <w:ins w:id="213" w:author="Nguyen Toan" w:date="2018-05-18T22:00:00Z">
            <w:r w:rsidRPr="00FF1E29">
              <w:rPr>
                <w:rFonts w:ascii="Times New Roman" w:hAnsi="Times New Roman" w:cs="Times New Roman"/>
                <w:noProof/>
                <w:webHidden/>
                <w:sz w:val="26"/>
                <w:szCs w:val="26"/>
                <w:rPrChange w:id="214" w:author="Nguyen Toan" w:date="2018-05-18T22:00:00Z">
                  <w:rPr>
                    <w:noProof/>
                    <w:webHidden/>
                  </w:rPr>
                </w:rPrChange>
              </w:rPr>
              <w:t>14</w:t>
            </w:r>
            <w:r w:rsidRPr="00FF1E29">
              <w:rPr>
                <w:rFonts w:ascii="Times New Roman" w:hAnsi="Times New Roman" w:cs="Times New Roman"/>
                <w:noProof/>
                <w:webHidden/>
                <w:sz w:val="26"/>
                <w:szCs w:val="26"/>
                <w:rPrChange w:id="215"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216" w:author="Nguyen Toan" w:date="2018-05-18T22:00:00Z">
                  <w:rPr>
                    <w:rStyle w:val="Hyperlink"/>
                    <w:noProof/>
                  </w:rPr>
                </w:rPrChange>
              </w:rPr>
              <w:fldChar w:fldCharType="end"/>
            </w:r>
          </w:ins>
        </w:p>
        <w:p w14:paraId="4B367726" w14:textId="77777777" w:rsidR="00FF1E29" w:rsidRPr="00FF1E29" w:rsidRDefault="00FF1E29">
          <w:pPr>
            <w:pStyle w:val="TOC3"/>
            <w:tabs>
              <w:tab w:val="left" w:pos="1320"/>
              <w:tab w:val="right" w:leader="dot" w:pos="9395"/>
            </w:tabs>
            <w:rPr>
              <w:ins w:id="217" w:author="Nguyen Toan" w:date="2018-05-18T22:00:00Z"/>
              <w:rFonts w:ascii="Times New Roman" w:eastAsiaTheme="minorEastAsia" w:hAnsi="Times New Roman" w:cs="Times New Roman"/>
              <w:noProof/>
              <w:color w:val="auto"/>
              <w:sz w:val="26"/>
              <w:szCs w:val="26"/>
              <w:lang w:val="en-US"/>
              <w:rPrChange w:id="218" w:author="Nguyen Toan" w:date="2018-05-18T22:00:00Z">
                <w:rPr>
                  <w:ins w:id="219" w:author="Nguyen Toan" w:date="2018-05-18T22:00:00Z"/>
                  <w:rFonts w:asciiTheme="minorHAnsi" w:eastAsiaTheme="minorEastAsia" w:hAnsiTheme="minorHAnsi" w:cstheme="minorBidi"/>
                  <w:noProof/>
                  <w:color w:val="auto"/>
                  <w:lang w:val="en-US"/>
                </w:rPr>
              </w:rPrChange>
            </w:rPr>
          </w:pPr>
          <w:ins w:id="220" w:author="Nguyen Toan" w:date="2018-05-18T22:00:00Z">
            <w:r w:rsidRPr="00FF1E29">
              <w:rPr>
                <w:rStyle w:val="Hyperlink"/>
                <w:rFonts w:ascii="Times New Roman" w:hAnsi="Times New Roman" w:cs="Times New Roman"/>
                <w:noProof/>
                <w:sz w:val="26"/>
                <w:szCs w:val="26"/>
                <w:rPrChange w:id="221"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22"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23" w:author="Nguyen Toan" w:date="2018-05-18T22:00:00Z">
                  <w:rPr>
                    <w:noProof/>
                  </w:rPr>
                </w:rPrChange>
              </w:rPr>
              <w:instrText>HYPERLINK \l "_Toc514444163"</w:instrText>
            </w:r>
            <w:r w:rsidRPr="00FF1E29">
              <w:rPr>
                <w:rStyle w:val="Hyperlink"/>
                <w:rFonts w:ascii="Times New Roman" w:hAnsi="Times New Roman" w:cs="Times New Roman"/>
                <w:noProof/>
                <w:sz w:val="26"/>
                <w:szCs w:val="26"/>
                <w:rPrChange w:id="224"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25" w:author="Nguyen Toan" w:date="2018-05-18T22:00:00Z">
                  <w:rPr>
                    <w:rStyle w:val="Hyperlink"/>
                    <w:noProof/>
                  </w:rPr>
                </w:rPrChange>
              </w:rPr>
            </w:r>
            <w:r w:rsidRPr="00FF1E29">
              <w:rPr>
                <w:rStyle w:val="Hyperlink"/>
                <w:rFonts w:ascii="Times New Roman" w:hAnsi="Times New Roman" w:cs="Times New Roman"/>
                <w:noProof/>
                <w:sz w:val="26"/>
                <w:szCs w:val="26"/>
                <w:rPrChange w:id="226"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227" w:author="Nguyen Toan" w:date="2018-05-18T22:00:00Z">
                  <w:rPr>
                    <w:rStyle w:val="Hyperlink"/>
                    <w:rFonts w:ascii="Times New Roman" w:eastAsia="Times New Roman" w:hAnsi="Times New Roman" w:cs="Times New Roman"/>
                    <w:b/>
                    <w:noProof/>
                  </w:rPr>
                </w:rPrChange>
              </w:rPr>
              <w:t>1.1.3.</w:t>
            </w:r>
            <w:r w:rsidRPr="00FF1E29">
              <w:rPr>
                <w:rFonts w:ascii="Times New Roman" w:eastAsiaTheme="minorEastAsia" w:hAnsi="Times New Roman" w:cs="Times New Roman"/>
                <w:noProof/>
                <w:color w:val="auto"/>
                <w:sz w:val="26"/>
                <w:szCs w:val="26"/>
                <w:lang w:val="en-US"/>
                <w:rPrChange w:id="228"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229" w:author="Nguyen Toan" w:date="2018-05-18T22:00:00Z">
                  <w:rPr>
                    <w:rStyle w:val="Hyperlink"/>
                    <w:rFonts w:ascii="Times New Roman" w:eastAsia="Times New Roman" w:hAnsi="Times New Roman" w:cs="Times New Roman"/>
                    <w:b/>
                    <w:noProof/>
                  </w:rPr>
                </w:rPrChange>
              </w:rPr>
              <w:t>Xây dựng hệ thống trục tích hợp dựa trên nền tảng MuleESB</w:t>
            </w:r>
            <w:r w:rsidRPr="00FF1E29">
              <w:rPr>
                <w:rFonts w:ascii="Times New Roman" w:hAnsi="Times New Roman" w:cs="Times New Roman"/>
                <w:noProof/>
                <w:webHidden/>
                <w:sz w:val="26"/>
                <w:szCs w:val="26"/>
                <w:rPrChange w:id="230" w:author="Nguyen Toan" w:date="2018-05-18T22:00:00Z">
                  <w:rPr>
                    <w:noProof/>
                    <w:webHidden/>
                  </w:rPr>
                </w:rPrChange>
              </w:rPr>
              <w:tab/>
            </w:r>
            <w:r w:rsidRPr="00FF1E29">
              <w:rPr>
                <w:rFonts w:ascii="Times New Roman" w:hAnsi="Times New Roman" w:cs="Times New Roman"/>
                <w:noProof/>
                <w:webHidden/>
                <w:sz w:val="26"/>
                <w:szCs w:val="26"/>
                <w:rPrChange w:id="231" w:author="Nguyen Toan" w:date="2018-05-18T22:00:00Z">
                  <w:rPr>
                    <w:noProof/>
                    <w:webHidden/>
                  </w:rPr>
                </w:rPrChange>
              </w:rPr>
              <w:fldChar w:fldCharType="begin"/>
            </w:r>
            <w:r w:rsidRPr="00FF1E29">
              <w:rPr>
                <w:rFonts w:ascii="Times New Roman" w:hAnsi="Times New Roman" w:cs="Times New Roman"/>
                <w:noProof/>
                <w:webHidden/>
                <w:sz w:val="26"/>
                <w:szCs w:val="26"/>
                <w:rPrChange w:id="232" w:author="Nguyen Toan" w:date="2018-05-18T22:00:00Z">
                  <w:rPr>
                    <w:noProof/>
                    <w:webHidden/>
                  </w:rPr>
                </w:rPrChange>
              </w:rPr>
              <w:instrText xml:space="preserve"> PAGEREF _Toc514444163 \h </w:instrText>
            </w:r>
            <w:r w:rsidRPr="00FF1E29">
              <w:rPr>
                <w:rFonts w:ascii="Times New Roman" w:hAnsi="Times New Roman" w:cs="Times New Roman"/>
                <w:noProof/>
                <w:webHidden/>
                <w:sz w:val="26"/>
                <w:szCs w:val="26"/>
                <w:rPrChange w:id="233" w:author="Nguyen Toan" w:date="2018-05-18T22:00:00Z">
                  <w:rPr>
                    <w:noProof/>
                    <w:webHidden/>
                  </w:rPr>
                </w:rPrChange>
              </w:rPr>
            </w:r>
          </w:ins>
          <w:r w:rsidRPr="00FF1E29">
            <w:rPr>
              <w:rFonts w:ascii="Times New Roman" w:hAnsi="Times New Roman" w:cs="Times New Roman"/>
              <w:noProof/>
              <w:webHidden/>
              <w:sz w:val="26"/>
              <w:szCs w:val="26"/>
              <w:rPrChange w:id="234" w:author="Nguyen Toan" w:date="2018-05-18T22:00:00Z">
                <w:rPr>
                  <w:noProof/>
                  <w:webHidden/>
                </w:rPr>
              </w:rPrChange>
            </w:rPr>
            <w:fldChar w:fldCharType="separate"/>
          </w:r>
          <w:ins w:id="235" w:author="Nguyen Toan" w:date="2018-05-18T22:00:00Z">
            <w:r w:rsidRPr="00FF1E29">
              <w:rPr>
                <w:rFonts w:ascii="Times New Roman" w:hAnsi="Times New Roman" w:cs="Times New Roman"/>
                <w:noProof/>
                <w:webHidden/>
                <w:sz w:val="26"/>
                <w:szCs w:val="26"/>
                <w:rPrChange w:id="236" w:author="Nguyen Toan" w:date="2018-05-18T22:00:00Z">
                  <w:rPr>
                    <w:noProof/>
                    <w:webHidden/>
                  </w:rPr>
                </w:rPrChange>
              </w:rPr>
              <w:t>15</w:t>
            </w:r>
            <w:r w:rsidRPr="00FF1E29">
              <w:rPr>
                <w:rFonts w:ascii="Times New Roman" w:hAnsi="Times New Roman" w:cs="Times New Roman"/>
                <w:noProof/>
                <w:webHidden/>
                <w:sz w:val="26"/>
                <w:szCs w:val="26"/>
                <w:rPrChange w:id="237"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238" w:author="Nguyen Toan" w:date="2018-05-18T22:00:00Z">
                  <w:rPr>
                    <w:rStyle w:val="Hyperlink"/>
                    <w:noProof/>
                  </w:rPr>
                </w:rPrChange>
              </w:rPr>
              <w:fldChar w:fldCharType="end"/>
            </w:r>
          </w:ins>
        </w:p>
        <w:p w14:paraId="0385D09D" w14:textId="77777777" w:rsidR="00FF1E29" w:rsidRPr="00FF1E29" w:rsidRDefault="00FF1E29">
          <w:pPr>
            <w:pStyle w:val="TOC2"/>
            <w:tabs>
              <w:tab w:val="left" w:pos="880"/>
              <w:tab w:val="right" w:leader="dot" w:pos="9395"/>
            </w:tabs>
            <w:rPr>
              <w:ins w:id="239" w:author="Nguyen Toan" w:date="2018-05-18T22:00:00Z"/>
              <w:rFonts w:ascii="Times New Roman" w:eastAsiaTheme="minorEastAsia" w:hAnsi="Times New Roman" w:cs="Times New Roman"/>
              <w:noProof/>
              <w:color w:val="auto"/>
              <w:sz w:val="26"/>
              <w:szCs w:val="26"/>
              <w:lang w:val="en-US"/>
              <w:rPrChange w:id="240" w:author="Nguyen Toan" w:date="2018-05-18T22:00:00Z">
                <w:rPr>
                  <w:ins w:id="241" w:author="Nguyen Toan" w:date="2018-05-18T22:00:00Z"/>
                  <w:rFonts w:asciiTheme="minorHAnsi" w:eastAsiaTheme="minorEastAsia" w:hAnsiTheme="minorHAnsi" w:cstheme="minorBidi"/>
                  <w:noProof/>
                  <w:color w:val="auto"/>
                  <w:lang w:val="en-US"/>
                </w:rPr>
              </w:rPrChange>
            </w:rPr>
          </w:pPr>
          <w:ins w:id="242" w:author="Nguyen Toan" w:date="2018-05-18T22:00:00Z">
            <w:r w:rsidRPr="00FF1E29">
              <w:rPr>
                <w:rStyle w:val="Hyperlink"/>
                <w:rFonts w:ascii="Times New Roman" w:hAnsi="Times New Roman" w:cs="Times New Roman"/>
                <w:noProof/>
                <w:sz w:val="26"/>
                <w:szCs w:val="26"/>
                <w:rPrChange w:id="243"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44"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45" w:author="Nguyen Toan" w:date="2018-05-18T22:00:00Z">
                  <w:rPr>
                    <w:noProof/>
                  </w:rPr>
                </w:rPrChange>
              </w:rPr>
              <w:instrText>HYPERLINK \l "_Toc514444164"</w:instrText>
            </w:r>
            <w:r w:rsidRPr="00FF1E29">
              <w:rPr>
                <w:rStyle w:val="Hyperlink"/>
                <w:rFonts w:ascii="Times New Roman" w:hAnsi="Times New Roman" w:cs="Times New Roman"/>
                <w:noProof/>
                <w:sz w:val="26"/>
                <w:szCs w:val="26"/>
                <w:rPrChange w:id="246"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47" w:author="Nguyen Toan" w:date="2018-05-18T22:00:00Z">
                  <w:rPr>
                    <w:rStyle w:val="Hyperlink"/>
                    <w:noProof/>
                  </w:rPr>
                </w:rPrChange>
              </w:rPr>
            </w:r>
            <w:r w:rsidRPr="00FF1E29">
              <w:rPr>
                <w:rStyle w:val="Hyperlink"/>
                <w:rFonts w:ascii="Times New Roman" w:hAnsi="Times New Roman" w:cs="Times New Roman"/>
                <w:noProof/>
                <w:sz w:val="26"/>
                <w:szCs w:val="26"/>
                <w:rPrChange w:id="248"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249" w:author="Nguyen Toan" w:date="2018-05-18T22:00:00Z">
                  <w:rPr>
                    <w:rStyle w:val="Hyperlink"/>
                    <w:rFonts w:ascii="Times New Roman" w:eastAsia="Times New Roman" w:hAnsi="Times New Roman" w:cs="Times New Roman"/>
                    <w:b/>
                    <w:noProof/>
                  </w:rPr>
                </w:rPrChange>
              </w:rPr>
              <w:t>1.2.</w:t>
            </w:r>
            <w:r w:rsidRPr="00FF1E29">
              <w:rPr>
                <w:rFonts w:ascii="Times New Roman" w:eastAsiaTheme="minorEastAsia" w:hAnsi="Times New Roman" w:cs="Times New Roman"/>
                <w:noProof/>
                <w:color w:val="auto"/>
                <w:sz w:val="26"/>
                <w:szCs w:val="26"/>
                <w:lang w:val="en-US"/>
                <w:rPrChange w:id="250"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251" w:author="Nguyen Toan" w:date="2018-05-18T22:00:00Z">
                  <w:rPr>
                    <w:rStyle w:val="Hyperlink"/>
                    <w:rFonts w:ascii="Times New Roman" w:eastAsia="Times New Roman" w:hAnsi="Times New Roman" w:cs="Times New Roman"/>
                    <w:b/>
                    <w:noProof/>
                  </w:rPr>
                </w:rPrChange>
              </w:rPr>
              <w:t>Tích hợp và triển khai liên tục</w:t>
            </w:r>
            <w:r w:rsidRPr="00FF1E29">
              <w:rPr>
                <w:rFonts w:ascii="Times New Roman" w:hAnsi="Times New Roman" w:cs="Times New Roman"/>
                <w:noProof/>
                <w:webHidden/>
                <w:sz w:val="26"/>
                <w:szCs w:val="26"/>
                <w:rPrChange w:id="252" w:author="Nguyen Toan" w:date="2018-05-18T22:00:00Z">
                  <w:rPr>
                    <w:noProof/>
                    <w:webHidden/>
                  </w:rPr>
                </w:rPrChange>
              </w:rPr>
              <w:tab/>
            </w:r>
            <w:r w:rsidRPr="00FF1E29">
              <w:rPr>
                <w:rFonts w:ascii="Times New Roman" w:hAnsi="Times New Roman" w:cs="Times New Roman"/>
                <w:noProof/>
                <w:webHidden/>
                <w:sz w:val="26"/>
                <w:szCs w:val="26"/>
                <w:rPrChange w:id="253" w:author="Nguyen Toan" w:date="2018-05-18T22:00:00Z">
                  <w:rPr>
                    <w:noProof/>
                    <w:webHidden/>
                  </w:rPr>
                </w:rPrChange>
              </w:rPr>
              <w:fldChar w:fldCharType="begin"/>
            </w:r>
            <w:r w:rsidRPr="00FF1E29">
              <w:rPr>
                <w:rFonts w:ascii="Times New Roman" w:hAnsi="Times New Roman" w:cs="Times New Roman"/>
                <w:noProof/>
                <w:webHidden/>
                <w:sz w:val="26"/>
                <w:szCs w:val="26"/>
                <w:rPrChange w:id="254" w:author="Nguyen Toan" w:date="2018-05-18T22:00:00Z">
                  <w:rPr>
                    <w:noProof/>
                    <w:webHidden/>
                  </w:rPr>
                </w:rPrChange>
              </w:rPr>
              <w:instrText xml:space="preserve"> PAGEREF _Toc514444164 \h </w:instrText>
            </w:r>
            <w:r w:rsidRPr="00FF1E29">
              <w:rPr>
                <w:rFonts w:ascii="Times New Roman" w:hAnsi="Times New Roman" w:cs="Times New Roman"/>
                <w:noProof/>
                <w:webHidden/>
                <w:sz w:val="26"/>
                <w:szCs w:val="26"/>
                <w:rPrChange w:id="255" w:author="Nguyen Toan" w:date="2018-05-18T22:00:00Z">
                  <w:rPr>
                    <w:noProof/>
                    <w:webHidden/>
                  </w:rPr>
                </w:rPrChange>
              </w:rPr>
            </w:r>
          </w:ins>
          <w:r w:rsidRPr="00FF1E29">
            <w:rPr>
              <w:rFonts w:ascii="Times New Roman" w:hAnsi="Times New Roman" w:cs="Times New Roman"/>
              <w:noProof/>
              <w:webHidden/>
              <w:sz w:val="26"/>
              <w:szCs w:val="26"/>
              <w:rPrChange w:id="256" w:author="Nguyen Toan" w:date="2018-05-18T22:00:00Z">
                <w:rPr>
                  <w:noProof/>
                  <w:webHidden/>
                </w:rPr>
              </w:rPrChange>
            </w:rPr>
            <w:fldChar w:fldCharType="separate"/>
          </w:r>
          <w:ins w:id="257" w:author="Nguyen Toan" w:date="2018-05-18T22:00:00Z">
            <w:r w:rsidRPr="00FF1E29">
              <w:rPr>
                <w:rFonts w:ascii="Times New Roman" w:hAnsi="Times New Roman" w:cs="Times New Roman"/>
                <w:noProof/>
                <w:webHidden/>
                <w:sz w:val="26"/>
                <w:szCs w:val="26"/>
                <w:rPrChange w:id="258" w:author="Nguyen Toan" w:date="2018-05-18T22:00:00Z">
                  <w:rPr>
                    <w:noProof/>
                    <w:webHidden/>
                  </w:rPr>
                </w:rPrChange>
              </w:rPr>
              <w:t>20</w:t>
            </w:r>
            <w:r w:rsidRPr="00FF1E29">
              <w:rPr>
                <w:rFonts w:ascii="Times New Roman" w:hAnsi="Times New Roman" w:cs="Times New Roman"/>
                <w:noProof/>
                <w:webHidden/>
                <w:sz w:val="26"/>
                <w:szCs w:val="26"/>
                <w:rPrChange w:id="259"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260" w:author="Nguyen Toan" w:date="2018-05-18T22:00:00Z">
                  <w:rPr>
                    <w:rStyle w:val="Hyperlink"/>
                    <w:noProof/>
                  </w:rPr>
                </w:rPrChange>
              </w:rPr>
              <w:fldChar w:fldCharType="end"/>
            </w:r>
          </w:ins>
        </w:p>
        <w:p w14:paraId="3FA0C86A" w14:textId="77777777" w:rsidR="00FF1E29" w:rsidRPr="00FF1E29" w:rsidRDefault="00FF1E29">
          <w:pPr>
            <w:pStyle w:val="TOC3"/>
            <w:tabs>
              <w:tab w:val="left" w:pos="1320"/>
              <w:tab w:val="right" w:leader="dot" w:pos="9395"/>
            </w:tabs>
            <w:rPr>
              <w:ins w:id="261" w:author="Nguyen Toan" w:date="2018-05-18T22:00:00Z"/>
              <w:rFonts w:ascii="Times New Roman" w:eastAsiaTheme="minorEastAsia" w:hAnsi="Times New Roman" w:cs="Times New Roman"/>
              <w:noProof/>
              <w:color w:val="auto"/>
              <w:sz w:val="26"/>
              <w:szCs w:val="26"/>
              <w:lang w:val="en-US"/>
              <w:rPrChange w:id="262" w:author="Nguyen Toan" w:date="2018-05-18T22:00:00Z">
                <w:rPr>
                  <w:ins w:id="263" w:author="Nguyen Toan" w:date="2018-05-18T22:00:00Z"/>
                  <w:rFonts w:asciiTheme="minorHAnsi" w:eastAsiaTheme="minorEastAsia" w:hAnsiTheme="minorHAnsi" w:cstheme="minorBidi"/>
                  <w:noProof/>
                  <w:color w:val="auto"/>
                  <w:lang w:val="en-US"/>
                </w:rPr>
              </w:rPrChange>
            </w:rPr>
          </w:pPr>
          <w:ins w:id="264" w:author="Nguyen Toan" w:date="2018-05-18T22:00:00Z">
            <w:r w:rsidRPr="00FF1E29">
              <w:rPr>
                <w:rStyle w:val="Hyperlink"/>
                <w:rFonts w:ascii="Times New Roman" w:hAnsi="Times New Roman" w:cs="Times New Roman"/>
                <w:noProof/>
                <w:sz w:val="26"/>
                <w:szCs w:val="26"/>
                <w:rPrChange w:id="265"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66"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67" w:author="Nguyen Toan" w:date="2018-05-18T22:00:00Z">
                  <w:rPr>
                    <w:noProof/>
                  </w:rPr>
                </w:rPrChange>
              </w:rPr>
              <w:instrText>HYPERLINK \l "_Toc514444165"</w:instrText>
            </w:r>
            <w:r w:rsidRPr="00FF1E29">
              <w:rPr>
                <w:rStyle w:val="Hyperlink"/>
                <w:rFonts w:ascii="Times New Roman" w:hAnsi="Times New Roman" w:cs="Times New Roman"/>
                <w:noProof/>
                <w:sz w:val="26"/>
                <w:szCs w:val="26"/>
                <w:rPrChange w:id="268"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69" w:author="Nguyen Toan" w:date="2018-05-18T22:00:00Z">
                  <w:rPr>
                    <w:rStyle w:val="Hyperlink"/>
                    <w:noProof/>
                  </w:rPr>
                </w:rPrChange>
              </w:rPr>
            </w:r>
            <w:r w:rsidRPr="00FF1E29">
              <w:rPr>
                <w:rStyle w:val="Hyperlink"/>
                <w:rFonts w:ascii="Times New Roman" w:hAnsi="Times New Roman" w:cs="Times New Roman"/>
                <w:noProof/>
                <w:sz w:val="26"/>
                <w:szCs w:val="26"/>
                <w:rPrChange w:id="270"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271" w:author="Nguyen Toan" w:date="2018-05-18T22:00:00Z">
                  <w:rPr>
                    <w:rStyle w:val="Hyperlink"/>
                    <w:rFonts w:ascii="Times New Roman" w:eastAsia="Times New Roman" w:hAnsi="Times New Roman" w:cs="Times New Roman"/>
                    <w:b/>
                    <w:noProof/>
                  </w:rPr>
                </w:rPrChange>
              </w:rPr>
              <w:t>1.2.1.</w:t>
            </w:r>
            <w:r w:rsidRPr="00FF1E29">
              <w:rPr>
                <w:rFonts w:ascii="Times New Roman" w:eastAsiaTheme="minorEastAsia" w:hAnsi="Times New Roman" w:cs="Times New Roman"/>
                <w:noProof/>
                <w:color w:val="auto"/>
                <w:sz w:val="26"/>
                <w:szCs w:val="26"/>
                <w:lang w:val="en-US"/>
                <w:rPrChange w:id="272"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273" w:author="Nguyen Toan" w:date="2018-05-18T22:00:00Z">
                  <w:rPr>
                    <w:rStyle w:val="Hyperlink"/>
                    <w:rFonts w:ascii="Times New Roman" w:eastAsia="Times New Roman" w:hAnsi="Times New Roman" w:cs="Times New Roman"/>
                    <w:b/>
                    <w:noProof/>
                  </w:rPr>
                </w:rPrChange>
              </w:rPr>
              <w:t>Tích hợp liên tục</w:t>
            </w:r>
            <w:r w:rsidRPr="00FF1E29">
              <w:rPr>
                <w:rFonts w:ascii="Times New Roman" w:hAnsi="Times New Roman" w:cs="Times New Roman"/>
                <w:noProof/>
                <w:webHidden/>
                <w:sz w:val="26"/>
                <w:szCs w:val="26"/>
                <w:rPrChange w:id="274" w:author="Nguyen Toan" w:date="2018-05-18T22:00:00Z">
                  <w:rPr>
                    <w:noProof/>
                    <w:webHidden/>
                  </w:rPr>
                </w:rPrChange>
              </w:rPr>
              <w:tab/>
            </w:r>
            <w:r w:rsidRPr="00FF1E29">
              <w:rPr>
                <w:rFonts w:ascii="Times New Roman" w:hAnsi="Times New Roman" w:cs="Times New Roman"/>
                <w:noProof/>
                <w:webHidden/>
                <w:sz w:val="26"/>
                <w:szCs w:val="26"/>
                <w:rPrChange w:id="275" w:author="Nguyen Toan" w:date="2018-05-18T22:00:00Z">
                  <w:rPr>
                    <w:noProof/>
                    <w:webHidden/>
                  </w:rPr>
                </w:rPrChange>
              </w:rPr>
              <w:fldChar w:fldCharType="begin"/>
            </w:r>
            <w:r w:rsidRPr="00FF1E29">
              <w:rPr>
                <w:rFonts w:ascii="Times New Roman" w:hAnsi="Times New Roman" w:cs="Times New Roman"/>
                <w:noProof/>
                <w:webHidden/>
                <w:sz w:val="26"/>
                <w:szCs w:val="26"/>
                <w:rPrChange w:id="276" w:author="Nguyen Toan" w:date="2018-05-18T22:00:00Z">
                  <w:rPr>
                    <w:noProof/>
                    <w:webHidden/>
                  </w:rPr>
                </w:rPrChange>
              </w:rPr>
              <w:instrText xml:space="preserve"> PAGEREF _Toc514444165 \h </w:instrText>
            </w:r>
            <w:r w:rsidRPr="00FF1E29">
              <w:rPr>
                <w:rFonts w:ascii="Times New Roman" w:hAnsi="Times New Roman" w:cs="Times New Roman"/>
                <w:noProof/>
                <w:webHidden/>
                <w:sz w:val="26"/>
                <w:szCs w:val="26"/>
                <w:rPrChange w:id="277" w:author="Nguyen Toan" w:date="2018-05-18T22:00:00Z">
                  <w:rPr>
                    <w:noProof/>
                    <w:webHidden/>
                  </w:rPr>
                </w:rPrChange>
              </w:rPr>
            </w:r>
          </w:ins>
          <w:r w:rsidRPr="00FF1E29">
            <w:rPr>
              <w:rFonts w:ascii="Times New Roman" w:hAnsi="Times New Roman" w:cs="Times New Roman"/>
              <w:noProof/>
              <w:webHidden/>
              <w:sz w:val="26"/>
              <w:szCs w:val="26"/>
              <w:rPrChange w:id="278" w:author="Nguyen Toan" w:date="2018-05-18T22:00:00Z">
                <w:rPr>
                  <w:noProof/>
                  <w:webHidden/>
                </w:rPr>
              </w:rPrChange>
            </w:rPr>
            <w:fldChar w:fldCharType="separate"/>
          </w:r>
          <w:ins w:id="279" w:author="Nguyen Toan" w:date="2018-05-18T22:00:00Z">
            <w:r w:rsidRPr="00FF1E29">
              <w:rPr>
                <w:rFonts w:ascii="Times New Roman" w:hAnsi="Times New Roman" w:cs="Times New Roman"/>
                <w:noProof/>
                <w:webHidden/>
                <w:sz w:val="26"/>
                <w:szCs w:val="26"/>
                <w:rPrChange w:id="280" w:author="Nguyen Toan" w:date="2018-05-18T22:00:00Z">
                  <w:rPr>
                    <w:noProof/>
                    <w:webHidden/>
                  </w:rPr>
                </w:rPrChange>
              </w:rPr>
              <w:t>20</w:t>
            </w:r>
            <w:r w:rsidRPr="00FF1E29">
              <w:rPr>
                <w:rFonts w:ascii="Times New Roman" w:hAnsi="Times New Roman" w:cs="Times New Roman"/>
                <w:noProof/>
                <w:webHidden/>
                <w:sz w:val="26"/>
                <w:szCs w:val="26"/>
                <w:rPrChange w:id="281"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282" w:author="Nguyen Toan" w:date="2018-05-18T22:00:00Z">
                  <w:rPr>
                    <w:rStyle w:val="Hyperlink"/>
                    <w:noProof/>
                  </w:rPr>
                </w:rPrChange>
              </w:rPr>
              <w:fldChar w:fldCharType="end"/>
            </w:r>
          </w:ins>
        </w:p>
        <w:p w14:paraId="163558E3" w14:textId="77777777" w:rsidR="00FF1E29" w:rsidRPr="00FF1E29" w:rsidRDefault="00FF1E29">
          <w:pPr>
            <w:pStyle w:val="TOC3"/>
            <w:tabs>
              <w:tab w:val="left" w:pos="1320"/>
              <w:tab w:val="right" w:leader="dot" w:pos="9395"/>
            </w:tabs>
            <w:rPr>
              <w:ins w:id="283" w:author="Nguyen Toan" w:date="2018-05-18T22:00:00Z"/>
              <w:rFonts w:ascii="Times New Roman" w:eastAsiaTheme="minorEastAsia" w:hAnsi="Times New Roman" w:cs="Times New Roman"/>
              <w:noProof/>
              <w:color w:val="auto"/>
              <w:sz w:val="26"/>
              <w:szCs w:val="26"/>
              <w:lang w:val="en-US"/>
              <w:rPrChange w:id="284" w:author="Nguyen Toan" w:date="2018-05-18T22:00:00Z">
                <w:rPr>
                  <w:ins w:id="285" w:author="Nguyen Toan" w:date="2018-05-18T22:00:00Z"/>
                  <w:rFonts w:asciiTheme="minorHAnsi" w:eastAsiaTheme="minorEastAsia" w:hAnsiTheme="minorHAnsi" w:cstheme="minorBidi"/>
                  <w:noProof/>
                  <w:color w:val="auto"/>
                  <w:lang w:val="en-US"/>
                </w:rPr>
              </w:rPrChange>
            </w:rPr>
          </w:pPr>
          <w:ins w:id="286" w:author="Nguyen Toan" w:date="2018-05-18T22:00:00Z">
            <w:r w:rsidRPr="00FF1E29">
              <w:rPr>
                <w:rStyle w:val="Hyperlink"/>
                <w:rFonts w:ascii="Times New Roman" w:hAnsi="Times New Roman" w:cs="Times New Roman"/>
                <w:noProof/>
                <w:sz w:val="26"/>
                <w:szCs w:val="26"/>
                <w:rPrChange w:id="287"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288"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289" w:author="Nguyen Toan" w:date="2018-05-18T22:00:00Z">
                  <w:rPr>
                    <w:noProof/>
                  </w:rPr>
                </w:rPrChange>
              </w:rPr>
              <w:instrText>HYPERLINK \l "_Toc514444166"</w:instrText>
            </w:r>
            <w:r w:rsidRPr="00FF1E29">
              <w:rPr>
                <w:rStyle w:val="Hyperlink"/>
                <w:rFonts w:ascii="Times New Roman" w:hAnsi="Times New Roman" w:cs="Times New Roman"/>
                <w:noProof/>
                <w:sz w:val="26"/>
                <w:szCs w:val="26"/>
                <w:rPrChange w:id="290"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291" w:author="Nguyen Toan" w:date="2018-05-18T22:00:00Z">
                  <w:rPr>
                    <w:rStyle w:val="Hyperlink"/>
                    <w:noProof/>
                  </w:rPr>
                </w:rPrChange>
              </w:rPr>
            </w:r>
            <w:r w:rsidRPr="00FF1E29">
              <w:rPr>
                <w:rStyle w:val="Hyperlink"/>
                <w:rFonts w:ascii="Times New Roman" w:hAnsi="Times New Roman" w:cs="Times New Roman"/>
                <w:noProof/>
                <w:sz w:val="26"/>
                <w:szCs w:val="26"/>
                <w:rPrChange w:id="292"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293" w:author="Nguyen Toan" w:date="2018-05-18T22:00:00Z">
                  <w:rPr>
                    <w:rStyle w:val="Hyperlink"/>
                    <w:rFonts w:ascii="Times New Roman" w:eastAsia="Times New Roman" w:hAnsi="Times New Roman" w:cs="Times New Roman"/>
                    <w:b/>
                    <w:noProof/>
                  </w:rPr>
                </w:rPrChange>
              </w:rPr>
              <w:t>1.2.2.</w:t>
            </w:r>
            <w:r w:rsidRPr="00FF1E29">
              <w:rPr>
                <w:rFonts w:ascii="Times New Roman" w:eastAsiaTheme="minorEastAsia" w:hAnsi="Times New Roman" w:cs="Times New Roman"/>
                <w:noProof/>
                <w:color w:val="auto"/>
                <w:sz w:val="26"/>
                <w:szCs w:val="26"/>
                <w:lang w:val="en-US"/>
                <w:rPrChange w:id="294"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295" w:author="Nguyen Toan" w:date="2018-05-18T22:00:00Z">
                  <w:rPr>
                    <w:rStyle w:val="Hyperlink"/>
                    <w:rFonts w:ascii="Times New Roman" w:eastAsia="Times New Roman" w:hAnsi="Times New Roman" w:cs="Times New Roman"/>
                    <w:b/>
                    <w:noProof/>
                  </w:rPr>
                </w:rPrChange>
              </w:rPr>
              <w:t>Chuyển giao liên tục</w:t>
            </w:r>
            <w:r w:rsidRPr="00FF1E29">
              <w:rPr>
                <w:rFonts w:ascii="Times New Roman" w:hAnsi="Times New Roman" w:cs="Times New Roman"/>
                <w:noProof/>
                <w:webHidden/>
                <w:sz w:val="26"/>
                <w:szCs w:val="26"/>
                <w:rPrChange w:id="296" w:author="Nguyen Toan" w:date="2018-05-18T22:00:00Z">
                  <w:rPr>
                    <w:noProof/>
                    <w:webHidden/>
                  </w:rPr>
                </w:rPrChange>
              </w:rPr>
              <w:tab/>
            </w:r>
            <w:r w:rsidRPr="00FF1E29">
              <w:rPr>
                <w:rFonts w:ascii="Times New Roman" w:hAnsi="Times New Roman" w:cs="Times New Roman"/>
                <w:noProof/>
                <w:webHidden/>
                <w:sz w:val="26"/>
                <w:szCs w:val="26"/>
                <w:rPrChange w:id="297" w:author="Nguyen Toan" w:date="2018-05-18T22:00:00Z">
                  <w:rPr>
                    <w:noProof/>
                    <w:webHidden/>
                  </w:rPr>
                </w:rPrChange>
              </w:rPr>
              <w:fldChar w:fldCharType="begin"/>
            </w:r>
            <w:r w:rsidRPr="00FF1E29">
              <w:rPr>
                <w:rFonts w:ascii="Times New Roman" w:hAnsi="Times New Roman" w:cs="Times New Roman"/>
                <w:noProof/>
                <w:webHidden/>
                <w:sz w:val="26"/>
                <w:szCs w:val="26"/>
                <w:rPrChange w:id="298" w:author="Nguyen Toan" w:date="2018-05-18T22:00:00Z">
                  <w:rPr>
                    <w:noProof/>
                    <w:webHidden/>
                  </w:rPr>
                </w:rPrChange>
              </w:rPr>
              <w:instrText xml:space="preserve"> PAGEREF _Toc514444166 \h </w:instrText>
            </w:r>
            <w:r w:rsidRPr="00FF1E29">
              <w:rPr>
                <w:rFonts w:ascii="Times New Roman" w:hAnsi="Times New Roman" w:cs="Times New Roman"/>
                <w:noProof/>
                <w:webHidden/>
                <w:sz w:val="26"/>
                <w:szCs w:val="26"/>
                <w:rPrChange w:id="299" w:author="Nguyen Toan" w:date="2018-05-18T22:00:00Z">
                  <w:rPr>
                    <w:noProof/>
                    <w:webHidden/>
                  </w:rPr>
                </w:rPrChange>
              </w:rPr>
            </w:r>
          </w:ins>
          <w:r w:rsidRPr="00FF1E29">
            <w:rPr>
              <w:rFonts w:ascii="Times New Roman" w:hAnsi="Times New Roman" w:cs="Times New Roman"/>
              <w:noProof/>
              <w:webHidden/>
              <w:sz w:val="26"/>
              <w:szCs w:val="26"/>
              <w:rPrChange w:id="300" w:author="Nguyen Toan" w:date="2018-05-18T22:00:00Z">
                <w:rPr>
                  <w:noProof/>
                  <w:webHidden/>
                </w:rPr>
              </w:rPrChange>
            </w:rPr>
            <w:fldChar w:fldCharType="separate"/>
          </w:r>
          <w:ins w:id="301" w:author="Nguyen Toan" w:date="2018-05-18T22:00:00Z">
            <w:r w:rsidRPr="00FF1E29">
              <w:rPr>
                <w:rFonts w:ascii="Times New Roman" w:hAnsi="Times New Roman" w:cs="Times New Roman"/>
                <w:noProof/>
                <w:webHidden/>
                <w:sz w:val="26"/>
                <w:szCs w:val="26"/>
                <w:rPrChange w:id="302" w:author="Nguyen Toan" w:date="2018-05-18T22:00:00Z">
                  <w:rPr>
                    <w:noProof/>
                    <w:webHidden/>
                  </w:rPr>
                </w:rPrChange>
              </w:rPr>
              <w:t>21</w:t>
            </w:r>
            <w:r w:rsidRPr="00FF1E29">
              <w:rPr>
                <w:rFonts w:ascii="Times New Roman" w:hAnsi="Times New Roman" w:cs="Times New Roman"/>
                <w:noProof/>
                <w:webHidden/>
                <w:sz w:val="26"/>
                <w:szCs w:val="26"/>
                <w:rPrChange w:id="303"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04" w:author="Nguyen Toan" w:date="2018-05-18T22:00:00Z">
                  <w:rPr>
                    <w:rStyle w:val="Hyperlink"/>
                    <w:noProof/>
                  </w:rPr>
                </w:rPrChange>
              </w:rPr>
              <w:fldChar w:fldCharType="end"/>
            </w:r>
          </w:ins>
        </w:p>
        <w:p w14:paraId="179FAFCB" w14:textId="77777777" w:rsidR="00FF1E29" w:rsidRPr="00FF1E29" w:rsidRDefault="00FF1E29">
          <w:pPr>
            <w:pStyle w:val="TOC3"/>
            <w:tabs>
              <w:tab w:val="left" w:pos="1320"/>
              <w:tab w:val="right" w:leader="dot" w:pos="9395"/>
            </w:tabs>
            <w:rPr>
              <w:ins w:id="305" w:author="Nguyen Toan" w:date="2018-05-18T22:00:00Z"/>
              <w:rFonts w:ascii="Times New Roman" w:eastAsiaTheme="minorEastAsia" w:hAnsi="Times New Roman" w:cs="Times New Roman"/>
              <w:noProof/>
              <w:color w:val="auto"/>
              <w:sz w:val="26"/>
              <w:szCs w:val="26"/>
              <w:lang w:val="en-US"/>
              <w:rPrChange w:id="306" w:author="Nguyen Toan" w:date="2018-05-18T22:00:00Z">
                <w:rPr>
                  <w:ins w:id="307" w:author="Nguyen Toan" w:date="2018-05-18T22:00:00Z"/>
                  <w:rFonts w:asciiTheme="minorHAnsi" w:eastAsiaTheme="minorEastAsia" w:hAnsiTheme="minorHAnsi" w:cstheme="minorBidi"/>
                  <w:noProof/>
                  <w:color w:val="auto"/>
                  <w:lang w:val="en-US"/>
                </w:rPr>
              </w:rPrChange>
            </w:rPr>
          </w:pPr>
          <w:ins w:id="308" w:author="Nguyen Toan" w:date="2018-05-18T22:00:00Z">
            <w:r w:rsidRPr="00FF1E29">
              <w:rPr>
                <w:rStyle w:val="Hyperlink"/>
                <w:rFonts w:ascii="Times New Roman" w:hAnsi="Times New Roman" w:cs="Times New Roman"/>
                <w:noProof/>
                <w:sz w:val="26"/>
                <w:szCs w:val="26"/>
                <w:rPrChange w:id="309"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310"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311" w:author="Nguyen Toan" w:date="2018-05-18T22:00:00Z">
                  <w:rPr>
                    <w:noProof/>
                  </w:rPr>
                </w:rPrChange>
              </w:rPr>
              <w:instrText>HYPERLINK \l "_Toc514444167"</w:instrText>
            </w:r>
            <w:r w:rsidRPr="00FF1E29">
              <w:rPr>
                <w:rStyle w:val="Hyperlink"/>
                <w:rFonts w:ascii="Times New Roman" w:hAnsi="Times New Roman" w:cs="Times New Roman"/>
                <w:noProof/>
                <w:sz w:val="26"/>
                <w:szCs w:val="26"/>
                <w:rPrChange w:id="312"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13" w:author="Nguyen Toan" w:date="2018-05-18T22:00:00Z">
                  <w:rPr>
                    <w:rStyle w:val="Hyperlink"/>
                    <w:noProof/>
                  </w:rPr>
                </w:rPrChange>
              </w:rPr>
            </w:r>
            <w:r w:rsidRPr="00FF1E29">
              <w:rPr>
                <w:rStyle w:val="Hyperlink"/>
                <w:rFonts w:ascii="Times New Roman" w:hAnsi="Times New Roman" w:cs="Times New Roman"/>
                <w:noProof/>
                <w:sz w:val="26"/>
                <w:szCs w:val="26"/>
                <w:rPrChange w:id="314"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315" w:author="Nguyen Toan" w:date="2018-05-18T22:00:00Z">
                  <w:rPr>
                    <w:rStyle w:val="Hyperlink"/>
                    <w:rFonts w:ascii="Times New Roman" w:eastAsia="Times New Roman" w:hAnsi="Times New Roman" w:cs="Times New Roman"/>
                    <w:b/>
                    <w:noProof/>
                  </w:rPr>
                </w:rPrChange>
              </w:rPr>
              <w:t>1.2.3.</w:t>
            </w:r>
            <w:r w:rsidRPr="00FF1E29">
              <w:rPr>
                <w:rFonts w:ascii="Times New Roman" w:eastAsiaTheme="minorEastAsia" w:hAnsi="Times New Roman" w:cs="Times New Roman"/>
                <w:noProof/>
                <w:color w:val="auto"/>
                <w:sz w:val="26"/>
                <w:szCs w:val="26"/>
                <w:lang w:val="en-US"/>
                <w:rPrChange w:id="316"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317" w:author="Nguyen Toan" w:date="2018-05-18T22:00:00Z">
                  <w:rPr>
                    <w:rStyle w:val="Hyperlink"/>
                    <w:rFonts w:ascii="Times New Roman" w:eastAsia="Times New Roman" w:hAnsi="Times New Roman" w:cs="Times New Roman"/>
                    <w:b/>
                    <w:noProof/>
                  </w:rPr>
                </w:rPrChange>
              </w:rPr>
              <w:t>Một số công cụ hỗ trợ</w:t>
            </w:r>
            <w:r w:rsidRPr="00FF1E29">
              <w:rPr>
                <w:rFonts w:ascii="Times New Roman" w:hAnsi="Times New Roman" w:cs="Times New Roman"/>
                <w:noProof/>
                <w:webHidden/>
                <w:sz w:val="26"/>
                <w:szCs w:val="26"/>
                <w:rPrChange w:id="318" w:author="Nguyen Toan" w:date="2018-05-18T22:00:00Z">
                  <w:rPr>
                    <w:noProof/>
                    <w:webHidden/>
                  </w:rPr>
                </w:rPrChange>
              </w:rPr>
              <w:tab/>
            </w:r>
            <w:r w:rsidRPr="00FF1E29">
              <w:rPr>
                <w:rFonts w:ascii="Times New Roman" w:hAnsi="Times New Roman" w:cs="Times New Roman"/>
                <w:noProof/>
                <w:webHidden/>
                <w:sz w:val="26"/>
                <w:szCs w:val="26"/>
                <w:rPrChange w:id="319" w:author="Nguyen Toan" w:date="2018-05-18T22:00:00Z">
                  <w:rPr>
                    <w:noProof/>
                    <w:webHidden/>
                  </w:rPr>
                </w:rPrChange>
              </w:rPr>
              <w:fldChar w:fldCharType="begin"/>
            </w:r>
            <w:r w:rsidRPr="00FF1E29">
              <w:rPr>
                <w:rFonts w:ascii="Times New Roman" w:hAnsi="Times New Roman" w:cs="Times New Roman"/>
                <w:noProof/>
                <w:webHidden/>
                <w:sz w:val="26"/>
                <w:szCs w:val="26"/>
                <w:rPrChange w:id="320" w:author="Nguyen Toan" w:date="2018-05-18T22:00:00Z">
                  <w:rPr>
                    <w:noProof/>
                    <w:webHidden/>
                  </w:rPr>
                </w:rPrChange>
              </w:rPr>
              <w:instrText xml:space="preserve"> PAGEREF _Toc514444167 \h </w:instrText>
            </w:r>
            <w:r w:rsidRPr="00FF1E29">
              <w:rPr>
                <w:rFonts w:ascii="Times New Roman" w:hAnsi="Times New Roman" w:cs="Times New Roman"/>
                <w:noProof/>
                <w:webHidden/>
                <w:sz w:val="26"/>
                <w:szCs w:val="26"/>
                <w:rPrChange w:id="321" w:author="Nguyen Toan" w:date="2018-05-18T22:00:00Z">
                  <w:rPr>
                    <w:noProof/>
                    <w:webHidden/>
                  </w:rPr>
                </w:rPrChange>
              </w:rPr>
            </w:r>
          </w:ins>
          <w:r w:rsidRPr="00FF1E29">
            <w:rPr>
              <w:rFonts w:ascii="Times New Roman" w:hAnsi="Times New Roman" w:cs="Times New Roman"/>
              <w:noProof/>
              <w:webHidden/>
              <w:sz w:val="26"/>
              <w:szCs w:val="26"/>
              <w:rPrChange w:id="322" w:author="Nguyen Toan" w:date="2018-05-18T22:00:00Z">
                <w:rPr>
                  <w:noProof/>
                  <w:webHidden/>
                </w:rPr>
              </w:rPrChange>
            </w:rPr>
            <w:fldChar w:fldCharType="separate"/>
          </w:r>
          <w:ins w:id="323" w:author="Nguyen Toan" w:date="2018-05-18T22:00:00Z">
            <w:r w:rsidRPr="00FF1E29">
              <w:rPr>
                <w:rFonts w:ascii="Times New Roman" w:hAnsi="Times New Roman" w:cs="Times New Roman"/>
                <w:noProof/>
                <w:webHidden/>
                <w:sz w:val="26"/>
                <w:szCs w:val="26"/>
                <w:rPrChange w:id="324" w:author="Nguyen Toan" w:date="2018-05-18T22:00:00Z">
                  <w:rPr>
                    <w:noProof/>
                    <w:webHidden/>
                  </w:rPr>
                </w:rPrChange>
              </w:rPr>
              <w:t>22</w:t>
            </w:r>
            <w:r w:rsidRPr="00FF1E29">
              <w:rPr>
                <w:rFonts w:ascii="Times New Roman" w:hAnsi="Times New Roman" w:cs="Times New Roman"/>
                <w:noProof/>
                <w:webHidden/>
                <w:sz w:val="26"/>
                <w:szCs w:val="26"/>
                <w:rPrChange w:id="325"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26" w:author="Nguyen Toan" w:date="2018-05-18T22:00:00Z">
                  <w:rPr>
                    <w:rStyle w:val="Hyperlink"/>
                    <w:noProof/>
                  </w:rPr>
                </w:rPrChange>
              </w:rPr>
              <w:fldChar w:fldCharType="end"/>
            </w:r>
          </w:ins>
        </w:p>
        <w:p w14:paraId="6427C27B" w14:textId="77777777" w:rsidR="00FF1E29" w:rsidRPr="00FF1E29" w:rsidRDefault="00FF1E29">
          <w:pPr>
            <w:pStyle w:val="TOC2"/>
            <w:tabs>
              <w:tab w:val="left" w:pos="880"/>
              <w:tab w:val="right" w:leader="dot" w:pos="9395"/>
            </w:tabs>
            <w:rPr>
              <w:ins w:id="327" w:author="Nguyen Toan" w:date="2018-05-18T22:00:00Z"/>
              <w:rFonts w:ascii="Times New Roman" w:eastAsiaTheme="minorEastAsia" w:hAnsi="Times New Roman" w:cs="Times New Roman"/>
              <w:noProof/>
              <w:color w:val="auto"/>
              <w:sz w:val="26"/>
              <w:szCs w:val="26"/>
              <w:lang w:val="en-US"/>
              <w:rPrChange w:id="328" w:author="Nguyen Toan" w:date="2018-05-18T22:00:00Z">
                <w:rPr>
                  <w:ins w:id="329" w:author="Nguyen Toan" w:date="2018-05-18T22:00:00Z"/>
                  <w:rFonts w:asciiTheme="minorHAnsi" w:eastAsiaTheme="minorEastAsia" w:hAnsiTheme="minorHAnsi" w:cstheme="minorBidi"/>
                  <w:noProof/>
                  <w:color w:val="auto"/>
                  <w:lang w:val="en-US"/>
                </w:rPr>
              </w:rPrChange>
            </w:rPr>
          </w:pPr>
          <w:ins w:id="330" w:author="Nguyen Toan" w:date="2018-05-18T22:00:00Z">
            <w:r w:rsidRPr="00FF1E29">
              <w:rPr>
                <w:rStyle w:val="Hyperlink"/>
                <w:rFonts w:ascii="Times New Roman" w:hAnsi="Times New Roman" w:cs="Times New Roman"/>
                <w:noProof/>
                <w:sz w:val="26"/>
                <w:szCs w:val="26"/>
                <w:rPrChange w:id="331"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332"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333" w:author="Nguyen Toan" w:date="2018-05-18T22:00:00Z">
                  <w:rPr>
                    <w:noProof/>
                  </w:rPr>
                </w:rPrChange>
              </w:rPr>
              <w:instrText>HYPERLINK \l "_Toc514444168"</w:instrText>
            </w:r>
            <w:r w:rsidRPr="00FF1E29">
              <w:rPr>
                <w:rStyle w:val="Hyperlink"/>
                <w:rFonts w:ascii="Times New Roman" w:hAnsi="Times New Roman" w:cs="Times New Roman"/>
                <w:noProof/>
                <w:sz w:val="26"/>
                <w:szCs w:val="26"/>
                <w:rPrChange w:id="334"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35" w:author="Nguyen Toan" w:date="2018-05-18T22:00:00Z">
                  <w:rPr>
                    <w:rStyle w:val="Hyperlink"/>
                    <w:noProof/>
                  </w:rPr>
                </w:rPrChange>
              </w:rPr>
            </w:r>
            <w:r w:rsidRPr="00FF1E29">
              <w:rPr>
                <w:rStyle w:val="Hyperlink"/>
                <w:rFonts w:ascii="Times New Roman" w:hAnsi="Times New Roman" w:cs="Times New Roman"/>
                <w:noProof/>
                <w:sz w:val="26"/>
                <w:szCs w:val="26"/>
                <w:rPrChange w:id="336"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337" w:author="Nguyen Toan" w:date="2018-05-18T22:00:00Z">
                  <w:rPr>
                    <w:rStyle w:val="Hyperlink"/>
                    <w:rFonts w:ascii="Times New Roman" w:hAnsi="Times New Roman" w:cs="Times New Roman"/>
                    <w:b/>
                    <w:noProof/>
                  </w:rPr>
                </w:rPrChange>
              </w:rPr>
              <w:t>1.3.</w:t>
            </w:r>
            <w:r w:rsidRPr="00FF1E29">
              <w:rPr>
                <w:rFonts w:ascii="Times New Roman" w:eastAsiaTheme="minorEastAsia" w:hAnsi="Times New Roman" w:cs="Times New Roman"/>
                <w:noProof/>
                <w:color w:val="auto"/>
                <w:sz w:val="26"/>
                <w:szCs w:val="26"/>
                <w:lang w:val="en-US"/>
                <w:rPrChange w:id="338"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339" w:author="Nguyen Toan" w:date="2018-05-18T22:00:00Z">
                  <w:rPr>
                    <w:rStyle w:val="Hyperlink"/>
                    <w:rFonts w:ascii="Times New Roman" w:hAnsi="Times New Roman" w:cs="Times New Roman"/>
                    <w:b/>
                    <w:noProof/>
                  </w:rPr>
                </w:rPrChange>
              </w:rPr>
              <w:t xml:space="preserve">Kiểm </w:t>
            </w:r>
            <w:r w:rsidRPr="00FF1E29">
              <w:rPr>
                <w:rStyle w:val="Hyperlink"/>
                <w:rFonts w:ascii="Times New Roman" w:eastAsia="Times New Roman" w:hAnsi="Times New Roman" w:cs="Times New Roman"/>
                <w:noProof/>
                <w:sz w:val="26"/>
                <w:szCs w:val="26"/>
                <w:rPrChange w:id="340" w:author="Nguyen Toan" w:date="2018-05-18T22:00:00Z">
                  <w:rPr>
                    <w:rStyle w:val="Hyperlink"/>
                    <w:rFonts w:ascii="Times New Roman" w:eastAsia="Times New Roman" w:hAnsi="Times New Roman" w:cs="Times New Roman"/>
                    <w:b/>
                    <w:noProof/>
                  </w:rPr>
                </w:rPrChange>
              </w:rPr>
              <w:t>thử</w:t>
            </w:r>
            <w:r w:rsidRPr="00FF1E29">
              <w:rPr>
                <w:rFonts w:ascii="Times New Roman" w:hAnsi="Times New Roman" w:cs="Times New Roman"/>
                <w:noProof/>
                <w:webHidden/>
                <w:sz w:val="26"/>
                <w:szCs w:val="26"/>
                <w:rPrChange w:id="341" w:author="Nguyen Toan" w:date="2018-05-18T22:00:00Z">
                  <w:rPr>
                    <w:noProof/>
                    <w:webHidden/>
                  </w:rPr>
                </w:rPrChange>
              </w:rPr>
              <w:tab/>
            </w:r>
            <w:r w:rsidRPr="00FF1E29">
              <w:rPr>
                <w:rFonts w:ascii="Times New Roman" w:hAnsi="Times New Roman" w:cs="Times New Roman"/>
                <w:noProof/>
                <w:webHidden/>
                <w:sz w:val="26"/>
                <w:szCs w:val="26"/>
                <w:rPrChange w:id="342" w:author="Nguyen Toan" w:date="2018-05-18T22:00:00Z">
                  <w:rPr>
                    <w:noProof/>
                    <w:webHidden/>
                  </w:rPr>
                </w:rPrChange>
              </w:rPr>
              <w:fldChar w:fldCharType="begin"/>
            </w:r>
            <w:r w:rsidRPr="00FF1E29">
              <w:rPr>
                <w:rFonts w:ascii="Times New Roman" w:hAnsi="Times New Roman" w:cs="Times New Roman"/>
                <w:noProof/>
                <w:webHidden/>
                <w:sz w:val="26"/>
                <w:szCs w:val="26"/>
                <w:rPrChange w:id="343" w:author="Nguyen Toan" w:date="2018-05-18T22:00:00Z">
                  <w:rPr>
                    <w:noProof/>
                    <w:webHidden/>
                  </w:rPr>
                </w:rPrChange>
              </w:rPr>
              <w:instrText xml:space="preserve"> PAGEREF _Toc514444168 \h </w:instrText>
            </w:r>
            <w:r w:rsidRPr="00FF1E29">
              <w:rPr>
                <w:rFonts w:ascii="Times New Roman" w:hAnsi="Times New Roman" w:cs="Times New Roman"/>
                <w:noProof/>
                <w:webHidden/>
                <w:sz w:val="26"/>
                <w:szCs w:val="26"/>
                <w:rPrChange w:id="344" w:author="Nguyen Toan" w:date="2018-05-18T22:00:00Z">
                  <w:rPr>
                    <w:noProof/>
                    <w:webHidden/>
                  </w:rPr>
                </w:rPrChange>
              </w:rPr>
            </w:r>
          </w:ins>
          <w:r w:rsidRPr="00FF1E29">
            <w:rPr>
              <w:rFonts w:ascii="Times New Roman" w:hAnsi="Times New Roman" w:cs="Times New Roman"/>
              <w:noProof/>
              <w:webHidden/>
              <w:sz w:val="26"/>
              <w:szCs w:val="26"/>
              <w:rPrChange w:id="345" w:author="Nguyen Toan" w:date="2018-05-18T22:00:00Z">
                <w:rPr>
                  <w:noProof/>
                  <w:webHidden/>
                </w:rPr>
              </w:rPrChange>
            </w:rPr>
            <w:fldChar w:fldCharType="separate"/>
          </w:r>
          <w:ins w:id="346" w:author="Nguyen Toan" w:date="2018-05-18T22:00:00Z">
            <w:r w:rsidRPr="00FF1E29">
              <w:rPr>
                <w:rFonts w:ascii="Times New Roman" w:hAnsi="Times New Roman" w:cs="Times New Roman"/>
                <w:noProof/>
                <w:webHidden/>
                <w:sz w:val="26"/>
                <w:szCs w:val="26"/>
                <w:rPrChange w:id="347" w:author="Nguyen Toan" w:date="2018-05-18T22:00:00Z">
                  <w:rPr>
                    <w:noProof/>
                    <w:webHidden/>
                  </w:rPr>
                </w:rPrChange>
              </w:rPr>
              <w:t>29</w:t>
            </w:r>
            <w:r w:rsidRPr="00FF1E29">
              <w:rPr>
                <w:rFonts w:ascii="Times New Roman" w:hAnsi="Times New Roman" w:cs="Times New Roman"/>
                <w:noProof/>
                <w:webHidden/>
                <w:sz w:val="26"/>
                <w:szCs w:val="26"/>
                <w:rPrChange w:id="34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49" w:author="Nguyen Toan" w:date="2018-05-18T22:00:00Z">
                  <w:rPr>
                    <w:rStyle w:val="Hyperlink"/>
                    <w:noProof/>
                  </w:rPr>
                </w:rPrChange>
              </w:rPr>
              <w:fldChar w:fldCharType="end"/>
            </w:r>
          </w:ins>
        </w:p>
        <w:p w14:paraId="645CCA50" w14:textId="77777777" w:rsidR="00FF1E29" w:rsidRPr="00FF1E29" w:rsidRDefault="00FF1E29">
          <w:pPr>
            <w:pStyle w:val="TOC3"/>
            <w:tabs>
              <w:tab w:val="left" w:pos="1320"/>
              <w:tab w:val="right" w:leader="dot" w:pos="9395"/>
            </w:tabs>
            <w:rPr>
              <w:ins w:id="350" w:author="Nguyen Toan" w:date="2018-05-18T22:00:00Z"/>
              <w:rFonts w:ascii="Times New Roman" w:eastAsiaTheme="minorEastAsia" w:hAnsi="Times New Roman" w:cs="Times New Roman"/>
              <w:noProof/>
              <w:color w:val="auto"/>
              <w:sz w:val="26"/>
              <w:szCs w:val="26"/>
              <w:lang w:val="en-US"/>
              <w:rPrChange w:id="351" w:author="Nguyen Toan" w:date="2018-05-18T22:00:00Z">
                <w:rPr>
                  <w:ins w:id="352" w:author="Nguyen Toan" w:date="2018-05-18T22:00:00Z"/>
                  <w:rFonts w:asciiTheme="minorHAnsi" w:eastAsiaTheme="minorEastAsia" w:hAnsiTheme="minorHAnsi" w:cstheme="minorBidi"/>
                  <w:noProof/>
                  <w:color w:val="auto"/>
                  <w:lang w:val="en-US"/>
                </w:rPr>
              </w:rPrChange>
            </w:rPr>
          </w:pPr>
          <w:ins w:id="353" w:author="Nguyen Toan" w:date="2018-05-18T22:00:00Z">
            <w:r w:rsidRPr="00FF1E29">
              <w:rPr>
                <w:rStyle w:val="Hyperlink"/>
                <w:rFonts w:ascii="Times New Roman" w:hAnsi="Times New Roman" w:cs="Times New Roman"/>
                <w:noProof/>
                <w:sz w:val="26"/>
                <w:szCs w:val="26"/>
                <w:rPrChange w:id="35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35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356" w:author="Nguyen Toan" w:date="2018-05-18T22:00:00Z">
                  <w:rPr>
                    <w:noProof/>
                  </w:rPr>
                </w:rPrChange>
              </w:rPr>
              <w:instrText>HYPERLINK \l "_Toc514444169"</w:instrText>
            </w:r>
            <w:r w:rsidRPr="00FF1E29">
              <w:rPr>
                <w:rStyle w:val="Hyperlink"/>
                <w:rFonts w:ascii="Times New Roman" w:hAnsi="Times New Roman" w:cs="Times New Roman"/>
                <w:noProof/>
                <w:sz w:val="26"/>
                <w:szCs w:val="26"/>
                <w:rPrChange w:id="35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58" w:author="Nguyen Toan" w:date="2018-05-18T22:00:00Z">
                  <w:rPr>
                    <w:rStyle w:val="Hyperlink"/>
                    <w:noProof/>
                  </w:rPr>
                </w:rPrChange>
              </w:rPr>
            </w:r>
            <w:r w:rsidRPr="00FF1E29">
              <w:rPr>
                <w:rStyle w:val="Hyperlink"/>
                <w:rFonts w:ascii="Times New Roman" w:hAnsi="Times New Roman" w:cs="Times New Roman"/>
                <w:noProof/>
                <w:sz w:val="26"/>
                <w:szCs w:val="26"/>
                <w:rPrChange w:id="359"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360" w:author="Nguyen Toan" w:date="2018-05-18T22:00:00Z">
                  <w:rPr>
                    <w:rStyle w:val="Hyperlink"/>
                    <w:rFonts w:ascii="Times New Roman" w:eastAsia="Times New Roman" w:hAnsi="Times New Roman" w:cs="Times New Roman"/>
                    <w:b/>
                    <w:noProof/>
                  </w:rPr>
                </w:rPrChange>
              </w:rPr>
              <w:t>1.3.1.</w:t>
            </w:r>
            <w:r w:rsidRPr="00FF1E29">
              <w:rPr>
                <w:rFonts w:ascii="Times New Roman" w:eastAsiaTheme="minorEastAsia" w:hAnsi="Times New Roman" w:cs="Times New Roman"/>
                <w:noProof/>
                <w:color w:val="auto"/>
                <w:sz w:val="26"/>
                <w:szCs w:val="26"/>
                <w:lang w:val="en-US"/>
                <w:rPrChange w:id="36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362" w:author="Nguyen Toan" w:date="2018-05-18T22:00:00Z">
                  <w:rPr>
                    <w:rStyle w:val="Hyperlink"/>
                    <w:rFonts w:ascii="Times New Roman" w:eastAsia="Times New Roman" w:hAnsi="Times New Roman" w:cs="Times New Roman"/>
                    <w:b/>
                    <w:noProof/>
                  </w:rPr>
                </w:rPrChange>
              </w:rPr>
              <w:t>Kiểm thử hộp đen</w:t>
            </w:r>
            <w:r w:rsidRPr="00FF1E29">
              <w:rPr>
                <w:rFonts w:ascii="Times New Roman" w:hAnsi="Times New Roman" w:cs="Times New Roman"/>
                <w:noProof/>
                <w:webHidden/>
                <w:sz w:val="26"/>
                <w:szCs w:val="26"/>
                <w:rPrChange w:id="363" w:author="Nguyen Toan" w:date="2018-05-18T22:00:00Z">
                  <w:rPr>
                    <w:noProof/>
                    <w:webHidden/>
                  </w:rPr>
                </w:rPrChange>
              </w:rPr>
              <w:tab/>
            </w:r>
            <w:r w:rsidRPr="00FF1E29">
              <w:rPr>
                <w:rFonts w:ascii="Times New Roman" w:hAnsi="Times New Roman" w:cs="Times New Roman"/>
                <w:noProof/>
                <w:webHidden/>
                <w:sz w:val="26"/>
                <w:szCs w:val="26"/>
                <w:rPrChange w:id="364" w:author="Nguyen Toan" w:date="2018-05-18T22:00:00Z">
                  <w:rPr>
                    <w:noProof/>
                    <w:webHidden/>
                  </w:rPr>
                </w:rPrChange>
              </w:rPr>
              <w:fldChar w:fldCharType="begin"/>
            </w:r>
            <w:r w:rsidRPr="00FF1E29">
              <w:rPr>
                <w:rFonts w:ascii="Times New Roman" w:hAnsi="Times New Roman" w:cs="Times New Roman"/>
                <w:noProof/>
                <w:webHidden/>
                <w:sz w:val="26"/>
                <w:szCs w:val="26"/>
                <w:rPrChange w:id="365" w:author="Nguyen Toan" w:date="2018-05-18T22:00:00Z">
                  <w:rPr>
                    <w:noProof/>
                    <w:webHidden/>
                  </w:rPr>
                </w:rPrChange>
              </w:rPr>
              <w:instrText xml:space="preserve"> PAGEREF _Toc514444169 \h </w:instrText>
            </w:r>
            <w:r w:rsidRPr="00FF1E29">
              <w:rPr>
                <w:rFonts w:ascii="Times New Roman" w:hAnsi="Times New Roman" w:cs="Times New Roman"/>
                <w:noProof/>
                <w:webHidden/>
                <w:sz w:val="26"/>
                <w:szCs w:val="26"/>
                <w:rPrChange w:id="366" w:author="Nguyen Toan" w:date="2018-05-18T22:00:00Z">
                  <w:rPr>
                    <w:noProof/>
                    <w:webHidden/>
                  </w:rPr>
                </w:rPrChange>
              </w:rPr>
            </w:r>
          </w:ins>
          <w:r w:rsidRPr="00FF1E29">
            <w:rPr>
              <w:rFonts w:ascii="Times New Roman" w:hAnsi="Times New Roman" w:cs="Times New Roman"/>
              <w:noProof/>
              <w:webHidden/>
              <w:sz w:val="26"/>
              <w:szCs w:val="26"/>
              <w:rPrChange w:id="367" w:author="Nguyen Toan" w:date="2018-05-18T22:00:00Z">
                <w:rPr>
                  <w:noProof/>
                  <w:webHidden/>
                </w:rPr>
              </w:rPrChange>
            </w:rPr>
            <w:fldChar w:fldCharType="separate"/>
          </w:r>
          <w:ins w:id="368" w:author="Nguyen Toan" w:date="2018-05-18T22:00:00Z">
            <w:r w:rsidRPr="00FF1E29">
              <w:rPr>
                <w:rFonts w:ascii="Times New Roman" w:hAnsi="Times New Roman" w:cs="Times New Roman"/>
                <w:noProof/>
                <w:webHidden/>
                <w:sz w:val="26"/>
                <w:szCs w:val="26"/>
                <w:rPrChange w:id="369" w:author="Nguyen Toan" w:date="2018-05-18T22:00:00Z">
                  <w:rPr>
                    <w:noProof/>
                    <w:webHidden/>
                  </w:rPr>
                </w:rPrChange>
              </w:rPr>
              <w:t>30</w:t>
            </w:r>
            <w:r w:rsidRPr="00FF1E29">
              <w:rPr>
                <w:rFonts w:ascii="Times New Roman" w:hAnsi="Times New Roman" w:cs="Times New Roman"/>
                <w:noProof/>
                <w:webHidden/>
                <w:sz w:val="26"/>
                <w:szCs w:val="26"/>
                <w:rPrChange w:id="37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71" w:author="Nguyen Toan" w:date="2018-05-18T22:00:00Z">
                  <w:rPr>
                    <w:rStyle w:val="Hyperlink"/>
                    <w:noProof/>
                  </w:rPr>
                </w:rPrChange>
              </w:rPr>
              <w:fldChar w:fldCharType="end"/>
            </w:r>
          </w:ins>
        </w:p>
        <w:p w14:paraId="56CA52E7" w14:textId="77777777" w:rsidR="00FF1E29" w:rsidRPr="00FF1E29" w:rsidRDefault="00FF1E29">
          <w:pPr>
            <w:pStyle w:val="TOC3"/>
            <w:tabs>
              <w:tab w:val="left" w:pos="1320"/>
              <w:tab w:val="right" w:leader="dot" w:pos="9395"/>
            </w:tabs>
            <w:rPr>
              <w:ins w:id="372" w:author="Nguyen Toan" w:date="2018-05-18T22:00:00Z"/>
              <w:rFonts w:ascii="Times New Roman" w:eastAsiaTheme="minorEastAsia" w:hAnsi="Times New Roman" w:cs="Times New Roman"/>
              <w:noProof/>
              <w:color w:val="auto"/>
              <w:sz w:val="26"/>
              <w:szCs w:val="26"/>
              <w:lang w:val="en-US"/>
              <w:rPrChange w:id="373" w:author="Nguyen Toan" w:date="2018-05-18T22:00:00Z">
                <w:rPr>
                  <w:ins w:id="374" w:author="Nguyen Toan" w:date="2018-05-18T22:00:00Z"/>
                  <w:rFonts w:asciiTheme="minorHAnsi" w:eastAsiaTheme="minorEastAsia" w:hAnsiTheme="minorHAnsi" w:cstheme="minorBidi"/>
                  <w:noProof/>
                  <w:color w:val="auto"/>
                  <w:lang w:val="en-US"/>
                </w:rPr>
              </w:rPrChange>
            </w:rPr>
          </w:pPr>
          <w:ins w:id="375" w:author="Nguyen Toan" w:date="2018-05-18T22:00:00Z">
            <w:r w:rsidRPr="00FF1E29">
              <w:rPr>
                <w:rStyle w:val="Hyperlink"/>
                <w:rFonts w:ascii="Times New Roman" w:hAnsi="Times New Roman" w:cs="Times New Roman"/>
                <w:noProof/>
                <w:sz w:val="26"/>
                <w:szCs w:val="26"/>
                <w:rPrChange w:id="37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37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378" w:author="Nguyen Toan" w:date="2018-05-18T22:00:00Z">
                  <w:rPr>
                    <w:noProof/>
                  </w:rPr>
                </w:rPrChange>
              </w:rPr>
              <w:instrText>HYPERLINK \l "_Toc514444170"</w:instrText>
            </w:r>
            <w:r w:rsidRPr="00FF1E29">
              <w:rPr>
                <w:rStyle w:val="Hyperlink"/>
                <w:rFonts w:ascii="Times New Roman" w:hAnsi="Times New Roman" w:cs="Times New Roman"/>
                <w:noProof/>
                <w:sz w:val="26"/>
                <w:szCs w:val="26"/>
                <w:rPrChange w:id="37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380" w:author="Nguyen Toan" w:date="2018-05-18T22:00:00Z">
                  <w:rPr>
                    <w:rStyle w:val="Hyperlink"/>
                    <w:noProof/>
                  </w:rPr>
                </w:rPrChange>
              </w:rPr>
            </w:r>
            <w:r w:rsidRPr="00FF1E29">
              <w:rPr>
                <w:rStyle w:val="Hyperlink"/>
                <w:rFonts w:ascii="Times New Roman" w:hAnsi="Times New Roman" w:cs="Times New Roman"/>
                <w:noProof/>
                <w:sz w:val="26"/>
                <w:szCs w:val="26"/>
                <w:rPrChange w:id="381"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382" w:author="Nguyen Toan" w:date="2018-05-18T22:00:00Z">
                  <w:rPr>
                    <w:rStyle w:val="Hyperlink"/>
                    <w:rFonts w:ascii="Times New Roman" w:eastAsia="Times New Roman" w:hAnsi="Times New Roman" w:cs="Times New Roman"/>
                    <w:b/>
                    <w:noProof/>
                  </w:rPr>
                </w:rPrChange>
              </w:rPr>
              <w:t>1.3.2.</w:t>
            </w:r>
            <w:r w:rsidRPr="00FF1E29">
              <w:rPr>
                <w:rFonts w:ascii="Times New Roman" w:eastAsiaTheme="minorEastAsia" w:hAnsi="Times New Roman" w:cs="Times New Roman"/>
                <w:noProof/>
                <w:color w:val="auto"/>
                <w:sz w:val="26"/>
                <w:szCs w:val="26"/>
                <w:lang w:val="en-US"/>
                <w:rPrChange w:id="383"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384" w:author="Nguyen Toan" w:date="2018-05-18T22:00:00Z">
                  <w:rPr>
                    <w:rStyle w:val="Hyperlink"/>
                    <w:rFonts w:ascii="Times New Roman" w:eastAsia="Times New Roman" w:hAnsi="Times New Roman" w:cs="Times New Roman"/>
                    <w:b/>
                    <w:noProof/>
                  </w:rPr>
                </w:rPrChange>
              </w:rPr>
              <w:t>Kiểm thử hộp trắng</w:t>
            </w:r>
            <w:r w:rsidRPr="00FF1E29">
              <w:rPr>
                <w:rFonts w:ascii="Times New Roman" w:hAnsi="Times New Roman" w:cs="Times New Roman"/>
                <w:noProof/>
                <w:webHidden/>
                <w:sz w:val="26"/>
                <w:szCs w:val="26"/>
                <w:rPrChange w:id="385" w:author="Nguyen Toan" w:date="2018-05-18T22:00:00Z">
                  <w:rPr>
                    <w:noProof/>
                    <w:webHidden/>
                  </w:rPr>
                </w:rPrChange>
              </w:rPr>
              <w:tab/>
            </w:r>
            <w:r w:rsidRPr="00FF1E29">
              <w:rPr>
                <w:rFonts w:ascii="Times New Roman" w:hAnsi="Times New Roman" w:cs="Times New Roman"/>
                <w:noProof/>
                <w:webHidden/>
                <w:sz w:val="26"/>
                <w:szCs w:val="26"/>
                <w:rPrChange w:id="386" w:author="Nguyen Toan" w:date="2018-05-18T22:00:00Z">
                  <w:rPr>
                    <w:noProof/>
                    <w:webHidden/>
                  </w:rPr>
                </w:rPrChange>
              </w:rPr>
              <w:fldChar w:fldCharType="begin"/>
            </w:r>
            <w:r w:rsidRPr="00FF1E29">
              <w:rPr>
                <w:rFonts w:ascii="Times New Roman" w:hAnsi="Times New Roman" w:cs="Times New Roman"/>
                <w:noProof/>
                <w:webHidden/>
                <w:sz w:val="26"/>
                <w:szCs w:val="26"/>
                <w:rPrChange w:id="387" w:author="Nguyen Toan" w:date="2018-05-18T22:00:00Z">
                  <w:rPr>
                    <w:noProof/>
                    <w:webHidden/>
                  </w:rPr>
                </w:rPrChange>
              </w:rPr>
              <w:instrText xml:space="preserve"> PAGEREF _Toc514444170 \h </w:instrText>
            </w:r>
            <w:r w:rsidRPr="00FF1E29">
              <w:rPr>
                <w:rFonts w:ascii="Times New Roman" w:hAnsi="Times New Roman" w:cs="Times New Roman"/>
                <w:noProof/>
                <w:webHidden/>
                <w:sz w:val="26"/>
                <w:szCs w:val="26"/>
                <w:rPrChange w:id="388" w:author="Nguyen Toan" w:date="2018-05-18T22:00:00Z">
                  <w:rPr>
                    <w:noProof/>
                    <w:webHidden/>
                  </w:rPr>
                </w:rPrChange>
              </w:rPr>
            </w:r>
          </w:ins>
          <w:r w:rsidRPr="00FF1E29">
            <w:rPr>
              <w:rFonts w:ascii="Times New Roman" w:hAnsi="Times New Roman" w:cs="Times New Roman"/>
              <w:noProof/>
              <w:webHidden/>
              <w:sz w:val="26"/>
              <w:szCs w:val="26"/>
              <w:rPrChange w:id="389" w:author="Nguyen Toan" w:date="2018-05-18T22:00:00Z">
                <w:rPr>
                  <w:noProof/>
                  <w:webHidden/>
                </w:rPr>
              </w:rPrChange>
            </w:rPr>
            <w:fldChar w:fldCharType="separate"/>
          </w:r>
          <w:ins w:id="390" w:author="Nguyen Toan" w:date="2018-05-18T22:00:00Z">
            <w:r w:rsidRPr="00FF1E29">
              <w:rPr>
                <w:rFonts w:ascii="Times New Roman" w:hAnsi="Times New Roman" w:cs="Times New Roman"/>
                <w:noProof/>
                <w:webHidden/>
                <w:sz w:val="26"/>
                <w:szCs w:val="26"/>
                <w:rPrChange w:id="391" w:author="Nguyen Toan" w:date="2018-05-18T22:00:00Z">
                  <w:rPr>
                    <w:noProof/>
                    <w:webHidden/>
                  </w:rPr>
                </w:rPrChange>
              </w:rPr>
              <w:t>30</w:t>
            </w:r>
            <w:r w:rsidRPr="00FF1E29">
              <w:rPr>
                <w:rFonts w:ascii="Times New Roman" w:hAnsi="Times New Roman" w:cs="Times New Roman"/>
                <w:noProof/>
                <w:webHidden/>
                <w:sz w:val="26"/>
                <w:szCs w:val="26"/>
                <w:rPrChange w:id="392"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393" w:author="Nguyen Toan" w:date="2018-05-18T22:00:00Z">
                  <w:rPr>
                    <w:rStyle w:val="Hyperlink"/>
                    <w:noProof/>
                  </w:rPr>
                </w:rPrChange>
              </w:rPr>
              <w:fldChar w:fldCharType="end"/>
            </w:r>
          </w:ins>
        </w:p>
        <w:p w14:paraId="2ADB3AB7" w14:textId="77777777" w:rsidR="00FF1E29" w:rsidRPr="00FF1E29" w:rsidRDefault="00FF1E29">
          <w:pPr>
            <w:pStyle w:val="TOC3"/>
            <w:tabs>
              <w:tab w:val="left" w:pos="1320"/>
              <w:tab w:val="right" w:leader="dot" w:pos="9395"/>
            </w:tabs>
            <w:rPr>
              <w:ins w:id="394" w:author="Nguyen Toan" w:date="2018-05-18T22:00:00Z"/>
              <w:rFonts w:ascii="Times New Roman" w:eastAsiaTheme="minorEastAsia" w:hAnsi="Times New Roman" w:cs="Times New Roman"/>
              <w:noProof/>
              <w:color w:val="auto"/>
              <w:sz w:val="26"/>
              <w:szCs w:val="26"/>
              <w:lang w:val="en-US"/>
              <w:rPrChange w:id="395" w:author="Nguyen Toan" w:date="2018-05-18T22:00:00Z">
                <w:rPr>
                  <w:ins w:id="396" w:author="Nguyen Toan" w:date="2018-05-18T22:00:00Z"/>
                  <w:rFonts w:asciiTheme="minorHAnsi" w:eastAsiaTheme="minorEastAsia" w:hAnsiTheme="minorHAnsi" w:cstheme="minorBidi"/>
                  <w:noProof/>
                  <w:color w:val="auto"/>
                  <w:lang w:val="en-US"/>
                </w:rPr>
              </w:rPrChange>
            </w:rPr>
          </w:pPr>
          <w:ins w:id="397" w:author="Nguyen Toan" w:date="2018-05-18T22:00:00Z">
            <w:r w:rsidRPr="00FF1E29">
              <w:rPr>
                <w:rStyle w:val="Hyperlink"/>
                <w:rFonts w:ascii="Times New Roman" w:hAnsi="Times New Roman" w:cs="Times New Roman"/>
                <w:noProof/>
                <w:sz w:val="26"/>
                <w:szCs w:val="26"/>
                <w:rPrChange w:id="398"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399"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00" w:author="Nguyen Toan" w:date="2018-05-18T22:00:00Z">
                  <w:rPr>
                    <w:noProof/>
                  </w:rPr>
                </w:rPrChange>
              </w:rPr>
              <w:instrText>HYPERLINK \l "_Toc514444171"</w:instrText>
            </w:r>
            <w:r w:rsidRPr="00FF1E29">
              <w:rPr>
                <w:rStyle w:val="Hyperlink"/>
                <w:rFonts w:ascii="Times New Roman" w:hAnsi="Times New Roman" w:cs="Times New Roman"/>
                <w:noProof/>
                <w:sz w:val="26"/>
                <w:szCs w:val="26"/>
                <w:rPrChange w:id="401"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02" w:author="Nguyen Toan" w:date="2018-05-18T22:00:00Z">
                  <w:rPr>
                    <w:rStyle w:val="Hyperlink"/>
                    <w:noProof/>
                  </w:rPr>
                </w:rPrChange>
              </w:rPr>
            </w:r>
            <w:r w:rsidRPr="00FF1E29">
              <w:rPr>
                <w:rStyle w:val="Hyperlink"/>
                <w:rFonts w:ascii="Times New Roman" w:hAnsi="Times New Roman" w:cs="Times New Roman"/>
                <w:noProof/>
                <w:sz w:val="26"/>
                <w:szCs w:val="26"/>
                <w:rPrChange w:id="403"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404" w:author="Nguyen Toan" w:date="2018-05-18T22:00:00Z">
                  <w:rPr>
                    <w:rStyle w:val="Hyperlink"/>
                    <w:rFonts w:ascii="Times New Roman" w:eastAsia="Times New Roman" w:hAnsi="Times New Roman" w:cs="Times New Roman"/>
                    <w:b/>
                    <w:noProof/>
                  </w:rPr>
                </w:rPrChange>
              </w:rPr>
              <w:t>1.3.3.</w:t>
            </w:r>
            <w:r w:rsidRPr="00FF1E29">
              <w:rPr>
                <w:rFonts w:ascii="Times New Roman" w:eastAsiaTheme="minorEastAsia" w:hAnsi="Times New Roman" w:cs="Times New Roman"/>
                <w:noProof/>
                <w:color w:val="auto"/>
                <w:sz w:val="26"/>
                <w:szCs w:val="26"/>
                <w:lang w:val="en-US"/>
                <w:rPrChange w:id="405"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406" w:author="Nguyen Toan" w:date="2018-05-18T22:00:00Z">
                  <w:rPr>
                    <w:rStyle w:val="Hyperlink"/>
                    <w:rFonts w:ascii="Times New Roman" w:eastAsia="Times New Roman" w:hAnsi="Times New Roman" w:cs="Times New Roman"/>
                    <w:b/>
                    <w:noProof/>
                  </w:rPr>
                </w:rPrChange>
              </w:rPr>
              <w:t>Kiểm thử hộp xám</w:t>
            </w:r>
            <w:r w:rsidRPr="00FF1E29">
              <w:rPr>
                <w:rFonts w:ascii="Times New Roman" w:hAnsi="Times New Roman" w:cs="Times New Roman"/>
                <w:noProof/>
                <w:webHidden/>
                <w:sz w:val="26"/>
                <w:szCs w:val="26"/>
                <w:rPrChange w:id="407" w:author="Nguyen Toan" w:date="2018-05-18T22:00:00Z">
                  <w:rPr>
                    <w:noProof/>
                    <w:webHidden/>
                  </w:rPr>
                </w:rPrChange>
              </w:rPr>
              <w:tab/>
            </w:r>
            <w:r w:rsidRPr="00FF1E29">
              <w:rPr>
                <w:rFonts w:ascii="Times New Roman" w:hAnsi="Times New Roman" w:cs="Times New Roman"/>
                <w:noProof/>
                <w:webHidden/>
                <w:sz w:val="26"/>
                <w:szCs w:val="26"/>
                <w:rPrChange w:id="408" w:author="Nguyen Toan" w:date="2018-05-18T22:00:00Z">
                  <w:rPr>
                    <w:noProof/>
                    <w:webHidden/>
                  </w:rPr>
                </w:rPrChange>
              </w:rPr>
              <w:fldChar w:fldCharType="begin"/>
            </w:r>
            <w:r w:rsidRPr="00FF1E29">
              <w:rPr>
                <w:rFonts w:ascii="Times New Roman" w:hAnsi="Times New Roman" w:cs="Times New Roman"/>
                <w:noProof/>
                <w:webHidden/>
                <w:sz w:val="26"/>
                <w:szCs w:val="26"/>
                <w:rPrChange w:id="409" w:author="Nguyen Toan" w:date="2018-05-18T22:00:00Z">
                  <w:rPr>
                    <w:noProof/>
                    <w:webHidden/>
                  </w:rPr>
                </w:rPrChange>
              </w:rPr>
              <w:instrText xml:space="preserve"> PAGEREF _Toc514444171 \h </w:instrText>
            </w:r>
            <w:r w:rsidRPr="00FF1E29">
              <w:rPr>
                <w:rFonts w:ascii="Times New Roman" w:hAnsi="Times New Roman" w:cs="Times New Roman"/>
                <w:noProof/>
                <w:webHidden/>
                <w:sz w:val="26"/>
                <w:szCs w:val="26"/>
                <w:rPrChange w:id="410" w:author="Nguyen Toan" w:date="2018-05-18T22:00:00Z">
                  <w:rPr>
                    <w:noProof/>
                    <w:webHidden/>
                  </w:rPr>
                </w:rPrChange>
              </w:rPr>
            </w:r>
          </w:ins>
          <w:r w:rsidRPr="00FF1E29">
            <w:rPr>
              <w:rFonts w:ascii="Times New Roman" w:hAnsi="Times New Roman" w:cs="Times New Roman"/>
              <w:noProof/>
              <w:webHidden/>
              <w:sz w:val="26"/>
              <w:szCs w:val="26"/>
              <w:rPrChange w:id="411" w:author="Nguyen Toan" w:date="2018-05-18T22:00:00Z">
                <w:rPr>
                  <w:noProof/>
                  <w:webHidden/>
                </w:rPr>
              </w:rPrChange>
            </w:rPr>
            <w:fldChar w:fldCharType="separate"/>
          </w:r>
          <w:ins w:id="412" w:author="Nguyen Toan" w:date="2018-05-18T22:00:00Z">
            <w:r w:rsidRPr="00FF1E29">
              <w:rPr>
                <w:rFonts w:ascii="Times New Roman" w:hAnsi="Times New Roman" w:cs="Times New Roman"/>
                <w:noProof/>
                <w:webHidden/>
                <w:sz w:val="26"/>
                <w:szCs w:val="26"/>
                <w:rPrChange w:id="413" w:author="Nguyen Toan" w:date="2018-05-18T22:00:00Z">
                  <w:rPr>
                    <w:noProof/>
                    <w:webHidden/>
                  </w:rPr>
                </w:rPrChange>
              </w:rPr>
              <w:t>30</w:t>
            </w:r>
            <w:r w:rsidRPr="00FF1E29">
              <w:rPr>
                <w:rFonts w:ascii="Times New Roman" w:hAnsi="Times New Roman" w:cs="Times New Roman"/>
                <w:noProof/>
                <w:webHidden/>
                <w:sz w:val="26"/>
                <w:szCs w:val="26"/>
                <w:rPrChange w:id="414"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15" w:author="Nguyen Toan" w:date="2018-05-18T22:00:00Z">
                  <w:rPr>
                    <w:rStyle w:val="Hyperlink"/>
                    <w:noProof/>
                  </w:rPr>
                </w:rPrChange>
              </w:rPr>
              <w:fldChar w:fldCharType="end"/>
            </w:r>
          </w:ins>
        </w:p>
        <w:p w14:paraId="37684D4E" w14:textId="77777777" w:rsidR="00FF1E29" w:rsidRPr="00FF1E29" w:rsidRDefault="00FF1E29">
          <w:pPr>
            <w:pStyle w:val="TOC3"/>
            <w:tabs>
              <w:tab w:val="left" w:pos="1320"/>
              <w:tab w:val="right" w:leader="dot" w:pos="9395"/>
            </w:tabs>
            <w:rPr>
              <w:ins w:id="416" w:author="Nguyen Toan" w:date="2018-05-18T22:00:00Z"/>
              <w:rFonts w:ascii="Times New Roman" w:eastAsiaTheme="minorEastAsia" w:hAnsi="Times New Roman" w:cs="Times New Roman"/>
              <w:noProof/>
              <w:color w:val="auto"/>
              <w:sz w:val="26"/>
              <w:szCs w:val="26"/>
              <w:lang w:val="en-US"/>
              <w:rPrChange w:id="417" w:author="Nguyen Toan" w:date="2018-05-18T22:00:00Z">
                <w:rPr>
                  <w:ins w:id="418" w:author="Nguyen Toan" w:date="2018-05-18T22:00:00Z"/>
                  <w:rFonts w:asciiTheme="minorHAnsi" w:eastAsiaTheme="minorEastAsia" w:hAnsiTheme="minorHAnsi" w:cstheme="minorBidi"/>
                  <w:noProof/>
                  <w:color w:val="auto"/>
                  <w:lang w:val="en-US"/>
                </w:rPr>
              </w:rPrChange>
            </w:rPr>
          </w:pPr>
          <w:ins w:id="419" w:author="Nguyen Toan" w:date="2018-05-18T22:00:00Z">
            <w:r w:rsidRPr="00FF1E29">
              <w:rPr>
                <w:rStyle w:val="Hyperlink"/>
                <w:rFonts w:ascii="Times New Roman" w:hAnsi="Times New Roman" w:cs="Times New Roman"/>
                <w:noProof/>
                <w:sz w:val="26"/>
                <w:szCs w:val="26"/>
                <w:rPrChange w:id="420"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21"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22" w:author="Nguyen Toan" w:date="2018-05-18T22:00:00Z">
                  <w:rPr>
                    <w:noProof/>
                  </w:rPr>
                </w:rPrChange>
              </w:rPr>
              <w:instrText>HYPERLINK \l "_Toc514444172"</w:instrText>
            </w:r>
            <w:r w:rsidRPr="00FF1E29">
              <w:rPr>
                <w:rStyle w:val="Hyperlink"/>
                <w:rFonts w:ascii="Times New Roman" w:hAnsi="Times New Roman" w:cs="Times New Roman"/>
                <w:noProof/>
                <w:sz w:val="26"/>
                <w:szCs w:val="26"/>
                <w:rPrChange w:id="423"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24" w:author="Nguyen Toan" w:date="2018-05-18T22:00:00Z">
                  <w:rPr>
                    <w:rStyle w:val="Hyperlink"/>
                    <w:noProof/>
                  </w:rPr>
                </w:rPrChange>
              </w:rPr>
            </w:r>
            <w:r w:rsidRPr="00FF1E29">
              <w:rPr>
                <w:rStyle w:val="Hyperlink"/>
                <w:rFonts w:ascii="Times New Roman" w:hAnsi="Times New Roman" w:cs="Times New Roman"/>
                <w:noProof/>
                <w:sz w:val="26"/>
                <w:szCs w:val="26"/>
                <w:rPrChange w:id="425"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426" w:author="Nguyen Toan" w:date="2018-05-18T22:00:00Z">
                  <w:rPr>
                    <w:rStyle w:val="Hyperlink"/>
                    <w:rFonts w:ascii="Times New Roman" w:eastAsia="Times New Roman" w:hAnsi="Times New Roman" w:cs="Times New Roman"/>
                    <w:b/>
                    <w:noProof/>
                  </w:rPr>
                </w:rPrChange>
              </w:rPr>
              <w:t>1.3.4.</w:t>
            </w:r>
            <w:r w:rsidRPr="00FF1E29">
              <w:rPr>
                <w:rFonts w:ascii="Times New Roman" w:eastAsiaTheme="minorEastAsia" w:hAnsi="Times New Roman" w:cs="Times New Roman"/>
                <w:noProof/>
                <w:color w:val="auto"/>
                <w:sz w:val="26"/>
                <w:szCs w:val="26"/>
                <w:lang w:val="en-US"/>
                <w:rPrChange w:id="427"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428" w:author="Nguyen Toan" w:date="2018-05-18T22:00:00Z">
                  <w:rPr>
                    <w:rStyle w:val="Hyperlink"/>
                    <w:rFonts w:ascii="Times New Roman" w:eastAsia="Times New Roman" w:hAnsi="Times New Roman" w:cs="Times New Roman"/>
                    <w:b/>
                    <w:noProof/>
                  </w:rPr>
                </w:rPrChange>
              </w:rPr>
              <w:t>Các cấp độ kiểm thử</w:t>
            </w:r>
            <w:r w:rsidRPr="00FF1E29">
              <w:rPr>
                <w:rFonts w:ascii="Times New Roman" w:hAnsi="Times New Roman" w:cs="Times New Roman"/>
                <w:noProof/>
                <w:webHidden/>
                <w:sz w:val="26"/>
                <w:szCs w:val="26"/>
                <w:rPrChange w:id="429" w:author="Nguyen Toan" w:date="2018-05-18T22:00:00Z">
                  <w:rPr>
                    <w:noProof/>
                    <w:webHidden/>
                  </w:rPr>
                </w:rPrChange>
              </w:rPr>
              <w:tab/>
            </w:r>
            <w:r w:rsidRPr="00FF1E29">
              <w:rPr>
                <w:rFonts w:ascii="Times New Roman" w:hAnsi="Times New Roman" w:cs="Times New Roman"/>
                <w:noProof/>
                <w:webHidden/>
                <w:sz w:val="26"/>
                <w:szCs w:val="26"/>
                <w:rPrChange w:id="430" w:author="Nguyen Toan" w:date="2018-05-18T22:00:00Z">
                  <w:rPr>
                    <w:noProof/>
                    <w:webHidden/>
                  </w:rPr>
                </w:rPrChange>
              </w:rPr>
              <w:fldChar w:fldCharType="begin"/>
            </w:r>
            <w:r w:rsidRPr="00FF1E29">
              <w:rPr>
                <w:rFonts w:ascii="Times New Roman" w:hAnsi="Times New Roman" w:cs="Times New Roman"/>
                <w:noProof/>
                <w:webHidden/>
                <w:sz w:val="26"/>
                <w:szCs w:val="26"/>
                <w:rPrChange w:id="431" w:author="Nguyen Toan" w:date="2018-05-18T22:00:00Z">
                  <w:rPr>
                    <w:noProof/>
                    <w:webHidden/>
                  </w:rPr>
                </w:rPrChange>
              </w:rPr>
              <w:instrText xml:space="preserve"> PAGEREF _Toc514444172 \h </w:instrText>
            </w:r>
            <w:r w:rsidRPr="00FF1E29">
              <w:rPr>
                <w:rFonts w:ascii="Times New Roman" w:hAnsi="Times New Roman" w:cs="Times New Roman"/>
                <w:noProof/>
                <w:webHidden/>
                <w:sz w:val="26"/>
                <w:szCs w:val="26"/>
                <w:rPrChange w:id="432" w:author="Nguyen Toan" w:date="2018-05-18T22:00:00Z">
                  <w:rPr>
                    <w:noProof/>
                    <w:webHidden/>
                  </w:rPr>
                </w:rPrChange>
              </w:rPr>
            </w:r>
          </w:ins>
          <w:r w:rsidRPr="00FF1E29">
            <w:rPr>
              <w:rFonts w:ascii="Times New Roman" w:hAnsi="Times New Roman" w:cs="Times New Roman"/>
              <w:noProof/>
              <w:webHidden/>
              <w:sz w:val="26"/>
              <w:szCs w:val="26"/>
              <w:rPrChange w:id="433" w:author="Nguyen Toan" w:date="2018-05-18T22:00:00Z">
                <w:rPr>
                  <w:noProof/>
                  <w:webHidden/>
                </w:rPr>
              </w:rPrChange>
            </w:rPr>
            <w:fldChar w:fldCharType="separate"/>
          </w:r>
          <w:ins w:id="434" w:author="Nguyen Toan" w:date="2018-05-18T22:00:00Z">
            <w:r w:rsidRPr="00FF1E29">
              <w:rPr>
                <w:rFonts w:ascii="Times New Roman" w:hAnsi="Times New Roman" w:cs="Times New Roman"/>
                <w:noProof/>
                <w:webHidden/>
                <w:sz w:val="26"/>
                <w:szCs w:val="26"/>
                <w:rPrChange w:id="435" w:author="Nguyen Toan" w:date="2018-05-18T22:00:00Z">
                  <w:rPr>
                    <w:noProof/>
                    <w:webHidden/>
                  </w:rPr>
                </w:rPrChange>
              </w:rPr>
              <w:t>31</w:t>
            </w:r>
            <w:r w:rsidRPr="00FF1E29">
              <w:rPr>
                <w:rFonts w:ascii="Times New Roman" w:hAnsi="Times New Roman" w:cs="Times New Roman"/>
                <w:noProof/>
                <w:webHidden/>
                <w:sz w:val="26"/>
                <w:szCs w:val="26"/>
                <w:rPrChange w:id="436"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37" w:author="Nguyen Toan" w:date="2018-05-18T22:00:00Z">
                  <w:rPr>
                    <w:rStyle w:val="Hyperlink"/>
                    <w:noProof/>
                  </w:rPr>
                </w:rPrChange>
              </w:rPr>
              <w:fldChar w:fldCharType="end"/>
            </w:r>
          </w:ins>
        </w:p>
        <w:p w14:paraId="376A8679" w14:textId="77777777" w:rsidR="00FF1E29" w:rsidRPr="00FF1E29" w:rsidRDefault="00FF1E29">
          <w:pPr>
            <w:pStyle w:val="TOC1"/>
            <w:rPr>
              <w:ins w:id="438" w:author="Nguyen Toan" w:date="2018-05-18T22:00:00Z"/>
              <w:rFonts w:ascii="Times New Roman" w:eastAsiaTheme="minorEastAsia" w:hAnsi="Times New Roman" w:cs="Times New Roman"/>
              <w:noProof/>
              <w:color w:val="auto"/>
              <w:sz w:val="26"/>
              <w:szCs w:val="26"/>
              <w:lang w:val="en-US"/>
              <w:rPrChange w:id="439" w:author="Nguyen Toan" w:date="2018-05-18T22:00:00Z">
                <w:rPr>
                  <w:ins w:id="440" w:author="Nguyen Toan" w:date="2018-05-18T22:00:00Z"/>
                  <w:rFonts w:asciiTheme="minorHAnsi" w:eastAsiaTheme="minorEastAsia" w:hAnsiTheme="minorHAnsi" w:cstheme="minorBidi"/>
                  <w:noProof/>
                  <w:color w:val="auto"/>
                  <w:lang w:val="en-US"/>
                </w:rPr>
              </w:rPrChange>
            </w:rPr>
          </w:pPr>
          <w:ins w:id="441" w:author="Nguyen Toan" w:date="2018-05-18T22:00:00Z">
            <w:r w:rsidRPr="00FF1E29">
              <w:rPr>
                <w:rStyle w:val="Hyperlink"/>
                <w:rFonts w:ascii="Times New Roman" w:hAnsi="Times New Roman" w:cs="Times New Roman"/>
                <w:noProof/>
                <w:sz w:val="26"/>
                <w:szCs w:val="26"/>
                <w:rPrChange w:id="442"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43"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44" w:author="Nguyen Toan" w:date="2018-05-18T22:00:00Z">
                  <w:rPr>
                    <w:noProof/>
                  </w:rPr>
                </w:rPrChange>
              </w:rPr>
              <w:instrText>HYPERLINK \l "_Toc514444173"</w:instrText>
            </w:r>
            <w:r w:rsidRPr="00FF1E29">
              <w:rPr>
                <w:rStyle w:val="Hyperlink"/>
                <w:rFonts w:ascii="Times New Roman" w:hAnsi="Times New Roman" w:cs="Times New Roman"/>
                <w:noProof/>
                <w:sz w:val="26"/>
                <w:szCs w:val="26"/>
                <w:rPrChange w:id="445"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46" w:author="Nguyen Toan" w:date="2018-05-18T22:00:00Z">
                  <w:rPr>
                    <w:rStyle w:val="Hyperlink"/>
                    <w:noProof/>
                  </w:rPr>
                </w:rPrChange>
              </w:rPr>
            </w:r>
            <w:r w:rsidRPr="00FF1E29">
              <w:rPr>
                <w:rStyle w:val="Hyperlink"/>
                <w:rFonts w:ascii="Times New Roman" w:hAnsi="Times New Roman" w:cs="Times New Roman"/>
                <w:noProof/>
                <w:sz w:val="26"/>
                <w:szCs w:val="26"/>
                <w:rPrChange w:id="447"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448" w:author="Nguyen Toan" w:date="2018-05-18T22:00:00Z">
                  <w:rPr>
                    <w:rStyle w:val="Hyperlink"/>
                    <w:rFonts w:ascii="Times New Roman" w:eastAsia="Times New Roman" w:hAnsi="Times New Roman" w:cs="Times New Roman"/>
                    <w:b/>
                    <w:noProof/>
                  </w:rPr>
                </w:rPrChange>
              </w:rPr>
              <w:t>CHƯƠNG 2.</w:t>
            </w:r>
            <w:r w:rsidRPr="00FF1E29">
              <w:rPr>
                <w:rFonts w:ascii="Times New Roman" w:eastAsiaTheme="minorEastAsia" w:hAnsi="Times New Roman" w:cs="Times New Roman"/>
                <w:noProof/>
                <w:color w:val="auto"/>
                <w:sz w:val="26"/>
                <w:szCs w:val="26"/>
                <w:lang w:val="en-US"/>
                <w:rPrChange w:id="449"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450" w:author="Nguyen Toan" w:date="2018-05-18T22:00:00Z">
                  <w:rPr>
                    <w:rStyle w:val="Hyperlink"/>
                    <w:rFonts w:ascii="Times New Roman" w:eastAsia="Times New Roman" w:hAnsi="Times New Roman" w:cs="Times New Roman"/>
                    <w:b/>
                    <w:noProof/>
                  </w:rPr>
                </w:rPrChange>
              </w:rPr>
              <w:t>KHÓ KHĂN VÀ CÁC VẤN ĐỀ CẦN GIẢI QUYẾT</w:t>
            </w:r>
            <w:r w:rsidRPr="00FF1E29">
              <w:rPr>
                <w:rFonts w:ascii="Times New Roman" w:hAnsi="Times New Roman" w:cs="Times New Roman"/>
                <w:noProof/>
                <w:webHidden/>
                <w:sz w:val="26"/>
                <w:szCs w:val="26"/>
                <w:rPrChange w:id="451" w:author="Nguyen Toan" w:date="2018-05-18T22:00:00Z">
                  <w:rPr>
                    <w:noProof/>
                    <w:webHidden/>
                  </w:rPr>
                </w:rPrChange>
              </w:rPr>
              <w:tab/>
            </w:r>
            <w:r w:rsidRPr="00FF1E29">
              <w:rPr>
                <w:rFonts w:ascii="Times New Roman" w:hAnsi="Times New Roman" w:cs="Times New Roman"/>
                <w:noProof/>
                <w:webHidden/>
                <w:sz w:val="26"/>
                <w:szCs w:val="26"/>
                <w:rPrChange w:id="452" w:author="Nguyen Toan" w:date="2018-05-18T22:00:00Z">
                  <w:rPr>
                    <w:noProof/>
                    <w:webHidden/>
                  </w:rPr>
                </w:rPrChange>
              </w:rPr>
              <w:fldChar w:fldCharType="begin"/>
            </w:r>
            <w:r w:rsidRPr="00FF1E29">
              <w:rPr>
                <w:rFonts w:ascii="Times New Roman" w:hAnsi="Times New Roman" w:cs="Times New Roman"/>
                <w:noProof/>
                <w:webHidden/>
                <w:sz w:val="26"/>
                <w:szCs w:val="26"/>
                <w:rPrChange w:id="453" w:author="Nguyen Toan" w:date="2018-05-18T22:00:00Z">
                  <w:rPr>
                    <w:noProof/>
                    <w:webHidden/>
                  </w:rPr>
                </w:rPrChange>
              </w:rPr>
              <w:instrText xml:space="preserve"> PAGEREF _Toc514444173 \h </w:instrText>
            </w:r>
            <w:r w:rsidRPr="00FF1E29">
              <w:rPr>
                <w:rFonts w:ascii="Times New Roman" w:hAnsi="Times New Roman" w:cs="Times New Roman"/>
                <w:noProof/>
                <w:webHidden/>
                <w:sz w:val="26"/>
                <w:szCs w:val="26"/>
                <w:rPrChange w:id="454" w:author="Nguyen Toan" w:date="2018-05-18T22:00:00Z">
                  <w:rPr>
                    <w:noProof/>
                    <w:webHidden/>
                  </w:rPr>
                </w:rPrChange>
              </w:rPr>
            </w:r>
          </w:ins>
          <w:r w:rsidRPr="00FF1E29">
            <w:rPr>
              <w:rFonts w:ascii="Times New Roman" w:hAnsi="Times New Roman" w:cs="Times New Roman"/>
              <w:noProof/>
              <w:webHidden/>
              <w:sz w:val="26"/>
              <w:szCs w:val="26"/>
              <w:rPrChange w:id="455" w:author="Nguyen Toan" w:date="2018-05-18T22:00:00Z">
                <w:rPr>
                  <w:noProof/>
                  <w:webHidden/>
                </w:rPr>
              </w:rPrChange>
            </w:rPr>
            <w:fldChar w:fldCharType="separate"/>
          </w:r>
          <w:ins w:id="456" w:author="Nguyen Toan" w:date="2018-05-18T22:00:00Z">
            <w:r w:rsidRPr="00FF1E29">
              <w:rPr>
                <w:rFonts w:ascii="Times New Roman" w:hAnsi="Times New Roman" w:cs="Times New Roman"/>
                <w:noProof/>
                <w:webHidden/>
                <w:sz w:val="26"/>
                <w:szCs w:val="26"/>
                <w:rPrChange w:id="457" w:author="Nguyen Toan" w:date="2018-05-18T22:00:00Z">
                  <w:rPr>
                    <w:noProof/>
                    <w:webHidden/>
                  </w:rPr>
                </w:rPrChange>
              </w:rPr>
              <w:t>34</w:t>
            </w:r>
            <w:r w:rsidRPr="00FF1E29">
              <w:rPr>
                <w:rFonts w:ascii="Times New Roman" w:hAnsi="Times New Roman" w:cs="Times New Roman"/>
                <w:noProof/>
                <w:webHidden/>
                <w:sz w:val="26"/>
                <w:szCs w:val="26"/>
                <w:rPrChange w:id="45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59" w:author="Nguyen Toan" w:date="2018-05-18T22:00:00Z">
                  <w:rPr>
                    <w:rStyle w:val="Hyperlink"/>
                    <w:noProof/>
                  </w:rPr>
                </w:rPrChange>
              </w:rPr>
              <w:fldChar w:fldCharType="end"/>
            </w:r>
          </w:ins>
        </w:p>
        <w:p w14:paraId="0CB5A155" w14:textId="77777777" w:rsidR="00FF1E29" w:rsidRPr="00FF1E29" w:rsidRDefault="00FF1E29">
          <w:pPr>
            <w:pStyle w:val="TOC2"/>
            <w:tabs>
              <w:tab w:val="left" w:pos="880"/>
              <w:tab w:val="right" w:leader="dot" w:pos="9395"/>
            </w:tabs>
            <w:rPr>
              <w:ins w:id="460" w:author="Nguyen Toan" w:date="2018-05-18T22:00:00Z"/>
              <w:rFonts w:ascii="Times New Roman" w:eastAsiaTheme="minorEastAsia" w:hAnsi="Times New Roman" w:cs="Times New Roman"/>
              <w:noProof/>
              <w:color w:val="auto"/>
              <w:sz w:val="26"/>
              <w:szCs w:val="26"/>
              <w:lang w:val="en-US"/>
              <w:rPrChange w:id="461" w:author="Nguyen Toan" w:date="2018-05-18T22:00:00Z">
                <w:rPr>
                  <w:ins w:id="462" w:author="Nguyen Toan" w:date="2018-05-18T22:00:00Z"/>
                  <w:rFonts w:asciiTheme="minorHAnsi" w:eastAsiaTheme="minorEastAsia" w:hAnsiTheme="minorHAnsi" w:cstheme="minorBidi"/>
                  <w:noProof/>
                  <w:color w:val="auto"/>
                  <w:lang w:val="en-US"/>
                </w:rPr>
              </w:rPrChange>
            </w:rPr>
          </w:pPr>
          <w:ins w:id="463" w:author="Nguyen Toan" w:date="2018-05-18T22:00:00Z">
            <w:r w:rsidRPr="00FF1E29">
              <w:rPr>
                <w:rStyle w:val="Hyperlink"/>
                <w:rFonts w:ascii="Times New Roman" w:hAnsi="Times New Roman" w:cs="Times New Roman"/>
                <w:noProof/>
                <w:sz w:val="26"/>
                <w:szCs w:val="26"/>
                <w:rPrChange w:id="46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6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66" w:author="Nguyen Toan" w:date="2018-05-18T22:00:00Z">
                  <w:rPr>
                    <w:noProof/>
                  </w:rPr>
                </w:rPrChange>
              </w:rPr>
              <w:instrText>HYPERLINK \l "_Toc514444174"</w:instrText>
            </w:r>
            <w:r w:rsidRPr="00FF1E29">
              <w:rPr>
                <w:rStyle w:val="Hyperlink"/>
                <w:rFonts w:ascii="Times New Roman" w:hAnsi="Times New Roman" w:cs="Times New Roman"/>
                <w:noProof/>
                <w:sz w:val="26"/>
                <w:szCs w:val="26"/>
                <w:rPrChange w:id="46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68" w:author="Nguyen Toan" w:date="2018-05-18T22:00:00Z">
                  <w:rPr>
                    <w:rStyle w:val="Hyperlink"/>
                    <w:noProof/>
                  </w:rPr>
                </w:rPrChange>
              </w:rPr>
            </w:r>
            <w:r w:rsidRPr="00FF1E29">
              <w:rPr>
                <w:rStyle w:val="Hyperlink"/>
                <w:rFonts w:ascii="Times New Roman" w:hAnsi="Times New Roman" w:cs="Times New Roman"/>
                <w:noProof/>
                <w:sz w:val="26"/>
                <w:szCs w:val="26"/>
                <w:rPrChange w:id="469"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470" w:author="Nguyen Toan" w:date="2018-05-18T22:00:00Z">
                  <w:rPr>
                    <w:rStyle w:val="Hyperlink"/>
                    <w:rFonts w:ascii="Times New Roman" w:eastAsia="Times New Roman" w:hAnsi="Times New Roman" w:cs="Times New Roman"/>
                    <w:b/>
                    <w:noProof/>
                  </w:rPr>
                </w:rPrChange>
              </w:rPr>
              <w:t>2.1.</w:t>
            </w:r>
            <w:r w:rsidRPr="00FF1E29">
              <w:rPr>
                <w:rFonts w:ascii="Times New Roman" w:eastAsiaTheme="minorEastAsia" w:hAnsi="Times New Roman" w:cs="Times New Roman"/>
                <w:noProof/>
                <w:color w:val="auto"/>
                <w:sz w:val="26"/>
                <w:szCs w:val="26"/>
                <w:lang w:val="en-US"/>
                <w:rPrChange w:id="47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472" w:author="Nguyen Toan" w:date="2018-05-18T22:00:00Z">
                  <w:rPr>
                    <w:rStyle w:val="Hyperlink"/>
                    <w:rFonts w:ascii="Times New Roman" w:hAnsi="Times New Roman" w:cs="Times New Roman"/>
                    <w:b/>
                    <w:noProof/>
                  </w:rPr>
                </w:rPrChange>
              </w:rPr>
              <w:t>Môi trường kiểm thử</w:t>
            </w:r>
            <w:r w:rsidRPr="00FF1E29">
              <w:rPr>
                <w:rFonts w:ascii="Times New Roman" w:hAnsi="Times New Roman" w:cs="Times New Roman"/>
                <w:noProof/>
                <w:webHidden/>
                <w:sz w:val="26"/>
                <w:szCs w:val="26"/>
                <w:rPrChange w:id="473" w:author="Nguyen Toan" w:date="2018-05-18T22:00:00Z">
                  <w:rPr>
                    <w:noProof/>
                    <w:webHidden/>
                  </w:rPr>
                </w:rPrChange>
              </w:rPr>
              <w:tab/>
            </w:r>
            <w:r w:rsidRPr="00FF1E29">
              <w:rPr>
                <w:rFonts w:ascii="Times New Roman" w:hAnsi="Times New Roman" w:cs="Times New Roman"/>
                <w:noProof/>
                <w:webHidden/>
                <w:sz w:val="26"/>
                <w:szCs w:val="26"/>
                <w:rPrChange w:id="474" w:author="Nguyen Toan" w:date="2018-05-18T22:00:00Z">
                  <w:rPr>
                    <w:noProof/>
                    <w:webHidden/>
                  </w:rPr>
                </w:rPrChange>
              </w:rPr>
              <w:fldChar w:fldCharType="begin"/>
            </w:r>
            <w:r w:rsidRPr="00FF1E29">
              <w:rPr>
                <w:rFonts w:ascii="Times New Roman" w:hAnsi="Times New Roman" w:cs="Times New Roman"/>
                <w:noProof/>
                <w:webHidden/>
                <w:sz w:val="26"/>
                <w:szCs w:val="26"/>
                <w:rPrChange w:id="475" w:author="Nguyen Toan" w:date="2018-05-18T22:00:00Z">
                  <w:rPr>
                    <w:noProof/>
                    <w:webHidden/>
                  </w:rPr>
                </w:rPrChange>
              </w:rPr>
              <w:instrText xml:space="preserve"> PAGEREF _Toc514444174 \h </w:instrText>
            </w:r>
            <w:r w:rsidRPr="00FF1E29">
              <w:rPr>
                <w:rFonts w:ascii="Times New Roman" w:hAnsi="Times New Roman" w:cs="Times New Roman"/>
                <w:noProof/>
                <w:webHidden/>
                <w:sz w:val="26"/>
                <w:szCs w:val="26"/>
                <w:rPrChange w:id="476" w:author="Nguyen Toan" w:date="2018-05-18T22:00:00Z">
                  <w:rPr>
                    <w:noProof/>
                    <w:webHidden/>
                  </w:rPr>
                </w:rPrChange>
              </w:rPr>
            </w:r>
          </w:ins>
          <w:r w:rsidRPr="00FF1E29">
            <w:rPr>
              <w:rFonts w:ascii="Times New Roman" w:hAnsi="Times New Roman" w:cs="Times New Roman"/>
              <w:noProof/>
              <w:webHidden/>
              <w:sz w:val="26"/>
              <w:szCs w:val="26"/>
              <w:rPrChange w:id="477" w:author="Nguyen Toan" w:date="2018-05-18T22:00:00Z">
                <w:rPr>
                  <w:noProof/>
                  <w:webHidden/>
                </w:rPr>
              </w:rPrChange>
            </w:rPr>
            <w:fldChar w:fldCharType="separate"/>
          </w:r>
          <w:ins w:id="478" w:author="Nguyen Toan" w:date="2018-05-18T22:00:00Z">
            <w:r w:rsidRPr="00FF1E29">
              <w:rPr>
                <w:rFonts w:ascii="Times New Roman" w:hAnsi="Times New Roman" w:cs="Times New Roman"/>
                <w:noProof/>
                <w:webHidden/>
                <w:sz w:val="26"/>
                <w:szCs w:val="26"/>
                <w:rPrChange w:id="479" w:author="Nguyen Toan" w:date="2018-05-18T22:00:00Z">
                  <w:rPr>
                    <w:noProof/>
                    <w:webHidden/>
                  </w:rPr>
                </w:rPrChange>
              </w:rPr>
              <w:t>34</w:t>
            </w:r>
            <w:r w:rsidRPr="00FF1E29">
              <w:rPr>
                <w:rFonts w:ascii="Times New Roman" w:hAnsi="Times New Roman" w:cs="Times New Roman"/>
                <w:noProof/>
                <w:webHidden/>
                <w:sz w:val="26"/>
                <w:szCs w:val="26"/>
                <w:rPrChange w:id="48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481" w:author="Nguyen Toan" w:date="2018-05-18T22:00:00Z">
                  <w:rPr>
                    <w:rStyle w:val="Hyperlink"/>
                    <w:noProof/>
                  </w:rPr>
                </w:rPrChange>
              </w:rPr>
              <w:fldChar w:fldCharType="end"/>
            </w:r>
          </w:ins>
        </w:p>
        <w:p w14:paraId="2EFAF765" w14:textId="77777777" w:rsidR="00FF1E29" w:rsidRPr="00FF1E29" w:rsidRDefault="00FF1E29">
          <w:pPr>
            <w:pStyle w:val="TOC2"/>
            <w:tabs>
              <w:tab w:val="left" w:pos="880"/>
              <w:tab w:val="right" w:leader="dot" w:pos="9395"/>
            </w:tabs>
            <w:rPr>
              <w:ins w:id="482" w:author="Nguyen Toan" w:date="2018-05-18T22:00:00Z"/>
              <w:rFonts w:ascii="Times New Roman" w:eastAsiaTheme="minorEastAsia" w:hAnsi="Times New Roman" w:cs="Times New Roman"/>
              <w:noProof/>
              <w:color w:val="auto"/>
              <w:sz w:val="26"/>
              <w:szCs w:val="26"/>
              <w:lang w:val="en-US"/>
              <w:rPrChange w:id="483" w:author="Nguyen Toan" w:date="2018-05-18T22:00:00Z">
                <w:rPr>
                  <w:ins w:id="484" w:author="Nguyen Toan" w:date="2018-05-18T22:00:00Z"/>
                  <w:rFonts w:asciiTheme="minorHAnsi" w:eastAsiaTheme="minorEastAsia" w:hAnsiTheme="minorHAnsi" w:cstheme="minorBidi"/>
                  <w:noProof/>
                  <w:color w:val="auto"/>
                  <w:lang w:val="en-US"/>
                </w:rPr>
              </w:rPrChange>
            </w:rPr>
          </w:pPr>
          <w:ins w:id="485" w:author="Nguyen Toan" w:date="2018-05-18T22:00:00Z">
            <w:r w:rsidRPr="00FF1E29">
              <w:rPr>
                <w:rStyle w:val="Hyperlink"/>
                <w:rFonts w:ascii="Times New Roman" w:hAnsi="Times New Roman" w:cs="Times New Roman"/>
                <w:noProof/>
                <w:sz w:val="26"/>
                <w:szCs w:val="26"/>
                <w:rPrChange w:id="48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48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488" w:author="Nguyen Toan" w:date="2018-05-18T22:00:00Z">
                  <w:rPr>
                    <w:noProof/>
                  </w:rPr>
                </w:rPrChange>
              </w:rPr>
              <w:instrText>HYPERLINK \l "_Toc514444175"</w:instrText>
            </w:r>
            <w:r w:rsidRPr="00FF1E29">
              <w:rPr>
                <w:rStyle w:val="Hyperlink"/>
                <w:rFonts w:ascii="Times New Roman" w:hAnsi="Times New Roman" w:cs="Times New Roman"/>
                <w:noProof/>
                <w:sz w:val="26"/>
                <w:szCs w:val="26"/>
                <w:rPrChange w:id="48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490" w:author="Nguyen Toan" w:date="2018-05-18T22:00:00Z">
                  <w:rPr>
                    <w:rStyle w:val="Hyperlink"/>
                    <w:noProof/>
                  </w:rPr>
                </w:rPrChange>
              </w:rPr>
            </w:r>
            <w:r w:rsidRPr="00FF1E29">
              <w:rPr>
                <w:rStyle w:val="Hyperlink"/>
                <w:rFonts w:ascii="Times New Roman" w:hAnsi="Times New Roman" w:cs="Times New Roman"/>
                <w:noProof/>
                <w:sz w:val="26"/>
                <w:szCs w:val="26"/>
                <w:rPrChange w:id="491" w:author="Nguyen Toan" w:date="2018-05-18T22:00:00Z">
                  <w:rPr>
                    <w:rStyle w:val="Hyperlink"/>
                    <w:noProof/>
                  </w:rPr>
                </w:rPrChange>
              </w:rPr>
              <w:fldChar w:fldCharType="separate"/>
            </w:r>
            <w:r w:rsidRPr="00FF1E29">
              <w:rPr>
                <w:rStyle w:val="Hyperlink"/>
                <w:rFonts w:ascii="Times New Roman" w:hAnsi="Times New Roman" w:cs="Times New Roman"/>
                <w:noProof/>
                <w:sz w:val="26"/>
                <w:szCs w:val="26"/>
                <w:rPrChange w:id="492" w:author="Nguyen Toan" w:date="2018-05-18T22:00:00Z">
                  <w:rPr>
                    <w:rStyle w:val="Hyperlink"/>
                    <w:rFonts w:ascii="Times New Roman" w:hAnsi="Times New Roman" w:cs="Times New Roman"/>
                    <w:b/>
                    <w:noProof/>
                  </w:rPr>
                </w:rPrChange>
              </w:rPr>
              <w:t>2.2.</w:t>
            </w:r>
            <w:r w:rsidRPr="00FF1E29">
              <w:rPr>
                <w:rFonts w:ascii="Times New Roman" w:eastAsiaTheme="minorEastAsia" w:hAnsi="Times New Roman" w:cs="Times New Roman"/>
                <w:noProof/>
                <w:color w:val="auto"/>
                <w:sz w:val="26"/>
                <w:szCs w:val="26"/>
                <w:lang w:val="en-US"/>
                <w:rPrChange w:id="493"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hAnsi="Times New Roman" w:cs="Times New Roman"/>
                <w:noProof/>
                <w:sz w:val="26"/>
                <w:szCs w:val="26"/>
                <w:rPrChange w:id="494" w:author="Nguyen Toan" w:date="2018-05-18T22:00:00Z">
                  <w:rPr>
                    <w:rStyle w:val="Hyperlink"/>
                    <w:rFonts w:ascii="Times New Roman" w:hAnsi="Times New Roman" w:cs="Times New Roman"/>
                    <w:b/>
                    <w:noProof/>
                  </w:rPr>
                </w:rPrChange>
              </w:rPr>
              <w:t>Công cụ hỗ trợ kiểm thử</w:t>
            </w:r>
            <w:r w:rsidRPr="00FF1E29">
              <w:rPr>
                <w:rFonts w:ascii="Times New Roman" w:hAnsi="Times New Roman" w:cs="Times New Roman"/>
                <w:noProof/>
                <w:webHidden/>
                <w:sz w:val="26"/>
                <w:szCs w:val="26"/>
                <w:rPrChange w:id="495" w:author="Nguyen Toan" w:date="2018-05-18T22:00:00Z">
                  <w:rPr>
                    <w:noProof/>
                    <w:webHidden/>
                  </w:rPr>
                </w:rPrChange>
              </w:rPr>
              <w:tab/>
            </w:r>
            <w:r w:rsidRPr="00FF1E29">
              <w:rPr>
                <w:rFonts w:ascii="Times New Roman" w:hAnsi="Times New Roman" w:cs="Times New Roman"/>
                <w:noProof/>
                <w:webHidden/>
                <w:sz w:val="26"/>
                <w:szCs w:val="26"/>
                <w:rPrChange w:id="496" w:author="Nguyen Toan" w:date="2018-05-18T22:00:00Z">
                  <w:rPr>
                    <w:noProof/>
                    <w:webHidden/>
                  </w:rPr>
                </w:rPrChange>
              </w:rPr>
              <w:fldChar w:fldCharType="begin"/>
            </w:r>
            <w:r w:rsidRPr="00FF1E29">
              <w:rPr>
                <w:rFonts w:ascii="Times New Roman" w:hAnsi="Times New Roman" w:cs="Times New Roman"/>
                <w:noProof/>
                <w:webHidden/>
                <w:sz w:val="26"/>
                <w:szCs w:val="26"/>
                <w:rPrChange w:id="497" w:author="Nguyen Toan" w:date="2018-05-18T22:00:00Z">
                  <w:rPr>
                    <w:noProof/>
                    <w:webHidden/>
                  </w:rPr>
                </w:rPrChange>
              </w:rPr>
              <w:instrText xml:space="preserve"> PAGEREF _Toc514444175 \h </w:instrText>
            </w:r>
            <w:r w:rsidRPr="00FF1E29">
              <w:rPr>
                <w:rFonts w:ascii="Times New Roman" w:hAnsi="Times New Roman" w:cs="Times New Roman"/>
                <w:noProof/>
                <w:webHidden/>
                <w:sz w:val="26"/>
                <w:szCs w:val="26"/>
                <w:rPrChange w:id="498" w:author="Nguyen Toan" w:date="2018-05-18T22:00:00Z">
                  <w:rPr>
                    <w:noProof/>
                    <w:webHidden/>
                  </w:rPr>
                </w:rPrChange>
              </w:rPr>
            </w:r>
          </w:ins>
          <w:r w:rsidRPr="00FF1E29">
            <w:rPr>
              <w:rFonts w:ascii="Times New Roman" w:hAnsi="Times New Roman" w:cs="Times New Roman"/>
              <w:noProof/>
              <w:webHidden/>
              <w:sz w:val="26"/>
              <w:szCs w:val="26"/>
              <w:rPrChange w:id="499" w:author="Nguyen Toan" w:date="2018-05-18T22:00:00Z">
                <w:rPr>
                  <w:noProof/>
                  <w:webHidden/>
                </w:rPr>
              </w:rPrChange>
            </w:rPr>
            <w:fldChar w:fldCharType="separate"/>
          </w:r>
          <w:ins w:id="500" w:author="Nguyen Toan" w:date="2018-05-18T22:00:00Z">
            <w:r w:rsidRPr="00FF1E29">
              <w:rPr>
                <w:rFonts w:ascii="Times New Roman" w:hAnsi="Times New Roman" w:cs="Times New Roman"/>
                <w:noProof/>
                <w:webHidden/>
                <w:sz w:val="26"/>
                <w:szCs w:val="26"/>
                <w:rPrChange w:id="501" w:author="Nguyen Toan" w:date="2018-05-18T22:00:00Z">
                  <w:rPr>
                    <w:noProof/>
                    <w:webHidden/>
                  </w:rPr>
                </w:rPrChange>
              </w:rPr>
              <w:t>35</w:t>
            </w:r>
            <w:r w:rsidRPr="00FF1E29">
              <w:rPr>
                <w:rFonts w:ascii="Times New Roman" w:hAnsi="Times New Roman" w:cs="Times New Roman"/>
                <w:noProof/>
                <w:webHidden/>
                <w:sz w:val="26"/>
                <w:szCs w:val="26"/>
                <w:rPrChange w:id="502"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03" w:author="Nguyen Toan" w:date="2018-05-18T22:00:00Z">
                  <w:rPr>
                    <w:rStyle w:val="Hyperlink"/>
                    <w:noProof/>
                  </w:rPr>
                </w:rPrChange>
              </w:rPr>
              <w:fldChar w:fldCharType="end"/>
            </w:r>
          </w:ins>
        </w:p>
        <w:p w14:paraId="6CF1BC66" w14:textId="77777777" w:rsidR="00FF1E29" w:rsidRPr="00FF1E29" w:rsidRDefault="00FF1E29">
          <w:pPr>
            <w:pStyle w:val="TOC1"/>
            <w:rPr>
              <w:ins w:id="504" w:author="Nguyen Toan" w:date="2018-05-18T22:00:00Z"/>
              <w:rFonts w:ascii="Times New Roman" w:eastAsiaTheme="minorEastAsia" w:hAnsi="Times New Roman" w:cs="Times New Roman"/>
              <w:noProof/>
              <w:color w:val="auto"/>
              <w:sz w:val="26"/>
              <w:szCs w:val="26"/>
              <w:lang w:val="en-US"/>
              <w:rPrChange w:id="505" w:author="Nguyen Toan" w:date="2018-05-18T22:00:00Z">
                <w:rPr>
                  <w:ins w:id="506" w:author="Nguyen Toan" w:date="2018-05-18T22:00:00Z"/>
                  <w:rFonts w:asciiTheme="minorHAnsi" w:eastAsiaTheme="minorEastAsia" w:hAnsiTheme="minorHAnsi" w:cstheme="minorBidi"/>
                  <w:noProof/>
                  <w:color w:val="auto"/>
                  <w:lang w:val="en-US"/>
                </w:rPr>
              </w:rPrChange>
            </w:rPr>
          </w:pPr>
          <w:ins w:id="507" w:author="Nguyen Toan" w:date="2018-05-18T22:00:00Z">
            <w:r w:rsidRPr="00FF1E29">
              <w:rPr>
                <w:rStyle w:val="Hyperlink"/>
                <w:rFonts w:ascii="Times New Roman" w:hAnsi="Times New Roman" w:cs="Times New Roman"/>
                <w:noProof/>
                <w:sz w:val="26"/>
                <w:szCs w:val="26"/>
                <w:rPrChange w:id="508"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509"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10" w:author="Nguyen Toan" w:date="2018-05-18T22:00:00Z">
                  <w:rPr>
                    <w:noProof/>
                  </w:rPr>
                </w:rPrChange>
              </w:rPr>
              <w:instrText>HYPERLINK \l "_Toc514444176"</w:instrText>
            </w:r>
            <w:r w:rsidRPr="00FF1E29">
              <w:rPr>
                <w:rStyle w:val="Hyperlink"/>
                <w:rFonts w:ascii="Times New Roman" w:hAnsi="Times New Roman" w:cs="Times New Roman"/>
                <w:noProof/>
                <w:sz w:val="26"/>
                <w:szCs w:val="26"/>
                <w:rPrChange w:id="511"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12" w:author="Nguyen Toan" w:date="2018-05-18T22:00:00Z">
                  <w:rPr>
                    <w:rStyle w:val="Hyperlink"/>
                    <w:noProof/>
                  </w:rPr>
                </w:rPrChange>
              </w:rPr>
            </w:r>
            <w:r w:rsidRPr="00FF1E29">
              <w:rPr>
                <w:rStyle w:val="Hyperlink"/>
                <w:rFonts w:ascii="Times New Roman" w:hAnsi="Times New Roman" w:cs="Times New Roman"/>
                <w:noProof/>
                <w:sz w:val="26"/>
                <w:szCs w:val="26"/>
                <w:rPrChange w:id="513"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14" w:author="Nguyen Toan" w:date="2018-05-18T22:00:00Z">
                  <w:rPr>
                    <w:rStyle w:val="Hyperlink"/>
                    <w:rFonts w:ascii="Times New Roman" w:eastAsia="Times New Roman" w:hAnsi="Times New Roman" w:cs="Times New Roman"/>
                    <w:b/>
                    <w:noProof/>
                  </w:rPr>
                </w:rPrChange>
              </w:rPr>
              <w:t>CHƯƠNG 3.</w:t>
            </w:r>
            <w:r w:rsidRPr="00FF1E29">
              <w:rPr>
                <w:rFonts w:ascii="Times New Roman" w:eastAsiaTheme="minorEastAsia" w:hAnsi="Times New Roman" w:cs="Times New Roman"/>
                <w:noProof/>
                <w:color w:val="auto"/>
                <w:sz w:val="26"/>
                <w:szCs w:val="26"/>
                <w:lang w:val="en-US"/>
                <w:rPrChange w:id="515"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516" w:author="Nguyen Toan" w:date="2018-05-18T22:00:00Z">
                  <w:rPr>
                    <w:rStyle w:val="Hyperlink"/>
                    <w:rFonts w:ascii="Times New Roman" w:eastAsia="Times New Roman" w:hAnsi="Times New Roman" w:cs="Times New Roman"/>
                    <w:b/>
                    <w:noProof/>
                  </w:rPr>
                </w:rPrChange>
              </w:rPr>
              <w:t>QUY TRÌNH KIỂM THỬ CHO ỨNG DỤNG ESB</w:t>
            </w:r>
            <w:r w:rsidRPr="00FF1E29">
              <w:rPr>
                <w:rFonts w:ascii="Times New Roman" w:hAnsi="Times New Roman" w:cs="Times New Roman"/>
                <w:noProof/>
                <w:webHidden/>
                <w:sz w:val="26"/>
                <w:szCs w:val="26"/>
                <w:rPrChange w:id="517" w:author="Nguyen Toan" w:date="2018-05-18T22:00:00Z">
                  <w:rPr>
                    <w:noProof/>
                    <w:webHidden/>
                  </w:rPr>
                </w:rPrChange>
              </w:rPr>
              <w:tab/>
            </w:r>
            <w:r w:rsidRPr="00FF1E29">
              <w:rPr>
                <w:rFonts w:ascii="Times New Roman" w:hAnsi="Times New Roman" w:cs="Times New Roman"/>
                <w:noProof/>
                <w:webHidden/>
                <w:sz w:val="26"/>
                <w:szCs w:val="26"/>
                <w:rPrChange w:id="518" w:author="Nguyen Toan" w:date="2018-05-18T22:00:00Z">
                  <w:rPr>
                    <w:noProof/>
                    <w:webHidden/>
                  </w:rPr>
                </w:rPrChange>
              </w:rPr>
              <w:fldChar w:fldCharType="begin"/>
            </w:r>
            <w:r w:rsidRPr="00FF1E29">
              <w:rPr>
                <w:rFonts w:ascii="Times New Roman" w:hAnsi="Times New Roman" w:cs="Times New Roman"/>
                <w:noProof/>
                <w:webHidden/>
                <w:sz w:val="26"/>
                <w:szCs w:val="26"/>
                <w:rPrChange w:id="519" w:author="Nguyen Toan" w:date="2018-05-18T22:00:00Z">
                  <w:rPr>
                    <w:noProof/>
                    <w:webHidden/>
                  </w:rPr>
                </w:rPrChange>
              </w:rPr>
              <w:instrText xml:space="preserve"> PAGEREF _Toc514444176 \h </w:instrText>
            </w:r>
            <w:r w:rsidRPr="00FF1E29">
              <w:rPr>
                <w:rFonts w:ascii="Times New Roman" w:hAnsi="Times New Roman" w:cs="Times New Roman"/>
                <w:noProof/>
                <w:webHidden/>
                <w:sz w:val="26"/>
                <w:szCs w:val="26"/>
                <w:rPrChange w:id="520" w:author="Nguyen Toan" w:date="2018-05-18T22:00:00Z">
                  <w:rPr>
                    <w:noProof/>
                    <w:webHidden/>
                  </w:rPr>
                </w:rPrChange>
              </w:rPr>
            </w:r>
          </w:ins>
          <w:r w:rsidRPr="00FF1E29">
            <w:rPr>
              <w:rFonts w:ascii="Times New Roman" w:hAnsi="Times New Roman" w:cs="Times New Roman"/>
              <w:noProof/>
              <w:webHidden/>
              <w:sz w:val="26"/>
              <w:szCs w:val="26"/>
              <w:rPrChange w:id="521" w:author="Nguyen Toan" w:date="2018-05-18T22:00:00Z">
                <w:rPr>
                  <w:noProof/>
                  <w:webHidden/>
                </w:rPr>
              </w:rPrChange>
            </w:rPr>
            <w:fldChar w:fldCharType="separate"/>
          </w:r>
          <w:ins w:id="522" w:author="Nguyen Toan" w:date="2018-05-18T22:00:00Z">
            <w:r w:rsidRPr="00FF1E29">
              <w:rPr>
                <w:rFonts w:ascii="Times New Roman" w:hAnsi="Times New Roman" w:cs="Times New Roman"/>
                <w:noProof/>
                <w:webHidden/>
                <w:sz w:val="26"/>
                <w:szCs w:val="26"/>
                <w:rPrChange w:id="523" w:author="Nguyen Toan" w:date="2018-05-18T22:00:00Z">
                  <w:rPr>
                    <w:noProof/>
                    <w:webHidden/>
                  </w:rPr>
                </w:rPrChange>
              </w:rPr>
              <w:t>40</w:t>
            </w:r>
            <w:r w:rsidRPr="00FF1E29">
              <w:rPr>
                <w:rFonts w:ascii="Times New Roman" w:hAnsi="Times New Roman" w:cs="Times New Roman"/>
                <w:noProof/>
                <w:webHidden/>
                <w:sz w:val="26"/>
                <w:szCs w:val="26"/>
                <w:rPrChange w:id="524"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25" w:author="Nguyen Toan" w:date="2018-05-18T22:00:00Z">
                  <w:rPr>
                    <w:rStyle w:val="Hyperlink"/>
                    <w:noProof/>
                  </w:rPr>
                </w:rPrChange>
              </w:rPr>
              <w:fldChar w:fldCharType="end"/>
            </w:r>
          </w:ins>
        </w:p>
        <w:p w14:paraId="10D585AD" w14:textId="77777777" w:rsidR="00FF1E29" w:rsidRPr="00FF1E29" w:rsidRDefault="00FF1E29">
          <w:pPr>
            <w:pStyle w:val="TOC2"/>
            <w:tabs>
              <w:tab w:val="left" w:pos="880"/>
              <w:tab w:val="right" w:leader="dot" w:pos="9395"/>
            </w:tabs>
            <w:rPr>
              <w:ins w:id="526" w:author="Nguyen Toan" w:date="2018-05-18T22:00:00Z"/>
              <w:rFonts w:ascii="Times New Roman" w:eastAsiaTheme="minorEastAsia" w:hAnsi="Times New Roman" w:cs="Times New Roman"/>
              <w:noProof/>
              <w:color w:val="auto"/>
              <w:sz w:val="26"/>
              <w:szCs w:val="26"/>
              <w:lang w:val="en-US"/>
              <w:rPrChange w:id="527" w:author="Nguyen Toan" w:date="2018-05-18T22:00:00Z">
                <w:rPr>
                  <w:ins w:id="528" w:author="Nguyen Toan" w:date="2018-05-18T22:00:00Z"/>
                  <w:rFonts w:asciiTheme="minorHAnsi" w:eastAsiaTheme="minorEastAsia" w:hAnsiTheme="minorHAnsi" w:cstheme="minorBidi"/>
                  <w:noProof/>
                  <w:color w:val="auto"/>
                  <w:lang w:val="en-US"/>
                </w:rPr>
              </w:rPrChange>
            </w:rPr>
          </w:pPr>
          <w:ins w:id="529" w:author="Nguyen Toan" w:date="2018-05-18T22:00:00Z">
            <w:r w:rsidRPr="00FF1E29">
              <w:rPr>
                <w:rStyle w:val="Hyperlink"/>
                <w:rFonts w:ascii="Times New Roman" w:hAnsi="Times New Roman" w:cs="Times New Roman"/>
                <w:noProof/>
                <w:sz w:val="26"/>
                <w:szCs w:val="26"/>
                <w:rPrChange w:id="530"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531"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32" w:author="Nguyen Toan" w:date="2018-05-18T22:00:00Z">
                  <w:rPr>
                    <w:noProof/>
                  </w:rPr>
                </w:rPrChange>
              </w:rPr>
              <w:instrText>HYPERLINK \l "_Toc514444177"</w:instrText>
            </w:r>
            <w:r w:rsidRPr="00FF1E29">
              <w:rPr>
                <w:rStyle w:val="Hyperlink"/>
                <w:rFonts w:ascii="Times New Roman" w:hAnsi="Times New Roman" w:cs="Times New Roman"/>
                <w:noProof/>
                <w:sz w:val="26"/>
                <w:szCs w:val="26"/>
                <w:rPrChange w:id="533"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34" w:author="Nguyen Toan" w:date="2018-05-18T22:00:00Z">
                  <w:rPr>
                    <w:rStyle w:val="Hyperlink"/>
                    <w:noProof/>
                  </w:rPr>
                </w:rPrChange>
              </w:rPr>
            </w:r>
            <w:r w:rsidRPr="00FF1E29">
              <w:rPr>
                <w:rStyle w:val="Hyperlink"/>
                <w:rFonts w:ascii="Times New Roman" w:hAnsi="Times New Roman" w:cs="Times New Roman"/>
                <w:noProof/>
                <w:sz w:val="26"/>
                <w:szCs w:val="26"/>
                <w:rPrChange w:id="535"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36" w:author="Nguyen Toan" w:date="2018-05-18T22:00:00Z">
                  <w:rPr>
                    <w:rStyle w:val="Hyperlink"/>
                    <w:rFonts w:ascii="Times New Roman" w:eastAsia="Times New Roman" w:hAnsi="Times New Roman" w:cs="Times New Roman"/>
                    <w:b/>
                    <w:noProof/>
                  </w:rPr>
                </w:rPrChange>
              </w:rPr>
              <w:t>3.1.</w:t>
            </w:r>
            <w:r w:rsidRPr="00FF1E29">
              <w:rPr>
                <w:rFonts w:ascii="Times New Roman" w:eastAsiaTheme="minorEastAsia" w:hAnsi="Times New Roman" w:cs="Times New Roman"/>
                <w:noProof/>
                <w:color w:val="auto"/>
                <w:sz w:val="26"/>
                <w:szCs w:val="26"/>
                <w:lang w:val="en-US"/>
                <w:rPrChange w:id="537"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538" w:author="Nguyen Toan" w:date="2018-05-18T22:00:00Z">
                  <w:rPr>
                    <w:rStyle w:val="Hyperlink"/>
                    <w:rFonts w:ascii="Times New Roman" w:eastAsia="Times New Roman" w:hAnsi="Times New Roman" w:cs="Times New Roman"/>
                    <w:b/>
                    <w:noProof/>
                  </w:rPr>
                </w:rPrChange>
              </w:rPr>
              <w:t>Hướng tiếp cận</w:t>
            </w:r>
            <w:r w:rsidRPr="00FF1E29">
              <w:rPr>
                <w:rFonts w:ascii="Times New Roman" w:hAnsi="Times New Roman" w:cs="Times New Roman"/>
                <w:noProof/>
                <w:webHidden/>
                <w:sz w:val="26"/>
                <w:szCs w:val="26"/>
                <w:rPrChange w:id="539" w:author="Nguyen Toan" w:date="2018-05-18T22:00:00Z">
                  <w:rPr>
                    <w:noProof/>
                    <w:webHidden/>
                  </w:rPr>
                </w:rPrChange>
              </w:rPr>
              <w:tab/>
            </w:r>
            <w:r w:rsidRPr="00FF1E29">
              <w:rPr>
                <w:rFonts w:ascii="Times New Roman" w:hAnsi="Times New Roman" w:cs="Times New Roman"/>
                <w:noProof/>
                <w:webHidden/>
                <w:sz w:val="26"/>
                <w:szCs w:val="26"/>
                <w:rPrChange w:id="540" w:author="Nguyen Toan" w:date="2018-05-18T22:00:00Z">
                  <w:rPr>
                    <w:noProof/>
                    <w:webHidden/>
                  </w:rPr>
                </w:rPrChange>
              </w:rPr>
              <w:fldChar w:fldCharType="begin"/>
            </w:r>
            <w:r w:rsidRPr="00FF1E29">
              <w:rPr>
                <w:rFonts w:ascii="Times New Roman" w:hAnsi="Times New Roman" w:cs="Times New Roman"/>
                <w:noProof/>
                <w:webHidden/>
                <w:sz w:val="26"/>
                <w:szCs w:val="26"/>
                <w:rPrChange w:id="541" w:author="Nguyen Toan" w:date="2018-05-18T22:00:00Z">
                  <w:rPr>
                    <w:noProof/>
                    <w:webHidden/>
                  </w:rPr>
                </w:rPrChange>
              </w:rPr>
              <w:instrText xml:space="preserve"> PAGEREF _Toc514444177 \h </w:instrText>
            </w:r>
            <w:r w:rsidRPr="00FF1E29">
              <w:rPr>
                <w:rFonts w:ascii="Times New Roman" w:hAnsi="Times New Roman" w:cs="Times New Roman"/>
                <w:noProof/>
                <w:webHidden/>
                <w:sz w:val="26"/>
                <w:szCs w:val="26"/>
                <w:rPrChange w:id="542" w:author="Nguyen Toan" w:date="2018-05-18T22:00:00Z">
                  <w:rPr>
                    <w:noProof/>
                    <w:webHidden/>
                  </w:rPr>
                </w:rPrChange>
              </w:rPr>
            </w:r>
          </w:ins>
          <w:r w:rsidRPr="00FF1E29">
            <w:rPr>
              <w:rFonts w:ascii="Times New Roman" w:hAnsi="Times New Roman" w:cs="Times New Roman"/>
              <w:noProof/>
              <w:webHidden/>
              <w:sz w:val="26"/>
              <w:szCs w:val="26"/>
              <w:rPrChange w:id="543" w:author="Nguyen Toan" w:date="2018-05-18T22:00:00Z">
                <w:rPr>
                  <w:noProof/>
                  <w:webHidden/>
                </w:rPr>
              </w:rPrChange>
            </w:rPr>
            <w:fldChar w:fldCharType="separate"/>
          </w:r>
          <w:ins w:id="544" w:author="Nguyen Toan" w:date="2018-05-18T22:00:00Z">
            <w:r w:rsidRPr="00FF1E29">
              <w:rPr>
                <w:rFonts w:ascii="Times New Roman" w:hAnsi="Times New Roman" w:cs="Times New Roman"/>
                <w:noProof/>
                <w:webHidden/>
                <w:sz w:val="26"/>
                <w:szCs w:val="26"/>
                <w:rPrChange w:id="545" w:author="Nguyen Toan" w:date="2018-05-18T22:00:00Z">
                  <w:rPr>
                    <w:noProof/>
                    <w:webHidden/>
                  </w:rPr>
                </w:rPrChange>
              </w:rPr>
              <w:t>40</w:t>
            </w:r>
            <w:r w:rsidRPr="00FF1E29">
              <w:rPr>
                <w:rFonts w:ascii="Times New Roman" w:hAnsi="Times New Roman" w:cs="Times New Roman"/>
                <w:noProof/>
                <w:webHidden/>
                <w:sz w:val="26"/>
                <w:szCs w:val="26"/>
                <w:rPrChange w:id="546"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47" w:author="Nguyen Toan" w:date="2018-05-18T22:00:00Z">
                  <w:rPr>
                    <w:rStyle w:val="Hyperlink"/>
                    <w:noProof/>
                  </w:rPr>
                </w:rPrChange>
              </w:rPr>
              <w:fldChar w:fldCharType="end"/>
            </w:r>
          </w:ins>
        </w:p>
        <w:p w14:paraId="6A75F19F" w14:textId="77777777" w:rsidR="00FF1E29" w:rsidRPr="00FF1E29" w:rsidRDefault="00FF1E29">
          <w:pPr>
            <w:pStyle w:val="TOC3"/>
            <w:tabs>
              <w:tab w:val="left" w:pos="1320"/>
              <w:tab w:val="right" w:leader="dot" w:pos="9395"/>
            </w:tabs>
            <w:rPr>
              <w:ins w:id="548" w:author="Nguyen Toan" w:date="2018-05-18T22:00:00Z"/>
              <w:rFonts w:ascii="Times New Roman" w:eastAsiaTheme="minorEastAsia" w:hAnsi="Times New Roman" w:cs="Times New Roman"/>
              <w:noProof/>
              <w:color w:val="auto"/>
              <w:sz w:val="26"/>
              <w:szCs w:val="26"/>
              <w:lang w:val="en-US"/>
              <w:rPrChange w:id="549" w:author="Nguyen Toan" w:date="2018-05-18T22:00:00Z">
                <w:rPr>
                  <w:ins w:id="550" w:author="Nguyen Toan" w:date="2018-05-18T22:00:00Z"/>
                  <w:rFonts w:asciiTheme="minorHAnsi" w:eastAsiaTheme="minorEastAsia" w:hAnsiTheme="minorHAnsi" w:cstheme="minorBidi"/>
                  <w:noProof/>
                  <w:color w:val="auto"/>
                  <w:lang w:val="en-US"/>
                </w:rPr>
              </w:rPrChange>
            </w:rPr>
          </w:pPr>
          <w:ins w:id="551" w:author="Nguyen Toan" w:date="2018-05-18T22:00:00Z">
            <w:r w:rsidRPr="00FF1E29">
              <w:rPr>
                <w:rStyle w:val="Hyperlink"/>
                <w:rFonts w:ascii="Times New Roman" w:hAnsi="Times New Roman" w:cs="Times New Roman"/>
                <w:noProof/>
                <w:sz w:val="26"/>
                <w:szCs w:val="26"/>
                <w:rPrChange w:id="552"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553"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54" w:author="Nguyen Toan" w:date="2018-05-18T22:00:00Z">
                  <w:rPr>
                    <w:noProof/>
                  </w:rPr>
                </w:rPrChange>
              </w:rPr>
              <w:instrText>HYPERLINK \l "_Toc514444178"</w:instrText>
            </w:r>
            <w:r w:rsidRPr="00FF1E29">
              <w:rPr>
                <w:rStyle w:val="Hyperlink"/>
                <w:rFonts w:ascii="Times New Roman" w:hAnsi="Times New Roman" w:cs="Times New Roman"/>
                <w:noProof/>
                <w:sz w:val="26"/>
                <w:szCs w:val="26"/>
                <w:rPrChange w:id="555"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56" w:author="Nguyen Toan" w:date="2018-05-18T22:00:00Z">
                  <w:rPr>
                    <w:rStyle w:val="Hyperlink"/>
                    <w:noProof/>
                  </w:rPr>
                </w:rPrChange>
              </w:rPr>
            </w:r>
            <w:r w:rsidRPr="00FF1E29">
              <w:rPr>
                <w:rStyle w:val="Hyperlink"/>
                <w:rFonts w:ascii="Times New Roman" w:hAnsi="Times New Roman" w:cs="Times New Roman"/>
                <w:noProof/>
                <w:sz w:val="26"/>
                <w:szCs w:val="26"/>
                <w:rPrChange w:id="557"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58" w:author="Nguyen Toan" w:date="2018-05-18T22:00:00Z">
                  <w:rPr>
                    <w:rStyle w:val="Hyperlink"/>
                    <w:rFonts w:ascii="Times New Roman" w:eastAsia="Times New Roman" w:hAnsi="Times New Roman" w:cs="Times New Roman"/>
                    <w:b/>
                    <w:noProof/>
                  </w:rPr>
                </w:rPrChange>
              </w:rPr>
              <w:t>3.1.1.</w:t>
            </w:r>
            <w:r w:rsidRPr="00FF1E29">
              <w:rPr>
                <w:rFonts w:ascii="Times New Roman" w:eastAsiaTheme="minorEastAsia" w:hAnsi="Times New Roman" w:cs="Times New Roman"/>
                <w:noProof/>
                <w:color w:val="auto"/>
                <w:sz w:val="26"/>
                <w:szCs w:val="26"/>
                <w:lang w:val="en-US"/>
                <w:rPrChange w:id="559"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560" w:author="Nguyen Toan" w:date="2018-05-18T22:00:00Z">
                  <w:rPr>
                    <w:rStyle w:val="Hyperlink"/>
                    <w:rFonts w:ascii="Times New Roman" w:eastAsia="Times New Roman" w:hAnsi="Times New Roman" w:cs="Times New Roman"/>
                    <w:b/>
                    <w:noProof/>
                  </w:rPr>
                </w:rPrChange>
              </w:rPr>
              <w:t>Kiểm thử đơn vị</w:t>
            </w:r>
            <w:r w:rsidRPr="00FF1E29">
              <w:rPr>
                <w:rFonts w:ascii="Times New Roman" w:hAnsi="Times New Roman" w:cs="Times New Roman"/>
                <w:noProof/>
                <w:webHidden/>
                <w:sz w:val="26"/>
                <w:szCs w:val="26"/>
                <w:rPrChange w:id="561" w:author="Nguyen Toan" w:date="2018-05-18T22:00:00Z">
                  <w:rPr>
                    <w:noProof/>
                    <w:webHidden/>
                  </w:rPr>
                </w:rPrChange>
              </w:rPr>
              <w:tab/>
            </w:r>
            <w:r w:rsidRPr="00FF1E29">
              <w:rPr>
                <w:rFonts w:ascii="Times New Roman" w:hAnsi="Times New Roman" w:cs="Times New Roman"/>
                <w:noProof/>
                <w:webHidden/>
                <w:sz w:val="26"/>
                <w:szCs w:val="26"/>
                <w:rPrChange w:id="562" w:author="Nguyen Toan" w:date="2018-05-18T22:00:00Z">
                  <w:rPr>
                    <w:noProof/>
                    <w:webHidden/>
                  </w:rPr>
                </w:rPrChange>
              </w:rPr>
              <w:fldChar w:fldCharType="begin"/>
            </w:r>
            <w:r w:rsidRPr="00FF1E29">
              <w:rPr>
                <w:rFonts w:ascii="Times New Roman" w:hAnsi="Times New Roman" w:cs="Times New Roman"/>
                <w:noProof/>
                <w:webHidden/>
                <w:sz w:val="26"/>
                <w:szCs w:val="26"/>
                <w:rPrChange w:id="563" w:author="Nguyen Toan" w:date="2018-05-18T22:00:00Z">
                  <w:rPr>
                    <w:noProof/>
                    <w:webHidden/>
                  </w:rPr>
                </w:rPrChange>
              </w:rPr>
              <w:instrText xml:space="preserve"> PAGEREF _Toc514444178 \h </w:instrText>
            </w:r>
            <w:r w:rsidRPr="00FF1E29">
              <w:rPr>
                <w:rFonts w:ascii="Times New Roman" w:hAnsi="Times New Roman" w:cs="Times New Roman"/>
                <w:noProof/>
                <w:webHidden/>
                <w:sz w:val="26"/>
                <w:szCs w:val="26"/>
                <w:rPrChange w:id="564" w:author="Nguyen Toan" w:date="2018-05-18T22:00:00Z">
                  <w:rPr>
                    <w:noProof/>
                    <w:webHidden/>
                  </w:rPr>
                </w:rPrChange>
              </w:rPr>
            </w:r>
          </w:ins>
          <w:r w:rsidRPr="00FF1E29">
            <w:rPr>
              <w:rFonts w:ascii="Times New Roman" w:hAnsi="Times New Roman" w:cs="Times New Roman"/>
              <w:noProof/>
              <w:webHidden/>
              <w:sz w:val="26"/>
              <w:szCs w:val="26"/>
              <w:rPrChange w:id="565" w:author="Nguyen Toan" w:date="2018-05-18T22:00:00Z">
                <w:rPr>
                  <w:noProof/>
                  <w:webHidden/>
                </w:rPr>
              </w:rPrChange>
            </w:rPr>
            <w:fldChar w:fldCharType="separate"/>
          </w:r>
          <w:ins w:id="566" w:author="Nguyen Toan" w:date="2018-05-18T22:00:00Z">
            <w:r w:rsidRPr="00FF1E29">
              <w:rPr>
                <w:rFonts w:ascii="Times New Roman" w:hAnsi="Times New Roman" w:cs="Times New Roman"/>
                <w:noProof/>
                <w:webHidden/>
                <w:sz w:val="26"/>
                <w:szCs w:val="26"/>
                <w:rPrChange w:id="567" w:author="Nguyen Toan" w:date="2018-05-18T22:00:00Z">
                  <w:rPr>
                    <w:noProof/>
                    <w:webHidden/>
                  </w:rPr>
                </w:rPrChange>
              </w:rPr>
              <w:t>40</w:t>
            </w:r>
            <w:r w:rsidRPr="00FF1E29">
              <w:rPr>
                <w:rFonts w:ascii="Times New Roman" w:hAnsi="Times New Roman" w:cs="Times New Roman"/>
                <w:noProof/>
                <w:webHidden/>
                <w:sz w:val="26"/>
                <w:szCs w:val="26"/>
                <w:rPrChange w:id="56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69" w:author="Nguyen Toan" w:date="2018-05-18T22:00:00Z">
                  <w:rPr>
                    <w:rStyle w:val="Hyperlink"/>
                    <w:noProof/>
                  </w:rPr>
                </w:rPrChange>
              </w:rPr>
              <w:fldChar w:fldCharType="end"/>
            </w:r>
          </w:ins>
        </w:p>
        <w:p w14:paraId="49C34E4E" w14:textId="77777777" w:rsidR="00FF1E29" w:rsidRPr="00FF1E29" w:rsidRDefault="00FF1E29">
          <w:pPr>
            <w:pStyle w:val="TOC3"/>
            <w:tabs>
              <w:tab w:val="left" w:pos="1320"/>
              <w:tab w:val="right" w:leader="dot" w:pos="9395"/>
            </w:tabs>
            <w:rPr>
              <w:ins w:id="570" w:author="Nguyen Toan" w:date="2018-05-18T22:00:00Z"/>
              <w:rFonts w:ascii="Times New Roman" w:eastAsiaTheme="minorEastAsia" w:hAnsi="Times New Roman" w:cs="Times New Roman"/>
              <w:noProof/>
              <w:color w:val="auto"/>
              <w:sz w:val="26"/>
              <w:szCs w:val="26"/>
              <w:lang w:val="en-US"/>
              <w:rPrChange w:id="571" w:author="Nguyen Toan" w:date="2018-05-18T22:00:00Z">
                <w:rPr>
                  <w:ins w:id="572" w:author="Nguyen Toan" w:date="2018-05-18T22:00:00Z"/>
                  <w:rFonts w:asciiTheme="minorHAnsi" w:eastAsiaTheme="minorEastAsia" w:hAnsiTheme="minorHAnsi" w:cstheme="minorBidi"/>
                  <w:noProof/>
                  <w:color w:val="auto"/>
                  <w:lang w:val="en-US"/>
                </w:rPr>
              </w:rPrChange>
            </w:rPr>
          </w:pPr>
          <w:ins w:id="573" w:author="Nguyen Toan" w:date="2018-05-18T22:00:00Z">
            <w:r w:rsidRPr="00FF1E29">
              <w:rPr>
                <w:rStyle w:val="Hyperlink"/>
                <w:rFonts w:ascii="Times New Roman" w:hAnsi="Times New Roman" w:cs="Times New Roman"/>
                <w:noProof/>
                <w:sz w:val="26"/>
                <w:szCs w:val="26"/>
                <w:rPrChange w:id="57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57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76" w:author="Nguyen Toan" w:date="2018-05-18T22:00:00Z">
                  <w:rPr>
                    <w:noProof/>
                  </w:rPr>
                </w:rPrChange>
              </w:rPr>
              <w:instrText>HYPERLINK \l "_Toc514444179"</w:instrText>
            </w:r>
            <w:r w:rsidRPr="00FF1E29">
              <w:rPr>
                <w:rStyle w:val="Hyperlink"/>
                <w:rFonts w:ascii="Times New Roman" w:hAnsi="Times New Roman" w:cs="Times New Roman"/>
                <w:noProof/>
                <w:sz w:val="26"/>
                <w:szCs w:val="26"/>
                <w:rPrChange w:id="57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578" w:author="Nguyen Toan" w:date="2018-05-18T22:00:00Z">
                  <w:rPr>
                    <w:rStyle w:val="Hyperlink"/>
                    <w:noProof/>
                  </w:rPr>
                </w:rPrChange>
              </w:rPr>
            </w:r>
            <w:r w:rsidRPr="00FF1E29">
              <w:rPr>
                <w:rStyle w:val="Hyperlink"/>
                <w:rFonts w:ascii="Times New Roman" w:hAnsi="Times New Roman" w:cs="Times New Roman"/>
                <w:noProof/>
                <w:sz w:val="26"/>
                <w:szCs w:val="26"/>
                <w:rPrChange w:id="579"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580" w:author="Nguyen Toan" w:date="2018-05-18T22:00:00Z">
                  <w:rPr>
                    <w:rStyle w:val="Hyperlink"/>
                    <w:rFonts w:ascii="Times New Roman" w:eastAsia="Times New Roman" w:hAnsi="Times New Roman" w:cs="Times New Roman"/>
                    <w:b/>
                    <w:noProof/>
                  </w:rPr>
                </w:rPrChange>
              </w:rPr>
              <w:t>3.1.2.</w:t>
            </w:r>
            <w:r w:rsidRPr="00FF1E29">
              <w:rPr>
                <w:rFonts w:ascii="Times New Roman" w:eastAsiaTheme="minorEastAsia" w:hAnsi="Times New Roman" w:cs="Times New Roman"/>
                <w:noProof/>
                <w:color w:val="auto"/>
                <w:sz w:val="26"/>
                <w:szCs w:val="26"/>
                <w:lang w:val="en-US"/>
                <w:rPrChange w:id="58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582" w:author="Nguyen Toan" w:date="2018-05-18T22:00:00Z">
                  <w:rPr>
                    <w:rStyle w:val="Hyperlink"/>
                    <w:rFonts w:ascii="Times New Roman" w:eastAsia="Times New Roman" w:hAnsi="Times New Roman" w:cs="Times New Roman"/>
                    <w:b/>
                    <w:noProof/>
                  </w:rPr>
                </w:rPrChange>
              </w:rPr>
              <w:t>Kiểm thử tích hợp</w:t>
            </w:r>
            <w:r w:rsidRPr="00FF1E29">
              <w:rPr>
                <w:rFonts w:ascii="Times New Roman" w:hAnsi="Times New Roman" w:cs="Times New Roman"/>
                <w:noProof/>
                <w:webHidden/>
                <w:sz w:val="26"/>
                <w:szCs w:val="26"/>
                <w:rPrChange w:id="583" w:author="Nguyen Toan" w:date="2018-05-18T22:00:00Z">
                  <w:rPr>
                    <w:noProof/>
                    <w:webHidden/>
                  </w:rPr>
                </w:rPrChange>
              </w:rPr>
              <w:tab/>
            </w:r>
            <w:r w:rsidRPr="00FF1E29">
              <w:rPr>
                <w:rFonts w:ascii="Times New Roman" w:hAnsi="Times New Roman" w:cs="Times New Roman"/>
                <w:noProof/>
                <w:webHidden/>
                <w:sz w:val="26"/>
                <w:szCs w:val="26"/>
                <w:rPrChange w:id="584" w:author="Nguyen Toan" w:date="2018-05-18T22:00:00Z">
                  <w:rPr>
                    <w:noProof/>
                    <w:webHidden/>
                  </w:rPr>
                </w:rPrChange>
              </w:rPr>
              <w:fldChar w:fldCharType="begin"/>
            </w:r>
            <w:r w:rsidRPr="00FF1E29">
              <w:rPr>
                <w:rFonts w:ascii="Times New Roman" w:hAnsi="Times New Roman" w:cs="Times New Roman"/>
                <w:noProof/>
                <w:webHidden/>
                <w:sz w:val="26"/>
                <w:szCs w:val="26"/>
                <w:rPrChange w:id="585" w:author="Nguyen Toan" w:date="2018-05-18T22:00:00Z">
                  <w:rPr>
                    <w:noProof/>
                    <w:webHidden/>
                  </w:rPr>
                </w:rPrChange>
              </w:rPr>
              <w:instrText xml:space="preserve"> PAGEREF _Toc514444179 \h </w:instrText>
            </w:r>
            <w:r w:rsidRPr="00FF1E29">
              <w:rPr>
                <w:rFonts w:ascii="Times New Roman" w:hAnsi="Times New Roman" w:cs="Times New Roman"/>
                <w:noProof/>
                <w:webHidden/>
                <w:sz w:val="26"/>
                <w:szCs w:val="26"/>
                <w:rPrChange w:id="586" w:author="Nguyen Toan" w:date="2018-05-18T22:00:00Z">
                  <w:rPr>
                    <w:noProof/>
                    <w:webHidden/>
                  </w:rPr>
                </w:rPrChange>
              </w:rPr>
            </w:r>
          </w:ins>
          <w:r w:rsidRPr="00FF1E29">
            <w:rPr>
              <w:rFonts w:ascii="Times New Roman" w:hAnsi="Times New Roman" w:cs="Times New Roman"/>
              <w:noProof/>
              <w:webHidden/>
              <w:sz w:val="26"/>
              <w:szCs w:val="26"/>
              <w:rPrChange w:id="587" w:author="Nguyen Toan" w:date="2018-05-18T22:00:00Z">
                <w:rPr>
                  <w:noProof/>
                  <w:webHidden/>
                </w:rPr>
              </w:rPrChange>
            </w:rPr>
            <w:fldChar w:fldCharType="separate"/>
          </w:r>
          <w:ins w:id="588" w:author="Nguyen Toan" w:date="2018-05-18T22:00:00Z">
            <w:r w:rsidRPr="00FF1E29">
              <w:rPr>
                <w:rFonts w:ascii="Times New Roman" w:hAnsi="Times New Roman" w:cs="Times New Roman"/>
                <w:noProof/>
                <w:webHidden/>
                <w:sz w:val="26"/>
                <w:szCs w:val="26"/>
                <w:rPrChange w:id="589" w:author="Nguyen Toan" w:date="2018-05-18T22:00:00Z">
                  <w:rPr>
                    <w:noProof/>
                    <w:webHidden/>
                  </w:rPr>
                </w:rPrChange>
              </w:rPr>
              <w:t>41</w:t>
            </w:r>
            <w:r w:rsidRPr="00FF1E29">
              <w:rPr>
                <w:rFonts w:ascii="Times New Roman" w:hAnsi="Times New Roman" w:cs="Times New Roman"/>
                <w:noProof/>
                <w:webHidden/>
                <w:sz w:val="26"/>
                <w:szCs w:val="26"/>
                <w:rPrChange w:id="59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591" w:author="Nguyen Toan" w:date="2018-05-18T22:00:00Z">
                  <w:rPr>
                    <w:rStyle w:val="Hyperlink"/>
                    <w:noProof/>
                  </w:rPr>
                </w:rPrChange>
              </w:rPr>
              <w:fldChar w:fldCharType="end"/>
            </w:r>
          </w:ins>
        </w:p>
        <w:p w14:paraId="649FF59A" w14:textId="77777777" w:rsidR="00FF1E29" w:rsidRPr="00FF1E29" w:rsidRDefault="00FF1E29">
          <w:pPr>
            <w:pStyle w:val="TOC3"/>
            <w:tabs>
              <w:tab w:val="left" w:pos="1320"/>
              <w:tab w:val="right" w:leader="dot" w:pos="9395"/>
            </w:tabs>
            <w:rPr>
              <w:ins w:id="592" w:author="Nguyen Toan" w:date="2018-05-18T22:00:00Z"/>
              <w:rFonts w:ascii="Times New Roman" w:eastAsiaTheme="minorEastAsia" w:hAnsi="Times New Roman" w:cs="Times New Roman"/>
              <w:noProof/>
              <w:color w:val="auto"/>
              <w:sz w:val="26"/>
              <w:szCs w:val="26"/>
              <w:lang w:val="en-US"/>
              <w:rPrChange w:id="593" w:author="Nguyen Toan" w:date="2018-05-18T22:00:00Z">
                <w:rPr>
                  <w:ins w:id="594" w:author="Nguyen Toan" w:date="2018-05-18T22:00:00Z"/>
                  <w:rFonts w:asciiTheme="minorHAnsi" w:eastAsiaTheme="minorEastAsia" w:hAnsiTheme="minorHAnsi" w:cstheme="minorBidi"/>
                  <w:noProof/>
                  <w:color w:val="auto"/>
                  <w:lang w:val="en-US"/>
                </w:rPr>
              </w:rPrChange>
            </w:rPr>
          </w:pPr>
          <w:ins w:id="595" w:author="Nguyen Toan" w:date="2018-05-18T22:00:00Z">
            <w:r w:rsidRPr="00FF1E29">
              <w:rPr>
                <w:rStyle w:val="Hyperlink"/>
                <w:rFonts w:ascii="Times New Roman" w:hAnsi="Times New Roman" w:cs="Times New Roman"/>
                <w:noProof/>
                <w:sz w:val="26"/>
                <w:szCs w:val="26"/>
                <w:rPrChange w:id="596" w:author="Nguyen Toan" w:date="2018-05-18T22:00:00Z">
                  <w:rPr>
                    <w:rStyle w:val="Hyperlink"/>
                    <w:noProof/>
                  </w:rPr>
                </w:rPrChange>
              </w:rPr>
              <w:lastRenderedPageBreak/>
              <w:fldChar w:fldCharType="begin"/>
            </w:r>
            <w:r w:rsidRPr="00FF1E29">
              <w:rPr>
                <w:rStyle w:val="Hyperlink"/>
                <w:rFonts w:ascii="Times New Roman" w:hAnsi="Times New Roman" w:cs="Times New Roman"/>
                <w:noProof/>
                <w:sz w:val="26"/>
                <w:szCs w:val="26"/>
                <w:rPrChange w:id="59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598" w:author="Nguyen Toan" w:date="2018-05-18T22:00:00Z">
                  <w:rPr>
                    <w:noProof/>
                  </w:rPr>
                </w:rPrChange>
              </w:rPr>
              <w:instrText>HYPERLINK \l "_Toc514444180"</w:instrText>
            </w:r>
            <w:r w:rsidRPr="00FF1E29">
              <w:rPr>
                <w:rStyle w:val="Hyperlink"/>
                <w:rFonts w:ascii="Times New Roman" w:hAnsi="Times New Roman" w:cs="Times New Roman"/>
                <w:noProof/>
                <w:sz w:val="26"/>
                <w:szCs w:val="26"/>
                <w:rPrChange w:id="59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00" w:author="Nguyen Toan" w:date="2018-05-18T22:00:00Z">
                  <w:rPr>
                    <w:rStyle w:val="Hyperlink"/>
                    <w:noProof/>
                  </w:rPr>
                </w:rPrChange>
              </w:rPr>
            </w:r>
            <w:r w:rsidRPr="00FF1E29">
              <w:rPr>
                <w:rStyle w:val="Hyperlink"/>
                <w:rFonts w:ascii="Times New Roman" w:hAnsi="Times New Roman" w:cs="Times New Roman"/>
                <w:noProof/>
                <w:sz w:val="26"/>
                <w:szCs w:val="26"/>
                <w:rPrChange w:id="601"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02" w:author="Nguyen Toan" w:date="2018-05-18T22:00:00Z">
                  <w:rPr>
                    <w:rStyle w:val="Hyperlink"/>
                    <w:rFonts w:ascii="Times New Roman" w:eastAsia="Times New Roman" w:hAnsi="Times New Roman" w:cs="Times New Roman"/>
                    <w:b/>
                    <w:noProof/>
                  </w:rPr>
                </w:rPrChange>
              </w:rPr>
              <w:t>3.1.3.</w:t>
            </w:r>
            <w:r w:rsidRPr="00FF1E29">
              <w:rPr>
                <w:rFonts w:ascii="Times New Roman" w:eastAsiaTheme="minorEastAsia" w:hAnsi="Times New Roman" w:cs="Times New Roman"/>
                <w:noProof/>
                <w:color w:val="auto"/>
                <w:sz w:val="26"/>
                <w:szCs w:val="26"/>
                <w:lang w:val="en-US"/>
                <w:rPrChange w:id="603"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604" w:author="Nguyen Toan" w:date="2018-05-18T22:00:00Z">
                  <w:rPr>
                    <w:rStyle w:val="Hyperlink"/>
                    <w:rFonts w:ascii="Times New Roman" w:eastAsia="Times New Roman" w:hAnsi="Times New Roman" w:cs="Times New Roman"/>
                    <w:b/>
                    <w:noProof/>
                  </w:rPr>
                </w:rPrChange>
              </w:rPr>
              <w:t>Kiểm thử hồi quy</w:t>
            </w:r>
            <w:r w:rsidRPr="00FF1E29">
              <w:rPr>
                <w:rFonts w:ascii="Times New Roman" w:hAnsi="Times New Roman" w:cs="Times New Roman"/>
                <w:noProof/>
                <w:webHidden/>
                <w:sz w:val="26"/>
                <w:szCs w:val="26"/>
                <w:rPrChange w:id="605" w:author="Nguyen Toan" w:date="2018-05-18T22:00:00Z">
                  <w:rPr>
                    <w:noProof/>
                    <w:webHidden/>
                  </w:rPr>
                </w:rPrChange>
              </w:rPr>
              <w:tab/>
            </w:r>
            <w:r w:rsidRPr="00FF1E29">
              <w:rPr>
                <w:rFonts w:ascii="Times New Roman" w:hAnsi="Times New Roman" w:cs="Times New Roman"/>
                <w:noProof/>
                <w:webHidden/>
                <w:sz w:val="26"/>
                <w:szCs w:val="26"/>
                <w:rPrChange w:id="606" w:author="Nguyen Toan" w:date="2018-05-18T22:00:00Z">
                  <w:rPr>
                    <w:noProof/>
                    <w:webHidden/>
                  </w:rPr>
                </w:rPrChange>
              </w:rPr>
              <w:fldChar w:fldCharType="begin"/>
            </w:r>
            <w:r w:rsidRPr="00FF1E29">
              <w:rPr>
                <w:rFonts w:ascii="Times New Roman" w:hAnsi="Times New Roman" w:cs="Times New Roman"/>
                <w:noProof/>
                <w:webHidden/>
                <w:sz w:val="26"/>
                <w:szCs w:val="26"/>
                <w:rPrChange w:id="607" w:author="Nguyen Toan" w:date="2018-05-18T22:00:00Z">
                  <w:rPr>
                    <w:noProof/>
                    <w:webHidden/>
                  </w:rPr>
                </w:rPrChange>
              </w:rPr>
              <w:instrText xml:space="preserve"> PAGEREF _Toc514444180 \h </w:instrText>
            </w:r>
            <w:r w:rsidRPr="00FF1E29">
              <w:rPr>
                <w:rFonts w:ascii="Times New Roman" w:hAnsi="Times New Roman" w:cs="Times New Roman"/>
                <w:noProof/>
                <w:webHidden/>
                <w:sz w:val="26"/>
                <w:szCs w:val="26"/>
                <w:rPrChange w:id="608" w:author="Nguyen Toan" w:date="2018-05-18T22:00:00Z">
                  <w:rPr>
                    <w:noProof/>
                    <w:webHidden/>
                  </w:rPr>
                </w:rPrChange>
              </w:rPr>
            </w:r>
          </w:ins>
          <w:r w:rsidRPr="00FF1E29">
            <w:rPr>
              <w:rFonts w:ascii="Times New Roman" w:hAnsi="Times New Roman" w:cs="Times New Roman"/>
              <w:noProof/>
              <w:webHidden/>
              <w:sz w:val="26"/>
              <w:szCs w:val="26"/>
              <w:rPrChange w:id="609" w:author="Nguyen Toan" w:date="2018-05-18T22:00:00Z">
                <w:rPr>
                  <w:noProof/>
                  <w:webHidden/>
                </w:rPr>
              </w:rPrChange>
            </w:rPr>
            <w:fldChar w:fldCharType="separate"/>
          </w:r>
          <w:ins w:id="610" w:author="Nguyen Toan" w:date="2018-05-18T22:00:00Z">
            <w:r w:rsidRPr="00FF1E29">
              <w:rPr>
                <w:rFonts w:ascii="Times New Roman" w:hAnsi="Times New Roman" w:cs="Times New Roman"/>
                <w:noProof/>
                <w:webHidden/>
                <w:sz w:val="26"/>
                <w:szCs w:val="26"/>
                <w:rPrChange w:id="611" w:author="Nguyen Toan" w:date="2018-05-18T22:00:00Z">
                  <w:rPr>
                    <w:noProof/>
                    <w:webHidden/>
                  </w:rPr>
                </w:rPrChange>
              </w:rPr>
              <w:t>41</w:t>
            </w:r>
            <w:r w:rsidRPr="00FF1E29">
              <w:rPr>
                <w:rFonts w:ascii="Times New Roman" w:hAnsi="Times New Roman" w:cs="Times New Roman"/>
                <w:noProof/>
                <w:webHidden/>
                <w:sz w:val="26"/>
                <w:szCs w:val="26"/>
                <w:rPrChange w:id="612"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13" w:author="Nguyen Toan" w:date="2018-05-18T22:00:00Z">
                  <w:rPr>
                    <w:rStyle w:val="Hyperlink"/>
                    <w:noProof/>
                  </w:rPr>
                </w:rPrChange>
              </w:rPr>
              <w:fldChar w:fldCharType="end"/>
            </w:r>
          </w:ins>
        </w:p>
        <w:p w14:paraId="679E0B08" w14:textId="77777777" w:rsidR="00FF1E29" w:rsidRPr="00FF1E29" w:rsidRDefault="00FF1E29">
          <w:pPr>
            <w:pStyle w:val="TOC2"/>
            <w:tabs>
              <w:tab w:val="left" w:pos="880"/>
              <w:tab w:val="right" w:leader="dot" w:pos="9395"/>
            </w:tabs>
            <w:rPr>
              <w:ins w:id="614" w:author="Nguyen Toan" w:date="2018-05-18T22:00:00Z"/>
              <w:rFonts w:ascii="Times New Roman" w:eastAsiaTheme="minorEastAsia" w:hAnsi="Times New Roman" w:cs="Times New Roman"/>
              <w:noProof/>
              <w:color w:val="auto"/>
              <w:sz w:val="26"/>
              <w:szCs w:val="26"/>
              <w:lang w:val="en-US"/>
              <w:rPrChange w:id="615" w:author="Nguyen Toan" w:date="2018-05-18T22:00:00Z">
                <w:rPr>
                  <w:ins w:id="616" w:author="Nguyen Toan" w:date="2018-05-18T22:00:00Z"/>
                  <w:rFonts w:asciiTheme="minorHAnsi" w:eastAsiaTheme="minorEastAsia" w:hAnsiTheme="minorHAnsi" w:cstheme="minorBidi"/>
                  <w:noProof/>
                  <w:color w:val="auto"/>
                  <w:lang w:val="en-US"/>
                </w:rPr>
              </w:rPrChange>
            </w:rPr>
          </w:pPr>
          <w:ins w:id="617" w:author="Nguyen Toan" w:date="2018-05-18T22:00:00Z">
            <w:r w:rsidRPr="00FF1E29">
              <w:rPr>
                <w:rStyle w:val="Hyperlink"/>
                <w:rFonts w:ascii="Times New Roman" w:hAnsi="Times New Roman" w:cs="Times New Roman"/>
                <w:noProof/>
                <w:sz w:val="26"/>
                <w:szCs w:val="26"/>
                <w:rPrChange w:id="618"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19"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20" w:author="Nguyen Toan" w:date="2018-05-18T22:00:00Z">
                  <w:rPr>
                    <w:noProof/>
                  </w:rPr>
                </w:rPrChange>
              </w:rPr>
              <w:instrText>HYPERLINK \l "_Toc514444181"</w:instrText>
            </w:r>
            <w:r w:rsidRPr="00FF1E29">
              <w:rPr>
                <w:rStyle w:val="Hyperlink"/>
                <w:rFonts w:ascii="Times New Roman" w:hAnsi="Times New Roman" w:cs="Times New Roman"/>
                <w:noProof/>
                <w:sz w:val="26"/>
                <w:szCs w:val="26"/>
                <w:rPrChange w:id="621"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22" w:author="Nguyen Toan" w:date="2018-05-18T22:00:00Z">
                  <w:rPr>
                    <w:rStyle w:val="Hyperlink"/>
                    <w:noProof/>
                  </w:rPr>
                </w:rPrChange>
              </w:rPr>
            </w:r>
            <w:r w:rsidRPr="00FF1E29">
              <w:rPr>
                <w:rStyle w:val="Hyperlink"/>
                <w:rFonts w:ascii="Times New Roman" w:hAnsi="Times New Roman" w:cs="Times New Roman"/>
                <w:noProof/>
                <w:sz w:val="26"/>
                <w:szCs w:val="26"/>
                <w:rPrChange w:id="623"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24" w:author="Nguyen Toan" w:date="2018-05-18T22:00:00Z">
                  <w:rPr>
                    <w:rStyle w:val="Hyperlink"/>
                    <w:rFonts w:ascii="Times New Roman" w:eastAsia="Times New Roman" w:hAnsi="Times New Roman" w:cs="Times New Roman"/>
                    <w:b/>
                    <w:noProof/>
                  </w:rPr>
                </w:rPrChange>
              </w:rPr>
              <w:t>3.2.</w:t>
            </w:r>
            <w:r w:rsidRPr="00FF1E29">
              <w:rPr>
                <w:rFonts w:ascii="Times New Roman" w:eastAsiaTheme="minorEastAsia" w:hAnsi="Times New Roman" w:cs="Times New Roman"/>
                <w:noProof/>
                <w:color w:val="auto"/>
                <w:sz w:val="26"/>
                <w:szCs w:val="26"/>
                <w:lang w:val="en-US"/>
                <w:rPrChange w:id="625"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626" w:author="Nguyen Toan" w:date="2018-05-18T22:00:00Z">
                  <w:rPr>
                    <w:rStyle w:val="Hyperlink"/>
                    <w:rFonts w:ascii="Times New Roman" w:eastAsia="Times New Roman" w:hAnsi="Times New Roman" w:cs="Times New Roman"/>
                    <w:b/>
                    <w:noProof/>
                  </w:rPr>
                </w:rPrChange>
              </w:rPr>
              <w:t>Đề xuất quy trình kiểm thử hệ thống</w:t>
            </w:r>
            <w:r w:rsidRPr="00FF1E29">
              <w:rPr>
                <w:rFonts w:ascii="Times New Roman" w:hAnsi="Times New Roman" w:cs="Times New Roman"/>
                <w:noProof/>
                <w:webHidden/>
                <w:sz w:val="26"/>
                <w:szCs w:val="26"/>
                <w:rPrChange w:id="627" w:author="Nguyen Toan" w:date="2018-05-18T22:00:00Z">
                  <w:rPr>
                    <w:noProof/>
                    <w:webHidden/>
                  </w:rPr>
                </w:rPrChange>
              </w:rPr>
              <w:tab/>
            </w:r>
            <w:r w:rsidRPr="00FF1E29">
              <w:rPr>
                <w:rFonts w:ascii="Times New Roman" w:hAnsi="Times New Roman" w:cs="Times New Roman"/>
                <w:noProof/>
                <w:webHidden/>
                <w:sz w:val="26"/>
                <w:szCs w:val="26"/>
                <w:rPrChange w:id="628" w:author="Nguyen Toan" w:date="2018-05-18T22:00:00Z">
                  <w:rPr>
                    <w:noProof/>
                    <w:webHidden/>
                  </w:rPr>
                </w:rPrChange>
              </w:rPr>
              <w:fldChar w:fldCharType="begin"/>
            </w:r>
            <w:r w:rsidRPr="00FF1E29">
              <w:rPr>
                <w:rFonts w:ascii="Times New Roman" w:hAnsi="Times New Roman" w:cs="Times New Roman"/>
                <w:noProof/>
                <w:webHidden/>
                <w:sz w:val="26"/>
                <w:szCs w:val="26"/>
                <w:rPrChange w:id="629" w:author="Nguyen Toan" w:date="2018-05-18T22:00:00Z">
                  <w:rPr>
                    <w:noProof/>
                    <w:webHidden/>
                  </w:rPr>
                </w:rPrChange>
              </w:rPr>
              <w:instrText xml:space="preserve"> PAGEREF _Toc514444181 \h </w:instrText>
            </w:r>
            <w:r w:rsidRPr="00FF1E29">
              <w:rPr>
                <w:rFonts w:ascii="Times New Roman" w:hAnsi="Times New Roman" w:cs="Times New Roman"/>
                <w:noProof/>
                <w:webHidden/>
                <w:sz w:val="26"/>
                <w:szCs w:val="26"/>
                <w:rPrChange w:id="630" w:author="Nguyen Toan" w:date="2018-05-18T22:00:00Z">
                  <w:rPr>
                    <w:noProof/>
                    <w:webHidden/>
                  </w:rPr>
                </w:rPrChange>
              </w:rPr>
            </w:r>
          </w:ins>
          <w:r w:rsidRPr="00FF1E29">
            <w:rPr>
              <w:rFonts w:ascii="Times New Roman" w:hAnsi="Times New Roman" w:cs="Times New Roman"/>
              <w:noProof/>
              <w:webHidden/>
              <w:sz w:val="26"/>
              <w:szCs w:val="26"/>
              <w:rPrChange w:id="631" w:author="Nguyen Toan" w:date="2018-05-18T22:00:00Z">
                <w:rPr>
                  <w:noProof/>
                  <w:webHidden/>
                </w:rPr>
              </w:rPrChange>
            </w:rPr>
            <w:fldChar w:fldCharType="separate"/>
          </w:r>
          <w:ins w:id="632" w:author="Nguyen Toan" w:date="2018-05-18T22:00:00Z">
            <w:r w:rsidRPr="00FF1E29">
              <w:rPr>
                <w:rFonts w:ascii="Times New Roman" w:hAnsi="Times New Roman" w:cs="Times New Roman"/>
                <w:noProof/>
                <w:webHidden/>
                <w:sz w:val="26"/>
                <w:szCs w:val="26"/>
                <w:rPrChange w:id="633" w:author="Nguyen Toan" w:date="2018-05-18T22:00:00Z">
                  <w:rPr>
                    <w:noProof/>
                    <w:webHidden/>
                  </w:rPr>
                </w:rPrChange>
              </w:rPr>
              <w:t>41</w:t>
            </w:r>
            <w:r w:rsidRPr="00FF1E29">
              <w:rPr>
                <w:rFonts w:ascii="Times New Roman" w:hAnsi="Times New Roman" w:cs="Times New Roman"/>
                <w:noProof/>
                <w:webHidden/>
                <w:sz w:val="26"/>
                <w:szCs w:val="26"/>
                <w:rPrChange w:id="634"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35" w:author="Nguyen Toan" w:date="2018-05-18T22:00:00Z">
                  <w:rPr>
                    <w:rStyle w:val="Hyperlink"/>
                    <w:noProof/>
                  </w:rPr>
                </w:rPrChange>
              </w:rPr>
              <w:fldChar w:fldCharType="end"/>
            </w:r>
          </w:ins>
        </w:p>
        <w:p w14:paraId="351A15F0" w14:textId="77777777" w:rsidR="00FF1E29" w:rsidRPr="00FF1E29" w:rsidRDefault="00FF1E29">
          <w:pPr>
            <w:pStyle w:val="TOC2"/>
            <w:tabs>
              <w:tab w:val="left" w:pos="880"/>
              <w:tab w:val="right" w:leader="dot" w:pos="9395"/>
            </w:tabs>
            <w:rPr>
              <w:ins w:id="636" w:author="Nguyen Toan" w:date="2018-05-18T22:00:00Z"/>
              <w:rFonts w:ascii="Times New Roman" w:eastAsiaTheme="minorEastAsia" w:hAnsi="Times New Roman" w:cs="Times New Roman"/>
              <w:noProof/>
              <w:color w:val="auto"/>
              <w:sz w:val="26"/>
              <w:szCs w:val="26"/>
              <w:lang w:val="en-US"/>
              <w:rPrChange w:id="637" w:author="Nguyen Toan" w:date="2018-05-18T22:00:00Z">
                <w:rPr>
                  <w:ins w:id="638" w:author="Nguyen Toan" w:date="2018-05-18T22:00:00Z"/>
                  <w:rFonts w:asciiTheme="minorHAnsi" w:eastAsiaTheme="minorEastAsia" w:hAnsiTheme="minorHAnsi" w:cstheme="minorBidi"/>
                  <w:noProof/>
                  <w:color w:val="auto"/>
                  <w:lang w:val="en-US"/>
                </w:rPr>
              </w:rPrChange>
            </w:rPr>
          </w:pPr>
          <w:ins w:id="639" w:author="Nguyen Toan" w:date="2018-05-18T22:00:00Z">
            <w:r w:rsidRPr="00FF1E29">
              <w:rPr>
                <w:rStyle w:val="Hyperlink"/>
                <w:rFonts w:ascii="Times New Roman" w:hAnsi="Times New Roman" w:cs="Times New Roman"/>
                <w:noProof/>
                <w:sz w:val="26"/>
                <w:szCs w:val="26"/>
                <w:rPrChange w:id="640"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41"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42" w:author="Nguyen Toan" w:date="2018-05-18T22:00:00Z">
                  <w:rPr>
                    <w:noProof/>
                  </w:rPr>
                </w:rPrChange>
              </w:rPr>
              <w:instrText>HYPERLINK \l "_Toc514444182"</w:instrText>
            </w:r>
            <w:r w:rsidRPr="00FF1E29">
              <w:rPr>
                <w:rStyle w:val="Hyperlink"/>
                <w:rFonts w:ascii="Times New Roman" w:hAnsi="Times New Roman" w:cs="Times New Roman"/>
                <w:noProof/>
                <w:sz w:val="26"/>
                <w:szCs w:val="26"/>
                <w:rPrChange w:id="643"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44" w:author="Nguyen Toan" w:date="2018-05-18T22:00:00Z">
                  <w:rPr>
                    <w:rStyle w:val="Hyperlink"/>
                    <w:noProof/>
                  </w:rPr>
                </w:rPrChange>
              </w:rPr>
            </w:r>
            <w:r w:rsidRPr="00FF1E29">
              <w:rPr>
                <w:rStyle w:val="Hyperlink"/>
                <w:rFonts w:ascii="Times New Roman" w:hAnsi="Times New Roman" w:cs="Times New Roman"/>
                <w:noProof/>
                <w:sz w:val="26"/>
                <w:szCs w:val="26"/>
                <w:rPrChange w:id="645"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46" w:author="Nguyen Toan" w:date="2018-05-18T22:00:00Z">
                  <w:rPr>
                    <w:rStyle w:val="Hyperlink"/>
                    <w:rFonts w:ascii="Times New Roman" w:eastAsia="Times New Roman" w:hAnsi="Times New Roman" w:cs="Times New Roman"/>
                    <w:b/>
                    <w:noProof/>
                  </w:rPr>
                </w:rPrChange>
              </w:rPr>
              <w:t>3.3.</w:t>
            </w:r>
            <w:r w:rsidRPr="00FF1E29">
              <w:rPr>
                <w:rFonts w:ascii="Times New Roman" w:eastAsiaTheme="minorEastAsia" w:hAnsi="Times New Roman" w:cs="Times New Roman"/>
                <w:noProof/>
                <w:color w:val="auto"/>
                <w:sz w:val="26"/>
                <w:szCs w:val="26"/>
                <w:lang w:val="en-US"/>
                <w:rPrChange w:id="647"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648" w:author="Nguyen Toan" w:date="2018-05-18T22:00:00Z">
                  <w:rPr>
                    <w:rStyle w:val="Hyperlink"/>
                    <w:rFonts w:ascii="Times New Roman" w:eastAsia="Times New Roman" w:hAnsi="Times New Roman" w:cs="Times New Roman"/>
                    <w:b/>
                    <w:noProof/>
                  </w:rPr>
                </w:rPrChange>
              </w:rPr>
              <w:t>Xây dựng ứng dụng AsenAPIDriver</w:t>
            </w:r>
            <w:r w:rsidRPr="00FF1E29">
              <w:rPr>
                <w:rFonts w:ascii="Times New Roman" w:hAnsi="Times New Roman" w:cs="Times New Roman"/>
                <w:noProof/>
                <w:webHidden/>
                <w:sz w:val="26"/>
                <w:szCs w:val="26"/>
                <w:rPrChange w:id="649" w:author="Nguyen Toan" w:date="2018-05-18T22:00:00Z">
                  <w:rPr>
                    <w:noProof/>
                    <w:webHidden/>
                  </w:rPr>
                </w:rPrChange>
              </w:rPr>
              <w:tab/>
            </w:r>
            <w:r w:rsidRPr="00FF1E29">
              <w:rPr>
                <w:rFonts w:ascii="Times New Roman" w:hAnsi="Times New Roman" w:cs="Times New Roman"/>
                <w:noProof/>
                <w:webHidden/>
                <w:sz w:val="26"/>
                <w:szCs w:val="26"/>
                <w:rPrChange w:id="650" w:author="Nguyen Toan" w:date="2018-05-18T22:00:00Z">
                  <w:rPr>
                    <w:noProof/>
                    <w:webHidden/>
                  </w:rPr>
                </w:rPrChange>
              </w:rPr>
              <w:fldChar w:fldCharType="begin"/>
            </w:r>
            <w:r w:rsidRPr="00FF1E29">
              <w:rPr>
                <w:rFonts w:ascii="Times New Roman" w:hAnsi="Times New Roman" w:cs="Times New Roman"/>
                <w:noProof/>
                <w:webHidden/>
                <w:sz w:val="26"/>
                <w:szCs w:val="26"/>
                <w:rPrChange w:id="651" w:author="Nguyen Toan" w:date="2018-05-18T22:00:00Z">
                  <w:rPr>
                    <w:noProof/>
                    <w:webHidden/>
                  </w:rPr>
                </w:rPrChange>
              </w:rPr>
              <w:instrText xml:space="preserve"> PAGEREF _Toc514444182 \h </w:instrText>
            </w:r>
            <w:r w:rsidRPr="00FF1E29">
              <w:rPr>
                <w:rFonts w:ascii="Times New Roman" w:hAnsi="Times New Roman" w:cs="Times New Roman"/>
                <w:noProof/>
                <w:webHidden/>
                <w:sz w:val="26"/>
                <w:szCs w:val="26"/>
                <w:rPrChange w:id="652" w:author="Nguyen Toan" w:date="2018-05-18T22:00:00Z">
                  <w:rPr>
                    <w:noProof/>
                    <w:webHidden/>
                  </w:rPr>
                </w:rPrChange>
              </w:rPr>
            </w:r>
          </w:ins>
          <w:r w:rsidRPr="00FF1E29">
            <w:rPr>
              <w:rFonts w:ascii="Times New Roman" w:hAnsi="Times New Roman" w:cs="Times New Roman"/>
              <w:noProof/>
              <w:webHidden/>
              <w:sz w:val="26"/>
              <w:szCs w:val="26"/>
              <w:rPrChange w:id="653" w:author="Nguyen Toan" w:date="2018-05-18T22:00:00Z">
                <w:rPr>
                  <w:noProof/>
                  <w:webHidden/>
                </w:rPr>
              </w:rPrChange>
            </w:rPr>
            <w:fldChar w:fldCharType="separate"/>
          </w:r>
          <w:ins w:id="654" w:author="Nguyen Toan" w:date="2018-05-18T22:00:00Z">
            <w:r w:rsidRPr="00FF1E29">
              <w:rPr>
                <w:rFonts w:ascii="Times New Roman" w:hAnsi="Times New Roman" w:cs="Times New Roman"/>
                <w:noProof/>
                <w:webHidden/>
                <w:sz w:val="26"/>
                <w:szCs w:val="26"/>
                <w:rPrChange w:id="655" w:author="Nguyen Toan" w:date="2018-05-18T22:00:00Z">
                  <w:rPr>
                    <w:noProof/>
                    <w:webHidden/>
                  </w:rPr>
                </w:rPrChange>
              </w:rPr>
              <w:t>43</w:t>
            </w:r>
            <w:r w:rsidRPr="00FF1E29">
              <w:rPr>
                <w:rFonts w:ascii="Times New Roman" w:hAnsi="Times New Roman" w:cs="Times New Roman"/>
                <w:noProof/>
                <w:webHidden/>
                <w:sz w:val="26"/>
                <w:szCs w:val="26"/>
                <w:rPrChange w:id="656"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57" w:author="Nguyen Toan" w:date="2018-05-18T22:00:00Z">
                  <w:rPr>
                    <w:rStyle w:val="Hyperlink"/>
                    <w:noProof/>
                  </w:rPr>
                </w:rPrChange>
              </w:rPr>
              <w:fldChar w:fldCharType="end"/>
            </w:r>
          </w:ins>
        </w:p>
        <w:p w14:paraId="44C85E78" w14:textId="77777777" w:rsidR="00FF1E29" w:rsidRPr="00FF1E29" w:rsidRDefault="00FF1E29">
          <w:pPr>
            <w:pStyle w:val="TOC1"/>
            <w:rPr>
              <w:ins w:id="658" w:author="Nguyen Toan" w:date="2018-05-18T22:00:00Z"/>
              <w:rFonts w:ascii="Times New Roman" w:eastAsiaTheme="minorEastAsia" w:hAnsi="Times New Roman" w:cs="Times New Roman"/>
              <w:noProof/>
              <w:color w:val="auto"/>
              <w:sz w:val="26"/>
              <w:szCs w:val="26"/>
              <w:lang w:val="en-US"/>
              <w:rPrChange w:id="659" w:author="Nguyen Toan" w:date="2018-05-18T22:00:00Z">
                <w:rPr>
                  <w:ins w:id="660" w:author="Nguyen Toan" w:date="2018-05-18T22:00:00Z"/>
                  <w:rFonts w:asciiTheme="minorHAnsi" w:eastAsiaTheme="minorEastAsia" w:hAnsiTheme="minorHAnsi" w:cstheme="minorBidi"/>
                  <w:noProof/>
                  <w:color w:val="auto"/>
                  <w:lang w:val="en-US"/>
                </w:rPr>
              </w:rPrChange>
            </w:rPr>
          </w:pPr>
          <w:ins w:id="661" w:author="Nguyen Toan" w:date="2018-05-18T22:00:00Z">
            <w:r w:rsidRPr="00FF1E29">
              <w:rPr>
                <w:rStyle w:val="Hyperlink"/>
                <w:rFonts w:ascii="Times New Roman" w:hAnsi="Times New Roman" w:cs="Times New Roman"/>
                <w:noProof/>
                <w:sz w:val="26"/>
                <w:szCs w:val="26"/>
                <w:rPrChange w:id="662"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63"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64" w:author="Nguyen Toan" w:date="2018-05-18T22:00:00Z">
                  <w:rPr>
                    <w:noProof/>
                  </w:rPr>
                </w:rPrChange>
              </w:rPr>
              <w:instrText>HYPERLINK \l "_Toc514444183"</w:instrText>
            </w:r>
            <w:r w:rsidRPr="00FF1E29">
              <w:rPr>
                <w:rStyle w:val="Hyperlink"/>
                <w:rFonts w:ascii="Times New Roman" w:hAnsi="Times New Roman" w:cs="Times New Roman"/>
                <w:noProof/>
                <w:sz w:val="26"/>
                <w:szCs w:val="26"/>
                <w:rPrChange w:id="665"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66" w:author="Nguyen Toan" w:date="2018-05-18T22:00:00Z">
                  <w:rPr>
                    <w:rStyle w:val="Hyperlink"/>
                    <w:noProof/>
                  </w:rPr>
                </w:rPrChange>
              </w:rPr>
            </w:r>
            <w:r w:rsidRPr="00FF1E29">
              <w:rPr>
                <w:rStyle w:val="Hyperlink"/>
                <w:rFonts w:ascii="Times New Roman" w:hAnsi="Times New Roman" w:cs="Times New Roman"/>
                <w:noProof/>
                <w:sz w:val="26"/>
                <w:szCs w:val="26"/>
                <w:rPrChange w:id="667"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68" w:author="Nguyen Toan" w:date="2018-05-18T22:00:00Z">
                  <w:rPr>
                    <w:rStyle w:val="Hyperlink"/>
                    <w:rFonts w:ascii="Times New Roman" w:eastAsia="Times New Roman" w:hAnsi="Times New Roman" w:cs="Times New Roman"/>
                    <w:b/>
                    <w:noProof/>
                  </w:rPr>
                </w:rPrChange>
              </w:rPr>
              <w:t>CHƯƠNG 4.</w:t>
            </w:r>
            <w:r w:rsidRPr="00FF1E29">
              <w:rPr>
                <w:rFonts w:ascii="Times New Roman" w:eastAsiaTheme="minorEastAsia" w:hAnsi="Times New Roman" w:cs="Times New Roman"/>
                <w:noProof/>
                <w:color w:val="auto"/>
                <w:sz w:val="26"/>
                <w:szCs w:val="26"/>
                <w:lang w:val="en-US"/>
                <w:rPrChange w:id="669"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670" w:author="Nguyen Toan" w:date="2018-05-18T22:00:00Z">
                  <w:rPr>
                    <w:rStyle w:val="Hyperlink"/>
                    <w:rFonts w:ascii="Times New Roman" w:eastAsia="Times New Roman" w:hAnsi="Times New Roman" w:cs="Times New Roman"/>
                    <w:b/>
                    <w:noProof/>
                  </w:rPr>
                </w:rPrChange>
              </w:rPr>
              <w:t>THỰC NGHIỆM</w:t>
            </w:r>
            <w:r w:rsidRPr="00FF1E29">
              <w:rPr>
                <w:rFonts w:ascii="Times New Roman" w:hAnsi="Times New Roman" w:cs="Times New Roman"/>
                <w:noProof/>
                <w:webHidden/>
                <w:sz w:val="26"/>
                <w:szCs w:val="26"/>
                <w:rPrChange w:id="671" w:author="Nguyen Toan" w:date="2018-05-18T22:00:00Z">
                  <w:rPr>
                    <w:noProof/>
                    <w:webHidden/>
                  </w:rPr>
                </w:rPrChange>
              </w:rPr>
              <w:tab/>
            </w:r>
            <w:r w:rsidRPr="00FF1E29">
              <w:rPr>
                <w:rFonts w:ascii="Times New Roman" w:hAnsi="Times New Roman" w:cs="Times New Roman"/>
                <w:noProof/>
                <w:webHidden/>
                <w:sz w:val="26"/>
                <w:szCs w:val="26"/>
                <w:rPrChange w:id="672" w:author="Nguyen Toan" w:date="2018-05-18T22:00:00Z">
                  <w:rPr>
                    <w:noProof/>
                    <w:webHidden/>
                  </w:rPr>
                </w:rPrChange>
              </w:rPr>
              <w:fldChar w:fldCharType="begin"/>
            </w:r>
            <w:r w:rsidRPr="00FF1E29">
              <w:rPr>
                <w:rFonts w:ascii="Times New Roman" w:hAnsi="Times New Roman" w:cs="Times New Roman"/>
                <w:noProof/>
                <w:webHidden/>
                <w:sz w:val="26"/>
                <w:szCs w:val="26"/>
                <w:rPrChange w:id="673" w:author="Nguyen Toan" w:date="2018-05-18T22:00:00Z">
                  <w:rPr>
                    <w:noProof/>
                    <w:webHidden/>
                  </w:rPr>
                </w:rPrChange>
              </w:rPr>
              <w:instrText xml:space="preserve"> PAGEREF _Toc514444183 \h </w:instrText>
            </w:r>
            <w:r w:rsidRPr="00FF1E29">
              <w:rPr>
                <w:rFonts w:ascii="Times New Roman" w:hAnsi="Times New Roman" w:cs="Times New Roman"/>
                <w:noProof/>
                <w:webHidden/>
                <w:sz w:val="26"/>
                <w:szCs w:val="26"/>
                <w:rPrChange w:id="674" w:author="Nguyen Toan" w:date="2018-05-18T22:00:00Z">
                  <w:rPr>
                    <w:noProof/>
                    <w:webHidden/>
                  </w:rPr>
                </w:rPrChange>
              </w:rPr>
            </w:r>
          </w:ins>
          <w:r w:rsidRPr="00FF1E29">
            <w:rPr>
              <w:rFonts w:ascii="Times New Roman" w:hAnsi="Times New Roman" w:cs="Times New Roman"/>
              <w:noProof/>
              <w:webHidden/>
              <w:sz w:val="26"/>
              <w:szCs w:val="26"/>
              <w:rPrChange w:id="675" w:author="Nguyen Toan" w:date="2018-05-18T22:00:00Z">
                <w:rPr>
                  <w:noProof/>
                  <w:webHidden/>
                </w:rPr>
              </w:rPrChange>
            </w:rPr>
            <w:fldChar w:fldCharType="separate"/>
          </w:r>
          <w:ins w:id="676" w:author="Nguyen Toan" w:date="2018-05-18T22:00:00Z">
            <w:r w:rsidRPr="00FF1E29">
              <w:rPr>
                <w:rFonts w:ascii="Times New Roman" w:hAnsi="Times New Roman" w:cs="Times New Roman"/>
                <w:noProof/>
                <w:webHidden/>
                <w:sz w:val="26"/>
                <w:szCs w:val="26"/>
                <w:rPrChange w:id="677" w:author="Nguyen Toan" w:date="2018-05-18T22:00:00Z">
                  <w:rPr>
                    <w:noProof/>
                    <w:webHidden/>
                  </w:rPr>
                </w:rPrChange>
              </w:rPr>
              <w:t>47</w:t>
            </w:r>
            <w:r w:rsidRPr="00FF1E29">
              <w:rPr>
                <w:rFonts w:ascii="Times New Roman" w:hAnsi="Times New Roman" w:cs="Times New Roman"/>
                <w:noProof/>
                <w:webHidden/>
                <w:sz w:val="26"/>
                <w:szCs w:val="26"/>
                <w:rPrChange w:id="678"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679" w:author="Nguyen Toan" w:date="2018-05-18T22:00:00Z">
                  <w:rPr>
                    <w:rStyle w:val="Hyperlink"/>
                    <w:noProof/>
                  </w:rPr>
                </w:rPrChange>
              </w:rPr>
              <w:fldChar w:fldCharType="end"/>
            </w:r>
          </w:ins>
        </w:p>
        <w:p w14:paraId="55DD09F8" w14:textId="77777777" w:rsidR="00FF1E29" w:rsidRPr="00FF1E29" w:rsidRDefault="00FF1E29">
          <w:pPr>
            <w:pStyle w:val="TOC2"/>
            <w:tabs>
              <w:tab w:val="left" w:pos="880"/>
              <w:tab w:val="right" w:leader="dot" w:pos="9395"/>
            </w:tabs>
            <w:rPr>
              <w:ins w:id="680" w:author="Nguyen Toan" w:date="2018-05-18T22:00:00Z"/>
              <w:rFonts w:ascii="Times New Roman" w:eastAsiaTheme="minorEastAsia" w:hAnsi="Times New Roman" w:cs="Times New Roman"/>
              <w:noProof/>
              <w:color w:val="auto"/>
              <w:sz w:val="26"/>
              <w:szCs w:val="26"/>
              <w:lang w:val="en-US"/>
              <w:rPrChange w:id="681" w:author="Nguyen Toan" w:date="2018-05-18T22:00:00Z">
                <w:rPr>
                  <w:ins w:id="682" w:author="Nguyen Toan" w:date="2018-05-18T22:00:00Z"/>
                  <w:rFonts w:asciiTheme="minorHAnsi" w:eastAsiaTheme="minorEastAsia" w:hAnsiTheme="minorHAnsi" w:cstheme="minorBidi"/>
                  <w:noProof/>
                  <w:color w:val="auto"/>
                  <w:lang w:val="en-US"/>
                </w:rPr>
              </w:rPrChange>
            </w:rPr>
          </w:pPr>
          <w:ins w:id="683" w:author="Nguyen Toan" w:date="2018-05-18T22:00:00Z">
            <w:r w:rsidRPr="00FF1E29">
              <w:rPr>
                <w:rStyle w:val="Hyperlink"/>
                <w:rFonts w:ascii="Times New Roman" w:hAnsi="Times New Roman" w:cs="Times New Roman"/>
                <w:noProof/>
                <w:sz w:val="26"/>
                <w:szCs w:val="26"/>
                <w:rPrChange w:id="684"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685"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686" w:author="Nguyen Toan" w:date="2018-05-18T22:00:00Z">
                  <w:rPr>
                    <w:noProof/>
                  </w:rPr>
                </w:rPrChange>
              </w:rPr>
              <w:instrText>HYPERLINK \l "_Toc514444184"</w:instrText>
            </w:r>
            <w:r w:rsidRPr="00FF1E29">
              <w:rPr>
                <w:rStyle w:val="Hyperlink"/>
                <w:rFonts w:ascii="Times New Roman" w:hAnsi="Times New Roman" w:cs="Times New Roman"/>
                <w:noProof/>
                <w:sz w:val="26"/>
                <w:szCs w:val="26"/>
                <w:rPrChange w:id="687"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688" w:author="Nguyen Toan" w:date="2018-05-18T22:00:00Z">
                  <w:rPr>
                    <w:rStyle w:val="Hyperlink"/>
                    <w:noProof/>
                  </w:rPr>
                </w:rPrChange>
              </w:rPr>
            </w:r>
            <w:r w:rsidRPr="00FF1E29">
              <w:rPr>
                <w:rStyle w:val="Hyperlink"/>
                <w:rFonts w:ascii="Times New Roman" w:hAnsi="Times New Roman" w:cs="Times New Roman"/>
                <w:noProof/>
                <w:sz w:val="26"/>
                <w:szCs w:val="26"/>
                <w:rPrChange w:id="689"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690" w:author="Nguyen Toan" w:date="2018-05-18T22:00:00Z">
                  <w:rPr>
                    <w:rStyle w:val="Hyperlink"/>
                    <w:rFonts w:ascii="Times New Roman" w:eastAsia="Times New Roman" w:hAnsi="Times New Roman" w:cs="Times New Roman"/>
                    <w:b/>
                    <w:noProof/>
                  </w:rPr>
                </w:rPrChange>
              </w:rPr>
              <w:t>4.1.</w:t>
            </w:r>
            <w:r w:rsidRPr="00FF1E29">
              <w:rPr>
                <w:rFonts w:ascii="Times New Roman" w:eastAsiaTheme="minorEastAsia" w:hAnsi="Times New Roman" w:cs="Times New Roman"/>
                <w:noProof/>
                <w:color w:val="auto"/>
                <w:sz w:val="26"/>
                <w:szCs w:val="26"/>
                <w:lang w:val="en-US"/>
                <w:rPrChange w:id="691"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692" w:author="Nguyen Toan" w:date="2018-05-18T22:00:00Z">
                  <w:rPr>
                    <w:rStyle w:val="Hyperlink"/>
                    <w:rFonts w:ascii="Times New Roman" w:eastAsia="Times New Roman" w:hAnsi="Times New Roman" w:cs="Times New Roman"/>
                    <w:b/>
                    <w:noProof/>
                  </w:rPr>
                </w:rPrChange>
              </w:rPr>
              <w:t>Ứng dụng MuleESB mẫu</w:t>
            </w:r>
            <w:r w:rsidRPr="00FF1E29">
              <w:rPr>
                <w:rFonts w:ascii="Times New Roman" w:hAnsi="Times New Roman" w:cs="Times New Roman"/>
                <w:noProof/>
                <w:webHidden/>
                <w:sz w:val="26"/>
                <w:szCs w:val="26"/>
                <w:rPrChange w:id="693" w:author="Nguyen Toan" w:date="2018-05-18T22:00:00Z">
                  <w:rPr>
                    <w:noProof/>
                    <w:webHidden/>
                  </w:rPr>
                </w:rPrChange>
              </w:rPr>
              <w:tab/>
            </w:r>
            <w:r w:rsidRPr="00FF1E29">
              <w:rPr>
                <w:rFonts w:ascii="Times New Roman" w:hAnsi="Times New Roman" w:cs="Times New Roman"/>
                <w:noProof/>
                <w:webHidden/>
                <w:sz w:val="26"/>
                <w:szCs w:val="26"/>
                <w:rPrChange w:id="694" w:author="Nguyen Toan" w:date="2018-05-18T22:00:00Z">
                  <w:rPr>
                    <w:noProof/>
                    <w:webHidden/>
                  </w:rPr>
                </w:rPrChange>
              </w:rPr>
              <w:fldChar w:fldCharType="begin"/>
            </w:r>
            <w:r w:rsidRPr="00FF1E29">
              <w:rPr>
                <w:rFonts w:ascii="Times New Roman" w:hAnsi="Times New Roman" w:cs="Times New Roman"/>
                <w:noProof/>
                <w:webHidden/>
                <w:sz w:val="26"/>
                <w:szCs w:val="26"/>
                <w:rPrChange w:id="695" w:author="Nguyen Toan" w:date="2018-05-18T22:00:00Z">
                  <w:rPr>
                    <w:noProof/>
                    <w:webHidden/>
                  </w:rPr>
                </w:rPrChange>
              </w:rPr>
              <w:instrText xml:space="preserve"> PAGEREF _Toc514444184 \h </w:instrText>
            </w:r>
            <w:r w:rsidRPr="00FF1E29">
              <w:rPr>
                <w:rFonts w:ascii="Times New Roman" w:hAnsi="Times New Roman" w:cs="Times New Roman"/>
                <w:noProof/>
                <w:webHidden/>
                <w:sz w:val="26"/>
                <w:szCs w:val="26"/>
                <w:rPrChange w:id="696" w:author="Nguyen Toan" w:date="2018-05-18T22:00:00Z">
                  <w:rPr>
                    <w:noProof/>
                    <w:webHidden/>
                  </w:rPr>
                </w:rPrChange>
              </w:rPr>
            </w:r>
          </w:ins>
          <w:r w:rsidRPr="00FF1E29">
            <w:rPr>
              <w:rFonts w:ascii="Times New Roman" w:hAnsi="Times New Roman" w:cs="Times New Roman"/>
              <w:noProof/>
              <w:webHidden/>
              <w:sz w:val="26"/>
              <w:szCs w:val="26"/>
              <w:rPrChange w:id="697" w:author="Nguyen Toan" w:date="2018-05-18T22:00:00Z">
                <w:rPr>
                  <w:noProof/>
                  <w:webHidden/>
                </w:rPr>
              </w:rPrChange>
            </w:rPr>
            <w:fldChar w:fldCharType="separate"/>
          </w:r>
          <w:ins w:id="698" w:author="Nguyen Toan" w:date="2018-05-18T22:00:00Z">
            <w:r w:rsidRPr="00FF1E29">
              <w:rPr>
                <w:rFonts w:ascii="Times New Roman" w:hAnsi="Times New Roman" w:cs="Times New Roman"/>
                <w:noProof/>
                <w:webHidden/>
                <w:sz w:val="26"/>
                <w:szCs w:val="26"/>
                <w:rPrChange w:id="699" w:author="Nguyen Toan" w:date="2018-05-18T22:00:00Z">
                  <w:rPr>
                    <w:noProof/>
                    <w:webHidden/>
                  </w:rPr>
                </w:rPrChange>
              </w:rPr>
              <w:t>47</w:t>
            </w:r>
            <w:r w:rsidRPr="00FF1E29">
              <w:rPr>
                <w:rFonts w:ascii="Times New Roman" w:hAnsi="Times New Roman" w:cs="Times New Roman"/>
                <w:noProof/>
                <w:webHidden/>
                <w:sz w:val="26"/>
                <w:szCs w:val="26"/>
                <w:rPrChange w:id="700"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701" w:author="Nguyen Toan" w:date="2018-05-18T22:00:00Z">
                  <w:rPr>
                    <w:rStyle w:val="Hyperlink"/>
                    <w:noProof/>
                  </w:rPr>
                </w:rPrChange>
              </w:rPr>
              <w:fldChar w:fldCharType="end"/>
            </w:r>
          </w:ins>
        </w:p>
        <w:p w14:paraId="1BD449E9" w14:textId="77777777" w:rsidR="00FF1E29" w:rsidRPr="00FF1E29" w:rsidRDefault="00FF1E29">
          <w:pPr>
            <w:pStyle w:val="TOC2"/>
            <w:tabs>
              <w:tab w:val="left" w:pos="880"/>
              <w:tab w:val="right" w:leader="dot" w:pos="9395"/>
            </w:tabs>
            <w:rPr>
              <w:ins w:id="702" w:author="Nguyen Toan" w:date="2018-05-18T22:00:00Z"/>
              <w:rFonts w:ascii="Times New Roman" w:eastAsiaTheme="minorEastAsia" w:hAnsi="Times New Roman" w:cs="Times New Roman"/>
              <w:noProof/>
              <w:color w:val="auto"/>
              <w:sz w:val="26"/>
              <w:szCs w:val="26"/>
              <w:lang w:val="en-US"/>
              <w:rPrChange w:id="703" w:author="Nguyen Toan" w:date="2018-05-18T22:00:00Z">
                <w:rPr>
                  <w:ins w:id="704" w:author="Nguyen Toan" w:date="2018-05-18T22:00:00Z"/>
                  <w:rFonts w:asciiTheme="minorHAnsi" w:eastAsiaTheme="minorEastAsia" w:hAnsiTheme="minorHAnsi" w:cstheme="minorBidi"/>
                  <w:noProof/>
                  <w:color w:val="auto"/>
                  <w:lang w:val="en-US"/>
                </w:rPr>
              </w:rPrChange>
            </w:rPr>
          </w:pPr>
          <w:ins w:id="705" w:author="Nguyen Toan" w:date="2018-05-18T22:00:00Z">
            <w:r w:rsidRPr="00FF1E29">
              <w:rPr>
                <w:rStyle w:val="Hyperlink"/>
                <w:rFonts w:ascii="Times New Roman" w:hAnsi="Times New Roman" w:cs="Times New Roman"/>
                <w:noProof/>
                <w:sz w:val="26"/>
                <w:szCs w:val="26"/>
                <w:rPrChange w:id="706"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707"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708" w:author="Nguyen Toan" w:date="2018-05-18T22:00:00Z">
                  <w:rPr>
                    <w:noProof/>
                  </w:rPr>
                </w:rPrChange>
              </w:rPr>
              <w:instrText>HYPERLINK \l "_Toc514444185"</w:instrText>
            </w:r>
            <w:r w:rsidRPr="00FF1E29">
              <w:rPr>
                <w:rStyle w:val="Hyperlink"/>
                <w:rFonts w:ascii="Times New Roman" w:hAnsi="Times New Roman" w:cs="Times New Roman"/>
                <w:noProof/>
                <w:sz w:val="26"/>
                <w:szCs w:val="26"/>
                <w:rPrChange w:id="709"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10" w:author="Nguyen Toan" w:date="2018-05-18T22:00:00Z">
                  <w:rPr>
                    <w:rStyle w:val="Hyperlink"/>
                    <w:noProof/>
                  </w:rPr>
                </w:rPrChange>
              </w:rPr>
            </w:r>
            <w:r w:rsidRPr="00FF1E29">
              <w:rPr>
                <w:rStyle w:val="Hyperlink"/>
                <w:rFonts w:ascii="Times New Roman" w:hAnsi="Times New Roman" w:cs="Times New Roman"/>
                <w:noProof/>
                <w:sz w:val="26"/>
                <w:szCs w:val="26"/>
                <w:rPrChange w:id="711"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712" w:author="Nguyen Toan" w:date="2018-05-18T22:00:00Z">
                  <w:rPr>
                    <w:rStyle w:val="Hyperlink"/>
                    <w:rFonts w:ascii="Times New Roman" w:eastAsia="Times New Roman" w:hAnsi="Times New Roman" w:cs="Times New Roman"/>
                    <w:b/>
                    <w:noProof/>
                  </w:rPr>
                </w:rPrChange>
              </w:rPr>
              <w:t>4.2.</w:t>
            </w:r>
            <w:r w:rsidRPr="00FF1E29">
              <w:rPr>
                <w:rFonts w:ascii="Times New Roman" w:eastAsiaTheme="minorEastAsia" w:hAnsi="Times New Roman" w:cs="Times New Roman"/>
                <w:noProof/>
                <w:color w:val="auto"/>
                <w:sz w:val="26"/>
                <w:szCs w:val="26"/>
                <w:lang w:val="en-US"/>
                <w:rPrChange w:id="713"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714" w:author="Nguyen Toan" w:date="2018-05-18T22:00:00Z">
                  <w:rPr>
                    <w:rStyle w:val="Hyperlink"/>
                    <w:rFonts w:ascii="Times New Roman" w:eastAsia="Times New Roman" w:hAnsi="Times New Roman" w:cs="Times New Roman"/>
                    <w:b/>
                    <w:noProof/>
                  </w:rPr>
                </w:rPrChange>
              </w:rPr>
              <w:t>Cách thức tổ chức mã nguồn của ứng dụng mẫu</w:t>
            </w:r>
            <w:r w:rsidRPr="00FF1E29">
              <w:rPr>
                <w:rFonts w:ascii="Times New Roman" w:hAnsi="Times New Roman" w:cs="Times New Roman"/>
                <w:noProof/>
                <w:webHidden/>
                <w:sz w:val="26"/>
                <w:szCs w:val="26"/>
                <w:rPrChange w:id="715" w:author="Nguyen Toan" w:date="2018-05-18T22:00:00Z">
                  <w:rPr>
                    <w:noProof/>
                    <w:webHidden/>
                  </w:rPr>
                </w:rPrChange>
              </w:rPr>
              <w:tab/>
            </w:r>
            <w:r w:rsidRPr="00FF1E29">
              <w:rPr>
                <w:rFonts w:ascii="Times New Roman" w:hAnsi="Times New Roman" w:cs="Times New Roman"/>
                <w:noProof/>
                <w:webHidden/>
                <w:sz w:val="26"/>
                <w:szCs w:val="26"/>
                <w:rPrChange w:id="716" w:author="Nguyen Toan" w:date="2018-05-18T22:00:00Z">
                  <w:rPr>
                    <w:noProof/>
                    <w:webHidden/>
                  </w:rPr>
                </w:rPrChange>
              </w:rPr>
              <w:fldChar w:fldCharType="begin"/>
            </w:r>
            <w:r w:rsidRPr="00FF1E29">
              <w:rPr>
                <w:rFonts w:ascii="Times New Roman" w:hAnsi="Times New Roman" w:cs="Times New Roman"/>
                <w:noProof/>
                <w:webHidden/>
                <w:sz w:val="26"/>
                <w:szCs w:val="26"/>
                <w:rPrChange w:id="717" w:author="Nguyen Toan" w:date="2018-05-18T22:00:00Z">
                  <w:rPr>
                    <w:noProof/>
                    <w:webHidden/>
                  </w:rPr>
                </w:rPrChange>
              </w:rPr>
              <w:instrText xml:space="preserve"> PAGEREF _Toc514444185 \h </w:instrText>
            </w:r>
            <w:r w:rsidRPr="00FF1E29">
              <w:rPr>
                <w:rFonts w:ascii="Times New Roman" w:hAnsi="Times New Roman" w:cs="Times New Roman"/>
                <w:noProof/>
                <w:webHidden/>
                <w:sz w:val="26"/>
                <w:szCs w:val="26"/>
                <w:rPrChange w:id="718" w:author="Nguyen Toan" w:date="2018-05-18T22:00:00Z">
                  <w:rPr>
                    <w:noProof/>
                    <w:webHidden/>
                  </w:rPr>
                </w:rPrChange>
              </w:rPr>
            </w:r>
          </w:ins>
          <w:r w:rsidRPr="00FF1E29">
            <w:rPr>
              <w:rFonts w:ascii="Times New Roman" w:hAnsi="Times New Roman" w:cs="Times New Roman"/>
              <w:noProof/>
              <w:webHidden/>
              <w:sz w:val="26"/>
              <w:szCs w:val="26"/>
              <w:rPrChange w:id="719" w:author="Nguyen Toan" w:date="2018-05-18T22:00:00Z">
                <w:rPr>
                  <w:noProof/>
                  <w:webHidden/>
                </w:rPr>
              </w:rPrChange>
            </w:rPr>
            <w:fldChar w:fldCharType="separate"/>
          </w:r>
          <w:ins w:id="720" w:author="Nguyen Toan" w:date="2018-05-18T22:00:00Z">
            <w:r w:rsidRPr="00FF1E29">
              <w:rPr>
                <w:rFonts w:ascii="Times New Roman" w:hAnsi="Times New Roman" w:cs="Times New Roman"/>
                <w:noProof/>
                <w:webHidden/>
                <w:sz w:val="26"/>
                <w:szCs w:val="26"/>
                <w:rPrChange w:id="721" w:author="Nguyen Toan" w:date="2018-05-18T22:00:00Z">
                  <w:rPr>
                    <w:noProof/>
                    <w:webHidden/>
                  </w:rPr>
                </w:rPrChange>
              </w:rPr>
              <w:t>48</w:t>
            </w:r>
            <w:r w:rsidRPr="00FF1E29">
              <w:rPr>
                <w:rFonts w:ascii="Times New Roman" w:hAnsi="Times New Roman" w:cs="Times New Roman"/>
                <w:noProof/>
                <w:webHidden/>
                <w:sz w:val="26"/>
                <w:szCs w:val="26"/>
                <w:rPrChange w:id="722"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723" w:author="Nguyen Toan" w:date="2018-05-18T22:00:00Z">
                  <w:rPr>
                    <w:rStyle w:val="Hyperlink"/>
                    <w:noProof/>
                  </w:rPr>
                </w:rPrChange>
              </w:rPr>
              <w:fldChar w:fldCharType="end"/>
            </w:r>
          </w:ins>
        </w:p>
        <w:p w14:paraId="3A2428D1" w14:textId="77777777" w:rsidR="00FF1E29" w:rsidRPr="00FF1E29" w:rsidRDefault="00FF1E29">
          <w:pPr>
            <w:pStyle w:val="TOC2"/>
            <w:tabs>
              <w:tab w:val="left" w:pos="880"/>
              <w:tab w:val="right" w:leader="dot" w:pos="9395"/>
            </w:tabs>
            <w:rPr>
              <w:ins w:id="724" w:author="Nguyen Toan" w:date="2018-05-18T22:00:00Z"/>
              <w:rFonts w:ascii="Times New Roman" w:eastAsiaTheme="minorEastAsia" w:hAnsi="Times New Roman" w:cs="Times New Roman"/>
              <w:noProof/>
              <w:color w:val="auto"/>
              <w:sz w:val="26"/>
              <w:szCs w:val="26"/>
              <w:lang w:val="en-US"/>
              <w:rPrChange w:id="725" w:author="Nguyen Toan" w:date="2018-05-18T22:00:00Z">
                <w:rPr>
                  <w:ins w:id="726" w:author="Nguyen Toan" w:date="2018-05-18T22:00:00Z"/>
                  <w:rFonts w:asciiTheme="minorHAnsi" w:eastAsiaTheme="minorEastAsia" w:hAnsiTheme="minorHAnsi" w:cstheme="minorBidi"/>
                  <w:noProof/>
                  <w:color w:val="auto"/>
                  <w:lang w:val="en-US"/>
                </w:rPr>
              </w:rPrChange>
            </w:rPr>
          </w:pPr>
          <w:ins w:id="727" w:author="Nguyen Toan" w:date="2018-05-18T22:00:00Z">
            <w:r w:rsidRPr="00FF1E29">
              <w:rPr>
                <w:rStyle w:val="Hyperlink"/>
                <w:rFonts w:ascii="Times New Roman" w:hAnsi="Times New Roman" w:cs="Times New Roman"/>
                <w:noProof/>
                <w:sz w:val="26"/>
                <w:szCs w:val="26"/>
                <w:rPrChange w:id="728"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729"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730" w:author="Nguyen Toan" w:date="2018-05-18T22:00:00Z">
                  <w:rPr>
                    <w:noProof/>
                  </w:rPr>
                </w:rPrChange>
              </w:rPr>
              <w:instrText>HYPERLINK \l "_Toc514444186"</w:instrText>
            </w:r>
            <w:r w:rsidRPr="00FF1E29">
              <w:rPr>
                <w:rStyle w:val="Hyperlink"/>
                <w:rFonts w:ascii="Times New Roman" w:hAnsi="Times New Roman" w:cs="Times New Roman"/>
                <w:noProof/>
                <w:sz w:val="26"/>
                <w:szCs w:val="26"/>
                <w:rPrChange w:id="731"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32" w:author="Nguyen Toan" w:date="2018-05-18T22:00:00Z">
                  <w:rPr>
                    <w:rStyle w:val="Hyperlink"/>
                    <w:noProof/>
                  </w:rPr>
                </w:rPrChange>
              </w:rPr>
            </w:r>
            <w:r w:rsidRPr="00FF1E29">
              <w:rPr>
                <w:rStyle w:val="Hyperlink"/>
                <w:rFonts w:ascii="Times New Roman" w:hAnsi="Times New Roman" w:cs="Times New Roman"/>
                <w:noProof/>
                <w:sz w:val="26"/>
                <w:szCs w:val="26"/>
                <w:rPrChange w:id="733"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734" w:author="Nguyen Toan" w:date="2018-05-18T22:00:00Z">
                  <w:rPr>
                    <w:rStyle w:val="Hyperlink"/>
                    <w:rFonts w:ascii="Times New Roman" w:eastAsia="Times New Roman" w:hAnsi="Times New Roman" w:cs="Times New Roman"/>
                    <w:b/>
                    <w:noProof/>
                  </w:rPr>
                </w:rPrChange>
              </w:rPr>
              <w:t>4.3.</w:t>
            </w:r>
            <w:r w:rsidRPr="00FF1E29">
              <w:rPr>
                <w:rFonts w:ascii="Times New Roman" w:eastAsiaTheme="minorEastAsia" w:hAnsi="Times New Roman" w:cs="Times New Roman"/>
                <w:noProof/>
                <w:color w:val="auto"/>
                <w:sz w:val="26"/>
                <w:szCs w:val="26"/>
                <w:lang w:val="en-US"/>
                <w:rPrChange w:id="735"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736" w:author="Nguyen Toan" w:date="2018-05-18T22:00:00Z">
                  <w:rPr>
                    <w:rStyle w:val="Hyperlink"/>
                    <w:rFonts w:ascii="Times New Roman" w:eastAsia="Times New Roman" w:hAnsi="Times New Roman" w:cs="Times New Roman"/>
                    <w:b/>
                    <w:noProof/>
                  </w:rPr>
                </w:rPrChange>
              </w:rPr>
              <w:t>Cấu hình Jenkins</w:t>
            </w:r>
            <w:r w:rsidRPr="00FF1E29">
              <w:rPr>
                <w:rFonts w:ascii="Times New Roman" w:hAnsi="Times New Roman" w:cs="Times New Roman"/>
                <w:noProof/>
                <w:webHidden/>
                <w:sz w:val="26"/>
                <w:szCs w:val="26"/>
                <w:rPrChange w:id="737" w:author="Nguyen Toan" w:date="2018-05-18T22:00:00Z">
                  <w:rPr>
                    <w:noProof/>
                    <w:webHidden/>
                  </w:rPr>
                </w:rPrChange>
              </w:rPr>
              <w:tab/>
            </w:r>
            <w:r w:rsidRPr="00FF1E29">
              <w:rPr>
                <w:rFonts w:ascii="Times New Roman" w:hAnsi="Times New Roman" w:cs="Times New Roman"/>
                <w:noProof/>
                <w:webHidden/>
                <w:sz w:val="26"/>
                <w:szCs w:val="26"/>
                <w:rPrChange w:id="738" w:author="Nguyen Toan" w:date="2018-05-18T22:00:00Z">
                  <w:rPr>
                    <w:noProof/>
                    <w:webHidden/>
                  </w:rPr>
                </w:rPrChange>
              </w:rPr>
              <w:fldChar w:fldCharType="begin"/>
            </w:r>
            <w:r w:rsidRPr="00FF1E29">
              <w:rPr>
                <w:rFonts w:ascii="Times New Roman" w:hAnsi="Times New Roman" w:cs="Times New Roman"/>
                <w:noProof/>
                <w:webHidden/>
                <w:sz w:val="26"/>
                <w:szCs w:val="26"/>
                <w:rPrChange w:id="739" w:author="Nguyen Toan" w:date="2018-05-18T22:00:00Z">
                  <w:rPr>
                    <w:noProof/>
                    <w:webHidden/>
                  </w:rPr>
                </w:rPrChange>
              </w:rPr>
              <w:instrText xml:space="preserve"> PAGEREF _Toc514444186 \h </w:instrText>
            </w:r>
            <w:r w:rsidRPr="00FF1E29">
              <w:rPr>
                <w:rFonts w:ascii="Times New Roman" w:hAnsi="Times New Roman" w:cs="Times New Roman"/>
                <w:noProof/>
                <w:webHidden/>
                <w:sz w:val="26"/>
                <w:szCs w:val="26"/>
                <w:rPrChange w:id="740" w:author="Nguyen Toan" w:date="2018-05-18T22:00:00Z">
                  <w:rPr>
                    <w:noProof/>
                    <w:webHidden/>
                  </w:rPr>
                </w:rPrChange>
              </w:rPr>
            </w:r>
          </w:ins>
          <w:r w:rsidRPr="00FF1E29">
            <w:rPr>
              <w:rFonts w:ascii="Times New Roman" w:hAnsi="Times New Roman" w:cs="Times New Roman"/>
              <w:noProof/>
              <w:webHidden/>
              <w:sz w:val="26"/>
              <w:szCs w:val="26"/>
              <w:rPrChange w:id="741" w:author="Nguyen Toan" w:date="2018-05-18T22:00:00Z">
                <w:rPr>
                  <w:noProof/>
                  <w:webHidden/>
                </w:rPr>
              </w:rPrChange>
            </w:rPr>
            <w:fldChar w:fldCharType="separate"/>
          </w:r>
          <w:ins w:id="742" w:author="Nguyen Toan" w:date="2018-05-18T22:00:00Z">
            <w:r w:rsidRPr="00FF1E29">
              <w:rPr>
                <w:rFonts w:ascii="Times New Roman" w:hAnsi="Times New Roman" w:cs="Times New Roman"/>
                <w:noProof/>
                <w:webHidden/>
                <w:sz w:val="26"/>
                <w:szCs w:val="26"/>
                <w:rPrChange w:id="743" w:author="Nguyen Toan" w:date="2018-05-18T22:00:00Z">
                  <w:rPr>
                    <w:noProof/>
                    <w:webHidden/>
                  </w:rPr>
                </w:rPrChange>
              </w:rPr>
              <w:t>49</w:t>
            </w:r>
            <w:r w:rsidRPr="00FF1E29">
              <w:rPr>
                <w:rFonts w:ascii="Times New Roman" w:hAnsi="Times New Roman" w:cs="Times New Roman"/>
                <w:noProof/>
                <w:webHidden/>
                <w:sz w:val="26"/>
                <w:szCs w:val="26"/>
                <w:rPrChange w:id="744"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745" w:author="Nguyen Toan" w:date="2018-05-18T22:00:00Z">
                  <w:rPr>
                    <w:rStyle w:val="Hyperlink"/>
                    <w:noProof/>
                  </w:rPr>
                </w:rPrChange>
              </w:rPr>
              <w:fldChar w:fldCharType="end"/>
            </w:r>
          </w:ins>
        </w:p>
        <w:p w14:paraId="183EA41C" w14:textId="77777777" w:rsidR="00FF1E29" w:rsidRPr="00FF1E29" w:rsidRDefault="00FF1E29">
          <w:pPr>
            <w:pStyle w:val="TOC2"/>
            <w:tabs>
              <w:tab w:val="left" w:pos="880"/>
              <w:tab w:val="right" w:leader="dot" w:pos="9395"/>
            </w:tabs>
            <w:rPr>
              <w:ins w:id="746" w:author="Nguyen Toan" w:date="2018-05-18T22:00:00Z"/>
              <w:rFonts w:ascii="Times New Roman" w:eastAsiaTheme="minorEastAsia" w:hAnsi="Times New Roman" w:cs="Times New Roman"/>
              <w:noProof/>
              <w:color w:val="auto"/>
              <w:sz w:val="26"/>
              <w:szCs w:val="26"/>
              <w:lang w:val="en-US"/>
              <w:rPrChange w:id="747" w:author="Nguyen Toan" w:date="2018-05-18T22:00:00Z">
                <w:rPr>
                  <w:ins w:id="748" w:author="Nguyen Toan" w:date="2018-05-18T22:00:00Z"/>
                  <w:rFonts w:asciiTheme="minorHAnsi" w:eastAsiaTheme="minorEastAsia" w:hAnsiTheme="minorHAnsi" w:cstheme="minorBidi"/>
                  <w:noProof/>
                  <w:color w:val="auto"/>
                  <w:lang w:val="en-US"/>
                </w:rPr>
              </w:rPrChange>
            </w:rPr>
          </w:pPr>
          <w:ins w:id="749" w:author="Nguyen Toan" w:date="2018-05-18T22:00:00Z">
            <w:r w:rsidRPr="00FF1E29">
              <w:rPr>
                <w:rStyle w:val="Hyperlink"/>
                <w:rFonts w:ascii="Times New Roman" w:hAnsi="Times New Roman" w:cs="Times New Roman"/>
                <w:noProof/>
                <w:sz w:val="26"/>
                <w:szCs w:val="26"/>
                <w:rPrChange w:id="750"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751"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752" w:author="Nguyen Toan" w:date="2018-05-18T22:00:00Z">
                  <w:rPr>
                    <w:noProof/>
                  </w:rPr>
                </w:rPrChange>
              </w:rPr>
              <w:instrText>HYPERLINK \l "_Toc514444187"</w:instrText>
            </w:r>
            <w:r w:rsidRPr="00FF1E29">
              <w:rPr>
                <w:rStyle w:val="Hyperlink"/>
                <w:rFonts w:ascii="Times New Roman" w:hAnsi="Times New Roman" w:cs="Times New Roman"/>
                <w:noProof/>
                <w:sz w:val="26"/>
                <w:szCs w:val="26"/>
                <w:rPrChange w:id="753"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54" w:author="Nguyen Toan" w:date="2018-05-18T22:00:00Z">
                  <w:rPr>
                    <w:rStyle w:val="Hyperlink"/>
                    <w:noProof/>
                  </w:rPr>
                </w:rPrChange>
              </w:rPr>
            </w:r>
            <w:r w:rsidRPr="00FF1E29">
              <w:rPr>
                <w:rStyle w:val="Hyperlink"/>
                <w:rFonts w:ascii="Times New Roman" w:hAnsi="Times New Roman" w:cs="Times New Roman"/>
                <w:noProof/>
                <w:sz w:val="26"/>
                <w:szCs w:val="26"/>
                <w:rPrChange w:id="755"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756" w:author="Nguyen Toan" w:date="2018-05-18T22:00:00Z">
                  <w:rPr>
                    <w:rStyle w:val="Hyperlink"/>
                    <w:rFonts w:ascii="Times New Roman" w:eastAsia="Times New Roman" w:hAnsi="Times New Roman" w:cs="Times New Roman"/>
                    <w:b/>
                    <w:noProof/>
                  </w:rPr>
                </w:rPrChange>
              </w:rPr>
              <w:t>4.4.</w:t>
            </w:r>
            <w:r w:rsidRPr="00FF1E29">
              <w:rPr>
                <w:rFonts w:ascii="Times New Roman" w:eastAsiaTheme="minorEastAsia" w:hAnsi="Times New Roman" w:cs="Times New Roman"/>
                <w:noProof/>
                <w:color w:val="auto"/>
                <w:sz w:val="26"/>
                <w:szCs w:val="26"/>
                <w:lang w:val="en-US"/>
                <w:rPrChange w:id="757" w:author="Nguyen Toan" w:date="2018-05-18T22:00:00Z">
                  <w:rPr>
                    <w:rFonts w:asciiTheme="minorHAnsi" w:eastAsiaTheme="minorEastAsia" w:hAnsiTheme="minorHAnsi" w:cstheme="minorBidi"/>
                    <w:noProof/>
                    <w:color w:val="auto"/>
                    <w:lang w:val="en-US"/>
                  </w:rPr>
                </w:rPrChange>
              </w:rPr>
              <w:tab/>
            </w:r>
            <w:r w:rsidRPr="00FF1E29">
              <w:rPr>
                <w:rStyle w:val="Hyperlink"/>
                <w:rFonts w:ascii="Times New Roman" w:eastAsia="Times New Roman" w:hAnsi="Times New Roman" w:cs="Times New Roman"/>
                <w:noProof/>
                <w:sz w:val="26"/>
                <w:szCs w:val="26"/>
                <w:rPrChange w:id="758" w:author="Nguyen Toan" w:date="2018-05-18T22:00:00Z">
                  <w:rPr>
                    <w:rStyle w:val="Hyperlink"/>
                    <w:rFonts w:ascii="Times New Roman" w:eastAsia="Times New Roman" w:hAnsi="Times New Roman" w:cs="Times New Roman"/>
                    <w:b/>
                    <w:noProof/>
                  </w:rPr>
                </w:rPrChange>
              </w:rPr>
              <w:t>Đánh giá kết quả</w:t>
            </w:r>
            <w:r w:rsidRPr="00FF1E29">
              <w:rPr>
                <w:rFonts w:ascii="Times New Roman" w:hAnsi="Times New Roman" w:cs="Times New Roman"/>
                <w:noProof/>
                <w:webHidden/>
                <w:sz w:val="26"/>
                <w:szCs w:val="26"/>
                <w:rPrChange w:id="759" w:author="Nguyen Toan" w:date="2018-05-18T22:00:00Z">
                  <w:rPr>
                    <w:noProof/>
                    <w:webHidden/>
                  </w:rPr>
                </w:rPrChange>
              </w:rPr>
              <w:tab/>
            </w:r>
            <w:r w:rsidRPr="00FF1E29">
              <w:rPr>
                <w:rFonts w:ascii="Times New Roman" w:hAnsi="Times New Roman" w:cs="Times New Roman"/>
                <w:noProof/>
                <w:webHidden/>
                <w:sz w:val="26"/>
                <w:szCs w:val="26"/>
                <w:rPrChange w:id="760" w:author="Nguyen Toan" w:date="2018-05-18T22:00:00Z">
                  <w:rPr>
                    <w:noProof/>
                    <w:webHidden/>
                  </w:rPr>
                </w:rPrChange>
              </w:rPr>
              <w:fldChar w:fldCharType="begin"/>
            </w:r>
            <w:r w:rsidRPr="00FF1E29">
              <w:rPr>
                <w:rFonts w:ascii="Times New Roman" w:hAnsi="Times New Roman" w:cs="Times New Roman"/>
                <w:noProof/>
                <w:webHidden/>
                <w:sz w:val="26"/>
                <w:szCs w:val="26"/>
                <w:rPrChange w:id="761" w:author="Nguyen Toan" w:date="2018-05-18T22:00:00Z">
                  <w:rPr>
                    <w:noProof/>
                    <w:webHidden/>
                  </w:rPr>
                </w:rPrChange>
              </w:rPr>
              <w:instrText xml:space="preserve"> PAGEREF _Toc514444187 \h </w:instrText>
            </w:r>
            <w:r w:rsidRPr="00FF1E29">
              <w:rPr>
                <w:rFonts w:ascii="Times New Roman" w:hAnsi="Times New Roman" w:cs="Times New Roman"/>
                <w:noProof/>
                <w:webHidden/>
                <w:sz w:val="26"/>
                <w:szCs w:val="26"/>
                <w:rPrChange w:id="762" w:author="Nguyen Toan" w:date="2018-05-18T22:00:00Z">
                  <w:rPr>
                    <w:noProof/>
                    <w:webHidden/>
                  </w:rPr>
                </w:rPrChange>
              </w:rPr>
            </w:r>
          </w:ins>
          <w:r w:rsidRPr="00FF1E29">
            <w:rPr>
              <w:rFonts w:ascii="Times New Roman" w:hAnsi="Times New Roman" w:cs="Times New Roman"/>
              <w:noProof/>
              <w:webHidden/>
              <w:sz w:val="26"/>
              <w:szCs w:val="26"/>
              <w:rPrChange w:id="763" w:author="Nguyen Toan" w:date="2018-05-18T22:00:00Z">
                <w:rPr>
                  <w:noProof/>
                  <w:webHidden/>
                </w:rPr>
              </w:rPrChange>
            </w:rPr>
            <w:fldChar w:fldCharType="separate"/>
          </w:r>
          <w:ins w:id="764" w:author="Nguyen Toan" w:date="2018-05-18T22:00:00Z">
            <w:r w:rsidRPr="00FF1E29">
              <w:rPr>
                <w:rFonts w:ascii="Times New Roman" w:hAnsi="Times New Roman" w:cs="Times New Roman"/>
                <w:noProof/>
                <w:webHidden/>
                <w:sz w:val="26"/>
                <w:szCs w:val="26"/>
                <w:rPrChange w:id="765" w:author="Nguyen Toan" w:date="2018-05-18T22:00:00Z">
                  <w:rPr>
                    <w:noProof/>
                    <w:webHidden/>
                  </w:rPr>
                </w:rPrChange>
              </w:rPr>
              <w:t>53</w:t>
            </w:r>
            <w:r w:rsidRPr="00FF1E29">
              <w:rPr>
                <w:rFonts w:ascii="Times New Roman" w:hAnsi="Times New Roman" w:cs="Times New Roman"/>
                <w:noProof/>
                <w:webHidden/>
                <w:sz w:val="26"/>
                <w:szCs w:val="26"/>
                <w:rPrChange w:id="766"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767" w:author="Nguyen Toan" w:date="2018-05-18T22:00:00Z">
                  <w:rPr>
                    <w:rStyle w:val="Hyperlink"/>
                    <w:noProof/>
                  </w:rPr>
                </w:rPrChange>
              </w:rPr>
              <w:fldChar w:fldCharType="end"/>
            </w:r>
          </w:ins>
        </w:p>
        <w:p w14:paraId="362A72E8" w14:textId="14EAB5ED" w:rsidR="00FF1E29" w:rsidRPr="00FF1E29" w:rsidRDefault="00FF1E29">
          <w:pPr>
            <w:pStyle w:val="TOC1"/>
            <w:rPr>
              <w:ins w:id="768" w:author="Nguyen Toan" w:date="2018-05-18T22:00:00Z"/>
              <w:rFonts w:ascii="Times New Roman" w:eastAsiaTheme="minorEastAsia" w:hAnsi="Times New Roman" w:cs="Times New Roman"/>
              <w:noProof/>
              <w:color w:val="auto"/>
              <w:sz w:val="26"/>
              <w:szCs w:val="26"/>
              <w:lang w:val="en-US"/>
              <w:rPrChange w:id="769" w:author="Nguyen Toan" w:date="2018-05-18T22:00:00Z">
                <w:rPr>
                  <w:ins w:id="770" w:author="Nguyen Toan" w:date="2018-05-18T22:00:00Z"/>
                  <w:rFonts w:asciiTheme="minorHAnsi" w:eastAsiaTheme="minorEastAsia" w:hAnsiTheme="minorHAnsi" w:cstheme="minorBidi"/>
                  <w:noProof/>
                  <w:color w:val="auto"/>
                  <w:lang w:val="en-US"/>
                </w:rPr>
              </w:rPrChange>
            </w:rPr>
          </w:pPr>
          <w:ins w:id="771" w:author="Nguyen Toan" w:date="2018-05-18T22:00:00Z">
            <w:r w:rsidRPr="00FF1E29">
              <w:rPr>
                <w:rStyle w:val="Hyperlink"/>
                <w:rFonts w:ascii="Times New Roman" w:hAnsi="Times New Roman" w:cs="Times New Roman"/>
                <w:noProof/>
                <w:sz w:val="26"/>
                <w:szCs w:val="26"/>
                <w:rPrChange w:id="772"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773"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774" w:author="Nguyen Toan" w:date="2018-05-18T22:00:00Z">
                  <w:rPr>
                    <w:noProof/>
                  </w:rPr>
                </w:rPrChange>
              </w:rPr>
              <w:instrText>HYPERLINK \l "_Toc514444188"</w:instrText>
            </w:r>
            <w:r w:rsidRPr="00FF1E29">
              <w:rPr>
                <w:rStyle w:val="Hyperlink"/>
                <w:rFonts w:ascii="Times New Roman" w:hAnsi="Times New Roman" w:cs="Times New Roman"/>
                <w:noProof/>
                <w:sz w:val="26"/>
                <w:szCs w:val="26"/>
                <w:rPrChange w:id="775"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76" w:author="Nguyen Toan" w:date="2018-05-18T22:00:00Z">
                  <w:rPr>
                    <w:rStyle w:val="Hyperlink"/>
                    <w:noProof/>
                  </w:rPr>
                </w:rPrChange>
              </w:rPr>
            </w:r>
            <w:r w:rsidRPr="00FF1E29">
              <w:rPr>
                <w:rStyle w:val="Hyperlink"/>
                <w:rFonts w:ascii="Times New Roman" w:hAnsi="Times New Roman" w:cs="Times New Roman"/>
                <w:noProof/>
                <w:sz w:val="26"/>
                <w:szCs w:val="26"/>
                <w:rPrChange w:id="777"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778" w:author="Nguyen Toan" w:date="2018-05-18T22:00:00Z">
                  <w:rPr>
                    <w:rStyle w:val="Hyperlink"/>
                    <w:rFonts w:ascii="Times New Roman" w:eastAsia="Times New Roman" w:hAnsi="Times New Roman" w:cs="Times New Roman"/>
                    <w:b/>
                    <w:noProof/>
                  </w:rPr>
                </w:rPrChange>
              </w:rPr>
              <w:t>KẾT LUẬN</w:t>
            </w:r>
            <w:r w:rsidRPr="00FF1E29">
              <w:rPr>
                <w:rFonts w:ascii="Times New Roman" w:hAnsi="Times New Roman" w:cs="Times New Roman"/>
                <w:noProof/>
                <w:webHidden/>
                <w:sz w:val="26"/>
                <w:szCs w:val="26"/>
                <w:rPrChange w:id="779" w:author="Nguyen Toan" w:date="2018-05-18T22:00:00Z">
                  <w:rPr>
                    <w:noProof/>
                    <w:webHidden/>
                  </w:rPr>
                </w:rPrChange>
              </w:rPr>
              <w:tab/>
            </w:r>
            <w:r w:rsidRPr="00FF1E29">
              <w:rPr>
                <w:rFonts w:ascii="Times New Roman" w:hAnsi="Times New Roman" w:cs="Times New Roman"/>
                <w:noProof/>
                <w:webHidden/>
                <w:sz w:val="26"/>
                <w:szCs w:val="26"/>
                <w:rPrChange w:id="780" w:author="Nguyen Toan" w:date="2018-05-18T22:00:00Z">
                  <w:rPr>
                    <w:noProof/>
                    <w:webHidden/>
                  </w:rPr>
                </w:rPrChange>
              </w:rPr>
              <w:tab/>
            </w:r>
            <w:r w:rsidRPr="00FF1E29">
              <w:rPr>
                <w:rFonts w:ascii="Times New Roman" w:hAnsi="Times New Roman" w:cs="Times New Roman"/>
                <w:noProof/>
                <w:webHidden/>
                <w:sz w:val="26"/>
                <w:szCs w:val="26"/>
                <w:rPrChange w:id="781" w:author="Nguyen Toan" w:date="2018-05-18T22:00:00Z">
                  <w:rPr>
                    <w:noProof/>
                    <w:webHidden/>
                  </w:rPr>
                </w:rPrChange>
              </w:rPr>
              <w:fldChar w:fldCharType="begin"/>
            </w:r>
            <w:r w:rsidRPr="00FF1E29">
              <w:rPr>
                <w:rFonts w:ascii="Times New Roman" w:hAnsi="Times New Roman" w:cs="Times New Roman"/>
                <w:noProof/>
                <w:webHidden/>
                <w:sz w:val="26"/>
                <w:szCs w:val="26"/>
                <w:rPrChange w:id="782" w:author="Nguyen Toan" w:date="2018-05-18T22:00:00Z">
                  <w:rPr>
                    <w:noProof/>
                    <w:webHidden/>
                  </w:rPr>
                </w:rPrChange>
              </w:rPr>
              <w:instrText xml:space="preserve"> PAGEREF _Toc514444188 \h </w:instrText>
            </w:r>
            <w:r w:rsidRPr="00FF1E29">
              <w:rPr>
                <w:rFonts w:ascii="Times New Roman" w:hAnsi="Times New Roman" w:cs="Times New Roman"/>
                <w:noProof/>
                <w:webHidden/>
                <w:sz w:val="26"/>
                <w:szCs w:val="26"/>
                <w:rPrChange w:id="783" w:author="Nguyen Toan" w:date="2018-05-18T22:00:00Z">
                  <w:rPr>
                    <w:noProof/>
                    <w:webHidden/>
                  </w:rPr>
                </w:rPrChange>
              </w:rPr>
            </w:r>
          </w:ins>
          <w:r w:rsidRPr="00FF1E29">
            <w:rPr>
              <w:rFonts w:ascii="Times New Roman" w:hAnsi="Times New Roman" w:cs="Times New Roman"/>
              <w:noProof/>
              <w:webHidden/>
              <w:sz w:val="26"/>
              <w:szCs w:val="26"/>
              <w:rPrChange w:id="784" w:author="Nguyen Toan" w:date="2018-05-18T22:00:00Z">
                <w:rPr>
                  <w:noProof/>
                  <w:webHidden/>
                </w:rPr>
              </w:rPrChange>
            </w:rPr>
            <w:fldChar w:fldCharType="separate"/>
          </w:r>
          <w:ins w:id="785" w:author="Nguyen Toan" w:date="2018-05-18T22:00:00Z">
            <w:r w:rsidRPr="00FF1E29">
              <w:rPr>
                <w:rFonts w:ascii="Times New Roman" w:hAnsi="Times New Roman" w:cs="Times New Roman"/>
                <w:noProof/>
                <w:webHidden/>
                <w:sz w:val="26"/>
                <w:szCs w:val="26"/>
                <w:rPrChange w:id="786" w:author="Nguyen Toan" w:date="2018-05-18T22:00:00Z">
                  <w:rPr>
                    <w:noProof/>
                    <w:webHidden/>
                  </w:rPr>
                </w:rPrChange>
              </w:rPr>
              <w:t>55</w:t>
            </w:r>
            <w:r w:rsidRPr="00FF1E29">
              <w:rPr>
                <w:rFonts w:ascii="Times New Roman" w:hAnsi="Times New Roman" w:cs="Times New Roman"/>
                <w:noProof/>
                <w:webHidden/>
                <w:sz w:val="26"/>
                <w:szCs w:val="26"/>
                <w:rPrChange w:id="787"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788" w:author="Nguyen Toan" w:date="2018-05-18T22:00:00Z">
                  <w:rPr>
                    <w:rStyle w:val="Hyperlink"/>
                    <w:noProof/>
                  </w:rPr>
                </w:rPrChange>
              </w:rPr>
              <w:fldChar w:fldCharType="end"/>
            </w:r>
          </w:ins>
        </w:p>
        <w:p w14:paraId="1586F29E" w14:textId="77777777" w:rsidR="00FF1E29" w:rsidRPr="00FF1E29" w:rsidRDefault="00FF1E29">
          <w:pPr>
            <w:pStyle w:val="TOC1"/>
            <w:rPr>
              <w:ins w:id="789" w:author="Nguyen Toan" w:date="2018-05-18T22:00:00Z"/>
              <w:rFonts w:ascii="Times New Roman" w:eastAsiaTheme="minorEastAsia" w:hAnsi="Times New Roman" w:cs="Times New Roman"/>
              <w:noProof/>
              <w:color w:val="auto"/>
              <w:sz w:val="26"/>
              <w:szCs w:val="26"/>
              <w:lang w:val="en-US"/>
              <w:rPrChange w:id="790" w:author="Nguyen Toan" w:date="2018-05-18T22:00:00Z">
                <w:rPr>
                  <w:ins w:id="791" w:author="Nguyen Toan" w:date="2018-05-18T22:00:00Z"/>
                  <w:rFonts w:asciiTheme="minorHAnsi" w:eastAsiaTheme="minorEastAsia" w:hAnsiTheme="minorHAnsi" w:cstheme="minorBidi"/>
                  <w:noProof/>
                  <w:color w:val="auto"/>
                  <w:lang w:val="en-US"/>
                </w:rPr>
              </w:rPrChange>
            </w:rPr>
          </w:pPr>
          <w:ins w:id="792" w:author="Nguyen Toan" w:date="2018-05-18T22:00:00Z">
            <w:r w:rsidRPr="00FF1E29">
              <w:rPr>
                <w:rStyle w:val="Hyperlink"/>
                <w:rFonts w:ascii="Times New Roman" w:hAnsi="Times New Roman" w:cs="Times New Roman"/>
                <w:noProof/>
                <w:sz w:val="26"/>
                <w:szCs w:val="26"/>
                <w:rPrChange w:id="793" w:author="Nguyen Toan" w:date="2018-05-18T22:00:00Z">
                  <w:rPr>
                    <w:rStyle w:val="Hyperlink"/>
                    <w:noProof/>
                  </w:rPr>
                </w:rPrChange>
              </w:rPr>
              <w:fldChar w:fldCharType="begin"/>
            </w:r>
            <w:r w:rsidRPr="00FF1E29">
              <w:rPr>
                <w:rStyle w:val="Hyperlink"/>
                <w:rFonts w:ascii="Times New Roman" w:hAnsi="Times New Roman" w:cs="Times New Roman"/>
                <w:noProof/>
                <w:sz w:val="26"/>
                <w:szCs w:val="26"/>
                <w:rPrChange w:id="794" w:author="Nguyen Toan" w:date="2018-05-18T22:00:00Z">
                  <w:rPr>
                    <w:rStyle w:val="Hyperlink"/>
                    <w:noProof/>
                  </w:rPr>
                </w:rPrChange>
              </w:rPr>
              <w:instrText xml:space="preserve"> </w:instrText>
            </w:r>
            <w:r w:rsidRPr="00FF1E29">
              <w:rPr>
                <w:rFonts w:ascii="Times New Roman" w:hAnsi="Times New Roman" w:cs="Times New Roman"/>
                <w:noProof/>
                <w:sz w:val="26"/>
                <w:szCs w:val="26"/>
                <w:rPrChange w:id="795" w:author="Nguyen Toan" w:date="2018-05-18T22:00:00Z">
                  <w:rPr>
                    <w:noProof/>
                  </w:rPr>
                </w:rPrChange>
              </w:rPr>
              <w:instrText>HYPERLINK \l "_Toc514444189"</w:instrText>
            </w:r>
            <w:r w:rsidRPr="00FF1E29">
              <w:rPr>
                <w:rStyle w:val="Hyperlink"/>
                <w:rFonts w:ascii="Times New Roman" w:hAnsi="Times New Roman" w:cs="Times New Roman"/>
                <w:noProof/>
                <w:sz w:val="26"/>
                <w:szCs w:val="26"/>
                <w:rPrChange w:id="796" w:author="Nguyen Toan" w:date="2018-05-18T22:00:00Z">
                  <w:rPr>
                    <w:rStyle w:val="Hyperlink"/>
                    <w:noProof/>
                  </w:rPr>
                </w:rPrChange>
              </w:rPr>
              <w:instrText xml:space="preserve"> </w:instrText>
            </w:r>
            <w:r w:rsidRPr="00FF1E29">
              <w:rPr>
                <w:rStyle w:val="Hyperlink"/>
                <w:rFonts w:ascii="Times New Roman" w:hAnsi="Times New Roman" w:cs="Times New Roman"/>
                <w:noProof/>
                <w:sz w:val="26"/>
                <w:szCs w:val="26"/>
                <w:rPrChange w:id="797" w:author="Nguyen Toan" w:date="2018-05-18T22:00:00Z">
                  <w:rPr>
                    <w:rStyle w:val="Hyperlink"/>
                    <w:noProof/>
                  </w:rPr>
                </w:rPrChange>
              </w:rPr>
            </w:r>
            <w:r w:rsidRPr="00FF1E29">
              <w:rPr>
                <w:rStyle w:val="Hyperlink"/>
                <w:rFonts w:ascii="Times New Roman" w:hAnsi="Times New Roman" w:cs="Times New Roman"/>
                <w:noProof/>
                <w:sz w:val="26"/>
                <w:szCs w:val="26"/>
                <w:rPrChange w:id="798" w:author="Nguyen Toan" w:date="2018-05-18T22:00:00Z">
                  <w:rPr>
                    <w:rStyle w:val="Hyperlink"/>
                    <w:noProof/>
                  </w:rPr>
                </w:rPrChange>
              </w:rPr>
              <w:fldChar w:fldCharType="separate"/>
            </w:r>
            <w:r w:rsidRPr="00FF1E29">
              <w:rPr>
                <w:rStyle w:val="Hyperlink"/>
                <w:rFonts w:ascii="Times New Roman" w:eastAsia="Times New Roman" w:hAnsi="Times New Roman" w:cs="Times New Roman"/>
                <w:noProof/>
                <w:sz w:val="26"/>
                <w:szCs w:val="26"/>
                <w:rPrChange w:id="799" w:author="Nguyen Toan" w:date="2018-05-18T22:00:00Z">
                  <w:rPr>
                    <w:rStyle w:val="Hyperlink"/>
                    <w:rFonts w:ascii="Times New Roman" w:eastAsia="Times New Roman" w:hAnsi="Times New Roman" w:cs="Times New Roman"/>
                    <w:b/>
                    <w:noProof/>
                  </w:rPr>
                </w:rPrChange>
              </w:rPr>
              <w:t>TÀI LIỆU THAM KHẢO</w:t>
            </w:r>
            <w:r w:rsidRPr="00FF1E29">
              <w:rPr>
                <w:rFonts w:ascii="Times New Roman" w:hAnsi="Times New Roman" w:cs="Times New Roman"/>
                <w:noProof/>
                <w:webHidden/>
                <w:sz w:val="26"/>
                <w:szCs w:val="26"/>
                <w:rPrChange w:id="800" w:author="Nguyen Toan" w:date="2018-05-18T22:00:00Z">
                  <w:rPr>
                    <w:noProof/>
                    <w:webHidden/>
                  </w:rPr>
                </w:rPrChange>
              </w:rPr>
              <w:tab/>
            </w:r>
            <w:r w:rsidRPr="00FF1E29">
              <w:rPr>
                <w:rFonts w:ascii="Times New Roman" w:hAnsi="Times New Roman" w:cs="Times New Roman"/>
                <w:noProof/>
                <w:webHidden/>
                <w:sz w:val="26"/>
                <w:szCs w:val="26"/>
                <w:rPrChange w:id="801" w:author="Nguyen Toan" w:date="2018-05-18T22:00:00Z">
                  <w:rPr>
                    <w:noProof/>
                    <w:webHidden/>
                  </w:rPr>
                </w:rPrChange>
              </w:rPr>
              <w:fldChar w:fldCharType="begin"/>
            </w:r>
            <w:r w:rsidRPr="00FF1E29">
              <w:rPr>
                <w:rFonts w:ascii="Times New Roman" w:hAnsi="Times New Roman" w:cs="Times New Roman"/>
                <w:noProof/>
                <w:webHidden/>
                <w:sz w:val="26"/>
                <w:szCs w:val="26"/>
                <w:rPrChange w:id="802" w:author="Nguyen Toan" w:date="2018-05-18T22:00:00Z">
                  <w:rPr>
                    <w:noProof/>
                    <w:webHidden/>
                  </w:rPr>
                </w:rPrChange>
              </w:rPr>
              <w:instrText xml:space="preserve"> PAGEREF _Toc514444189 \h </w:instrText>
            </w:r>
            <w:r w:rsidRPr="00FF1E29">
              <w:rPr>
                <w:rFonts w:ascii="Times New Roman" w:hAnsi="Times New Roman" w:cs="Times New Roman"/>
                <w:noProof/>
                <w:webHidden/>
                <w:sz w:val="26"/>
                <w:szCs w:val="26"/>
                <w:rPrChange w:id="803" w:author="Nguyen Toan" w:date="2018-05-18T22:00:00Z">
                  <w:rPr>
                    <w:noProof/>
                    <w:webHidden/>
                  </w:rPr>
                </w:rPrChange>
              </w:rPr>
            </w:r>
          </w:ins>
          <w:r w:rsidRPr="00FF1E29">
            <w:rPr>
              <w:rFonts w:ascii="Times New Roman" w:hAnsi="Times New Roman" w:cs="Times New Roman"/>
              <w:noProof/>
              <w:webHidden/>
              <w:sz w:val="26"/>
              <w:szCs w:val="26"/>
              <w:rPrChange w:id="804" w:author="Nguyen Toan" w:date="2018-05-18T22:00:00Z">
                <w:rPr>
                  <w:noProof/>
                  <w:webHidden/>
                </w:rPr>
              </w:rPrChange>
            </w:rPr>
            <w:fldChar w:fldCharType="separate"/>
          </w:r>
          <w:ins w:id="805" w:author="Nguyen Toan" w:date="2018-05-18T22:00:00Z">
            <w:r w:rsidRPr="00FF1E29">
              <w:rPr>
                <w:rFonts w:ascii="Times New Roman" w:hAnsi="Times New Roman" w:cs="Times New Roman"/>
                <w:noProof/>
                <w:webHidden/>
                <w:sz w:val="26"/>
                <w:szCs w:val="26"/>
                <w:rPrChange w:id="806" w:author="Nguyen Toan" w:date="2018-05-18T22:00:00Z">
                  <w:rPr>
                    <w:noProof/>
                    <w:webHidden/>
                  </w:rPr>
                </w:rPrChange>
              </w:rPr>
              <w:t>57</w:t>
            </w:r>
            <w:r w:rsidRPr="00FF1E29">
              <w:rPr>
                <w:rFonts w:ascii="Times New Roman" w:hAnsi="Times New Roman" w:cs="Times New Roman"/>
                <w:noProof/>
                <w:webHidden/>
                <w:sz w:val="26"/>
                <w:szCs w:val="26"/>
                <w:rPrChange w:id="807" w:author="Nguyen Toan" w:date="2018-05-18T22:00:00Z">
                  <w:rPr>
                    <w:noProof/>
                    <w:webHidden/>
                  </w:rPr>
                </w:rPrChange>
              </w:rPr>
              <w:fldChar w:fldCharType="end"/>
            </w:r>
            <w:r w:rsidRPr="00FF1E29">
              <w:rPr>
                <w:rStyle w:val="Hyperlink"/>
                <w:rFonts w:ascii="Times New Roman" w:hAnsi="Times New Roman" w:cs="Times New Roman"/>
                <w:noProof/>
                <w:sz w:val="26"/>
                <w:szCs w:val="26"/>
                <w:rPrChange w:id="808" w:author="Nguyen Toan" w:date="2018-05-18T22:00:00Z">
                  <w:rPr>
                    <w:rStyle w:val="Hyperlink"/>
                    <w:noProof/>
                  </w:rPr>
                </w:rPrChange>
              </w:rPr>
              <w:fldChar w:fldCharType="end"/>
            </w:r>
          </w:ins>
        </w:p>
        <w:p w14:paraId="630E8091" w14:textId="77777777" w:rsidR="00250E21" w:rsidRPr="00FF1E29" w:rsidDel="00FF1E29" w:rsidRDefault="00250E21">
          <w:pPr>
            <w:pStyle w:val="TOC1"/>
            <w:rPr>
              <w:del w:id="809" w:author="Nguyen Toan" w:date="2018-05-18T22:00:00Z"/>
              <w:rFonts w:ascii="Times New Roman" w:eastAsiaTheme="minorEastAsia" w:hAnsi="Times New Roman" w:cs="Times New Roman"/>
              <w:noProof/>
              <w:color w:val="auto"/>
              <w:sz w:val="26"/>
              <w:szCs w:val="26"/>
              <w:lang w:val="en-US"/>
              <w:rPrChange w:id="810" w:author="Nguyen Toan" w:date="2018-05-18T22:00:00Z">
                <w:rPr>
                  <w:del w:id="811" w:author="Nguyen Toan" w:date="2018-05-18T22:00:00Z"/>
                  <w:rFonts w:ascii="Times New Roman" w:eastAsiaTheme="minorEastAsia" w:hAnsi="Times New Roman" w:cs="Times New Roman"/>
                  <w:noProof/>
                  <w:color w:val="auto"/>
                  <w:sz w:val="26"/>
                  <w:szCs w:val="26"/>
                  <w:lang w:val="en-US"/>
                </w:rPr>
              </w:rPrChange>
            </w:rPr>
          </w:pPr>
          <w:del w:id="812" w:author="Nguyen Toan" w:date="2018-05-18T22:00:00Z">
            <w:r w:rsidRPr="00FF1E29" w:rsidDel="00FF1E29">
              <w:rPr>
                <w:rFonts w:ascii="Times New Roman" w:eastAsia="Times New Roman" w:hAnsi="Times New Roman" w:cs="Times New Roman"/>
                <w:noProof/>
                <w:sz w:val="26"/>
                <w:szCs w:val="26"/>
                <w:rPrChange w:id="813" w:author="Nguyen Toan" w:date="2018-05-18T22:00:00Z">
                  <w:rPr>
                    <w:rStyle w:val="Hyperlink"/>
                    <w:rFonts w:ascii="Times New Roman" w:eastAsia="Times New Roman" w:hAnsi="Times New Roman" w:cs="Times New Roman"/>
                    <w:noProof/>
                    <w:sz w:val="26"/>
                    <w:szCs w:val="26"/>
                  </w:rPr>
                </w:rPrChange>
              </w:rPr>
              <w:delText>LỜI CAM ĐOAN</w:delText>
            </w:r>
            <w:r w:rsidRPr="00FF1E29" w:rsidDel="00FF1E29">
              <w:rPr>
                <w:rFonts w:ascii="Times New Roman" w:hAnsi="Times New Roman" w:cs="Times New Roman"/>
                <w:noProof/>
                <w:webHidden/>
                <w:sz w:val="26"/>
                <w:szCs w:val="26"/>
                <w:rPrChange w:id="814"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15" w:author="Nguyen Toan" w:date="2018-05-18T22:00:00Z">
                  <w:rPr>
                    <w:rFonts w:ascii="Times New Roman" w:hAnsi="Times New Roman" w:cs="Times New Roman"/>
                    <w:noProof/>
                    <w:webHidden/>
                    <w:sz w:val="26"/>
                    <w:szCs w:val="26"/>
                  </w:rPr>
                </w:rPrChange>
              </w:rPr>
              <w:delText>3</w:delText>
            </w:r>
          </w:del>
        </w:p>
        <w:p w14:paraId="3E671736" w14:textId="0C62E024" w:rsidR="00250E21" w:rsidRPr="00FF1E29" w:rsidDel="00FF1E29" w:rsidRDefault="00250E21">
          <w:pPr>
            <w:pStyle w:val="TOC1"/>
            <w:rPr>
              <w:del w:id="816" w:author="Nguyen Toan" w:date="2018-05-18T22:00:00Z"/>
              <w:rFonts w:ascii="Times New Roman" w:eastAsiaTheme="minorEastAsia" w:hAnsi="Times New Roman" w:cs="Times New Roman"/>
              <w:noProof/>
              <w:color w:val="auto"/>
              <w:sz w:val="26"/>
              <w:szCs w:val="26"/>
              <w:lang w:val="en-US"/>
              <w:rPrChange w:id="817" w:author="Nguyen Toan" w:date="2018-05-18T22:00:00Z">
                <w:rPr>
                  <w:del w:id="818" w:author="Nguyen Toan" w:date="2018-05-18T22:00:00Z"/>
                  <w:rFonts w:ascii="Times New Roman" w:eastAsiaTheme="minorEastAsia" w:hAnsi="Times New Roman" w:cs="Times New Roman"/>
                  <w:noProof/>
                  <w:color w:val="auto"/>
                  <w:sz w:val="26"/>
                  <w:szCs w:val="26"/>
                  <w:lang w:val="en-US"/>
                </w:rPr>
              </w:rPrChange>
            </w:rPr>
          </w:pPr>
          <w:del w:id="819" w:author="Nguyen Toan" w:date="2018-05-18T22:00:00Z">
            <w:r w:rsidRPr="00FF1E29" w:rsidDel="00FF1E29">
              <w:rPr>
                <w:rFonts w:ascii="Times New Roman" w:eastAsia="Times New Roman" w:hAnsi="Times New Roman" w:cs="Times New Roman"/>
                <w:noProof/>
                <w:sz w:val="26"/>
                <w:szCs w:val="26"/>
                <w:rPrChange w:id="820" w:author="Nguyen Toan" w:date="2018-05-18T22:00:00Z">
                  <w:rPr>
                    <w:rStyle w:val="Hyperlink"/>
                    <w:rFonts w:ascii="Times New Roman" w:eastAsia="Times New Roman" w:hAnsi="Times New Roman" w:cs="Times New Roman"/>
                    <w:noProof/>
                    <w:sz w:val="26"/>
                    <w:szCs w:val="26"/>
                  </w:rPr>
                </w:rPrChange>
              </w:rPr>
              <w:delText>LỜI CẢM ƠN</w:delText>
            </w:r>
            <w:r w:rsidR="00C11A1D" w:rsidRPr="00FF1E29" w:rsidDel="00FF1E29">
              <w:rPr>
                <w:rFonts w:ascii="Times New Roman" w:hAnsi="Times New Roman" w:cs="Times New Roman"/>
                <w:noProof/>
                <w:webHidden/>
                <w:sz w:val="26"/>
                <w:szCs w:val="26"/>
                <w:rPrChange w:id="821" w:author="Nguyen Toan" w:date="2018-05-18T22:00:00Z">
                  <w:rPr>
                    <w:rFonts w:ascii="Times New Roman" w:hAnsi="Times New Roman" w:cs="Times New Roman"/>
                    <w:noProof/>
                    <w:webHidden/>
                    <w:sz w:val="26"/>
                    <w:szCs w:val="26"/>
                  </w:rPr>
                </w:rPrChange>
              </w:rPr>
              <w:tab/>
            </w:r>
            <w:r w:rsidR="00C11A1D" w:rsidRPr="00FF1E29" w:rsidDel="00FF1E29">
              <w:rPr>
                <w:rFonts w:ascii="Times New Roman" w:hAnsi="Times New Roman" w:cs="Times New Roman"/>
                <w:noProof/>
                <w:webHidden/>
                <w:sz w:val="26"/>
                <w:szCs w:val="26"/>
                <w:rPrChange w:id="822"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23" w:author="Nguyen Toan" w:date="2018-05-18T22:00:00Z">
                  <w:rPr>
                    <w:rFonts w:ascii="Times New Roman" w:hAnsi="Times New Roman" w:cs="Times New Roman"/>
                    <w:noProof/>
                    <w:webHidden/>
                    <w:sz w:val="26"/>
                    <w:szCs w:val="26"/>
                  </w:rPr>
                </w:rPrChange>
              </w:rPr>
              <w:delText>4</w:delText>
            </w:r>
          </w:del>
        </w:p>
        <w:p w14:paraId="13F258F9" w14:textId="0227BC94" w:rsidR="00250E21" w:rsidRPr="00FF1E29" w:rsidDel="00FF1E29" w:rsidRDefault="00250E21">
          <w:pPr>
            <w:pStyle w:val="TOC1"/>
            <w:rPr>
              <w:del w:id="824" w:author="Nguyen Toan" w:date="2018-05-18T22:00:00Z"/>
              <w:rFonts w:ascii="Times New Roman" w:eastAsiaTheme="minorEastAsia" w:hAnsi="Times New Roman" w:cs="Times New Roman"/>
              <w:noProof/>
              <w:color w:val="auto"/>
              <w:sz w:val="26"/>
              <w:szCs w:val="26"/>
              <w:lang w:val="en-US"/>
              <w:rPrChange w:id="825" w:author="Nguyen Toan" w:date="2018-05-18T22:00:00Z">
                <w:rPr>
                  <w:del w:id="826" w:author="Nguyen Toan" w:date="2018-05-18T22:00:00Z"/>
                  <w:rFonts w:ascii="Times New Roman" w:eastAsiaTheme="minorEastAsia" w:hAnsi="Times New Roman" w:cs="Times New Roman"/>
                  <w:noProof/>
                  <w:color w:val="auto"/>
                  <w:sz w:val="26"/>
                  <w:szCs w:val="26"/>
                  <w:lang w:val="en-US"/>
                </w:rPr>
              </w:rPrChange>
            </w:rPr>
          </w:pPr>
          <w:del w:id="827" w:author="Nguyen Toan" w:date="2018-05-18T22:00:00Z">
            <w:r w:rsidRPr="00FF1E29" w:rsidDel="00FF1E29">
              <w:rPr>
                <w:rFonts w:ascii="Times New Roman" w:eastAsia="Times New Roman" w:hAnsi="Times New Roman" w:cs="Times New Roman"/>
                <w:noProof/>
                <w:sz w:val="26"/>
                <w:szCs w:val="26"/>
                <w:rPrChange w:id="828" w:author="Nguyen Toan" w:date="2018-05-18T22:00:00Z">
                  <w:rPr>
                    <w:rStyle w:val="Hyperlink"/>
                    <w:rFonts w:ascii="Times New Roman" w:eastAsia="Times New Roman" w:hAnsi="Times New Roman" w:cs="Times New Roman"/>
                    <w:noProof/>
                    <w:sz w:val="26"/>
                    <w:szCs w:val="26"/>
                  </w:rPr>
                </w:rPrChange>
              </w:rPr>
              <w:delText>MỤC LỤC</w:delText>
            </w:r>
            <w:r w:rsidRPr="00FF1E29" w:rsidDel="00FF1E29">
              <w:rPr>
                <w:rFonts w:ascii="Times New Roman" w:hAnsi="Times New Roman" w:cs="Times New Roman"/>
                <w:noProof/>
                <w:webHidden/>
                <w:sz w:val="26"/>
                <w:szCs w:val="26"/>
                <w:rPrChange w:id="829" w:author="Nguyen Toan" w:date="2018-05-18T22:00:00Z">
                  <w:rPr>
                    <w:rFonts w:ascii="Times New Roman" w:hAnsi="Times New Roman" w:cs="Times New Roman"/>
                    <w:noProof/>
                    <w:webHidden/>
                    <w:sz w:val="26"/>
                    <w:szCs w:val="26"/>
                  </w:rPr>
                </w:rPrChange>
              </w:rPr>
              <w:tab/>
            </w:r>
            <w:r w:rsidR="00377406" w:rsidRPr="00FF1E29" w:rsidDel="00FF1E29">
              <w:rPr>
                <w:rFonts w:ascii="Times New Roman" w:hAnsi="Times New Roman" w:cs="Times New Roman"/>
                <w:noProof/>
                <w:webHidden/>
                <w:sz w:val="26"/>
                <w:szCs w:val="26"/>
                <w:rPrChange w:id="830"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31" w:author="Nguyen Toan" w:date="2018-05-18T22:00:00Z">
                  <w:rPr>
                    <w:rFonts w:ascii="Times New Roman" w:hAnsi="Times New Roman" w:cs="Times New Roman"/>
                    <w:noProof/>
                    <w:webHidden/>
                    <w:sz w:val="26"/>
                    <w:szCs w:val="26"/>
                  </w:rPr>
                </w:rPrChange>
              </w:rPr>
              <w:delText>5</w:delText>
            </w:r>
          </w:del>
        </w:p>
        <w:p w14:paraId="534C0094" w14:textId="77777777" w:rsidR="00250E21" w:rsidRPr="00FF1E29" w:rsidDel="00FF1E29" w:rsidRDefault="00250E21">
          <w:pPr>
            <w:pStyle w:val="TOC1"/>
            <w:rPr>
              <w:del w:id="832" w:author="Nguyen Toan" w:date="2018-05-18T22:00:00Z"/>
              <w:rFonts w:ascii="Times New Roman" w:eastAsiaTheme="minorEastAsia" w:hAnsi="Times New Roman" w:cs="Times New Roman"/>
              <w:noProof/>
              <w:color w:val="auto"/>
              <w:sz w:val="26"/>
              <w:szCs w:val="26"/>
              <w:lang w:val="en-US"/>
              <w:rPrChange w:id="833" w:author="Nguyen Toan" w:date="2018-05-18T22:00:00Z">
                <w:rPr>
                  <w:del w:id="834" w:author="Nguyen Toan" w:date="2018-05-18T22:00:00Z"/>
                  <w:rFonts w:ascii="Times New Roman" w:eastAsiaTheme="minorEastAsia" w:hAnsi="Times New Roman" w:cs="Times New Roman"/>
                  <w:noProof/>
                  <w:color w:val="auto"/>
                  <w:sz w:val="26"/>
                  <w:szCs w:val="26"/>
                  <w:lang w:val="en-US"/>
                </w:rPr>
              </w:rPrChange>
            </w:rPr>
          </w:pPr>
          <w:del w:id="835" w:author="Nguyen Toan" w:date="2018-05-18T22:00:00Z">
            <w:r w:rsidRPr="00FF1E29" w:rsidDel="00FF1E29">
              <w:rPr>
                <w:rFonts w:ascii="Times New Roman" w:hAnsi="Times New Roman" w:cs="Times New Roman"/>
                <w:noProof/>
                <w:sz w:val="26"/>
                <w:szCs w:val="26"/>
                <w:rPrChange w:id="836" w:author="Nguyen Toan" w:date="2018-05-18T22:00:00Z">
                  <w:rPr>
                    <w:rStyle w:val="Hyperlink"/>
                    <w:rFonts w:ascii="Times New Roman" w:hAnsi="Times New Roman" w:cs="Times New Roman"/>
                    <w:noProof/>
                    <w:sz w:val="26"/>
                    <w:szCs w:val="26"/>
                  </w:rPr>
                </w:rPrChange>
              </w:rPr>
              <w:delText>DANH MỤC CÁC KÝ HIỆU VÀ CHỮ VIẾT TẮT</w:delText>
            </w:r>
            <w:r w:rsidRPr="00FF1E29" w:rsidDel="00FF1E29">
              <w:rPr>
                <w:rFonts w:ascii="Times New Roman" w:hAnsi="Times New Roman" w:cs="Times New Roman"/>
                <w:noProof/>
                <w:webHidden/>
                <w:sz w:val="26"/>
                <w:szCs w:val="26"/>
                <w:rPrChange w:id="837"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38" w:author="Nguyen Toan" w:date="2018-05-18T22:00:00Z">
                  <w:rPr>
                    <w:rFonts w:ascii="Times New Roman" w:hAnsi="Times New Roman" w:cs="Times New Roman"/>
                    <w:noProof/>
                    <w:webHidden/>
                    <w:sz w:val="26"/>
                    <w:szCs w:val="26"/>
                  </w:rPr>
                </w:rPrChange>
              </w:rPr>
              <w:delText>8</w:delText>
            </w:r>
          </w:del>
        </w:p>
        <w:p w14:paraId="25BF097B" w14:textId="77777777" w:rsidR="00250E21" w:rsidRPr="00FF1E29" w:rsidDel="00FF1E29" w:rsidRDefault="00250E21">
          <w:pPr>
            <w:pStyle w:val="TOC1"/>
            <w:rPr>
              <w:del w:id="839" w:author="Nguyen Toan" w:date="2018-05-18T22:00:00Z"/>
              <w:rFonts w:ascii="Times New Roman" w:eastAsiaTheme="minorEastAsia" w:hAnsi="Times New Roman" w:cs="Times New Roman"/>
              <w:noProof/>
              <w:color w:val="auto"/>
              <w:sz w:val="26"/>
              <w:szCs w:val="26"/>
              <w:lang w:val="en-US"/>
              <w:rPrChange w:id="840" w:author="Nguyen Toan" w:date="2018-05-18T22:00:00Z">
                <w:rPr>
                  <w:del w:id="841" w:author="Nguyen Toan" w:date="2018-05-18T22:00:00Z"/>
                  <w:rFonts w:ascii="Times New Roman" w:eastAsiaTheme="minorEastAsia" w:hAnsi="Times New Roman" w:cs="Times New Roman"/>
                  <w:noProof/>
                  <w:color w:val="auto"/>
                  <w:sz w:val="26"/>
                  <w:szCs w:val="26"/>
                  <w:lang w:val="en-US"/>
                </w:rPr>
              </w:rPrChange>
            </w:rPr>
          </w:pPr>
          <w:del w:id="842" w:author="Nguyen Toan" w:date="2018-05-18T22:00:00Z">
            <w:r w:rsidRPr="00FF1E29" w:rsidDel="00FF1E29">
              <w:rPr>
                <w:rFonts w:ascii="Times New Roman" w:eastAsia="Times New Roman" w:hAnsi="Times New Roman" w:cs="Times New Roman"/>
                <w:noProof/>
                <w:sz w:val="26"/>
                <w:szCs w:val="26"/>
                <w:rPrChange w:id="843" w:author="Nguyen Toan" w:date="2018-05-18T22:00:00Z">
                  <w:rPr>
                    <w:rStyle w:val="Hyperlink"/>
                    <w:rFonts w:ascii="Times New Roman" w:eastAsia="Times New Roman" w:hAnsi="Times New Roman" w:cs="Times New Roman"/>
                    <w:noProof/>
                    <w:sz w:val="26"/>
                    <w:szCs w:val="26"/>
                  </w:rPr>
                </w:rPrChange>
              </w:rPr>
              <w:delText>DANH MỤC CÁC HÌNH VẼ, ĐỒ THỊ</w:delText>
            </w:r>
            <w:r w:rsidRPr="00FF1E29" w:rsidDel="00FF1E29">
              <w:rPr>
                <w:rFonts w:ascii="Times New Roman" w:hAnsi="Times New Roman" w:cs="Times New Roman"/>
                <w:noProof/>
                <w:webHidden/>
                <w:sz w:val="26"/>
                <w:szCs w:val="26"/>
                <w:rPrChange w:id="844"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45" w:author="Nguyen Toan" w:date="2018-05-18T22:00:00Z">
                  <w:rPr>
                    <w:rFonts w:ascii="Times New Roman" w:hAnsi="Times New Roman" w:cs="Times New Roman"/>
                    <w:noProof/>
                    <w:webHidden/>
                    <w:sz w:val="26"/>
                    <w:szCs w:val="26"/>
                  </w:rPr>
                </w:rPrChange>
              </w:rPr>
              <w:delText>9</w:delText>
            </w:r>
          </w:del>
        </w:p>
        <w:p w14:paraId="2CDB73C0" w14:textId="654AD058" w:rsidR="00250E21" w:rsidRPr="00FF1E29" w:rsidDel="00FF1E29" w:rsidRDefault="00250E21">
          <w:pPr>
            <w:pStyle w:val="TOC1"/>
            <w:rPr>
              <w:del w:id="846" w:author="Nguyen Toan" w:date="2018-05-18T22:00:00Z"/>
              <w:rFonts w:ascii="Times New Roman" w:eastAsiaTheme="minorEastAsia" w:hAnsi="Times New Roman" w:cs="Times New Roman"/>
              <w:noProof/>
              <w:color w:val="auto"/>
              <w:sz w:val="26"/>
              <w:szCs w:val="26"/>
              <w:lang w:val="en-US"/>
              <w:rPrChange w:id="847" w:author="Nguyen Toan" w:date="2018-05-18T22:00:00Z">
                <w:rPr>
                  <w:del w:id="848" w:author="Nguyen Toan" w:date="2018-05-18T22:00:00Z"/>
                  <w:rFonts w:ascii="Times New Roman" w:eastAsiaTheme="minorEastAsia" w:hAnsi="Times New Roman" w:cs="Times New Roman"/>
                  <w:noProof/>
                  <w:color w:val="auto"/>
                  <w:sz w:val="26"/>
                  <w:szCs w:val="26"/>
                  <w:lang w:val="en-US"/>
                </w:rPr>
              </w:rPrChange>
            </w:rPr>
          </w:pPr>
          <w:del w:id="849" w:author="Nguyen Toan" w:date="2018-05-18T22:00:00Z">
            <w:r w:rsidRPr="00FF1E29" w:rsidDel="00FF1E29">
              <w:rPr>
                <w:rFonts w:ascii="Times New Roman" w:eastAsia="Times New Roman" w:hAnsi="Times New Roman" w:cs="Times New Roman"/>
                <w:noProof/>
                <w:sz w:val="26"/>
                <w:szCs w:val="26"/>
                <w:rPrChange w:id="850" w:author="Nguyen Toan" w:date="2018-05-18T22:00:00Z">
                  <w:rPr>
                    <w:rStyle w:val="Hyperlink"/>
                    <w:rFonts w:ascii="Times New Roman" w:eastAsia="Times New Roman" w:hAnsi="Times New Roman" w:cs="Times New Roman"/>
                    <w:noProof/>
                    <w:sz w:val="26"/>
                    <w:szCs w:val="26"/>
                  </w:rPr>
                </w:rPrChange>
              </w:rPr>
              <w:delText>MỞ ĐẦU</w:delText>
            </w:r>
            <w:r w:rsidRPr="00FF1E29" w:rsidDel="00FF1E29">
              <w:rPr>
                <w:rFonts w:ascii="Times New Roman" w:hAnsi="Times New Roman" w:cs="Times New Roman"/>
                <w:noProof/>
                <w:webHidden/>
                <w:sz w:val="26"/>
                <w:szCs w:val="26"/>
                <w:rPrChange w:id="851" w:author="Nguyen Toan" w:date="2018-05-18T22:00:00Z">
                  <w:rPr>
                    <w:rFonts w:ascii="Times New Roman" w:hAnsi="Times New Roman" w:cs="Times New Roman"/>
                    <w:noProof/>
                    <w:webHidden/>
                    <w:sz w:val="26"/>
                    <w:szCs w:val="26"/>
                  </w:rPr>
                </w:rPrChange>
              </w:rPr>
              <w:tab/>
            </w:r>
            <w:r w:rsidR="00377406" w:rsidRPr="00FF1E29" w:rsidDel="00FF1E29">
              <w:rPr>
                <w:rFonts w:ascii="Times New Roman" w:hAnsi="Times New Roman" w:cs="Times New Roman"/>
                <w:noProof/>
                <w:webHidden/>
                <w:sz w:val="26"/>
                <w:szCs w:val="26"/>
                <w:rPrChange w:id="852"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53" w:author="Nguyen Toan" w:date="2018-05-18T22:00:00Z">
                  <w:rPr>
                    <w:rFonts w:ascii="Times New Roman" w:hAnsi="Times New Roman" w:cs="Times New Roman"/>
                    <w:noProof/>
                    <w:webHidden/>
                    <w:sz w:val="26"/>
                    <w:szCs w:val="26"/>
                  </w:rPr>
                </w:rPrChange>
              </w:rPr>
              <w:delText>1</w:delText>
            </w:r>
          </w:del>
        </w:p>
        <w:p w14:paraId="79F44BD6" w14:textId="77777777" w:rsidR="00250E21" w:rsidRPr="00FF1E29" w:rsidDel="00FF1E29" w:rsidRDefault="00250E21">
          <w:pPr>
            <w:pStyle w:val="TOC1"/>
            <w:rPr>
              <w:del w:id="854" w:author="Nguyen Toan" w:date="2018-05-18T22:00:00Z"/>
              <w:rFonts w:ascii="Times New Roman" w:eastAsiaTheme="minorEastAsia" w:hAnsi="Times New Roman" w:cs="Times New Roman"/>
              <w:noProof/>
              <w:color w:val="auto"/>
              <w:sz w:val="26"/>
              <w:szCs w:val="26"/>
              <w:lang w:val="en-US"/>
              <w:rPrChange w:id="855" w:author="Nguyen Toan" w:date="2018-05-18T22:00:00Z">
                <w:rPr>
                  <w:del w:id="856" w:author="Nguyen Toan" w:date="2018-05-18T22:00:00Z"/>
                  <w:rFonts w:ascii="Times New Roman" w:eastAsiaTheme="minorEastAsia" w:hAnsi="Times New Roman" w:cs="Times New Roman"/>
                  <w:noProof/>
                  <w:color w:val="auto"/>
                  <w:sz w:val="26"/>
                  <w:szCs w:val="26"/>
                  <w:lang w:val="en-US"/>
                </w:rPr>
              </w:rPrChange>
            </w:rPr>
          </w:pPr>
          <w:del w:id="857" w:author="Nguyen Toan" w:date="2018-05-18T22:00:00Z">
            <w:r w:rsidRPr="00FF1E29" w:rsidDel="00FF1E29">
              <w:rPr>
                <w:rFonts w:ascii="Times New Roman" w:eastAsia="Times New Roman" w:hAnsi="Times New Roman" w:cs="Times New Roman"/>
                <w:noProof/>
                <w:sz w:val="26"/>
                <w:szCs w:val="26"/>
                <w:rPrChange w:id="858" w:author="Nguyen Toan" w:date="2018-05-18T22:00:00Z">
                  <w:rPr>
                    <w:rStyle w:val="Hyperlink"/>
                    <w:rFonts w:ascii="Times New Roman" w:eastAsia="Times New Roman" w:hAnsi="Times New Roman" w:cs="Times New Roman"/>
                    <w:noProof/>
                    <w:sz w:val="26"/>
                    <w:szCs w:val="26"/>
                  </w:rPr>
                </w:rPrChange>
              </w:rPr>
              <w:delText>CHƯƠNG 1.</w:delText>
            </w:r>
            <w:r w:rsidRPr="00FF1E29" w:rsidDel="00FF1E29">
              <w:rPr>
                <w:rFonts w:ascii="Times New Roman" w:eastAsiaTheme="minorEastAsia" w:hAnsi="Times New Roman" w:cs="Times New Roman"/>
                <w:noProof/>
                <w:color w:val="auto"/>
                <w:sz w:val="26"/>
                <w:szCs w:val="26"/>
                <w:lang w:val="en-US"/>
                <w:rPrChange w:id="859"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860" w:author="Nguyen Toan" w:date="2018-05-18T22:00:00Z">
                  <w:rPr>
                    <w:rStyle w:val="Hyperlink"/>
                    <w:rFonts w:ascii="Times New Roman" w:eastAsia="Times New Roman" w:hAnsi="Times New Roman" w:cs="Times New Roman"/>
                    <w:noProof/>
                    <w:sz w:val="26"/>
                    <w:szCs w:val="26"/>
                  </w:rPr>
                </w:rPrChange>
              </w:rPr>
              <w:delText>CƠ SỞ LÝ THUYẾT VÀ CÁC KHÁI NIỆM LIÊN QUAN</w:delText>
            </w:r>
            <w:r w:rsidRPr="00FF1E29" w:rsidDel="00FF1E29">
              <w:rPr>
                <w:rFonts w:ascii="Times New Roman" w:hAnsi="Times New Roman" w:cs="Times New Roman"/>
                <w:noProof/>
                <w:webHidden/>
                <w:sz w:val="26"/>
                <w:szCs w:val="26"/>
                <w:rPrChange w:id="861"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62" w:author="Nguyen Toan" w:date="2018-05-18T22:00:00Z">
                  <w:rPr>
                    <w:rFonts w:ascii="Times New Roman" w:hAnsi="Times New Roman" w:cs="Times New Roman"/>
                    <w:noProof/>
                    <w:webHidden/>
                    <w:sz w:val="26"/>
                    <w:szCs w:val="26"/>
                  </w:rPr>
                </w:rPrChange>
              </w:rPr>
              <w:delText>3</w:delText>
            </w:r>
          </w:del>
        </w:p>
        <w:p w14:paraId="2C0E4EB3" w14:textId="77777777" w:rsidR="00250E21" w:rsidRPr="00FF1E29" w:rsidDel="00FF1E29" w:rsidRDefault="00250E21">
          <w:pPr>
            <w:pStyle w:val="TOC2"/>
            <w:tabs>
              <w:tab w:val="left" w:pos="880"/>
              <w:tab w:val="right" w:leader="dot" w:pos="9395"/>
            </w:tabs>
            <w:rPr>
              <w:del w:id="863" w:author="Nguyen Toan" w:date="2018-05-18T22:00:00Z"/>
              <w:rFonts w:ascii="Times New Roman" w:eastAsiaTheme="minorEastAsia" w:hAnsi="Times New Roman" w:cs="Times New Roman"/>
              <w:noProof/>
              <w:color w:val="auto"/>
              <w:sz w:val="26"/>
              <w:szCs w:val="26"/>
              <w:lang w:val="en-US"/>
              <w:rPrChange w:id="864" w:author="Nguyen Toan" w:date="2018-05-18T22:00:00Z">
                <w:rPr>
                  <w:del w:id="865" w:author="Nguyen Toan" w:date="2018-05-18T22:00:00Z"/>
                  <w:rFonts w:ascii="Times New Roman" w:eastAsiaTheme="minorEastAsia" w:hAnsi="Times New Roman" w:cs="Times New Roman"/>
                  <w:noProof/>
                  <w:color w:val="auto"/>
                  <w:sz w:val="26"/>
                  <w:szCs w:val="26"/>
                  <w:lang w:val="en-US"/>
                </w:rPr>
              </w:rPrChange>
            </w:rPr>
          </w:pPr>
          <w:del w:id="866" w:author="Nguyen Toan" w:date="2018-05-18T22:00:00Z">
            <w:r w:rsidRPr="00FF1E29" w:rsidDel="00FF1E29">
              <w:rPr>
                <w:rFonts w:ascii="Times New Roman" w:hAnsi="Times New Roman" w:cs="Times New Roman"/>
                <w:noProof/>
                <w:sz w:val="26"/>
                <w:szCs w:val="26"/>
                <w:rPrChange w:id="867" w:author="Nguyen Toan" w:date="2018-05-18T22:00:00Z">
                  <w:rPr>
                    <w:rStyle w:val="Hyperlink"/>
                    <w:rFonts w:ascii="Times New Roman" w:hAnsi="Times New Roman" w:cs="Times New Roman"/>
                    <w:noProof/>
                    <w:sz w:val="26"/>
                    <w:szCs w:val="26"/>
                  </w:rPr>
                </w:rPrChange>
              </w:rPr>
              <w:delText>1.1.</w:delText>
            </w:r>
            <w:r w:rsidRPr="00FF1E29" w:rsidDel="00FF1E29">
              <w:rPr>
                <w:rFonts w:ascii="Times New Roman" w:eastAsiaTheme="minorEastAsia" w:hAnsi="Times New Roman" w:cs="Times New Roman"/>
                <w:noProof/>
                <w:color w:val="auto"/>
                <w:sz w:val="26"/>
                <w:szCs w:val="26"/>
                <w:lang w:val="en-US"/>
                <w:rPrChange w:id="868"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hAnsi="Times New Roman" w:cs="Times New Roman"/>
                <w:noProof/>
                <w:sz w:val="26"/>
                <w:szCs w:val="26"/>
                <w:rPrChange w:id="869" w:author="Nguyen Toan" w:date="2018-05-18T22:00:00Z">
                  <w:rPr>
                    <w:rStyle w:val="Hyperlink"/>
                    <w:rFonts w:ascii="Times New Roman" w:hAnsi="Times New Roman" w:cs="Times New Roman"/>
                    <w:noProof/>
                    <w:sz w:val="26"/>
                    <w:szCs w:val="26"/>
                  </w:rPr>
                </w:rPrChange>
              </w:rPr>
              <w:delText>Kiến trúc hệ thống</w:delText>
            </w:r>
            <w:r w:rsidRPr="00FF1E29" w:rsidDel="00FF1E29">
              <w:rPr>
                <w:rFonts w:ascii="Times New Roman" w:hAnsi="Times New Roman" w:cs="Times New Roman"/>
                <w:noProof/>
                <w:webHidden/>
                <w:sz w:val="26"/>
                <w:szCs w:val="26"/>
                <w:rPrChange w:id="870"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71" w:author="Nguyen Toan" w:date="2018-05-18T22:00:00Z">
                  <w:rPr>
                    <w:rFonts w:ascii="Times New Roman" w:hAnsi="Times New Roman" w:cs="Times New Roman"/>
                    <w:noProof/>
                    <w:webHidden/>
                    <w:sz w:val="26"/>
                    <w:szCs w:val="26"/>
                  </w:rPr>
                </w:rPrChange>
              </w:rPr>
              <w:delText>4</w:delText>
            </w:r>
          </w:del>
        </w:p>
        <w:p w14:paraId="3BEDE98B" w14:textId="77777777" w:rsidR="00250E21" w:rsidRPr="00FF1E29" w:rsidDel="00FF1E29" w:rsidRDefault="00250E21">
          <w:pPr>
            <w:pStyle w:val="TOC3"/>
            <w:tabs>
              <w:tab w:val="left" w:pos="1320"/>
              <w:tab w:val="right" w:leader="dot" w:pos="9395"/>
            </w:tabs>
            <w:rPr>
              <w:del w:id="872" w:author="Nguyen Toan" w:date="2018-05-18T22:00:00Z"/>
              <w:rFonts w:ascii="Times New Roman" w:eastAsiaTheme="minorEastAsia" w:hAnsi="Times New Roman" w:cs="Times New Roman"/>
              <w:noProof/>
              <w:color w:val="auto"/>
              <w:sz w:val="26"/>
              <w:szCs w:val="26"/>
              <w:lang w:val="en-US"/>
              <w:rPrChange w:id="873" w:author="Nguyen Toan" w:date="2018-05-18T22:00:00Z">
                <w:rPr>
                  <w:del w:id="874" w:author="Nguyen Toan" w:date="2018-05-18T22:00:00Z"/>
                  <w:rFonts w:ascii="Times New Roman" w:eastAsiaTheme="minorEastAsia" w:hAnsi="Times New Roman" w:cs="Times New Roman"/>
                  <w:noProof/>
                  <w:color w:val="auto"/>
                  <w:sz w:val="26"/>
                  <w:szCs w:val="26"/>
                  <w:lang w:val="en-US"/>
                </w:rPr>
              </w:rPrChange>
            </w:rPr>
          </w:pPr>
          <w:del w:id="875" w:author="Nguyen Toan" w:date="2018-05-18T22:00:00Z">
            <w:r w:rsidRPr="00FF1E29" w:rsidDel="00FF1E29">
              <w:rPr>
                <w:rFonts w:ascii="Times New Roman" w:hAnsi="Times New Roman" w:cs="Times New Roman"/>
                <w:noProof/>
                <w:sz w:val="26"/>
                <w:szCs w:val="26"/>
                <w:rPrChange w:id="876" w:author="Nguyen Toan" w:date="2018-05-18T22:00:00Z">
                  <w:rPr>
                    <w:rStyle w:val="Hyperlink"/>
                    <w:rFonts w:ascii="Times New Roman" w:hAnsi="Times New Roman" w:cs="Times New Roman"/>
                    <w:noProof/>
                    <w:sz w:val="26"/>
                    <w:szCs w:val="26"/>
                  </w:rPr>
                </w:rPrChange>
              </w:rPr>
              <w:delText>1.1.1.</w:delText>
            </w:r>
            <w:r w:rsidRPr="00FF1E29" w:rsidDel="00FF1E29">
              <w:rPr>
                <w:rFonts w:ascii="Times New Roman" w:eastAsiaTheme="minorEastAsia" w:hAnsi="Times New Roman" w:cs="Times New Roman"/>
                <w:noProof/>
                <w:color w:val="auto"/>
                <w:sz w:val="26"/>
                <w:szCs w:val="26"/>
                <w:lang w:val="en-US"/>
                <w:rPrChange w:id="877"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hAnsi="Times New Roman" w:cs="Times New Roman"/>
                <w:noProof/>
                <w:sz w:val="26"/>
                <w:szCs w:val="26"/>
                <w:rPrChange w:id="878" w:author="Nguyen Toan" w:date="2018-05-18T22:00:00Z">
                  <w:rPr>
                    <w:rStyle w:val="Hyperlink"/>
                    <w:rFonts w:ascii="Times New Roman" w:hAnsi="Times New Roman" w:cs="Times New Roman"/>
                    <w:noProof/>
                    <w:sz w:val="26"/>
                    <w:szCs w:val="26"/>
                  </w:rPr>
                </w:rPrChange>
              </w:rPr>
              <w:delText>Kiến trúc hướng dịch vụ</w:delText>
            </w:r>
            <w:r w:rsidRPr="00FF1E29" w:rsidDel="00FF1E29">
              <w:rPr>
                <w:rFonts w:ascii="Times New Roman" w:hAnsi="Times New Roman" w:cs="Times New Roman"/>
                <w:noProof/>
                <w:webHidden/>
                <w:sz w:val="26"/>
                <w:szCs w:val="26"/>
                <w:rPrChange w:id="879"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80" w:author="Nguyen Toan" w:date="2018-05-18T22:00:00Z">
                  <w:rPr>
                    <w:rFonts w:ascii="Times New Roman" w:hAnsi="Times New Roman" w:cs="Times New Roman"/>
                    <w:noProof/>
                    <w:webHidden/>
                    <w:sz w:val="26"/>
                    <w:szCs w:val="26"/>
                  </w:rPr>
                </w:rPrChange>
              </w:rPr>
              <w:delText>4</w:delText>
            </w:r>
          </w:del>
        </w:p>
        <w:p w14:paraId="31253C09" w14:textId="77777777" w:rsidR="00250E21" w:rsidRPr="00FF1E29" w:rsidDel="00FF1E29" w:rsidRDefault="00250E21">
          <w:pPr>
            <w:pStyle w:val="TOC3"/>
            <w:tabs>
              <w:tab w:val="left" w:pos="1320"/>
              <w:tab w:val="right" w:leader="dot" w:pos="9395"/>
            </w:tabs>
            <w:rPr>
              <w:del w:id="881" w:author="Nguyen Toan" w:date="2018-05-18T22:00:00Z"/>
              <w:rFonts w:ascii="Times New Roman" w:eastAsiaTheme="minorEastAsia" w:hAnsi="Times New Roman" w:cs="Times New Roman"/>
              <w:noProof/>
              <w:color w:val="auto"/>
              <w:sz w:val="26"/>
              <w:szCs w:val="26"/>
              <w:lang w:val="en-US"/>
              <w:rPrChange w:id="882" w:author="Nguyen Toan" w:date="2018-05-18T22:00:00Z">
                <w:rPr>
                  <w:del w:id="883" w:author="Nguyen Toan" w:date="2018-05-18T22:00:00Z"/>
                  <w:rFonts w:ascii="Times New Roman" w:eastAsiaTheme="minorEastAsia" w:hAnsi="Times New Roman" w:cs="Times New Roman"/>
                  <w:noProof/>
                  <w:color w:val="auto"/>
                  <w:sz w:val="26"/>
                  <w:szCs w:val="26"/>
                  <w:lang w:val="en-US"/>
                </w:rPr>
              </w:rPrChange>
            </w:rPr>
          </w:pPr>
          <w:del w:id="884" w:author="Nguyen Toan" w:date="2018-05-18T22:00:00Z">
            <w:r w:rsidRPr="00FF1E29" w:rsidDel="00FF1E29">
              <w:rPr>
                <w:rFonts w:ascii="Times New Roman" w:eastAsia="Times New Roman" w:hAnsi="Times New Roman" w:cs="Times New Roman"/>
                <w:noProof/>
                <w:sz w:val="26"/>
                <w:szCs w:val="26"/>
                <w:rPrChange w:id="885" w:author="Nguyen Toan" w:date="2018-05-18T22:00:00Z">
                  <w:rPr>
                    <w:rStyle w:val="Hyperlink"/>
                    <w:rFonts w:ascii="Times New Roman" w:eastAsia="Times New Roman" w:hAnsi="Times New Roman" w:cs="Times New Roman"/>
                    <w:noProof/>
                    <w:sz w:val="26"/>
                    <w:szCs w:val="26"/>
                  </w:rPr>
                </w:rPrChange>
              </w:rPr>
              <w:delText>1.1.2.</w:delText>
            </w:r>
            <w:r w:rsidRPr="00FF1E29" w:rsidDel="00FF1E29">
              <w:rPr>
                <w:rFonts w:ascii="Times New Roman" w:eastAsiaTheme="minorEastAsia" w:hAnsi="Times New Roman" w:cs="Times New Roman"/>
                <w:noProof/>
                <w:color w:val="auto"/>
                <w:sz w:val="26"/>
                <w:szCs w:val="26"/>
                <w:lang w:val="en-US"/>
                <w:rPrChange w:id="886"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hAnsi="Times New Roman" w:cs="Times New Roman"/>
                <w:noProof/>
                <w:sz w:val="26"/>
                <w:szCs w:val="26"/>
                <w:rPrChange w:id="887" w:author="Nguyen Toan" w:date="2018-05-18T22:00:00Z">
                  <w:rPr>
                    <w:rStyle w:val="Hyperlink"/>
                    <w:rFonts w:ascii="Times New Roman" w:hAnsi="Times New Roman" w:cs="Times New Roman"/>
                    <w:noProof/>
                    <w:sz w:val="26"/>
                    <w:szCs w:val="26"/>
                  </w:rPr>
                </w:rPrChange>
              </w:rPr>
              <w:delText>Công</w:delText>
            </w:r>
            <w:r w:rsidRPr="00FF1E29" w:rsidDel="00FF1E29">
              <w:rPr>
                <w:rFonts w:ascii="Times New Roman" w:eastAsia="Times New Roman" w:hAnsi="Times New Roman" w:cs="Times New Roman"/>
                <w:noProof/>
                <w:sz w:val="26"/>
                <w:szCs w:val="26"/>
                <w:rPrChange w:id="888" w:author="Nguyen Toan" w:date="2018-05-18T22:00:00Z">
                  <w:rPr>
                    <w:rStyle w:val="Hyperlink"/>
                    <w:rFonts w:ascii="Times New Roman" w:eastAsia="Times New Roman" w:hAnsi="Times New Roman" w:cs="Times New Roman"/>
                    <w:noProof/>
                    <w:sz w:val="26"/>
                    <w:szCs w:val="26"/>
                  </w:rPr>
                </w:rPrChange>
              </w:rPr>
              <w:delText xml:space="preserve"> nghệ </w:delText>
            </w:r>
            <w:r w:rsidRPr="00FF1E29" w:rsidDel="00FF1E29">
              <w:rPr>
                <w:rFonts w:ascii="Times New Roman" w:hAnsi="Times New Roman" w:cs="Times New Roman"/>
                <w:noProof/>
                <w:sz w:val="26"/>
                <w:szCs w:val="26"/>
                <w:rPrChange w:id="889" w:author="Nguyen Toan" w:date="2018-05-18T22:00:00Z">
                  <w:rPr>
                    <w:rStyle w:val="Hyperlink"/>
                    <w:rFonts w:ascii="Times New Roman" w:hAnsi="Times New Roman" w:cs="Times New Roman"/>
                    <w:noProof/>
                    <w:sz w:val="26"/>
                    <w:szCs w:val="26"/>
                  </w:rPr>
                </w:rPrChange>
              </w:rPr>
              <w:delText>trục</w:delText>
            </w:r>
            <w:r w:rsidRPr="00FF1E29" w:rsidDel="00FF1E29">
              <w:rPr>
                <w:rFonts w:ascii="Times New Roman" w:eastAsia="Times New Roman" w:hAnsi="Times New Roman" w:cs="Times New Roman"/>
                <w:noProof/>
                <w:sz w:val="26"/>
                <w:szCs w:val="26"/>
                <w:rPrChange w:id="890" w:author="Nguyen Toan" w:date="2018-05-18T22:00:00Z">
                  <w:rPr>
                    <w:rStyle w:val="Hyperlink"/>
                    <w:rFonts w:ascii="Times New Roman" w:eastAsia="Times New Roman" w:hAnsi="Times New Roman" w:cs="Times New Roman"/>
                    <w:noProof/>
                    <w:sz w:val="26"/>
                    <w:szCs w:val="26"/>
                  </w:rPr>
                </w:rPrChange>
              </w:rPr>
              <w:delText xml:space="preserve"> tích hợp</w:delText>
            </w:r>
            <w:r w:rsidRPr="00FF1E29" w:rsidDel="00FF1E29">
              <w:rPr>
                <w:rFonts w:ascii="Times New Roman" w:hAnsi="Times New Roman" w:cs="Times New Roman"/>
                <w:noProof/>
                <w:webHidden/>
                <w:sz w:val="26"/>
                <w:szCs w:val="26"/>
                <w:rPrChange w:id="891"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892" w:author="Nguyen Toan" w:date="2018-05-18T22:00:00Z">
                  <w:rPr>
                    <w:rFonts w:ascii="Times New Roman" w:hAnsi="Times New Roman" w:cs="Times New Roman"/>
                    <w:noProof/>
                    <w:webHidden/>
                    <w:sz w:val="26"/>
                    <w:szCs w:val="26"/>
                  </w:rPr>
                </w:rPrChange>
              </w:rPr>
              <w:delText>7</w:delText>
            </w:r>
          </w:del>
        </w:p>
        <w:p w14:paraId="7C7CE422" w14:textId="77777777" w:rsidR="00250E21" w:rsidRPr="00FF1E29" w:rsidDel="00FF1E29" w:rsidRDefault="00250E21">
          <w:pPr>
            <w:pStyle w:val="TOC2"/>
            <w:tabs>
              <w:tab w:val="left" w:pos="880"/>
              <w:tab w:val="right" w:leader="dot" w:pos="9395"/>
            </w:tabs>
            <w:rPr>
              <w:del w:id="893" w:author="Nguyen Toan" w:date="2018-05-18T22:00:00Z"/>
              <w:rFonts w:ascii="Times New Roman" w:eastAsiaTheme="minorEastAsia" w:hAnsi="Times New Roman" w:cs="Times New Roman"/>
              <w:noProof/>
              <w:color w:val="auto"/>
              <w:sz w:val="26"/>
              <w:szCs w:val="26"/>
              <w:lang w:val="en-US"/>
              <w:rPrChange w:id="894" w:author="Nguyen Toan" w:date="2018-05-18T22:00:00Z">
                <w:rPr>
                  <w:del w:id="895" w:author="Nguyen Toan" w:date="2018-05-18T22:00:00Z"/>
                  <w:rFonts w:ascii="Times New Roman" w:eastAsiaTheme="minorEastAsia" w:hAnsi="Times New Roman" w:cs="Times New Roman"/>
                  <w:noProof/>
                  <w:color w:val="auto"/>
                  <w:sz w:val="26"/>
                  <w:szCs w:val="26"/>
                  <w:lang w:val="en-US"/>
                </w:rPr>
              </w:rPrChange>
            </w:rPr>
          </w:pPr>
          <w:del w:id="896" w:author="Nguyen Toan" w:date="2018-05-18T22:00:00Z">
            <w:r w:rsidRPr="00FF1E29" w:rsidDel="00FF1E29">
              <w:rPr>
                <w:rFonts w:ascii="Times New Roman" w:eastAsia="Times New Roman" w:hAnsi="Times New Roman" w:cs="Times New Roman"/>
                <w:noProof/>
                <w:sz w:val="26"/>
                <w:szCs w:val="26"/>
                <w:rPrChange w:id="897" w:author="Nguyen Toan" w:date="2018-05-18T22:00:00Z">
                  <w:rPr>
                    <w:rStyle w:val="Hyperlink"/>
                    <w:rFonts w:ascii="Times New Roman" w:eastAsia="Times New Roman" w:hAnsi="Times New Roman" w:cs="Times New Roman"/>
                    <w:noProof/>
                    <w:sz w:val="26"/>
                    <w:szCs w:val="26"/>
                  </w:rPr>
                </w:rPrChange>
              </w:rPr>
              <w:delText>1.2.</w:delText>
            </w:r>
            <w:r w:rsidRPr="00FF1E29" w:rsidDel="00FF1E29">
              <w:rPr>
                <w:rFonts w:ascii="Times New Roman" w:eastAsiaTheme="minorEastAsia" w:hAnsi="Times New Roman" w:cs="Times New Roman"/>
                <w:noProof/>
                <w:color w:val="auto"/>
                <w:sz w:val="26"/>
                <w:szCs w:val="26"/>
                <w:lang w:val="en-US"/>
                <w:rPrChange w:id="898"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899" w:author="Nguyen Toan" w:date="2018-05-18T22:00:00Z">
                  <w:rPr>
                    <w:rStyle w:val="Hyperlink"/>
                    <w:rFonts w:ascii="Times New Roman" w:eastAsia="Times New Roman" w:hAnsi="Times New Roman" w:cs="Times New Roman"/>
                    <w:noProof/>
                    <w:sz w:val="26"/>
                    <w:szCs w:val="26"/>
                  </w:rPr>
                </w:rPrChange>
              </w:rPr>
              <w:delText>Xây dựng hệ thống ESB dựa trên nền tảng MuleESB</w:delText>
            </w:r>
            <w:r w:rsidRPr="00FF1E29" w:rsidDel="00FF1E29">
              <w:rPr>
                <w:rFonts w:ascii="Times New Roman" w:hAnsi="Times New Roman" w:cs="Times New Roman"/>
                <w:noProof/>
                <w:webHidden/>
                <w:sz w:val="26"/>
                <w:szCs w:val="26"/>
                <w:rPrChange w:id="900"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01" w:author="Nguyen Toan" w:date="2018-05-18T22:00:00Z">
                  <w:rPr>
                    <w:rFonts w:ascii="Times New Roman" w:hAnsi="Times New Roman" w:cs="Times New Roman"/>
                    <w:noProof/>
                    <w:webHidden/>
                    <w:sz w:val="26"/>
                    <w:szCs w:val="26"/>
                  </w:rPr>
                </w:rPrChange>
              </w:rPr>
              <w:delText>9</w:delText>
            </w:r>
          </w:del>
        </w:p>
        <w:p w14:paraId="5E48D566" w14:textId="77777777" w:rsidR="00250E21" w:rsidRPr="00FF1E29" w:rsidDel="00FF1E29" w:rsidRDefault="00250E21">
          <w:pPr>
            <w:pStyle w:val="TOC3"/>
            <w:tabs>
              <w:tab w:val="left" w:pos="1320"/>
              <w:tab w:val="right" w:leader="dot" w:pos="9395"/>
            </w:tabs>
            <w:rPr>
              <w:del w:id="902" w:author="Nguyen Toan" w:date="2018-05-18T22:00:00Z"/>
              <w:rFonts w:ascii="Times New Roman" w:eastAsiaTheme="minorEastAsia" w:hAnsi="Times New Roman" w:cs="Times New Roman"/>
              <w:noProof/>
              <w:color w:val="auto"/>
              <w:sz w:val="26"/>
              <w:szCs w:val="26"/>
              <w:lang w:val="en-US"/>
              <w:rPrChange w:id="903" w:author="Nguyen Toan" w:date="2018-05-18T22:00:00Z">
                <w:rPr>
                  <w:del w:id="904" w:author="Nguyen Toan" w:date="2018-05-18T22:00:00Z"/>
                  <w:rFonts w:ascii="Times New Roman" w:eastAsiaTheme="minorEastAsia" w:hAnsi="Times New Roman" w:cs="Times New Roman"/>
                  <w:noProof/>
                  <w:color w:val="auto"/>
                  <w:sz w:val="26"/>
                  <w:szCs w:val="26"/>
                  <w:lang w:val="en-US"/>
                </w:rPr>
              </w:rPrChange>
            </w:rPr>
          </w:pPr>
          <w:del w:id="905" w:author="Nguyen Toan" w:date="2018-05-18T22:00:00Z">
            <w:r w:rsidRPr="00FF1E29" w:rsidDel="00FF1E29">
              <w:rPr>
                <w:rFonts w:ascii="Times New Roman" w:eastAsia="Times New Roman" w:hAnsi="Times New Roman" w:cs="Times New Roman"/>
                <w:noProof/>
                <w:sz w:val="26"/>
                <w:szCs w:val="26"/>
                <w:rPrChange w:id="906" w:author="Nguyen Toan" w:date="2018-05-18T22:00:00Z">
                  <w:rPr>
                    <w:rStyle w:val="Hyperlink"/>
                    <w:rFonts w:ascii="Times New Roman" w:eastAsia="Times New Roman" w:hAnsi="Times New Roman" w:cs="Times New Roman"/>
                    <w:noProof/>
                    <w:sz w:val="26"/>
                    <w:szCs w:val="26"/>
                  </w:rPr>
                </w:rPrChange>
              </w:rPr>
              <w:delText>1.2.1.</w:delText>
            </w:r>
            <w:r w:rsidRPr="00FF1E29" w:rsidDel="00FF1E29">
              <w:rPr>
                <w:rFonts w:ascii="Times New Roman" w:eastAsiaTheme="minorEastAsia" w:hAnsi="Times New Roman" w:cs="Times New Roman"/>
                <w:noProof/>
                <w:color w:val="auto"/>
                <w:sz w:val="26"/>
                <w:szCs w:val="26"/>
                <w:lang w:val="en-US"/>
                <w:rPrChange w:id="907"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08" w:author="Nguyen Toan" w:date="2018-05-18T22:00:00Z">
                  <w:rPr>
                    <w:rStyle w:val="Hyperlink"/>
                    <w:rFonts w:ascii="Times New Roman" w:eastAsia="Times New Roman" w:hAnsi="Times New Roman" w:cs="Times New Roman"/>
                    <w:noProof/>
                    <w:sz w:val="26"/>
                    <w:szCs w:val="26"/>
                  </w:rPr>
                </w:rPrChange>
              </w:rPr>
              <w:delText>Mule framework</w:delText>
            </w:r>
            <w:r w:rsidRPr="00FF1E29" w:rsidDel="00FF1E29">
              <w:rPr>
                <w:rFonts w:ascii="Times New Roman" w:hAnsi="Times New Roman" w:cs="Times New Roman"/>
                <w:noProof/>
                <w:webHidden/>
                <w:sz w:val="26"/>
                <w:szCs w:val="26"/>
                <w:rPrChange w:id="909"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10" w:author="Nguyen Toan" w:date="2018-05-18T22:00:00Z">
                  <w:rPr>
                    <w:rFonts w:ascii="Times New Roman" w:hAnsi="Times New Roman" w:cs="Times New Roman"/>
                    <w:noProof/>
                    <w:webHidden/>
                    <w:sz w:val="26"/>
                    <w:szCs w:val="26"/>
                  </w:rPr>
                </w:rPrChange>
              </w:rPr>
              <w:delText>10</w:delText>
            </w:r>
          </w:del>
        </w:p>
        <w:p w14:paraId="2B2F9D5F" w14:textId="77777777" w:rsidR="00250E21" w:rsidRPr="00FF1E29" w:rsidDel="00FF1E29" w:rsidRDefault="00250E21">
          <w:pPr>
            <w:pStyle w:val="TOC3"/>
            <w:tabs>
              <w:tab w:val="left" w:pos="1320"/>
              <w:tab w:val="right" w:leader="dot" w:pos="9395"/>
            </w:tabs>
            <w:rPr>
              <w:del w:id="911" w:author="Nguyen Toan" w:date="2018-05-18T22:00:00Z"/>
              <w:rFonts w:ascii="Times New Roman" w:eastAsiaTheme="minorEastAsia" w:hAnsi="Times New Roman" w:cs="Times New Roman"/>
              <w:noProof/>
              <w:color w:val="auto"/>
              <w:sz w:val="26"/>
              <w:szCs w:val="26"/>
              <w:lang w:val="en-US"/>
              <w:rPrChange w:id="912" w:author="Nguyen Toan" w:date="2018-05-18T22:00:00Z">
                <w:rPr>
                  <w:del w:id="913" w:author="Nguyen Toan" w:date="2018-05-18T22:00:00Z"/>
                  <w:rFonts w:ascii="Times New Roman" w:eastAsiaTheme="minorEastAsia" w:hAnsi="Times New Roman" w:cs="Times New Roman"/>
                  <w:noProof/>
                  <w:color w:val="auto"/>
                  <w:sz w:val="26"/>
                  <w:szCs w:val="26"/>
                  <w:lang w:val="en-US"/>
                </w:rPr>
              </w:rPrChange>
            </w:rPr>
          </w:pPr>
          <w:del w:id="914" w:author="Nguyen Toan" w:date="2018-05-18T22:00:00Z">
            <w:r w:rsidRPr="00FF1E29" w:rsidDel="00FF1E29">
              <w:rPr>
                <w:rFonts w:ascii="Times New Roman" w:eastAsia="Times New Roman" w:hAnsi="Times New Roman" w:cs="Times New Roman"/>
                <w:noProof/>
                <w:sz w:val="26"/>
                <w:szCs w:val="26"/>
                <w:rPrChange w:id="915" w:author="Nguyen Toan" w:date="2018-05-18T22:00:00Z">
                  <w:rPr>
                    <w:rStyle w:val="Hyperlink"/>
                    <w:rFonts w:ascii="Times New Roman" w:eastAsia="Times New Roman" w:hAnsi="Times New Roman" w:cs="Times New Roman"/>
                    <w:noProof/>
                    <w:sz w:val="26"/>
                    <w:szCs w:val="26"/>
                  </w:rPr>
                </w:rPrChange>
              </w:rPr>
              <w:delText>1.2.2.</w:delText>
            </w:r>
            <w:r w:rsidRPr="00FF1E29" w:rsidDel="00FF1E29">
              <w:rPr>
                <w:rFonts w:ascii="Times New Roman" w:eastAsiaTheme="minorEastAsia" w:hAnsi="Times New Roman" w:cs="Times New Roman"/>
                <w:noProof/>
                <w:color w:val="auto"/>
                <w:sz w:val="26"/>
                <w:szCs w:val="26"/>
                <w:lang w:val="en-US"/>
                <w:rPrChange w:id="916"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17" w:author="Nguyen Toan" w:date="2018-05-18T22:00:00Z">
                  <w:rPr>
                    <w:rStyle w:val="Hyperlink"/>
                    <w:rFonts w:ascii="Times New Roman" w:eastAsia="Times New Roman" w:hAnsi="Times New Roman" w:cs="Times New Roman"/>
                    <w:noProof/>
                    <w:sz w:val="26"/>
                    <w:szCs w:val="26"/>
                  </w:rPr>
                </w:rPrChange>
              </w:rPr>
              <w:delText>Kiến trúc MuleESB</w:delText>
            </w:r>
            <w:r w:rsidRPr="00FF1E29" w:rsidDel="00FF1E29">
              <w:rPr>
                <w:rFonts w:ascii="Times New Roman" w:hAnsi="Times New Roman" w:cs="Times New Roman"/>
                <w:noProof/>
                <w:webHidden/>
                <w:sz w:val="26"/>
                <w:szCs w:val="26"/>
                <w:rPrChange w:id="918"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19" w:author="Nguyen Toan" w:date="2018-05-18T22:00:00Z">
                  <w:rPr>
                    <w:rFonts w:ascii="Times New Roman" w:hAnsi="Times New Roman" w:cs="Times New Roman"/>
                    <w:noProof/>
                    <w:webHidden/>
                    <w:sz w:val="26"/>
                    <w:szCs w:val="26"/>
                  </w:rPr>
                </w:rPrChange>
              </w:rPr>
              <w:delText>12</w:delText>
            </w:r>
          </w:del>
        </w:p>
        <w:p w14:paraId="5CB50DE4" w14:textId="77777777" w:rsidR="00250E21" w:rsidRPr="00FF1E29" w:rsidDel="00FF1E29" w:rsidRDefault="00250E21">
          <w:pPr>
            <w:pStyle w:val="TOC3"/>
            <w:tabs>
              <w:tab w:val="left" w:pos="1320"/>
              <w:tab w:val="right" w:leader="dot" w:pos="9395"/>
            </w:tabs>
            <w:rPr>
              <w:del w:id="920" w:author="Nguyen Toan" w:date="2018-05-18T22:00:00Z"/>
              <w:rFonts w:ascii="Times New Roman" w:eastAsiaTheme="minorEastAsia" w:hAnsi="Times New Roman" w:cs="Times New Roman"/>
              <w:noProof/>
              <w:color w:val="auto"/>
              <w:sz w:val="26"/>
              <w:szCs w:val="26"/>
              <w:lang w:val="en-US"/>
              <w:rPrChange w:id="921" w:author="Nguyen Toan" w:date="2018-05-18T22:00:00Z">
                <w:rPr>
                  <w:del w:id="922" w:author="Nguyen Toan" w:date="2018-05-18T22:00:00Z"/>
                  <w:rFonts w:ascii="Times New Roman" w:eastAsiaTheme="minorEastAsia" w:hAnsi="Times New Roman" w:cs="Times New Roman"/>
                  <w:noProof/>
                  <w:color w:val="auto"/>
                  <w:sz w:val="26"/>
                  <w:szCs w:val="26"/>
                  <w:lang w:val="en-US"/>
                </w:rPr>
              </w:rPrChange>
            </w:rPr>
          </w:pPr>
          <w:del w:id="923" w:author="Nguyen Toan" w:date="2018-05-18T22:00:00Z">
            <w:r w:rsidRPr="00FF1E29" w:rsidDel="00FF1E29">
              <w:rPr>
                <w:rFonts w:ascii="Times New Roman" w:eastAsia="Times New Roman" w:hAnsi="Times New Roman" w:cs="Times New Roman"/>
                <w:noProof/>
                <w:sz w:val="26"/>
                <w:szCs w:val="26"/>
                <w:rPrChange w:id="924" w:author="Nguyen Toan" w:date="2018-05-18T22:00:00Z">
                  <w:rPr>
                    <w:rStyle w:val="Hyperlink"/>
                    <w:rFonts w:ascii="Times New Roman" w:eastAsia="Times New Roman" w:hAnsi="Times New Roman" w:cs="Times New Roman"/>
                    <w:noProof/>
                    <w:sz w:val="26"/>
                    <w:szCs w:val="26"/>
                  </w:rPr>
                </w:rPrChange>
              </w:rPr>
              <w:delText>1.2.3.</w:delText>
            </w:r>
            <w:r w:rsidRPr="00FF1E29" w:rsidDel="00FF1E29">
              <w:rPr>
                <w:rFonts w:ascii="Times New Roman" w:eastAsiaTheme="minorEastAsia" w:hAnsi="Times New Roman" w:cs="Times New Roman"/>
                <w:noProof/>
                <w:color w:val="auto"/>
                <w:sz w:val="26"/>
                <w:szCs w:val="26"/>
                <w:lang w:val="en-US"/>
                <w:rPrChange w:id="925"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26" w:author="Nguyen Toan" w:date="2018-05-18T22:00:00Z">
                  <w:rPr>
                    <w:rStyle w:val="Hyperlink"/>
                    <w:rFonts w:ascii="Times New Roman" w:eastAsia="Times New Roman" w:hAnsi="Times New Roman" w:cs="Times New Roman"/>
                    <w:noProof/>
                    <w:sz w:val="26"/>
                    <w:szCs w:val="26"/>
                  </w:rPr>
                </w:rPrChange>
              </w:rPr>
              <w:delText>Xử lý dữ liệu</w:delText>
            </w:r>
            <w:r w:rsidRPr="00FF1E29" w:rsidDel="00FF1E29">
              <w:rPr>
                <w:rFonts w:ascii="Times New Roman" w:hAnsi="Times New Roman" w:cs="Times New Roman"/>
                <w:noProof/>
                <w:webHidden/>
                <w:sz w:val="26"/>
                <w:szCs w:val="26"/>
                <w:rPrChange w:id="927"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28" w:author="Nguyen Toan" w:date="2018-05-18T22:00:00Z">
                  <w:rPr>
                    <w:rFonts w:ascii="Times New Roman" w:hAnsi="Times New Roman" w:cs="Times New Roman"/>
                    <w:noProof/>
                    <w:webHidden/>
                    <w:sz w:val="26"/>
                    <w:szCs w:val="26"/>
                  </w:rPr>
                </w:rPrChange>
              </w:rPr>
              <w:delText>13</w:delText>
            </w:r>
          </w:del>
        </w:p>
        <w:p w14:paraId="28E2CF80" w14:textId="77777777" w:rsidR="00250E21" w:rsidRPr="00FF1E29" w:rsidDel="00FF1E29" w:rsidRDefault="00250E21">
          <w:pPr>
            <w:pStyle w:val="TOC3"/>
            <w:tabs>
              <w:tab w:val="left" w:pos="1320"/>
              <w:tab w:val="right" w:leader="dot" w:pos="9395"/>
            </w:tabs>
            <w:rPr>
              <w:del w:id="929" w:author="Nguyen Toan" w:date="2018-05-18T22:00:00Z"/>
              <w:rFonts w:ascii="Times New Roman" w:eastAsiaTheme="minorEastAsia" w:hAnsi="Times New Roman" w:cs="Times New Roman"/>
              <w:noProof/>
              <w:color w:val="auto"/>
              <w:sz w:val="26"/>
              <w:szCs w:val="26"/>
              <w:lang w:val="en-US"/>
              <w:rPrChange w:id="930" w:author="Nguyen Toan" w:date="2018-05-18T22:00:00Z">
                <w:rPr>
                  <w:del w:id="931" w:author="Nguyen Toan" w:date="2018-05-18T22:00:00Z"/>
                  <w:rFonts w:ascii="Times New Roman" w:eastAsiaTheme="minorEastAsia" w:hAnsi="Times New Roman" w:cs="Times New Roman"/>
                  <w:noProof/>
                  <w:color w:val="auto"/>
                  <w:sz w:val="26"/>
                  <w:szCs w:val="26"/>
                  <w:lang w:val="en-US"/>
                </w:rPr>
              </w:rPrChange>
            </w:rPr>
          </w:pPr>
          <w:del w:id="932" w:author="Nguyen Toan" w:date="2018-05-18T22:00:00Z">
            <w:r w:rsidRPr="00FF1E29" w:rsidDel="00FF1E29">
              <w:rPr>
                <w:rFonts w:ascii="Times New Roman" w:eastAsia="Times New Roman" w:hAnsi="Times New Roman" w:cs="Times New Roman"/>
                <w:noProof/>
                <w:sz w:val="26"/>
                <w:szCs w:val="26"/>
                <w:rPrChange w:id="933" w:author="Nguyen Toan" w:date="2018-05-18T22:00:00Z">
                  <w:rPr>
                    <w:rStyle w:val="Hyperlink"/>
                    <w:rFonts w:ascii="Times New Roman" w:eastAsia="Times New Roman" w:hAnsi="Times New Roman" w:cs="Times New Roman"/>
                    <w:noProof/>
                    <w:sz w:val="26"/>
                    <w:szCs w:val="26"/>
                  </w:rPr>
                </w:rPrChange>
              </w:rPr>
              <w:delText>1.2.4.</w:delText>
            </w:r>
            <w:r w:rsidRPr="00FF1E29" w:rsidDel="00FF1E29">
              <w:rPr>
                <w:rFonts w:ascii="Times New Roman" w:eastAsiaTheme="minorEastAsia" w:hAnsi="Times New Roman" w:cs="Times New Roman"/>
                <w:noProof/>
                <w:color w:val="auto"/>
                <w:sz w:val="26"/>
                <w:szCs w:val="26"/>
                <w:lang w:val="en-US"/>
                <w:rPrChange w:id="934"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35" w:author="Nguyen Toan" w:date="2018-05-18T22:00:00Z">
                  <w:rPr>
                    <w:rStyle w:val="Hyperlink"/>
                    <w:rFonts w:ascii="Times New Roman" w:eastAsia="Times New Roman" w:hAnsi="Times New Roman" w:cs="Times New Roman"/>
                    <w:noProof/>
                    <w:sz w:val="26"/>
                    <w:szCs w:val="26"/>
                  </w:rPr>
                </w:rPrChange>
              </w:rPr>
              <w:delText>Ứng dụng thực tế sử dụng MuleESB</w:delText>
            </w:r>
            <w:r w:rsidRPr="00FF1E29" w:rsidDel="00FF1E29">
              <w:rPr>
                <w:rFonts w:ascii="Times New Roman" w:hAnsi="Times New Roman" w:cs="Times New Roman"/>
                <w:noProof/>
                <w:webHidden/>
                <w:sz w:val="26"/>
                <w:szCs w:val="26"/>
                <w:rPrChange w:id="936"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37" w:author="Nguyen Toan" w:date="2018-05-18T22:00:00Z">
                  <w:rPr>
                    <w:rFonts w:ascii="Times New Roman" w:hAnsi="Times New Roman" w:cs="Times New Roman"/>
                    <w:noProof/>
                    <w:webHidden/>
                    <w:sz w:val="26"/>
                    <w:szCs w:val="26"/>
                  </w:rPr>
                </w:rPrChange>
              </w:rPr>
              <w:delText>14</w:delText>
            </w:r>
          </w:del>
        </w:p>
        <w:p w14:paraId="203F3C04" w14:textId="77777777" w:rsidR="00250E21" w:rsidRPr="00FF1E29" w:rsidDel="00FF1E29" w:rsidRDefault="00250E21">
          <w:pPr>
            <w:pStyle w:val="TOC2"/>
            <w:tabs>
              <w:tab w:val="left" w:pos="880"/>
              <w:tab w:val="right" w:leader="dot" w:pos="9395"/>
            </w:tabs>
            <w:rPr>
              <w:del w:id="938" w:author="Nguyen Toan" w:date="2018-05-18T22:00:00Z"/>
              <w:rFonts w:ascii="Times New Roman" w:eastAsiaTheme="minorEastAsia" w:hAnsi="Times New Roman" w:cs="Times New Roman"/>
              <w:noProof/>
              <w:color w:val="auto"/>
              <w:sz w:val="26"/>
              <w:szCs w:val="26"/>
              <w:lang w:val="en-US"/>
              <w:rPrChange w:id="939" w:author="Nguyen Toan" w:date="2018-05-18T22:00:00Z">
                <w:rPr>
                  <w:del w:id="940" w:author="Nguyen Toan" w:date="2018-05-18T22:00:00Z"/>
                  <w:rFonts w:ascii="Times New Roman" w:eastAsiaTheme="minorEastAsia" w:hAnsi="Times New Roman" w:cs="Times New Roman"/>
                  <w:noProof/>
                  <w:color w:val="auto"/>
                  <w:sz w:val="26"/>
                  <w:szCs w:val="26"/>
                  <w:lang w:val="en-US"/>
                </w:rPr>
              </w:rPrChange>
            </w:rPr>
          </w:pPr>
          <w:del w:id="941" w:author="Nguyen Toan" w:date="2018-05-18T22:00:00Z">
            <w:r w:rsidRPr="00FF1E29" w:rsidDel="00FF1E29">
              <w:rPr>
                <w:rFonts w:ascii="Times New Roman" w:eastAsia="Times New Roman" w:hAnsi="Times New Roman" w:cs="Times New Roman"/>
                <w:noProof/>
                <w:sz w:val="26"/>
                <w:szCs w:val="26"/>
                <w:rPrChange w:id="942" w:author="Nguyen Toan" w:date="2018-05-18T22:00:00Z">
                  <w:rPr>
                    <w:rStyle w:val="Hyperlink"/>
                    <w:rFonts w:ascii="Times New Roman" w:eastAsia="Times New Roman" w:hAnsi="Times New Roman" w:cs="Times New Roman"/>
                    <w:noProof/>
                    <w:sz w:val="26"/>
                    <w:szCs w:val="26"/>
                  </w:rPr>
                </w:rPrChange>
              </w:rPr>
              <w:delText>1.3.</w:delText>
            </w:r>
            <w:r w:rsidRPr="00FF1E29" w:rsidDel="00FF1E29">
              <w:rPr>
                <w:rFonts w:ascii="Times New Roman" w:eastAsiaTheme="minorEastAsia" w:hAnsi="Times New Roman" w:cs="Times New Roman"/>
                <w:noProof/>
                <w:color w:val="auto"/>
                <w:sz w:val="26"/>
                <w:szCs w:val="26"/>
                <w:lang w:val="en-US"/>
                <w:rPrChange w:id="943"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44" w:author="Nguyen Toan" w:date="2018-05-18T22:00:00Z">
                  <w:rPr>
                    <w:rStyle w:val="Hyperlink"/>
                    <w:rFonts w:ascii="Times New Roman" w:eastAsia="Times New Roman" w:hAnsi="Times New Roman" w:cs="Times New Roman"/>
                    <w:noProof/>
                    <w:sz w:val="26"/>
                    <w:szCs w:val="26"/>
                  </w:rPr>
                </w:rPrChange>
              </w:rPr>
              <w:delText>Tích hợp và triển khai liên tục</w:delText>
            </w:r>
            <w:r w:rsidRPr="00FF1E29" w:rsidDel="00FF1E29">
              <w:rPr>
                <w:rFonts w:ascii="Times New Roman" w:hAnsi="Times New Roman" w:cs="Times New Roman"/>
                <w:noProof/>
                <w:webHidden/>
                <w:sz w:val="26"/>
                <w:szCs w:val="26"/>
                <w:rPrChange w:id="945"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46" w:author="Nguyen Toan" w:date="2018-05-18T22:00:00Z">
                  <w:rPr>
                    <w:rFonts w:ascii="Times New Roman" w:hAnsi="Times New Roman" w:cs="Times New Roman"/>
                    <w:noProof/>
                    <w:webHidden/>
                    <w:sz w:val="26"/>
                    <w:szCs w:val="26"/>
                  </w:rPr>
                </w:rPrChange>
              </w:rPr>
              <w:delText>16</w:delText>
            </w:r>
          </w:del>
        </w:p>
        <w:p w14:paraId="34EE291D" w14:textId="77777777" w:rsidR="00250E21" w:rsidRPr="00FF1E29" w:rsidDel="00FF1E29" w:rsidRDefault="00250E21">
          <w:pPr>
            <w:pStyle w:val="TOC3"/>
            <w:tabs>
              <w:tab w:val="left" w:pos="1320"/>
              <w:tab w:val="right" w:leader="dot" w:pos="9395"/>
            </w:tabs>
            <w:rPr>
              <w:del w:id="947" w:author="Nguyen Toan" w:date="2018-05-18T22:00:00Z"/>
              <w:rFonts w:ascii="Times New Roman" w:eastAsiaTheme="minorEastAsia" w:hAnsi="Times New Roman" w:cs="Times New Roman"/>
              <w:noProof/>
              <w:color w:val="auto"/>
              <w:sz w:val="26"/>
              <w:szCs w:val="26"/>
              <w:lang w:val="en-US"/>
              <w:rPrChange w:id="948" w:author="Nguyen Toan" w:date="2018-05-18T22:00:00Z">
                <w:rPr>
                  <w:del w:id="949" w:author="Nguyen Toan" w:date="2018-05-18T22:00:00Z"/>
                  <w:rFonts w:ascii="Times New Roman" w:eastAsiaTheme="minorEastAsia" w:hAnsi="Times New Roman" w:cs="Times New Roman"/>
                  <w:noProof/>
                  <w:color w:val="auto"/>
                  <w:sz w:val="26"/>
                  <w:szCs w:val="26"/>
                  <w:lang w:val="en-US"/>
                </w:rPr>
              </w:rPrChange>
            </w:rPr>
          </w:pPr>
          <w:del w:id="950" w:author="Nguyen Toan" w:date="2018-05-18T22:00:00Z">
            <w:r w:rsidRPr="00FF1E29" w:rsidDel="00FF1E29">
              <w:rPr>
                <w:rFonts w:ascii="Times New Roman" w:eastAsia="Times New Roman" w:hAnsi="Times New Roman" w:cs="Times New Roman"/>
                <w:noProof/>
                <w:sz w:val="26"/>
                <w:szCs w:val="26"/>
                <w:rPrChange w:id="951" w:author="Nguyen Toan" w:date="2018-05-18T22:00:00Z">
                  <w:rPr>
                    <w:rStyle w:val="Hyperlink"/>
                    <w:rFonts w:ascii="Times New Roman" w:eastAsia="Times New Roman" w:hAnsi="Times New Roman" w:cs="Times New Roman"/>
                    <w:noProof/>
                    <w:sz w:val="26"/>
                    <w:szCs w:val="26"/>
                  </w:rPr>
                </w:rPrChange>
              </w:rPr>
              <w:delText>1.3.1.</w:delText>
            </w:r>
            <w:r w:rsidRPr="00FF1E29" w:rsidDel="00FF1E29">
              <w:rPr>
                <w:rFonts w:ascii="Times New Roman" w:eastAsiaTheme="minorEastAsia" w:hAnsi="Times New Roman" w:cs="Times New Roman"/>
                <w:noProof/>
                <w:color w:val="auto"/>
                <w:sz w:val="26"/>
                <w:szCs w:val="26"/>
                <w:lang w:val="en-US"/>
                <w:rPrChange w:id="952"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53" w:author="Nguyen Toan" w:date="2018-05-18T22:00:00Z">
                  <w:rPr>
                    <w:rStyle w:val="Hyperlink"/>
                    <w:rFonts w:ascii="Times New Roman" w:eastAsia="Times New Roman" w:hAnsi="Times New Roman" w:cs="Times New Roman"/>
                    <w:noProof/>
                    <w:sz w:val="26"/>
                    <w:szCs w:val="26"/>
                  </w:rPr>
                </w:rPrChange>
              </w:rPr>
              <w:delText>Tích hợp liên tục</w:delText>
            </w:r>
            <w:r w:rsidRPr="00FF1E29" w:rsidDel="00FF1E29">
              <w:rPr>
                <w:rFonts w:ascii="Times New Roman" w:hAnsi="Times New Roman" w:cs="Times New Roman"/>
                <w:noProof/>
                <w:webHidden/>
                <w:sz w:val="26"/>
                <w:szCs w:val="26"/>
                <w:rPrChange w:id="954"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55" w:author="Nguyen Toan" w:date="2018-05-18T22:00:00Z">
                  <w:rPr>
                    <w:rFonts w:ascii="Times New Roman" w:hAnsi="Times New Roman" w:cs="Times New Roman"/>
                    <w:noProof/>
                    <w:webHidden/>
                    <w:sz w:val="26"/>
                    <w:szCs w:val="26"/>
                  </w:rPr>
                </w:rPrChange>
              </w:rPr>
              <w:delText>16</w:delText>
            </w:r>
          </w:del>
        </w:p>
        <w:p w14:paraId="2FAC1833" w14:textId="77777777" w:rsidR="00250E21" w:rsidRPr="00FF1E29" w:rsidDel="00FF1E29" w:rsidRDefault="00250E21">
          <w:pPr>
            <w:pStyle w:val="TOC3"/>
            <w:tabs>
              <w:tab w:val="left" w:pos="1320"/>
              <w:tab w:val="right" w:leader="dot" w:pos="9395"/>
            </w:tabs>
            <w:rPr>
              <w:del w:id="956" w:author="Nguyen Toan" w:date="2018-05-18T22:00:00Z"/>
              <w:rFonts w:ascii="Times New Roman" w:eastAsiaTheme="minorEastAsia" w:hAnsi="Times New Roman" w:cs="Times New Roman"/>
              <w:noProof/>
              <w:color w:val="auto"/>
              <w:sz w:val="26"/>
              <w:szCs w:val="26"/>
              <w:lang w:val="en-US"/>
              <w:rPrChange w:id="957" w:author="Nguyen Toan" w:date="2018-05-18T22:00:00Z">
                <w:rPr>
                  <w:del w:id="958" w:author="Nguyen Toan" w:date="2018-05-18T22:00:00Z"/>
                  <w:rFonts w:ascii="Times New Roman" w:eastAsiaTheme="minorEastAsia" w:hAnsi="Times New Roman" w:cs="Times New Roman"/>
                  <w:noProof/>
                  <w:color w:val="auto"/>
                  <w:sz w:val="26"/>
                  <w:szCs w:val="26"/>
                  <w:lang w:val="en-US"/>
                </w:rPr>
              </w:rPrChange>
            </w:rPr>
          </w:pPr>
          <w:del w:id="959" w:author="Nguyen Toan" w:date="2018-05-18T22:00:00Z">
            <w:r w:rsidRPr="00FF1E29" w:rsidDel="00FF1E29">
              <w:rPr>
                <w:rFonts w:ascii="Times New Roman" w:eastAsia="Times New Roman" w:hAnsi="Times New Roman" w:cs="Times New Roman"/>
                <w:noProof/>
                <w:sz w:val="26"/>
                <w:szCs w:val="26"/>
                <w:rPrChange w:id="960" w:author="Nguyen Toan" w:date="2018-05-18T22:00:00Z">
                  <w:rPr>
                    <w:rStyle w:val="Hyperlink"/>
                    <w:rFonts w:ascii="Times New Roman" w:eastAsia="Times New Roman" w:hAnsi="Times New Roman" w:cs="Times New Roman"/>
                    <w:noProof/>
                    <w:sz w:val="26"/>
                    <w:szCs w:val="26"/>
                  </w:rPr>
                </w:rPrChange>
              </w:rPr>
              <w:delText>1.3.2.</w:delText>
            </w:r>
            <w:r w:rsidRPr="00FF1E29" w:rsidDel="00FF1E29">
              <w:rPr>
                <w:rFonts w:ascii="Times New Roman" w:eastAsiaTheme="minorEastAsia" w:hAnsi="Times New Roman" w:cs="Times New Roman"/>
                <w:noProof/>
                <w:color w:val="auto"/>
                <w:sz w:val="26"/>
                <w:szCs w:val="26"/>
                <w:lang w:val="en-US"/>
                <w:rPrChange w:id="961"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62" w:author="Nguyen Toan" w:date="2018-05-18T22:00:00Z">
                  <w:rPr>
                    <w:rStyle w:val="Hyperlink"/>
                    <w:rFonts w:ascii="Times New Roman" w:eastAsia="Times New Roman" w:hAnsi="Times New Roman" w:cs="Times New Roman"/>
                    <w:noProof/>
                    <w:sz w:val="26"/>
                    <w:szCs w:val="26"/>
                  </w:rPr>
                </w:rPrChange>
              </w:rPr>
              <w:delText>Chuyển giao liên tục</w:delText>
            </w:r>
            <w:r w:rsidRPr="00FF1E29" w:rsidDel="00FF1E29">
              <w:rPr>
                <w:rFonts w:ascii="Times New Roman" w:hAnsi="Times New Roman" w:cs="Times New Roman"/>
                <w:noProof/>
                <w:webHidden/>
                <w:sz w:val="26"/>
                <w:szCs w:val="26"/>
                <w:rPrChange w:id="963"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64" w:author="Nguyen Toan" w:date="2018-05-18T22:00:00Z">
                  <w:rPr>
                    <w:rFonts w:ascii="Times New Roman" w:hAnsi="Times New Roman" w:cs="Times New Roman"/>
                    <w:noProof/>
                    <w:webHidden/>
                    <w:sz w:val="26"/>
                    <w:szCs w:val="26"/>
                  </w:rPr>
                </w:rPrChange>
              </w:rPr>
              <w:delText>18</w:delText>
            </w:r>
          </w:del>
        </w:p>
        <w:p w14:paraId="78292E1F" w14:textId="77777777" w:rsidR="00250E21" w:rsidRPr="00FF1E29" w:rsidDel="00FF1E29" w:rsidRDefault="00250E21">
          <w:pPr>
            <w:pStyle w:val="TOC2"/>
            <w:tabs>
              <w:tab w:val="left" w:pos="880"/>
              <w:tab w:val="right" w:leader="dot" w:pos="9395"/>
            </w:tabs>
            <w:rPr>
              <w:del w:id="965" w:author="Nguyen Toan" w:date="2018-05-18T22:00:00Z"/>
              <w:rFonts w:ascii="Times New Roman" w:eastAsiaTheme="minorEastAsia" w:hAnsi="Times New Roman" w:cs="Times New Roman"/>
              <w:noProof/>
              <w:color w:val="auto"/>
              <w:sz w:val="26"/>
              <w:szCs w:val="26"/>
              <w:lang w:val="en-US"/>
              <w:rPrChange w:id="966" w:author="Nguyen Toan" w:date="2018-05-18T22:00:00Z">
                <w:rPr>
                  <w:del w:id="967" w:author="Nguyen Toan" w:date="2018-05-18T22:00:00Z"/>
                  <w:rFonts w:ascii="Times New Roman" w:eastAsiaTheme="minorEastAsia" w:hAnsi="Times New Roman" w:cs="Times New Roman"/>
                  <w:noProof/>
                  <w:color w:val="auto"/>
                  <w:sz w:val="26"/>
                  <w:szCs w:val="26"/>
                  <w:lang w:val="en-US"/>
                </w:rPr>
              </w:rPrChange>
            </w:rPr>
          </w:pPr>
          <w:del w:id="968" w:author="Nguyen Toan" w:date="2018-05-18T22:00:00Z">
            <w:r w:rsidRPr="00FF1E29" w:rsidDel="00FF1E29">
              <w:rPr>
                <w:rFonts w:ascii="Times New Roman" w:hAnsi="Times New Roman" w:cs="Times New Roman"/>
                <w:noProof/>
                <w:sz w:val="26"/>
                <w:szCs w:val="26"/>
                <w:rPrChange w:id="969" w:author="Nguyen Toan" w:date="2018-05-18T22:00:00Z">
                  <w:rPr>
                    <w:rStyle w:val="Hyperlink"/>
                    <w:rFonts w:ascii="Times New Roman" w:hAnsi="Times New Roman" w:cs="Times New Roman"/>
                    <w:noProof/>
                    <w:sz w:val="26"/>
                    <w:szCs w:val="26"/>
                  </w:rPr>
                </w:rPrChange>
              </w:rPr>
              <w:delText>1.4.</w:delText>
            </w:r>
            <w:r w:rsidRPr="00FF1E29" w:rsidDel="00FF1E29">
              <w:rPr>
                <w:rFonts w:ascii="Times New Roman" w:eastAsiaTheme="minorEastAsia" w:hAnsi="Times New Roman" w:cs="Times New Roman"/>
                <w:noProof/>
                <w:color w:val="auto"/>
                <w:sz w:val="26"/>
                <w:szCs w:val="26"/>
                <w:lang w:val="en-US"/>
                <w:rPrChange w:id="970"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hAnsi="Times New Roman" w:cs="Times New Roman"/>
                <w:noProof/>
                <w:sz w:val="26"/>
                <w:szCs w:val="26"/>
                <w:rPrChange w:id="971" w:author="Nguyen Toan" w:date="2018-05-18T22:00:00Z">
                  <w:rPr>
                    <w:rStyle w:val="Hyperlink"/>
                    <w:rFonts w:ascii="Times New Roman" w:hAnsi="Times New Roman" w:cs="Times New Roman"/>
                    <w:noProof/>
                    <w:sz w:val="26"/>
                    <w:szCs w:val="26"/>
                  </w:rPr>
                </w:rPrChange>
              </w:rPr>
              <w:delText xml:space="preserve">Kiểm </w:delText>
            </w:r>
            <w:r w:rsidRPr="00FF1E29" w:rsidDel="00FF1E29">
              <w:rPr>
                <w:rFonts w:ascii="Times New Roman" w:eastAsia="Times New Roman" w:hAnsi="Times New Roman" w:cs="Times New Roman"/>
                <w:noProof/>
                <w:sz w:val="26"/>
                <w:szCs w:val="26"/>
                <w:rPrChange w:id="972" w:author="Nguyen Toan" w:date="2018-05-18T22:00:00Z">
                  <w:rPr>
                    <w:rStyle w:val="Hyperlink"/>
                    <w:rFonts w:ascii="Times New Roman" w:eastAsia="Times New Roman" w:hAnsi="Times New Roman" w:cs="Times New Roman"/>
                    <w:noProof/>
                    <w:sz w:val="26"/>
                    <w:szCs w:val="26"/>
                  </w:rPr>
                </w:rPrChange>
              </w:rPr>
              <w:delText>thử</w:delText>
            </w:r>
            <w:r w:rsidRPr="00FF1E29" w:rsidDel="00FF1E29">
              <w:rPr>
                <w:rFonts w:ascii="Times New Roman" w:hAnsi="Times New Roman" w:cs="Times New Roman"/>
                <w:noProof/>
                <w:webHidden/>
                <w:sz w:val="26"/>
                <w:szCs w:val="26"/>
                <w:rPrChange w:id="973"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74" w:author="Nguyen Toan" w:date="2018-05-18T22:00:00Z">
                  <w:rPr>
                    <w:rFonts w:ascii="Times New Roman" w:hAnsi="Times New Roman" w:cs="Times New Roman"/>
                    <w:noProof/>
                    <w:webHidden/>
                    <w:sz w:val="26"/>
                    <w:szCs w:val="26"/>
                  </w:rPr>
                </w:rPrChange>
              </w:rPr>
              <w:delText>20</w:delText>
            </w:r>
          </w:del>
        </w:p>
        <w:p w14:paraId="5EDB540B" w14:textId="77777777" w:rsidR="00250E21" w:rsidRPr="00FF1E29" w:rsidDel="00FF1E29" w:rsidRDefault="00250E21">
          <w:pPr>
            <w:pStyle w:val="TOC3"/>
            <w:tabs>
              <w:tab w:val="left" w:pos="1320"/>
              <w:tab w:val="right" w:leader="dot" w:pos="9395"/>
            </w:tabs>
            <w:rPr>
              <w:del w:id="975" w:author="Nguyen Toan" w:date="2018-05-18T22:00:00Z"/>
              <w:rFonts w:ascii="Times New Roman" w:eastAsiaTheme="minorEastAsia" w:hAnsi="Times New Roman" w:cs="Times New Roman"/>
              <w:noProof/>
              <w:color w:val="auto"/>
              <w:sz w:val="26"/>
              <w:szCs w:val="26"/>
              <w:lang w:val="en-US"/>
              <w:rPrChange w:id="976" w:author="Nguyen Toan" w:date="2018-05-18T22:00:00Z">
                <w:rPr>
                  <w:del w:id="977" w:author="Nguyen Toan" w:date="2018-05-18T22:00:00Z"/>
                  <w:rFonts w:ascii="Times New Roman" w:eastAsiaTheme="minorEastAsia" w:hAnsi="Times New Roman" w:cs="Times New Roman"/>
                  <w:noProof/>
                  <w:color w:val="auto"/>
                  <w:sz w:val="26"/>
                  <w:szCs w:val="26"/>
                  <w:lang w:val="en-US"/>
                </w:rPr>
              </w:rPrChange>
            </w:rPr>
          </w:pPr>
          <w:del w:id="978" w:author="Nguyen Toan" w:date="2018-05-18T22:00:00Z">
            <w:r w:rsidRPr="00FF1E29" w:rsidDel="00FF1E29">
              <w:rPr>
                <w:rFonts w:ascii="Times New Roman" w:eastAsia="Times New Roman" w:hAnsi="Times New Roman" w:cs="Times New Roman"/>
                <w:noProof/>
                <w:sz w:val="26"/>
                <w:szCs w:val="26"/>
                <w:rPrChange w:id="979" w:author="Nguyen Toan" w:date="2018-05-18T22:00:00Z">
                  <w:rPr>
                    <w:rStyle w:val="Hyperlink"/>
                    <w:rFonts w:ascii="Times New Roman" w:eastAsia="Times New Roman" w:hAnsi="Times New Roman" w:cs="Times New Roman"/>
                    <w:noProof/>
                    <w:sz w:val="26"/>
                    <w:szCs w:val="26"/>
                  </w:rPr>
                </w:rPrChange>
              </w:rPr>
              <w:delText>1.4.1.</w:delText>
            </w:r>
            <w:r w:rsidRPr="00FF1E29" w:rsidDel="00FF1E29">
              <w:rPr>
                <w:rFonts w:ascii="Times New Roman" w:eastAsiaTheme="minorEastAsia" w:hAnsi="Times New Roman" w:cs="Times New Roman"/>
                <w:noProof/>
                <w:color w:val="auto"/>
                <w:sz w:val="26"/>
                <w:szCs w:val="26"/>
                <w:lang w:val="en-US"/>
                <w:rPrChange w:id="980"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81" w:author="Nguyen Toan" w:date="2018-05-18T22:00:00Z">
                  <w:rPr>
                    <w:rStyle w:val="Hyperlink"/>
                    <w:rFonts w:ascii="Times New Roman" w:eastAsia="Times New Roman" w:hAnsi="Times New Roman" w:cs="Times New Roman"/>
                    <w:noProof/>
                    <w:sz w:val="26"/>
                    <w:szCs w:val="26"/>
                  </w:rPr>
                </w:rPrChange>
              </w:rPr>
              <w:delText>Kiểm thử hộp đen</w:delText>
            </w:r>
            <w:r w:rsidRPr="00FF1E29" w:rsidDel="00FF1E29">
              <w:rPr>
                <w:rFonts w:ascii="Times New Roman" w:hAnsi="Times New Roman" w:cs="Times New Roman"/>
                <w:noProof/>
                <w:webHidden/>
                <w:sz w:val="26"/>
                <w:szCs w:val="26"/>
                <w:rPrChange w:id="982"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83" w:author="Nguyen Toan" w:date="2018-05-18T22:00:00Z">
                  <w:rPr>
                    <w:rFonts w:ascii="Times New Roman" w:hAnsi="Times New Roman" w:cs="Times New Roman"/>
                    <w:noProof/>
                    <w:webHidden/>
                    <w:sz w:val="26"/>
                    <w:szCs w:val="26"/>
                  </w:rPr>
                </w:rPrChange>
              </w:rPr>
              <w:delText>21</w:delText>
            </w:r>
          </w:del>
        </w:p>
        <w:p w14:paraId="1F3422B5" w14:textId="77777777" w:rsidR="00250E21" w:rsidRPr="00FF1E29" w:rsidDel="00FF1E29" w:rsidRDefault="00250E21">
          <w:pPr>
            <w:pStyle w:val="TOC3"/>
            <w:tabs>
              <w:tab w:val="left" w:pos="1320"/>
              <w:tab w:val="right" w:leader="dot" w:pos="9395"/>
            </w:tabs>
            <w:rPr>
              <w:del w:id="984" w:author="Nguyen Toan" w:date="2018-05-18T22:00:00Z"/>
              <w:rFonts w:ascii="Times New Roman" w:eastAsiaTheme="minorEastAsia" w:hAnsi="Times New Roman" w:cs="Times New Roman"/>
              <w:noProof/>
              <w:color w:val="auto"/>
              <w:sz w:val="26"/>
              <w:szCs w:val="26"/>
              <w:lang w:val="en-US"/>
              <w:rPrChange w:id="985" w:author="Nguyen Toan" w:date="2018-05-18T22:00:00Z">
                <w:rPr>
                  <w:del w:id="986" w:author="Nguyen Toan" w:date="2018-05-18T22:00:00Z"/>
                  <w:rFonts w:ascii="Times New Roman" w:eastAsiaTheme="minorEastAsia" w:hAnsi="Times New Roman" w:cs="Times New Roman"/>
                  <w:noProof/>
                  <w:color w:val="auto"/>
                  <w:sz w:val="26"/>
                  <w:szCs w:val="26"/>
                  <w:lang w:val="en-US"/>
                </w:rPr>
              </w:rPrChange>
            </w:rPr>
          </w:pPr>
          <w:del w:id="987" w:author="Nguyen Toan" w:date="2018-05-18T22:00:00Z">
            <w:r w:rsidRPr="00FF1E29" w:rsidDel="00FF1E29">
              <w:rPr>
                <w:rFonts w:ascii="Times New Roman" w:eastAsia="Times New Roman" w:hAnsi="Times New Roman" w:cs="Times New Roman"/>
                <w:noProof/>
                <w:sz w:val="26"/>
                <w:szCs w:val="26"/>
                <w:rPrChange w:id="988" w:author="Nguyen Toan" w:date="2018-05-18T22:00:00Z">
                  <w:rPr>
                    <w:rStyle w:val="Hyperlink"/>
                    <w:rFonts w:ascii="Times New Roman" w:eastAsia="Times New Roman" w:hAnsi="Times New Roman" w:cs="Times New Roman"/>
                    <w:noProof/>
                    <w:sz w:val="26"/>
                    <w:szCs w:val="26"/>
                  </w:rPr>
                </w:rPrChange>
              </w:rPr>
              <w:delText>1.4.2.</w:delText>
            </w:r>
            <w:r w:rsidRPr="00FF1E29" w:rsidDel="00FF1E29">
              <w:rPr>
                <w:rFonts w:ascii="Times New Roman" w:eastAsiaTheme="minorEastAsia" w:hAnsi="Times New Roman" w:cs="Times New Roman"/>
                <w:noProof/>
                <w:color w:val="auto"/>
                <w:sz w:val="26"/>
                <w:szCs w:val="26"/>
                <w:lang w:val="en-US"/>
                <w:rPrChange w:id="989"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90" w:author="Nguyen Toan" w:date="2018-05-18T22:00:00Z">
                  <w:rPr>
                    <w:rStyle w:val="Hyperlink"/>
                    <w:rFonts w:ascii="Times New Roman" w:eastAsia="Times New Roman" w:hAnsi="Times New Roman" w:cs="Times New Roman"/>
                    <w:noProof/>
                    <w:sz w:val="26"/>
                    <w:szCs w:val="26"/>
                  </w:rPr>
                </w:rPrChange>
              </w:rPr>
              <w:delText>Kiểm thử hộp trắng</w:delText>
            </w:r>
            <w:r w:rsidRPr="00FF1E29" w:rsidDel="00FF1E29">
              <w:rPr>
                <w:rFonts w:ascii="Times New Roman" w:hAnsi="Times New Roman" w:cs="Times New Roman"/>
                <w:noProof/>
                <w:webHidden/>
                <w:sz w:val="26"/>
                <w:szCs w:val="26"/>
                <w:rPrChange w:id="991"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992" w:author="Nguyen Toan" w:date="2018-05-18T22:00:00Z">
                  <w:rPr>
                    <w:rFonts w:ascii="Times New Roman" w:hAnsi="Times New Roman" w:cs="Times New Roman"/>
                    <w:noProof/>
                    <w:webHidden/>
                    <w:sz w:val="26"/>
                    <w:szCs w:val="26"/>
                  </w:rPr>
                </w:rPrChange>
              </w:rPr>
              <w:delText>21</w:delText>
            </w:r>
          </w:del>
        </w:p>
        <w:p w14:paraId="2E244522" w14:textId="77777777" w:rsidR="00250E21" w:rsidRPr="00FF1E29" w:rsidDel="00FF1E29" w:rsidRDefault="00250E21">
          <w:pPr>
            <w:pStyle w:val="TOC3"/>
            <w:tabs>
              <w:tab w:val="left" w:pos="1320"/>
              <w:tab w:val="right" w:leader="dot" w:pos="9395"/>
            </w:tabs>
            <w:rPr>
              <w:del w:id="993" w:author="Nguyen Toan" w:date="2018-05-18T22:00:00Z"/>
              <w:rFonts w:ascii="Times New Roman" w:eastAsiaTheme="minorEastAsia" w:hAnsi="Times New Roman" w:cs="Times New Roman"/>
              <w:noProof/>
              <w:color w:val="auto"/>
              <w:sz w:val="26"/>
              <w:szCs w:val="26"/>
              <w:lang w:val="en-US"/>
              <w:rPrChange w:id="994" w:author="Nguyen Toan" w:date="2018-05-18T22:00:00Z">
                <w:rPr>
                  <w:del w:id="995" w:author="Nguyen Toan" w:date="2018-05-18T22:00:00Z"/>
                  <w:rFonts w:ascii="Times New Roman" w:eastAsiaTheme="minorEastAsia" w:hAnsi="Times New Roman" w:cs="Times New Roman"/>
                  <w:noProof/>
                  <w:color w:val="auto"/>
                  <w:sz w:val="26"/>
                  <w:szCs w:val="26"/>
                  <w:lang w:val="en-US"/>
                </w:rPr>
              </w:rPrChange>
            </w:rPr>
          </w:pPr>
          <w:del w:id="996" w:author="Nguyen Toan" w:date="2018-05-18T22:00:00Z">
            <w:r w:rsidRPr="00FF1E29" w:rsidDel="00FF1E29">
              <w:rPr>
                <w:rFonts w:ascii="Times New Roman" w:eastAsia="Times New Roman" w:hAnsi="Times New Roman" w:cs="Times New Roman"/>
                <w:noProof/>
                <w:sz w:val="26"/>
                <w:szCs w:val="26"/>
                <w:rPrChange w:id="997" w:author="Nguyen Toan" w:date="2018-05-18T22:00:00Z">
                  <w:rPr>
                    <w:rStyle w:val="Hyperlink"/>
                    <w:rFonts w:ascii="Times New Roman" w:eastAsia="Times New Roman" w:hAnsi="Times New Roman" w:cs="Times New Roman"/>
                    <w:noProof/>
                    <w:sz w:val="26"/>
                    <w:szCs w:val="26"/>
                  </w:rPr>
                </w:rPrChange>
              </w:rPr>
              <w:delText>1.4.3.</w:delText>
            </w:r>
            <w:r w:rsidRPr="00FF1E29" w:rsidDel="00FF1E29">
              <w:rPr>
                <w:rFonts w:ascii="Times New Roman" w:eastAsiaTheme="minorEastAsia" w:hAnsi="Times New Roman" w:cs="Times New Roman"/>
                <w:noProof/>
                <w:color w:val="auto"/>
                <w:sz w:val="26"/>
                <w:szCs w:val="26"/>
                <w:lang w:val="en-US"/>
                <w:rPrChange w:id="998"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999" w:author="Nguyen Toan" w:date="2018-05-18T22:00:00Z">
                  <w:rPr>
                    <w:rStyle w:val="Hyperlink"/>
                    <w:rFonts w:ascii="Times New Roman" w:eastAsia="Times New Roman" w:hAnsi="Times New Roman" w:cs="Times New Roman"/>
                    <w:noProof/>
                    <w:sz w:val="26"/>
                    <w:szCs w:val="26"/>
                  </w:rPr>
                </w:rPrChange>
              </w:rPr>
              <w:delText>Kiểm thử hộp xám</w:delText>
            </w:r>
            <w:r w:rsidRPr="00FF1E29" w:rsidDel="00FF1E29">
              <w:rPr>
                <w:rFonts w:ascii="Times New Roman" w:hAnsi="Times New Roman" w:cs="Times New Roman"/>
                <w:noProof/>
                <w:webHidden/>
                <w:sz w:val="26"/>
                <w:szCs w:val="26"/>
                <w:rPrChange w:id="1000"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01" w:author="Nguyen Toan" w:date="2018-05-18T22:00:00Z">
                  <w:rPr>
                    <w:rFonts w:ascii="Times New Roman" w:hAnsi="Times New Roman" w:cs="Times New Roman"/>
                    <w:noProof/>
                    <w:webHidden/>
                    <w:sz w:val="26"/>
                    <w:szCs w:val="26"/>
                  </w:rPr>
                </w:rPrChange>
              </w:rPr>
              <w:delText>22</w:delText>
            </w:r>
          </w:del>
        </w:p>
        <w:p w14:paraId="407CF8DA" w14:textId="77777777" w:rsidR="00250E21" w:rsidRPr="00FF1E29" w:rsidDel="00FF1E29" w:rsidRDefault="00250E21">
          <w:pPr>
            <w:pStyle w:val="TOC3"/>
            <w:tabs>
              <w:tab w:val="left" w:pos="1320"/>
              <w:tab w:val="right" w:leader="dot" w:pos="9395"/>
            </w:tabs>
            <w:rPr>
              <w:del w:id="1002" w:author="Nguyen Toan" w:date="2018-05-18T22:00:00Z"/>
              <w:rFonts w:ascii="Times New Roman" w:eastAsiaTheme="minorEastAsia" w:hAnsi="Times New Roman" w:cs="Times New Roman"/>
              <w:noProof/>
              <w:color w:val="auto"/>
              <w:sz w:val="26"/>
              <w:szCs w:val="26"/>
              <w:lang w:val="en-US"/>
              <w:rPrChange w:id="1003" w:author="Nguyen Toan" w:date="2018-05-18T22:00:00Z">
                <w:rPr>
                  <w:del w:id="1004" w:author="Nguyen Toan" w:date="2018-05-18T22:00:00Z"/>
                  <w:rFonts w:ascii="Times New Roman" w:eastAsiaTheme="minorEastAsia" w:hAnsi="Times New Roman" w:cs="Times New Roman"/>
                  <w:noProof/>
                  <w:color w:val="auto"/>
                  <w:sz w:val="26"/>
                  <w:szCs w:val="26"/>
                  <w:lang w:val="en-US"/>
                </w:rPr>
              </w:rPrChange>
            </w:rPr>
          </w:pPr>
          <w:del w:id="1005" w:author="Nguyen Toan" w:date="2018-05-18T22:00:00Z">
            <w:r w:rsidRPr="00FF1E29" w:rsidDel="00FF1E29">
              <w:rPr>
                <w:rFonts w:ascii="Times New Roman" w:eastAsia="Times New Roman" w:hAnsi="Times New Roman" w:cs="Times New Roman"/>
                <w:noProof/>
                <w:sz w:val="26"/>
                <w:szCs w:val="26"/>
                <w:rPrChange w:id="1006" w:author="Nguyen Toan" w:date="2018-05-18T22:00:00Z">
                  <w:rPr>
                    <w:rStyle w:val="Hyperlink"/>
                    <w:rFonts w:ascii="Times New Roman" w:eastAsia="Times New Roman" w:hAnsi="Times New Roman" w:cs="Times New Roman"/>
                    <w:noProof/>
                    <w:sz w:val="26"/>
                    <w:szCs w:val="26"/>
                  </w:rPr>
                </w:rPrChange>
              </w:rPr>
              <w:delText>1.4.4.</w:delText>
            </w:r>
            <w:r w:rsidRPr="00FF1E29" w:rsidDel="00FF1E29">
              <w:rPr>
                <w:rFonts w:ascii="Times New Roman" w:eastAsiaTheme="minorEastAsia" w:hAnsi="Times New Roman" w:cs="Times New Roman"/>
                <w:noProof/>
                <w:color w:val="auto"/>
                <w:sz w:val="26"/>
                <w:szCs w:val="26"/>
                <w:lang w:val="en-US"/>
                <w:rPrChange w:id="1007"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008" w:author="Nguyen Toan" w:date="2018-05-18T22:00:00Z">
                  <w:rPr>
                    <w:rStyle w:val="Hyperlink"/>
                    <w:rFonts w:ascii="Times New Roman" w:eastAsia="Times New Roman" w:hAnsi="Times New Roman" w:cs="Times New Roman"/>
                    <w:noProof/>
                    <w:sz w:val="26"/>
                    <w:szCs w:val="26"/>
                  </w:rPr>
                </w:rPrChange>
              </w:rPr>
              <w:delText>Các cấp độ kiểm thử</w:delText>
            </w:r>
            <w:r w:rsidRPr="00FF1E29" w:rsidDel="00FF1E29">
              <w:rPr>
                <w:rFonts w:ascii="Times New Roman" w:hAnsi="Times New Roman" w:cs="Times New Roman"/>
                <w:noProof/>
                <w:webHidden/>
                <w:sz w:val="26"/>
                <w:szCs w:val="26"/>
                <w:rPrChange w:id="1009"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10" w:author="Nguyen Toan" w:date="2018-05-18T22:00:00Z">
                  <w:rPr>
                    <w:rFonts w:ascii="Times New Roman" w:hAnsi="Times New Roman" w:cs="Times New Roman"/>
                    <w:noProof/>
                    <w:webHidden/>
                    <w:sz w:val="26"/>
                    <w:szCs w:val="26"/>
                  </w:rPr>
                </w:rPrChange>
              </w:rPr>
              <w:delText>22</w:delText>
            </w:r>
          </w:del>
        </w:p>
        <w:p w14:paraId="15639253" w14:textId="77777777" w:rsidR="00250E21" w:rsidRPr="00FF1E29" w:rsidDel="00FF1E29" w:rsidRDefault="00250E21">
          <w:pPr>
            <w:pStyle w:val="TOC1"/>
            <w:rPr>
              <w:del w:id="1011" w:author="Nguyen Toan" w:date="2018-05-18T22:00:00Z"/>
              <w:rFonts w:ascii="Times New Roman" w:eastAsiaTheme="minorEastAsia" w:hAnsi="Times New Roman" w:cs="Times New Roman"/>
              <w:noProof/>
              <w:color w:val="auto"/>
              <w:sz w:val="26"/>
              <w:szCs w:val="26"/>
              <w:lang w:val="en-US"/>
              <w:rPrChange w:id="1012" w:author="Nguyen Toan" w:date="2018-05-18T22:00:00Z">
                <w:rPr>
                  <w:del w:id="1013" w:author="Nguyen Toan" w:date="2018-05-18T22:00:00Z"/>
                  <w:rFonts w:ascii="Times New Roman" w:eastAsiaTheme="minorEastAsia" w:hAnsi="Times New Roman" w:cs="Times New Roman"/>
                  <w:noProof/>
                  <w:color w:val="auto"/>
                  <w:sz w:val="26"/>
                  <w:szCs w:val="26"/>
                  <w:lang w:val="en-US"/>
                </w:rPr>
              </w:rPrChange>
            </w:rPr>
          </w:pPr>
          <w:del w:id="1014" w:author="Nguyen Toan" w:date="2018-05-18T22:00:00Z">
            <w:r w:rsidRPr="00FF1E29" w:rsidDel="00FF1E29">
              <w:rPr>
                <w:rFonts w:ascii="Times New Roman" w:eastAsia="Times New Roman" w:hAnsi="Times New Roman" w:cs="Times New Roman"/>
                <w:noProof/>
                <w:sz w:val="26"/>
                <w:szCs w:val="26"/>
                <w:rPrChange w:id="1015" w:author="Nguyen Toan" w:date="2018-05-18T22:00:00Z">
                  <w:rPr>
                    <w:rStyle w:val="Hyperlink"/>
                    <w:rFonts w:ascii="Times New Roman" w:eastAsia="Times New Roman" w:hAnsi="Times New Roman" w:cs="Times New Roman"/>
                    <w:noProof/>
                    <w:sz w:val="26"/>
                    <w:szCs w:val="26"/>
                  </w:rPr>
                </w:rPrChange>
              </w:rPr>
              <w:delText>CHƯƠNG 2.</w:delText>
            </w:r>
            <w:r w:rsidRPr="00FF1E29" w:rsidDel="00FF1E29">
              <w:rPr>
                <w:rFonts w:ascii="Times New Roman" w:eastAsiaTheme="minorEastAsia" w:hAnsi="Times New Roman" w:cs="Times New Roman"/>
                <w:noProof/>
                <w:color w:val="auto"/>
                <w:sz w:val="26"/>
                <w:szCs w:val="26"/>
                <w:lang w:val="en-US"/>
                <w:rPrChange w:id="1016"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017" w:author="Nguyen Toan" w:date="2018-05-18T22:00:00Z">
                  <w:rPr>
                    <w:rStyle w:val="Hyperlink"/>
                    <w:rFonts w:ascii="Times New Roman" w:eastAsia="Times New Roman" w:hAnsi="Times New Roman" w:cs="Times New Roman"/>
                    <w:noProof/>
                    <w:sz w:val="26"/>
                    <w:szCs w:val="26"/>
                  </w:rPr>
                </w:rPrChange>
              </w:rPr>
              <w:delText>KHÓ KHĂN VÀ CÁC VẤN ĐỀ CẦN GIẢI QUYẾT</w:delText>
            </w:r>
            <w:r w:rsidRPr="00FF1E29" w:rsidDel="00FF1E29">
              <w:rPr>
                <w:rFonts w:ascii="Times New Roman" w:hAnsi="Times New Roman" w:cs="Times New Roman"/>
                <w:noProof/>
                <w:webHidden/>
                <w:sz w:val="26"/>
                <w:szCs w:val="26"/>
                <w:rPrChange w:id="1018"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19" w:author="Nguyen Toan" w:date="2018-05-18T22:00:00Z">
                  <w:rPr>
                    <w:rFonts w:ascii="Times New Roman" w:hAnsi="Times New Roman" w:cs="Times New Roman"/>
                    <w:noProof/>
                    <w:webHidden/>
                    <w:sz w:val="26"/>
                    <w:szCs w:val="26"/>
                  </w:rPr>
                </w:rPrChange>
              </w:rPr>
              <w:delText>26</w:delText>
            </w:r>
          </w:del>
        </w:p>
        <w:p w14:paraId="27F12670" w14:textId="77777777" w:rsidR="00250E21" w:rsidRPr="00FF1E29" w:rsidDel="00FF1E29" w:rsidRDefault="00250E21">
          <w:pPr>
            <w:pStyle w:val="TOC2"/>
            <w:tabs>
              <w:tab w:val="left" w:pos="880"/>
              <w:tab w:val="right" w:leader="dot" w:pos="9395"/>
            </w:tabs>
            <w:rPr>
              <w:del w:id="1020" w:author="Nguyen Toan" w:date="2018-05-18T22:00:00Z"/>
              <w:rFonts w:ascii="Times New Roman" w:eastAsiaTheme="minorEastAsia" w:hAnsi="Times New Roman" w:cs="Times New Roman"/>
              <w:noProof/>
              <w:color w:val="auto"/>
              <w:sz w:val="26"/>
              <w:szCs w:val="26"/>
              <w:lang w:val="en-US"/>
              <w:rPrChange w:id="1021" w:author="Nguyen Toan" w:date="2018-05-18T22:00:00Z">
                <w:rPr>
                  <w:del w:id="1022" w:author="Nguyen Toan" w:date="2018-05-18T22:00:00Z"/>
                  <w:rFonts w:ascii="Times New Roman" w:eastAsiaTheme="minorEastAsia" w:hAnsi="Times New Roman" w:cs="Times New Roman"/>
                  <w:noProof/>
                  <w:color w:val="auto"/>
                  <w:sz w:val="26"/>
                  <w:szCs w:val="26"/>
                  <w:lang w:val="en-US"/>
                </w:rPr>
              </w:rPrChange>
            </w:rPr>
          </w:pPr>
          <w:del w:id="1023" w:author="Nguyen Toan" w:date="2018-05-18T22:00:00Z">
            <w:r w:rsidRPr="00FF1E29" w:rsidDel="00FF1E29">
              <w:rPr>
                <w:rFonts w:ascii="Times New Roman" w:eastAsia="Times New Roman" w:hAnsi="Times New Roman" w:cs="Times New Roman"/>
                <w:noProof/>
                <w:sz w:val="26"/>
                <w:szCs w:val="26"/>
                <w:rPrChange w:id="1024" w:author="Nguyen Toan" w:date="2018-05-18T22:00:00Z">
                  <w:rPr>
                    <w:rStyle w:val="Hyperlink"/>
                    <w:rFonts w:ascii="Times New Roman" w:eastAsia="Times New Roman" w:hAnsi="Times New Roman" w:cs="Times New Roman"/>
                    <w:noProof/>
                    <w:sz w:val="26"/>
                    <w:szCs w:val="26"/>
                  </w:rPr>
                </w:rPrChange>
              </w:rPr>
              <w:delText>2.1.</w:delText>
            </w:r>
            <w:r w:rsidRPr="00FF1E29" w:rsidDel="00FF1E29">
              <w:rPr>
                <w:rFonts w:ascii="Times New Roman" w:eastAsiaTheme="minorEastAsia" w:hAnsi="Times New Roman" w:cs="Times New Roman"/>
                <w:noProof/>
                <w:color w:val="auto"/>
                <w:sz w:val="26"/>
                <w:szCs w:val="26"/>
                <w:lang w:val="en-US"/>
                <w:rPrChange w:id="1025"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hAnsi="Times New Roman" w:cs="Times New Roman"/>
                <w:noProof/>
                <w:sz w:val="26"/>
                <w:szCs w:val="26"/>
                <w:rPrChange w:id="1026" w:author="Nguyen Toan" w:date="2018-05-18T22:00:00Z">
                  <w:rPr>
                    <w:rStyle w:val="Hyperlink"/>
                    <w:rFonts w:ascii="Times New Roman" w:hAnsi="Times New Roman" w:cs="Times New Roman"/>
                    <w:noProof/>
                    <w:sz w:val="26"/>
                    <w:szCs w:val="26"/>
                  </w:rPr>
                </w:rPrChange>
              </w:rPr>
              <w:delText>Môi trường kiểm thử</w:delText>
            </w:r>
            <w:r w:rsidRPr="00FF1E29" w:rsidDel="00FF1E29">
              <w:rPr>
                <w:rFonts w:ascii="Times New Roman" w:hAnsi="Times New Roman" w:cs="Times New Roman"/>
                <w:noProof/>
                <w:webHidden/>
                <w:sz w:val="26"/>
                <w:szCs w:val="26"/>
                <w:rPrChange w:id="1027"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28" w:author="Nguyen Toan" w:date="2018-05-18T22:00:00Z">
                  <w:rPr>
                    <w:rFonts w:ascii="Times New Roman" w:hAnsi="Times New Roman" w:cs="Times New Roman"/>
                    <w:noProof/>
                    <w:webHidden/>
                    <w:sz w:val="26"/>
                    <w:szCs w:val="26"/>
                  </w:rPr>
                </w:rPrChange>
              </w:rPr>
              <w:delText>26</w:delText>
            </w:r>
          </w:del>
        </w:p>
        <w:p w14:paraId="695C5793" w14:textId="77777777" w:rsidR="00250E21" w:rsidRPr="00FF1E29" w:rsidDel="00FF1E29" w:rsidRDefault="00250E21">
          <w:pPr>
            <w:pStyle w:val="TOC2"/>
            <w:tabs>
              <w:tab w:val="left" w:pos="880"/>
              <w:tab w:val="right" w:leader="dot" w:pos="9395"/>
            </w:tabs>
            <w:rPr>
              <w:del w:id="1029" w:author="Nguyen Toan" w:date="2018-05-18T22:00:00Z"/>
              <w:rFonts w:ascii="Times New Roman" w:eastAsiaTheme="minorEastAsia" w:hAnsi="Times New Roman" w:cs="Times New Roman"/>
              <w:noProof/>
              <w:color w:val="auto"/>
              <w:sz w:val="26"/>
              <w:szCs w:val="26"/>
              <w:lang w:val="en-US"/>
              <w:rPrChange w:id="1030" w:author="Nguyen Toan" w:date="2018-05-18T22:00:00Z">
                <w:rPr>
                  <w:del w:id="1031" w:author="Nguyen Toan" w:date="2018-05-18T22:00:00Z"/>
                  <w:rFonts w:ascii="Times New Roman" w:eastAsiaTheme="minorEastAsia" w:hAnsi="Times New Roman" w:cs="Times New Roman"/>
                  <w:noProof/>
                  <w:color w:val="auto"/>
                  <w:sz w:val="26"/>
                  <w:szCs w:val="26"/>
                  <w:lang w:val="en-US"/>
                </w:rPr>
              </w:rPrChange>
            </w:rPr>
          </w:pPr>
          <w:del w:id="1032" w:author="Nguyen Toan" w:date="2018-05-18T22:00:00Z">
            <w:r w:rsidRPr="00FF1E29" w:rsidDel="00FF1E29">
              <w:rPr>
                <w:rFonts w:ascii="Times New Roman" w:hAnsi="Times New Roman" w:cs="Times New Roman"/>
                <w:noProof/>
                <w:sz w:val="26"/>
                <w:szCs w:val="26"/>
                <w:rPrChange w:id="1033" w:author="Nguyen Toan" w:date="2018-05-18T22:00:00Z">
                  <w:rPr>
                    <w:rStyle w:val="Hyperlink"/>
                    <w:rFonts w:ascii="Times New Roman" w:hAnsi="Times New Roman" w:cs="Times New Roman"/>
                    <w:noProof/>
                    <w:sz w:val="26"/>
                    <w:szCs w:val="26"/>
                  </w:rPr>
                </w:rPrChange>
              </w:rPr>
              <w:delText>2.2.</w:delText>
            </w:r>
            <w:r w:rsidRPr="00FF1E29" w:rsidDel="00FF1E29">
              <w:rPr>
                <w:rFonts w:ascii="Times New Roman" w:eastAsiaTheme="minorEastAsia" w:hAnsi="Times New Roman" w:cs="Times New Roman"/>
                <w:noProof/>
                <w:color w:val="auto"/>
                <w:sz w:val="26"/>
                <w:szCs w:val="26"/>
                <w:lang w:val="en-US"/>
                <w:rPrChange w:id="1034"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hAnsi="Times New Roman" w:cs="Times New Roman"/>
                <w:noProof/>
                <w:sz w:val="26"/>
                <w:szCs w:val="26"/>
                <w:rPrChange w:id="1035" w:author="Nguyen Toan" w:date="2018-05-18T22:00:00Z">
                  <w:rPr>
                    <w:rStyle w:val="Hyperlink"/>
                    <w:rFonts w:ascii="Times New Roman" w:hAnsi="Times New Roman" w:cs="Times New Roman"/>
                    <w:noProof/>
                    <w:sz w:val="26"/>
                    <w:szCs w:val="26"/>
                  </w:rPr>
                </w:rPrChange>
              </w:rPr>
              <w:delText>Công cụ hỗ trợ kiểm thử</w:delText>
            </w:r>
            <w:r w:rsidRPr="00FF1E29" w:rsidDel="00FF1E29">
              <w:rPr>
                <w:rFonts w:ascii="Times New Roman" w:hAnsi="Times New Roman" w:cs="Times New Roman"/>
                <w:noProof/>
                <w:webHidden/>
                <w:sz w:val="26"/>
                <w:szCs w:val="26"/>
                <w:rPrChange w:id="1036"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37" w:author="Nguyen Toan" w:date="2018-05-18T22:00:00Z">
                  <w:rPr>
                    <w:rFonts w:ascii="Times New Roman" w:hAnsi="Times New Roman" w:cs="Times New Roman"/>
                    <w:noProof/>
                    <w:webHidden/>
                    <w:sz w:val="26"/>
                    <w:szCs w:val="26"/>
                  </w:rPr>
                </w:rPrChange>
              </w:rPr>
              <w:delText>27</w:delText>
            </w:r>
          </w:del>
        </w:p>
        <w:p w14:paraId="169887C8" w14:textId="77777777" w:rsidR="00250E21" w:rsidRPr="00FF1E29" w:rsidDel="00FF1E29" w:rsidRDefault="00250E21">
          <w:pPr>
            <w:pStyle w:val="TOC1"/>
            <w:rPr>
              <w:del w:id="1038" w:author="Nguyen Toan" w:date="2018-05-18T22:00:00Z"/>
              <w:rFonts w:ascii="Times New Roman" w:eastAsiaTheme="minorEastAsia" w:hAnsi="Times New Roman" w:cs="Times New Roman"/>
              <w:noProof/>
              <w:color w:val="auto"/>
              <w:sz w:val="26"/>
              <w:szCs w:val="26"/>
              <w:lang w:val="en-US"/>
              <w:rPrChange w:id="1039" w:author="Nguyen Toan" w:date="2018-05-18T22:00:00Z">
                <w:rPr>
                  <w:del w:id="1040" w:author="Nguyen Toan" w:date="2018-05-18T22:00:00Z"/>
                  <w:rFonts w:ascii="Times New Roman" w:eastAsiaTheme="minorEastAsia" w:hAnsi="Times New Roman" w:cs="Times New Roman"/>
                  <w:noProof/>
                  <w:color w:val="auto"/>
                  <w:sz w:val="26"/>
                  <w:szCs w:val="26"/>
                  <w:lang w:val="en-US"/>
                </w:rPr>
              </w:rPrChange>
            </w:rPr>
          </w:pPr>
          <w:del w:id="1041" w:author="Nguyen Toan" w:date="2018-05-18T22:00:00Z">
            <w:r w:rsidRPr="00FF1E29" w:rsidDel="00FF1E29">
              <w:rPr>
                <w:rFonts w:ascii="Times New Roman" w:eastAsia="Times New Roman" w:hAnsi="Times New Roman" w:cs="Times New Roman"/>
                <w:noProof/>
                <w:sz w:val="26"/>
                <w:szCs w:val="26"/>
                <w:rPrChange w:id="1042" w:author="Nguyen Toan" w:date="2018-05-18T22:00:00Z">
                  <w:rPr>
                    <w:rStyle w:val="Hyperlink"/>
                    <w:rFonts w:ascii="Times New Roman" w:eastAsia="Times New Roman" w:hAnsi="Times New Roman" w:cs="Times New Roman"/>
                    <w:noProof/>
                    <w:sz w:val="26"/>
                    <w:szCs w:val="26"/>
                  </w:rPr>
                </w:rPrChange>
              </w:rPr>
              <w:delText>CHƯƠNG 3.</w:delText>
            </w:r>
            <w:r w:rsidRPr="00FF1E29" w:rsidDel="00FF1E29">
              <w:rPr>
                <w:rFonts w:ascii="Times New Roman" w:eastAsiaTheme="minorEastAsia" w:hAnsi="Times New Roman" w:cs="Times New Roman"/>
                <w:noProof/>
                <w:color w:val="auto"/>
                <w:sz w:val="26"/>
                <w:szCs w:val="26"/>
                <w:lang w:val="en-US"/>
                <w:rPrChange w:id="1043"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044" w:author="Nguyen Toan" w:date="2018-05-18T22:00:00Z">
                  <w:rPr>
                    <w:rStyle w:val="Hyperlink"/>
                    <w:rFonts w:ascii="Times New Roman" w:eastAsia="Times New Roman" w:hAnsi="Times New Roman" w:cs="Times New Roman"/>
                    <w:noProof/>
                    <w:sz w:val="26"/>
                    <w:szCs w:val="26"/>
                  </w:rPr>
                </w:rPrChange>
              </w:rPr>
              <w:delText>QUY TRÌNH KIỂM THỬ CHO ỨNG DỤNG ESB</w:delText>
            </w:r>
            <w:r w:rsidRPr="00FF1E29" w:rsidDel="00FF1E29">
              <w:rPr>
                <w:rFonts w:ascii="Times New Roman" w:hAnsi="Times New Roman" w:cs="Times New Roman"/>
                <w:noProof/>
                <w:webHidden/>
                <w:sz w:val="26"/>
                <w:szCs w:val="26"/>
                <w:rPrChange w:id="1045"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46" w:author="Nguyen Toan" w:date="2018-05-18T22:00:00Z">
                  <w:rPr>
                    <w:rFonts w:ascii="Times New Roman" w:hAnsi="Times New Roman" w:cs="Times New Roman"/>
                    <w:noProof/>
                    <w:webHidden/>
                    <w:sz w:val="26"/>
                    <w:szCs w:val="26"/>
                  </w:rPr>
                </w:rPrChange>
              </w:rPr>
              <w:delText>31</w:delText>
            </w:r>
          </w:del>
        </w:p>
        <w:p w14:paraId="749DD447" w14:textId="77777777" w:rsidR="00250E21" w:rsidRPr="00FF1E29" w:rsidDel="00FF1E29" w:rsidRDefault="00250E21">
          <w:pPr>
            <w:pStyle w:val="TOC2"/>
            <w:tabs>
              <w:tab w:val="left" w:pos="880"/>
              <w:tab w:val="right" w:leader="dot" w:pos="9395"/>
            </w:tabs>
            <w:rPr>
              <w:del w:id="1047" w:author="Nguyen Toan" w:date="2018-05-18T22:00:00Z"/>
              <w:rFonts w:ascii="Times New Roman" w:eastAsiaTheme="minorEastAsia" w:hAnsi="Times New Roman" w:cs="Times New Roman"/>
              <w:noProof/>
              <w:color w:val="auto"/>
              <w:sz w:val="26"/>
              <w:szCs w:val="26"/>
              <w:lang w:val="en-US"/>
              <w:rPrChange w:id="1048" w:author="Nguyen Toan" w:date="2018-05-18T22:00:00Z">
                <w:rPr>
                  <w:del w:id="1049" w:author="Nguyen Toan" w:date="2018-05-18T22:00:00Z"/>
                  <w:rFonts w:ascii="Times New Roman" w:eastAsiaTheme="minorEastAsia" w:hAnsi="Times New Roman" w:cs="Times New Roman"/>
                  <w:noProof/>
                  <w:color w:val="auto"/>
                  <w:sz w:val="26"/>
                  <w:szCs w:val="26"/>
                  <w:lang w:val="en-US"/>
                </w:rPr>
              </w:rPrChange>
            </w:rPr>
          </w:pPr>
          <w:del w:id="1050" w:author="Nguyen Toan" w:date="2018-05-18T22:00:00Z">
            <w:r w:rsidRPr="00FF1E29" w:rsidDel="00FF1E29">
              <w:rPr>
                <w:rFonts w:ascii="Times New Roman" w:eastAsia="Times New Roman" w:hAnsi="Times New Roman" w:cs="Times New Roman"/>
                <w:noProof/>
                <w:sz w:val="26"/>
                <w:szCs w:val="26"/>
                <w:rPrChange w:id="1051" w:author="Nguyen Toan" w:date="2018-05-18T22:00:00Z">
                  <w:rPr>
                    <w:rStyle w:val="Hyperlink"/>
                    <w:rFonts w:ascii="Times New Roman" w:eastAsia="Times New Roman" w:hAnsi="Times New Roman" w:cs="Times New Roman"/>
                    <w:noProof/>
                    <w:sz w:val="26"/>
                    <w:szCs w:val="26"/>
                  </w:rPr>
                </w:rPrChange>
              </w:rPr>
              <w:delText>3.1.</w:delText>
            </w:r>
            <w:r w:rsidRPr="00FF1E29" w:rsidDel="00FF1E29">
              <w:rPr>
                <w:rFonts w:ascii="Times New Roman" w:eastAsiaTheme="minorEastAsia" w:hAnsi="Times New Roman" w:cs="Times New Roman"/>
                <w:noProof/>
                <w:color w:val="auto"/>
                <w:sz w:val="26"/>
                <w:szCs w:val="26"/>
                <w:lang w:val="en-US"/>
                <w:rPrChange w:id="1052"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053" w:author="Nguyen Toan" w:date="2018-05-18T22:00:00Z">
                  <w:rPr>
                    <w:rStyle w:val="Hyperlink"/>
                    <w:rFonts w:ascii="Times New Roman" w:eastAsia="Times New Roman" w:hAnsi="Times New Roman" w:cs="Times New Roman"/>
                    <w:noProof/>
                    <w:sz w:val="26"/>
                    <w:szCs w:val="26"/>
                  </w:rPr>
                </w:rPrChange>
              </w:rPr>
              <w:delText>Các chiến thuật kiểm thử</w:delText>
            </w:r>
            <w:r w:rsidRPr="00FF1E29" w:rsidDel="00FF1E29">
              <w:rPr>
                <w:rFonts w:ascii="Times New Roman" w:hAnsi="Times New Roman" w:cs="Times New Roman"/>
                <w:noProof/>
                <w:webHidden/>
                <w:sz w:val="26"/>
                <w:szCs w:val="26"/>
                <w:rPrChange w:id="1054"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55" w:author="Nguyen Toan" w:date="2018-05-18T22:00:00Z">
                  <w:rPr>
                    <w:rFonts w:ascii="Times New Roman" w:hAnsi="Times New Roman" w:cs="Times New Roman"/>
                    <w:noProof/>
                    <w:webHidden/>
                    <w:sz w:val="26"/>
                    <w:szCs w:val="26"/>
                  </w:rPr>
                </w:rPrChange>
              </w:rPr>
              <w:delText>31</w:delText>
            </w:r>
          </w:del>
        </w:p>
        <w:p w14:paraId="65E592B7" w14:textId="77777777" w:rsidR="00250E21" w:rsidRPr="00FF1E29" w:rsidDel="00FF1E29" w:rsidRDefault="00250E21">
          <w:pPr>
            <w:pStyle w:val="TOC3"/>
            <w:tabs>
              <w:tab w:val="left" w:pos="1320"/>
              <w:tab w:val="right" w:leader="dot" w:pos="9395"/>
            </w:tabs>
            <w:rPr>
              <w:del w:id="1056" w:author="Nguyen Toan" w:date="2018-05-18T22:00:00Z"/>
              <w:rFonts w:ascii="Times New Roman" w:eastAsiaTheme="minorEastAsia" w:hAnsi="Times New Roman" w:cs="Times New Roman"/>
              <w:noProof/>
              <w:color w:val="auto"/>
              <w:sz w:val="26"/>
              <w:szCs w:val="26"/>
              <w:lang w:val="en-US"/>
              <w:rPrChange w:id="1057" w:author="Nguyen Toan" w:date="2018-05-18T22:00:00Z">
                <w:rPr>
                  <w:del w:id="1058" w:author="Nguyen Toan" w:date="2018-05-18T22:00:00Z"/>
                  <w:rFonts w:ascii="Times New Roman" w:eastAsiaTheme="minorEastAsia" w:hAnsi="Times New Roman" w:cs="Times New Roman"/>
                  <w:noProof/>
                  <w:color w:val="auto"/>
                  <w:sz w:val="26"/>
                  <w:szCs w:val="26"/>
                  <w:lang w:val="en-US"/>
                </w:rPr>
              </w:rPrChange>
            </w:rPr>
          </w:pPr>
          <w:del w:id="1059" w:author="Nguyen Toan" w:date="2018-05-18T22:00:00Z">
            <w:r w:rsidRPr="00FF1E29" w:rsidDel="00FF1E29">
              <w:rPr>
                <w:rFonts w:ascii="Times New Roman" w:eastAsia="Times New Roman" w:hAnsi="Times New Roman" w:cs="Times New Roman"/>
                <w:noProof/>
                <w:sz w:val="26"/>
                <w:szCs w:val="26"/>
                <w:rPrChange w:id="1060" w:author="Nguyen Toan" w:date="2018-05-18T22:00:00Z">
                  <w:rPr>
                    <w:rStyle w:val="Hyperlink"/>
                    <w:rFonts w:ascii="Times New Roman" w:eastAsia="Times New Roman" w:hAnsi="Times New Roman" w:cs="Times New Roman"/>
                    <w:noProof/>
                    <w:sz w:val="26"/>
                    <w:szCs w:val="26"/>
                  </w:rPr>
                </w:rPrChange>
              </w:rPr>
              <w:delText>3.1.1.</w:delText>
            </w:r>
            <w:r w:rsidRPr="00FF1E29" w:rsidDel="00FF1E29">
              <w:rPr>
                <w:rFonts w:ascii="Times New Roman" w:eastAsiaTheme="minorEastAsia" w:hAnsi="Times New Roman" w:cs="Times New Roman"/>
                <w:noProof/>
                <w:color w:val="auto"/>
                <w:sz w:val="26"/>
                <w:szCs w:val="26"/>
                <w:lang w:val="en-US"/>
                <w:rPrChange w:id="1061"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062" w:author="Nguyen Toan" w:date="2018-05-18T22:00:00Z">
                  <w:rPr>
                    <w:rStyle w:val="Hyperlink"/>
                    <w:rFonts w:ascii="Times New Roman" w:eastAsia="Times New Roman" w:hAnsi="Times New Roman" w:cs="Times New Roman"/>
                    <w:noProof/>
                    <w:sz w:val="26"/>
                    <w:szCs w:val="26"/>
                  </w:rPr>
                </w:rPrChange>
              </w:rPr>
              <w:delText>Kiểm thử đơn vị</w:delText>
            </w:r>
            <w:r w:rsidRPr="00FF1E29" w:rsidDel="00FF1E29">
              <w:rPr>
                <w:rFonts w:ascii="Times New Roman" w:hAnsi="Times New Roman" w:cs="Times New Roman"/>
                <w:noProof/>
                <w:webHidden/>
                <w:sz w:val="26"/>
                <w:szCs w:val="26"/>
                <w:rPrChange w:id="1063"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64" w:author="Nguyen Toan" w:date="2018-05-18T22:00:00Z">
                  <w:rPr>
                    <w:rFonts w:ascii="Times New Roman" w:hAnsi="Times New Roman" w:cs="Times New Roman"/>
                    <w:noProof/>
                    <w:webHidden/>
                    <w:sz w:val="26"/>
                    <w:szCs w:val="26"/>
                  </w:rPr>
                </w:rPrChange>
              </w:rPr>
              <w:delText>31</w:delText>
            </w:r>
          </w:del>
        </w:p>
        <w:p w14:paraId="333A581D" w14:textId="77777777" w:rsidR="00250E21" w:rsidRPr="00FF1E29" w:rsidDel="00FF1E29" w:rsidRDefault="00250E21">
          <w:pPr>
            <w:pStyle w:val="TOC3"/>
            <w:tabs>
              <w:tab w:val="left" w:pos="1320"/>
              <w:tab w:val="right" w:leader="dot" w:pos="9395"/>
            </w:tabs>
            <w:rPr>
              <w:del w:id="1065" w:author="Nguyen Toan" w:date="2018-05-18T22:00:00Z"/>
              <w:rFonts w:ascii="Times New Roman" w:eastAsiaTheme="minorEastAsia" w:hAnsi="Times New Roman" w:cs="Times New Roman"/>
              <w:noProof/>
              <w:color w:val="auto"/>
              <w:sz w:val="26"/>
              <w:szCs w:val="26"/>
              <w:lang w:val="en-US"/>
              <w:rPrChange w:id="1066" w:author="Nguyen Toan" w:date="2018-05-18T22:00:00Z">
                <w:rPr>
                  <w:del w:id="1067" w:author="Nguyen Toan" w:date="2018-05-18T22:00:00Z"/>
                  <w:rFonts w:ascii="Times New Roman" w:eastAsiaTheme="minorEastAsia" w:hAnsi="Times New Roman" w:cs="Times New Roman"/>
                  <w:noProof/>
                  <w:color w:val="auto"/>
                  <w:sz w:val="26"/>
                  <w:szCs w:val="26"/>
                  <w:lang w:val="en-US"/>
                </w:rPr>
              </w:rPrChange>
            </w:rPr>
          </w:pPr>
          <w:del w:id="1068" w:author="Nguyen Toan" w:date="2018-05-18T22:00:00Z">
            <w:r w:rsidRPr="00FF1E29" w:rsidDel="00FF1E29">
              <w:rPr>
                <w:rFonts w:ascii="Times New Roman" w:eastAsia="Times New Roman" w:hAnsi="Times New Roman" w:cs="Times New Roman"/>
                <w:noProof/>
                <w:sz w:val="26"/>
                <w:szCs w:val="26"/>
                <w:rPrChange w:id="1069" w:author="Nguyen Toan" w:date="2018-05-18T22:00:00Z">
                  <w:rPr>
                    <w:rStyle w:val="Hyperlink"/>
                    <w:rFonts w:ascii="Times New Roman" w:eastAsia="Times New Roman" w:hAnsi="Times New Roman" w:cs="Times New Roman"/>
                    <w:noProof/>
                    <w:sz w:val="26"/>
                    <w:szCs w:val="26"/>
                  </w:rPr>
                </w:rPrChange>
              </w:rPr>
              <w:delText>3.1.2.</w:delText>
            </w:r>
            <w:r w:rsidRPr="00FF1E29" w:rsidDel="00FF1E29">
              <w:rPr>
                <w:rFonts w:ascii="Times New Roman" w:eastAsiaTheme="minorEastAsia" w:hAnsi="Times New Roman" w:cs="Times New Roman"/>
                <w:noProof/>
                <w:color w:val="auto"/>
                <w:sz w:val="26"/>
                <w:szCs w:val="26"/>
                <w:lang w:val="en-US"/>
                <w:rPrChange w:id="1070"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071" w:author="Nguyen Toan" w:date="2018-05-18T22:00:00Z">
                  <w:rPr>
                    <w:rStyle w:val="Hyperlink"/>
                    <w:rFonts w:ascii="Times New Roman" w:eastAsia="Times New Roman" w:hAnsi="Times New Roman" w:cs="Times New Roman"/>
                    <w:noProof/>
                    <w:sz w:val="26"/>
                    <w:szCs w:val="26"/>
                  </w:rPr>
                </w:rPrChange>
              </w:rPr>
              <w:delText>Kiểm thử tích hợp</w:delText>
            </w:r>
            <w:r w:rsidRPr="00FF1E29" w:rsidDel="00FF1E29">
              <w:rPr>
                <w:rFonts w:ascii="Times New Roman" w:hAnsi="Times New Roman" w:cs="Times New Roman"/>
                <w:noProof/>
                <w:webHidden/>
                <w:sz w:val="26"/>
                <w:szCs w:val="26"/>
                <w:rPrChange w:id="1072"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73" w:author="Nguyen Toan" w:date="2018-05-18T22:00:00Z">
                  <w:rPr>
                    <w:rFonts w:ascii="Times New Roman" w:hAnsi="Times New Roman" w:cs="Times New Roman"/>
                    <w:noProof/>
                    <w:webHidden/>
                    <w:sz w:val="26"/>
                    <w:szCs w:val="26"/>
                  </w:rPr>
                </w:rPrChange>
              </w:rPr>
              <w:delText>32</w:delText>
            </w:r>
          </w:del>
        </w:p>
        <w:p w14:paraId="60531E02" w14:textId="77777777" w:rsidR="00250E21" w:rsidRPr="00FF1E29" w:rsidDel="00FF1E29" w:rsidRDefault="00250E21">
          <w:pPr>
            <w:pStyle w:val="TOC3"/>
            <w:tabs>
              <w:tab w:val="left" w:pos="1320"/>
              <w:tab w:val="right" w:leader="dot" w:pos="9395"/>
            </w:tabs>
            <w:rPr>
              <w:del w:id="1074" w:author="Nguyen Toan" w:date="2018-05-18T22:00:00Z"/>
              <w:rFonts w:ascii="Times New Roman" w:eastAsiaTheme="minorEastAsia" w:hAnsi="Times New Roman" w:cs="Times New Roman"/>
              <w:noProof/>
              <w:color w:val="auto"/>
              <w:sz w:val="26"/>
              <w:szCs w:val="26"/>
              <w:lang w:val="en-US"/>
              <w:rPrChange w:id="1075" w:author="Nguyen Toan" w:date="2018-05-18T22:00:00Z">
                <w:rPr>
                  <w:del w:id="1076" w:author="Nguyen Toan" w:date="2018-05-18T22:00:00Z"/>
                  <w:rFonts w:ascii="Times New Roman" w:eastAsiaTheme="minorEastAsia" w:hAnsi="Times New Roman" w:cs="Times New Roman"/>
                  <w:noProof/>
                  <w:color w:val="auto"/>
                  <w:sz w:val="26"/>
                  <w:szCs w:val="26"/>
                  <w:lang w:val="en-US"/>
                </w:rPr>
              </w:rPrChange>
            </w:rPr>
          </w:pPr>
          <w:del w:id="1077" w:author="Nguyen Toan" w:date="2018-05-18T22:00:00Z">
            <w:r w:rsidRPr="00FF1E29" w:rsidDel="00FF1E29">
              <w:rPr>
                <w:rFonts w:ascii="Times New Roman" w:eastAsia="Times New Roman" w:hAnsi="Times New Roman" w:cs="Times New Roman"/>
                <w:noProof/>
                <w:sz w:val="26"/>
                <w:szCs w:val="26"/>
                <w:rPrChange w:id="1078" w:author="Nguyen Toan" w:date="2018-05-18T22:00:00Z">
                  <w:rPr>
                    <w:rStyle w:val="Hyperlink"/>
                    <w:rFonts w:ascii="Times New Roman" w:eastAsia="Times New Roman" w:hAnsi="Times New Roman" w:cs="Times New Roman"/>
                    <w:noProof/>
                    <w:sz w:val="26"/>
                    <w:szCs w:val="26"/>
                  </w:rPr>
                </w:rPrChange>
              </w:rPr>
              <w:delText>3.1.3.</w:delText>
            </w:r>
            <w:r w:rsidRPr="00FF1E29" w:rsidDel="00FF1E29">
              <w:rPr>
                <w:rFonts w:ascii="Times New Roman" w:eastAsiaTheme="minorEastAsia" w:hAnsi="Times New Roman" w:cs="Times New Roman"/>
                <w:noProof/>
                <w:color w:val="auto"/>
                <w:sz w:val="26"/>
                <w:szCs w:val="26"/>
                <w:lang w:val="en-US"/>
                <w:rPrChange w:id="1079"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080" w:author="Nguyen Toan" w:date="2018-05-18T22:00:00Z">
                  <w:rPr>
                    <w:rStyle w:val="Hyperlink"/>
                    <w:rFonts w:ascii="Times New Roman" w:eastAsia="Times New Roman" w:hAnsi="Times New Roman" w:cs="Times New Roman"/>
                    <w:noProof/>
                    <w:sz w:val="26"/>
                    <w:szCs w:val="26"/>
                  </w:rPr>
                </w:rPrChange>
              </w:rPr>
              <w:delText>Kiểm thử hồi quy</w:delText>
            </w:r>
            <w:r w:rsidRPr="00FF1E29" w:rsidDel="00FF1E29">
              <w:rPr>
                <w:rFonts w:ascii="Times New Roman" w:hAnsi="Times New Roman" w:cs="Times New Roman"/>
                <w:noProof/>
                <w:webHidden/>
                <w:sz w:val="26"/>
                <w:szCs w:val="26"/>
                <w:rPrChange w:id="1081"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82" w:author="Nguyen Toan" w:date="2018-05-18T22:00:00Z">
                  <w:rPr>
                    <w:rFonts w:ascii="Times New Roman" w:hAnsi="Times New Roman" w:cs="Times New Roman"/>
                    <w:noProof/>
                    <w:webHidden/>
                    <w:sz w:val="26"/>
                    <w:szCs w:val="26"/>
                  </w:rPr>
                </w:rPrChange>
              </w:rPr>
              <w:delText>32</w:delText>
            </w:r>
          </w:del>
        </w:p>
        <w:p w14:paraId="6FB32BE2" w14:textId="77777777" w:rsidR="00250E21" w:rsidRPr="00FF1E29" w:rsidDel="00FF1E29" w:rsidRDefault="00250E21">
          <w:pPr>
            <w:pStyle w:val="TOC2"/>
            <w:tabs>
              <w:tab w:val="left" w:pos="880"/>
              <w:tab w:val="right" w:leader="dot" w:pos="9395"/>
            </w:tabs>
            <w:rPr>
              <w:del w:id="1083" w:author="Nguyen Toan" w:date="2018-05-18T22:00:00Z"/>
              <w:rFonts w:ascii="Times New Roman" w:eastAsiaTheme="minorEastAsia" w:hAnsi="Times New Roman" w:cs="Times New Roman"/>
              <w:noProof/>
              <w:color w:val="auto"/>
              <w:sz w:val="26"/>
              <w:szCs w:val="26"/>
              <w:lang w:val="en-US"/>
              <w:rPrChange w:id="1084" w:author="Nguyen Toan" w:date="2018-05-18T22:00:00Z">
                <w:rPr>
                  <w:del w:id="1085" w:author="Nguyen Toan" w:date="2018-05-18T22:00:00Z"/>
                  <w:rFonts w:ascii="Times New Roman" w:eastAsiaTheme="minorEastAsia" w:hAnsi="Times New Roman" w:cs="Times New Roman"/>
                  <w:noProof/>
                  <w:color w:val="auto"/>
                  <w:sz w:val="26"/>
                  <w:szCs w:val="26"/>
                  <w:lang w:val="en-US"/>
                </w:rPr>
              </w:rPrChange>
            </w:rPr>
          </w:pPr>
          <w:del w:id="1086" w:author="Nguyen Toan" w:date="2018-05-18T22:00:00Z">
            <w:r w:rsidRPr="00FF1E29" w:rsidDel="00FF1E29">
              <w:rPr>
                <w:rFonts w:ascii="Times New Roman" w:eastAsia="Times New Roman" w:hAnsi="Times New Roman" w:cs="Times New Roman"/>
                <w:noProof/>
                <w:sz w:val="26"/>
                <w:szCs w:val="26"/>
                <w:rPrChange w:id="1087" w:author="Nguyen Toan" w:date="2018-05-18T22:00:00Z">
                  <w:rPr>
                    <w:rStyle w:val="Hyperlink"/>
                    <w:rFonts w:ascii="Times New Roman" w:eastAsia="Times New Roman" w:hAnsi="Times New Roman" w:cs="Times New Roman"/>
                    <w:noProof/>
                    <w:sz w:val="26"/>
                    <w:szCs w:val="26"/>
                  </w:rPr>
                </w:rPrChange>
              </w:rPr>
              <w:delText>3.2.</w:delText>
            </w:r>
            <w:r w:rsidRPr="00FF1E29" w:rsidDel="00FF1E29">
              <w:rPr>
                <w:rFonts w:ascii="Times New Roman" w:eastAsiaTheme="minorEastAsia" w:hAnsi="Times New Roman" w:cs="Times New Roman"/>
                <w:noProof/>
                <w:color w:val="auto"/>
                <w:sz w:val="26"/>
                <w:szCs w:val="26"/>
                <w:lang w:val="en-US"/>
                <w:rPrChange w:id="1088"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089" w:author="Nguyen Toan" w:date="2018-05-18T22:00:00Z">
                  <w:rPr>
                    <w:rStyle w:val="Hyperlink"/>
                    <w:rFonts w:ascii="Times New Roman" w:eastAsia="Times New Roman" w:hAnsi="Times New Roman" w:cs="Times New Roman"/>
                    <w:noProof/>
                    <w:sz w:val="26"/>
                    <w:szCs w:val="26"/>
                  </w:rPr>
                </w:rPrChange>
              </w:rPr>
              <w:delText>Đề xuất quy trình kiểm thử hệ thống</w:delText>
            </w:r>
            <w:r w:rsidRPr="00FF1E29" w:rsidDel="00FF1E29">
              <w:rPr>
                <w:rFonts w:ascii="Times New Roman" w:hAnsi="Times New Roman" w:cs="Times New Roman"/>
                <w:noProof/>
                <w:webHidden/>
                <w:sz w:val="26"/>
                <w:szCs w:val="26"/>
                <w:rPrChange w:id="1090"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091" w:author="Nguyen Toan" w:date="2018-05-18T22:00:00Z">
                  <w:rPr>
                    <w:rFonts w:ascii="Times New Roman" w:hAnsi="Times New Roman" w:cs="Times New Roman"/>
                    <w:noProof/>
                    <w:webHidden/>
                    <w:sz w:val="26"/>
                    <w:szCs w:val="26"/>
                  </w:rPr>
                </w:rPrChange>
              </w:rPr>
              <w:delText>33</w:delText>
            </w:r>
          </w:del>
        </w:p>
        <w:p w14:paraId="47A7724A" w14:textId="77777777" w:rsidR="00250E21" w:rsidRPr="00FF1E29" w:rsidDel="00FF1E29" w:rsidRDefault="00250E21">
          <w:pPr>
            <w:pStyle w:val="TOC2"/>
            <w:tabs>
              <w:tab w:val="left" w:pos="880"/>
              <w:tab w:val="right" w:leader="dot" w:pos="9395"/>
            </w:tabs>
            <w:rPr>
              <w:del w:id="1092" w:author="Nguyen Toan" w:date="2018-05-18T22:00:00Z"/>
              <w:rFonts w:ascii="Times New Roman" w:eastAsiaTheme="minorEastAsia" w:hAnsi="Times New Roman" w:cs="Times New Roman"/>
              <w:noProof/>
              <w:color w:val="auto"/>
              <w:sz w:val="26"/>
              <w:szCs w:val="26"/>
              <w:lang w:val="en-US"/>
              <w:rPrChange w:id="1093" w:author="Nguyen Toan" w:date="2018-05-18T22:00:00Z">
                <w:rPr>
                  <w:del w:id="1094" w:author="Nguyen Toan" w:date="2018-05-18T22:00:00Z"/>
                  <w:rFonts w:ascii="Times New Roman" w:eastAsiaTheme="minorEastAsia" w:hAnsi="Times New Roman" w:cs="Times New Roman"/>
                  <w:noProof/>
                  <w:color w:val="auto"/>
                  <w:sz w:val="26"/>
                  <w:szCs w:val="26"/>
                  <w:lang w:val="en-US"/>
                </w:rPr>
              </w:rPrChange>
            </w:rPr>
          </w:pPr>
          <w:del w:id="1095" w:author="Nguyen Toan" w:date="2018-05-18T22:00:00Z">
            <w:r w:rsidRPr="00FF1E29" w:rsidDel="00FF1E29">
              <w:rPr>
                <w:rFonts w:ascii="Times New Roman" w:eastAsia="Times New Roman" w:hAnsi="Times New Roman" w:cs="Times New Roman"/>
                <w:noProof/>
                <w:sz w:val="26"/>
                <w:szCs w:val="26"/>
                <w:rPrChange w:id="1096" w:author="Nguyen Toan" w:date="2018-05-18T22:00:00Z">
                  <w:rPr>
                    <w:rStyle w:val="Hyperlink"/>
                    <w:rFonts w:ascii="Times New Roman" w:eastAsia="Times New Roman" w:hAnsi="Times New Roman" w:cs="Times New Roman"/>
                    <w:noProof/>
                    <w:sz w:val="26"/>
                    <w:szCs w:val="26"/>
                  </w:rPr>
                </w:rPrChange>
              </w:rPr>
              <w:delText>3.3.</w:delText>
            </w:r>
            <w:r w:rsidRPr="00FF1E29" w:rsidDel="00FF1E29">
              <w:rPr>
                <w:rFonts w:ascii="Times New Roman" w:eastAsiaTheme="minorEastAsia" w:hAnsi="Times New Roman" w:cs="Times New Roman"/>
                <w:noProof/>
                <w:color w:val="auto"/>
                <w:sz w:val="26"/>
                <w:szCs w:val="26"/>
                <w:lang w:val="en-US"/>
                <w:rPrChange w:id="1097"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098" w:author="Nguyen Toan" w:date="2018-05-18T22:00:00Z">
                  <w:rPr>
                    <w:rStyle w:val="Hyperlink"/>
                    <w:rFonts w:ascii="Times New Roman" w:eastAsia="Times New Roman" w:hAnsi="Times New Roman" w:cs="Times New Roman"/>
                    <w:noProof/>
                    <w:sz w:val="26"/>
                    <w:szCs w:val="26"/>
                  </w:rPr>
                </w:rPrChange>
              </w:rPr>
              <w:delText>Công cụ hỗ trợ có sẵn</w:delText>
            </w:r>
            <w:r w:rsidRPr="00FF1E29" w:rsidDel="00FF1E29">
              <w:rPr>
                <w:rFonts w:ascii="Times New Roman" w:hAnsi="Times New Roman" w:cs="Times New Roman"/>
                <w:noProof/>
                <w:webHidden/>
                <w:sz w:val="26"/>
                <w:szCs w:val="26"/>
                <w:rPrChange w:id="1099"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00" w:author="Nguyen Toan" w:date="2018-05-18T22:00:00Z">
                  <w:rPr>
                    <w:rFonts w:ascii="Times New Roman" w:hAnsi="Times New Roman" w:cs="Times New Roman"/>
                    <w:noProof/>
                    <w:webHidden/>
                    <w:sz w:val="26"/>
                    <w:szCs w:val="26"/>
                  </w:rPr>
                </w:rPrChange>
              </w:rPr>
              <w:delText>34</w:delText>
            </w:r>
          </w:del>
        </w:p>
        <w:p w14:paraId="7DD85E04" w14:textId="77777777" w:rsidR="00250E21" w:rsidRPr="00FF1E29" w:rsidDel="00FF1E29" w:rsidRDefault="00250E21">
          <w:pPr>
            <w:pStyle w:val="TOC3"/>
            <w:tabs>
              <w:tab w:val="left" w:pos="1320"/>
              <w:tab w:val="right" w:leader="dot" w:pos="9395"/>
            </w:tabs>
            <w:rPr>
              <w:del w:id="1101" w:author="Nguyen Toan" w:date="2018-05-18T22:00:00Z"/>
              <w:rFonts w:ascii="Times New Roman" w:eastAsiaTheme="minorEastAsia" w:hAnsi="Times New Roman" w:cs="Times New Roman"/>
              <w:noProof/>
              <w:color w:val="auto"/>
              <w:sz w:val="26"/>
              <w:szCs w:val="26"/>
              <w:lang w:val="en-US"/>
              <w:rPrChange w:id="1102" w:author="Nguyen Toan" w:date="2018-05-18T22:00:00Z">
                <w:rPr>
                  <w:del w:id="1103" w:author="Nguyen Toan" w:date="2018-05-18T22:00:00Z"/>
                  <w:rFonts w:ascii="Times New Roman" w:eastAsiaTheme="minorEastAsia" w:hAnsi="Times New Roman" w:cs="Times New Roman"/>
                  <w:noProof/>
                  <w:color w:val="auto"/>
                  <w:sz w:val="26"/>
                  <w:szCs w:val="26"/>
                  <w:lang w:val="en-US"/>
                </w:rPr>
              </w:rPrChange>
            </w:rPr>
          </w:pPr>
          <w:del w:id="1104" w:author="Nguyen Toan" w:date="2018-05-18T22:00:00Z">
            <w:r w:rsidRPr="00FF1E29" w:rsidDel="00FF1E29">
              <w:rPr>
                <w:rFonts w:ascii="Times New Roman" w:eastAsia="Times New Roman" w:hAnsi="Times New Roman" w:cs="Times New Roman"/>
                <w:noProof/>
                <w:sz w:val="26"/>
                <w:szCs w:val="26"/>
                <w:rPrChange w:id="1105" w:author="Nguyen Toan" w:date="2018-05-18T22:00:00Z">
                  <w:rPr>
                    <w:rStyle w:val="Hyperlink"/>
                    <w:rFonts w:ascii="Times New Roman" w:eastAsia="Times New Roman" w:hAnsi="Times New Roman" w:cs="Times New Roman"/>
                    <w:noProof/>
                    <w:sz w:val="26"/>
                    <w:szCs w:val="26"/>
                  </w:rPr>
                </w:rPrChange>
              </w:rPr>
              <w:delText>3.3.1.</w:delText>
            </w:r>
            <w:r w:rsidRPr="00FF1E29" w:rsidDel="00FF1E29">
              <w:rPr>
                <w:rFonts w:ascii="Times New Roman" w:eastAsiaTheme="minorEastAsia" w:hAnsi="Times New Roman" w:cs="Times New Roman"/>
                <w:noProof/>
                <w:color w:val="auto"/>
                <w:sz w:val="26"/>
                <w:szCs w:val="26"/>
                <w:lang w:val="en-US"/>
                <w:rPrChange w:id="1106"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07" w:author="Nguyen Toan" w:date="2018-05-18T22:00:00Z">
                  <w:rPr>
                    <w:rStyle w:val="Hyperlink"/>
                    <w:rFonts w:ascii="Times New Roman" w:eastAsia="Times New Roman" w:hAnsi="Times New Roman" w:cs="Times New Roman"/>
                    <w:noProof/>
                    <w:sz w:val="26"/>
                    <w:szCs w:val="26"/>
                  </w:rPr>
                </w:rPrChange>
              </w:rPr>
              <w:delText>Github</w:delText>
            </w:r>
            <w:r w:rsidRPr="00FF1E29" w:rsidDel="00FF1E29">
              <w:rPr>
                <w:rFonts w:ascii="Times New Roman" w:hAnsi="Times New Roman" w:cs="Times New Roman"/>
                <w:noProof/>
                <w:webHidden/>
                <w:sz w:val="26"/>
                <w:szCs w:val="26"/>
                <w:rPrChange w:id="1108"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09" w:author="Nguyen Toan" w:date="2018-05-18T22:00:00Z">
                  <w:rPr>
                    <w:rFonts w:ascii="Times New Roman" w:hAnsi="Times New Roman" w:cs="Times New Roman"/>
                    <w:noProof/>
                    <w:webHidden/>
                    <w:sz w:val="26"/>
                    <w:szCs w:val="26"/>
                  </w:rPr>
                </w:rPrChange>
              </w:rPr>
              <w:delText>34</w:delText>
            </w:r>
          </w:del>
        </w:p>
        <w:p w14:paraId="709BB730" w14:textId="77777777" w:rsidR="00250E21" w:rsidRPr="00FF1E29" w:rsidDel="00FF1E29" w:rsidRDefault="00250E21">
          <w:pPr>
            <w:pStyle w:val="TOC3"/>
            <w:tabs>
              <w:tab w:val="left" w:pos="1320"/>
              <w:tab w:val="right" w:leader="dot" w:pos="9395"/>
            </w:tabs>
            <w:rPr>
              <w:del w:id="1110" w:author="Nguyen Toan" w:date="2018-05-18T22:00:00Z"/>
              <w:rFonts w:ascii="Times New Roman" w:eastAsiaTheme="minorEastAsia" w:hAnsi="Times New Roman" w:cs="Times New Roman"/>
              <w:noProof/>
              <w:color w:val="auto"/>
              <w:sz w:val="26"/>
              <w:szCs w:val="26"/>
              <w:lang w:val="en-US"/>
              <w:rPrChange w:id="1111" w:author="Nguyen Toan" w:date="2018-05-18T22:00:00Z">
                <w:rPr>
                  <w:del w:id="1112" w:author="Nguyen Toan" w:date="2018-05-18T22:00:00Z"/>
                  <w:rFonts w:ascii="Times New Roman" w:eastAsiaTheme="minorEastAsia" w:hAnsi="Times New Roman" w:cs="Times New Roman"/>
                  <w:noProof/>
                  <w:color w:val="auto"/>
                  <w:sz w:val="26"/>
                  <w:szCs w:val="26"/>
                  <w:lang w:val="en-US"/>
                </w:rPr>
              </w:rPrChange>
            </w:rPr>
          </w:pPr>
          <w:del w:id="1113" w:author="Nguyen Toan" w:date="2018-05-18T22:00:00Z">
            <w:r w:rsidRPr="00FF1E29" w:rsidDel="00FF1E29">
              <w:rPr>
                <w:rFonts w:ascii="Times New Roman" w:eastAsia="Times New Roman" w:hAnsi="Times New Roman" w:cs="Times New Roman"/>
                <w:noProof/>
                <w:sz w:val="26"/>
                <w:szCs w:val="26"/>
                <w:rPrChange w:id="1114" w:author="Nguyen Toan" w:date="2018-05-18T22:00:00Z">
                  <w:rPr>
                    <w:rStyle w:val="Hyperlink"/>
                    <w:rFonts w:ascii="Times New Roman" w:eastAsia="Times New Roman" w:hAnsi="Times New Roman" w:cs="Times New Roman"/>
                    <w:noProof/>
                    <w:sz w:val="26"/>
                    <w:szCs w:val="26"/>
                  </w:rPr>
                </w:rPrChange>
              </w:rPr>
              <w:delText>3.3.2.</w:delText>
            </w:r>
            <w:r w:rsidRPr="00FF1E29" w:rsidDel="00FF1E29">
              <w:rPr>
                <w:rFonts w:ascii="Times New Roman" w:eastAsiaTheme="minorEastAsia" w:hAnsi="Times New Roman" w:cs="Times New Roman"/>
                <w:noProof/>
                <w:color w:val="auto"/>
                <w:sz w:val="26"/>
                <w:szCs w:val="26"/>
                <w:lang w:val="en-US"/>
                <w:rPrChange w:id="1115"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16" w:author="Nguyen Toan" w:date="2018-05-18T22:00:00Z">
                  <w:rPr>
                    <w:rStyle w:val="Hyperlink"/>
                    <w:rFonts w:ascii="Times New Roman" w:eastAsia="Times New Roman" w:hAnsi="Times New Roman" w:cs="Times New Roman"/>
                    <w:noProof/>
                    <w:sz w:val="26"/>
                    <w:szCs w:val="26"/>
                  </w:rPr>
                </w:rPrChange>
              </w:rPr>
              <w:delText>JUnit</w:delText>
            </w:r>
            <w:r w:rsidRPr="00FF1E29" w:rsidDel="00FF1E29">
              <w:rPr>
                <w:rFonts w:ascii="Times New Roman" w:hAnsi="Times New Roman" w:cs="Times New Roman"/>
                <w:noProof/>
                <w:webHidden/>
                <w:sz w:val="26"/>
                <w:szCs w:val="26"/>
                <w:rPrChange w:id="1117"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18" w:author="Nguyen Toan" w:date="2018-05-18T22:00:00Z">
                  <w:rPr>
                    <w:rFonts w:ascii="Times New Roman" w:hAnsi="Times New Roman" w:cs="Times New Roman"/>
                    <w:noProof/>
                    <w:webHidden/>
                    <w:sz w:val="26"/>
                    <w:szCs w:val="26"/>
                  </w:rPr>
                </w:rPrChange>
              </w:rPr>
              <w:delText>37</w:delText>
            </w:r>
          </w:del>
        </w:p>
        <w:p w14:paraId="20CF9078" w14:textId="77777777" w:rsidR="00250E21" w:rsidRPr="00FF1E29" w:rsidDel="00FF1E29" w:rsidRDefault="00250E21">
          <w:pPr>
            <w:pStyle w:val="TOC3"/>
            <w:tabs>
              <w:tab w:val="left" w:pos="1320"/>
              <w:tab w:val="right" w:leader="dot" w:pos="9395"/>
            </w:tabs>
            <w:rPr>
              <w:del w:id="1119" w:author="Nguyen Toan" w:date="2018-05-18T22:00:00Z"/>
              <w:rFonts w:ascii="Times New Roman" w:eastAsiaTheme="minorEastAsia" w:hAnsi="Times New Roman" w:cs="Times New Roman"/>
              <w:noProof/>
              <w:color w:val="auto"/>
              <w:sz w:val="26"/>
              <w:szCs w:val="26"/>
              <w:lang w:val="en-US"/>
              <w:rPrChange w:id="1120" w:author="Nguyen Toan" w:date="2018-05-18T22:00:00Z">
                <w:rPr>
                  <w:del w:id="1121" w:author="Nguyen Toan" w:date="2018-05-18T22:00:00Z"/>
                  <w:rFonts w:ascii="Times New Roman" w:eastAsiaTheme="minorEastAsia" w:hAnsi="Times New Roman" w:cs="Times New Roman"/>
                  <w:noProof/>
                  <w:color w:val="auto"/>
                  <w:sz w:val="26"/>
                  <w:szCs w:val="26"/>
                  <w:lang w:val="en-US"/>
                </w:rPr>
              </w:rPrChange>
            </w:rPr>
          </w:pPr>
          <w:del w:id="1122" w:author="Nguyen Toan" w:date="2018-05-18T22:00:00Z">
            <w:r w:rsidRPr="00FF1E29" w:rsidDel="00FF1E29">
              <w:rPr>
                <w:rFonts w:ascii="Times New Roman" w:eastAsia="Times New Roman" w:hAnsi="Times New Roman" w:cs="Times New Roman"/>
                <w:noProof/>
                <w:sz w:val="26"/>
                <w:szCs w:val="26"/>
                <w:rPrChange w:id="1123" w:author="Nguyen Toan" w:date="2018-05-18T22:00:00Z">
                  <w:rPr>
                    <w:rStyle w:val="Hyperlink"/>
                    <w:rFonts w:ascii="Times New Roman" w:eastAsia="Times New Roman" w:hAnsi="Times New Roman" w:cs="Times New Roman"/>
                    <w:noProof/>
                    <w:sz w:val="26"/>
                    <w:szCs w:val="26"/>
                  </w:rPr>
                </w:rPrChange>
              </w:rPr>
              <w:delText>3.3.3.</w:delText>
            </w:r>
            <w:r w:rsidRPr="00FF1E29" w:rsidDel="00FF1E29">
              <w:rPr>
                <w:rFonts w:ascii="Times New Roman" w:eastAsiaTheme="minorEastAsia" w:hAnsi="Times New Roman" w:cs="Times New Roman"/>
                <w:noProof/>
                <w:color w:val="auto"/>
                <w:sz w:val="26"/>
                <w:szCs w:val="26"/>
                <w:lang w:val="en-US"/>
                <w:rPrChange w:id="1124"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25" w:author="Nguyen Toan" w:date="2018-05-18T22:00:00Z">
                  <w:rPr>
                    <w:rStyle w:val="Hyperlink"/>
                    <w:rFonts w:ascii="Times New Roman" w:eastAsia="Times New Roman" w:hAnsi="Times New Roman" w:cs="Times New Roman"/>
                    <w:noProof/>
                    <w:sz w:val="26"/>
                    <w:szCs w:val="26"/>
                  </w:rPr>
                </w:rPrChange>
              </w:rPr>
              <w:delText>MUnit</w:delText>
            </w:r>
            <w:r w:rsidRPr="00FF1E29" w:rsidDel="00FF1E29">
              <w:rPr>
                <w:rFonts w:ascii="Times New Roman" w:hAnsi="Times New Roman" w:cs="Times New Roman"/>
                <w:noProof/>
                <w:webHidden/>
                <w:sz w:val="26"/>
                <w:szCs w:val="26"/>
                <w:rPrChange w:id="1126"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27" w:author="Nguyen Toan" w:date="2018-05-18T22:00:00Z">
                  <w:rPr>
                    <w:rFonts w:ascii="Times New Roman" w:hAnsi="Times New Roman" w:cs="Times New Roman"/>
                    <w:noProof/>
                    <w:webHidden/>
                    <w:sz w:val="26"/>
                    <w:szCs w:val="26"/>
                  </w:rPr>
                </w:rPrChange>
              </w:rPr>
              <w:delText>40</w:delText>
            </w:r>
          </w:del>
        </w:p>
        <w:p w14:paraId="55E611F3" w14:textId="77777777" w:rsidR="00250E21" w:rsidRPr="00FF1E29" w:rsidDel="00FF1E29" w:rsidRDefault="00250E21">
          <w:pPr>
            <w:pStyle w:val="TOC3"/>
            <w:tabs>
              <w:tab w:val="left" w:pos="1320"/>
              <w:tab w:val="right" w:leader="dot" w:pos="9395"/>
            </w:tabs>
            <w:rPr>
              <w:del w:id="1128" w:author="Nguyen Toan" w:date="2018-05-18T22:00:00Z"/>
              <w:rFonts w:ascii="Times New Roman" w:eastAsiaTheme="minorEastAsia" w:hAnsi="Times New Roman" w:cs="Times New Roman"/>
              <w:noProof/>
              <w:color w:val="auto"/>
              <w:sz w:val="26"/>
              <w:szCs w:val="26"/>
              <w:lang w:val="en-US"/>
              <w:rPrChange w:id="1129" w:author="Nguyen Toan" w:date="2018-05-18T22:00:00Z">
                <w:rPr>
                  <w:del w:id="1130" w:author="Nguyen Toan" w:date="2018-05-18T22:00:00Z"/>
                  <w:rFonts w:ascii="Times New Roman" w:eastAsiaTheme="minorEastAsia" w:hAnsi="Times New Roman" w:cs="Times New Roman"/>
                  <w:noProof/>
                  <w:color w:val="auto"/>
                  <w:sz w:val="26"/>
                  <w:szCs w:val="26"/>
                  <w:lang w:val="en-US"/>
                </w:rPr>
              </w:rPrChange>
            </w:rPr>
          </w:pPr>
          <w:del w:id="1131" w:author="Nguyen Toan" w:date="2018-05-18T22:00:00Z">
            <w:r w:rsidRPr="00FF1E29" w:rsidDel="00FF1E29">
              <w:rPr>
                <w:rFonts w:ascii="Times New Roman" w:eastAsia="Times New Roman" w:hAnsi="Times New Roman" w:cs="Times New Roman"/>
                <w:noProof/>
                <w:sz w:val="26"/>
                <w:szCs w:val="26"/>
                <w:rPrChange w:id="1132" w:author="Nguyen Toan" w:date="2018-05-18T22:00:00Z">
                  <w:rPr>
                    <w:rStyle w:val="Hyperlink"/>
                    <w:rFonts w:ascii="Times New Roman" w:eastAsia="Times New Roman" w:hAnsi="Times New Roman" w:cs="Times New Roman"/>
                    <w:noProof/>
                    <w:sz w:val="26"/>
                    <w:szCs w:val="26"/>
                  </w:rPr>
                </w:rPrChange>
              </w:rPr>
              <w:delText>3.3.4.</w:delText>
            </w:r>
            <w:r w:rsidRPr="00FF1E29" w:rsidDel="00FF1E29">
              <w:rPr>
                <w:rFonts w:ascii="Times New Roman" w:eastAsiaTheme="minorEastAsia" w:hAnsi="Times New Roman" w:cs="Times New Roman"/>
                <w:noProof/>
                <w:color w:val="auto"/>
                <w:sz w:val="26"/>
                <w:szCs w:val="26"/>
                <w:lang w:val="en-US"/>
                <w:rPrChange w:id="1133"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34" w:author="Nguyen Toan" w:date="2018-05-18T22:00:00Z">
                  <w:rPr>
                    <w:rStyle w:val="Hyperlink"/>
                    <w:rFonts w:ascii="Times New Roman" w:eastAsia="Times New Roman" w:hAnsi="Times New Roman" w:cs="Times New Roman"/>
                    <w:noProof/>
                    <w:sz w:val="26"/>
                    <w:szCs w:val="26"/>
                  </w:rPr>
                </w:rPrChange>
              </w:rPr>
              <w:delText>Maven</w:delText>
            </w:r>
            <w:r w:rsidRPr="00FF1E29" w:rsidDel="00FF1E29">
              <w:rPr>
                <w:rFonts w:ascii="Times New Roman" w:hAnsi="Times New Roman" w:cs="Times New Roman"/>
                <w:noProof/>
                <w:webHidden/>
                <w:sz w:val="26"/>
                <w:szCs w:val="26"/>
                <w:rPrChange w:id="1135"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36" w:author="Nguyen Toan" w:date="2018-05-18T22:00:00Z">
                  <w:rPr>
                    <w:rFonts w:ascii="Times New Roman" w:hAnsi="Times New Roman" w:cs="Times New Roman"/>
                    <w:noProof/>
                    <w:webHidden/>
                    <w:sz w:val="26"/>
                    <w:szCs w:val="26"/>
                  </w:rPr>
                </w:rPrChange>
              </w:rPr>
              <w:delText>41</w:delText>
            </w:r>
          </w:del>
        </w:p>
        <w:p w14:paraId="764B869E" w14:textId="77777777" w:rsidR="00250E21" w:rsidRPr="00FF1E29" w:rsidDel="00FF1E29" w:rsidRDefault="00250E21">
          <w:pPr>
            <w:pStyle w:val="TOC3"/>
            <w:tabs>
              <w:tab w:val="left" w:pos="1320"/>
              <w:tab w:val="right" w:leader="dot" w:pos="9395"/>
            </w:tabs>
            <w:rPr>
              <w:del w:id="1137" w:author="Nguyen Toan" w:date="2018-05-18T22:00:00Z"/>
              <w:rFonts w:ascii="Times New Roman" w:eastAsiaTheme="minorEastAsia" w:hAnsi="Times New Roman" w:cs="Times New Roman"/>
              <w:noProof/>
              <w:color w:val="auto"/>
              <w:sz w:val="26"/>
              <w:szCs w:val="26"/>
              <w:lang w:val="en-US"/>
              <w:rPrChange w:id="1138" w:author="Nguyen Toan" w:date="2018-05-18T22:00:00Z">
                <w:rPr>
                  <w:del w:id="1139" w:author="Nguyen Toan" w:date="2018-05-18T22:00:00Z"/>
                  <w:rFonts w:ascii="Times New Roman" w:eastAsiaTheme="minorEastAsia" w:hAnsi="Times New Roman" w:cs="Times New Roman"/>
                  <w:noProof/>
                  <w:color w:val="auto"/>
                  <w:sz w:val="26"/>
                  <w:szCs w:val="26"/>
                  <w:lang w:val="en-US"/>
                </w:rPr>
              </w:rPrChange>
            </w:rPr>
          </w:pPr>
          <w:del w:id="1140" w:author="Nguyen Toan" w:date="2018-05-18T22:00:00Z">
            <w:r w:rsidRPr="00FF1E29" w:rsidDel="00FF1E29">
              <w:rPr>
                <w:rFonts w:ascii="Times New Roman" w:eastAsia="Times New Roman" w:hAnsi="Times New Roman" w:cs="Times New Roman"/>
                <w:noProof/>
                <w:sz w:val="26"/>
                <w:szCs w:val="26"/>
                <w:rPrChange w:id="1141" w:author="Nguyen Toan" w:date="2018-05-18T22:00:00Z">
                  <w:rPr>
                    <w:rStyle w:val="Hyperlink"/>
                    <w:rFonts w:ascii="Times New Roman" w:eastAsia="Times New Roman" w:hAnsi="Times New Roman" w:cs="Times New Roman"/>
                    <w:noProof/>
                    <w:sz w:val="26"/>
                    <w:szCs w:val="26"/>
                  </w:rPr>
                </w:rPrChange>
              </w:rPr>
              <w:delText>3.3.5.</w:delText>
            </w:r>
            <w:r w:rsidRPr="00FF1E29" w:rsidDel="00FF1E29">
              <w:rPr>
                <w:rFonts w:ascii="Times New Roman" w:eastAsiaTheme="minorEastAsia" w:hAnsi="Times New Roman" w:cs="Times New Roman"/>
                <w:noProof/>
                <w:color w:val="auto"/>
                <w:sz w:val="26"/>
                <w:szCs w:val="26"/>
                <w:lang w:val="en-US"/>
                <w:rPrChange w:id="1142"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43" w:author="Nguyen Toan" w:date="2018-05-18T22:00:00Z">
                  <w:rPr>
                    <w:rStyle w:val="Hyperlink"/>
                    <w:rFonts w:ascii="Times New Roman" w:eastAsia="Times New Roman" w:hAnsi="Times New Roman" w:cs="Times New Roman"/>
                    <w:noProof/>
                    <w:sz w:val="26"/>
                    <w:szCs w:val="26"/>
                  </w:rPr>
                </w:rPrChange>
              </w:rPr>
              <w:delText>Jenkins</w:delText>
            </w:r>
            <w:r w:rsidRPr="00FF1E29" w:rsidDel="00FF1E29">
              <w:rPr>
                <w:rFonts w:ascii="Times New Roman" w:hAnsi="Times New Roman" w:cs="Times New Roman"/>
                <w:noProof/>
                <w:webHidden/>
                <w:sz w:val="26"/>
                <w:szCs w:val="26"/>
                <w:rPrChange w:id="1144"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45" w:author="Nguyen Toan" w:date="2018-05-18T22:00:00Z">
                  <w:rPr>
                    <w:rFonts w:ascii="Times New Roman" w:hAnsi="Times New Roman" w:cs="Times New Roman"/>
                    <w:noProof/>
                    <w:webHidden/>
                    <w:sz w:val="26"/>
                    <w:szCs w:val="26"/>
                  </w:rPr>
                </w:rPrChange>
              </w:rPr>
              <w:delText>42</w:delText>
            </w:r>
          </w:del>
        </w:p>
        <w:p w14:paraId="4A785874" w14:textId="77777777" w:rsidR="00250E21" w:rsidRPr="00FF1E29" w:rsidDel="00FF1E29" w:rsidRDefault="00250E21">
          <w:pPr>
            <w:pStyle w:val="TOC2"/>
            <w:tabs>
              <w:tab w:val="left" w:pos="880"/>
              <w:tab w:val="right" w:leader="dot" w:pos="9395"/>
            </w:tabs>
            <w:rPr>
              <w:del w:id="1146" w:author="Nguyen Toan" w:date="2018-05-18T22:00:00Z"/>
              <w:rFonts w:ascii="Times New Roman" w:eastAsiaTheme="minorEastAsia" w:hAnsi="Times New Roman" w:cs="Times New Roman"/>
              <w:noProof/>
              <w:color w:val="auto"/>
              <w:sz w:val="26"/>
              <w:szCs w:val="26"/>
              <w:lang w:val="en-US"/>
              <w:rPrChange w:id="1147" w:author="Nguyen Toan" w:date="2018-05-18T22:00:00Z">
                <w:rPr>
                  <w:del w:id="1148" w:author="Nguyen Toan" w:date="2018-05-18T22:00:00Z"/>
                  <w:rFonts w:ascii="Times New Roman" w:eastAsiaTheme="minorEastAsia" w:hAnsi="Times New Roman" w:cs="Times New Roman"/>
                  <w:noProof/>
                  <w:color w:val="auto"/>
                  <w:sz w:val="26"/>
                  <w:szCs w:val="26"/>
                  <w:lang w:val="en-US"/>
                </w:rPr>
              </w:rPrChange>
            </w:rPr>
          </w:pPr>
          <w:del w:id="1149" w:author="Nguyen Toan" w:date="2018-05-18T22:00:00Z">
            <w:r w:rsidRPr="00FF1E29" w:rsidDel="00FF1E29">
              <w:rPr>
                <w:rFonts w:ascii="Times New Roman" w:eastAsia="Times New Roman" w:hAnsi="Times New Roman" w:cs="Times New Roman"/>
                <w:noProof/>
                <w:sz w:val="26"/>
                <w:szCs w:val="26"/>
                <w:rPrChange w:id="1150" w:author="Nguyen Toan" w:date="2018-05-18T22:00:00Z">
                  <w:rPr>
                    <w:rStyle w:val="Hyperlink"/>
                    <w:rFonts w:ascii="Times New Roman" w:eastAsia="Times New Roman" w:hAnsi="Times New Roman" w:cs="Times New Roman"/>
                    <w:noProof/>
                    <w:sz w:val="26"/>
                    <w:szCs w:val="26"/>
                  </w:rPr>
                </w:rPrChange>
              </w:rPr>
              <w:delText>3.4.</w:delText>
            </w:r>
            <w:r w:rsidRPr="00FF1E29" w:rsidDel="00FF1E29">
              <w:rPr>
                <w:rFonts w:ascii="Times New Roman" w:eastAsiaTheme="minorEastAsia" w:hAnsi="Times New Roman" w:cs="Times New Roman"/>
                <w:noProof/>
                <w:color w:val="auto"/>
                <w:sz w:val="26"/>
                <w:szCs w:val="26"/>
                <w:lang w:val="en-US"/>
                <w:rPrChange w:id="1151"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52" w:author="Nguyen Toan" w:date="2018-05-18T22:00:00Z">
                  <w:rPr>
                    <w:rStyle w:val="Hyperlink"/>
                    <w:rFonts w:ascii="Times New Roman" w:eastAsia="Times New Roman" w:hAnsi="Times New Roman" w:cs="Times New Roman"/>
                    <w:noProof/>
                    <w:sz w:val="26"/>
                    <w:szCs w:val="26"/>
                  </w:rPr>
                </w:rPrChange>
              </w:rPr>
              <w:delText>Xây dựng ứng dụng AsenAPIDriver</w:delText>
            </w:r>
            <w:r w:rsidRPr="00FF1E29" w:rsidDel="00FF1E29">
              <w:rPr>
                <w:rFonts w:ascii="Times New Roman" w:hAnsi="Times New Roman" w:cs="Times New Roman"/>
                <w:noProof/>
                <w:webHidden/>
                <w:sz w:val="26"/>
                <w:szCs w:val="26"/>
                <w:rPrChange w:id="1153"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54" w:author="Nguyen Toan" w:date="2018-05-18T22:00:00Z">
                  <w:rPr>
                    <w:rFonts w:ascii="Times New Roman" w:hAnsi="Times New Roman" w:cs="Times New Roman"/>
                    <w:noProof/>
                    <w:webHidden/>
                    <w:sz w:val="26"/>
                    <w:szCs w:val="26"/>
                  </w:rPr>
                </w:rPrChange>
              </w:rPr>
              <w:delText>45</w:delText>
            </w:r>
          </w:del>
        </w:p>
        <w:p w14:paraId="05E63A21" w14:textId="77777777" w:rsidR="00250E21" w:rsidRPr="00FF1E29" w:rsidDel="00FF1E29" w:rsidRDefault="00250E21">
          <w:pPr>
            <w:pStyle w:val="TOC1"/>
            <w:rPr>
              <w:del w:id="1155" w:author="Nguyen Toan" w:date="2018-05-18T22:00:00Z"/>
              <w:rFonts w:ascii="Times New Roman" w:eastAsiaTheme="minorEastAsia" w:hAnsi="Times New Roman" w:cs="Times New Roman"/>
              <w:noProof/>
              <w:color w:val="auto"/>
              <w:sz w:val="26"/>
              <w:szCs w:val="26"/>
              <w:lang w:val="en-US"/>
              <w:rPrChange w:id="1156" w:author="Nguyen Toan" w:date="2018-05-18T22:00:00Z">
                <w:rPr>
                  <w:del w:id="1157" w:author="Nguyen Toan" w:date="2018-05-18T22:00:00Z"/>
                  <w:rFonts w:ascii="Times New Roman" w:eastAsiaTheme="minorEastAsia" w:hAnsi="Times New Roman" w:cs="Times New Roman"/>
                  <w:noProof/>
                  <w:color w:val="auto"/>
                  <w:sz w:val="26"/>
                  <w:szCs w:val="26"/>
                  <w:lang w:val="en-US"/>
                </w:rPr>
              </w:rPrChange>
            </w:rPr>
          </w:pPr>
          <w:del w:id="1158" w:author="Nguyen Toan" w:date="2018-05-18T22:00:00Z">
            <w:r w:rsidRPr="00FF1E29" w:rsidDel="00FF1E29">
              <w:rPr>
                <w:rFonts w:ascii="Times New Roman" w:eastAsia="Times New Roman" w:hAnsi="Times New Roman" w:cs="Times New Roman"/>
                <w:noProof/>
                <w:sz w:val="26"/>
                <w:szCs w:val="26"/>
                <w:rPrChange w:id="1159" w:author="Nguyen Toan" w:date="2018-05-18T22:00:00Z">
                  <w:rPr>
                    <w:rStyle w:val="Hyperlink"/>
                    <w:rFonts w:ascii="Times New Roman" w:eastAsia="Times New Roman" w:hAnsi="Times New Roman" w:cs="Times New Roman"/>
                    <w:noProof/>
                    <w:sz w:val="26"/>
                    <w:szCs w:val="26"/>
                  </w:rPr>
                </w:rPrChange>
              </w:rPr>
              <w:delText>CHƯƠNG 4.</w:delText>
            </w:r>
            <w:r w:rsidRPr="00FF1E29" w:rsidDel="00FF1E29">
              <w:rPr>
                <w:rFonts w:ascii="Times New Roman" w:eastAsiaTheme="minorEastAsia" w:hAnsi="Times New Roman" w:cs="Times New Roman"/>
                <w:noProof/>
                <w:color w:val="auto"/>
                <w:sz w:val="26"/>
                <w:szCs w:val="26"/>
                <w:lang w:val="en-US"/>
                <w:rPrChange w:id="1160"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61" w:author="Nguyen Toan" w:date="2018-05-18T22:00:00Z">
                  <w:rPr>
                    <w:rStyle w:val="Hyperlink"/>
                    <w:rFonts w:ascii="Times New Roman" w:eastAsia="Times New Roman" w:hAnsi="Times New Roman" w:cs="Times New Roman"/>
                    <w:noProof/>
                    <w:sz w:val="26"/>
                    <w:szCs w:val="26"/>
                  </w:rPr>
                </w:rPrChange>
              </w:rPr>
              <w:delText>THỰC NGHIỆM</w:delText>
            </w:r>
            <w:r w:rsidRPr="00FF1E29" w:rsidDel="00FF1E29">
              <w:rPr>
                <w:rFonts w:ascii="Times New Roman" w:hAnsi="Times New Roman" w:cs="Times New Roman"/>
                <w:noProof/>
                <w:webHidden/>
                <w:sz w:val="26"/>
                <w:szCs w:val="26"/>
                <w:rPrChange w:id="1162"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63" w:author="Nguyen Toan" w:date="2018-05-18T22:00:00Z">
                  <w:rPr>
                    <w:rFonts w:ascii="Times New Roman" w:hAnsi="Times New Roman" w:cs="Times New Roman"/>
                    <w:noProof/>
                    <w:webHidden/>
                    <w:sz w:val="26"/>
                    <w:szCs w:val="26"/>
                  </w:rPr>
                </w:rPrChange>
              </w:rPr>
              <w:delText>50</w:delText>
            </w:r>
          </w:del>
        </w:p>
        <w:p w14:paraId="6C50AB40" w14:textId="77777777" w:rsidR="00250E21" w:rsidRPr="00FF1E29" w:rsidDel="00FF1E29" w:rsidRDefault="00250E21">
          <w:pPr>
            <w:pStyle w:val="TOC2"/>
            <w:tabs>
              <w:tab w:val="left" w:pos="880"/>
              <w:tab w:val="right" w:leader="dot" w:pos="9395"/>
            </w:tabs>
            <w:rPr>
              <w:del w:id="1164" w:author="Nguyen Toan" w:date="2018-05-18T22:00:00Z"/>
              <w:rFonts w:ascii="Times New Roman" w:eastAsiaTheme="minorEastAsia" w:hAnsi="Times New Roman" w:cs="Times New Roman"/>
              <w:noProof/>
              <w:color w:val="auto"/>
              <w:sz w:val="26"/>
              <w:szCs w:val="26"/>
              <w:lang w:val="en-US"/>
              <w:rPrChange w:id="1165" w:author="Nguyen Toan" w:date="2018-05-18T22:00:00Z">
                <w:rPr>
                  <w:del w:id="1166" w:author="Nguyen Toan" w:date="2018-05-18T22:00:00Z"/>
                  <w:rFonts w:ascii="Times New Roman" w:eastAsiaTheme="minorEastAsia" w:hAnsi="Times New Roman" w:cs="Times New Roman"/>
                  <w:noProof/>
                  <w:color w:val="auto"/>
                  <w:sz w:val="26"/>
                  <w:szCs w:val="26"/>
                  <w:lang w:val="en-US"/>
                </w:rPr>
              </w:rPrChange>
            </w:rPr>
          </w:pPr>
          <w:del w:id="1167" w:author="Nguyen Toan" w:date="2018-05-18T22:00:00Z">
            <w:r w:rsidRPr="00FF1E29" w:rsidDel="00FF1E29">
              <w:rPr>
                <w:rFonts w:ascii="Times New Roman" w:eastAsia="Times New Roman" w:hAnsi="Times New Roman" w:cs="Times New Roman"/>
                <w:noProof/>
                <w:sz w:val="26"/>
                <w:szCs w:val="26"/>
                <w:rPrChange w:id="1168" w:author="Nguyen Toan" w:date="2018-05-18T22:00:00Z">
                  <w:rPr>
                    <w:rStyle w:val="Hyperlink"/>
                    <w:rFonts w:ascii="Times New Roman" w:eastAsia="Times New Roman" w:hAnsi="Times New Roman" w:cs="Times New Roman"/>
                    <w:noProof/>
                    <w:sz w:val="26"/>
                    <w:szCs w:val="26"/>
                  </w:rPr>
                </w:rPrChange>
              </w:rPr>
              <w:delText>4.1.</w:delText>
            </w:r>
            <w:r w:rsidRPr="00FF1E29" w:rsidDel="00FF1E29">
              <w:rPr>
                <w:rFonts w:ascii="Times New Roman" w:eastAsiaTheme="minorEastAsia" w:hAnsi="Times New Roman" w:cs="Times New Roman"/>
                <w:noProof/>
                <w:color w:val="auto"/>
                <w:sz w:val="26"/>
                <w:szCs w:val="26"/>
                <w:lang w:val="en-US"/>
                <w:rPrChange w:id="1169"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70" w:author="Nguyen Toan" w:date="2018-05-18T22:00:00Z">
                  <w:rPr>
                    <w:rStyle w:val="Hyperlink"/>
                    <w:rFonts w:ascii="Times New Roman" w:eastAsia="Times New Roman" w:hAnsi="Times New Roman" w:cs="Times New Roman"/>
                    <w:noProof/>
                    <w:sz w:val="26"/>
                    <w:szCs w:val="26"/>
                  </w:rPr>
                </w:rPrChange>
              </w:rPr>
              <w:delText>Ứng dụng MuleESB mẫu</w:delText>
            </w:r>
            <w:r w:rsidRPr="00FF1E29" w:rsidDel="00FF1E29">
              <w:rPr>
                <w:rFonts w:ascii="Times New Roman" w:hAnsi="Times New Roman" w:cs="Times New Roman"/>
                <w:noProof/>
                <w:webHidden/>
                <w:sz w:val="26"/>
                <w:szCs w:val="26"/>
                <w:rPrChange w:id="1171"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72" w:author="Nguyen Toan" w:date="2018-05-18T22:00:00Z">
                  <w:rPr>
                    <w:rFonts w:ascii="Times New Roman" w:hAnsi="Times New Roman" w:cs="Times New Roman"/>
                    <w:noProof/>
                    <w:webHidden/>
                    <w:sz w:val="26"/>
                    <w:szCs w:val="26"/>
                  </w:rPr>
                </w:rPrChange>
              </w:rPr>
              <w:delText>50</w:delText>
            </w:r>
          </w:del>
        </w:p>
        <w:p w14:paraId="6DC696FB" w14:textId="77777777" w:rsidR="00250E21" w:rsidRPr="00FF1E29" w:rsidDel="00FF1E29" w:rsidRDefault="00250E21">
          <w:pPr>
            <w:pStyle w:val="TOC2"/>
            <w:tabs>
              <w:tab w:val="left" w:pos="880"/>
              <w:tab w:val="right" w:leader="dot" w:pos="9395"/>
            </w:tabs>
            <w:rPr>
              <w:del w:id="1173" w:author="Nguyen Toan" w:date="2018-05-18T22:00:00Z"/>
              <w:rFonts w:ascii="Times New Roman" w:eastAsiaTheme="minorEastAsia" w:hAnsi="Times New Roman" w:cs="Times New Roman"/>
              <w:noProof/>
              <w:color w:val="auto"/>
              <w:sz w:val="26"/>
              <w:szCs w:val="26"/>
              <w:lang w:val="en-US"/>
              <w:rPrChange w:id="1174" w:author="Nguyen Toan" w:date="2018-05-18T22:00:00Z">
                <w:rPr>
                  <w:del w:id="1175" w:author="Nguyen Toan" w:date="2018-05-18T22:00:00Z"/>
                  <w:rFonts w:ascii="Times New Roman" w:eastAsiaTheme="minorEastAsia" w:hAnsi="Times New Roman" w:cs="Times New Roman"/>
                  <w:noProof/>
                  <w:color w:val="auto"/>
                  <w:sz w:val="26"/>
                  <w:szCs w:val="26"/>
                  <w:lang w:val="en-US"/>
                </w:rPr>
              </w:rPrChange>
            </w:rPr>
          </w:pPr>
          <w:del w:id="1176" w:author="Nguyen Toan" w:date="2018-05-18T22:00:00Z">
            <w:r w:rsidRPr="00FF1E29" w:rsidDel="00FF1E29">
              <w:rPr>
                <w:rFonts w:ascii="Times New Roman" w:eastAsia="Times New Roman" w:hAnsi="Times New Roman" w:cs="Times New Roman"/>
                <w:noProof/>
                <w:sz w:val="26"/>
                <w:szCs w:val="26"/>
                <w:rPrChange w:id="1177" w:author="Nguyen Toan" w:date="2018-05-18T22:00:00Z">
                  <w:rPr>
                    <w:rStyle w:val="Hyperlink"/>
                    <w:rFonts w:ascii="Times New Roman" w:eastAsia="Times New Roman" w:hAnsi="Times New Roman" w:cs="Times New Roman"/>
                    <w:noProof/>
                    <w:sz w:val="26"/>
                    <w:szCs w:val="26"/>
                  </w:rPr>
                </w:rPrChange>
              </w:rPr>
              <w:delText>4.2.</w:delText>
            </w:r>
            <w:r w:rsidRPr="00FF1E29" w:rsidDel="00FF1E29">
              <w:rPr>
                <w:rFonts w:ascii="Times New Roman" w:eastAsiaTheme="minorEastAsia" w:hAnsi="Times New Roman" w:cs="Times New Roman"/>
                <w:noProof/>
                <w:color w:val="auto"/>
                <w:sz w:val="26"/>
                <w:szCs w:val="26"/>
                <w:lang w:val="en-US"/>
                <w:rPrChange w:id="1178"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79" w:author="Nguyen Toan" w:date="2018-05-18T22:00:00Z">
                  <w:rPr>
                    <w:rStyle w:val="Hyperlink"/>
                    <w:rFonts w:ascii="Times New Roman" w:eastAsia="Times New Roman" w:hAnsi="Times New Roman" w:cs="Times New Roman"/>
                    <w:noProof/>
                    <w:sz w:val="26"/>
                    <w:szCs w:val="26"/>
                  </w:rPr>
                </w:rPrChange>
              </w:rPr>
              <w:delText>Cách thức tổ chức mã nguồn của ứng dụng mẫu</w:delText>
            </w:r>
            <w:r w:rsidRPr="00FF1E29" w:rsidDel="00FF1E29">
              <w:rPr>
                <w:rFonts w:ascii="Times New Roman" w:hAnsi="Times New Roman" w:cs="Times New Roman"/>
                <w:noProof/>
                <w:webHidden/>
                <w:sz w:val="26"/>
                <w:szCs w:val="26"/>
                <w:rPrChange w:id="1180"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81" w:author="Nguyen Toan" w:date="2018-05-18T22:00:00Z">
                  <w:rPr>
                    <w:rFonts w:ascii="Times New Roman" w:hAnsi="Times New Roman" w:cs="Times New Roman"/>
                    <w:noProof/>
                    <w:webHidden/>
                    <w:sz w:val="26"/>
                    <w:szCs w:val="26"/>
                  </w:rPr>
                </w:rPrChange>
              </w:rPr>
              <w:delText>51</w:delText>
            </w:r>
          </w:del>
        </w:p>
        <w:p w14:paraId="769B0834" w14:textId="77777777" w:rsidR="00250E21" w:rsidRPr="00FF1E29" w:rsidDel="00FF1E29" w:rsidRDefault="00250E21">
          <w:pPr>
            <w:pStyle w:val="TOC2"/>
            <w:tabs>
              <w:tab w:val="left" w:pos="880"/>
              <w:tab w:val="right" w:leader="dot" w:pos="9395"/>
            </w:tabs>
            <w:rPr>
              <w:del w:id="1182" w:author="Nguyen Toan" w:date="2018-05-18T22:00:00Z"/>
              <w:rFonts w:ascii="Times New Roman" w:eastAsiaTheme="minorEastAsia" w:hAnsi="Times New Roman" w:cs="Times New Roman"/>
              <w:noProof/>
              <w:color w:val="auto"/>
              <w:sz w:val="26"/>
              <w:szCs w:val="26"/>
              <w:lang w:val="en-US"/>
              <w:rPrChange w:id="1183" w:author="Nguyen Toan" w:date="2018-05-18T22:00:00Z">
                <w:rPr>
                  <w:del w:id="1184" w:author="Nguyen Toan" w:date="2018-05-18T22:00:00Z"/>
                  <w:rFonts w:ascii="Times New Roman" w:eastAsiaTheme="minorEastAsia" w:hAnsi="Times New Roman" w:cs="Times New Roman"/>
                  <w:noProof/>
                  <w:color w:val="auto"/>
                  <w:sz w:val="26"/>
                  <w:szCs w:val="26"/>
                  <w:lang w:val="en-US"/>
                </w:rPr>
              </w:rPrChange>
            </w:rPr>
          </w:pPr>
          <w:del w:id="1185" w:author="Nguyen Toan" w:date="2018-05-18T22:00:00Z">
            <w:r w:rsidRPr="00FF1E29" w:rsidDel="00FF1E29">
              <w:rPr>
                <w:rFonts w:ascii="Times New Roman" w:eastAsia="Times New Roman" w:hAnsi="Times New Roman" w:cs="Times New Roman"/>
                <w:noProof/>
                <w:sz w:val="26"/>
                <w:szCs w:val="26"/>
                <w:rPrChange w:id="1186" w:author="Nguyen Toan" w:date="2018-05-18T22:00:00Z">
                  <w:rPr>
                    <w:rStyle w:val="Hyperlink"/>
                    <w:rFonts w:ascii="Times New Roman" w:eastAsia="Times New Roman" w:hAnsi="Times New Roman" w:cs="Times New Roman"/>
                    <w:noProof/>
                    <w:sz w:val="26"/>
                    <w:szCs w:val="26"/>
                  </w:rPr>
                </w:rPrChange>
              </w:rPr>
              <w:delText>4.3.</w:delText>
            </w:r>
            <w:r w:rsidRPr="00FF1E29" w:rsidDel="00FF1E29">
              <w:rPr>
                <w:rFonts w:ascii="Times New Roman" w:eastAsiaTheme="minorEastAsia" w:hAnsi="Times New Roman" w:cs="Times New Roman"/>
                <w:noProof/>
                <w:color w:val="auto"/>
                <w:sz w:val="26"/>
                <w:szCs w:val="26"/>
                <w:lang w:val="en-US"/>
                <w:rPrChange w:id="1187"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88" w:author="Nguyen Toan" w:date="2018-05-18T22:00:00Z">
                  <w:rPr>
                    <w:rStyle w:val="Hyperlink"/>
                    <w:rFonts w:ascii="Times New Roman" w:eastAsia="Times New Roman" w:hAnsi="Times New Roman" w:cs="Times New Roman"/>
                    <w:noProof/>
                    <w:sz w:val="26"/>
                    <w:szCs w:val="26"/>
                  </w:rPr>
                </w:rPrChange>
              </w:rPr>
              <w:delText>Cấu hình Jenkins</w:delText>
            </w:r>
            <w:r w:rsidRPr="00FF1E29" w:rsidDel="00FF1E29">
              <w:rPr>
                <w:rFonts w:ascii="Times New Roman" w:hAnsi="Times New Roman" w:cs="Times New Roman"/>
                <w:noProof/>
                <w:webHidden/>
                <w:sz w:val="26"/>
                <w:szCs w:val="26"/>
                <w:rPrChange w:id="1189"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90" w:author="Nguyen Toan" w:date="2018-05-18T22:00:00Z">
                  <w:rPr>
                    <w:rFonts w:ascii="Times New Roman" w:hAnsi="Times New Roman" w:cs="Times New Roman"/>
                    <w:noProof/>
                    <w:webHidden/>
                    <w:sz w:val="26"/>
                    <w:szCs w:val="26"/>
                  </w:rPr>
                </w:rPrChange>
              </w:rPr>
              <w:delText>52</w:delText>
            </w:r>
          </w:del>
        </w:p>
        <w:p w14:paraId="349697D2" w14:textId="77777777" w:rsidR="00250E21" w:rsidRPr="00FF1E29" w:rsidDel="00FF1E29" w:rsidRDefault="00250E21">
          <w:pPr>
            <w:pStyle w:val="TOC2"/>
            <w:tabs>
              <w:tab w:val="left" w:pos="880"/>
              <w:tab w:val="right" w:leader="dot" w:pos="9395"/>
            </w:tabs>
            <w:rPr>
              <w:del w:id="1191" w:author="Nguyen Toan" w:date="2018-05-18T22:00:00Z"/>
              <w:rFonts w:ascii="Times New Roman" w:eastAsiaTheme="minorEastAsia" w:hAnsi="Times New Roman" w:cs="Times New Roman"/>
              <w:noProof/>
              <w:color w:val="auto"/>
              <w:sz w:val="26"/>
              <w:szCs w:val="26"/>
              <w:lang w:val="en-US"/>
              <w:rPrChange w:id="1192" w:author="Nguyen Toan" w:date="2018-05-18T22:00:00Z">
                <w:rPr>
                  <w:del w:id="1193" w:author="Nguyen Toan" w:date="2018-05-18T22:00:00Z"/>
                  <w:rFonts w:ascii="Times New Roman" w:eastAsiaTheme="minorEastAsia" w:hAnsi="Times New Roman" w:cs="Times New Roman"/>
                  <w:noProof/>
                  <w:color w:val="auto"/>
                  <w:sz w:val="26"/>
                  <w:szCs w:val="26"/>
                  <w:lang w:val="en-US"/>
                </w:rPr>
              </w:rPrChange>
            </w:rPr>
          </w:pPr>
          <w:del w:id="1194" w:author="Nguyen Toan" w:date="2018-05-18T22:00:00Z">
            <w:r w:rsidRPr="00FF1E29" w:rsidDel="00FF1E29">
              <w:rPr>
                <w:rFonts w:ascii="Times New Roman" w:eastAsia="Times New Roman" w:hAnsi="Times New Roman" w:cs="Times New Roman"/>
                <w:noProof/>
                <w:sz w:val="26"/>
                <w:szCs w:val="26"/>
                <w:rPrChange w:id="1195" w:author="Nguyen Toan" w:date="2018-05-18T22:00:00Z">
                  <w:rPr>
                    <w:rStyle w:val="Hyperlink"/>
                    <w:rFonts w:ascii="Times New Roman" w:eastAsia="Times New Roman" w:hAnsi="Times New Roman" w:cs="Times New Roman"/>
                    <w:noProof/>
                    <w:sz w:val="26"/>
                    <w:szCs w:val="26"/>
                  </w:rPr>
                </w:rPrChange>
              </w:rPr>
              <w:delText>4.4.</w:delText>
            </w:r>
            <w:r w:rsidRPr="00FF1E29" w:rsidDel="00FF1E29">
              <w:rPr>
                <w:rFonts w:ascii="Times New Roman" w:eastAsiaTheme="minorEastAsia" w:hAnsi="Times New Roman" w:cs="Times New Roman"/>
                <w:noProof/>
                <w:color w:val="auto"/>
                <w:sz w:val="26"/>
                <w:szCs w:val="26"/>
                <w:lang w:val="en-US"/>
                <w:rPrChange w:id="1196"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197" w:author="Nguyen Toan" w:date="2018-05-18T22:00:00Z">
                  <w:rPr>
                    <w:rStyle w:val="Hyperlink"/>
                    <w:rFonts w:ascii="Times New Roman" w:eastAsia="Times New Roman" w:hAnsi="Times New Roman" w:cs="Times New Roman"/>
                    <w:noProof/>
                    <w:sz w:val="26"/>
                    <w:szCs w:val="26"/>
                  </w:rPr>
                </w:rPrChange>
              </w:rPr>
              <w:delText>Đánh giá kết quả</w:delText>
            </w:r>
            <w:r w:rsidRPr="00FF1E29" w:rsidDel="00FF1E29">
              <w:rPr>
                <w:rFonts w:ascii="Times New Roman" w:hAnsi="Times New Roman" w:cs="Times New Roman"/>
                <w:noProof/>
                <w:webHidden/>
                <w:sz w:val="26"/>
                <w:szCs w:val="26"/>
                <w:rPrChange w:id="1198"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199" w:author="Nguyen Toan" w:date="2018-05-18T22:00:00Z">
                  <w:rPr>
                    <w:rFonts w:ascii="Times New Roman" w:hAnsi="Times New Roman" w:cs="Times New Roman"/>
                    <w:noProof/>
                    <w:webHidden/>
                    <w:sz w:val="26"/>
                    <w:szCs w:val="26"/>
                  </w:rPr>
                </w:rPrChange>
              </w:rPr>
              <w:delText>56</w:delText>
            </w:r>
          </w:del>
        </w:p>
        <w:p w14:paraId="104B208B" w14:textId="77777777" w:rsidR="00250E21" w:rsidRPr="00FF1E29" w:rsidDel="00FF1E29" w:rsidRDefault="00250E21">
          <w:pPr>
            <w:pStyle w:val="TOC1"/>
            <w:rPr>
              <w:del w:id="1200" w:author="Nguyen Toan" w:date="2018-05-18T22:00:00Z"/>
              <w:rFonts w:ascii="Times New Roman" w:eastAsiaTheme="minorEastAsia" w:hAnsi="Times New Roman" w:cs="Times New Roman"/>
              <w:noProof/>
              <w:color w:val="auto"/>
              <w:sz w:val="26"/>
              <w:szCs w:val="26"/>
              <w:lang w:val="en-US"/>
              <w:rPrChange w:id="1201" w:author="Nguyen Toan" w:date="2018-05-18T22:00:00Z">
                <w:rPr>
                  <w:del w:id="1202" w:author="Nguyen Toan" w:date="2018-05-18T22:00:00Z"/>
                  <w:rFonts w:ascii="Times New Roman" w:eastAsiaTheme="minorEastAsia" w:hAnsi="Times New Roman" w:cs="Times New Roman"/>
                  <w:noProof/>
                  <w:color w:val="auto"/>
                  <w:sz w:val="26"/>
                  <w:szCs w:val="26"/>
                  <w:lang w:val="en-US"/>
                </w:rPr>
              </w:rPrChange>
            </w:rPr>
          </w:pPr>
          <w:del w:id="1203" w:author="Nguyen Toan" w:date="2018-05-18T22:00:00Z">
            <w:r w:rsidRPr="00FF1E29" w:rsidDel="00FF1E29">
              <w:rPr>
                <w:rFonts w:ascii="Times New Roman" w:eastAsia="Times New Roman" w:hAnsi="Times New Roman" w:cs="Times New Roman"/>
                <w:noProof/>
                <w:sz w:val="26"/>
                <w:szCs w:val="26"/>
                <w:rPrChange w:id="1204" w:author="Nguyen Toan" w:date="2018-05-18T22:00:00Z">
                  <w:rPr>
                    <w:rStyle w:val="Hyperlink"/>
                    <w:rFonts w:ascii="Times New Roman" w:eastAsia="Times New Roman" w:hAnsi="Times New Roman" w:cs="Times New Roman"/>
                    <w:noProof/>
                    <w:sz w:val="26"/>
                    <w:szCs w:val="26"/>
                  </w:rPr>
                </w:rPrChange>
              </w:rPr>
              <w:delText>CHƯƠNG 5.</w:delText>
            </w:r>
            <w:r w:rsidRPr="00FF1E29" w:rsidDel="00FF1E29">
              <w:rPr>
                <w:rFonts w:ascii="Times New Roman" w:eastAsiaTheme="minorEastAsia" w:hAnsi="Times New Roman" w:cs="Times New Roman"/>
                <w:noProof/>
                <w:color w:val="auto"/>
                <w:sz w:val="26"/>
                <w:szCs w:val="26"/>
                <w:lang w:val="en-US"/>
                <w:rPrChange w:id="1205"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206" w:author="Nguyen Toan" w:date="2018-05-18T22:00:00Z">
                  <w:rPr>
                    <w:rStyle w:val="Hyperlink"/>
                    <w:rFonts w:ascii="Times New Roman" w:eastAsia="Times New Roman" w:hAnsi="Times New Roman" w:cs="Times New Roman"/>
                    <w:noProof/>
                    <w:sz w:val="26"/>
                    <w:szCs w:val="26"/>
                  </w:rPr>
                </w:rPrChange>
              </w:rPr>
              <w:delText>KẾT LUẬN</w:delText>
            </w:r>
            <w:r w:rsidRPr="00FF1E29" w:rsidDel="00FF1E29">
              <w:rPr>
                <w:rFonts w:ascii="Times New Roman" w:hAnsi="Times New Roman" w:cs="Times New Roman"/>
                <w:noProof/>
                <w:webHidden/>
                <w:sz w:val="26"/>
                <w:szCs w:val="26"/>
                <w:rPrChange w:id="1207"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208" w:author="Nguyen Toan" w:date="2018-05-18T22:00:00Z">
                  <w:rPr>
                    <w:rFonts w:ascii="Times New Roman" w:hAnsi="Times New Roman" w:cs="Times New Roman"/>
                    <w:noProof/>
                    <w:webHidden/>
                    <w:sz w:val="26"/>
                    <w:szCs w:val="26"/>
                  </w:rPr>
                </w:rPrChange>
              </w:rPr>
              <w:delText>64</w:delText>
            </w:r>
          </w:del>
        </w:p>
        <w:p w14:paraId="2D2C3263" w14:textId="77777777" w:rsidR="00250E21" w:rsidRPr="00FF1E29" w:rsidDel="00FF1E29" w:rsidRDefault="00250E21">
          <w:pPr>
            <w:pStyle w:val="TOC2"/>
            <w:tabs>
              <w:tab w:val="left" w:pos="880"/>
              <w:tab w:val="right" w:leader="dot" w:pos="9395"/>
            </w:tabs>
            <w:rPr>
              <w:del w:id="1209" w:author="Nguyen Toan" w:date="2018-05-18T22:00:00Z"/>
              <w:rFonts w:ascii="Times New Roman" w:eastAsiaTheme="minorEastAsia" w:hAnsi="Times New Roman" w:cs="Times New Roman"/>
              <w:noProof/>
              <w:color w:val="auto"/>
              <w:sz w:val="26"/>
              <w:szCs w:val="26"/>
              <w:lang w:val="en-US"/>
              <w:rPrChange w:id="1210" w:author="Nguyen Toan" w:date="2018-05-18T22:00:00Z">
                <w:rPr>
                  <w:del w:id="1211" w:author="Nguyen Toan" w:date="2018-05-18T22:00:00Z"/>
                  <w:rFonts w:ascii="Times New Roman" w:eastAsiaTheme="minorEastAsia" w:hAnsi="Times New Roman" w:cs="Times New Roman"/>
                  <w:noProof/>
                  <w:color w:val="auto"/>
                  <w:sz w:val="26"/>
                  <w:szCs w:val="26"/>
                  <w:lang w:val="en-US"/>
                </w:rPr>
              </w:rPrChange>
            </w:rPr>
          </w:pPr>
          <w:del w:id="1212" w:author="Nguyen Toan" w:date="2018-05-18T22:00:00Z">
            <w:r w:rsidRPr="00FF1E29" w:rsidDel="00FF1E29">
              <w:rPr>
                <w:rFonts w:ascii="Times New Roman" w:eastAsia="Times New Roman" w:hAnsi="Times New Roman" w:cs="Times New Roman"/>
                <w:noProof/>
                <w:sz w:val="26"/>
                <w:szCs w:val="26"/>
                <w:rPrChange w:id="1213" w:author="Nguyen Toan" w:date="2018-05-18T22:00:00Z">
                  <w:rPr>
                    <w:rStyle w:val="Hyperlink"/>
                    <w:rFonts w:ascii="Times New Roman" w:eastAsia="Times New Roman" w:hAnsi="Times New Roman" w:cs="Times New Roman"/>
                    <w:noProof/>
                    <w:sz w:val="26"/>
                    <w:szCs w:val="26"/>
                  </w:rPr>
                </w:rPrChange>
              </w:rPr>
              <w:delText>4.1.</w:delText>
            </w:r>
            <w:r w:rsidRPr="00FF1E29" w:rsidDel="00FF1E29">
              <w:rPr>
                <w:rFonts w:ascii="Times New Roman" w:eastAsiaTheme="minorEastAsia" w:hAnsi="Times New Roman" w:cs="Times New Roman"/>
                <w:noProof/>
                <w:color w:val="auto"/>
                <w:sz w:val="26"/>
                <w:szCs w:val="26"/>
                <w:lang w:val="en-US"/>
                <w:rPrChange w:id="1214"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215" w:author="Nguyen Toan" w:date="2018-05-18T22:00:00Z">
                  <w:rPr>
                    <w:rStyle w:val="Hyperlink"/>
                    <w:rFonts w:ascii="Times New Roman" w:eastAsia="Times New Roman" w:hAnsi="Times New Roman" w:cs="Times New Roman"/>
                    <w:noProof/>
                    <w:sz w:val="26"/>
                    <w:szCs w:val="26"/>
                  </w:rPr>
                </w:rPrChange>
              </w:rPr>
              <w:delText>Kết quả đạt được</w:delText>
            </w:r>
            <w:r w:rsidRPr="00FF1E29" w:rsidDel="00FF1E29">
              <w:rPr>
                <w:rFonts w:ascii="Times New Roman" w:hAnsi="Times New Roman" w:cs="Times New Roman"/>
                <w:noProof/>
                <w:webHidden/>
                <w:sz w:val="26"/>
                <w:szCs w:val="26"/>
                <w:rPrChange w:id="1216"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217" w:author="Nguyen Toan" w:date="2018-05-18T22:00:00Z">
                  <w:rPr>
                    <w:rFonts w:ascii="Times New Roman" w:hAnsi="Times New Roman" w:cs="Times New Roman"/>
                    <w:noProof/>
                    <w:webHidden/>
                    <w:sz w:val="26"/>
                    <w:szCs w:val="26"/>
                  </w:rPr>
                </w:rPrChange>
              </w:rPr>
              <w:delText>64</w:delText>
            </w:r>
          </w:del>
        </w:p>
        <w:p w14:paraId="1395DB28" w14:textId="77777777" w:rsidR="00250E21" w:rsidRPr="00FF1E29" w:rsidDel="00FF1E29" w:rsidRDefault="00250E21">
          <w:pPr>
            <w:pStyle w:val="TOC2"/>
            <w:tabs>
              <w:tab w:val="left" w:pos="880"/>
              <w:tab w:val="right" w:leader="dot" w:pos="9395"/>
            </w:tabs>
            <w:rPr>
              <w:del w:id="1218" w:author="Nguyen Toan" w:date="2018-05-18T22:00:00Z"/>
              <w:rFonts w:ascii="Times New Roman" w:eastAsiaTheme="minorEastAsia" w:hAnsi="Times New Roman" w:cs="Times New Roman"/>
              <w:noProof/>
              <w:color w:val="auto"/>
              <w:sz w:val="26"/>
              <w:szCs w:val="26"/>
              <w:lang w:val="en-US"/>
              <w:rPrChange w:id="1219" w:author="Nguyen Toan" w:date="2018-05-18T22:00:00Z">
                <w:rPr>
                  <w:del w:id="1220" w:author="Nguyen Toan" w:date="2018-05-18T22:00:00Z"/>
                  <w:rFonts w:ascii="Times New Roman" w:eastAsiaTheme="minorEastAsia" w:hAnsi="Times New Roman" w:cs="Times New Roman"/>
                  <w:noProof/>
                  <w:color w:val="auto"/>
                  <w:sz w:val="26"/>
                  <w:szCs w:val="26"/>
                  <w:lang w:val="en-US"/>
                </w:rPr>
              </w:rPrChange>
            </w:rPr>
          </w:pPr>
          <w:del w:id="1221" w:author="Nguyen Toan" w:date="2018-05-18T22:00:00Z">
            <w:r w:rsidRPr="00FF1E29" w:rsidDel="00FF1E29">
              <w:rPr>
                <w:rFonts w:ascii="Times New Roman" w:eastAsia="Times New Roman" w:hAnsi="Times New Roman" w:cs="Times New Roman"/>
                <w:noProof/>
                <w:sz w:val="26"/>
                <w:szCs w:val="26"/>
                <w:rPrChange w:id="1222" w:author="Nguyen Toan" w:date="2018-05-18T22:00:00Z">
                  <w:rPr>
                    <w:rStyle w:val="Hyperlink"/>
                    <w:rFonts w:ascii="Times New Roman" w:eastAsia="Times New Roman" w:hAnsi="Times New Roman" w:cs="Times New Roman"/>
                    <w:noProof/>
                    <w:sz w:val="26"/>
                    <w:szCs w:val="26"/>
                  </w:rPr>
                </w:rPrChange>
              </w:rPr>
              <w:delText>4.2.</w:delText>
            </w:r>
            <w:r w:rsidRPr="00FF1E29" w:rsidDel="00FF1E29">
              <w:rPr>
                <w:rFonts w:ascii="Times New Roman" w:eastAsiaTheme="minorEastAsia" w:hAnsi="Times New Roman" w:cs="Times New Roman"/>
                <w:noProof/>
                <w:color w:val="auto"/>
                <w:sz w:val="26"/>
                <w:szCs w:val="26"/>
                <w:lang w:val="en-US"/>
                <w:rPrChange w:id="1223" w:author="Nguyen Toan" w:date="2018-05-18T22:00:00Z">
                  <w:rPr>
                    <w:rFonts w:ascii="Times New Roman" w:eastAsiaTheme="minorEastAsia" w:hAnsi="Times New Roman" w:cs="Times New Roman"/>
                    <w:noProof/>
                    <w:color w:val="auto"/>
                    <w:sz w:val="26"/>
                    <w:szCs w:val="26"/>
                    <w:lang w:val="en-US"/>
                  </w:rPr>
                </w:rPrChange>
              </w:rPr>
              <w:tab/>
            </w:r>
            <w:r w:rsidRPr="00FF1E29" w:rsidDel="00FF1E29">
              <w:rPr>
                <w:rFonts w:ascii="Times New Roman" w:eastAsia="Times New Roman" w:hAnsi="Times New Roman" w:cs="Times New Roman"/>
                <w:noProof/>
                <w:sz w:val="26"/>
                <w:szCs w:val="26"/>
                <w:rPrChange w:id="1224" w:author="Nguyen Toan" w:date="2018-05-18T22:00:00Z">
                  <w:rPr>
                    <w:rStyle w:val="Hyperlink"/>
                    <w:rFonts w:ascii="Times New Roman" w:eastAsia="Times New Roman" w:hAnsi="Times New Roman" w:cs="Times New Roman"/>
                    <w:noProof/>
                    <w:sz w:val="26"/>
                    <w:szCs w:val="26"/>
                  </w:rPr>
                </w:rPrChange>
              </w:rPr>
              <w:delText>Điểm hạn chế và hướng phát triển tiếp</w:delText>
            </w:r>
            <w:r w:rsidRPr="00FF1E29" w:rsidDel="00FF1E29">
              <w:rPr>
                <w:rFonts w:ascii="Times New Roman" w:hAnsi="Times New Roman" w:cs="Times New Roman"/>
                <w:noProof/>
                <w:webHidden/>
                <w:sz w:val="26"/>
                <w:szCs w:val="26"/>
                <w:rPrChange w:id="1225"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226" w:author="Nguyen Toan" w:date="2018-05-18T22:00:00Z">
                  <w:rPr>
                    <w:rFonts w:ascii="Times New Roman" w:hAnsi="Times New Roman" w:cs="Times New Roman"/>
                    <w:noProof/>
                    <w:webHidden/>
                    <w:sz w:val="26"/>
                    <w:szCs w:val="26"/>
                  </w:rPr>
                </w:rPrChange>
              </w:rPr>
              <w:delText>64</w:delText>
            </w:r>
          </w:del>
        </w:p>
        <w:p w14:paraId="7705432D" w14:textId="77777777" w:rsidR="00250E21" w:rsidRPr="00FF1E29" w:rsidDel="00FF1E29" w:rsidRDefault="00250E21">
          <w:pPr>
            <w:pStyle w:val="TOC1"/>
            <w:rPr>
              <w:del w:id="1227" w:author="Nguyen Toan" w:date="2018-05-18T22:00:00Z"/>
              <w:rFonts w:ascii="Times New Roman" w:eastAsiaTheme="minorEastAsia" w:hAnsi="Times New Roman" w:cs="Times New Roman"/>
              <w:noProof/>
              <w:color w:val="auto"/>
              <w:sz w:val="26"/>
              <w:szCs w:val="26"/>
              <w:lang w:val="en-US"/>
              <w:rPrChange w:id="1228" w:author="Nguyen Toan" w:date="2018-05-18T22:00:00Z">
                <w:rPr>
                  <w:del w:id="1229" w:author="Nguyen Toan" w:date="2018-05-18T22:00:00Z"/>
                  <w:rFonts w:ascii="Times New Roman" w:eastAsiaTheme="minorEastAsia" w:hAnsi="Times New Roman" w:cs="Times New Roman"/>
                  <w:noProof/>
                  <w:color w:val="auto"/>
                  <w:sz w:val="26"/>
                  <w:szCs w:val="26"/>
                  <w:lang w:val="en-US"/>
                </w:rPr>
              </w:rPrChange>
            </w:rPr>
          </w:pPr>
          <w:del w:id="1230" w:author="Nguyen Toan" w:date="2018-05-18T22:00:00Z">
            <w:r w:rsidRPr="00FF1E29" w:rsidDel="00FF1E29">
              <w:rPr>
                <w:rFonts w:ascii="Times New Roman" w:eastAsia="Times New Roman" w:hAnsi="Times New Roman" w:cs="Times New Roman"/>
                <w:noProof/>
                <w:sz w:val="26"/>
                <w:szCs w:val="26"/>
                <w:rPrChange w:id="1231" w:author="Nguyen Toan" w:date="2018-05-18T22:00:00Z">
                  <w:rPr>
                    <w:rStyle w:val="Hyperlink"/>
                    <w:rFonts w:ascii="Times New Roman" w:eastAsia="Times New Roman" w:hAnsi="Times New Roman" w:cs="Times New Roman"/>
                    <w:noProof/>
                    <w:sz w:val="26"/>
                    <w:szCs w:val="26"/>
                  </w:rPr>
                </w:rPrChange>
              </w:rPr>
              <w:delText>TÀI LIỆU THAM KHẢO</w:delText>
            </w:r>
            <w:r w:rsidRPr="00FF1E29" w:rsidDel="00FF1E29">
              <w:rPr>
                <w:rFonts w:ascii="Times New Roman" w:hAnsi="Times New Roman" w:cs="Times New Roman"/>
                <w:noProof/>
                <w:webHidden/>
                <w:sz w:val="26"/>
                <w:szCs w:val="26"/>
                <w:rPrChange w:id="1232" w:author="Nguyen Toan" w:date="2018-05-18T22:00:00Z">
                  <w:rPr>
                    <w:rFonts w:ascii="Times New Roman" w:hAnsi="Times New Roman" w:cs="Times New Roman"/>
                    <w:noProof/>
                    <w:webHidden/>
                    <w:sz w:val="26"/>
                    <w:szCs w:val="26"/>
                  </w:rPr>
                </w:rPrChange>
              </w:rPr>
              <w:tab/>
            </w:r>
            <w:r w:rsidR="009C452F" w:rsidRPr="00FF1E29" w:rsidDel="00FF1E29">
              <w:rPr>
                <w:rFonts w:ascii="Times New Roman" w:hAnsi="Times New Roman" w:cs="Times New Roman"/>
                <w:noProof/>
                <w:webHidden/>
                <w:sz w:val="26"/>
                <w:szCs w:val="26"/>
                <w:rPrChange w:id="1233" w:author="Nguyen Toan" w:date="2018-05-18T22:00:00Z">
                  <w:rPr>
                    <w:rFonts w:ascii="Times New Roman" w:hAnsi="Times New Roman" w:cs="Times New Roman"/>
                    <w:noProof/>
                    <w:webHidden/>
                    <w:sz w:val="26"/>
                    <w:szCs w:val="26"/>
                  </w:rPr>
                </w:rPrChange>
              </w:rPr>
              <w:delText>66</w:delText>
            </w:r>
          </w:del>
        </w:p>
        <w:p w14:paraId="59034D97" w14:textId="42A894D2" w:rsidR="004F360D" w:rsidRPr="00C307BC" w:rsidRDefault="004F360D">
          <w:pPr>
            <w:rPr>
              <w:rFonts w:ascii="Times New Roman" w:hAnsi="Times New Roman" w:cs="Times New Roman"/>
              <w:sz w:val="26"/>
              <w:szCs w:val="26"/>
            </w:rPr>
          </w:pPr>
          <w:r w:rsidRPr="00FF1E29">
            <w:rPr>
              <w:rFonts w:ascii="Times New Roman" w:hAnsi="Times New Roman" w:cs="Times New Roman"/>
              <w:bCs/>
              <w:noProof/>
              <w:sz w:val="26"/>
              <w:szCs w:val="26"/>
              <w:rPrChange w:id="1234" w:author="Nguyen Toan" w:date="2018-05-18T22:00:00Z">
                <w:rPr>
                  <w:rFonts w:ascii="Times New Roman" w:hAnsi="Times New Roman" w:cs="Times New Roman"/>
                  <w:bCs/>
                  <w:noProof/>
                  <w:sz w:val="26"/>
                  <w:szCs w:val="26"/>
                </w:rPr>
              </w:rPrChange>
            </w:rPr>
            <w:fldChar w:fldCharType="end"/>
          </w:r>
        </w:p>
      </w:sdtContent>
    </w:sdt>
    <w:p w14:paraId="34B81F5C" w14:textId="77777777" w:rsidR="006F117B" w:rsidRPr="00C307BC" w:rsidRDefault="006F117B" w:rsidP="00A54A30">
      <w:pPr>
        <w:spacing w:line="288" w:lineRule="auto"/>
        <w:rPr>
          <w:rFonts w:ascii="Times New Roman" w:hAnsi="Times New Roman" w:cs="Times New Roman"/>
          <w:sz w:val="26"/>
          <w:szCs w:val="26"/>
        </w:rPr>
      </w:pPr>
    </w:p>
    <w:p w14:paraId="1697E344" w14:textId="5BE5BA59" w:rsidR="006F117B" w:rsidRPr="00C307BC" w:rsidRDefault="006F117B" w:rsidP="00A54A30">
      <w:pPr>
        <w:widowControl w:val="0"/>
        <w:spacing w:line="288" w:lineRule="auto"/>
        <w:rPr>
          <w:rFonts w:ascii="Times New Roman" w:hAnsi="Times New Roman" w:cs="Times New Roman"/>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rFonts w:ascii="Times New Roman" w:hAnsi="Times New Roman" w:cs="Times New Roman"/>
          <w:b/>
          <w:sz w:val="26"/>
          <w:szCs w:val="26"/>
        </w:rPr>
      </w:pPr>
      <w:bookmarkStart w:id="1235" w:name="_67y5o7ip2zev" w:colFirst="0" w:colLast="0"/>
      <w:bookmarkEnd w:id="1235"/>
      <w:r w:rsidRPr="00C307BC">
        <w:rPr>
          <w:rFonts w:ascii="Times New Roman" w:hAnsi="Times New Roman" w:cs="Times New Roman"/>
          <w:b/>
          <w:sz w:val="26"/>
          <w:szCs w:val="26"/>
        </w:rPr>
        <w:lastRenderedPageBreak/>
        <w:br w:type="page"/>
      </w:r>
    </w:p>
    <w:p w14:paraId="11A29EE3" w14:textId="77777777" w:rsidR="008F610B" w:rsidRPr="00C307BC" w:rsidRDefault="008F610B">
      <w:pPr>
        <w:rPr>
          <w:rFonts w:ascii="Times New Roman" w:hAnsi="Times New Roman" w:cs="Times New Roman"/>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1236" w:name="_Toc514444156"/>
      <w:r w:rsidRPr="00C307BC">
        <w:rPr>
          <w:rFonts w:ascii="Times New Roman" w:hAnsi="Times New Roman" w:cs="Times New Roman"/>
          <w:b/>
          <w:sz w:val="26"/>
          <w:szCs w:val="26"/>
        </w:rPr>
        <w:t>DANH MỤC CÁC KÝ HIỆU VÀ CHỮ VIẾT TẮT</w:t>
      </w:r>
      <w:bookmarkEnd w:id="1236"/>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lang w:val="en-US"/>
              </w:rPr>
            </w:pPr>
            <w:r w:rsidRPr="00C307BC">
              <w:rPr>
                <w:rFonts w:ascii="Times New Roman" w:eastAsia="Times New Roman" w:hAnsi="Times New Roman" w:cs="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7</w:t>
            </w:r>
          </w:p>
        </w:tc>
        <w:tc>
          <w:tcPr>
            <w:tcW w:w="5953" w:type="dxa"/>
          </w:tcPr>
          <w:p w14:paraId="17CE504D" w14:textId="71082D58"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bookmarkStart w:id="1237" w:name="_gjdgxs" w:colFirst="0" w:colLast="0"/>
            <w:bookmarkEnd w:id="1237"/>
            <w:r w:rsidRPr="00C307BC">
              <w:rPr>
                <w:rFonts w:ascii="Times New Roman" w:eastAsia="Times New Roman" w:hAnsi="Times New Roman" w:cs="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9</w:t>
            </w:r>
          </w:p>
        </w:tc>
        <w:tc>
          <w:tcPr>
            <w:tcW w:w="5953" w:type="dxa"/>
          </w:tcPr>
          <w:p w14:paraId="04448635" w14:textId="6C6E0AC9"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10</w:t>
            </w:r>
          </w:p>
        </w:tc>
        <w:tc>
          <w:tcPr>
            <w:tcW w:w="5953" w:type="dxa"/>
          </w:tcPr>
          <w:p w14:paraId="032EE45B" w14:textId="47DDFA05"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11</w:t>
            </w:r>
          </w:p>
        </w:tc>
        <w:tc>
          <w:tcPr>
            <w:tcW w:w="5953" w:type="dxa"/>
          </w:tcPr>
          <w:p w14:paraId="1E47C056" w14:textId="59F18813"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12</w:t>
            </w:r>
          </w:p>
        </w:tc>
        <w:tc>
          <w:tcPr>
            <w:tcW w:w="5953" w:type="dxa"/>
          </w:tcPr>
          <w:p w14:paraId="7210C725" w14:textId="4E028E7E" w:rsidR="00EF34BE" w:rsidRPr="00C307BC" w:rsidRDefault="00EF34BE" w:rsidP="00A54A30">
            <w:pPr>
              <w:spacing w:line="288" w:lineRule="auto"/>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UAT</w:t>
            </w:r>
          </w:p>
        </w:tc>
      </w:tr>
      <w:tr w:rsidR="00635CE1" w:rsidRPr="00C307BC" w14:paraId="2A15689C" w14:textId="77777777">
        <w:trPr>
          <w:ins w:id="1238" w:author="Nguyen Toan" w:date="2018-05-18T20:26:00Z"/>
        </w:trPr>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ins w:id="1239" w:author="Nguyen Toan" w:date="2018-05-18T20:26:00Z"/>
                <w:rFonts w:ascii="Times New Roman" w:eastAsia="Times New Roman" w:hAnsi="Times New Roman" w:cs="Times New Roman"/>
                <w:sz w:val="26"/>
                <w:szCs w:val="26"/>
              </w:rPr>
            </w:pPr>
            <w:ins w:id="1240" w:author="Nguyen Toan" w:date="2018-05-18T20:27:00Z">
              <w:r>
                <w:rPr>
                  <w:rFonts w:ascii="Times New Roman" w:eastAsia="Times New Roman" w:hAnsi="Times New Roman" w:cs="Times New Roman"/>
                  <w:sz w:val="26"/>
                  <w:szCs w:val="26"/>
                </w:rPr>
                <w:t>13</w:t>
              </w:r>
            </w:ins>
          </w:p>
        </w:tc>
        <w:tc>
          <w:tcPr>
            <w:tcW w:w="5953" w:type="dxa"/>
          </w:tcPr>
          <w:p w14:paraId="505EFB0E" w14:textId="154244AC" w:rsidR="00635CE1" w:rsidRPr="00C307BC" w:rsidRDefault="00635CE1" w:rsidP="00A54A30">
            <w:pPr>
              <w:spacing w:line="288" w:lineRule="auto"/>
              <w:rPr>
                <w:ins w:id="1241" w:author="Nguyen Toan" w:date="2018-05-18T20:26:00Z"/>
                <w:rFonts w:ascii="Times New Roman" w:eastAsia="Times New Roman" w:hAnsi="Times New Roman" w:cs="Times New Roman"/>
                <w:sz w:val="26"/>
                <w:szCs w:val="26"/>
              </w:rPr>
            </w:pPr>
            <w:ins w:id="1242" w:author="Nguyen Toan" w:date="2018-05-18T20:26:00Z">
              <w:r w:rsidRPr="00C307BC">
                <w:rPr>
                  <w:rFonts w:ascii="Times New Roman" w:eastAsia="Times New Roman" w:hAnsi="Times New Roman" w:cs="Times New Roman"/>
                  <w:sz w:val="26"/>
                  <w:szCs w:val="26"/>
                </w:rPr>
                <w:t>Dis</w:t>
              </w:r>
              <w:r>
                <w:rPr>
                  <w:rFonts w:ascii="Times New Roman" w:eastAsia="Times New Roman" w:hAnsi="Times New Roman" w:cs="Times New Roman"/>
                  <w:sz w:val="26"/>
                  <w:szCs w:val="26"/>
                </w:rPr>
                <w:t>tributed Version Control System</w:t>
              </w:r>
            </w:ins>
          </w:p>
        </w:tc>
        <w:tc>
          <w:tcPr>
            <w:tcW w:w="2567" w:type="dxa"/>
          </w:tcPr>
          <w:p w14:paraId="66D23A59" w14:textId="19308F1D" w:rsidR="00635CE1" w:rsidRPr="00C307BC" w:rsidRDefault="00635CE1" w:rsidP="00EE2E43">
            <w:pPr>
              <w:spacing w:line="288" w:lineRule="auto"/>
              <w:jc w:val="center"/>
              <w:rPr>
                <w:ins w:id="1243" w:author="Nguyen Toan" w:date="2018-05-18T20:26:00Z"/>
                <w:rFonts w:ascii="Times New Roman" w:eastAsia="Times New Roman" w:hAnsi="Times New Roman" w:cs="Times New Roman"/>
                <w:sz w:val="26"/>
                <w:szCs w:val="26"/>
              </w:rPr>
            </w:pPr>
            <w:ins w:id="1244" w:author="Nguyen Toan" w:date="2018-05-18T20:27:00Z">
              <w:r w:rsidRPr="00C307BC">
                <w:rPr>
                  <w:rFonts w:ascii="Times New Roman" w:eastAsia="Times New Roman" w:hAnsi="Times New Roman" w:cs="Times New Roman"/>
                  <w:sz w:val="26"/>
                  <w:szCs w:val="26"/>
                </w:rPr>
                <w:t>DVCS</w:t>
              </w:r>
            </w:ins>
          </w:p>
        </w:tc>
      </w:tr>
    </w:tbl>
    <w:p w14:paraId="33E5F3DB" w14:textId="77777777" w:rsidR="006F117B" w:rsidRPr="00C307BC" w:rsidRDefault="006F117B" w:rsidP="00A54A30">
      <w:pPr>
        <w:spacing w:line="288" w:lineRule="auto"/>
        <w:jc w:val="center"/>
        <w:rPr>
          <w:rFonts w:ascii="Times New Roman" w:eastAsia="Times New Roman" w:hAnsi="Times New Roman" w:cs="Times New Roman"/>
          <w:b/>
          <w:sz w:val="26"/>
          <w:szCs w:val="26"/>
        </w:rPr>
      </w:pPr>
    </w:p>
    <w:p w14:paraId="17C8F28D"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bookmarkStart w:id="1245" w:name="_4ym91ajlyho9" w:colFirst="0" w:colLast="0"/>
      <w:bookmarkEnd w:id="1245"/>
      <w:r w:rsidRPr="00C307BC">
        <w:rPr>
          <w:rFonts w:ascii="Times New Roman" w:hAnsi="Times New Roman" w:cs="Times New Roman"/>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1246" w:name="_Toc514444157"/>
      <w:r w:rsidRPr="00C307BC">
        <w:rPr>
          <w:rFonts w:ascii="Times New Roman" w:eastAsia="Times New Roman" w:hAnsi="Times New Roman" w:cs="Times New Roman"/>
          <w:b/>
          <w:sz w:val="26"/>
          <w:szCs w:val="26"/>
        </w:rPr>
        <w:lastRenderedPageBreak/>
        <w:t>DANH MỤC CÁC HÌNH VẼ, ĐỒ THỊ</w:t>
      </w:r>
      <w:bookmarkEnd w:id="1246"/>
    </w:p>
    <w:p w14:paraId="63281720" w14:textId="1FCA0FDC" w:rsidR="00B04AB1" w:rsidRPr="00C307BC" w:rsidRDefault="00B04AB1" w:rsidP="00A54A30">
      <w:pPr>
        <w:spacing w:line="288" w:lineRule="auto"/>
        <w:rPr>
          <w:rFonts w:ascii="Times New Roman" w:hAnsi="Times New Roman" w:cs="Times New Roman"/>
          <w:sz w:val="26"/>
          <w:szCs w:val="26"/>
        </w:rPr>
      </w:pPr>
    </w:p>
    <w:p w14:paraId="5461CB7C" w14:textId="77777777" w:rsidR="00A40F3C" w:rsidRPr="00C307BC"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C307BC">
        <w:rPr>
          <w:rFonts w:ascii="Times New Roman" w:eastAsia="Times New Roman" w:hAnsi="Times New Roman" w:cs="Times New Roman"/>
          <w:b/>
          <w:sz w:val="26"/>
          <w:szCs w:val="26"/>
        </w:rPr>
        <w:fldChar w:fldCharType="begin"/>
      </w:r>
      <w:r w:rsidRPr="00C307BC">
        <w:rPr>
          <w:rFonts w:ascii="Times New Roman" w:eastAsia="Times New Roman" w:hAnsi="Times New Roman" w:cs="Times New Roman"/>
          <w:b/>
          <w:sz w:val="26"/>
          <w:szCs w:val="26"/>
        </w:rPr>
        <w:instrText xml:space="preserve"> TOC \h \z \c "H</w:instrText>
      </w:r>
      <w:r w:rsidRPr="00C307BC">
        <w:rPr>
          <w:rFonts w:ascii="Times New Roman" w:eastAsia="Calibri" w:hAnsi="Times New Roman" w:cs="Times New Roman"/>
          <w:b/>
          <w:sz w:val="26"/>
          <w:szCs w:val="26"/>
        </w:rPr>
        <w:instrText xml:space="preserve">ình" </w:instrText>
      </w:r>
      <w:r w:rsidRPr="00C307BC">
        <w:rPr>
          <w:rFonts w:ascii="Times New Roman" w:eastAsia="Times New Roman" w:hAnsi="Times New Roman" w:cs="Times New Roman"/>
          <w:b/>
          <w:sz w:val="26"/>
          <w:szCs w:val="26"/>
        </w:rPr>
        <w:fldChar w:fldCharType="separate"/>
      </w:r>
      <w:hyperlink w:anchor="_Toc514157739" w:history="1">
        <w:r w:rsidR="00A40F3C" w:rsidRPr="00C307BC">
          <w:rPr>
            <w:rStyle w:val="Hyperlink"/>
            <w:rFonts w:ascii="Times New Roman" w:hAnsi="Times New Roman" w:cs="Times New Roman"/>
            <w:noProof/>
            <w:sz w:val="26"/>
            <w:szCs w:val="26"/>
          </w:rPr>
          <w:t>Hình 1.1: Các công nghệ trong hệ thống SOA</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_Toc514157739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w:t>
        </w:r>
        <w:r w:rsidR="00A40F3C" w:rsidRPr="00C307BC">
          <w:rPr>
            <w:rFonts w:ascii="Times New Roman" w:hAnsi="Times New Roman" w:cs="Times New Roman"/>
            <w:noProof/>
            <w:webHidden/>
            <w:sz w:val="26"/>
            <w:szCs w:val="26"/>
          </w:rPr>
          <w:fldChar w:fldCharType="end"/>
        </w:r>
      </w:hyperlink>
    </w:p>
    <w:p w14:paraId="46C82F89"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0" w:history="1">
        <w:r w:rsidR="00A40F3C" w:rsidRPr="00C307BC">
          <w:rPr>
            <w:rStyle w:val="Hyperlink"/>
            <w:rFonts w:ascii="Times New Roman" w:hAnsi="Times New Roman" w:cs="Times New Roman"/>
            <w:noProof/>
            <w:sz w:val="26"/>
            <w:szCs w:val="26"/>
          </w:rPr>
          <w:t>Hình 1.2. Kiến trúc hệ thống 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8</w:t>
        </w:r>
        <w:r w:rsidR="00A40F3C" w:rsidRPr="00C307BC">
          <w:rPr>
            <w:rFonts w:ascii="Times New Roman" w:hAnsi="Times New Roman" w:cs="Times New Roman"/>
            <w:noProof/>
            <w:webHidden/>
            <w:sz w:val="26"/>
            <w:szCs w:val="26"/>
          </w:rPr>
          <w:fldChar w:fldCharType="end"/>
        </w:r>
      </w:hyperlink>
    </w:p>
    <w:p w14:paraId="08D46C4C"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1" w:history="1">
        <w:r w:rsidR="00A40F3C" w:rsidRPr="00C307BC">
          <w:rPr>
            <w:rStyle w:val="Hyperlink"/>
            <w:rFonts w:ascii="Times New Roman" w:hAnsi="Times New Roman" w:cs="Times New Roman"/>
            <w:noProof/>
            <w:sz w:val="26"/>
            <w:szCs w:val="26"/>
          </w:rPr>
          <w:t>Hình 1.3: Nền tảng tích hợp cho doanh nghiệp</w:t>
        </w:r>
        <w:r w:rsidR="00A40F3C" w:rsidRPr="00C307BC">
          <w:rPr>
            <w:rStyle w:val="Hyperlink"/>
            <w:rFonts w:ascii="Times New Roman" w:hAnsi="Times New Roman" w:cs="Times New Roman"/>
            <w:noProof/>
            <w:sz w:val="26"/>
            <w:szCs w:val="26"/>
            <w:lang w:val="en-US"/>
          </w:rPr>
          <w:t xml:space="preserve"> [8]</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11</w:t>
        </w:r>
        <w:r w:rsidR="00A40F3C" w:rsidRPr="00C307BC">
          <w:rPr>
            <w:rFonts w:ascii="Times New Roman" w:hAnsi="Times New Roman" w:cs="Times New Roman"/>
            <w:noProof/>
            <w:webHidden/>
            <w:sz w:val="26"/>
            <w:szCs w:val="26"/>
          </w:rPr>
          <w:fldChar w:fldCharType="end"/>
        </w:r>
      </w:hyperlink>
    </w:p>
    <w:p w14:paraId="584B44B3"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2" w:history="1">
        <w:r w:rsidR="00A40F3C" w:rsidRPr="00C307BC">
          <w:rPr>
            <w:rStyle w:val="Hyperlink"/>
            <w:rFonts w:ascii="Times New Roman" w:hAnsi="Times New Roman" w:cs="Times New Roman"/>
            <w:noProof/>
            <w:sz w:val="26"/>
            <w:szCs w:val="26"/>
          </w:rPr>
          <w:t xml:space="preserve">Hình 1.4: Kiến trúc MuleESB </w:t>
        </w:r>
        <w:r w:rsidR="00A40F3C" w:rsidRPr="00C307BC">
          <w:rPr>
            <w:rStyle w:val="Hyperlink"/>
            <w:rFonts w:ascii="Times New Roman" w:hAnsi="Times New Roman" w:cs="Times New Roman"/>
            <w:noProof/>
            <w:sz w:val="26"/>
            <w:szCs w:val="26"/>
            <w:lang w:val="en-US"/>
          </w:rPr>
          <w:t>[6]</w:t>
        </w:r>
        <w:r w:rsidR="00A40F3C" w:rsidRPr="00C307BC">
          <w:rPr>
            <w:rStyle w:val="Hyperlink"/>
            <w:rFonts w:ascii="Times New Roman" w:hAnsi="Times New Roman" w:cs="Times New Roman"/>
            <w:noProof/>
            <w:sz w:val="26"/>
            <w:szCs w:val="26"/>
          </w:rPr>
          <w: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13</w:t>
        </w:r>
        <w:r w:rsidR="00A40F3C" w:rsidRPr="00C307BC">
          <w:rPr>
            <w:rFonts w:ascii="Times New Roman" w:hAnsi="Times New Roman" w:cs="Times New Roman"/>
            <w:noProof/>
            <w:webHidden/>
            <w:sz w:val="26"/>
            <w:szCs w:val="26"/>
          </w:rPr>
          <w:fldChar w:fldCharType="end"/>
        </w:r>
      </w:hyperlink>
    </w:p>
    <w:p w14:paraId="5A975D7E"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3" w:history="1">
        <w:r w:rsidR="00A40F3C" w:rsidRPr="00C307BC">
          <w:rPr>
            <w:rStyle w:val="Hyperlink"/>
            <w:rFonts w:ascii="Times New Roman" w:hAnsi="Times New Roman" w:cs="Times New Roman"/>
            <w:noProof/>
            <w:sz w:val="26"/>
            <w:szCs w:val="26"/>
          </w:rPr>
          <w:t>Hình 1.5. Mô hình luồng xử lý trên MuleESB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14</w:t>
        </w:r>
        <w:r w:rsidR="00A40F3C" w:rsidRPr="00C307BC">
          <w:rPr>
            <w:rFonts w:ascii="Times New Roman" w:hAnsi="Times New Roman" w:cs="Times New Roman"/>
            <w:noProof/>
            <w:webHidden/>
            <w:sz w:val="26"/>
            <w:szCs w:val="26"/>
          </w:rPr>
          <w:fldChar w:fldCharType="end"/>
        </w:r>
      </w:hyperlink>
    </w:p>
    <w:p w14:paraId="7BEA9C23"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4" w:history="1">
        <w:r w:rsidR="00A40F3C" w:rsidRPr="00C307BC">
          <w:rPr>
            <w:rStyle w:val="Hyperlink"/>
            <w:rFonts w:ascii="Times New Roman" w:hAnsi="Times New Roman" w:cs="Times New Roman"/>
            <w:noProof/>
            <w:sz w:val="26"/>
            <w:szCs w:val="26"/>
          </w:rPr>
          <w:t>Hình 1.6. Kiến trúc hệ thống IB cũ</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15</w:t>
        </w:r>
        <w:r w:rsidR="00A40F3C" w:rsidRPr="00C307BC">
          <w:rPr>
            <w:rFonts w:ascii="Times New Roman" w:hAnsi="Times New Roman" w:cs="Times New Roman"/>
            <w:noProof/>
            <w:webHidden/>
            <w:sz w:val="26"/>
            <w:szCs w:val="26"/>
          </w:rPr>
          <w:fldChar w:fldCharType="end"/>
        </w:r>
      </w:hyperlink>
    </w:p>
    <w:p w14:paraId="7274E419"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5" w:history="1">
        <w:r w:rsidR="00A40F3C" w:rsidRPr="00C307BC">
          <w:rPr>
            <w:rStyle w:val="Hyperlink"/>
            <w:rFonts w:ascii="Times New Roman" w:hAnsi="Times New Roman" w:cs="Times New Roman"/>
            <w:noProof/>
            <w:sz w:val="26"/>
            <w:szCs w:val="26"/>
          </w:rPr>
          <w:t>Hình 1.7. Kiến trúc hệ thống IB mới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16</w:t>
        </w:r>
        <w:r w:rsidR="00A40F3C" w:rsidRPr="00C307BC">
          <w:rPr>
            <w:rFonts w:ascii="Times New Roman" w:hAnsi="Times New Roman" w:cs="Times New Roman"/>
            <w:noProof/>
            <w:webHidden/>
            <w:sz w:val="26"/>
            <w:szCs w:val="26"/>
          </w:rPr>
          <w:fldChar w:fldCharType="end"/>
        </w:r>
      </w:hyperlink>
    </w:p>
    <w:p w14:paraId="095F76D1"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6" w:history="1">
        <w:r w:rsidR="00A40F3C" w:rsidRPr="00C307BC">
          <w:rPr>
            <w:rStyle w:val="Hyperlink"/>
            <w:rFonts w:ascii="Times New Roman" w:hAnsi="Times New Roman" w:cs="Times New Roman"/>
            <w:noProof/>
            <w:sz w:val="26"/>
            <w:szCs w:val="26"/>
          </w:rPr>
          <w:t>Hình 1.8: Quy trình tích hợp liên tục</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18</w:t>
        </w:r>
        <w:r w:rsidR="00A40F3C" w:rsidRPr="00C307BC">
          <w:rPr>
            <w:rFonts w:ascii="Times New Roman" w:hAnsi="Times New Roman" w:cs="Times New Roman"/>
            <w:noProof/>
            <w:webHidden/>
            <w:sz w:val="26"/>
            <w:szCs w:val="26"/>
          </w:rPr>
          <w:fldChar w:fldCharType="end"/>
        </w:r>
      </w:hyperlink>
    </w:p>
    <w:p w14:paraId="2E5DDA69"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7" w:history="1">
        <w:r w:rsidR="00A40F3C" w:rsidRPr="00C307BC">
          <w:rPr>
            <w:rStyle w:val="Hyperlink"/>
            <w:rFonts w:ascii="Times New Roman" w:hAnsi="Times New Roman" w:cs="Times New Roman"/>
            <w:noProof/>
            <w:sz w:val="26"/>
            <w:szCs w:val="26"/>
          </w:rPr>
          <w:t>Hình 1.9: Quy trình chuyển giao liên tục</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19</w:t>
        </w:r>
        <w:r w:rsidR="00A40F3C" w:rsidRPr="00C307BC">
          <w:rPr>
            <w:rFonts w:ascii="Times New Roman" w:hAnsi="Times New Roman" w:cs="Times New Roman"/>
            <w:noProof/>
            <w:webHidden/>
            <w:sz w:val="26"/>
            <w:szCs w:val="26"/>
          </w:rPr>
          <w:fldChar w:fldCharType="end"/>
        </w:r>
      </w:hyperlink>
    </w:p>
    <w:p w14:paraId="6190C79B"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8" w:history="1">
        <w:r w:rsidR="00A40F3C" w:rsidRPr="00C307BC">
          <w:rPr>
            <w:rStyle w:val="Hyperlink"/>
            <w:rFonts w:ascii="Times New Roman" w:hAnsi="Times New Roman" w:cs="Times New Roman"/>
            <w:noProof/>
            <w:sz w:val="26"/>
            <w:szCs w:val="26"/>
          </w:rPr>
          <w:t>Hình 1.10: Dòng triển khai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20</w:t>
        </w:r>
        <w:r w:rsidR="00A40F3C" w:rsidRPr="00C307BC">
          <w:rPr>
            <w:rFonts w:ascii="Times New Roman" w:hAnsi="Times New Roman" w:cs="Times New Roman"/>
            <w:noProof/>
            <w:webHidden/>
            <w:sz w:val="26"/>
            <w:szCs w:val="26"/>
          </w:rPr>
          <w:fldChar w:fldCharType="end"/>
        </w:r>
      </w:hyperlink>
    </w:p>
    <w:p w14:paraId="0A4680DE"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9" w:history="1">
        <w:r w:rsidR="00A40F3C" w:rsidRPr="00C307BC">
          <w:rPr>
            <w:rStyle w:val="Hyperlink"/>
            <w:rFonts w:ascii="Times New Roman" w:hAnsi="Times New Roman" w:cs="Times New Roman"/>
            <w:noProof/>
            <w:sz w:val="26"/>
            <w:szCs w:val="26"/>
          </w:rPr>
          <w:t>Hình 1.11: Sơ đồ các cấp độ kiểm thử</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22</w:t>
        </w:r>
        <w:r w:rsidR="00A40F3C" w:rsidRPr="00C307BC">
          <w:rPr>
            <w:rFonts w:ascii="Times New Roman" w:hAnsi="Times New Roman" w:cs="Times New Roman"/>
            <w:noProof/>
            <w:webHidden/>
            <w:sz w:val="26"/>
            <w:szCs w:val="26"/>
          </w:rPr>
          <w:fldChar w:fldCharType="end"/>
        </w:r>
      </w:hyperlink>
    </w:p>
    <w:p w14:paraId="4DCA8C48"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0" w:history="1">
        <w:r w:rsidR="00A40F3C" w:rsidRPr="00C307BC">
          <w:rPr>
            <w:rStyle w:val="Hyperlink"/>
            <w:rFonts w:ascii="Times New Roman" w:hAnsi="Times New Roman" w:cs="Times New Roman"/>
            <w:noProof/>
            <w:sz w:val="26"/>
            <w:szCs w:val="26"/>
          </w:rPr>
          <w:t>Hình 2.1: Tham số trên Postman</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28</w:t>
        </w:r>
        <w:r w:rsidR="00A40F3C" w:rsidRPr="00C307BC">
          <w:rPr>
            <w:rFonts w:ascii="Times New Roman" w:hAnsi="Times New Roman" w:cs="Times New Roman"/>
            <w:noProof/>
            <w:webHidden/>
            <w:sz w:val="26"/>
            <w:szCs w:val="26"/>
          </w:rPr>
          <w:fldChar w:fldCharType="end"/>
        </w:r>
      </w:hyperlink>
    </w:p>
    <w:p w14:paraId="6E747281"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1" w:history="1">
        <w:r w:rsidR="00A40F3C" w:rsidRPr="00C307BC">
          <w:rPr>
            <w:rStyle w:val="Hyperlink"/>
            <w:rFonts w:ascii="Times New Roman" w:hAnsi="Times New Roman" w:cs="Times New Roman"/>
            <w:noProof/>
            <w:sz w:val="26"/>
            <w:szCs w:val="26"/>
          </w:rPr>
          <w:t>Hình 2.2: Mã nguồn gọi API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28</w:t>
        </w:r>
        <w:r w:rsidR="00A40F3C" w:rsidRPr="00C307BC">
          <w:rPr>
            <w:rFonts w:ascii="Times New Roman" w:hAnsi="Times New Roman" w:cs="Times New Roman"/>
            <w:noProof/>
            <w:webHidden/>
            <w:sz w:val="26"/>
            <w:szCs w:val="26"/>
          </w:rPr>
          <w:fldChar w:fldCharType="end"/>
        </w:r>
      </w:hyperlink>
    </w:p>
    <w:p w14:paraId="0459C297"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2" w:history="1">
        <w:r w:rsidR="00A40F3C" w:rsidRPr="00C307BC">
          <w:rPr>
            <w:rStyle w:val="Hyperlink"/>
            <w:rFonts w:ascii="Times New Roman" w:hAnsi="Times New Roman" w:cs="Times New Roman"/>
            <w:noProof/>
            <w:sz w:val="26"/>
            <w:szCs w:val="26"/>
          </w:rPr>
          <w:t>Hình 2.3: Quản lý các lời gọi API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29</w:t>
        </w:r>
        <w:r w:rsidR="00A40F3C" w:rsidRPr="00C307BC">
          <w:rPr>
            <w:rFonts w:ascii="Times New Roman" w:hAnsi="Times New Roman" w:cs="Times New Roman"/>
            <w:noProof/>
            <w:webHidden/>
            <w:sz w:val="26"/>
            <w:szCs w:val="26"/>
          </w:rPr>
          <w:fldChar w:fldCharType="end"/>
        </w:r>
      </w:hyperlink>
    </w:p>
    <w:p w14:paraId="028ADAEC"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3" w:history="1">
        <w:r w:rsidR="00A40F3C" w:rsidRPr="00C307BC">
          <w:rPr>
            <w:rStyle w:val="Hyperlink"/>
            <w:rFonts w:ascii="Times New Roman" w:hAnsi="Times New Roman" w:cs="Times New Roman"/>
            <w:noProof/>
            <w:sz w:val="26"/>
            <w:szCs w:val="26"/>
          </w:rPr>
          <w:t>Hình 2.4: Lời gọi API trên SOAPUI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29</w:t>
        </w:r>
        <w:r w:rsidR="00A40F3C" w:rsidRPr="00C307BC">
          <w:rPr>
            <w:rFonts w:ascii="Times New Roman" w:hAnsi="Times New Roman" w:cs="Times New Roman"/>
            <w:noProof/>
            <w:webHidden/>
            <w:sz w:val="26"/>
            <w:szCs w:val="26"/>
          </w:rPr>
          <w:fldChar w:fldCharType="end"/>
        </w:r>
      </w:hyperlink>
    </w:p>
    <w:p w14:paraId="23FD4ED3"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4" w:history="1">
        <w:r w:rsidR="00A40F3C" w:rsidRPr="00C307BC">
          <w:rPr>
            <w:rStyle w:val="Hyperlink"/>
            <w:rFonts w:ascii="Times New Roman" w:hAnsi="Times New Roman" w:cs="Times New Roman"/>
            <w:noProof/>
            <w:sz w:val="26"/>
            <w:szCs w:val="26"/>
          </w:rPr>
          <w:t>Hình 3.1: Kiểm thử đơn vị theo lớp</w:t>
        </w:r>
        <w:r w:rsidR="00A40F3C" w:rsidRPr="00C307BC">
          <w:rPr>
            <w:rStyle w:val="Hyperlink"/>
            <w:rFonts w:ascii="Times New Roman" w:hAnsi="Times New Roman" w:cs="Times New Roman"/>
            <w:noProof/>
            <w:sz w:val="26"/>
            <w:szCs w:val="26"/>
            <w:lang w:val="en-US"/>
          </w:rPr>
          <w:t xml:space="preserve"> [13]</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A40F3C" w:rsidRPr="00C307BC">
          <w:rPr>
            <w:rFonts w:ascii="Times New Roman" w:hAnsi="Times New Roman" w:cs="Times New Roman"/>
            <w:noProof/>
            <w:webHidden/>
            <w:sz w:val="26"/>
            <w:szCs w:val="26"/>
          </w:rPr>
          <w:fldChar w:fldCharType="end"/>
        </w:r>
      </w:hyperlink>
    </w:p>
    <w:p w14:paraId="47C5CC3F"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5" w:history="1">
        <w:r w:rsidR="00A40F3C" w:rsidRPr="00C307BC">
          <w:rPr>
            <w:rStyle w:val="Hyperlink"/>
            <w:rFonts w:ascii="Times New Roman" w:hAnsi="Times New Roman" w:cs="Times New Roman"/>
            <w:noProof/>
            <w:sz w:val="26"/>
            <w:szCs w:val="26"/>
          </w:rPr>
          <w:t>Hình 3.2: Kiểm thử tích hợp</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A40F3C" w:rsidRPr="00C307BC">
          <w:rPr>
            <w:rFonts w:ascii="Times New Roman" w:hAnsi="Times New Roman" w:cs="Times New Roman"/>
            <w:noProof/>
            <w:webHidden/>
            <w:sz w:val="26"/>
            <w:szCs w:val="26"/>
          </w:rPr>
          <w:fldChar w:fldCharType="end"/>
        </w:r>
      </w:hyperlink>
    </w:p>
    <w:p w14:paraId="0A396455"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6" w:history="1">
        <w:r w:rsidR="00A40F3C" w:rsidRPr="00C307BC">
          <w:rPr>
            <w:rStyle w:val="Hyperlink"/>
            <w:rFonts w:ascii="Times New Roman" w:hAnsi="Times New Roman" w:cs="Times New Roman"/>
            <w:noProof/>
            <w:sz w:val="26"/>
            <w:szCs w:val="26"/>
          </w:rPr>
          <w:t>Hình 3.3. Quy trình kiểm thử hệ thống 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33</w:t>
        </w:r>
        <w:r w:rsidR="00A40F3C" w:rsidRPr="00C307BC">
          <w:rPr>
            <w:rFonts w:ascii="Times New Roman" w:hAnsi="Times New Roman" w:cs="Times New Roman"/>
            <w:noProof/>
            <w:webHidden/>
            <w:sz w:val="26"/>
            <w:szCs w:val="26"/>
          </w:rPr>
          <w:fldChar w:fldCharType="end"/>
        </w:r>
      </w:hyperlink>
    </w:p>
    <w:p w14:paraId="56CAC361"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7" w:history="1">
        <w:r w:rsidR="00A40F3C" w:rsidRPr="00C307BC">
          <w:rPr>
            <w:rStyle w:val="Hyperlink"/>
            <w:rFonts w:ascii="Times New Roman" w:hAnsi="Times New Roman" w:cs="Times New Roman"/>
            <w:noProof/>
            <w:sz w:val="26"/>
            <w:szCs w:val="26"/>
          </w:rPr>
          <w:t xml:space="preserve">Hình 3.4: Mô hình hoạt động của DVCS </w:t>
        </w:r>
        <w:r w:rsidR="00A40F3C" w:rsidRPr="00C307BC">
          <w:rPr>
            <w:rStyle w:val="Hyperlink"/>
            <w:rFonts w:ascii="Times New Roman" w:hAnsi="Times New Roman" w:cs="Times New Roman"/>
            <w:noProof/>
            <w:sz w:val="26"/>
            <w:szCs w:val="26"/>
            <w:lang w:val="en-US"/>
          </w:rPr>
          <w:t>[14]</w:t>
        </w:r>
        <w:r w:rsidR="00A40F3C" w:rsidRPr="00C307BC">
          <w:rPr>
            <w:rStyle w:val="Hyperlink"/>
            <w:rFonts w:ascii="Times New Roman" w:hAnsi="Times New Roman" w:cs="Times New Roman"/>
            <w:noProof/>
            <w:sz w:val="26"/>
            <w:szCs w:val="26"/>
          </w:rPr>
          <w: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36</w:t>
        </w:r>
        <w:r w:rsidR="00A40F3C" w:rsidRPr="00C307BC">
          <w:rPr>
            <w:rFonts w:ascii="Times New Roman" w:hAnsi="Times New Roman" w:cs="Times New Roman"/>
            <w:noProof/>
            <w:webHidden/>
            <w:sz w:val="26"/>
            <w:szCs w:val="26"/>
          </w:rPr>
          <w:fldChar w:fldCharType="end"/>
        </w:r>
      </w:hyperlink>
    </w:p>
    <w:p w14:paraId="3BB64A6A"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8" w:history="1">
        <w:r w:rsidR="00A40F3C" w:rsidRPr="00C307BC">
          <w:rPr>
            <w:rStyle w:val="Hyperlink"/>
            <w:rFonts w:ascii="Times New Roman" w:hAnsi="Times New Roman" w:cs="Times New Roman"/>
            <w:noProof/>
            <w:sz w:val="26"/>
            <w:szCs w:val="26"/>
          </w:rPr>
          <w:t>Hình 3.5: Cấu trúc tổ chức kho mã nguồn trên Git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36</w:t>
        </w:r>
        <w:r w:rsidR="00A40F3C" w:rsidRPr="00C307BC">
          <w:rPr>
            <w:rFonts w:ascii="Times New Roman" w:hAnsi="Times New Roman" w:cs="Times New Roman"/>
            <w:noProof/>
            <w:webHidden/>
            <w:sz w:val="26"/>
            <w:szCs w:val="26"/>
          </w:rPr>
          <w:fldChar w:fldCharType="end"/>
        </w:r>
      </w:hyperlink>
    </w:p>
    <w:p w14:paraId="5B5186BE"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9" w:history="1">
        <w:r w:rsidR="00A40F3C" w:rsidRPr="00C307BC">
          <w:rPr>
            <w:rStyle w:val="Hyperlink"/>
            <w:rFonts w:ascii="Times New Roman" w:hAnsi="Times New Roman" w:cs="Times New Roman"/>
            <w:noProof/>
            <w:sz w:val="26"/>
            <w:szCs w:val="26"/>
          </w:rPr>
          <w:t>Hình 3.6: Các dòng lệnh trên Git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37</w:t>
        </w:r>
        <w:r w:rsidR="00A40F3C" w:rsidRPr="00C307BC">
          <w:rPr>
            <w:rFonts w:ascii="Times New Roman" w:hAnsi="Times New Roman" w:cs="Times New Roman"/>
            <w:noProof/>
            <w:webHidden/>
            <w:sz w:val="26"/>
            <w:szCs w:val="26"/>
          </w:rPr>
          <w:fldChar w:fldCharType="end"/>
        </w:r>
      </w:hyperlink>
    </w:p>
    <w:p w14:paraId="61AB16BD"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0" w:history="1">
        <w:r w:rsidR="00A40F3C" w:rsidRPr="00C307BC">
          <w:rPr>
            <w:rStyle w:val="Hyperlink"/>
            <w:rFonts w:ascii="Times New Roman" w:hAnsi="Times New Roman" w:cs="Times New Roman"/>
            <w:noProof/>
            <w:sz w:val="26"/>
            <w:szCs w:val="26"/>
          </w:rPr>
          <w:t>Hình 3.7: Kiến trúc JUnit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38</w:t>
        </w:r>
        <w:r w:rsidR="00A40F3C" w:rsidRPr="00C307BC">
          <w:rPr>
            <w:rFonts w:ascii="Times New Roman" w:hAnsi="Times New Roman" w:cs="Times New Roman"/>
            <w:noProof/>
            <w:webHidden/>
            <w:sz w:val="26"/>
            <w:szCs w:val="26"/>
          </w:rPr>
          <w:fldChar w:fldCharType="end"/>
        </w:r>
      </w:hyperlink>
    </w:p>
    <w:p w14:paraId="7B944A31"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1" w:history="1">
        <w:r w:rsidR="00A40F3C" w:rsidRPr="00C307BC">
          <w:rPr>
            <w:rStyle w:val="Hyperlink"/>
            <w:rFonts w:ascii="Times New Roman" w:hAnsi="Times New Roman" w:cs="Times New Roman"/>
            <w:noProof/>
            <w:sz w:val="26"/>
            <w:szCs w:val="26"/>
          </w:rPr>
          <w:t>Hình 3.8: MUnit Code</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40</w:t>
        </w:r>
        <w:r w:rsidR="00A40F3C" w:rsidRPr="00C307BC">
          <w:rPr>
            <w:rFonts w:ascii="Times New Roman" w:hAnsi="Times New Roman" w:cs="Times New Roman"/>
            <w:noProof/>
            <w:webHidden/>
            <w:sz w:val="26"/>
            <w:szCs w:val="26"/>
          </w:rPr>
          <w:fldChar w:fldCharType="end"/>
        </w:r>
      </w:hyperlink>
    </w:p>
    <w:p w14:paraId="02EF2B79"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2" w:history="1">
        <w:r w:rsidR="00A40F3C" w:rsidRPr="00C307BC">
          <w:rPr>
            <w:rStyle w:val="Hyperlink"/>
            <w:rFonts w:ascii="Times New Roman" w:hAnsi="Times New Roman" w:cs="Times New Roman"/>
            <w:noProof/>
            <w:sz w:val="26"/>
            <w:szCs w:val="26"/>
          </w:rPr>
          <w:t>Hình 3.9: MUnit viết trên Java</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41</w:t>
        </w:r>
        <w:r w:rsidR="00A40F3C" w:rsidRPr="00C307BC">
          <w:rPr>
            <w:rFonts w:ascii="Times New Roman" w:hAnsi="Times New Roman" w:cs="Times New Roman"/>
            <w:noProof/>
            <w:webHidden/>
            <w:sz w:val="26"/>
            <w:szCs w:val="26"/>
          </w:rPr>
          <w:fldChar w:fldCharType="end"/>
        </w:r>
      </w:hyperlink>
    </w:p>
    <w:p w14:paraId="2C636333"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3" w:history="1">
        <w:r w:rsidR="00A40F3C" w:rsidRPr="00C307BC">
          <w:rPr>
            <w:rStyle w:val="Hyperlink"/>
            <w:rFonts w:ascii="Times New Roman" w:eastAsia="Times New Roman" w:hAnsi="Times New Roman" w:cs="Times New Roman"/>
            <w:noProof/>
            <w:sz w:val="26"/>
            <w:szCs w:val="26"/>
          </w:rPr>
          <w:t>Hình 3.10: Quản lý mã nguồn sử dụng Maven</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41</w:t>
        </w:r>
        <w:r w:rsidR="00A40F3C" w:rsidRPr="00C307BC">
          <w:rPr>
            <w:rFonts w:ascii="Times New Roman" w:hAnsi="Times New Roman" w:cs="Times New Roman"/>
            <w:noProof/>
            <w:webHidden/>
            <w:sz w:val="26"/>
            <w:szCs w:val="26"/>
          </w:rPr>
          <w:fldChar w:fldCharType="end"/>
        </w:r>
      </w:hyperlink>
    </w:p>
    <w:p w14:paraId="7BE175BD"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4" w:history="1">
        <w:r w:rsidR="00A40F3C" w:rsidRPr="00C307BC">
          <w:rPr>
            <w:rStyle w:val="Hyperlink"/>
            <w:rFonts w:ascii="Times New Roman" w:eastAsia="Times New Roman" w:hAnsi="Times New Roman" w:cs="Times New Roman"/>
            <w:noProof/>
            <w:sz w:val="26"/>
            <w:szCs w:val="26"/>
          </w:rPr>
          <w:t>Hình 3.11: Màn hình chính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43</w:t>
        </w:r>
        <w:r w:rsidR="00A40F3C" w:rsidRPr="00C307BC">
          <w:rPr>
            <w:rFonts w:ascii="Times New Roman" w:hAnsi="Times New Roman" w:cs="Times New Roman"/>
            <w:noProof/>
            <w:webHidden/>
            <w:sz w:val="26"/>
            <w:szCs w:val="26"/>
          </w:rPr>
          <w:fldChar w:fldCharType="end"/>
        </w:r>
      </w:hyperlink>
    </w:p>
    <w:p w14:paraId="136EDF2E"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5" w:history="1">
        <w:r w:rsidR="00A40F3C" w:rsidRPr="00C307BC">
          <w:rPr>
            <w:rStyle w:val="Hyperlink"/>
            <w:rFonts w:ascii="Times New Roman" w:eastAsia="Times New Roman" w:hAnsi="Times New Roman" w:cs="Times New Roman"/>
            <w:noProof/>
            <w:sz w:val="26"/>
            <w:szCs w:val="26"/>
          </w:rPr>
          <w:t>Hình 3.12: Cấu hình tùy chỉnh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44</w:t>
        </w:r>
        <w:r w:rsidR="00A40F3C" w:rsidRPr="00C307BC">
          <w:rPr>
            <w:rFonts w:ascii="Times New Roman" w:hAnsi="Times New Roman" w:cs="Times New Roman"/>
            <w:noProof/>
            <w:webHidden/>
            <w:sz w:val="26"/>
            <w:szCs w:val="26"/>
          </w:rPr>
          <w:fldChar w:fldCharType="end"/>
        </w:r>
      </w:hyperlink>
    </w:p>
    <w:p w14:paraId="1F74A395"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6" w:history="1">
        <w:r w:rsidR="00A40F3C" w:rsidRPr="00C307BC">
          <w:rPr>
            <w:rStyle w:val="Hyperlink"/>
            <w:rFonts w:ascii="Times New Roman" w:hAnsi="Times New Roman" w:cs="Times New Roman"/>
            <w:noProof/>
            <w:sz w:val="26"/>
            <w:szCs w:val="26"/>
          </w:rPr>
          <w:t>Hình 3.13: Quản lý plugins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44</w:t>
        </w:r>
        <w:r w:rsidR="00A40F3C" w:rsidRPr="00C307BC">
          <w:rPr>
            <w:rFonts w:ascii="Times New Roman" w:hAnsi="Times New Roman" w:cs="Times New Roman"/>
            <w:noProof/>
            <w:webHidden/>
            <w:sz w:val="26"/>
            <w:szCs w:val="26"/>
          </w:rPr>
          <w:fldChar w:fldCharType="end"/>
        </w:r>
      </w:hyperlink>
    </w:p>
    <w:p w14:paraId="58B443A0"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7" w:history="1">
        <w:r w:rsidR="00A40F3C" w:rsidRPr="00C307BC">
          <w:rPr>
            <w:rStyle w:val="Hyperlink"/>
            <w:rFonts w:ascii="Times New Roman" w:hAnsi="Times New Roman" w:cs="Times New Roman"/>
            <w:noProof/>
            <w:sz w:val="26"/>
            <w:szCs w:val="26"/>
          </w:rPr>
          <w:t>Hình 3.14: Thông tin hệ thống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45</w:t>
        </w:r>
        <w:r w:rsidR="00A40F3C" w:rsidRPr="00C307BC">
          <w:rPr>
            <w:rFonts w:ascii="Times New Roman" w:hAnsi="Times New Roman" w:cs="Times New Roman"/>
            <w:noProof/>
            <w:webHidden/>
            <w:sz w:val="26"/>
            <w:szCs w:val="26"/>
          </w:rPr>
          <w:fldChar w:fldCharType="end"/>
        </w:r>
      </w:hyperlink>
    </w:p>
    <w:p w14:paraId="16932952"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8" w:history="1">
        <w:r w:rsidR="00A40F3C" w:rsidRPr="00C307BC">
          <w:rPr>
            <w:rStyle w:val="Hyperlink"/>
            <w:rFonts w:ascii="Times New Roman" w:hAnsi="Times New Roman" w:cs="Times New Roman"/>
            <w:noProof/>
            <w:sz w:val="26"/>
            <w:szCs w:val="26"/>
          </w:rPr>
          <w:t>Hình 3.15. Biểu đồ lớp AsenAPIDriver</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46</w:t>
        </w:r>
        <w:r w:rsidR="00A40F3C" w:rsidRPr="00C307BC">
          <w:rPr>
            <w:rFonts w:ascii="Times New Roman" w:hAnsi="Times New Roman" w:cs="Times New Roman"/>
            <w:noProof/>
            <w:webHidden/>
            <w:sz w:val="26"/>
            <w:szCs w:val="26"/>
          </w:rPr>
          <w:fldChar w:fldCharType="end"/>
        </w:r>
      </w:hyperlink>
    </w:p>
    <w:p w14:paraId="26A4DA40"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9" w:history="1">
        <w:r w:rsidR="00A40F3C" w:rsidRPr="00C307BC">
          <w:rPr>
            <w:rStyle w:val="Hyperlink"/>
            <w:rFonts w:ascii="Times New Roman" w:hAnsi="Times New Roman" w:cs="Times New Roman"/>
            <w:noProof/>
            <w:sz w:val="26"/>
            <w:szCs w:val="26"/>
          </w:rPr>
          <w:t>Hình 3.16. Ví dụ tệp XML cấu hình ứng dụng MuleESB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47</w:t>
        </w:r>
        <w:r w:rsidR="00A40F3C" w:rsidRPr="00C307BC">
          <w:rPr>
            <w:rFonts w:ascii="Times New Roman" w:hAnsi="Times New Roman" w:cs="Times New Roman"/>
            <w:noProof/>
            <w:webHidden/>
            <w:sz w:val="26"/>
            <w:szCs w:val="26"/>
          </w:rPr>
          <w:fldChar w:fldCharType="end"/>
        </w:r>
      </w:hyperlink>
    </w:p>
    <w:p w14:paraId="1D558A37"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0" w:history="1">
        <w:r w:rsidR="00A40F3C" w:rsidRPr="00C307BC">
          <w:rPr>
            <w:rStyle w:val="Hyperlink"/>
            <w:rFonts w:ascii="Times New Roman" w:hAnsi="Times New Roman" w:cs="Times New Roman"/>
            <w:noProof/>
            <w:sz w:val="26"/>
            <w:szCs w:val="26"/>
          </w:rPr>
          <w:t>Hình 3.17. Các nút trong tệp xml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47</w:t>
        </w:r>
        <w:r w:rsidR="00A40F3C" w:rsidRPr="00C307BC">
          <w:rPr>
            <w:rFonts w:ascii="Times New Roman" w:hAnsi="Times New Roman" w:cs="Times New Roman"/>
            <w:noProof/>
            <w:webHidden/>
            <w:sz w:val="26"/>
            <w:szCs w:val="26"/>
          </w:rPr>
          <w:fldChar w:fldCharType="end"/>
        </w:r>
      </w:hyperlink>
    </w:p>
    <w:p w14:paraId="75A425F6"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1" w:history="1">
        <w:r w:rsidR="00A40F3C" w:rsidRPr="00C307BC">
          <w:rPr>
            <w:rStyle w:val="Hyperlink"/>
            <w:rFonts w:ascii="Times New Roman" w:hAnsi="Times New Roman" w:cs="Times New Roman"/>
            <w:noProof/>
            <w:sz w:val="26"/>
            <w:szCs w:val="26"/>
          </w:rPr>
          <w:t xml:space="preserve">Hình 3.18: </w:t>
        </w:r>
        <w:r w:rsidR="00A40F3C" w:rsidRPr="00C307BC">
          <w:rPr>
            <w:rStyle w:val="Hyperlink"/>
            <w:rFonts w:ascii="Times New Roman" w:hAnsi="Times New Roman" w:cs="Times New Roman"/>
            <w:noProof/>
            <w:sz w:val="26"/>
            <w:szCs w:val="26"/>
            <w:lang w:val="vi-VN"/>
          </w:rPr>
          <w:t>Các bước sinh mã kiểm thử tự động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47</w:t>
        </w:r>
        <w:r w:rsidR="00A40F3C" w:rsidRPr="00C307BC">
          <w:rPr>
            <w:rFonts w:ascii="Times New Roman" w:hAnsi="Times New Roman" w:cs="Times New Roman"/>
            <w:noProof/>
            <w:webHidden/>
            <w:sz w:val="26"/>
            <w:szCs w:val="26"/>
          </w:rPr>
          <w:fldChar w:fldCharType="end"/>
        </w:r>
      </w:hyperlink>
    </w:p>
    <w:p w14:paraId="3551413C"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2" w:history="1">
        <w:r w:rsidR="00A40F3C" w:rsidRPr="00C307BC">
          <w:rPr>
            <w:rStyle w:val="Hyperlink"/>
            <w:rFonts w:ascii="Times New Roman" w:hAnsi="Times New Roman" w:cs="Times New Roman"/>
            <w:noProof/>
            <w:sz w:val="26"/>
            <w:szCs w:val="26"/>
          </w:rPr>
          <w:t>Hình 3.19: Cấu hình khởi tạo của ứng dụng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48</w:t>
        </w:r>
        <w:r w:rsidR="00A40F3C" w:rsidRPr="00C307BC">
          <w:rPr>
            <w:rFonts w:ascii="Times New Roman" w:hAnsi="Times New Roman" w:cs="Times New Roman"/>
            <w:noProof/>
            <w:webHidden/>
            <w:sz w:val="26"/>
            <w:szCs w:val="26"/>
          </w:rPr>
          <w:fldChar w:fldCharType="end"/>
        </w:r>
      </w:hyperlink>
    </w:p>
    <w:p w14:paraId="09405FCF"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3" w:history="1">
        <w:r w:rsidR="00A40F3C" w:rsidRPr="00C307BC">
          <w:rPr>
            <w:rStyle w:val="Hyperlink"/>
            <w:rFonts w:ascii="Times New Roman" w:hAnsi="Times New Roman" w:cs="Times New Roman"/>
            <w:noProof/>
            <w:sz w:val="26"/>
            <w:szCs w:val="26"/>
          </w:rPr>
          <w:t>Hình 3.20: M</w:t>
        </w:r>
        <w:r w:rsidR="00A40F3C" w:rsidRPr="00C307BC">
          <w:rPr>
            <w:rStyle w:val="Hyperlink"/>
            <w:rFonts w:ascii="Times New Roman" w:hAnsi="Times New Roman" w:cs="Times New Roman"/>
            <w:noProof/>
            <w:sz w:val="26"/>
            <w:szCs w:val="26"/>
            <w:lang w:val="vi-VN"/>
          </w:rPr>
          <w:t>ã nguồn kiểm thử bằng phương pháp sinh tự động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49</w:t>
        </w:r>
        <w:r w:rsidR="00A40F3C" w:rsidRPr="00C307BC">
          <w:rPr>
            <w:rFonts w:ascii="Times New Roman" w:hAnsi="Times New Roman" w:cs="Times New Roman"/>
            <w:noProof/>
            <w:webHidden/>
            <w:sz w:val="26"/>
            <w:szCs w:val="26"/>
          </w:rPr>
          <w:fldChar w:fldCharType="end"/>
        </w:r>
      </w:hyperlink>
    </w:p>
    <w:p w14:paraId="05A846D8"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4" w:history="1">
        <w:r w:rsidR="00A40F3C" w:rsidRPr="00C307BC">
          <w:rPr>
            <w:rStyle w:val="Hyperlink"/>
            <w:rFonts w:ascii="Times New Roman" w:hAnsi="Times New Roman" w:cs="Times New Roman"/>
            <w:noProof/>
            <w:sz w:val="26"/>
            <w:szCs w:val="26"/>
          </w:rPr>
          <w:t>Hình 4.1: Sơ đồ tuần tự ứng dụng IB-ESB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51</w:t>
        </w:r>
        <w:r w:rsidR="00A40F3C" w:rsidRPr="00C307BC">
          <w:rPr>
            <w:rFonts w:ascii="Times New Roman" w:hAnsi="Times New Roman" w:cs="Times New Roman"/>
            <w:noProof/>
            <w:webHidden/>
            <w:sz w:val="26"/>
            <w:szCs w:val="26"/>
          </w:rPr>
          <w:fldChar w:fldCharType="end"/>
        </w:r>
      </w:hyperlink>
    </w:p>
    <w:p w14:paraId="23B27A41"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5" w:history="1">
        <w:r w:rsidR="00A40F3C" w:rsidRPr="00C307BC">
          <w:rPr>
            <w:rStyle w:val="Hyperlink"/>
            <w:rFonts w:ascii="Times New Roman" w:hAnsi="Times New Roman" w:cs="Times New Roman"/>
            <w:noProof/>
            <w:sz w:val="26"/>
            <w:szCs w:val="26"/>
          </w:rPr>
          <w:t>Hình 4.2: Màn hình quản lý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52</w:t>
        </w:r>
        <w:r w:rsidR="00A40F3C" w:rsidRPr="00C307BC">
          <w:rPr>
            <w:rFonts w:ascii="Times New Roman" w:hAnsi="Times New Roman" w:cs="Times New Roman"/>
            <w:noProof/>
            <w:webHidden/>
            <w:sz w:val="26"/>
            <w:szCs w:val="26"/>
          </w:rPr>
          <w:fldChar w:fldCharType="end"/>
        </w:r>
      </w:hyperlink>
    </w:p>
    <w:p w14:paraId="1108C26B"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6" w:history="1">
        <w:r w:rsidR="00A40F3C" w:rsidRPr="00C307BC">
          <w:rPr>
            <w:rStyle w:val="Hyperlink"/>
            <w:rFonts w:ascii="Times New Roman" w:hAnsi="Times New Roman" w:cs="Times New Roman"/>
            <w:noProof/>
            <w:sz w:val="26"/>
            <w:szCs w:val="26"/>
          </w:rPr>
          <w:t>Hình 4.3: Tạo một tác vụ trên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53</w:t>
        </w:r>
        <w:r w:rsidR="00A40F3C" w:rsidRPr="00C307BC">
          <w:rPr>
            <w:rFonts w:ascii="Times New Roman" w:hAnsi="Times New Roman" w:cs="Times New Roman"/>
            <w:noProof/>
            <w:webHidden/>
            <w:sz w:val="26"/>
            <w:szCs w:val="26"/>
          </w:rPr>
          <w:fldChar w:fldCharType="end"/>
        </w:r>
      </w:hyperlink>
    </w:p>
    <w:p w14:paraId="18173C32"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7" w:history="1">
        <w:r w:rsidR="00A40F3C" w:rsidRPr="00C307BC">
          <w:rPr>
            <w:rStyle w:val="Hyperlink"/>
            <w:rFonts w:ascii="Times New Roman" w:hAnsi="Times New Roman" w:cs="Times New Roman"/>
            <w:noProof/>
            <w:sz w:val="26"/>
            <w:szCs w:val="26"/>
          </w:rPr>
          <w:t>Hình 4.4: Thông tin chi tiết cấu hình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53</w:t>
        </w:r>
        <w:r w:rsidR="00A40F3C" w:rsidRPr="00C307BC">
          <w:rPr>
            <w:rFonts w:ascii="Times New Roman" w:hAnsi="Times New Roman" w:cs="Times New Roman"/>
            <w:noProof/>
            <w:webHidden/>
            <w:sz w:val="26"/>
            <w:szCs w:val="26"/>
          </w:rPr>
          <w:fldChar w:fldCharType="end"/>
        </w:r>
      </w:hyperlink>
    </w:p>
    <w:p w14:paraId="4E6CFBEA"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8" w:history="1">
        <w:r w:rsidR="00A40F3C" w:rsidRPr="00C307BC">
          <w:rPr>
            <w:rStyle w:val="Hyperlink"/>
            <w:rFonts w:ascii="Times New Roman" w:hAnsi="Times New Roman" w:cs="Times New Roman"/>
            <w:noProof/>
            <w:sz w:val="26"/>
            <w:szCs w:val="26"/>
          </w:rPr>
          <w:t>Hình 4.5: Tùy chọn tác vụ xử lý qua shell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54</w:t>
        </w:r>
        <w:r w:rsidR="00A40F3C" w:rsidRPr="00C307BC">
          <w:rPr>
            <w:rFonts w:ascii="Times New Roman" w:hAnsi="Times New Roman" w:cs="Times New Roman"/>
            <w:noProof/>
            <w:webHidden/>
            <w:sz w:val="26"/>
            <w:szCs w:val="26"/>
          </w:rPr>
          <w:fldChar w:fldCharType="end"/>
        </w:r>
      </w:hyperlink>
    </w:p>
    <w:p w14:paraId="46093139"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9" w:history="1">
        <w:r w:rsidR="00A40F3C" w:rsidRPr="00C307BC">
          <w:rPr>
            <w:rStyle w:val="Hyperlink"/>
            <w:rFonts w:ascii="Times New Roman" w:hAnsi="Times New Roman" w:cs="Times New Roman"/>
            <w:noProof/>
            <w:sz w:val="26"/>
            <w:szCs w:val="26"/>
          </w:rPr>
          <w:t>Hình 4.6:Thêm cấu hình gọi AsenAPIDriver</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54</w:t>
        </w:r>
        <w:r w:rsidR="00A40F3C" w:rsidRPr="00C307BC">
          <w:rPr>
            <w:rFonts w:ascii="Times New Roman" w:hAnsi="Times New Roman" w:cs="Times New Roman"/>
            <w:noProof/>
            <w:webHidden/>
            <w:sz w:val="26"/>
            <w:szCs w:val="26"/>
          </w:rPr>
          <w:fldChar w:fldCharType="end"/>
        </w:r>
      </w:hyperlink>
    </w:p>
    <w:p w14:paraId="69B24327"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0" w:history="1">
        <w:r w:rsidR="00A40F3C" w:rsidRPr="00C307BC">
          <w:rPr>
            <w:rStyle w:val="Hyperlink"/>
            <w:rFonts w:ascii="Times New Roman" w:eastAsia="Times New Roman" w:hAnsi="Times New Roman" w:cs="Times New Roman"/>
            <w:noProof/>
            <w:sz w:val="26"/>
            <w:szCs w:val="26"/>
            <w:lang w:val="en-US"/>
          </w:rPr>
          <w:t>Hình 4.7: Quá trình chạy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55</w:t>
        </w:r>
        <w:r w:rsidR="00A40F3C" w:rsidRPr="00C307BC">
          <w:rPr>
            <w:rFonts w:ascii="Times New Roman" w:hAnsi="Times New Roman" w:cs="Times New Roman"/>
            <w:noProof/>
            <w:webHidden/>
            <w:sz w:val="26"/>
            <w:szCs w:val="26"/>
          </w:rPr>
          <w:fldChar w:fldCharType="end"/>
        </w:r>
      </w:hyperlink>
    </w:p>
    <w:p w14:paraId="76C71B23"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1" w:history="1">
        <w:r w:rsidR="00A40F3C" w:rsidRPr="00C307BC">
          <w:rPr>
            <w:rStyle w:val="Hyperlink"/>
            <w:rFonts w:ascii="Times New Roman" w:hAnsi="Times New Roman" w:cs="Times New Roman"/>
            <w:noProof/>
            <w:sz w:val="26"/>
            <w:szCs w:val="26"/>
          </w:rPr>
          <w:t>Hình 4.8: Cấu hình thông báo Email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55</w:t>
        </w:r>
        <w:r w:rsidR="00A40F3C" w:rsidRPr="00C307BC">
          <w:rPr>
            <w:rFonts w:ascii="Times New Roman" w:hAnsi="Times New Roman" w:cs="Times New Roman"/>
            <w:noProof/>
            <w:webHidden/>
            <w:sz w:val="26"/>
            <w:szCs w:val="26"/>
          </w:rPr>
          <w:fldChar w:fldCharType="end"/>
        </w:r>
      </w:hyperlink>
    </w:p>
    <w:p w14:paraId="4F69041A"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2" w:history="1">
        <w:r w:rsidR="00A40F3C" w:rsidRPr="00C307BC">
          <w:rPr>
            <w:rStyle w:val="Hyperlink"/>
            <w:rFonts w:ascii="Times New Roman" w:eastAsia="Times New Roman" w:hAnsi="Times New Roman" w:cs="Times New Roman"/>
            <w:noProof/>
            <w:sz w:val="26"/>
            <w:szCs w:val="26"/>
          </w:rPr>
          <w:t>Hình 4.9: Lịch sử chạy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56</w:t>
        </w:r>
        <w:r w:rsidR="00A40F3C" w:rsidRPr="00C307BC">
          <w:rPr>
            <w:rFonts w:ascii="Times New Roman" w:hAnsi="Times New Roman" w:cs="Times New Roman"/>
            <w:noProof/>
            <w:webHidden/>
            <w:sz w:val="26"/>
            <w:szCs w:val="26"/>
          </w:rPr>
          <w:fldChar w:fldCharType="end"/>
        </w:r>
      </w:hyperlink>
    </w:p>
    <w:p w14:paraId="0ACF32FD" w14:textId="77777777" w:rsidR="00A40F3C" w:rsidRPr="00C307BC" w:rsidRDefault="00F06C2B">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3" w:history="1">
        <w:r w:rsidR="00A40F3C" w:rsidRPr="00C307BC">
          <w:rPr>
            <w:rStyle w:val="Hyperlink"/>
            <w:rFonts w:ascii="Times New Roman" w:hAnsi="Times New Roman" w:cs="Times New Roman"/>
            <w:noProof/>
            <w:sz w:val="26"/>
            <w:szCs w:val="26"/>
          </w:rPr>
          <w:t>Hình 4.10: Kết quả thực hiện chạy mã nguồn kiểm thử tự sinh</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56</w:t>
        </w:r>
        <w:r w:rsidR="00A40F3C" w:rsidRPr="00C307BC">
          <w:rPr>
            <w:rFonts w:ascii="Times New Roman" w:hAnsi="Times New Roman" w:cs="Times New Roman"/>
            <w:noProof/>
            <w:webHidden/>
            <w:sz w:val="26"/>
            <w:szCs w:val="26"/>
          </w:rPr>
          <w:fldChar w:fldCharType="end"/>
        </w:r>
      </w:hyperlink>
    </w:p>
    <w:p w14:paraId="140C203D" w14:textId="71F9C7B0" w:rsidR="007F0E4B" w:rsidRPr="00C307BC" w:rsidRDefault="007F0E4B" w:rsidP="007F129F">
      <w:pPr>
        <w:pStyle w:val="NoSpacing"/>
        <w:rPr>
          <w:rFonts w:ascii="Times New Roman" w:hAnsi="Times New Roman" w:cs="Times New Roman"/>
          <w:sz w:val="26"/>
          <w:szCs w:val="26"/>
        </w:rPr>
      </w:pPr>
      <w:r w:rsidRPr="00C307BC">
        <w:rPr>
          <w:rFonts w:ascii="Times New Roman" w:hAnsi="Times New Roman" w:cs="Times New Roman"/>
          <w:sz w:val="26"/>
          <w:szCs w:val="26"/>
        </w:rPr>
        <w:fldChar w:fldCharType="end"/>
      </w:r>
    </w:p>
    <w:p w14:paraId="0863A691" w14:textId="087EF327" w:rsidR="006F117B" w:rsidRPr="00C307BC" w:rsidRDefault="007F0E4B" w:rsidP="00992FC2">
      <w:pPr>
        <w:rPr>
          <w:rFonts w:ascii="Times New Roman" w:eastAsia="Times New Roman" w:hAnsi="Times New Roman" w:cs="Times New Roman"/>
          <w:b/>
          <w:sz w:val="26"/>
          <w:szCs w:val="26"/>
        </w:rPr>
        <w:sectPr w:rsidR="006F117B" w:rsidRPr="00C307BC" w:rsidSect="00F02794">
          <w:pgSz w:w="12240" w:h="15840"/>
          <w:pgMar w:top="1134" w:right="1134" w:bottom="1134" w:left="1701" w:header="0" w:footer="720" w:gutter="0"/>
          <w:cols w:space="720"/>
        </w:sectPr>
      </w:pPr>
      <w:r w:rsidRPr="00C307BC">
        <w:rPr>
          <w:rFonts w:ascii="Times New Roman" w:eastAsia="Times New Roman" w:hAnsi="Times New Roman" w:cs="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1247" w:name="_Toc514444158"/>
      <w:r w:rsidRPr="00C307BC">
        <w:rPr>
          <w:rFonts w:ascii="Times New Roman" w:eastAsia="Times New Roman" w:hAnsi="Times New Roman" w:cs="Times New Roman"/>
          <w:b/>
          <w:sz w:val="26"/>
          <w:szCs w:val="26"/>
        </w:rPr>
        <w:lastRenderedPageBreak/>
        <w:t>MỞ ĐẦU</w:t>
      </w:r>
      <w:bookmarkEnd w:id="1247"/>
    </w:p>
    <w:p w14:paraId="2878AA49" w14:textId="3ECD6C84" w:rsidR="001F7C02" w:rsidRDefault="001F7C02" w:rsidP="00826EDC">
      <w:pPr>
        <w:spacing w:before="60" w:after="60" w:line="288" w:lineRule="auto"/>
        <w:ind w:firstLine="720"/>
        <w:jc w:val="both"/>
        <w:rPr>
          <w:ins w:id="1248" w:author="Nguyen Toan" w:date="2018-05-18T22:18:00Z"/>
          <w:rFonts w:ascii="Times New Roman" w:eastAsia="Times New Roman" w:hAnsi="Times New Roman" w:cs="Times New Roman"/>
          <w:sz w:val="26"/>
          <w:szCs w:val="26"/>
        </w:rPr>
      </w:pPr>
      <w:ins w:id="1249" w:author="Nguyen Toan" w:date="2018-05-18T22:18:00Z">
        <w:r>
          <w:rPr>
            <w:rFonts w:ascii="Times New Roman" w:eastAsia="Times New Roman" w:hAnsi="Times New Roman" w:cs="Times New Roman"/>
            <w:sz w:val="26"/>
            <w:szCs w:val="26"/>
          </w:rPr>
          <w:t>Kiến trúc hướng dịch vụ (SOA) cung cấp một cách tiếp cận linh hoạt cho kiến trúc hệ thống phần mềm cho doanh nghi</w:t>
        </w:r>
        <w:r w:rsidR="00CF3F7C">
          <w:rPr>
            <w:rFonts w:ascii="Times New Roman" w:eastAsia="Times New Roman" w:hAnsi="Times New Roman" w:cs="Times New Roman"/>
            <w:sz w:val="26"/>
            <w:szCs w:val="26"/>
          </w:rPr>
          <w:t xml:space="preserve">ệp hiện nay. Hệ thống xây dựng theo kiến trúc SOA có tính mở rộng cao và khả năng sử dụng lại tốt. </w:t>
        </w:r>
      </w:ins>
      <w:ins w:id="1250" w:author="Nguyen Toan" w:date="2018-05-18T22:19:00Z">
        <w:r w:rsidR="00BD0A27">
          <w:rPr>
            <w:rFonts w:ascii="Times New Roman" w:eastAsia="Times New Roman" w:hAnsi="Times New Roman" w:cs="Times New Roman"/>
            <w:sz w:val="26"/>
            <w:szCs w:val="26"/>
          </w:rPr>
          <w:t xml:space="preserve">Các dịch vụ trên hệ thống được công khai trên internet thông qua các giao diện API </w:t>
        </w:r>
      </w:ins>
      <w:ins w:id="1251" w:author="Nguyen Toan" w:date="2018-05-18T22:20:00Z">
        <w:r w:rsidR="00842C80">
          <w:rPr>
            <w:rFonts w:ascii="Times New Roman" w:eastAsia="Times New Roman" w:hAnsi="Times New Roman" w:cs="Times New Roman"/>
            <w:sz w:val="26"/>
            <w:szCs w:val="26"/>
          </w:rPr>
          <w:t xml:space="preserve">giúp cho việc kết nối các ứng dụng dễ dàng. </w:t>
        </w:r>
        <w:r w:rsidR="00F92D84">
          <w:rPr>
            <w:rFonts w:ascii="Times New Roman" w:eastAsia="Times New Roman" w:hAnsi="Times New Roman" w:cs="Times New Roman"/>
            <w:sz w:val="26"/>
            <w:szCs w:val="26"/>
          </w:rPr>
          <w:t>Ngôn ngữ mô tả dịch vụ web (WSDL) và các tiêu chuẩn dịch vụ web khác như WS-policy cung cấp giao thức kết nối các ứng dụng trong hệ thống SOA với nhau.</w:t>
        </w:r>
      </w:ins>
      <w:ins w:id="1252" w:author="Nguyen Toan" w:date="2018-05-18T22:21:00Z">
        <w:r w:rsidR="00AC3D57">
          <w:rPr>
            <w:rFonts w:ascii="Times New Roman" w:eastAsia="Times New Roman" w:hAnsi="Times New Roman" w:cs="Times New Roman"/>
            <w:sz w:val="26"/>
            <w:szCs w:val="26"/>
          </w:rPr>
          <w:t xml:space="preserve"> Quá trình ảo hóa các chức năng nghiệp vụ của doanh nghiệp </w:t>
        </w:r>
        <w:r w:rsidR="0083617D">
          <w:rPr>
            <w:rFonts w:ascii="Times New Roman" w:eastAsia="Times New Roman" w:hAnsi="Times New Roman" w:cs="Times New Roman"/>
            <w:sz w:val="26"/>
            <w:szCs w:val="26"/>
          </w:rPr>
          <w:t xml:space="preserve">là mục tiêu chính của kiến trúc hướng dịch vụ. </w:t>
        </w:r>
      </w:ins>
      <w:ins w:id="1253" w:author="Nguyen Toan" w:date="2018-05-18T22:22:00Z">
        <w:r w:rsidR="00EE788E">
          <w:rPr>
            <w:rFonts w:ascii="Times New Roman" w:eastAsia="Times New Roman" w:hAnsi="Times New Roman" w:cs="Times New Roman"/>
            <w:sz w:val="26"/>
            <w:szCs w:val="26"/>
          </w:rPr>
          <w:t xml:space="preserve">Các dịch vụ có thể được triển khai trên các nền tảng công nghệ khác nhau như </w:t>
        </w:r>
        <w:r w:rsidR="004F4920">
          <w:rPr>
            <w:rFonts w:ascii="Times New Roman" w:eastAsia="Times New Roman" w:hAnsi="Times New Roman" w:cs="Times New Roman"/>
            <w:sz w:val="26"/>
            <w:szCs w:val="26"/>
          </w:rPr>
          <w:t>Java, .NET</w:t>
        </w:r>
      </w:ins>
      <w:ins w:id="1254" w:author="Nguyen Toan" w:date="2018-05-18T22:23:00Z">
        <w:r w:rsidR="004F4920">
          <w:rPr>
            <w:rFonts w:ascii="Times New Roman" w:eastAsia="Times New Roman" w:hAnsi="Times New Roman" w:cs="Times New Roman"/>
            <w:sz w:val="26"/>
            <w:szCs w:val="26"/>
          </w:rPr>
          <w:t>…</w:t>
        </w:r>
        <w:r w:rsidR="0090783B">
          <w:rPr>
            <w:rFonts w:ascii="Times New Roman" w:eastAsia="Times New Roman" w:hAnsi="Times New Roman" w:cs="Times New Roman"/>
            <w:sz w:val="26"/>
            <w:szCs w:val="26"/>
          </w:rPr>
          <w:t xml:space="preserve"> Bên yêu cầu gửi thông điệp tới bên nhận và nhận lại phản hồi mà không cần quan tâm đến quá trình xử lý bên trong của bên nhận.</w:t>
        </w:r>
      </w:ins>
    </w:p>
    <w:p w14:paraId="400126F3" w14:textId="2F731C26" w:rsidR="006F117B" w:rsidRPr="00C307BC" w:rsidRDefault="00596719" w:rsidP="00826EDC">
      <w:pPr>
        <w:spacing w:before="60" w:after="60" w:line="288" w:lineRule="auto"/>
        <w:ind w:firstLine="720"/>
        <w:jc w:val="both"/>
        <w:rPr>
          <w:rFonts w:ascii="Times New Roman" w:eastAsia="Times New Roman" w:hAnsi="Times New Roman" w:cs="Times New Roman"/>
          <w:sz w:val="26"/>
          <w:szCs w:val="26"/>
        </w:rPr>
      </w:pPr>
      <w:ins w:id="1255" w:author="Nguyen Toan" w:date="2018-05-18T22:24:00Z">
        <w:r>
          <w:rPr>
            <w:rFonts w:ascii="Times New Roman" w:eastAsia="Times New Roman" w:hAnsi="Times New Roman" w:cs="Times New Roman"/>
            <w:sz w:val="26"/>
            <w:szCs w:val="26"/>
          </w:rPr>
          <w:t>Công nghệ trục tích hợp (</w:t>
        </w:r>
      </w:ins>
      <w:r w:rsidR="00994B39" w:rsidRPr="00C307BC">
        <w:rPr>
          <w:rFonts w:ascii="Times New Roman" w:eastAsia="Times New Roman" w:hAnsi="Times New Roman" w:cs="Times New Roman"/>
          <w:sz w:val="26"/>
          <w:szCs w:val="26"/>
        </w:rPr>
        <w:t xml:space="preserve">Enterprise Service Bus </w:t>
      </w:r>
      <w:del w:id="1256" w:author="Nguyen Toan" w:date="2018-05-18T22:24:00Z">
        <w:r w:rsidR="00994B39" w:rsidRPr="00C307BC" w:rsidDel="00596719">
          <w:rPr>
            <w:rFonts w:ascii="Times New Roman" w:eastAsia="Times New Roman" w:hAnsi="Times New Roman" w:cs="Times New Roman"/>
            <w:sz w:val="26"/>
            <w:szCs w:val="26"/>
          </w:rPr>
          <w:delText>(</w:delText>
        </w:r>
      </w:del>
      <w:ins w:id="1257" w:author="Nguyen Toan" w:date="2018-05-18T22:24:00Z">
        <w:r>
          <w:rPr>
            <w:rFonts w:ascii="Times New Roman" w:eastAsia="Times New Roman" w:hAnsi="Times New Roman" w:cs="Times New Roman"/>
            <w:sz w:val="26"/>
            <w:szCs w:val="26"/>
          </w:rPr>
          <w:t xml:space="preserve">- </w:t>
        </w:r>
      </w:ins>
      <w:r w:rsidR="00994B39" w:rsidRPr="00C307BC">
        <w:rPr>
          <w:rFonts w:ascii="Times New Roman" w:eastAsia="Times New Roman" w:hAnsi="Times New Roman" w:cs="Times New Roman"/>
          <w:sz w:val="26"/>
          <w:szCs w:val="26"/>
        </w:rPr>
        <w:t>ESB)</w:t>
      </w:r>
      <w:ins w:id="1258" w:author="Nguyen Toan" w:date="2018-05-18T22:23:00Z">
        <w:r w:rsidR="00761A8A">
          <w:rPr>
            <w:rFonts w:ascii="Times New Roman" w:eastAsia="Times New Roman" w:hAnsi="Times New Roman" w:cs="Times New Roman"/>
            <w:sz w:val="26"/>
            <w:szCs w:val="26"/>
          </w:rPr>
          <w:t xml:space="preserve"> là một loại </w:t>
        </w:r>
      </w:ins>
      <w:del w:id="1259" w:author="Nguyen Toan" w:date="2018-05-18T22:24:00Z">
        <w:r w:rsidR="00994B39" w:rsidRPr="00C307BC" w:rsidDel="00761A8A">
          <w:rPr>
            <w:rFonts w:ascii="Times New Roman" w:eastAsia="Times New Roman" w:hAnsi="Times New Roman" w:cs="Times New Roman"/>
            <w:sz w:val="26"/>
            <w:szCs w:val="26"/>
          </w:rPr>
          <w:delText xml:space="preserve"> là một </w:delText>
        </w:r>
      </w:del>
      <w:r w:rsidR="00994B39" w:rsidRPr="00C307BC">
        <w:rPr>
          <w:rFonts w:ascii="Times New Roman" w:eastAsia="Times New Roman" w:hAnsi="Times New Roman" w:cs="Times New Roman"/>
          <w:sz w:val="26"/>
          <w:szCs w:val="26"/>
        </w:rPr>
        <w:t xml:space="preserve">kiến trúc phần mềm, chứa một tập các luật và nguyên tắc cho việc tích hợp nhiều ứng dụng khác nhau (về nền tảng, ngôn ngữ,...) vào một hay </w:t>
      </w:r>
      <w:bookmarkStart w:id="1260" w:name="_GoBack"/>
      <w:bookmarkEnd w:id="1260"/>
      <w:r w:rsidR="00994B39" w:rsidRPr="00C307BC">
        <w:rPr>
          <w:rFonts w:ascii="Times New Roman" w:eastAsia="Times New Roman" w:hAnsi="Times New Roman" w:cs="Times New Roman"/>
          <w:sz w:val="26"/>
          <w:szCs w:val="26"/>
        </w:rPr>
        <w:t xml:space="preserve">nhiều hệ thống. </w:t>
      </w:r>
      <w:r w:rsidR="00291885" w:rsidRPr="00C307BC">
        <w:rPr>
          <w:rFonts w:ascii="Times New Roman" w:eastAsia="Times New Roman" w:hAnsi="Times New Roman" w:cs="Times New Roman"/>
          <w:sz w:val="26"/>
          <w:szCs w:val="26"/>
        </w:rPr>
        <w:t>Áp</w:t>
      </w:r>
      <w:r w:rsidR="00C92A25" w:rsidRPr="00C307BC">
        <w:rPr>
          <w:rFonts w:ascii="Times New Roman" w:eastAsia="Times New Roman" w:hAnsi="Times New Roman" w:cs="Times New Roman"/>
          <w:sz w:val="26"/>
          <w:szCs w:val="26"/>
        </w:rPr>
        <w:t xml:space="preserve"> dụng </w:t>
      </w:r>
      <w:ins w:id="1261" w:author="Nguyen Toan" w:date="2018-05-18T22:24:00Z">
        <w:r w:rsidR="00DA4406">
          <w:rPr>
            <w:rFonts w:ascii="Times New Roman" w:eastAsia="Times New Roman" w:hAnsi="Times New Roman" w:cs="Times New Roman"/>
            <w:sz w:val="26"/>
            <w:szCs w:val="26"/>
          </w:rPr>
          <w:t xml:space="preserve">công nghệ trục tích hợp </w:t>
        </w:r>
      </w:ins>
      <w:del w:id="1262" w:author="Nguyen Toan" w:date="2018-05-18T22:24:00Z">
        <w:r w:rsidR="00C92A25" w:rsidRPr="00C307BC" w:rsidDel="00DA4406">
          <w:rPr>
            <w:rFonts w:ascii="Times New Roman" w:eastAsia="Times New Roman" w:hAnsi="Times New Roman" w:cs="Times New Roman"/>
            <w:sz w:val="26"/>
            <w:szCs w:val="26"/>
          </w:rPr>
          <w:delText>kiến trúc</w:delText>
        </w:r>
        <w:r w:rsidR="00994B39" w:rsidRPr="00C307BC" w:rsidDel="00DA4406">
          <w:rPr>
            <w:rFonts w:ascii="Times New Roman" w:eastAsia="Times New Roman" w:hAnsi="Times New Roman" w:cs="Times New Roman"/>
            <w:sz w:val="26"/>
            <w:szCs w:val="26"/>
          </w:rPr>
          <w:delText xml:space="preserve"> </w:delText>
        </w:r>
      </w:del>
      <w:r w:rsidR="00994B39" w:rsidRPr="00C307BC">
        <w:rPr>
          <w:rFonts w:ascii="Times New Roman" w:eastAsia="Times New Roman" w:hAnsi="Times New Roman" w:cs="Times New Roman"/>
          <w:sz w:val="26"/>
          <w:szCs w:val="26"/>
        </w:rPr>
        <w:t xml:space="preserve">ESB </w:t>
      </w:r>
      <w:r w:rsidR="00295F97" w:rsidRPr="00C307BC">
        <w:rPr>
          <w:rFonts w:ascii="Times New Roman" w:eastAsia="Times New Roman" w:hAnsi="Times New Roman" w:cs="Times New Roman"/>
          <w:sz w:val="26"/>
          <w:szCs w:val="26"/>
        </w:rPr>
        <w:t xml:space="preserve">giúp cho các thành phần trong hệ thống </w:t>
      </w:r>
      <w:r w:rsidR="00994B39" w:rsidRPr="00C307BC">
        <w:rPr>
          <w:rFonts w:ascii="Times New Roman" w:eastAsia="Times New Roman" w:hAnsi="Times New Roman" w:cs="Times New Roman"/>
          <w:sz w:val="26"/>
          <w:szCs w:val="26"/>
        </w:rPr>
        <w:t>có tính tái sử dụng cao, chi phí cho việc phát triển và tích hợp các ứng dụng ngoài hay ứng dụng của bên thứ ba thấp.</w:t>
      </w:r>
    </w:p>
    <w:p w14:paraId="2E109781" w14:textId="4CC25D5F" w:rsidR="006F117B" w:rsidRPr="00C307BC" w:rsidRDefault="00006E12">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Tuy nhiên, tích hợp nhiều ứng dụng khác nhau trên cùng một hệ thống cũng làm cho quá trình kiểm thử trở nên khó khăn, phức tạp hơn</w:t>
      </w:r>
      <w:r w:rsidR="007C541D" w:rsidRPr="00C307BC">
        <w:rPr>
          <w:rFonts w:ascii="Times New Roman" w:eastAsia="Times New Roman" w:hAnsi="Times New Roman" w:cs="Times New Roman"/>
          <w:sz w:val="26"/>
          <w:szCs w:val="26"/>
        </w:rPr>
        <w:t xml:space="preserve"> và yêu cầu cũng trở nên khắt khe hơn</w:t>
      </w:r>
      <w:r w:rsidRPr="00C307BC">
        <w:rPr>
          <w:rFonts w:ascii="Times New Roman" w:eastAsia="Times New Roman" w:hAnsi="Times New Roman" w:cs="Times New Roman"/>
          <w:sz w:val="26"/>
          <w:szCs w:val="26"/>
        </w:rPr>
        <w:t>.</w:t>
      </w:r>
      <w:r w:rsidR="00085A02" w:rsidRPr="00C307BC">
        <w:rPr>
          <w:rFonts w:ascii="Times New Roman" w:eastAsia="Times New Roman" w:hAnsi="Times New Roman" w:cs="Times New Roman"/>
          <w:sz w:val="26"/>
          <w:szCs w:val="26"/>
        </w:rPr>
        <w:t xml:space="preserve"> </w:t>
      </w:r>
      <w:r w:rsidR="005631AB" w:rsidRPr="00C307BC">
        <w:rPr>
          <w:rFonts w:ascii="Times New Roman" w:eastAsia="Times New Roman" w:hAnsi="Times New Roman" w:cs="Times New Roman"/>
          <w:sz w:val="26"/>
          <w:szCs w:val="26"/>
        </w:rPr>
        <w:t>Kiến trúc</w:t>
      </w:r>
      <w:r w:rsidR="001F6469" w:rsidRPr="00C307BC">
        <w:rPr>
          <w:rFonts w:ascii="Times New Roman" w:eastAsia="Times New Roman" w:hAnsi="Times New Roman" w:cs="Times New Roman"/>
          <w:sz w:val="26"/>
          <w:szCs w:val="26"/>
        </w:rPr>
        <w:t xml:space="preserve"> ESB </w:t>
      </w:r>
      <w:r w:rsidR="005631AB" w:rsidRPr="00C307BC">
        <w:rPr>
          <w:rFonts w:ascii="Times New Roman" w:eastAsia="Times New Roman" w:hAnsi="Times New Roman" w:cs="Times New Roman"/>
          <w:sz w:val="26"/>
          <w:szCs w:val="26"/>
        </w:rPr>
        <w:t>có thể</w:t>
      </w:r>
      <w:r w:rsidR="001F6469" w:rsidRPr="00C307BC">
        <w:rPr>
          <w:rFonts w:ascii="Times New Roman" w:eastAsia="Times New Roman" w:hAnsi="Times New Roman" w:cs="Times New Roman"/>
          <w:sz w:val="26"/>
          <w:szCs w:val="26"/>
        </w:rPr>
        <w:t xml:space="preserve"> kết nối </w:t>
      </w:r>
      <w:r w:rsidR="005631AB" w:rsidRPr="00C307BC">
        <w:rPr>
          <w:rFonts w:ascii="Times New Roman" w:eastAsia="Times New Roman" w:hAnsi="Times New Roman" w:cs="Times New Roman"/>
          <w:sz w:val="26"/>
          <w:szCs w:val="26"/>
        </w:rPr>
        <w:t xml:space="preserve">nhiều ứng dụng </w:t>
      </w:r>
      <w:r w:rsidR="001F6469" w:rsidRPr="00C307BC">
        <w:rPr>
          <w:rFonts w:ascii="Times New Roman" w:eastAsia="Times New Roman" w:hAnsi="Times New Roman" w:cs="Times New Roman"/>
          <w:sz w:val="26"/>
          <w:szCs w:val="26"/>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rPr>
          <w:rFonts w:ascii="Times New Roman" w:eastAsia="Times New Roman" w:hAnsi="Times New Roman" w:cs="Times New Roman"/>
          <w:sz w:val="26"/>
          <w:szCs w:val="26"/>
        </w:rPr>
        <w:t>.</w:t>
      </w:r>
    </w:p>
    <w:p w14:paraId="4D91055B" w14:textId="5BB60BF8" w:rsidR="006F117B" w:rsidRPr="00C307BC" w:rsidRDefault="00A519A6" w:rsidP="00353E9D">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Quá trình kiểm thử hệ thống sử dụng kiến trúc ESB tập trung vào giao tiếp giữa các thành phần</w:t>
      </w:r>
      <w:r w:rsidR="00726851" w:rsidRPr="00C307BC">
        <w:rPr>
          <w:rFonts w:ascii="Times New Roman" w:eastAsia="Times New Roman" w:hAnsi="Times New Roman" w:cs="Times New Roman"/>
          <w:sz w:val="26"/>
          <w:szCs w:val="26"/>
        </w:rPr>
        <w:t xml:space="preserve"> và </w:t>
      </w:r>
      <w:r w:rsidRPr="00C307BC">
        <w:rPr>
          <w:rFonts w:ascii="Times New Roman" w:eastAsia="Times New Roman" w:hAnsi="Times New Roman" w:cs="Times New Roman"/>
          <w:sz w:val="26"/>
          <w:szCs w:val="26"/>
        </w:rPr>
        <w:t>các tính năng có sự trao đổi tích hợp thông tin</w:t>
      </w:r>
      <w:r w:rsidR="005E658E" w:rsidRPr="00C307BC">
        <w:rPr>
          <w:rFonts w:ascii="Times New Roman" w:eastAsia="Times New Roman" w:hAnsi="Times New Roman" w:cs="Times New Roman"/>
          <w:sz w:val="26"/>
          <w:szCs w:val="26"/>
        </w:rPr>
        <w:t>, hay nói cách khác là các API</w:t>
      </w:r>
      <w:r w:rsidRPr="00C307BC">
        <w:rPr>
          <w:rFonts w:ascii="Times New Roman" w:eastAsia="Times New Roman" w:hAnsi="Times New Roman" w:cs="Times New Roman"/>
          <w:sz w:val="26"/>
          <w:szCs w:val="26"/>
        </w:rPr>
        <w:t xml:space="preserve">. Vì vậy, </w:t>
      </w:r>
      <w:r w:rsidR="00726851" w:rsidRPr="00C307BC">
        <w:rPr>
          <w:rFonts w:ascii="Times New Roman" w:eastAsia="Times New Roman" w:hAnsi="Times New Roman" w:cs="Times New Roman"/>
          <w:sz w:val="26"/>
          <w:szCs w:val="26"/>
        </w:rPr>
        <w:t xml:space="preserve">phần kiểm thử trên giao diện người dùng không </w:t>
      </w:r>
      <w:r w:rsidR="00086118" w:rsidRPr="00C307BC">
        <w:rPr>
          <w:rFonts w:ascii="Times New Roman" w:eastAsia="Times New Roman" w:hAnsi="Times New Roman" w:cs="Times New Roman"/>
          <w:sz w:val="26"/>
          <w:szCs w:val="26"/>
        </w:rPr>
        <w:t>cần</w:t>
      </w:r>
      <w:r w:rsidR="00726851" w:rsidRPr="00C307BC">
        <w:rPr>
          <w:rFonts w:ascii="Times New Roman" w:eastAsia="Times New Roman" w:hAnsi="Times New Roman" w:cs="Times New Roman"/>
          <w:sz w:val="26"/>
          <w:szCs w:val="26"/>
        </w:rPr>
        <w:t xml:space="preserve"> </w:t>
      </w:r>
      <w:r w:rsidR="00692A3B" w:rsidRPr="00C307BC">
        <w:rPr>
          <w:rFonts w:ascii="Times New Roman" w:eastAsia="Times New Roman" w:hAnsi="Times New Roman" w:cs="Times New Roman"/>
          <w:sz w:val="26"/>
          <w:szCs w:val="26"/>
        </w:rPr>
        <w:t>tập trung chú trọng</w:t>
      </w:r>
      <w:r w:rsidR="00726851" w:rsidRPr="00C307BC">
        <w:rPr>
          <w:rFonts w:ascii="Times New Roman" w:eastAsia="Times New Roman" w:hAnsi="Times New Roman" w:cs="Times New Roman"/>
          <w:sz w:val="26"/>
          <w:szCs w:val="26"/>
        </w:rPr>
        <w:t xml:space="preserve">. </w:t>
      </w:r>
      <w:r w:rsidR="00381BA7" w:rsidRPr="00C307BC">
        <w:rPr>
          <w:rFonts w:ascii="Times New Roman" w:eastAsia="Times New Roman" w:hAnsi="Times New Roman" w:cs="Times New Roman"/>
          <w:sz w:val="26"/>
          <w:szCs w:val="26"/>
        </w:rPr>
        <w:t>Ngoài ra, quá trình kiểm thử cần được thực hiện song song</w:t>
      </w:r>
      <w:r w:rsidR="00604D70" w:rsidRPr="00C307BC">
        <w:rPr>
          <w:rFonts w:ascii="Times New Roman" w:eastAsia="Times New Roman" w:hAnsi="Times New Roman" w:cs="Times New Roman"/>
          <w:sz w:val="26"/>
          <w:szCs w:val="26"/>
        </w:rPr>
        <w:t>, tự động hóa</w:t>
      </w:r>
      <w:r w:rsidR="00381BA7" w:rsidRPr="00C307BC">
        <w:rPr>
          <w:rFonts w:ascii="Times New Roman" w:eastAsia="Times New Roman" w:hAnsi="Times New Roman" w:cs="Times New Roman"/>
          <w:sz w:val="26"/>
          <w:szCs w:val="26"/>
        </w:rPr>
        <w:t xml:space="preserve"> với quá trình phát triển, khi tích hợp một thành phần mới vào hệ thống, giúp rút ngắn thời gian cũng như tiết kiệm chi phí.</w:t>
      </w:r>
      <w:r w:rsidRPr="00C307BC">
        <w:rPr>
          <w:rFonts w:ascii="Times New Roman" w:eastAsia="Times New Roman" w:hAnsi="Times New Roman" w:cs="Times New Roman"/>
          <w:sz w:val="26"/>
          <w:szCs w:val="26"/>
        </w:rPr>
        <w:t xml:space="preserve"> </w:t>
      </w:r>
    </w:p>
    <w:p w14:paraId="4F875790" w14:textId="4293DADD" w:rsidR="006F117B" w:rsidRPr="00C307BC" w:rsidRDefault="00D64856" w:rsidP="00844F4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Hiện nay, quá trình kiểm thử các hệ thống </w:t>
      </w:r>
      <w:r w:rsidR="002E7155" w:rsidRPr="00C307BC">
        <w:rPr>
          <w:rFonts w:ascii="Times New Roman" w:eastAsia="Times New Roman" w:hAnsi="Times New Roman" w:cs="Times New Roman"/>
          <w:sz w:val="26"/>
          <w:szCs w:val="26"/>
        </w:rPr>
        <w:t>sử dụng kiến trúc ESB</w:t>
      </w:r>
      <w:r w:rsidRPr="00C307BC">
        <w:rPr>
          <w:rFonts w:ascii="Times New Roman" w:eastAsia="Times New Roman" w:hAnsi="Times New Roman" w:cs="Times New Roman"/>
          <w:sz w:val="26"/>
          <w:szCs w:val="26"/>
        </w:rPr>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rPr>
          <w:rFonts w:ascii="Times New Roman" w:eastAsia="Times New Roman" w:hAnsi="Times New Roman" w:cs="Times New Roman"/>
          <w:sz w:val="26"/>
          <w:szCs w:val="26"/>
        </w:rPr>
        <w:t xml:space="preserve"> quy trình bị rút ngắn hoặc bỏ qua</w:t>
      </w:r>
      <w:r w:rsidR="008518C1" w:rsidRPr="00C307BC">
        <w:rPr>
          <w:rFonts w:ascii="Times New Roman" w:eastAsia="Times New Roman" w:hAnsi="Times New Roman" w:cs="Times New Roman"/>
          <w:sz w:val="26"/>
          <w:szCs w:val="26"/>
        </w:rPr>
        <w:t>,</w:t>
      </w:r>
      <w:r w:rsidR="00EE16AD"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khi xảy ra lỗi tại một ứng dụng trong hệ thống sẽ đòi hỏi việc tìm lỗi và sửa đổi nhiều ứng dụng cùng lúc, gây mất thời gian và tốn kém tài nguyên, các lỗi không được kiểm soát chặt chẽ.</w:t>
      </w:r>
    </w:p>
    <w:p w14:paraId="1637118C" w14:textId="2227901D" w:rsidR="006F117B" w:rsidRPr="00C307BC" w:rsidRDefault="00994B39" w:rsidP="00826EDC">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Vì vậy, </w:t>
      </w:r>
      <w:r w:rsidR="00BC74E2" w:rsidRPr="00C307BC">
        <w:rPr>
          <w:rFonts w:ascii="Times New Roman" w:eastAsia="Times New Roman" w:hAnsi="Times New Roman" w:cs="Times New Roman"/>
          <w:sz w:val="26"/>
          <w:szCs w:val="26"/>
        </w:rPr>
        <w:t>luận văn này</w:t>
      </w:r>
      <w:r w:rsidRPr="00C307BC">
        <w:rPr>
          <w:rFonts w:ascii="Times New Roman" w:eastAsia="Times New Roman" w:hAnsi="Times New Roman" w:cs="Times New Roman"/>
          <w:sz w:val="26"/>
          <w:szCs w:val="26"/>
        </w:rPr>
        <w:t xml:space="preserve"> nghiên cứu, tìm hiểu</w:t>
      </w:r>
      <w:r w:rsidR="00F86F3A"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w:t>
      </w:r>
      <w:r w:rsidR="00F86F3A" w:rsidRPr="00C307BC">
        <w:rPr>
          <w:rFonts w:ascii="Times New Roman" w:eastAsia="Times New Roman" w:hAnsi="Times New Roman" w:cs="Times New Roman"/>
          <w:sz w:val="26"/>
          <w:szCs w:val="26"/>
        </w:rPr>
        <w:t>đưa ra</w:t>
      </w:r>
      <w:r w:rsidR="00781CCD" w:rsidRPr="00C307BC">
        <w:rPr>
          <w:rFonts w:ascii="Times New Roman" w:eastAsia="Times New Roman" w:hAnsi="Times New Roman" w:cs="Times New Roman"/>
          <w:sz w:val="26"/>
          <w:szCs w:val="26"/>
        </w:rPr>
        <w:t xml:space="preserve"> đề xuất </w:t>
      </w:r>
      <w:r w:rsidR="00F86F3A" w:rsidRPr="00C307BC">
        <w:rPr>
          <w:rFonts w:ascii="Times New Roman" w:eastAsia="Times New Roman" w:hAnsi="Times New Roman" w:cs="Times New Roman"/>
          <w:sz w:val="26"/>
          <w:szCs w:val="26"/>
        </w:rPr>
        <w:t xml:space="preserve">về </w:t>
      </w:r>
      <w:r w:rsidR="00781CCD" w:rsidRPr="00C307BC">
        <w:rPr>
          <w:rFonts w:ascii="Times New Roman" w:eastAsia="Times New Roman" w:hAnsi="Times New Roman" w:cs="Times New Roman"/>
          <w:sz w:val="26"/>
          <w:szCs w:val="26"/>
        </w:rPr>
        <w:t>quy trình</w:t>
      </w:r>
      <w:r w:rsidRPr="00C307BC">
        <w:rPr>
          <w:rFonts w:ascii="Times New Roman" w:eastAsia="Times New Roman" w:hAnsi="Times New Roman" w:cs="Times New Roman"/>
          <w:sz w:val="26"/>
          <w:szCs w:val="26"/>
        </w:rPr>
        <w:t xml:space="preserve"> kiểm thử </w:t>
      </w:r>
      <w:r w:rsidR="002A5457" w:rsidRPr="00C307BC">
        <w:rPr>
          <w:rFonts w:ascii="Times New Roman" w:eastAsia="Times New Roman" w:hAnsi="Times New Roman" w:cs="Times New Roman"/>
          <w:sz w:val="26"/>
          <w:szCs w:val="26"/>
        </w:rPr>
        <w:t xml:space="preserve">tự động </w:t>
      </w:r>
      <w:r w:rsidR="00C92BCE" w:rsidRPr="00C307BC">
        <w:rPr>
          <w:rFonts w:ascii="Times New Roman" w:eastAsia="Times New Roman" w:hAnsi="Times New Roman" w:cs="Times New Roman"/>
          <w:sz w:val="26"/>
          <w:szCs w:val="26"/>
        </w:rPr>
        <w:t>ứng dụng</w:t>
      </w:r>
      <w:r w:rsidR="00BC7367"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ESB</w:t>
      </w:r>
      <w:r w:rsidR="00762DC3" w:rsidRPr="00C307BC">
        <w:rPr>
          <w:rFonts w:ascii="Times New Roman" w:eastAsia="Times New Roman" w:hAnsi="Times New Roman" w:cs="Times New Roman"/>
          <w:sz w:val="26"/>
          <w:szCs w:val="26"/>
        </w:rPr>
        <w:t xml:space="preserve"> </w:t>
      </w:r>
      <w:r w:rsidR="00C92BCE" w:rsidRPr="00C307BC">
        <w:rPr>
          <w:rFonts w:ascii="Times New Roman" w:eastAsia="Times New Roman" w:hAnsi="Times New Roman" w:cs="Times New Roman"/>
          <w:sz w:val="26"/>
          <w:szCs w:val="26"/>
        </w:rPr>
        <w:t>xây dựng trên</w:t>
      </w:r>
      <w:r w:rsidR="00CA27FB" w:rsidRPr="00C307BC">
        <w:rPr>
          <w:rFonts w:ascii="Times New Roman" w:eastAsia="Times New Roman" w:hAnsi="Times New Roman" w:cs="Times New Roman"/>
          <w:sz w:val="26"/>
          <w:szCs w:val="26"/>
        </w:rPr>
        <w:t xml:space="preserve"> nền tảng</w:t>
      </w:r>
      <w:r w:rsidR="00C92BCE" w:rsidRPr="00C307BC">
        <w:rPr>
          <w:rFonts w:ascii="Times New Roman" w:eastAsia="Times New Roman" w:hAnsi="Times New Roman" w:cs="Times New Roman"/>
          <w:sz w:val="26"/>
          <w:szCs w:val="26"/>
        </w:rPr>
        <w:t xml:space="preserve"> </w:t>
      </w:r>
      <w:r w:rsidR="00762DC3" w:rsidRPr="00C307BC">
        <w:rPr>
          <w:rFonts w:ascii="Times New Roman" w:eastAsia="Times New Roman" w:hAnsi="Times New Roman" w:cs="Times New Roman"/>
          <w:sz w:val="26"/>
          <w:szCs w:val="26"/>
        </w:rPr>
        <w:t>MuleESB</w:t>
      </w:r>
      <w:r w:rsidRPr="00C307BC">
        <w:rPr>
          <w:rFonts w:ascii="Times New Roman" w:eastAsia="Times New Roman" w:hAnsi="Times New Roman" w:cs="Times New Roman"/>
          <w:sz w:val="26"/>
          <w:szCs w:val="26"/>
        </w:rPr>
        <w:t xml:space="preserve"> </w:t>
      </w:r>
      <w:r w:rsidR="00032804" w:rsidRPr="00C307BC">
        <w:rPr>
          <w:rFonts w:ascii="Times New Roman" w:eastAsia="Times New Roman" w:hAnsi="Times New Roman" w:cs="Times New Roman"/>
          <w:sz w:val="26"/>
          <w:szCs w:val="26"/>
        </w:rPr>
        <w:t>áp dụng</w:t>
      </w:r>
      <w:r w:rsidR="00732753" w:rsidRPr="00C307BC">
        <w:rPr>
          <w:rFonts w:ascii="Times New Roman" w:eastAsia="Times New Roman" w:hAnsi="Times New Roman" w:cs="Times New Roman"/>
          <w:sz w:val="26"/>
          <w:szCs w:val="26"/>
        </w:rPr>
        <w:t xml:space="preserve"> quy trình tích hợp liên tục và chuyển giao liên tục. Đồng thời luận văn cũng đưa ra </w:t>
      </w:r>
      <w:r w:rsidR="00F86F3A" w:rsidRPr="00C307BC">
        <w:rPr>
          <w:rFonts w:ascii="Times New Roman" w:eastAsia="Times New Roman" w:hAnsi="Times New Roman" w:cs="Times New Roman"/>
          <w:sz w:val="26"/>
          <w:szCs w:val="26"/>
        </w:rPr>
        <w:t>công cụ hỗ trợ cho quy trình</w:t>
      </w:r>
      <w:r w:rsidR="0070002C" w:rsidRPr="00C307BC">
        <w:rPr>
          <w:rFonts w:ascii="Times New Roman" w:eastAsia="Times New Roman" w:hAnsi="Times New Roman" w:cs="Times New Roman"/>
          <w:sz w:val="26"/>
          <w:szCs w:val="26"/>
        </w:rPr>
        <w:t>,</w:t>
      </w:r>
      <w:r w:rsidR="00F86F3A" w:rsidRPr="00C307BC">
        <w:rPr>
          <w:rFonts w:ascii="Times New Roman" w:eastAsia="Times New Roman" w:hAnsi="Times New Roman" w:cs="Times New Roman"/>
          <w:sz w:val="26"/>
          <w:szCs w:val="26"/>
        </w:rPr>
        <w:t xml:space="preserve"> </w:t>
      </w:r>
      <w:r w:rsidR="00B47478" w:rsidRPr="00C307BC">
        <w:rPr>
          <w:rFonts w:ascii="Times New Roman" w:eastAsia="Times New Roman" w:hAnsi="Times New Roman" w:cs="Times New Roman"/>
          <w:sz w:val="26"/>
          <w:szCs w:val="26"/>
        </w:rPr>
        <w:t xml:space="preserve">giải quyết vấn đề tự động hóa </w:t>
      </w:r>
      <w:r w:rsidR="00636673" w:rsidRPr="00C307BC">
        <w:rPr>
          <w:rFonts w:ascii="Times New Roman" w:eastAsia="Times New Roman" w:hAnsi="Times New Roman" w:cs="Times New Roman"/>
          <w:sz w:val="26"/>
          <w:szCs w:val="26"/>
        </w:rPr>
        <w:t>sinh ra các ca</w:t>
      </w:r>
      <w:r w:rsidR="00B47478" w:rsidRPr="00C307BC">
        <w:rPr>
          <w:rFonts w:ascii="Times New Roman" w:eastAsia="Times New Roman" w:hAnsi="Times New Roman" w:cs="Times New Roman"/>
          <w:sz w:val="26"/>
          <w:szCs w:val="26"/>
        </w:rPr>
        <w:t xml:space="preserve"> kiểm thử, giúp </w:t>
      </w:r>
      <w:r w:rsidR="008C1AF7" w:rsidRPr="00C307BC">
        <w:rPr>
          <w:rFonts w:ascii="Times New Roman" w:eastAsia="Times New Roman" w:hAnsi="Times New Roman" w:cs="Times New Roman"/>
          <w:sz w:val="26"/>
          <w:szCs w:val="26"/>
        </w:rPr>
        <w:t>rút ngắn</w:t>
      </w:r>
      <w:r w:rsidR="00B47478" w:rsidRPr="00C307BC">
        <w:rPr>
          <w:rFonts w:ascii="Times New Roman" w:eastAsia="Times New Roman" w:hAnsi="Times New Roman" w:cs="Times New Roman"/>
          <w:sz w:val="26"/>
          <w:szCs w:val="26"/>
        </w:rPr>
        <w:t xml:space="preserve"> thời gian </w:t>
      </w:r>
      <w:r w:rsidR="008C1AF7" w:rsidRPr="00C307BC">
        <w:rPr>
          <w:rFonts w:ascii="Times New Roman" w:eastAsia="Times New Roman" w:hAnsi="Times New Roman" w:cs="Times New Roman"/>
          <w:sz w:val="26"/>
          <w:szCs w:val="26"/>
        </w:rPr>
        <w:t>quy trình kiểm thử</w:t>
      </w:r>
      <w:r w:rsidRPr="00C307BC">
        <w:rPr>
          <w:rFonts w:ascii="Times New Roman" w:eastAsia="Times New Roman" w:hAnsi="Times New Roman" w:cs="Times New Roman"/>
          <w:sz w:val="26"/>
          <w:szCs w:val="26"/>
        </w:rPr>
        <w:t>.</w:t>
      </w:r>
    </w:p>
    <w:p w14:paraId="254757A2" w14:textId="7FBB5038" w:rsidR="006F117B" w:rsidRPr="00C307BC" w:rsidRDefault="00994B39" w:rsidP="0040449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Ngoài phần mở đầu và kết luận, luận văn được tổ chức thành các chương như sau</w:t>
      </w:r>
      <w:r w:rsidR="00EA7683" w:rsidRPr="00C307BC">
        <w:rPr>
          <w:rFonts w:ascii="Times New Roman" w:eastAsia="Times New Roman" w:hAnsi="Times New Roman" w:cs="Times New Roman"/>
          <w:sz w:val="26"/>
          <w:szCs w:val="26"/>
        </w:rPr>
        <w:t>.</w:t>
      </w:r>
      <w:r w:rsidR="00EA7683" w:rsidRPr="00C307BC" w:rsidDel="00EA7683">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Chương 1 khái quát khái niệm SOA, ESB. Lợi ích của việc sử dụng kiến trúc ESB trong việc phát triển ứng dụng doanh nghiệp. Một số khái niệm liên quan đến việc kiểm thử ứng dụng.</w:t>
      </w:r>
      <w:r w:rsidR="000D2315"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Chương 2 đưa ra thực trạng, khó khăn của việc kiểm thử trên hệ thống ESB, </w:t>
      </w:r>
      <w:r w:rsidR="00C46A21" w:rsidRPr="00C307BC">
        <w:rPr>
          <w:rFonts w:ascii="Times New Roman" w:eastAsia="Times New Roman" w:hAnsi="Times New Roman" w:cs="Times New Roman"/>
          <w:sz w:val="26"/>
          <w:szCs w:val="26"/>
        </w:rPr>
        <w:t>phân tích các vấn đề cần giải quyết</w:t>
      </w:r>
      <w:r w:rsidR="00252195" w:rsidRPr="00C307BC">
        <w:rPr>
          <w:rFonts w:ascii="Times New Roman" w:eastAsia="Times New Roman" w:hAnsi="Times New Roman" w:cs="Times New Roman"/>
          <w:sz w:val="26"/>
          <w:szCs w:val="26"/>
        </w:rPr>
        <w:t>.</w:t>
      </w:r>
      <w:r w:rsidR="00EE2A69" w:rsidRPr="00C307BC">
        <w:rPr>
          <w:rFonts w:ascii="Times New Roman" w:eastAsia="Times New Roman" w:hAnsi="Times New Roman" w:cs="Times New Roman"/>
          <w:sz w:val="26"/>
          <w:szCs w:val="26"/>
        </w:rPr>
        <w:t xml:space="preserve"> </w:t>
      </w:r>
      <w:r w:rsidR="00D95096" w:rsidRPr="00C307BC">
        <w:rPr>
          <w:rFonts w:ascii="Times New Roman" w:eastAsia="Times New Roman" w:hAnsi="Times New Roman" w:cs="Times New Roman"/>
          <w:sz w:val="26"/>
          <w:szCs w:val="26"/>
        </w:rPr>
        <w:t xml:space="preserve">Chiến </w:t>
      </w:r>
      <w:r w:rsidR="00EE2A69" w:rsidRPr="00C307BC">
        <w:rPr>
          <w:rFonts w:ascii="Times New Roman" w:eastAsia="Times New Roman" w:hAnsi="Times New Roman" w:cs="Times New Roman"/>
          <w:sz w:val="26"/>
          <w:szCs w:val="26"/>
        </w:rPr>
        <w:t xml:space="preserve">lược kiểm thử, </w:t>
      </w:r>
      <w:r w:rsidRPr="00C307BC">
        <w:rPr>
          <w:rFonts w:ascii="Times New Roman" w:eastAsia="Times New Roman" w:hAnsi="Times New Roman" w:cs="Times New Roman"/>
          <w:sz w:val="26"/>
          <w:szCs w:val="26"/>
        </w:rPr>
        <w:t xml:space="preserve">đề xuất </w:t>
      </w:r>
      <w:r w:rsidR="005D134A" w:rsidRPr="00C307BC">
        <w:rPr>
          <w:rFonts w:ascii="Times New Roman" w:eastAsia="Times New Roman" w:hAnsi="Times New Roman" w:cs="Times New Roman"/>
          <w:sz w:val="26"/>
          <w:szCs w:val="26"/>
        </w:rPr>
        <w:t xml:space="preserve">giải pháp, </w:t>
      </w:r>
      <w:r w:rsidRPr="00C307BC">
        <w:rPr>
          <w:rFonts w:ascii="Times New Roman" w:eastAsia="Times New Roman" w:hAnsi="Times New Roman" w:cs="Times New Roman"/>
          <w:sz w:val="26"/>
          <w:szCs w:val="26"/>
        </w:rPr>
        <w:t>quy trình kiểm thử hệ thống</w:t>
      </w:r>
      <w:r w:rsidR="00EE2A69" w:rsidRPr="00C307BC">
        <w:rPr>
          <w:rFonts w:ascii="Times New Roman" w:eastAsia="Times New Roman" w:hAnsi="Times New Roman" w:cs="Times New Roman"/>
          <w:sz w:val="26"/>
          <w:szCs w:val="26"/>
        </w:rPr>
        <w:t xml:space="preserve"> và trình bày về công cụ</w:t>
      </w:r>
      <w:r w:rsidR="00D518BA" w:rsidRPr="00C307BC">
        <w:rPr>
          <w:rFonts w:ascii="Times New Roman" w:eastAsia="Times New Roman" w:hAnsi="Times New Roman" w:cs="Times New Roman"/>
          <w:sz w:val="26"/>
          <w:szCs w:val="26"/>
        </w:rPr>
        <w:t xml:space="preserve"> tự</w:t>
      </w:r>
      <w:r w:rsidR="00EE2A69" w:rsidRPr="00C307BC">
        <w:rPr>
          <w:rFonts w:ascii="Times New Roman" w:eastAsia="Times New Roman" w:hAnsi="Times New Roman" w:cs="Times New Roman"/>
          <w:sz w:val="26"/>
          <w:szCs w:val="26"/>
        </w:rPr>
        <w:t xml:space="preserve"> phát triển hỗ trợ quy trình</w:t>
      </w:r>
      <w:r w:rsidR="00252195" w:rsidRPr="00C307BC">
        <w:rPr>
          <w:rFonts w:ascii="Times New Roman" w:eastAsia="Times New Roman" w:hAnsi="Times New Roman" w:cs="Times New Roman"/>
          <w:sz w:val="26"/>
          <w:szCs w:val="26"/>
        </w:rPr>
        <w:t xml:space="preserve"> được trình bày ở chương 3</w:t>
      </w:r>
      <w:r w:rsidRPr="00C307BC">
        <w:rPr>
          <w:rFonts w:ascii="Times New Roman" w:eastAsia="Times New Roman" w:hAnsi="Times New Roman" w:cs="Times New Roman"/>
          <w:sz w:val="26"/>
          <w:szCs w:val="26"/>
        </w:rPr>
        <w:t>.</w:t>
      </w:r>
      <w:r w:rsidR="000D2315" w:rsidRPr="00C307BC">
        <w:rPr>
          <w:rFonts w:ascii="Times New Roman" w:eastAsia="Times New Roman" w:hAnsi="Times New Roman" w:cs="Times New Roman"/>
          <w:sz w:val="26"/>
          <w:szCs w:val="26"/>
        </w:rPr>
        <w:t xml:space="preserve"> </w:t>
      </w:r>
      <w:r w:rsidR="000A2A14" w:rsidRPr="00C307BC">
        <w:rPr>
          <w:rFonts w:ascii="Times New Roman" w:eastAsia="Times New Roman" w:hAnsi="Times New Roman" w:cs="Times New Roman"/>
          <w:sz w:val="26"/>
          <w:szCs w:val="26"/>
        </w:rPr>
        <w:t xml:space="preserve">Chương 4 đưa ra các bước áp dụng thực tế của quy trình với một ứng dụng đơn giản xây dựng dựa trên MuleESB. </w:t>
      </w:r>
      <w:r w:rsidR="00B1695E" w:rsidRPr="00C307BC">
        <w:rPr>
          <w:rFonts w:ascii="Times New Roman" w:eastAsia="Times New Roman" w:hAnsi="Times New Roman" w:cs="Times New Roman"/>
          <w:sz w:val="26"/>
          <w:szCs w:val="26"/>
        </w:rPr>
        <w:t>Chương</w:t>
      </w:r>
      <w:del w:id="1263" w:author="Nguyen Toan" w:date="2018-05-18T20:15:00Z">
        <w:r w:rsidR="00B1695E" w:rsidRPr="00C307BC" w:rsidDel="00CD3863">
          <w:rPr>
            <w:rFonts w:ascii="Times New Roman" w:eastAsia="Times New Roman" w:hAnsi="Times New Roman" w:cs="Times New Roman"/>
            <w:sz w:val="26"/>
            <w:szCs w:val="26"/>
          </w:rPr>
          <w:delText xml:space="preserve"> </w:delText>
        </w:r>
      </w:del>
      <w:del w:id="1264" w:author="Nguyen Toan" w:date="2018-05-18T20:14:00Z">
        <w:r w:rsidR="000A2A14" w:rsidRPr="00C307BC" w:rsidDel="00CD3863">
          <w:rPr>
            <w:rFonts w:ascii="Times New Roman" w:eastAsia="Times New Roman" w:hAnsi="Times New Roman" w:cs="Times New Roman"/>
            <w:sz w:val="26"/>
            <w:szCs w:val="26"/>
          </w:rPr>
          <w:delText>5</w:delText>
        </w:r>
      </w:del>
      <w:r w:rsidRPr="00C307BC">
        <w:rPr>
          <w:rFonts w:ascii="Times New Roman" w:eastAsia="Times New Roman" w:hAnsi="Times New Roman" w:cs="Times New Roman"/>
          <w:sz w:val="26"/>
          <w:szCs w:val="26"/>
        </w:rPr>
        <w:t xml:space="preserve"> tổng kết</w:t>
      </w:r>
      <w:ins w:id="1265" w:author="Nguyen Toan" w:date="2018-05-18T20:15:00Z">
        <w:r w:rsidR="00CD3863">
          <w:rPr>
            <w:rFonts w:ascii="Times New Roman" w:eastAsia="Times New Roman" w:hAnsi="Times New Roman" w:cs="Times New Roman"/>
            <w:sz w:val="26"/>
            <w:szCs w:val="26"/>
          </w:rPr>
          <w:t xml:space="preserve"> tóm tắt</w:t>
        </w:r>
      </w:ins>
      <w:r w:rsidRPr="00C307BC">
        <w:rPr>
          <w:rFonts w:ascii="Times New Roman" w:eastAsia="Times New Roman" w:hAnsi="Times New Roman" w:cs="Times New Roman"/>
          <w:sz w:val="26"/>
          <w:szCs w:val="26"/>
        </w:rPr>
        <w:t xml:space="preserve"> kết quả đạt được, các điểm hạn chế và định hướng phát triển trong tương lai.</w:t>
      </w:r>
      <w:r w:rsidRPr="00C307BC">
        <w:rPr>
          <w:rFonts w:ascii="Times New Roman" w:hAnsi="Times New Roman" w:cs="Times New Roman"/>
          <w:sz w:val="26"/>
          <w:szCs w:val="26"/>
        </w:rPr>
        <w:br w:type="page"/>
      </w:r>
    </w:p>
    <w:p w14:paraId="3CF9AE5B" w14:textId="77777777" w:rsidR="006F117B" w:rsidRPr="00C307BC" w:rsidRDefault="006F117B" w:rsidP="00A54A30">
      <w:pPr>
        <w:spacing w:before="60" w:after="60" w:line="288" w:lineRule="auto"/>
        <w:ind w:firstLine="284"/>
        <w:jc w:val="both"/>
        <w:rPr>
          <w:rFonts w:ascii="Times New Roman" w:eastAsia="Times New Roman" w:hAnsi="Times New Roman" w:cs="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1266" w:name="_Toc514444159"/>
      <w:r w:rsidRPr="00C307BC">
        <w:rPr>
          <w:rFonts w:ascii="Times New Roman" w:eastAsia="Times New Roman" w:hAnsi="Times New Roman" w:cs="Times New Roman"/>
          <w:b/>
          <w:sz w:val="26"/>
          <w:szCs w:val="26"/>
        </w:rPr>
        <w:t>CƠ SỞ LÝ THUYẾT VÀ CÁC KHÁI NIỆM LIÊN QUAN</w:t>
      </w:r>
      <w:bookmarkEnd w:id="1266"/>
    </w:p>
    <w:p w14:paraId="7B9797E4" w14:textId="591C16D2" w:rsidR="00E962D3" w:rsidRPr="00C307BC" w:rsidRDefault="005E1AE2" w:rsidP="00560CB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493A45" w:rsidRPr="00C307BC">
        <w:rPr>
          <w:rStyle w:val="CommentReference"/>
          <w:rFonts w:ascii="Times New Roman" w:hAnsi="Times New Roman" w:cs="Times New Roman"/>
          <w:sz w:val="26"/>
          <w:szCs w:val="26"/>
        </w:rPr>
        <w:commentReference w:id="1267"/>
      </w:r>
      <w:r w:rsidR="00A1445E" w:rsidRPr="00C307BC">
        <w:rPr>
          <w:rFonts w:ascii="Times New Roman" w:eastAsia="Times New Roman" w:hAnsi="Times New Roman" w:cs="Times New Roman"/>
          <w:sz w:val="26"/>
          <w:szCs w:val="26"/>
        </w:rPr>
        <w:t xml:space="preserve"> </w:t>
      </w:r>
      <w:r w:rsidR="007D21B1" w:rsidRPr="00C307BC">
        <w:rPr>
          <w:rFonts w:ascii="Times New Roman" w:eastAsia="Times New Roman" w:hAnsi="Times New Roman" w:cs="Times New Roman"/>
          <w:sz w:val="26"/>
          <w:szCs w:val="26"/>
        </w:rPr>
        <w:t>Trong những năm gần đây, việc phát triển hệ thống phần mềm đang dần chuyển sang xu thế hướng dịch vụ (Service-oriented Architecture)</w:t>
      </w:r>
      <w:r w:rsidR="002D2E7C" w:rsidRPr="00C307BC">
        <w:rPr>
          <w:rFonts w:ascii="Times New Roman" w:eastAsia="Times New Roman" w:hAnsi="Times New Roman" w:cs="Times New Roman"/>
          <w:sz w:val="26"/>
          <w:szCs w:val="26"/>
        </w:rPr>
        <w:t xml:space="preserve">. Trong đó, ESB là kiến trúc được ứng dụng mang lại </w:t>
      </w:r>
      <w:r w:rsidR="001D3183" w:rsidRPr="00C307BC">
        <w:rPr>
          <w:rFonts w:ascii="Times New Roman" w:eastAsia="Times New Roman" w:hAnsi="Times New Roman" w:cs="Times New Roman"/>
          <w:sz w:val="26"/>
          <w:szCs w:val="26"/>
        </w:rPr>
        <w:t>nhiều lợi ích cho doanh nghiệp</w:t>
      </w:r>
      <w:r w:rsidR="006269BA" w:rsidRPr="00C307BC">
        <w:rPr>
          <w:rFonts w:ascii="Times New Roman" w:eastAsia="Times New Roman" w:hAnsi="Times New Roman" w:cs="Times New Roman"/>
          <w:sz w:val="26"/>
          <w:szCs w:val="26"/>
        </w:rPr>
        <w:t xml:space="preserve">. </w:t>
      </w:r>
      <w:r w:rsidR="00BF187A" w:rsidRPr="00C307BC">
        <w:rPr>
          <w:rFonts w:ascii="Times New Roman" w:eastAsia="Times New Roman" w:hAnsi="Times New Roman" w:cs="Times New Roman"/>
          <w:sz w:val="26"/>
          <w:szCs w:val="26"/>
        </w:rPr>
        <w:t>Kiến trúc ESB có khả năng kết nối nhiều thành phần trên nhiều nền tảng khác nhau, hỗ trợ việc trao đổi thông tin qua lại trong hệ thống.</w:t>
      </w:r>
      <w:r w:rsidR="00882F68" w:rsidRPr="00C307BC">
        <w:rPr>
          <w:rFonts w:ascii="Times New Roman" w:eastAsia="Times New Roman" w:hAnsi="Times New Roman" w:cs="Times New Roman"/>
          <w:sz w:val="26"/>
          <w:szCs w:val="26"/>
        </w:rPr>
        <w:t xml:space="preserve"> </w:t>
      </w:r>
      <w:r w:rsidR="00A736BB" w:rsidRPr="00C307BC">
        <w:rPr>
          <w:rFonts w:ascii="Times New Roman" w:eastAsia="Times New Roman" w:hAnsi="Times New Roman" w:cs="Times New Roman"/>
          <w:sz w:val="26"/>
          <w:szCs w:val="26"/>
        </w:rPr>
        <w:t>MuleSoft là một trong những công ty cung cấp giải pháp ESB đầu tiên</w:t>
      </w:r>
      <w:r w:rsidR="006831AA" w:rsidRPr="00C307BC">
        <w:rPr>
          <w:rFonts w:ascii="Times New Roman" w:eastAsia="Times New Roman" w:hAnsi="Times New Roman" w:cs="Times New Roman"/>
          <w:sz w:val="26"/>
          <w:szCs w:val="26"/>
        </w:rPr>
        <w:t xml:space="preserve"> với sản phẩm là nền tảng MuleESB</w:t>
      </w:r>
      <w:r w:rsidR="00BE6480" w:rsidRPr="00C307BC">
        <w:rPr>
          <w:rFonts w:ascii="Times New Roman" w:eastAsia="Times New Roman" w:hAnsi="Times New Roman" w:cs="Times New Roman"/>
          <w:sz w:val="26"/>
          <w:szCs w:val="26"/>
        </w:rPr>
        <w:t xml:space="preserve"> được đánh giá rất cao</w:t>
      </w:r>
      <w:r w:rsidR="00A736BB" w:rsidRPr="00C307BC">
        <w:rPr>
          <w:rFonts w:ascii="Times New Roman" w:eastAsia="Times New Roman" w:hAnsi="Times New Roman" w:cs="Times New Roman"/>
          <w:sz w:val="26"/>
          <w:szCs w:val="26"/>
        </w:rPr>
        <w:t xml:space="preserve">. </w:t>
      </w:r>
      <w:r w:rsidR="006269BA" w:rsidRPr="00C307BC">
        <w:rPr>
          <w:rFonts w:ascii="Times New Roman" w:eastAsia="Times New Roman" w:hAnsi="Times New Roman" w:cs="Times New Roman"/>
          <w:sz w:val="26"/>
          <w:szCs w:val="26"/>
        </w:rPr>
        <w:t>Tuy nhiên</w:t>
      </w:r>
      <w:r w:rsidR="00882F68" w:rsidRPr="00C307BC">
        <w:rPr>
          <w:rFonts w:ascii="Times New Roman" w:eastAsia="Times New Roman" w:hAnsi="Times New Roman" w:cs="Times New Roman"/>
          <w:sz w:val="26"/>
          <w:szCs w:val="26"/>
        </w:rPr>
        <w:t xml:space="preserve"> </w:t>
      </w:r>
      <w:r w:rsidR="006269BA" w:rsidRPr="00C307BC">
        <w:rPr>
          <w:rFonts w:ascii="Times New Roman" w:eastAsia="Times New Roman" w:hAnsi="Times New Roman" w:cs="Times New Roman"/>
          <w:sz w:val="26"/>
          <w:szCs w:val="26"/>
        </w:rPr>
        <w:t>vấn đề</w:t>
      </w:r>
      <w:r w:rsidR="005025A9" w:rsidRPr="00C307BC">
        <w:rPr>
          <w:rFonts w:ascii="Times New Roman" w:eastAsia="Times New Roman" w:hAnsi="Times New Roman" w:cs="Times New Roman"/>
          <w:sz w:val="26"/>
          <w:szCs w:val="26"/>
        </w:rPr>
        <w:t xml:space="preserve"> mới</w:t>
      </w:r>
      <w:r w:rsidR="006269BA" w:rsidRPr="00C307BC">
        <w:rPr>
          <w:rFonts w:ascii="Times New Roman" w:eastAsia="Times New Roman" w:hAnsi="Times New Roman" w:cs="Times New Roman"/>
          <w:sz w:val="26"/>
          <w:szCs w:val="26"/>
        </w:rPr>
        <w:t xml:space="preserve"> đ</w:t>
      </w:r>
      <w:r w:rsidR="00C25B84" w:rsidRPr="00C307BC">
        <w:rPr>
          <w:rFonts w:ascii="Times New Roman" w:eastAsia="Times New Roman" w:hAnsi="Times New Roman" w:cs="Times New Roman"/>
          <w:sz w:val="26"/>
          <w:szCs w:val="26"/>
        </w:rPr>
        <w:t>ặt</w:t>
      </w:r>
      <w:r w:rsidR="006269BA" w:rsidRPr="00C307BC">
        <w:rPr>
          <w:rFonts w:ascii="Times New Roman" w:eastAsia="Times New Roman" w:hAnsi="Times New Roman" w:cs="Times New Roman"/>
          <w:sz w:val="26"/>
          <w:szCs w:val="26"/>
        </w:rPr>
        <w:t xml:space="preserve"> ra là </w:t>
      </w:r>
      <w:r w:rsidR="00882F68" w:rsidRPr="00C307BC">
        <w:rPr>
          <w:rFonts w:ascii="Times New Roman" w:eastAsia="Times New Roman" w:hAnsi="Times New Roman" w:cs="Times New Roman"/>
          <w:sz w:val="26"/>
          <w:szCs w:val="26"/>
        </w:rPr>
        <w:t xml:space="preserve">cần </w:t>
      </w:r>
      <w:r w:rsidR="005025A9" w:rsidRPr="00C307BC">
        <w:rPr>
          <w:rFonts w:ascii="Times New Roman" w:eastAsia="Times New Roman" w:hAnsi="Times New Roman" w:cs="Times New Roman"/>
          <w:sz w:val="26"/>
          <w:szCs w:val="26"/>
        </w:rPr>
        <w:t xml:space="preserve">đảm bảo được </w:t>
      </w:r>
      <w:r w:rsidR="006269BA" w:rsidRPr="00C307BC">
        <w:rPr>
          <w:rFonts w:ascii="Times New Roman" w:eastAsia="Times New Roman" w:hAnsi="Times New Roman" w:cs="Times New Roman"/>
          <w:sz w:val="26"/>
          <w:szCs w:val="26"/>
        </w:rPr>
        <w:t>khả năng kiểm soát lỗi tốt</w:t>
      </w:r>
      <w:r w:rsidR="00931D05" w:rsidRPr="00C307BC">
        <w:rPr>
          <w:rFonts w:ascii="Times New Roman" w:eastAsia="Times New Roman" w:hAnsi="Times New Roman" w:cs="Times New Roman"/>
          <w:sz w:val="26"/>
          <w:szCs w:val="26"/>
        </w:rPr>
        <w:t xml:space="preserve"> </w:t>
      </w:r>
      <w:r w:rsidR="005025A9" w:rsidRPr="00C307BC">
        <w:rPr>
          <w:rFonts w:ascii="Times New Roman" w:eastAsia="Times New Roman" w:hAnsi="Times New Roman" w:cs="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ascii="Times New Roman" w:eastAsia="Times New Roman" w:hAnsi="Times New Roman" w:cs="Times New Roman"/>
          <w:sz w:val="26"/>
          <w:szCs w:val="26"/>
        </w:rPr>
        <w:t xml:space="preserve">ác </w:t>
      </w:r>
      <w:r w:rsidR="005025A9" w:rsidRPr="00C307BC">
        <w:rPr>
          <w:rFonts w:ascii="Times New Roman" w:eastAsia="Times New Roman" w:hAnsi="Times New Roman" w:cs="Times New Roman"/>
          <w:sz w:val="26"/>
          <w:szCs w:val="26"/>
        </w:rPr>
        <w:t>quy trình</w:t>
      </w:r>
      <w:r w:rsidR="00B41BE9" w:rsidRPr="00C307BC">
        <w:rPr>
          <w:rFonts w:ascii="Times New Roman" w:eastAsia="Times New Roman" w:hAnsi="Times New Roman" w:cs="Times New Roman"/>
          <w:sz w:val="26"/>
          <w:szCs w:val="26"/>
        </w:rPr>
        <w:t xml:space="preserve"> tích hợp, chuyển giao và triển khai </w:t>
      </w:r>
      <w:r w:rsidR="005025A9" w:rsidRPr="00C307BC">
        <w:rPr>
          <w:rFonts w:ascii="Times New Roman" w:eastAsia="Times New Roman" w:hAnsi="Times New Roman" w:cs="Times New Roman"/>
          <w:sz w:val="26"/>
          <w:szCs w:val="26"/>
        </w:rPr>
        <w:t>liên tục cũng cần được áp dụng để hỗ trợ quy trình kiểm thử.</w:t>
      </w:r>
    </w:p>
    <w:p w14:paraId="003AC5AD" w14:textId="58F32842" w:rsidR="00C34A85" w:rsidRPr="00C307BC" w:rsidRDefault="00E962D3" w:rsidP="00E875E9">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rsidP="00AD6199">
      <w:pPr>
        <w:pStyle w:val="Heading2"/>
        <w:numPr>
          <w:ilvl w:val="1"/>
          <w:numId w:val="12"/>
        </w:numPr>
        <w:spacing w:before="240"/>
        <w:ind w:left="567" w:hanging="567"/>
        <w:rPr>
          <w:rFonts w:ascii="Times New Roman" w:hAnsi="Times New Roman" w:cs="Times New Roman"/>
          <w:b/>
          <w:sz w:val="26"/>
          <w:szCs w:val="26"/>
        </w:rPr>
        <w:pPrChange w:id="1268" w:author="Nguyen Toan" w:date="2018-05-18T20:23:00Z">
          <w:pPr>
            <w:pStyle w:val="ListParagraph"/>
            <w:numPr>
              <w:ilvl w:val="2"/>
              <w:numId w:val="12"/>
            </w:numPr>
            <w:spacing w:before="240" w:after="120" w:line="288" w:lineRule="auto"/>
            <w:ind w:left="505" w:hanging="505"/>
            <w:contextualSpacing w:val="0"/>
            <w:jc w:val="both"/>
            <w:outlineLvl w:val="1"/>
          </w:pPr>
        </w:pPrChange>
      </w:pPr>
      <w:bookmarkStart w:id="1269" w:name="_Toc514444160"/>
      <w:r w:rsidRPr="00C307BC">
        <w:rPr>
          <w:rFonts w:ascii="Times New Roman" w:hAnsi="Times New Roman" w:cs="Times New Roman"/>
          <w:b/>
          <w:sz w:val="26"/>
          <w:szCs w:val="26"/>
        </w:rPr>
        <w:t>Kiến trúc hệ thống</w:t>
      </w:r>
      <w:bookmarkEnd w:id="1269"/>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1270" w:name="_Ref513322472"/>
      <w:bookmarkStart w:id="1271" w:name="_Toc514444161"/>
      <w:r w:rsidRPr="00C307BC">
        <w:rPr>
          <w:rFonts w:ascii="Times New Roman" w:hAnsi="Times New Roman" w:cs="Times New Roman"/>
          <w:b/>
          <w:sz w:val="26"/>
          <w:szCs w:val="26"/>
        </w:rPr>
        <w:t>Kiến trúc hướng dịch vụ</w:t>
      </w:r>
      <w:bookmarkEnd w:id="1270"/>
      <w:bookmarkEnd w:id="1271"/>
    </w:p>
    <w:p w14:paraId="5D289499" w14:textId="0AB84E40" w:rsidR="00CB1830" w:rsidRPr="00C307BC" w:rsidRDefault="00AE1B3D" w:rsidP="00CB1830">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Kiến trúc hướng dịch vụ </w:t>
      </w:r>
      <w:ins w:id="1272" w:author="Nguyen Toan" w:date="2018-05-18T20:11:00Z">
        <w:r w:rsidR="00E52B92">
          <w:rPr>
            <w:rFonts w:ascii="Times New Roman" w:eastAsia="Times New Roman" w:hAnsi="Times New Roman" w:cs="Times New Roman"/>
            <w:sz w:val="26"/>
            <w:szCs w:val="26"/>
          </w:rPr>
          <w:t>(</w:t>
        </w:r>
      </w:ins>
      <w:del w:id="1273" w:author="Nguyen Toan" w:date="2018-05-18T20:11:00Z">
        <w:r w:rsidRPr="00C307BC" w:rsidDel="00E52B92">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Service Oriented Architecture </w:t>
      </w:r>
      <w:del w:id="1274" w:author="Nguyen Toan" w:date="2018-05-18T20:11:00Z">
        <w:r w:rsidRPr="00C307BC" w:rsidDel="00E52B92">
          <w:rPr>
            <w:rFonts w:ascii="Times New Roman" w:eastAsia="Times New Roman" w:hAnsi="Times New Roman" w:cs="Times New Roman"/>
            <w:sz w:val="26"/>
            <w:szCs w:val="26"/>
          </w:rPr>
          <w:delText>(</w:delText>
        </w:r>
      </w:del>
      <w:ins w:id="1275" w:author="Nguyen Toan" w:date="2018-05-18T20:11:00Z">
        <w:r w:rsidR="00E52B92">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SOA)</w:t>
      </w:r>
      <w:r w:rsidR="00063812" w:rsidRPr="00C307B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835465096"/>
          <w:citation/>
        </w:sdtPr>
        <w:sdtEndPr/>
        <w:sdtContent>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B2 \l 1033 </w:instrText>
          </w:r>
          <w:r w:rsidR="00B30641" w:rsidRPr="00C307BC">
            <w:rPr>
              <w:rFonts w:ascii="Times New Roman" w:eastAsia="Times New Roman" w:hAnsi="Times New Roman" w:cs="Times New Roman"/>
              <w:sz w:val="26"/>
              <w:szCs w:val="26"/>
            </w:rPr>
            <w:fldChar w:fldCharType="separate"/>
          </w:r>
          <w:r w:rsidR="003137DA" w:rsidRPr="003137DA">
            <w:rPr>
              <w:rFonts w:ascii="Times New Roman" w:eastAsia="Times New Roman" w:hAnsi="Times New Roman" w:cs="Times New Roman"/>
              <w:noProof/>
              <w:sz w:val="26"/>
              <w:szCs w:val="26"/>
              <w:lang w:val="en-US"/>
            </w:rPr>
            <w:t>[1]</w:t>
          </w:r>
          <w:r w:rsidR="00B30641" w:rsidRPr="00C307BC">
            <w:rPr>
              <w:rFonts w:ascii="Times New Roman" w:eastAsia="Times New Roman" w:hAnsi="Times New Roman" w:cs="Times New Roman"/>
              <w:sz w:val="26"/>
              <w:szCs w:val="26"/>
            </w:rPr>
            <w:fldChar w:fldCharType="end"/>
          </w:r>
        </w:sdtContent>
      </w:sdt>
      <w:r w:rsidR="00B30641" w:rsidRPr="00C307B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1968491701"/>
          <w:citation/>
        </w:sdtPr>
        <w:sdtEndPr/>
        <w:sdtContent>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B11 \l 1033 </w:instrText>
          </w:r>
          <w:r w:rsidR="00B30641" w:rsidRPr="00C307BC">
            <w:rPr>
              <w:rFonts w:ascii="Times New Roman" w:eastAsia="Times New Roman" w:hAnsi="Times New Roman" w:cs="Times New Roman"/>
              <w:sz w:val="26"/>
              <w:szCs w:val="26"/>
            </w:rPr>
            <w:fldChar w:fldCharType="separate"/>
          </w:r>
          <w:r w:rsidR="003137DA" w:rsidRPr="003137DA">
            <w:rPr>
              <w:rFonts w:ascii="Times New Roman" w:eastAsia="Times New Roman" w:hAnsi="Times New Roman" w:cs="Times New Roman"/>
              <w:noProof/>
              <w:sz w:val="26"/>
              <w:szCs w:val="26"/>
              <w:lang w:val="en-US"/>
            </w:rPr>
            <w:t>[2]</w:t>
          </w:r>
          <w:r w:rsidR="00B30641" w:rsidRPr="00C307BC">
            <w:rPr>
              <w:rFonts w:ascii="Times New Roman" w:eastAsia="Times New Roman" w:hAnsi="Times New Roman" w:cs="Times New Roman"/>
              <w:sz w:val="26"/>
              <w:szCs w:val="26"/>
            </w:rPr>
            <w:fldChar w:fldCharType="end"/>
          </w:r>
        </w:sdtContent>
      </w:sdt>
      <w:r w:rsidR="00B64012" w:rsidRPr="00C307BC">
        <w:rPr>
          <w:rFonts w:ascii="Times New Roman" w:eastAsia="Times New Roman" w:hAnsi="Times New Roman" w:cs="Times New Roman"/>
          <w:sz w:val="26"/>
          <w:szCs w:val="26"/>
        </w:rPr>
        <w:t xml:space="preserve"> </w:t>
      </w:r>
      <w:r w:rsidR="001C4610" w:rsidRPr="00C307BC">
        <w:rPr>
          <w:rStyle w:val="CommentReference"/>
          <w:rFonts w:ascii="Times New Roman" w:hAnsi="Times New Roman" w:cs="Times New Roman"/>
          <w:sz w:val="26"/>
          <w:szCs w:val="26"/>
        </w:rPr>
        <w:commentReference w:id="1276"/>
      </w:r>
      <w:r w:rsidRPr="00C307BC">
        <w:rPr>
          <w:rFonts w:ascii="Times New Roman" w:eastAsia="Times New Roman" w:hAnsi="Times New Roman" w:cs="Times New Roman"/>
          <w:sz w:val="26"/>
          <w:szCs w:val="26"/>
        </w:rPr>
        <w:t xml:space="preserve">là một chiến lược xây dựng kiến trúc phần mềm. </w:t>
      </w:r>
      <w:r w:rsidR="00163DD1" w:rsidRPr="00C307BC">
        <w:rPr>
          <w:rFonts w:ascii="Times New Roman" w:eastAsia="Times New Roman" w:hAnsi="Times New Roman" w:cs="Times New Roman"/>
          <w:sz w:val="26"/>
          <w:szCs w:val="26"/>
        </w:rPr>
        <w:t>Đây</w:t>
      </w:r>
      <w:r w:rsidRPr="00C307BC">
        <w:rPr>
          <w:rFonts w:ascii="Times New Roman" w:eastAsia="Times New Roman" w:hAnsi="Times New Roman" w:cs="Times New Roman"/>
          <w:sz w:val="26"/>
          <w:szCs w:val="26"/>
        </w:rPr>
        <w:t xml:space="preserve"> là quá trình tích hợp các thành phần độc lập kết nối với nhau một cách linh động thông qua các giao thức được định ngh</w:t>
      </w:r>
      <w:r w:rsidR="00B7047D" w:rsidRPr="00C307BC">
        <w:rPr>
          <w:rFonts w:ascii="Times New Roman" w:eastAsia="Times New Roman" w:hAnsi="Times New Roman" w:cs="Times New Roman"/>
          <w:sz w:val="26"/>
          <w:szCs w:val="26"/>
        </w:rPr>
        <w:t>ĩa sẵn, và tính tái sử dụng cao</w:t>
      </w:r>
      <w:r w:rsidRPr="00C307BC">
        <w:rPr>
          <w:rFonts w:ascii="Times New Roman" w:eastAsia="Times New Roman" w:hAnsi="Times New Roman" w:cs="Times New Roman"/>
          <w:sz w:val="26"/>
          <w:szCs w:val="26"/>
        </w:rPr>
        <w:t>.</w:t>
      </w:r>
      <w:r w:rsidR="008234F4" w:rsidRPr="00C307BC">
        <w:rPr>
          <w:rFonts w:ascii="Times New Roman" w:eastAsia="Times New Roman" w:hAnsi="Times New Roman" w:cs="Times New Roman"/>
          <w:sz w:val="26"/>
          <w:szCs w:val="26"/>
        </w:rPr>
        <w:t xml:space="preserve"> </w:t>
      </w:r>
      <w:r w:rsidR="00CB1830" w:rsidRPr="00C307BC">
        <w:rPr>
          <w:rFonts w:ascii="Times New Roman" w:eastAsia="Times New Roman" w:hAnsi="Times New Roman" w:cs="Times New Roman"/>
          <w:sz w:val="26"/>
          <w:szCs w:val="26"/>
        </w:rPr>
        <w:t xml:space="preserve"> </w:t>
      </w:r>
    </w:p>
    <w:p w14:paraId="5D2C0B33" w14:textId="77777777" w:rsidR="00353C35" w:rsidRPr="00C307BC" w:rsidRDefault="00EA4EFB" w:rsidP="00A26DDC">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Khái niệm dịch vụ trong hệ thống SOA được hiểu là một chức năng được xác định rõ ràng, khép kín và không phụ thuộc vào ngữ cảnh hoặc trạng thái của các dịch vụ khác.</w:t>
      </w:r>
    </w:p>
    <w:p w14:paraId="20A4D496" w14:textId="5C6EF1CE" w:rsidR="00A26DDC" w:rsidRPr="00C307BC" w:rsidRDefault="00A26DDC" w:rsidP="00A26DDC">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Một kiến trúc hướng dịch vụ được dựa trên 4 khái niệm trừu tượng chính: ứng dụng đầu cuối, dịch vụ, kho dịch vụ và trục tích hợp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_Ref513498103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277" w:author="Nguyen Toan" w:date="2018-05-18T21:03:00Z">
        <w:r w:rsidR="0019161E" w:rsidRPr="0019161E">
          <w:rPr>
            <w:rFonts w:ascii="Times New Roman" w:hAnsi="Times New Roman" w:cs="Times New Roman"/>
            <w:color w:val="auto"/>
            <w:sz w:val="26"/>
            <w:szCs w:val="26"/>
            <w:rPrChange w:id="1278" w:author="Nguyen Toan" w:date="2018-05-18T21:03:00Z">
              <w:rPr>
                <w:rFonts w:ascii="Times New Roman" w:hAnsi="Times New Roman" w:cs="Times New Roman"/>
                <w:i/>
                <w:iCs/>
                <w:color w:val="auto"/>
                <w:sz w:val="26"/>
                <w:szCs w:val="26"/>
              </w:rPr>
            </w:rPrChange>
          </w:rPr>
          <w:t xml:space="preserve">Hình </w:t>
        </w:r>
        <w:r w:rsidR="0019161E">
          <w:rPr>
            <w:rFonts w:ascii="Times New Roman" w:hAnsi="Times New Roman" w:cs="Times New Roman"/>
            <w:i/>
            <w:noProof/>
            <w:color w:val="auto"/>
            <w:sz w:val="26"/>
            <w:szCs w:val="26"/>
          </w:rPr>
          <w:t>1</w:t>
        </w:r>
        <w:r w:rsidR="0019161E" w:rsidRPr="0019161E">
          <w:rPr>
            <w:rFonts w:ascii="Times New Roman" w:hAnsi="Times New Roman" w:cs="Times New Roman"/>
            <w:i/>
            <w:noProof/>
            <w:color w:val="auto"/>
            <w:sz w:val="26"/>
            <w:szCs w:val="26"/>
            <w:rPrChange w:id="1279"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w:t>
        </w:r>
      </w:ins>
      <w:del w:id="1280"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_Ref512089215 \h  \* MERGEFORMAT </w:instrText>
      </w:r>
      <w:r w:rsidR="0019161E">
        <w:rPr>
          <w:rFonts w:ascii="Times New Roman" w:eastAsia="Times New Roman" w:hAnsi="Times New Roman" w:cs="Times New Roman"/>
          <w:sz w:val="26"/>
          <w:szCs w:val="26"/>
        </w:rPr>
        <w:fldChar w:fldCharType="separate"/>
      </w:r>
      <w:ins w:id="1281" w:author="Nguyen Toan" w:date="2018-05-18T21:03:00Z">
        <w:r w:rsidR="0019161E">
          <w:rPr>
            <w:rFonts w:ascii="Times New Roman" w:eastAsia="Times New Roman" w:hAnsi="Times New Roman" w:cs="Times New Roman"/>
            <w:b/>
            <w:bCs/>
            <w:sz w:val="26"/>
            <w:szCs w:val="26"/>
            <w:lang w:val="en-US"/>
          </w:rPr>
          <w:t>Error! Reference source not found.</w:t>
        </w:r>
      </w:ins>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Mặc dù giao diện người dùng ứng dụng gọi đến các quy trình nghiệp vụ, các dịch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lưu trữ dịch vụ lưu trữ các hợp đồng dịch vụ của </w:t>
      </w:r>
      <w:r w:rsidRPr="00C307BC">
        <w:rPr>
          <w:rFonts w:ascii="Times New Roman" w:eastAsia="Times New Roman" w:hAnsi="Times New Roman" w:cs="Times New Roman"/>
          <w:sz w:val="26"/>
          <w:szCs w:val="26"/>
        </w:rPr>
        <w:lastRenderedPageBreak/>
        <w:t xml:space="preserve">các dịch vụ riêng lẻ của một kiến trúc SOA và trục tích hợp dịch vụ kết nối các giao diện và dịch vụ đầu cuối </w:t>
      </w:r>
      <w:sdt>
        <w:sdtPr>
          <w:rPr>
            <w:rFonts w:ascii="Times New Roman" w:eastAsia="Times New Roman" w:hAnsi="Times New Roman" w:cs="Times New Roman"/>
            <w:sz w:val="26"/>
            <w:szCs w:val="26"/>
          </w:rPr>
          <w:id w:val="949979961"/>
          <w:citation/>
        </w:sdtPr>
        <w:sdtEndPr/>
        <w:sdtContent>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lang w:val="en-US"/>
            </w:rPr>
            <w:instrText xml:space="preserve"> CITATION Dir05 \l 1033 </w:instrText>
          </w:r>
          <w:r w:rsidRPr="00C307BC">
            <w:rPr>
              <w:rFonts w:ascii="Times New Roman" w:eastAsia="Times New Roman" w:hAnsi="Times New Roman" w:cs="Times New Roman"/>
              <w:sz w:val="26"/>
              <w:szCs w:val="26"/>
            </w:rPr>
            <w:fldChar w:fldCharType="separate"/>
          </w:r>
          <w:r w:rsidR="003137DA" w:rsidRPr="003137DA">
            <w:rPr>
              <w:rFonts w:ascii="Times New Roman" w:eastAsia="Times New Roman" w:hAnsi="Times New Roman" w:cs="Times New Roman"/>
              <w:noProof/>
              <w:sz w:val="26"/>
              <w:szCs w:val="26"/>
              <w:lang w:val="en-US"/>
            </w:rPr>
            <w:t>[3]</w:t>
          </w:r>
          <w:r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w:t>
      </w:r>
    </w:p>
    <w:p w14:paraId="4620AB3B" w14:textId="52D5DCFB" w:rsidR="00EA4EFB" w:rsidRPr="00C307BC" w:rsidRDefault="00EA4EFB" w:rsidP="00966627">
      <w:pPr>
        <w:spacing w:after="120"/>
        <w:ind w:firstLine="567"/>
        <w:jc w:val="both"/>
        <w:rPr>
          <w:rFonts w:ascii="Times New Roman" w:eastAsia="Times New Roman" w:hAnsi="Times New Roman" w:cs="Times New Roman"/>
          <w:sz w:val="26"/>
          <w:szCs w:val="26"/>
        </w:rPr>
      </w:pPr>
    </w:p>
    <w:p w14:paraId="589A7164" w14:textId="77777777" w:rsidR="00BE0028" w:rsidRPr="00C307BC" w:rsidRDefault="00BE0028" w:rsidP="00071A6D">
      <w:pPr>
        <w:keepNext/>
        <w:spacing w:after="120"/>
        <w:ind w:firstLine="567"/>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44A8A2EF" wp14:editId="147F8D6F">
            <wp:extent cx="4050803" cy="3490623"/>
            <wp:effectExtent l="0" t="0" r="6985"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p>
    <w:p w14:paraId="360AA2C2" w14:textId="765F3228" w:rsidR="00BE0028" w:rsidRPr="00071A6D" w:rsidRDefault="00BE0028" w:rsidP="00071A6D">
      <w:pPr>
        <w:pStyle w:val="Caption"/>
        <w:jc w:val="center"/>
        <w:rPr>
          <w:rFonts w:ascii="Times New Roman" w:eastAsia="Times New Roman" w:hAnsi="Times New Roman" w:cs="Times New Roman"/>
          <w:color w:val="auto"/>
          <w:sz w:val="26"/>
          <w:szCs w:val="26"/>
        </w:rPr>
      </w:pPr>
      <w:bookmarkStart w:id="1282" w:name="_Ref513498103"/>
      <w:bookmarkStart w:id="1283" w:name="_Toc514157739"/>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bookmarkEnd w:id="1282"/>
      <w:r w:rsidRPr="00071A6D">
        <w:rPr>
          <w:rFonts w:ascii="Times New Roman" w:hAnsi="Times New Roman" w:cs="Times New Roman"/>
          <w:i w:val="0"/>
          <w:color w:val="auto"/>
          <w:sz w:val="26"/>
          <w:szCs w:val="26"/>
        </w:rPr>
        <w:t>: Các công nghệ trong hệ thống SOA</w:t>
      </w:r>
      <w:bookmarkEnd w:id="1283"/>
    </w:p>
    <w:p w14:paraId="2BAE4EEA" w14:textId="64CB57CC" w:rsidR="00870051" w:rsidRPr="00C307BC" w:rsidRDefault="0087005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rPr>
          <w:rFonts w:ascii="Times New Roman" w:eastAsia="Times New Roman" w:hAnsi="Times New Roman" w:cs="Times New Roman"/>
          <w:sz w:val="26"/>
          <w:szCs w:val="26"/>
        </w:rPr>
        <w:t xml:space="preserve"> chạy tự động</w:t>
      </w:r>
      <w:r w:rsidRPr="00C307BC">
        <w:rPr>
          <w:rFonts w:ascii="Times New Roman" w:eastAsia="Times New Roman" w:hAnsi="Times New Roman" w:cs="Times New Roman"/>
          <w:sz w:val="26"/>
          <w:szCs w:val="26"/>
        </w:rPr>
        <w:t xml:space="preserve"> có thể gọi đến một chức năng nào đó trong hệ thống hoặc là kết quả của một sự kiện cũng được coi là ứng dụng dầu cuối.</w:t>
      </w:r>
    </w:p>
    <w:p w14:paraId="1EE9F828" w14:textId="3821CD20" w:rsidR="001A242C" w:rsidRPr="00C307BC" w:rsidRDefault="0087005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rPr>
          <w:rFonts w:ascii="Times New Roman" w:eastAsia="Times New Roman" w:hAnsi="Times New Roman" w:cs="Times New Roman"/>
          <w:sz w:val="26"/>
          <w:szCs w:val="26"/>
        </w:rPr>
        <w:t xml:space="preserve">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rPr>
          <w:rFonts w:ascii="Times New Roman" w:eastAsia="Times New Roman" w:hAnsi="Times New Roman" w:cs="Times New Roman"/>
          <w:sz w:val="26"/>
          <w:szCs w:val="26"/>
        </w:rPr>
        <w:t xml:space="preserve">Kiến trúc SOA có những ưu điểm như: tính tái sử dụng, tính </w:t>
      </w:r>
      <w:r w:rsidR="001A242C" w:rsidRPr="00C307BC">
        <w:rPr>
          <w:rFonts w:ascii="Times New Roman" w:eastAsia="Times New Roman" w:hAnsi="Times New Roman" w:cs="Times New Roman"/>
          <w:sz w:val="26"/>
          <w:szCs w:val="26"/>
        </w:rPr>
        <w:lastRenderedPageBreak/>
        <w:t>linh hoạt, các thành phần trong kiến trúc liên kết không chặ</w:t>
      </w:r>
      <w:r w:rsidR="00C22355" w:rsidRPr="00C307BC">
        <w:rPr>
          <w:rFonts w:ascii="Times New Roman" w:eastAsia="Times New Roman" w:hAnsi="Times New Roman" w:cs="Times New Roman"/>
          <w:sz w:val="26"/>
          <w:szCs w:val="26"/>
        </w:rPr>
        <w:t xml:space="preserve">t, ít có sự ràng buộc với nhau. Các dịch vụ trong kiến trúc SOA có </w:t>
      </w:r>
      <w:r w:rsidR="001A242C" w:rsidRPr="00C307BC">
        <w:rPr>
          <w:rFonts w:ascii="Times New Roman" w:eastAsia="Times New Roman" w:hAnsi="Times New Roman" w:cs="Times New Roman"/>
          <w:sz w:val="26"/>
          <w:szCs w:val="26"/>
        </w:rPr>
        <w:t>tính tự trị</w:t>
      </w:r>
      <w:r w:rsidR="00C22355" w:rsidRPr="00C307BC">
        <w:rPr>
          <w:rFonts w:ascii="Times New Roman" w:eastAsia="Times New Roman" w:hAnsi="Times New Roman" w:cs="Times New Roman"/>
          <w:sz w:val="26"/>
          <w:szCs w:val="26"/>
        </w:rPr>
        <w:t>, có quyền kiểm sóa dựa vào logic bên trong của dịch vụ đó. SOA cung cấp</w:t>
      </w:r>
      <w:r w:rsidR="001A242C" w:rsidRPr="00C307BC">
        <w:rPr>
          <w:rFonts w:ascii="Times New Roman" w:eastAsia="Times New Roman" w:hAnsi="Times New Roman" w:cs="Times New Roman"/>
          <w:sz w:val="26"/>
          <w:szCs w:val="26"/>
        </w:rPr>
        <w:t xml:space="preserve"> khả năng </w:t>
      </w:r>
      <w:r w:rsidR="00A654A4" w:rsidRPr="00C307BC">
        <w:rPr>
          <w:rFonts w:ascii="Times New Roman" w:eastAsia="Times New Roman" w:hAnsi="Times New Roman" w:cs="Times New Roman"/>
          <w:sz w:val="26"/>
          <w:szCs w:val="26"/>
        </w:rPr>
        <w:t>tương thích giữa nhiều nền tảng ngôn ngữ</w:t>
      </w:r>
      <w:r w:rsidR="001A242C" w:rsidRPr="00C307BC">
        <w:rPr>
          <w:rFonts w:ascii="Times New Roman" w:eastAsia="Times New Roman" w:hAnsi="Times New Roman" w:cs="Times New Roman"/>
          <w:sz w:val="26"/>
          <w:szCs w:val="26"/>
        </w:rPr>
        <w:t>, tính đóng gói, các thành phần hoạt động phi trạng thái và người dùng có thể tìm kiếm, sử dụng dịch vụ theo nhu cầu.</w:t>
      </w:r>
    </w:p>
    <w:p w14:paraId="089572A2" w14:textId="43A04FE4" w:rsidR="000F3B74" w:rsidRPr="00C307BC" w:rsidRDefault="000F3B74" w:rsidP="00071A6D">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Một trục tích hợp (Service bus) kết nối các thành phần tham gia của hệ thống SOA với nhau bao gồm dịch vụ và các ứng đụng dầu cuối. Khái niệm trục tích hợp </w:t>
      </w:r>
      <w:r w:rsidR="00225666" w:rsidRPr="00C307BC">
        <w:rPr>
          <w:rFonts w:ascii="Times New Roman" w:eastAsia="Times New Roman" w:hAnsi="Times New Roman" w:cs="Times New Roman"/>
          <w:sz w:val="26"/>
          <w:szCs w:val="26"/>
        </w:rPr>
        <w:t xml:space="preserve">sẽ được trình bày cụ thể trong phần </w:t>
      </w:r>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_Ref513322491 \r \h </w:instrText>
      </w:r>
      <w:r w:rsidR="00C307BC" w:rsidRPr="00C307BC">
        <w:rPr>
          <w:rFonts w:ascii="Times New Roman" w:eastAsia="Times New Roman" w:hAnsi="Times New Roman" w:cs="Times New Roman"/>
          <w:sz w:val="26"/>
          <w:szCs w:val="26"/>
        </w:rPr>
        <w:instrText xml:space="preserve"> \* MERGEFORMAT </w:instrText>
      </w:r>
      <w:r w:rsidR="00676236" w:rsidRPr="00C307BC">
        <w:rPr>
          <w:rFonts w:ascii="Times New Roman" w:eastAsia="Times New Roman" w:hAnsi="Times New Roman" w:cs="Times New Roman"/>
          <w:sz w:val="26"/>
          <w:szCs w:val="26"/>
        </w:rPr>
      </w:r>
      <w:r w:rsidR="00676236" w:rsidRPr="00C307BC">
        <w:rPr>
          <w:rFonts w:ascii="Times New Roman" w:eastAsia="Times New Roman" w:hAnsi="Times New Roman" w:cs="Times New Roman"/>
          <w:sz w:val="26"/>
          <w:szCs w:val="26"/>
        </w:rPr>
        <w:fldChar w:fldCharType="separate"/>
      </w:r>
      <w:r w:rsidR="0019161E">
        <w:rPr>
          <w:rFonts w:ascii="Times New Roman" w:eastAsia="Times New Roman" w:hAnsi="Times New Roman" w:cs="Times New Roman"/>
          <w:sz w:val="26"/>
          <w:szCs w:val="26"/>
        </w:rPr>
        <w:t>1.1.2</w:t>
      </w:r>
      <w:r w:rsidR="00676236" w:rsidRPr="00C307BC">
        <w:rPr>
          <w:rFonts w:ascii="Times New Roman" w:eastAsia="Times New Roman" w:hAnsi="Times New Roman" w:cs="Times New Roman"/>
          <w:sz w:val="26"/>
          <w:szCs w:val="26"/>
        </w:rPr>
        <w:fldChar w:fldCharType="end"/>
      </w:r>
      <w:r w:rsidR="00607CCA" w:rsidRPr="00C307BC">
        <w:rPr>
          <w:rFonts w:ascii="Times New Roman" w:eastAsia="Times New Roman" w:hAnsi="Times New Roman" w:cs="Times New Roman"/>
          <w:sz w:val="26"/>
          <w:szCs w:val="26"/>
        </w:rPr>
        <w:t>.</w:t>
      </w:r>
      <w:r w:rsidR="00676236" w:rsidRPr="00C307BC">
        <w:rPr>
          <w:rFonts w:ascii="Times New Roman" w:eastAsia="Times New Roman" w:hAnsi="Times New Roman" w:cs="Times New Roman"/>
          <w:sz w:val="26"/>
          <w:szCs w:val="26"/>
        </w:rPr>
        <w:t xml:space="preserve"> </w:t>
      </w:r>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_Ref513322480 \h </w:instrText>
      </w:r>
      <w:r w:rsidR="00676236" w:rsidRPr="00071A6D">
        <w:rPr>
          <w:rFonts w:ascii="Times New Roman" w:eastAsia="Times New Roman" w:hAnsi="Times New Roman" w:cs="Times New Roman"/>
          <w:sz w:val="26"/>
          <w:szCs w:val="26"/>
        </w:rPr>
        <w:instrText xml:space="preserve"> \* MERGEFORMAT </w:instrText>
      </w:r>
      <w:r w:rsidR="00676236" w:rsidRPr="00C307BC">
        <w:rPr>
          <w:rFonts w:ascii="Times New Roman" w:eastAsia="Times New Roman" w:hAnsi="Times New Roman" w:cs="Times New Roman"/>
          <w:sz w:val="26"/>
          <w:szCs w:val="26"/>
        </w:rPr>
      </w:r>
      <w:r w:rsidR="00676236" w:rsidRPr="00C307BC">
        <w:rPr>
          <w:rFonts w:ascii="Times New Roman" w:eastAsia="Times New Roman" w:hAnsi="Times New Roman" w:cs="Times New Roman"/>
          <w:sz w:val="26"/>
          <w:szCs w:val="26"/>
        </w:rPr>
        <w:fldChar w:fldCharType="separate"/>
      </w:r>
      <w:ins w:id="1284" w:author="Nguyen Toan" w:date="2018-05-18T21:03:00Z">
        <w:r w:rsidR="0019161E" w:rsidRPr="0019161E">
          <w:rPr>
            <w:rFonts w:ascii="Times New Roman" w:hAnsi="Times New Roman" w:cs="Times New Roman"/>
            <w:sz w:val="26"/>
            <w:szCs w:val="26"/>
            <w:rPrChange w:id="1285" w:author="Nguyen Toan" w:date="2018-05-18T21:03:00Z">
              <w:rPr>
                <w:rFonts w:ascii="Times New Roman" w:hAnsi="Times New Roman" w:cs="Times New Roman"/>
                <w:b/>
                <w:sz w:val="26"/>
                <w:szCs w:val="26"/>
              </w:rPr>
            </w:rPrChange>
          </w:rPr>
          <w:t>Công</w:t>
        </w:r>
        <w:r w:rsidR="0019161E" w:rsidRPr="0019161E">
          <w:rPr>
            <w:rFonts w:ascii="Times New Roman" w:eastAsia="Times New Roman" w:hAnsi="Times New Roman" w:cs="Times New Roman"/>
            <w:color w:val="auto"/>
            <w:sz w:val="26"/>
            <w:szCs w:val="26"/>
            <w:rPrChange w:id="1286" w:author="Nguyen Toan" w:date="2018-05-18T21:03:00Z">
              <w:rPr>
                <w:rFonts w:ascii="Times New Roman" w:eastAsia="Times New Roman" w:hAnsi="Times New Roman" w:cs="Times New Roman"/>
                <w:b/>
                <w:color w:val="auto"/>
                <w:sz w:val="26"/>
                <w:szCs w:val="26"/>
              </w:rPr>
            </w:rPrChange>
          </w:rPr>
          <w:t xml:space="preserve"> nghệ </w:t>
        </w:r>
        <w:r w:rsidR="0019161E" w:rsidRPr="0019161E">
          <w:rPr>
            <w:rFonts w:ascii="Times New Roman" w:hAnsi="Times New Roman" w:cs="Times New Roman"/>
            <w:sz w:val="26"/>
            <w:szCs w:val="26"/>
            <w:rPrChange w:id="1287" w:author="Nguyen Toan" w:date="2018-05-18T21:03:00Z">
              <w:rPr>
                <w:rFonts w:ascii="Times New Roman" w:hAnsi="Times New Roman" w:cs="Times New Roman"/>
                <w:b/>
                <w:sz w:val="26"/>
                <w:szCs w:val="26"/>
              </w:rPr>
            </w:rPrChange>
          </w:rPr>
          <w:t>trục</w:t>
        </w:r>
        <w:r w:rsidR="0019161E" w:rsidRPr="0019161E">
          <w:rPr>
            <w:rFonts w:ascii="Times New Roman" w:eastAsia="Times New Roman" w:hAnsi="Times New Roman" w:cs="Times New Roman"/>
            <w:color w:val="auto"/>
            <w:sz w:val="26"/>
            <w:szCs w:val="26"/>
            <w:rPrChange w:id="1288" w:author="Nguyen Toan" w:date="2018-05-18T21:03:00Z">
              <w:rPr>
                <w:rFonts w:ascii="Times New Roman" w:eastAsia="Times New Roman" w:hAnsi="Times New Roman" w:cs="Times New Roman"/>
                <w:b/>
                <w:color w:val="auto"/>
                <w:sz w:val="26"/>
                <w:szCs w:val="26"/>
              </w:rPr>
            </w:rPrChange>
          </w:rPr>
          <w:t xml:space="preserve"> tích hợp</w:t>
        </w:r>
      </w:ins>
      <w:del w:id="1289" w:author="Nguyen Toan" w:date="2018-05-18T21:03:00Z">
        <w:r w:rsidR="009C452F" w:rsidRPr="009C452F" w:rsidDel="0019161E">
          <w:rPr>
            <w:rFonts w:ascii="Times New Roman" w:hAnsi="Times New Roman" w:cs="Times New Roman"/>
            <w:sz w:val="26"/>
            <w:szCs w:val="26"/>
          </w:rPr>
          <w:delText>Công</w:delText>
        </w:r>
        <w:r w:rsidR="009C452F" w:rsidRPr="009C452F" w:rsidDel="0019161E">
          <w:rPr>
            <w:rFonts w:ascii="Times New Roman" w:eastAsia="Times New Roman" w:hAnsi="Times New Roman" w:cs="Times New Roman"/>
            <w:color w:val="auto"/>
            <w:sz w:val="26"/>
            <w:szCs w:val="26"/>
          </w:rPr>
          <w:delText xml:space="preserve"> nghệ </w:delText>
        </w:r>
        <w:r w:rsidR="009C452F" w:rsidRPr="009C452F" w:rsidDel="0019161E">
          <w:rPr>
            <w:rFonts w:ascii="Times New Roman" w:hAnsi="Times New Roman" w:cs="Times New Roman"/>
            <w:sz w:val="26"/>
            <w:szCs w:val="26"/>
          </w:rPr>
          <w:delText>trục</w:delText>
        </w:r>
        <w:r w:rsidR="009C452F" w:rsidRPr="009C452F" w:rsidDel="0019161E">
          <w:rPr>
            <w:rFonts w:ascii="Times New Roman" w:eastAsia="Times New Roman" w:hAnsi="Times New Roman" w:cs="Times New Roman"/>
            <w:color w:val="auto"/>
            <w:sz w:val="26"/>
            <w:szCs w:val="26"/>
          </w:rPr>
          <w:delText xml:space="preserve"> tích hợp</w:delText>
        </w:r>
      </w:del>
      <w:r w:rsidR="00676236"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1290" w:name="_Ref513322453"/>
      <w:bookmarkStart w:id="1291" w:name="_Ref513322480"/>
      <w:bookmarkStart w:id="1292" w:name="_Ref513322487"/>
      <w:bookmarkStart w:id="1293" w:name="_Ref513322491"/>
      <w:bookmarkStart w:id="1294" w:name="_Toc514444162"/>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1290"/>
      <w:bookmarkEnd w:id="1291"/>
      <w:bookmarkEnd w:id="1292"/>
      <w:bookmarkEnd w:id="1293"/>
      <w:bookmarkEnd w:id="1294"/>
    </w:p>
    <w:p w14:paraId="4AF02CCE" w14:textId="59DFFF68"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Công nghệ trục tích hợp </w:t>
      </w:r>
      <w:ins w:id="1295" w:author="Nguyen Toan" w:date="2018-05-18T20:12:00Z">
        <w:r w:rsidR="009B0548">
          <w:rPr>
            <w:rFonts w:ascii="Times New Roman" w:eastAsia="Times New Roman" w:hAnsi="Times New Roman" w:cs="Times New Roman"/>
            <w:sz w:val="26"/>
            <w:szCs w:val="26"/>
          </w:rPr>
          <w:t>(</w:t>
        </w:r>
      </w:ins>
      <w:del w:id="1296" w:author="Nguyen Toan" w:date="2018-05-18T20:12:00Z">
        <w:r w:rsidRPr="00C307BC" w:rsidDel="009B0548">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Enterprise Service Bus </w:t>
      </w:r>
      <w:ins w:id="1297" w:author="Nguyen Toan" w:date="2018-05-18T20:12:00Z">
        <w:r w:rsidR="009B0548">
          <w:rPr>
            <w:rFonts w:ascii="Times New Roman" w:eastAsia="Times New Roman" w:hAnsi="Times New Roman" w:cs="Times New Roman"/>
            <w:sz w:val="26"/>
            <w:szCs w:val="26"/>
          </w:rPr>
          <w:t xml:space="preserve">- </w:t>
        </w:r>
      </w:ins>
      <w:del w:id="1298" w:author="Nguyen Toan" w:date="2018-05-18T20:12:00Z">
        <w:r w:rsidRPr="00C307BC" w:rsidDel="009B0548">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ESB)</w:t>
      </w:r>
      <w:r w:rsidR="003E0E76" w:rsidRPr="00C307B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909965330"/>
          <w:citation/>
        </w:sdtPr>
        <w:sdtEnd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B3 \l 1033 </w:instrText>
          </w:r>
          <w:r w:rsidR="003E0E76" w:rsidRPr="00C307BC">
            <w:rPr>
              <w:rFonts w:ascii="Times New Roman" w:eastAsia="Times New Roman" w:hAnsi="Times New Roman" w:cs="Times New Roman"/>
              <w:sz w:val="26"/>
              <w:szCs w:val="26"/>
            </w:rPr>
            <w:fldChar w:fldCharType="separate"/>
          </w:r>
          <w:r w:rsidR="003137DA" w:rsidRPr="003137DA">
            <w:rPr>
              <w:rFonts w:ascii="Times New Roman" w:eastAsia="Times New Roman" w:hAnsi="Times New Roman" w:cs="Times New Roman"/>
              <w:noProof/>
              <w:sz w:val="26"/>
              <w:szCs w:val="26"/>
              <w:lang w:val="en-US"/>
            </w:rPr>
            <w:t>[4]</w:t>
          </w:r>
          <w:r w:rsidR="003E0E76" w:rsidRPr="00C307BC">
            <w:rPr>
              <w:rFonts w:ascii="Times New Roman" w:eastAsia="Times New Roman" w:hAnsi="Times New Roman" w:cs="Times New Roman"/>
              <w:sz w:val="26"/>
              <w:szCs w:val="26"/>
            </w:rPr>
            <w:fldChar w:fldCharType="end"/>
          </w:r>
        </w:sdtContent>
      </w:sdt>
      <w:r w:rsidR="003E0E76" w:rsidRPr="00C307BC">
        <w:rPr>
          <w:rFonts w:ascii="Times New Roman" w:eastAsia="Times New Roman" w:hAnsi="Times New Roman" w:cs="Times New Roman"/>
          <w:sz w:val="26"/>
          <w:szCs w:val="26"/>
        </w:rPr>
        <w:t xml:space="preserve"> </w:t>
      </w:r>
      <w:r w:rsidR="00B752BF" w:rsidRPr="00C307BC">
        <w:rPr>
          <w:rStyle w:val="CommentReference"/>
          <w:rFonts w:ascii="Times New Roman" w:hAnsi="Times New Roman" w:cs="Times New Roman"/>
          <w:sz w:val="26"/>
          <w:szCs w:val="26"/>
        </w:rPr>
        <w:commentReference w:id="1299"/>
      </w:r>
      <w:sdt>
        <w:sdtPr>
          <w:rPr>
            <w:rFonts w:ascii="Times New Roman" w:eastAsia="Times New Roman" w:hAnsi="Times New Roman" w:cs="Times New Roman"/>
            <w:sz w:val="26"/>
            <w:szCs w:val="26"/>
          </w:rPr>
          <w:id w:val="-1732535217"/>
          <w:citation/>
        </w:sdtPr>
        <w:sdtEnd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B14 \l 1033 </w:instrText>
          </w:r>
          <w:r w:rsidR="003E0E76"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[5]</w:t>
          </w:r>
          <w:r w:rsidR="003E0E76"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 xml:space="preserve"> là một kiến trúc phần mềm, chứa một tập các luật và nguyên tắc cho việc tích hợp nhiều ứng dụng khác nhau </w:t>
      </w:r>
      <w:del w:id="1300" w:author="Nguyen Toan" w:date="2018-05-18T20:13:00Z">
        <w:r w:rsidRPr="00C307BC" w:rsidDel="007704FF">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về nền tảng, ngôn ngữ,...</w:t>
      </w:r>
      <w:ins w:id="1301" w:author="Nguyen Toan" w:date="2018-05-18T20:13:00Z">
        <w:r w:rsidR="007704FF">
          <w:rPr>
            <w:rFonts w:ascii="Times New Roman" w:eastAsia="Times New Roman" w:hAnsi="Times New Roman" w:cs="Times New Roman"/>
            <w:sz w:val="26"/>
            <w:szCs w:val="26"/>
          </w:rPr>
          <w:t xml:space="preserve"> </w:t>
        </w:r>
      </w:ins>
      <w:del w:id="1302" w:author="Nguyen Toan" w:date="2018-05-18T20:13:00Z">
        <w:r w:rsidRPr="00C307BC" w:rsidDel="007704FF">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vào một hay nhiều hệ thống. Xây dựng hệ thống</w:t>
      </w:r>
      <w:r w:rsidR="002E0143">
        <w:rPr>
          <w:rFonts w:ascii="Times New Roman" w:eastAsia="Times New Roman" w:hAnsi="Times New Roman" w:cs="Times New Roman"/>
          <w:sz w:val="26"/>
          <w:szCs w:val="26"/>
        </w:rPr>
        <w:t xml:space="preserve"> nền tảng</w:t>
      </w:r>
      <w:r w:rsidRPr="00C307BC">
        <w:rPr>
          <w:rFonts w:ascii="Times New Roman" w:eastAsia="Times New Roman" w:hAnsi="Times New Roman" w:cs="Times New Roman"/>
          <w:sz w:val="26"/>
          <w:szCs w:val="26"/>
        </w:rPr>
        <w:t xml:space="preserve"> </w:t>
      </w:r>
      <w:r w:rsidR="002E0143">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cho doanh nghiệp từ đầu đòi hỏi rất nhiều thời gian, công sức và tiền bạc. Hệ thống </w:t>
      </w:r>
      <w:r w:rsidR="002E0143">
        <w:rPr>
          <w:rFonts w:ascii="Times New Roman" w:eastAsia="Times New Roman" w:hAnsi="Times New Roman" w:cs="Times New Roman"/>
          <w:sz w:val="26"/>
          <w:szCs w:val="26"/>
        </w:rPr>
        <w:t>nền tảng trục tích hợp</w:t>
      </w:r>
      <w:r w:rsidRPr="00C307BC">
        <w:rPr>
          <w:rFonts w:ascii="Times New Roman" w:eastAsia="Times New Roman" w:hAnsi="Times New Roman" w:cs="Times New Roman"/>
          <w:sz w:val="26"/>
          <w:szCs w:val="26"/>
        </w:rPr>
        <w:t xml:space="preserve"> có tính tái sử dụng cao, chi phí cho việc phát triển và tích hợp các ứng dụng ngoài hay ứng dụng của bên thứ ba thấp.</w:t>
      </w:r>
    </w:p>
    <w:p w14:paraId="7AF3AFCD" w14:textId="77777777" w:rsidR="00AE1B3D" w:rsidRPr="00C307BC" w:rsidRDefault="00AE1B3D" w:rsidP="00AE1B3D">
      <w:pPr>
        <w:keepNext/>
        <w:spacing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4059DA7" wp14:editId="599CD805">
            <wp:extent cx="4643231" cy="2374945"/>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4643231" cy="2374945"/>
                    </a:xfrm>
                    <a:prstGeom prst="rect">
                      <a:avLst/>
                    </a:prstGeom>
                  </pic:spPr>
                </pic:pic>
              </a:graphicData>
            </a:graphic>
          </wp:inline>
        </w:drawing>
      </w:r>
    </w:p>
    <w:p w14:paraId="71AC4AEC" w14:textId="450687B9"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1303" w:name="_Toc511320651"/>
      <w:bookmarkStart w:id="1304" w:name="_Toc511326632"/>
      <w:bookmarkStart w:id="1305" w:name="_Toc511991193"/>
      <w:bookmarkStart w:id="1306" w:name="_Toc514157740"/>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bookmarkEnd w:id="1303"/>
      <w:r w:rsidRPr="00C307BC">
        <w:rPr>
          <w:rFonts w:ascii="Times New Roman" w:hAnsi="Times New Roman" w:cs="Times New Roman"/>
          <w:i w:val="0"/>
          <w:color w:val="auto"/>
          <w:sz w:val="26"/>
          <w:szCs w:val="26"/>
        </w:rPr>
        <w:t xml:space="preserve">. Kiến trúc hệ thống </w:t>
      </w:r>
      <w:bookmarkEnd w:id="1304"/>
      <w:bookmarkEnd w:id="1305"/>
      <w:bookmarkEnd w:id="1306"/>
      <w:r w:rsidR="00FE71EB">
        <w:rPr>
          <w:rFonts w:ascii="Times New Roman" w:hAnsi="Times New Roman" w:cs="Times New Roman"/>
          <w:i w:val="0"/>
          <w:color w:val="auto"/>
          <w:sz w:val="26"/>
          <w:szCs w:val="26"/>
        </w:rPr>
        <w:t>nền tảng trục tích hợp</w:t>
      </w:r>
    </w:p>
    <w:p w14:paraId="7C78D748" w14:textId="60DB13D6" w:rsidR="008669FE" w:rsidRPr="00C307BC" w:rsidRDefault="008669F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Hệ thống nền tảng </w:t>
      </w:r>
      <w:r w:rsidR="007A38A7">
        <w:rPr>
          <w:rFonts w:ascii="Times New Roman" w:eastAsia="Times New Roman" w:hAnsi="Times New Roman" w:cs="Times New Roman"/>
          <w:sz w:val="26"/>
          <w:szCs w:val="26"/>
        </w:rPr>
        <w:t xml:space="preserve">trục </w:t>
      </w:r>
      <w:r w:rsidRPr="00C307BC">
        <w:rPr>
          <w:rFonts w:ascii="Times New Roman" w:eastAsia="Times New Roman" w:hAnsi="Times New Roman" w:cs="Times New Roman"/>
          <w:sz w:val="26"/>
          <w:szCs w:val="26"/>
        </w:rPr>
        <w:t>tích hợp cung cấp khả năng gọi dịch vụ đồng bộ và không đồng bộ</w:t>
      </w:r>
      <w:r w:rsidR="00447C1B" w:rsidRPr="00C307BC">
        <w:rPr>
          <w:rFonts w:ascii="Times New Roman" w:eastAsia="Times New Roman" w:hAnsi="Times New Roman" w:cs="Times New Roman"/>
          <w:sz w:val="26"/>
          <w:szCs w:val="26"/>
        </w:rPr>
        <w:t xml:space="preserve"> tạo điều kiện thuận lợi cho sự tương tác giữa các ứng dụng khác nhau</w:t>
      </w:r>
      <w:r w:rsidRPr="00C307BC">
        <w:rPr>
          <w:rFonts w:ascii="Times New Roman" w:eastAsia="Times New Roman" w:hAnsi="Times New Roman" w:cs="Times New Roman"/>
          <w:sz w:val="26"/>
          <w:szCs w:val="26"/>
        </w:rPr>
        <w:t>.</w:t>
      </w:r>
      <w:r w:rsidR="00447C1B" w:rsidRPr="00C307BC">
        <w:rPr>
          <w:rFonts w:ascii="Times New Roman" w:eastAsia="Times New Roman" w:hAnsi="Times New Roman" w:cs="Times New Roman"/>
          <w:sz w:val="26"/>
          <w:szCs w:val="26"/>
        </w:rPr>
        <w:t xml:space="preserve"> Việc xử lý và chuyển đổi thông tin hoặc làm giàu thêm thông tin được hiện bên trong lớp ESB nên gần như trong suốt với các ứng dụng thành phần. </w:t>
      </w:r>
      <w:r w:rsidR="00406929" w:rsidRPr="00C307BC">
        <w:rPr>
          <w:rFonts w:ascii="Times New Roman" w:eastAsia="Times New Roman" w:hAnsi="Times New Roman" w:cs="Times New Roman"/>
          <w:sz w:val="26"/>
          <w:szCs w:val="26"/>
        </w:rPr>
        <w:t>Ngoài ra hệ thống nền tảng</w:t>
      </w:r>
      <w:r w:rsidR="00B86C5E">
        <w:rPr>
          <w:rFonts w:ascii="Times New Roman" w:eastAsia="Times New Roman" w:hAnsi="Times New Roman" w:cs="Times New Roman"/>
          <w:sz w:val="26"/>
          <w:szCs w:val="26"/>
        </w:rPr>
        <w:t xml:space="preserve"> trục</w:t>
      </w:r>
      <w:r w:rsidR="00406929" w:rsidRPr="00C307BC">
        <w:rPr>
          <w:rFonts w:ascii="Times New Roman" w:eastAsia="Times New Roman" w:hAnsi="Times New Roman" w:cs="Times New Roman"/>
          <w:sz w:val="26"/>
          <w:szCs w:val="26"/>
        </w:rPr>
        <w:t xml:space="preserve"> tích hợp còn cung cấp khả năng định tuyến phân phối các thông điệp, giúp theo dõi, kiểm soát thông điệp, thiết lập các luồng thông điệp hoặc sự kiện mới. ESB cũng hỗ trợ nhiều loại hình tương tác: Request/response,</w:t>
      </w:r>
      <w:r w:rsidR="003E0E76" w:rsidRPr="00C307BC">
        <w:rPr>
          <w:rFonts w:ascii="Times New Roman" w:eastAsia="Times New Roman" w:hAnsi="Times New Roman" w:cs="Times New Roman"/>
          <w:sz w:val="26"/>
          <w:szCs w:val="26"/>
        </w:rPr>
        <w:t xml:space="preserve"> </w:t>
      </w:r>
      <w:r w:rsidR="00406929" w:rsidRPr="00C307BC">
        <w:rPr>
          <w:rFonts w:ascii="Times New Roman" w:eastAsia="Times New Roman" w:hAnsi="Times New Roman" w:cs="Times New Roman"/>
          <w:sz w:val="26"/>
          <w:szCs w:val="26"/>
        </w:rPr>
        <w:t>Request/multi-response, Event propagation</w:t>
      </w:r>
      <w:del w:id="1307" w:author="Nguyen Toan" w:date="2018-05-18T20:13:00Z">
        <w:r w:rsidR="00406929" w:rsidRPr="00C307BC" w:rsidDel="00E453B3">
          <w:rPr>
            <w:rFonts w:ascii="Times New Roman" w:eastAsia="Times New Roman" w:hAnsi="Times New Roman" w:cs="Times New Roman"/>
            <w:sz w:val="26"/>
            <w:szCs w:val="26"/>
          </w:rPr>
          <w:delText>)</w:delText>
        </w:r>
      </w:del>
      <w:r w:rsidR="00406929" w:rsidRPr="00C307BC">
        <w:rPr>
          <w:rFonts w:ascii="Times New Roman" w:eastAsia="Times New Roman" w:hAnsi="Times New Roman" w:cs="Times New Roman"/>
          <w:sz w:val="26"/>
          <w:szCs w:val="26"/>
        </w:rPr>
        <w:t>,...</w:t>
      </w:r>
    </w:p>
    <w:p w14:paraId="36A82BB3" w14:textId="013C06C5" w:rsidR="00C22355" w:rsidRPr="00C307BC" w:rsidRDefault="005449A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Như vậy</w:t>
      </w:r>
      <w:r w:rsidR="00C117CD" w:rsidRPr="00C307BC">
        <w:rPr>
          <w:rFonts w:ascii="Times New Roman" w:eastAsia="Times New Roman" w:hAnsi="Times New Roman" w:cs="Times New Roman"/>
          <w:sz w:val="26"/>
          <w:szCs w:val="26"/>
        </w:rPr>
        <w:t xml:space="preserve"> khi hệ thống được xây dựng với kiến trúc </w:t>
      </w:r>
      <w:r w:rsidR="00487643">
        <w:rPr>
          <w:rFonts w:ascii="Times New Roman" w:eastAsia="Times New Roman" w:hAnsi="Times New Roman" w:cs="Times New Roman"/>
          <w:sz w:val="26"/>
          <w:szCs w:val="26"/>
        </w:rPr>
        <w:t>trục tích hợp</w:t>
      </w:r>
      <w:r w:rsidR="00C117CD" w:rsidRPr="00C307BC">
        <w:rPr>
          <w:rFonts w:ascii="Times New Roman" w:eastAsia="Times New Roman" w:hAnsi="Times New Roman" w:cs="Times New Roman"/>
          <w:sz w:val="26"/>
          <w:szCs w:val="26"/>
        </w:rPr>
        <w:t xml:space="preserve"> sẽ có khả năng phân phối thông tin cho toàn bộ hệ thống một cách nhanh chóng và dễ dàng mặt khác vẫn ẩn đi các nền tảng phía sau của kiến trúc phần mềm và giao thức mạng. </w:t>
      </w:r>
      <w:r w:rsidR="000F2FFF" w:rsidRPr="00C307BC">
        <w:rPr>
          <w:rFonts w:ascii="Times New Roman" w:eastAsia="Times New Roman" w:hAnsi="Times New Roman" w:cs="Times New Roman"/>
          <w:sz w:val="26"/>
          <w:szCs w:val="26"/>
        </w:rPr>
        <w:t xml:space="preserve">Hệ thống vẫn sẽ đảm bảo </w:t>
      </w:r>
      <w:r w:rsidR="000F2FFF" w:rsidRPr="00C307BC">
        <w:rPr>
          <w:rFonts w:ascii="Times New Roman" w:eastAsia="Times New Roman" w:hAnsi="Times New Roman" w:cs="Times New Roman"/>
          <w:sz w:val="26"/>
          <w:szCs w:val="26"/>
        </w:rPr>
        <w:lastRenderedPageBreak/>
        <w:t>thông tin được chuyển đi thậm chí khi vài thành phần hoặc mạng bị ngừng hoạt động, gián đoạn. Thông tin trao đổi giữa các thành phần được định tuyến, lưu vết</w:t>
      </w:r>
      <w:r w:rsidR="001D71D1" w:rsidRPr="00C307BC">
        <w:rPr>
          <w:rFonts w:ascii="Times New Roman" w:eastAsia="Times New Roman" w:hAnsi="Times New Roman" w:cs="Times New Roman"/>
          <w:sz w:val="26"/>
          <w:szCs w:val="26"/>
        </w:rPr>
        <w:t>. Quá trình triển khai cũng có thể thực hiện từng phần, không nhất thiết phải chuyển toàn bộ dịch vụ hay toàn bộ các ứng dụng trong một lần.</w:t>
      </w:r>
    </w:p>
    <w:p w14:paraId="5DD99F60" w14:textId="7616EE8F"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Mô hình </w:t>
      </w:r>
      <w:r w:rsidR="002E6278">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sidRPr="00C307BC">
        <w:rPr>
          <w:rFonts w:ascii="Times New Roman" w:eastAsia="Times New Roman" w:hAnsi="Times New Roman" w:cs="Times New Roman"/>
          <w:sz w:val="26"/>
          <w:szCs w:val="26"/>
        </w:rPr>
        <w:t xml:space="preserve"> kiến trúc hướng dịch vụ (SOA).</w:t>
      </w:r>
    </w:p>
    <w:p w14:paraId="50697E6E" w14:textId="0707E823" w:rsidR="00891A42" w:rsidRPr="00C307BC" w:rsidRDefault="00891A42" w:rsidP="00C42F9B">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Change w:id="1308" w:author="Nguyen Toan" w:date="2018-05-18T20:21:00Z">
          <w:pPr>
            <w:pStyle w:val="Heading2"/>
            <w:numPr>
              <w:ilvl w:val="1"/>
              <w:numId w:val="12"/>
            </w:numPr>
            <w:spacing w:before="240"/>
            <w:ind w:left="431" w:hanging="431"/>
          </w:pPr>
        </w:pPrChange>
      </w:pPr>
      <w:bookmarkStart w:id="1309" w:name="_Toc512953076"/>
      <w:bookmarkStart w:id="1310" w:name="_Toc512953077"/>
      <w:bookmarkStart w:id="1311" w:name="_Toc512953078"/>
      <w:bookmarkStart w:id="1312" w:name="_Toc512953079"/>
      <w:bookmarkStart w:id="1313" w:name="_Toc512953080"/>
      <w:bookmarkStart w:id="1314" w:name="_Toc512953081"/>
      <w:bookmarkStart w:id="1315" w:name="_Toc512953082"/>
      <w:bookmarkStart w:id="1316" w:name="_Toc513584064"/>
      <w:bookmarkStart w:id="1317" w:name="_Toc513613687"/>
      <w:bookmarkStart w:id="1318" w:name="_Toc514156372"/>
      <w:bookmarkStart w:id="1319" w:name="_Toc514156430"/>
      <w:bookmarkStart w:id="1320" w:name="_Toc514157617"/>
      <w:bookmarkStart w:id="1321" w:name="_Toc514277608"/>
      <w:bookmarkStart w:id="1322" w:name="_Toc514278007"/>
      <w:bookmarkStart w:id="1323" w:name="_Toc514444163"/>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r w:rsidRPr="00C307BC">
        <w:rPr>
          <w:rFonts w:ascii="Times New Roman" w:eastAsia="Times New Roman" w:hAnsi="Times New Roman" w:cs="Times New Roman"/>
          <w:b/>
          <w:sz w:val="26"/>
          <w:szCs w:val="26"/>
        </w:rPr>
        <w:t xml:space="preserve">Xây dựng hệ thống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1323"/>
    </w:p>
    <w:p w14:paraId="4CAD3842" w14:textId="1C3CDDE4" w:rsidR="00BE3D4C" w:rsidRPr="00C307BC" w:rsidRDefault="00D04503"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không cần phải tốn nhiều công sức trong việc chuyển đổi dữ liệu giúp các ứng dụng giao tiếp với nhau. </w:t>
      </w:r>
      <w:r w:rsidR="00BE3D4C" w:rsidRPr="00C307BC">
        <w:rPr>
          <w:rFonts w:ascii="Times New Roman" w:eastAsia="Times New Roman" w:hAnsi="Times New Roman" w:cs="Times New Roman"/>
          <w:sz w:val="26"/>
          <w:szCs w:val="26"/>
        </w:rPr>
        <w:t>Trong khi đó các giải pháp ESB bản thương mại như Oracle Service Bus, IBM Websphere Enterprise Service Bus … gây tốn kém chi phí cho doanh nghiệp, các giải pháp này còn mang tính đóng, lập trình viên không thể kiểm soát được nội dung bên trong của mã nguồn</w:t>
      </w:r>
      <w:r w:rsidRPr="00C307BC">
        <w:rPr>
          <w:rFonts w:ascii="Times New Roman" w:eastAsia="Times New Roman" w:hAnsi="Times New Roman" w:cs="Times New Roman"/>
          <w:sz w:val="26"/>
          <w:szCs w:val="26"/>
        </w:rPr>
        <w:t>. MuleES</w:t>
      </w:r>
      <w:r w:rsidR="003E0E76" w:rsidRPr="00C307BC">
        <w:rPr>
          <w:rFonts w:ascii="Times New Roman" w:eastAsia="Times New Roman" w:hAnsi="Times New Roman" w:cs="Times New Roman"/>
          <w:sz w:val="26"/>
          <w:szCs w:val="26"/>
        </w:rPr>
        <w:t>B</w:t>
      </w:r>
      <w:sdt>
        <w:sdtPr>
          <w:rPr>
            <w:rFonts w:ascii="Times New Roman" w:eastAsia="Times New Roman" w:hAnsi="Times New Roman" w:cs="Times New Roman"/>
            <w:sz w:val="26"/>
            <w:szCs w:val="26"/>
          </w:rPr>
          <w:id w:val="1549105046"/>
          <w:citation/>
        </w:sdtPr>
        <w:sdtEnd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MuleSoft \l 1033 </w:instrText>
          </w:r>
          <w:r w:rsidR="003E0E76"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[6]</w:t>
          </w:r>
          <w:r w:rsidR="003E0E76"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 xml:space="preserve"> đưa ra cách giải quyết vấn đề thường gặp ở các doanh nghiệp trong việc tích hợp, kiến trúc hệ thống.</w:t>
      </w:r>
    </w:p>
    <w:p w14:paraId="57650C78" w14:textId="77777777" w:rsidR="00D04503" w:rsidRPr="00C307BC" w:rsidRDefault="00D04503" w:rsidP="003A6562">
      <w:pPr>
        <w:rPr>
          <w:rFonts w:ascii="Times New Roman" w:eastAsia="Times New Roman" w:hAnsi="Times New Roman" w:cs="Times New Roman"/>
          <w:b/>
          <w:color w:val="auto"/>
          <w:sz w:val="26"/>
          <w:szCs w:val="26"/>
        </w:rPr>
        <w:pPrChange w:id="1324" w:author="Nguyen Toan" w:date="2018-05-18T20:21:00Z">
          <w:pPr>
            <w:pStyle w:val="Heading3"/>
            <w:numPr>
              <w:ilvl w:val="3"/>
              <w:numId w:val="12"/>
            </w:numPr>
            <w:spacing w:before="240" w:after="120"/>
            <w:ind w:left="646" w:hanging="646"/>
          </w:pPr>
        </w:pPrChange>
      </w:pPr>
      <w:bookmarkStart w:id="1325" w:name="_Toc513584066"/>
      <w:bookmarkStart w:id="1326" w:name="_Toc513613689"/>
      <w:bookmarkStart w:id="1327" w:name="_Toc514156374"/>
      <w:bookmarkStart w:id="1328" w:name="_Toc514156432"/>
      <w:bookmarkStart w:id="1329" w:name="_Toc514157619"/>
      <w:bookmarkStart w:id="1330" w:name="_Toc514277610"/>
      <w:bookmarkStart w:id="1331" w:name="_Toc514278009"/>
      <w:bookmarkEnd w:id="1325"/>
      <w:bookmarkEnd w:id="1326"/>
      <w:bookmarkEnd w:id="1327"/>
      <w:bookmarkEnd w:id="1328"/>
      <w:bookmarkEnd w:id="1329"/>
      <w:bookmarkEnd w:id="1330"/>
      <w:bookmarkEnd w:id="1331"/>
      <w:r w:rsidRPr="00C307BC">
        <w:rPr>
          <w:rFonts w:ascii="Times New Roman" w:eastAsia="Times New Roman" w:hAnsi="Times New Roman" w:cs="Times New Roman"/>
          <w:b/>
          <w:color w:val="auto"/>
          <w:sz w:val="26"/>
          <w:szCs w:val="26"/>
        </w:rPr>
        <w:t>Mule framework</w:t>
      </w:r>
    </w:p>
    <w:p w14:paraId="5A9C431D" w14:textId="255DE5BD" w:rsidR="00D04503" w:rsidRPr="00C307BC" w:rsidRDefault="00D04503"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w:t>
      </w:r>
      <w:sdt>
        <w:sdtPr>
          <w:rPr>
            <w:rFonts w:ascii="Times New Roman" w:eastAsia="Times New Roman" w:hAnsi="Times New Roman" w:cs="Times New Roman"/>
            <w:sz w:val="26"/>
            <w:szCs w:val="26"/>
          </w:rPr>
          <w:id w:val="-695385386"/>
          <w:citation/>
        </w:sdtPr>
        <w:sdtEnd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 \l 1033 </w:instrText>
          </w:r>
          <w:r w:rsidR="003E0E76"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[7]</w:t>
          </w:r>
          <w:r w:rsidR="003E0E76"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 xml:space="preserve"> là một trong những </w:t>
      </w:r>
      <w:r w:rsidR="002723DD" w:rsidRPr="00C307BC">
        <w:rPr>
          <w:rFonts w:ascii="Times New Roman" w:eastAsia="Times New Roman" w:hAnsi="Times New Roman" w:cs="Times New Roman"/>
          <w:sz w:val="26"/>
          <w:szCs w:val="26"/>
        </w:rPr>
        <w:t xml:space="preserve">dự án </w:t>
      </w:r>
      <w:r w:rsidRPr="00C307BC">
        <w:rPr>
          <w:rFonts w:ascii="Times New Roman" w:eastAsia="Times New Roman" w:hAnsi="Times New Roman" w:cs="Times New Roman"/>
          <w:sz w:val="26"/>
          <w:szCs w:val="26"/>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1E4341EE" w:rsidR="004D7B1E" w:rsidRPr="00C307BC" w:rsidRDefault="004D7B1E" w:rsidP="004D7B1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 là một nền tảng tích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rPr>
          <w:rFonts w:ascii="Times New Roman" w:eastAsia="Times New Roman" w:hAnsi="Times New Roman" w:cs="Times New Roman"/>
          <w:sz w:val="26"/>
          <w:szCs w:val="26"/>
        </w:rPr>
        <w:t xml:space="preserve"> Mule xây dựng trên nền tảng Anypoint </w:t>
      </w:r>
      <w:r w:rsidR="00257E44" w:rsidRPr="00C307BC">
        <w:rPr>
          <w:rFonts w:ascii="Times New Roman" w:eastAsia="Times New Roman" w:hAnsi="Times New Roman" w:cs="Times New Roman"/>
          <w:sz w:val="26"/>
          <w:szCs w:val="26"/>
        </w:rPr>
        <w:lastRenderedPageBreak/>
        <w:t>Platform.</w:t>
      </w:r>
      <w:r w:rsidR="0023271D" w:rsidRPr="00C307BC">
        <w:rPr>
          <w:rFonts w:ascii="Times New Roman" w:eastAsia="Times New Roman" w:hAnsi="Times New Roman" w:cs="Times New Roman"/>
          <w:sz w:val="26"/>
          <w:szCs w:val="26"/>
        </w:rPr>
        <w:t xml:space="preserve"> Anypoint Studio là một công cụ giúp dễ dàng phát triển một </w:t>
      </w:r>
      <w:r w:rsidR="001A3DE9" w:rsidRPr="00C307BC">
        <w:rPr>
          <w:rFonts w:ascii="Times New Roman" w:eastAsia="Times New Roman" w:hAnsi="Times New Roman" w:cs="Times New Roman"/>
          <w:sz w:val="26"/>
          <w:szCs w:val="26"/>
        </w:rPr>
        <w:t xml:space="preserve">ứng dụng </w:t>
      </w:r>
      <w:r w:rsidR="0023271D" w:rsidRPr="00C307BC">
        <w:rPr>
          <w:rFonts w:ascii="Times New Roman" w:eastAsia="Times New Roman" w:hAnsi="Times New Roman" w:cs="Times New Roman"/>
          <w:sz w:val="26"/>
          <w:szCs w:val="26"/>
        </w:rPr>
        <w:t>trên nền tảng Mul</w:t>
      </w:r>
      <w:r w:rsidR="0023271D" w:rsidRPr="00C307BC">
        <w:rPr>
          <w:rFonts w:ascii="Times New Roman" w:eastAsia="Times New Roman" w:hAnsi="Times New Roman" w:cs="Times New Roman"/>
          <w:sz w:val="26"/>
          <w:szCs w:val="26"/>
          <w:lang w:val="en-US"/>
        </w:rPr>
        <w:t>eESB</w:t>
      </w:r>
      <w:r w:rsidR="0023271D" w:rsidRPr="00C307BC">
        <w:rPr>
          <w:rFonts w:ascii="Times New Roman" w:eastAsia="Times New Roman" w:hAnsi="Times New Roman" w:cs="Times New Roman"/>
          <w:sz w:val="26"/>
          <w:szCs w:val="26"/>
        </w:rPr>
        <w:t xml:space="preserve">. </w:t>
      </w:r>
      <w:r w:rsidR="0023271D" w:rsidRPr="00C307BC">
        <w:rPr>
          <w:rFonts w:ascii="Times New Roman" w:eastAsia="Times New Roman" w:hAnsi="Times New Roman" w:cs="Times New Roman"/>
          <w:sz w:val="26"/>
          <w:szCs w:val="26"/>
          <w:lang w:val="vi-VN"/>
        </w:rPr>
        <w:t>Đ</w:t>
      </w:r>
      <w:r w:rsidR="0023271D" w:rsidRPr="00C307BC">
        <w:rPr>
          <w:rFonts w:ascii="Times New Roman" w:eastAsia="Times New Roman" w:hAnsi="Times New Roman" w:cs="Times New Roman"/>
          <w:sz w:val="26"/>
          <w:szCs w:val="26"/>
        </w:rPr>
        <w:t>ược xây dựng từ nền tảng của IDE Eclipse, Anypoint Studio cho phép lập trình viên có thể kéo thả các thành phần để tạo nên các dòng điều khiển (flow), để có thể chuyển đổi dữ liệu gửi đi từ ứng dụng này sang dữ liệu nhận vào của ứng dụng kia. MuleSoft cung cấp cả giải pháp chạy tích hợp Mule server trên Anypoint Studio lẫn chạy độc lập ứng dụng trên Mule server (Standalone)</w:t>
      </w:r>
      <w:r w:rsidR="002C0A54" w:rsidRPr="00C307BC">
        <w:rPr>
          <w:rFonts w:ascii="Times New Roman" w:eastAsia="Times New Roman" w:hAnsi="Times New Roman" w:cs="Times New Roman"/>
          <w:sz w:val="26"/>
          <w:szCs w:val="26"/>
        </w:rPr>
        <w:t>.</w:t>
      </w:r>
    </w:p>
    <w:p w14:paraId="21A30DBF" w14:textId="1F5D9723" w:rsidR="00F91E38" w:rsidRPr="00C307BC" w:rsidRDefault="004D7B1E" w:rsidP="00693534">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Mule nhẹ nhưng có khả năng mở rộng cao, cho phép người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rPr>
          <w:rFonts w:ascii="Times New Roman" w:eastAsia="Times New Roman" w:hAnsi="Times New Roman" w:cs="Times New Roman"/>
          <w:sz w:val="26"/>
          <w:szCs w:val="26"/>
        </w:rPr>
        <w:t>trục tích hợp</w:t>
      </w:r>
      <w:r w:rsidR="009D1EC9" w:rsidRPr="00C307BC">
        <w:rPr>
          <w:rFonts w:ascii="Times New Roman" w:eastAsia="Times New Roman" w:hAnsi="Times New Roman" w:cs="Times New Roman"/>
          <w:sz w:val="26"/>
          <w:szCs w:val="26"/>
        </w:rPr>
        <w:t xml:space="preserve">(xem </w:t>
      </w:r>
      <w:r w:rsidR="00147198" w:rsidRPr="00C307BC">
        <w:rPr>
          <w:rFonts w:ascii="Times New Roman" w:eastAsia="Times New Roman" w:hAnsi="Times New Roman" w:cs="Times New Roman"/>
          <w:sz w:val="26"/>
          <w:szCs w:val="26"/>
        </w:rPr>
        <w:fldChar w:fldCharType="begin"/>
      </w:r>
      <w:r w:rsidR="00147198" w:rsidRPr="00C307BC">
        <w:rPr>
          <w:rFonts w:ascii="Times New Roman" w:eastAsia="Times New Roman" w:hAnsi="Times New Roman" w:cs="Times New Roman"/>
          <w:sz w:val="26"/>
          <w:szCs w:val="26"/>
        </w:rPr>
        <w:instrText xml:space="preserve"> REF _Ref513495578 \h </w:instrText>
      </w:r>
      <w:r w:rsidR="00C307BC" w:rsidRPr="00C307BC">
        <w:rPr>
          <w:rFonts w:ascii="Times New Roman" w:eastAsia="Times New Roman" w:hAnsi="Times New Roman" w:cs="Times New Roman"/>
          <w:sz w:val="26"/>
          <w:szCs w:val="26"/>
        </w:rPr>
        <w:instrText xml:space="preserve"> \* MERGEFORMAT </w:instrText>
      </w:r>
      <w:r w:rsidR="00147198" w:rsidRPr="00C307BC">
        <w:rPr>
          <w:rFonts w:ascii="Times New Roman" w:eastAsia="Times New Roman" w:hAnsi="Times New Roman" w:cs="Times New Roman"/>
          <w:sz w:val="26"/>
          <w:szCs w:val="26"/>
        </w:rPr>
      </w:r>
      <w:r w:rsidR="00147198" w:rsidRPr="00C307BC">
        <w:rPr>
          <w:rFonts w:ascii="Times New Roman" w:eastAsia="Times New Roman" w:hAnsi="Times New Roman" w:cs="Times New Roman"/>
          <w:sz w:val="26"/>
          <w:szCs w:val="26"/>
        </w:rPr>
        <w:fldChar w:fldCharType="separate"/>
      </w:r>
      <w:ins w:id="1332" w:author="Nguyen Toan" w:date="2018-05-18T21:03:00Z">
        <w:r w:rsidR="0019161E" w:rsidRPr="00071A6D">
          <w:rPr>
            <w:rFonts w:ascii="Times New Roman" w:hAnsi="Times New Roman" w:cs="Times New Roman"/>
            <w:i/>
            <w:iCs/>
            <w:color w:val="auto"/>
            <w:sz w:val="26"/>
            <w:szCs w:val="26"/>
          </w:rPr>
          <w:t xml:space="preserve">Hình </w:t>
        </w:r>
        <w:r w:rsidR="0019161E">
          <w:rPr>
            <w:rFonts w:ascii="Times New Roman" w:hAnsi="Times New Roman" w:cs="Times New Roman"/>
            <w:noProof/>
            <w:color w:val="auto"/>
            <w:sz w:val="26"/>
            <w:szCs w:val="26"/>
          </w:rPr>
          <w:t>1</w:t>
        </w:r>
        <w:r w:rsidR="0019161E" w:rsidRPr="00C307BC">
          <w:rPr>
            <w:rFonts w:ascii="Times New Roman" w:hAnsi="Times New Roman" w:cs="Times New Roman"/>
            <w:noProof/>
            <w:color w:val="auto"/>
            <w:sz w:val="26"/>
            <w:szCs w:val="26"/>
          </w:rPr>
          <w:t>.</w:t>
        </w:r>
        <w:r w:rsidR="0019161E">
          <w:rPr>
            <w:rFonts w:ascii="Times New Roman" w:hAnsi="Times New Roman" w:cs="Times New Roman"/>
            <w:noProof/>
            <w:color w:val="auto"/>
            <w:sz w:val="26"/>
            <w:szCs w:val="26"/>
          </w:rPr>
          <w:t>3</w:t>
        </w:r>
      </w:ins>
      <w:del w:id="1333"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noProof/>
            <w:color w:val="auto"/>
            <w:sz w:val="26"/>
            <w:szCs w:val="26"/>
          </w:rPr>
          <w:delText>1</w:delText>
        </w:r>
        <w:r w:rsidR="009C452F" w:rsidRPr="00C307BC" w:rsidDel="0019161E">
          <w:rPr>
            <w:rFonts w:ascii="Times New Roman" w:hAnsi="Times New Roman" w:cs="Times New Roman"/>
            <w:noProof/>
            <w:color w:val="auto"/>
            <w:sz w:val="26"/>
            <w:szCs w:val="26"/>
          </w:rPr>
          <w:delText>.</w:delText>
        </w:r>
        <w:r w:rsidR="009C452F" w:rsidDel="0019161E">
          <w:rPr>
            <w:rFonts w:ascii="Times New Roman" w:hAnsi="Times New Roman" w:cs="Times New Roman"/>
            <w:noProof/>
            <w:color w:val="auto"/>
            <w:sz w:val="26"/>
            <w:szCs w:val="26"/>
          </w:rPr>
          <w:delText>3</w:delText>
        </w:r>
      </w:del>
      <w:r w:rsidR="00147198" w:rsidRPr="00C307BC">
        <w:rPr>
          <w:rFonts w:ascii="Times New Roman" w:eastAsia="Times New Roman" w:hAnsi="Times New Roman" w:cs="Times New Roman"/>
          <w:sz w:val="26"/>
          <w:szCs w:val="26"/>
        </w:rPr>
        <w:fldChar w:fldCharType="end"/>
      </w:r>
      <w:r w:rsidR="009D1EC9" w:rsidRPr="00C307BC">
        <w:rPr>
          <w:rFonts w:ascii="Times New Roman" w:eastAsia="Times New Roman" w:hAnsi="Times New Roman" w:cs="Times New Roman"/>
          <w:sz w:val="26"/>
          <w:szCs w:val="26"/>
        </w:rPr>
        <w:fldChar w:fldCharType="begin"/>
      </w:r>
      <w:r w:rsidR="009D1EC9" w:rsidRPr="00C307BC">
        <w:rPr>
          <w:rFonts w:ascii="Times New Roman" w:eastAsia="Times New Roman" w:hAnsi="Times New Roman" w:cs="Times New Roman"/>
          <w:sz w:val="26"/>
          <w:szCs w:val="26"/>
        </w:rPr>
        <w:instrText xml:space="preserve"> REF _Ref513152097 \h  \* MERGEFORMAT </w:instrText>
      </w:r>
      <w:r w:rsidR="0019161E">
        <w:rPr>
          <w:rFonts w:ascii="Times New Roman" w:eastAsia="Times New Roman" w:hAnsi="Times New Roman" w:cs="Times New Roman"/>
          <w:sz w:val="26"/>
          <w:szCs w:val="26"/>
        </w:rPr>
        <w:fldChar w:fldCharType="separate"/>
      </w:r>
      <w:ins w:id="1334" w:author="Nguyen Toan" w:date="2018-05-18T21:03:00Z">
        <w:r w:rsidR="0019161E">
          <w:rPr>
            <w:rFonts w:ascii="Times New Roman" w:eastAsia="Times New Roman" w:hAnsi="Times New Roman" w:cs="Times New Roman"/>
            <w:b/>
            <w:bCs/>
            <w:sz w:val="26"/>
            <w:szCs w:val="26"/>
            <w:lang w:val="en-US"/>
          </w:rPr>
          <w:t>Error! Reference source not found.</w:t>
        </w:r>
      </w:ins>
      <w:r w:rsidR="009D1EC9" w:rsidRPr="00C307BC">
        <w:rPr>
          <w:rFonts w:ascii="Times New Roman" w:eastAsia="Times New Roman" w:hAnsi="Times New Roman" w:cs="Times New Roman"/>
          <w:sz w:val="26"/>
          <w:szCs w:val="26"/>
        </w:rPr>
        <w:fldChar w:fldCharType="end"/>
      </w:r>
      <w:r w:rsidR="009D1EC9" w:rsidRPr="00C307BC">
        <w:rPr>
          <w:rFonts w:ascii="Times New Roman" w:eastAsia="Times New Roman" w:hAnsi="Times New Roman" w:cs="Times New Roman"/>
          <w:sz w:val="26"/>
          <w:szCs w:val="26"/>
        </w:rPr>
        <w:t>)</w:t>
      </w:r>
      <w:r w:rsidR="00C76E4F" w:rsidRPr="00C307BC">
        <w:rPr>
          <w:rFonts w:ascii="Times New Roman" w:eastAsia="Times New Roman" w:hAnsi="Times New Roman" w:cs="Times New Roman"/>
          <w:sz w:val="26"/>
          <w:szCs w:val="26"/>
        </w:rPr>
        <w:t>.</w:t>
      </w:r>
    </w:p>
    <w:p w14:paraId="1DAF093F" w14:textId="77777777" w:rsidR="00147198" w:rsidRPr="00C307BC" w:rsidRDefault="00147198" w:rsidP="00147198">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p>
    <w:p w14:paraId="1B694CD1" w14:textId="78C8C533" w:rsidR="00147198" w:rsidRPr="00C307BC" w:rsidRDefault="00111541" w:rsidP="00AD4C6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p>
    <w:p w14:paraId="647ACBE8" w14:textId="77777777" w:rsidR="00EA1ED0" w:rsidRPr="00C307BC" w:rsidRDefault="00EA1ED0" w:rsidP="0048202A">
      <w:pPr>
        <w:keepNext/>
        <w:spacing w:before="60" w:after="60" w:line="288" w:lineRule="auto"/>
        <w:ind w:firstLine="284"/>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7B63D1B" wp14:editId="1AF7E7AE">
            <wp:extent cx="2846567" cy="2846567"/>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5053" cy="2855053"/>
                    </a:xfrm>
                    <a:prstGeom prst="rect">
                      <a:avLst/>
                    </a:prstGeom>
                    <a:noFill/>
                    <a:ln>
                      <a:noFill/>
                    </a:ln>
                  </pic:spPr>
                </pic:pic>
              </a:graphicData>
            </a:graphic>
          </wp:inline>
        </w:drawing>
      </w:r>
    </w:p>
    <w:p w14:paraId="663DF859" w14:textId="77777777" w:rsidR="003E0B76" w:rsidRDefault="00EA1ED0" w:rsidP="0019161E">
      <w:pPr>
        <w:spacing w:after="120"/>
        <w:ind w:firstLine="567"/>
        <w:jc w:val="center"/>
        <w:rPr>
          <w:ins w:id="1335" w:author="Nguyen Toan" w:date="2018-05-18T20:13:00Z"/>
          <w:rFonts w:ascii="Times New Roman" w:hAnsi="Times New Roman" w:cs="Times New Roman"/>
          <w:iCs/>
          <w:color w:val="auto"/>
          <w:sz w:val="26"/>
          <w:szCs w:val="26"/>
        </w:rPr>
      </w:pPr>
      <w:bookmarkStart w:id="1336" w:name="_Ref513495578"/>
      <w:bookmarkStart w:id="1337" w:name="_Toc514157741"/>
      <w:r w:rsidRPr="00071A6D">
        <w:rPr>
          <w:rFonts w:ascii="Times New Roman" w:hAnsi="Times New Roman" w:cs="Times New Roman"/>
          <w:i/>
          <w:iCs/>
          <w:color w:val="auto"/>
          <w:sz w:val="26"/>
          <w:szCs w:val="26"/>
        </w:rPr>
        <w:t xml:space="preserve">Hình </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STYLEREF 1 \s </w:instrText>
      </w:r>
      <w:r w:rsidR="007B1CDB" w:rsidRPr="00C307BC">
        <w:rPr>
          <w:rFonts w:ascii="Times New Roman" w:hAnsi="Times New Roman" w:cs="Times New Roman"/>
          <w:color w:val="auto"/>
          <w:sz w:val="26"/>
          <w:szCs w:val="26"/>
        </w:rPr>
        <w:fldChar w:fldCharType="separate"/>
      </w:r>
      <w:r w:rsidR="0019161E">
        <w:rPr>
          <w:rFonts w:ascii="Times New Roman" w:hAnsi="Times New Roman" w:cs="Times New Roman"/>
          <w:noProof/>
          <w:color w:val="auto"/>
          <w:sz w:val="26"/>
          <w:szCs w:val="26"/>
        </w:rPr>
        <w:t>1</w:t>
      </w:r>
      <w:r w:rsidR="007B1CDB" w:rsidRPr="00C307BC">
        <w:rPr>
          <w:rFonts w:ascii="Times New Roman" w:hAnsi="Times New Roman" w:cs="Times New Roman"/>
          <w:color w:val="auto"/>
          <w:sz w:val="26"/>
          <w:szCs w:val="26"/>
        </w:rPr>
        <w:fldChar w:fldCharType="end"/>
      </w:r>
      <w:r w:rsidR="007B1CDB" w:rsidRPr="00C307BC">
        <w:rPr>
          <w:rFonts w:ascii="Times New Roman" w:hAnsi="Times New Roman" w:cs="Times New Roman"/>
          <w:color w:val="auto"/>
          <w:sz w:val="26"/>
          <w:szCs w:val="26"/>
        </w:rPr>
        <w:t>.</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SEQ Hình \* ARABIC \s 1 </w:instrText>
      </w:r>
      <w:r w:rsidR="007B1CDB" w:rsidRPr="00C307BC">
        <w:rPr>
          <w:rFonts w:ascii="Times New Roman" w:hAnsi="Times New Roman" w:cs="Times New Roman"/>
          <w:color w:val="auto"/>
          <w:sz w:val="26"/>
          <w:szCs w:val="26"/>
        </w:rPr>
        <w:fldChar w:fldCharType="separate"/>
      </w:r>
      <w:r w:rsidR="0019161E">
        <w:rPr>
          <w:rFonts w:ascii="Times New Roman" w:hAnsi="Times New Roman" w:cs="Times New Roman"/>
          <w:noProof/>
          <w:color w:val="auto"/>
          <w:sz w:val="26"/>
          <w:szCs w:val="26"/>
        </w:rPr>
        <w:t>3</w:t>
      </w:r>
      <w:r w:rsidR="007B1CDB" w:rsidRPr="00C307BC">
        <w:rPr>
          <w:rFonts w:ascii="Times New Roman" w:hAnsi="Times New Roman" w:cs="Times New Roman"/>
          <w:color w:val="auto"/>
          <w:sz w:val="26"/>
          <w:szCs w:val="26"/>
        </w:rPr>
        <w:fldChar w:fldCharType="end"/>
      </w:r>
      <w:bookmarkEnd w:id="1336"/>
      <w:r w:rsidRPr="00071A6D">
        <w:rPr>
          <w:rFonts w:ascii="Times New Roman" w:hAnsi="Times New Roman" w:cs="Times New Roman"/>
          <w:i/>
          <w:iCs/>
          <w:color w:val="auto"/>
          <w:sz w:val="26"/>
          <w:szCs w:val="26"/>
        </w:rPr>
        <w:t>: Nền tảng tích hợp cho doanh nghiệp</w:t>
      </w:r>
      <w:sdt>
        <w:sdtPr>
          <w:rPr>
            <w:rFonts w:ascii="Times New Roman" w:hAnsi="Times New Roman" w:cs="Times New Roman"/>
            <w:iCs/>
            <w:color w:val="auto"/>
            <w:sz w:val="26"/>
            <w:szCs w:val="26"/>
          </w:rPr>
          <w:id w:val="2127490950"/>
          <w:citation/>
        </w:sdtPr>
        <w:sdtEndPr/>
        <w:sdtContent>
          <w:r w:rsidR="00330973" w:rsidRPr="00C307BC">
            <w:rPr>
              <w:rFonts w:ascii="Times New Roman" w:hAnsi="Times New Roman" w:cs="Times New Roman"/>
              <w:iCs/>
              <w:color w:val="auto"/>
              <w:sz w:val="26"/>
              <w:szCs w:val="26"/>
            </w:rPr>
            <w:fldChar w:fldCharType="begin"/>
          </w:r>
          <w:r w:rsidR="00330973" w:rsidRPr="00C307BC">
            <w:rPr>
              <w:rFonts w:ascii="Times New Roman" w:hAnsi="Times New Roman" w:cs="Times New Roman"/>
              <w:color w:val="auto"/>
              <w:sz w:val="26"/>
              <w:szCs w:val="26"/>
              <w:lang w:val="en-US"/>
            </w:rPr>
            <w:instrText xml:space="preserve"> CITATION Gar \l 1033 </w:instrText>
          </w:r>
          <w:r w:rsidR="00330973" w:rsidRPr="00C307BC">
            <w:rPr>
              <w:rFonts w:ascii="Times New Roman" w:hAnsi="Times New Roman" w:cs="Times New Roman"/>
              <w:iCs/>
              <w:color w:val="auto"/>
              <w:sz w:val="26"/>
              <w:szCs w:val="26"/>
            </w:rPr>
            <w:fldChar w:fldCharType="separate"/>
          </w:r>
          <w:r w:rsidR="003137DA">
            <w:rPr>
              <w:rFonts w:ascii="Times New Roman" w:hAnsi="Times New Roman" w:cs="Times New Roman"/>
              <w:noProof/>
              <w:color w:val="auto"/>
              <w:sz w:val="26"/>
              <w:szCs w:val="26"/>
              <w:lang w:val="en-US"/>
            </w:rPr>
            <w:t xml:space="preserve"> </w:t>
          </w:r>
          <w:r w:rsidR="003137DA" w:rsidRPr="003137DA">
            <w:rPr>
              <w:rFonts w:ascii="Times New Roman" w:hAnsi="Times New Roman" w:cs="Times New Roman"/>
              <w:noProof/>
              <w:color w:val="auto"/>
              <w:sz w:val="26"/>
              <w:szCs w:val="26"/>
              <w:lang w:val="en-US"/>
            </w:rPr>
            <w:t>[8]</w:t>
          </w:r>
          <w:r w:rsidR="00330973" w:rsidRPr="00C307BC">
            <w:rPr>
              <w:rFonts w:ascii="Times New Roman" w:hAnsi="Times New Roman" w:cs="Times New Roman"/>
              <w:iCs/>
              <w:color w:val="auto"/>
              <w:sz w:val="26"/>
              <w:szCs w:val="26"/>
            </w:rPr>
            <w:fldChar w:fldCharType="end"/>
          </w:r>
        </w:sdtContent>
      </w:sdt>
      <w:bookmarkEnd w:id="1337"/>
    </w:p>
    <w:p w14:paraId="57047D06" w14:textId="726D5E1F" w:rsidR="001F293E" w:rsidRPr="00C307BC" w:rsidRDefault="00101362"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MuleESB hoạt động như một bộ chứa các dịch vụ có khả năng tái sử dụng. </w:t>
      </w:r>
      <w:r w:rsidR="005A5B19" w:rsidRPr="00C307BC">
        <w:rPr>
          <w:rFonts w:ascii="Times New Roman" w:eastAsia="Times New Roman" w:hAnsi="Times New Roman" w:cs="Times New Roman"/>
          <w:sz w:val="26"/>
          <w:szCs w:val="26"/>
        </w:rPr>
        <w:t xml:space="preserve">MuleESB che giấu các dịch vụ khỏi định dạng thông điệp và các giao thức, tách biệt luồng nghiệp vụ với xử lý thông điệp, cho phép gọi dịch vụ ở các điểm độc lập. </w:t>
      </w:r>
      <w:r w:rsidR="00C36F22" w:rsidRPr="00C307BC">
        <w:rPr>
          <w:rFonts w:ascii="Times New Roman" w:eastAsia="Times New Roman" w:hAnsi="Times New Roman" w:cs="Times New Roman"/>
          <w:sz w:val="26"/>
          <w:szCs w:val="26"/>
        </w:rPr>
        <w:t>Ngoài ra, MuleESB cung cấp khả năng định tuyến,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rsidP="00C26122">
      <w:pPr>
        <w:rPr>
          <w:rFonts w:ascii="Times New Roman" w:eastAsia="Times New Roman" w:hAnsi="Times New Roman" w:cs="Times New Roman"/>
          <w:b/>
          <w:color w:val="auto"/>
          <w:sz w:val="26"/>
          <w:szCs w:val="26"/>
        </w:rPr>
        <w:pPrChange w:id="1338" w:author="Nguyen Toan" w:date="2018-05-18T20:21:00Z">
          <w:pPr>
            <w:pStyle w:val="Heading3"/>
            <w:numPr>
              <w:ilvl w:val="3"/>
              <w:numId w:val="12"/>
            </w:numPr>
            <w:spacing w:before="240" w:after="120"/>
            <w:ind w:left="646" w:hanging="646"/>
          </w:pPr>
        </w:pPrChange>
      </w:pPr>
      <w:r w:rsidRPr="00071A6D">
        <w:rPr>
          <w:rFonts w:ascii="Times New Roman" w:eastAsia="Times New Roman" w:hAnsi="Times New Roman" w:cs="Times New Roman"/>
          <w:b/>
          <w:color w:val="auto"/>
          <w:sz w:val="26"/>
          <w:szCs w:val="26"/>
        </w:rPr>
        <w:t>Kiến trúc MuleESB</w:t>
      </w:r>
    </w:p>
    <w:bookmarkStart w:id="1339" w:name="_Toc513584068"/>
    <w:bookmarkStart w:id="1340" w:name="_Toc513613691"/>
    <w:bookmarkStart w:id="1341" w:name="_Toc513584069"/>
    <w:bookmarkStart w:id="1342" w:name="_Toc513613692"/>
    <w:bookmarkStart w:id="1343" w:name="_Toc513584070"/>
    <w:bookmarkStart w:id="1344" w:name="_Toc513613693"/>
    <w:bookmarkEnd w:id="1339"/>
    <w:bookmarkEnd w:id="1340"/>
    <w:bookmarkEnd w:id="1341"/>
    <w:bookmarkEnd w:id="1342"/>
    <w:bookmarkEnd w:id="1343"/>
    <w:bookmarkEnd w:id="1344"/>
    <w:p w14:paraId="7A77A559" w14:textId="40AF6F1F" w:rsidR="00824E49" w:rsidRPr="00C307BC" w:rsidRDefault="00B3148A" w:rsidP="00AA7D6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_Ref513613209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345" w:author="Nguyen Toan" w:date="2018-05-18T21:03:00Z">
        <w:r w:rsidR="0019161E" w:rsidRPr="00071A6D">
          <w:rPr>
            <w:rFonts w:ascii="Times New Roman" w:hAnsi="Times New Roman" w:cs="Times New Roman"/>
            <w:color w:val="auto"/>
            <w:sz w:val="26"/>
            <w:szCs w:val="26"/>
          </w:rPr>
          <w:t xml:space="preserve">Hình </w:t>
        </w:r>
        <w:r w:rsidR="0019161E">
          <w:rPr>
            <w:rFonts w:ascii="Times New Roman" w:hAnsi="Times New Roman" w:cs="Times New Roman"/>
            <w:i/>
            <w:iCs/>
            <w:noProof/>
            <w:color w:val="auto"/>
            <w:sz w:val="26"/>
            <w:szCs w:val="26"/>
          </w:rPr>
          <w:t>1</w:t>
        </w:r>
        <w:r w:rsidR="0019161E" w:rsidRPr="0019161E">
          <w:rPr>
            <w:rFonts w:ascii="Times New Roman" w:hAnsi="Times New Roman" w:cs="Times New Roman"/>
            <w:i/>
            <w:iCs/>
            <w:noProof/>
            <w:color w:val="auto"/>
            <w:sz w:val="26"/>
            <w:szCs w:val="26"/>
            <w:rPrChange w:id="1346"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iCs/>
            <w:noProof/>
            <w:color w:val="auto"/>
            <w:sz w:val="26"/>
            <w:szCs w:val="26"/>
          </w:rPr>
          <w:t>4</w:t>
        </w:r>
      </w:ins>
      <w:del w:id="1347"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iCs/>
            <w:noProof/>
            <w:color w:val="auto"/>
            <w:sz w:val="26"/>
            <w:szCs w:val="26"/>
          </w:rPr>
          <w:delText>1</w:delText>
        </w:r>
        <w:r w:rsidR="009C452F" w:rsidRPr="00C307BC" w:rsidDel="0019161E">
          <w:rPr>
            <w:rFonts w:ascii="Times New Roman" w:hAnsi="Times New Roman" w:cs="Times New Roman"/>
            <w:i/>
            <w:iCs/>
            <w:noProof/>
            <w:color w:val="auto"/>
            <w:sz w:val="26"/>
            <w:szCs w:val="26"/>
          </w:rPr>
          <w:delText>.</w:delText>
        </w:r>
        <w:r w:rsidR="009C452F" w:rsidDel="0019161E">
          <w:rPr>
            <w:rFonts w:ascii="Times New Roman" w:hAnsi="Times New Roman" w:cs="Times New Roman"/>
            <w:i/>
            <w:iCs/>
            <w:noProof/>
            <w:color w:val="auto"/>
            <w:sz w:val="26"/>
            <w:szCs w:val="26"/>
          </w:rPr>
          <w:delText>4</w:delText>
        </w:r>
      </w:del>
      <w:r w:rsidRPr="00C307BC">
        <w:rPr>
          <w:rFonts w:ascii="Times New Roman" w:eastAsia="Times New Roman" w:hAnsi="Times New Roman" w:cs="Times New Roman"/>
          <w:sz w:val="26"/>
          <w:szCs w:val="26"/>
        </w:rPr>
        <w:fldChar w:fldCharType="end"/>
      </w:r>
      <w:ins w:id="1348" w:author="Nguyen Toan" w:date="2018-05-18T20:13:00Z">
        <w:r w:rsidR="006C1A36">
          <w:rPr>
            <w:rFonts w:ascii="Times New Roman" w:eastAsia="Times New Roman" w:hAnsi="Times New Roman" w:cs="Times New Roman"/>
            <w:sz w:val="26"/>
            <w:szCs w:val="26"/>
          </w:rPr>
          <w:t xml:space="preserve"> </w:t>
        </w:r>
      </w:ins>
      <w:del w:id="1349" w:author="Nguyen Toan" w:date="2018-05-18T20:13:00Z">
        <w:r w:rsidR="0092609A" w:rsidRPr="00C307BC" w:rsidDel="006C1A36">
          <w:rPr>
            <w:rFonts w:ascii="Times New Roman" w:eastAsia="Times New Roman" w:hAnsi="Times New Roman" w:cs="Times New Roman"/>
            <w:sz w:val="26"/>
            <w:szCs w:val="26"/>
          </w:rPr>
          <w:delText xml:space="preserve"> </w:delText>
        </w:r>
      </w:del>
      <w:r w:rsidR="0092609A" w:rsidRPr="00C307BC">
        <w:rPr>
          <w:rFonts w:ascii="Times New Roman" w:eastAsia="Times New Roman" w:hAnsi="Times New Roman" w:cs="Times New Roman"/>
          <w:sz w:val="26"/>
          <w:szCs w:val="26"/>
        </w:rPr>
        <w:t xml:space="preserve">mô tả kiến trúc của MuleESB. </w:t>
      </w:r>
      <w:r w:rsidR="00FA489A" w:rsidRPr="00C307BC">
        <w:rPr>
          <w:rFonts w:ascii="Times New Roman" w:eastAsia="Times New Roman" w:hAnsi="Times New Roman" w:cs="Times New Roman"/>
          <w:sz w:val="26"/>
          <w:szCs w:val="26"/>
        </w:rPr>
        <w:t>Trong luồng xử lý, bộ chuyển đổi (Transformer) có vai trò chuyển đổi định dạng thông điệp thành các loại định dạng phù hợp với nơi nhận thông điệp, trước khi được xử lý và định tuyến.</w:t>
      </w:r>
      <w:r w:rsidR="004C6924" w:rsidRPr="00C307BC">
        <w:rPr>
          <w:rFonts w:ascii="Times New Roman" w:eastAsia="Times New Roman" w:hAnsi="Times New Roman" w:cs="Times New Roman"/>
          <w:sz w:val="26"/>
          <w:szCs w:val="26"/>
        </w:rPr>
        <w:t xml:space="preserve"> </w:t>
      </w:r>
      <w:r w:rsidR="00824E49" w:rsidRPr="00C307BC">
        <w:rPr>
          <w:rFonts w:ascii="Times New Roman" w:eastAsia="Times New Roman" w:hAnsi="Times New Roman" w:cs="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r w:rsidR="0054698B" w:rsidRPr="00C307BC">
        <w:rPr>
          <w:rFonts w:ascii="Times New Roman" w:eastAsia="Times New Roman" w:hAnsi="Times New Roman" w:cs="Times New Roman"/>
          <w:sz w:val="26"/>
          <w:szCs w:val="26"/>
        </w:rPr>
        <w:t>.</w:t>
      </w:r>
    </w:p>
    <w:p w14:paraId="002DDCAE" w14:textId="711636E8" w:rsidR="00824E49" w:rsidRPr="00C307BC" w:rsidRDefault="00824E49" w:rsidP="00824E4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tách biệt giữa luồng logic nghiệp vụ và cách thức truyền nhận dữ liệu cho phép mở rộng kiến trúc hệ thống và dễ dàng tuỳ biến luồng nghiệp vụ</w:t>
      </w:r>
      <w:r w:rsidRPr="00C307BC">
        <w:rPr>
          <w:rFonts w:ascii="Times New Roman" w:eastAsia="Times New Roman" w:hAnsi="Times New Roman" w:cs="Times New Roman"/>
          <w:sz w:val="26"/>
          <w:szCs w:val="26"/>
        </w:rPr>
        <w:t>.</w:t>
      </w:r>
    </w:p>
    <w:p w14:paraId="30D0F255" w14:textId="77777777" w:rsidR="00824E49" w:rsidRPr="00C307BC" w:rsidRDefault="00824E49" w:rsidP="00071A6D">
      <w:pPr>
        <w:keepNext/>
        <w:spacing w:after="120"/>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p>
    <w:p w14:paraId="34FAC721" w14:textId="3919BF8E" w:rsidR="00FA489A" w:rsidRPr="00C307BC" w:rsidRDefault="00824E49" w:rsidP="00071A6D">
      <w:pPr>
        <w:pStyle w:val="Caption"/>
        <w:jc w:val="center"/>
        <w:rPr>
          <w:rFonts w:ascii="Times New Roman" w:hAnsi="Times New Roman" w:cs="Times New Roman"/>
          <w:sz w:val="26"/>
          <w:szCs w:val="26"/>
        </w:rPr>
      </w:pPr>
      <w:bookmarkStart w:id="1350" w:name="_Ref513613209"/>
      <w:bookmarkStart w:id="1351" w:name="_Toc514157742"/>
      <w:r w:rsidRPr="00071A6D">
        <w:rPr>
          <w:rFonts w:ascii="Times New Roman" w:hAnsi="Times New Roman" w:cs="Times New Roman"/>
          <w:i w:val="0"/>
          <w:iCs w:val="0"/>
          <w:color w:val="auto"/>
          <w:sz w:val="26"/>
          <w:szCs w:val="26"/>
        </w:rPr>
        <w:t xml:space="preserve">Hình </w:t>
      </w:r>
      <w:r w:rsidR="007B1CDB" w:rsidRPr="00C307BC">
        <w:rPr>
          <w:rFonts w:ascii="Times New Roman" w:hAnsi="Times New Roman" w:cs="Times New Roman"/>
          <w:i w:val="0"/>
          <w:iCs w:val="0"/>
          <w:color w:val="auto"/>
          <w:sz w:val="26"/>
          <w:szCs w:val="26"/>
        </w:rPr>
        <w:fldChar w:fldCharType="begin"/>
      </w:r>
      <w:r w:rsidR="007B1CDB" w:rsidRPr="00C307BC">
        <w:rPr>
          <w:rFonts w:ascii="Times New Roman" w:hAnsi="Times New Roman" w:cs="Times New Roman"/>
          <w:i w:val="0"/>
          <w:iCs w:val="0"/>
          <w:color w:val="auto"/>
          <w:sz w:val="26"/>
          <w:szCs w:val="26"/>
        </w:rPr>
        <w:instrText xml:space="preserve"> STYLEREF 1 \s </w:instrText>
      </w:r>
      <w:r w:rsidR="007B1CDB" w:rsidRPr="00C307BC">
        <w:rPr>
          <w:rFonts w:ascii="Times New Roman" w:hAnsi="Times New Roman" w:cs="Times New Roman"/>
          <w:i w:val="0"/>
          <w:iCs w:val="0"/>
          <w:color w:val="auto"/>
          <w:sz w:val="26"/>
          <w:szCs w:val="26"/>
        </w:rPr>
        <w:fldChar w:fldCharType="separate"/>
      </w:r>
      <w:r w:rsidR="0019161E">
        <w:rPr>
          <w:rFonts w:ascii="Times New Roman" w:hAnsi="Times New Roman" w:cs="Times New Roman"/>
          <w:i w:val="0"/>
          <w:iCs w:val="0"/>
          <w:noProof/>
          <w:color w:val="auto"/>
          <w:sz w:val="26"/>
          <w:szCs w:val="26"/>
        </w:rPr>
        <w:t>1</w:t>
      </w:r>
      <w:r w:rsidR="007B1CDB" w:rsidRPr="00C307BC">
        <w:rPr>
          <w:rFonts w:ascii="Times New Roman" w:hAnsi="Times New Roman" w:cs="Times New Roman"/>
          <w:i w:val="0"/>
          <w:iCs w:val="0"/>
          <w:color w:val="auto"/>
          <w:sz w:val="26"/>
          <w:szCs w:val="26"/>
        </w:rPr>
        <w:fldChar w:fldCharType="end"/>
      </w:r>
      <w:r w:rsidR="007B1CDB" w:rsidRPr="00C307BC">
        <w:rPr>
          <w:rFonts w:ascii="Times New Roman" w:hAnsi="Times New Roman" w:cs="Times New Roman"/>
          <w:i w:val="0"/>
          <w:iCs w:val="0"/>
          <w:color w:val="auto"/>
          <w:sz w:val="26"/>
          <w:szCs w:val="26"/>
        </w:rPr>
        <w:t>.</w:t>
      </w:r>
      <w:r w:rsidR="007B1CDB" w:rsidRPr="00C307BC">
        <w:rPr>
          <w:rFonts w:ascii="Times New Roman" w:hAnsi="Times New Roman" w:cs="Times New Roman"/>
          <w:i w:val="0"/>
          <w:iCs w:val="0"/>
          <w:color w:val="auto"/>
          <w:sz w:val="26"/>
          <w:szCs w:val="26"/>
        </w:rPr>
        <w:fldChar w:fldCharType="begin"/>
      </w:r>
      <w:r w:rsidR="007B1CDB" w:rsidRPr="00C307BC">
        <w:rPr>
          <w:rFonts w:ascii="Times New Roman" w:hAnsi="Times New Roman" w:cs="Times New Roman"/>
          <w:i w:val="0"/>
          <w:iCs w:val="0"/>
          <w:color w:val="auto"/>
          <w:sz w:val="26"/>
          <w:szCs w:val="26"/>
        </w:rPr>
        <w:instrText xml:space="preserve"> SEQ Hình \* ARABIC \s 1 </w:instrText>
      </w:r>
      <w:r w:rsidR="007B1CDB" w:rsidRPr="00C307BC">
        <w:rPr>
          <w:rFonts w:ascii="Times New Roman" w:hAnsi="Times New Roman" w:cs="Times New Roman"/>
          <w:i w:val="0"/>
          <w:iCs w:val="0"/>
          <w:color w:val="auto"/>
          <w:sz w:val="26"/>
          <w:szCs w:val="26"/>
        </w:rPr>
        <w:fldChar w:fldCharType="separate"/>
      </w:r>
      <w:r w:rsidR="0019161E">
        <w:rPr>
          <w:rFonts w:ascii="Times New Roman" w:hAnsi="Times New Roman" w:cs="Times New Roman"/>
          <w:i w:val="0"/>
          <w:iCs w:val="0"/>
          <w:noProof/>
          <w:color w:val="auto"/>
          <w:sz w:val="26"/>
          <w:szCs w:val="26"/>
        </w:rPr>
        <w:t>4</w:t>
      </w:r>
      <w:r w:rsidR="007B1CDB" w:rsidRPr="00C307BC">
        <w:rPr>
          <w:rFonts w:ascii="Times New Roman" w:hAnsi="Times New Roman" w:cs="Times New Roman"/>
          <w:i w:val="0"/>
          <w:iCs w:val="0"/>
          <w:color w:val="auto"/>
          <w:sz w:val="26"/>
          <w:szCs w:val="26"/>
        </w:rPr>
        <w:fldChar w:fldCharType="end"/>
      </w:r>
      <w:bookmarkEnd w:id="1350"/>
      <w:r w:rsidRPr="00071A6D">
        <w:rPr>
          <w:rFonts w:ascii="Times New Roman" w:hAnsi="Times New Roman" w:cs="Times New Roman"/>
          <w:i w:val="0"/>
          <w:iCs w:val="0"/>
          <w:color w:val="auto"/>
          <w:sz w:val="26"/>
          <w:szCs w:val="26"/>
        </w:rPr>
        <w:t>: Kiến trúc MuleESB</w:t>
      </w:r>
      <w:r w:rsidR="00330973" w:rsidRPr="00C307BC">
        <w:rPr>
          <w:rFonts w:ascii="Times New Roman" w:hAnsi="Times New Roman" w:cs="Times New Roman"/>
          <w:i w:val="0"/>
          <w:color w:val="auto"/>
          <w:sz w:val="26"/>
          <w:szCs w:val="26"/>
        </w:rPr>
        <w:t xml:space="preserve"> </w:t>
      </w:r>
      <w:sdt>
        <w:sdtPr>
          <w:rPr>
            <w:rFonts w:ascii="Times New Roman" w:hAnsi="Times New Roman" w:cs="Times New Roman"/>
            <w:i w:val="0"/>
            <w:color w:val="auto"/>
            <w:sz w:val="26"/>
            <w:szCs w:val="26"/>
          </w:rPr>
          <w:id w:val="896869862"/>
          <w:citation/>
        </w:sdtPr>
        <w:sdtEndPr/>
        <w:sdtContent>
          <w:r w:rsidR="00330973" w:rsidRPr="00C307BC">
            <w:rPr>
              <w:rFonts w:ascii="Times New Roman" w:hAnsi="Times New Roman" w:cs="Times New Roman"/>
              <w:i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MuleSoft \l 1033 </w:instrText>
          </w:r>
          <w:r w:rsidR="00330973" w:rsidRPr="00C307BC">
            <w:rPr>
              <w:rFonts w:ascii="Times New Roman" w:hAnsi="Times New Roman" w:cs="Times New Roman"/>
              <w:i w:val="0"/>
              <w:color w:val="auto"/>
              <w:sz w:val="26"/>
              <w:szCs w:val="26"/>
            </w:rPr>
            <w:fldChar w:fldCharType="separate"/>
          </w:r>
          <w:r w:rsidR="003137DA" w:rsidRPr="003137DA">
            <w:rPr>
              <w:rFonts w:ascii="Times New Roman" w:hAnsi="Times New Roman" w:cs="Times New Roman"/>
              <w:noProof/>
              <w:color w:val="auto"/>
              <w:sz w:val="26"/>
              <w:szCs w:val="26"/>
              <w:lang w:val="en-US"/>
            </w:rPr>
            <w:t>[6]</w:t>
          </w:r>
          <w:r w:rsidR="00330973" w:rsidRPr="00C307BC">
            <w:rPr>
              <w:rFonts w:ascii="Times New Roman" w:hAnsi="Times New Roman" w:cs="Times New Roman"/>
              <w:i w:val="0"/>
              <w:color w:val="auto"/>
              <w:sz w:val="26"/>
              <w:szCs w:val="26"/>
            </w:rPr>
            <w:fldChar w:fldCharType="end"/>
          </w:r>
        </w:sdtContent>
      </w:sdt>
      <w:r w:rsidR="003D4192" w:rsidRPr="00C307BC">
        <w:rPr>
          <w:rFonts w:ascii="Times New Roman" w:hAnsi="Times New Roman" w:cs="Times New Roman"/>
          <w:i w:val="0"/>
          <w:color w:val="auto"/>
          <w:sz w:val="26"/>
          <w:szCs w:val="26"/>
        </w:rPr>
        <w:t>.</w:t>
      </w:r>
      <w:bookmarkEnd w:id="1351"/>
      <w:r w:rsidR="00B41001" w:rsidRPr="00C307BC">
        <w:rPr>
          <w:rStyle w:val="CommentReference"/>
          <w:rFonts w:ascii="Times New Roman" w:hAnsi="Times New Roman" w:cs="Times New Roman"/>
          <w:sz w:val="26"/>
          <w:szCs w:val="26"/>
        </w:rPr>
        <w:commentReference w:id="1352"/>
      </w:r>
    </w:p>
    <w:p w14:paraId="13B61EC6" w14:textId="77777777" w:rsidR="00FA489A" w:rsidRPr="00C307BC" w:rsidRDefault="00FA489A" w:rsidP="00C26122">
      <w:pPr>
        <w:rPr>
          <w:rFonts w:ascii="Times New Roman" w:eastAsia="Times New Roman" w:hAnsi="Times New Roman" w:cs="Times New Roman"/>
          <w:b/>
          <w:sz w:val="26"/>
          <w:szCs w:val="26"/>
        </w:rPr>
        <w:pPrChange w:id="1353" w:author="Nguyen Toan" w:date="2018-05-18T20:21:00Z">
          <w:pPr>
            <w:pStyle w:val="Heading3"/>
            <w:numPr>
              <w:ilvl w:val="3"/>
              <w:numId w:val="12"/>
            </w:numPr>
            <w:spacing w:before="240" w:after="120"/>
            <w:ind w:left="646" w:hanging="646"/>
          </w:pPr>
        </w:pPrChange>
      </w:pPr>
      <w:r w:rsidRPr="00C307BC">
        <w:rPr>
          <w:rFonts w:ascii="Times New Roman" w:eastAsia="Times New Roman" w:hAnsi="Times New Roman" w:cs="Times New Roman"/>
          <w:b/>
          <w:sz w:val="26"/>
          <w:szCs w:val="26"/>
        </w:rPr>
        <w:t>Xử lý dữ liệu</w:t>
      </w:r>
    </w:p>
    <w:p w14:paraId="4CC746FA" w14:textId="3A8C75A2" w:rsidR="00FA489A" w:rsidRPr="00C307BC" w:rsidRDefault="00A77891" w:rsidP="00966627">
      <w:pPr>
        <w:spacing w:after="120"/>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chuyển đổi (</w:t>
      </w:r>
      <w:r w:rsidR="00FA489A" w:rsidRPr="00C307BC">
        <w:rPr>
          <w:rFonts w:ascii="Times New Roman" w:eastAsia="Times New Roman" w:hAnsi="Times New Roman" w:cs="Times New Roman"/>
          <w:sz w:val="26"/>
          <w:szCs w:val="26"/>
        </w:rPr>
        <w:t>Transformer</w:t>
      </w:r>
      <w:r>
        <w:rPr>
          <w:rFonts w:ascii="Times New Roman" w:eastAsia="Times New Roman" w:hAnsi="Times New Roman" w:cs="Times New Roman"/>
          <w:sz w:val="26"/>
          <w:szCs w:val="26"/>
        </w:rPr>
        <w:t>)</w:t>
      </w:r>
      <w:r w:rsidR="009714DF">
        <w:rPr>
          <w:rFonts w:ascii="Times New Roman" w:eastAsia="Times New Roman" w:hAnsi="Times New Roman" w:cs="Times New Roman"/>
          <w:sz w:val="26"/>
          <w:szCs w:val="26"/>
        </w:rPr>
        <w:t>:</w:t>
      </w:r>
      <w:r w:rsidR="00FA489A" w:rsidRPr="00C307BC">
        <w:rPr>
          <w:rFonts w:ascii="Times New Roman" w:eastAsia="Times New Roman" w:hAnsi="Times New Roman" w:cs="Times New Roman"/>
          <w:sz w:val="26"/>
          <w:szCs w:val="26"/>
        </w:rPr>
        <w:t xml:space="preserve"> Khi một thông điệp được gửi đi giữa các ứng dụng, MuleESB tiếp nhận thông điệp, chuyển đổi định dạng thông điệp, phân loại và điều hướng sang dịch vụ nhận cần thiết. </w:t>
      </w:r>
    </w:p>
    <w:p w14:paraId="13FAD5BE" w14:textId="06DDCB51" w:rsidR="00FA489A" w:rsidRPr="00C307BC" w:rsidRDefault="00A77891" w:rsidP="00966627">
      <w:pPr>
        <w:spacing w:after="120"/>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thành phần (</w:t>
      </w:r>
      <w:r w:rsidR="00FA489A" w:rsidRPr="00C307BC">
        <w:rPr>
          <w:rFonts w:ascii="Times New Roman" w:eastAsia="Times New Roman" w:hAnsi="Times New Roman" w:cs="Times New Roman"/>
          <w:sz w:val="26"/>
          <w:szCs w:val="26"/>
        </w:rPr>
        <w:t>Components</w:t>
      </w:r>
      <w:r w:rsidR="009714DF">
        <w:rPr>
          <w:rFonts w:ascii="Times New Roman" w:eastAsia="Times New Roman" w:hAnsi="Times New Roman" w:cs="Times New Roman"/>
          <w:sz w:val="26"/>
          <w:szCs w:val="26"/>
        </w:rPr>
        <w:t>)</w:t>
      </w:r>
      <w:r w:rsidR="00FA489A" w:rsidRPr="00C307BC">
        <w:rPr>
          <w:rFonts w:ascii="Times New Roman" w:eastAsia="Times New Roman" w:hAnsi="Times New Roman" w:cs="Times New Roman"/>
          <w:sz w:val="26"/>
          <w:szCs w:val="26"/>
        </w:rPr>
        <w:t xml:space="preserve"> chứa logic nghiệp vụ để xử lý dữ liệu bên trong thông điệp. Nó không chứa thông tin nào về cách nhận và gửi của bản thân thông điệp đó</w:t>
      </w:r>
    </w:p>
    <w:p w14:paraId="5E456AE3" w14:textId="7115B2EA" w:rsidR="00FA489A" w:rsidRPr="00C307BC" w:rsidRDefault="00FA489A" w:rsidP="007A5F8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Điều hướng thông điệp giữa các thành phần</w:t>
      </w:r>
      <w:r w:rsidR="002A7135" w:rsidRPr="00C307BC">
        <w:rPr>
          <w:rFonts w:ascii="Times New Roman" w:eastAsia="Times New Roman" w:hAnsi="Times New Roman" w:cs="Times New Roman"/>
          <w:sz w:val="26"/>
          <w:szCs w:val="26"/>
        </w:rPr>
        <w:t xml:space="preserve"> như </w:t>
      </w:r>
      <w:r w:rsidR="002A7135" w:rsidRPr="00C307BC">
        <w:rPr>
          <w:rFonts w:ascii="Times New Roman" w:eastAsia="Times New Roman" w:hAnsi="Times New Roman" w:cs="Times New Roman"/>
          <w:sz w:val="26"/>
          <w:szCs w:val="26"/>
        </w:rPr>
        <w:fldChar w:fldCharType="begin"/>
      </w:r>
      <w:r w:rsidR="002A7135" w:rsidRPr="00C307BC">
        <w:rPr>
          <w:rFonts w:ascii="Times New Roman" w:eastAsia="Times New Roman" w:hAnsi="Times New Roman" w:cs="Times New Roman"/>
          <w:sz w:val="26"/>
          <w:szCs w:val="26"/>
        </w:rPr>
        <w:instrText xml:space="preserve"> REF _Ref513152133 \h  \* MERGEFORMAT </w:instrText>
      </w:r>
      <w:r w:rsidR="002A7135" w:rsidRPr="00C307BC">
        <w:rPr>
          <w:rFonts w:ascii="Times New Roman" w:eastAsia="Times New Roman" w:hAnsi="Times New Roman" w:cs="Times New Roman"/>
          <w:sz w:val="26"/>
          <w:szCs w:val="26"/>
        </w:rPr>
      </w:r>
      <w:r w:rsidR="002A7135" w:rsidRPr="00C307BC">
        <w:rPr>
          <w:rFonts w:ascii="Times New Roman" w:eastAsia="Times New Roman" w:hAnsi="Times New Roman" w:cs="Times New Roman"/>
          <w:sz w:val="26"/>
          <w:szCs w:val="26"/>
        </w:rPr>
        <w:fldChar w:fldCharType="separate"/>
      </w:r>
      <w:ins w:id="1354"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1355" w:author="Nguyen Toan" w:date="2018-05-18T21:03:00Z">
              <w:rPr>
                <w:rFonts w:ascii="Times New Roman" w:hAnsi="Times New Roman" w:cs="Times New Roman"/>
                <w:i/>
                <w:noProof/>
                <w:color w:val="auto"/>
                <w:sz w:val="26"/>
                <w:szCs w:val="26"/>
              </w:rPr>
            </w:rPrChange>
          </w:rPr>
          <w:t>1</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1356" w:author="Nguyen Toan" w:date="2018-05-18T21:03:00Z">
              <w:rPr>
                <w:rFonts w:ascii="Times New Roman" w:hAnsi="Times New Roman" w:cs="Times New Roman"/>
                <w:i/>
                <w:noProof/>
                <w:color w:val="auto"/>
                <w:sz w:val="26"/>
                <w:szCs w:val="26"/>
              </w:rPr>
            </w:rPrChange>
          </w:rPr>
          <w:t>5</w:t>
        </w:r>
      </w:ins>
      <w:del w:id="1357"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1.5</w:delText>
        </w:r>
      </w:del>
      <w:r w:rsidR="002A7135" w:rsidRPr="00C307BC">
        <w:rPr>
          <w:rFonts w:ascii="Times New Roman" w:eastAsia="Times New Roman" w:hAnsi="Times New Roman" w:cs="Times New Roman"/>
          <w:sz w:val="26"/>
          <w:szCs w:val="26"/>
        </w:rPr>
        <w:fldChar w:fldCharType="end"/>
      </w:r>
      <w:r w:rsidR="00EC620D" w:rsidRPr="00C307BC">
        <w:rPr>
          <w:rFonts w:ascii="Times New Roman" w:eastAsia="Times New Roman" w:hAnsi="Times New Roman" w:cs="Times New Roman"/>
          <w:sz w:val="26"/>
          <w:szCs w:val="26"/>
        </w:rPr>
        <w:t xml:space="preserve"> là một ví </w:t>
      </w:r>
      <w:r w:rsidR="006022C2" w:rsidRPr="00C307BC">
        <w:rPr>
          <w:rFonts w:ascii="Times New Roman" w:eastAsia="Times New Roman" w:hAnsi="Times New Roman" w:cs="Times New Roman"/>
          <w:sz w:val="26"/>
          <w:szCs w:val="26"/>
        </w:rPr>
        <w:t>dụ về luồng cơ bản của MuleESB.</w:t>
      </w:r>
      <w:r w:rsidR="007A5F8B">
        <w:rPr>
          <w:rFonts w:ascii="Times New Roman" w:eastAsia="Times New Roman" w:hAnsi="Times New Roman" w:cs="Times New Roman"/>
          <w:sz w:val="26"/>
          <w:szCs w:val="26"/>
        </w:rPr>
        <w:t xml:space="preserve"> </w:t>
      </w:r>
      <w:r w:rsidR="00A77891">
        <w:rPr>
          <w:rFonts w:ascii="Times New Roman" w:eastAsia="Times New Roman" w:hAnsi="Times New Roman" w:cs="Times New Roman"/>
          <w:sz w:val="26"/>
          <w:szCs w:val="26"/>
        </w:rPr>
        <w:t>Quản lý luồng (</w:t>
      </w:r>
      <w:r w:rsidRPr="00C307BC">
        <w:rPr>
          <w:rFonts w:ascii="Times New Roman" w:eastAsia="Times New Roman" w:hAnsi="Times New Roman" w:cs="Times New Roman"/>
          <w:sz w:val="26"/>
          <w:szCs w:val="26"/>
        </w:rPr>
        <w:t>Flow control</w:t>
      </w:r>
      <w:r w:rsidR="00A77891">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ascii="Times New Roman" w:eastAsia="Times New Roman" w:hAnsi="Times New Roman" w:cs="Times New Roman"/>
          <w:sz w:val="26"/>
          <w:szCs w:val="26"/>
        </w:rPr>
      </w:pPr>
    </w:p>
    <w:p w14:paraId="4DE31352" w14:textId="77777777" w:rsidR="00FA489A" w:rsidRPr="00C307BC" w:rsidRDefault="00FA489A" w:rsidP="00071A6D">
      <w:pPr>
        <w:keepNext/>
        <w:spacing w:line="288" w:lineRule="auto"/>
        <w:ind w:left="180"/>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4C00430C"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1358" w:name="_Ref513152133"/>
      <w:bookmarkStart w:id="1359" w:name="_Toc511991194"/>
      <w:bookmarkStart w:id="1360" w:name="_Toc514157743"/>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bookmarkEnd w:id="1358"/>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1359"/>
      <w:bookmarkEnd w:id="1360"/>
    </w:p>
    <w:p w14:paraId="28FD2653" w14:textId="77777777" w:rsidR="00FA489A" w:rsidRPr="00C307BC" w:rsidRDefault="00C435A4" w:rsidP="00C26122">
      <w:pPr>
        <w:rPr>
          <w:rFonts w:ascii="Times New Roman" w:eastAsia="Times New Roman" w:hAnsi="Times New Roman" w:cs="Times New Roman"/>
          <w:b/>
          <w:sz w:val="26"/>
          <w:szCs w:val="26"/>
        </w:rPr>
        <w:pPrChange w:id="1361" w:author="Nguyen Toan" w:date="2018-05-18T20:21:00Z">
          <w:pPr>
            <w:pStyle w:val="Heading3"/>
            <w:numPr>
              <w:ilvl w:val="3"/>
              <w:numId w:val="12"/>
            </w:numPr>
            <w:spacing w:before="240" w:after="120"/>
            <w:ind w:left="646" w:hanging="646"/>
          </w:pPr>
        </w:pPrChange>
      </w:pPr>
      <w:r w:rsidRPr="00C307BC">
        <w:rPr>
          <w:rFonts w:ascii="Times New Roman" w:eastAsia="Times New Roman" w:hAnsi="Times New Roman" w:cs="Times New Roman"/>
          <w:b/>
          <w:sz w:val="26"/>
          <w:szCs w:val="26"/>
        </w:rPr>
        <w:t>Ứ</w:t>
      </w:r>
      <w:r w:rsidR="00FA489A" w:rsidRPr="00C307BC">
        <w:rPr>
          <w:rFonts w:ascii="Times New Roman" w:eastAsia="Times New Roman" w:hAnsi="Times New Roman" w:cs="Times New Roman"/>
          <w:b/>
          <w:sz w:val="26"/>
          <w:szCs w:val="26"/>
        </w:rPr>
        <w:t xml:space="preserve">ng dụng </w:t>
      </w:r>
      <w:r w:rsidRPr="00C307BC">
        <w:rPr>
          <w:rFonts w:ascii="Times New Roman" w:eastAsia="Times New Roman" w:hAnsi="Times New Roman" w:cs="Times New Roman"/>
          <w:b/>
          <w:sz w:val="26"/>
          <w:szCs w:val="26"/>
        </w:rPr>
        <w:t xml:space="preserve">thực tế </w:t>
      </w:r>
      <w:r w:rsidR="00FA489A" w:rsidRPr="00C307BC">
        <w:rPr>
          <w:rFonts w:ascii="Times New Roman" w:eastAsia="Times New Roman" w:hAnsi="Times New Roman" w:cs="Times New Roman"/>
          <w:b/>
          <w:sz w:val="26"/>
          <w:szCs w:val="26"/>
        </w:rPr>
        <w:t>sử dụng MuleESB</w:t>
      </w:r>
    </w:p>
    <w:p w14:paraId="37864E4E" w14:textId="703F2C96" w:rsidR="00A650DB" w:rsidRPr="00C307BC" w:rsidRDefault="005A3A65" w:rsidP="00351C8D">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MuleESB </w:t>
      </w:r>
      <w:r w:rsidR="00D3709A" w:rsidRPr="00C307BC">
        <w:rPr>
          <w:rFonts w:ascii="Times New Roman" w:eastAsia="Times New Roman" w:hAnsi="Times New Roman" w:cs="Times New Roman"/>
          <w:sz w:val="26"/>
          <w:szCs w:val="26"/>
        </w:rPr>
        <w:t xml:space="preserve">được sử dụng rộng rãi để phát triển ứng dụng ESB, </w:t>
      </w:r>
      <w:r w:rsidR="00930178" w:rsidRPr="00C307BC">
        <w:rPr>
          <w:rFonts w:ascii="Times New Roman" w:eastAsia="Times New Roman" w:hAnsi="Times New Roman" w:cs="Times New Roman"/>
          <w:sz w:val="26"/>
          <w:szCs w:val="26"/>
        </w:rPr>
        <w:t>đặc biệt</w:t>
      </w:r>
      <w:r w:rsidR="00E71C4B" w:rsidRPr="00C307BC">
        <w:rPr>
          <w:rFonts w:ascii="Times New Roman" w:eastAsia="Times New Roman" w:hAnsi="Times New Roman" w:cs="Times New Roman"/>
          <w:sz w:val="26"/>
          <w:szCs w:val="26"/>
        </w:rPr>
        <w:t xml:space="preserve"> trong</w:t>
      </w:r>
      <w:r w:rsidR="00A650DB" w:rsidRPr="00C307BC">
        <w:rPr>
          <w:rFonts w:ascii="Times New Roman" w:eastAsia="Times New Roman" w:hAnsi="Times New Roman" w:cs="Times New Roman"/>
          <w:sz w:val="26"/>
          <w:szCs w:val="26"/>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sidRPr="00C307BC">
        <w:rPr>
          <w:rFonts w:ascii="Times New Roman" w:eastAsia="Times New Roman" w:hAnsi="Times New Roman" w:cs="Times New Roman"/>
          <w:sz w:val="26"/>
          <w:szCs w:val="26"/>
        </w:rPr>
        <w:t>báo cáo</w:t>
      </w:r>
      <w:r w:rsidR="00B85C5D"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Hệ thống bao gồm các ứng dụng phía khách hàng, các ứng dụng quản trị của ngân hàng và các hệ thống lõi</w:t>
      </w:r>
      <w:r w:rsidR="005B5EFC" w:rsidRPr="00C307BC">
        <w:rPr>
          <w:rFonts w:ascii="Times New Roman" w:eastAsia="Times New Roman" w:hAnsi="Times New Roman" w:cs="Times New Roman"/>
          <w:sz w:val="26"/>
          <w:szCs w:val="26"/>
        </w:rPr>
        <w:t xml:space="preserve"> của ngân hàng</w:t>
      </w:r>
      <w:r w:rsidRPr="00C307BC">
        <w:rPr>
          <w:rFonts w:ascii="Times New Roman" w:eastAsia="Times New Roman" w:hAnsi="Times New Roman" w:cs="Times New Roman"/>
          <w:sz w:val="26"/>
          <w:szCs w:val="26"/>
        </w:rPr>
        <w:t xml:space="preserve"> (core banking).</w:t>
      </w:r>
      <w:r w:rsidR="00DE1D20" w:rsidRPr="00C307BC">
        <w:rPr>
          <w:rFonts w:ascii="Times New Roman" w:eastAsia="Times New Roman" w:hAnsi="Times New Roman" w:cs="Times New Roman"/>
          <w:sz w:val="26"/>
          <w:szCs w:val="26"/>
        </w:rPr>
        <w:t xml:space="preserve"> Các ứng dụng trong hệ thống được xây dựng trên các nền tảng khác nhau như .NET, java,</w:t>
      </w:r>
      <w:r w:rsidR="00274CFF" w:rsidRPr="00C307BC">
        <w:rPr>
          <w:rFonts w:ascii="Times New Roman" w:eastAsia="Times New Roman" w:hAnsi="Times New Roman" w:cs="Times New Roman"/>
          <w:sz w:val="26"/>
          <w:szCs w:val="26"/>
        </w:rPr>
        <w:t xml:space="preserve"> .M</w:t>
      </w:r>
      <w:r w:rsidR="00B85C5D" w:rsidRPr="00C307BC">
        <w:rPr>
          <w:rFonts w:ascii="Times New Roman" w:eastAsia="Times New Roman" w:hAnsi="Times New Roman" w:cs="Times New Roman"/>
          <w:sz w:val="26"/>
          <w:szCs w:val="26"/>
        </w:rPr>
        <w:t>…</w:t>
      </w:r>
      <w:r w:rsidR="00DE1D20" w:rsidRPr="00C307BC">
        <w:rPr>
          <w:rFonts w:ascii="Times New Roman" w:eastAsia="Times New Roman" w:hAnsi="Times New Roman" w:cs="Times New Roman"/>
          <w:sz w:val="26"/>
          <w:szCs w:val="26"/>
        </w:rPr>
        <w:t xml:space="preserve"> thậm chí có những ứng dụng xây dựng trên nền tản</w:t>
      </w:r>
      <w:r w:rsidR="009C41C2" w:rsidRPr="00C307BC">
        <w:rPr>
          <w:rFonts w:ascii="Times New Roman" w:eastAsia="Times New Roman" w:hAnsi="Times New Roman" w:cs="Times New Roman"/>
          <w:sz w:val="26"/>
          <w:szCs w:val="26"/>
        </w:rPr>
        <w:t>g công nghệ cũ như Visual Basic.</w:t>
      </w:r>
    </w:p>
    <w:p w14:paraId="27D5CB1E" w14:textId="508E5C6F" w:rsidR="00D11238" w:rsidRPr="00C307BC" w:rsidRDefault="009D2651">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hệ thống IB</w:t>
      </w:r>
      <w:r w:rsidR="00D11238" w:rsidRPr="00C307BC">
        <w:rPr>
          <w:rFonts w:ascii="Times New Roman" w:eastAsia="Times New Roman" w:hAnsi="Times New Roman" w:cs="Times New Roman"/>
          <w:sz w:val="26"/>
          <w:szCs w:val="26"/>
        </w:rPr>
        <w:t xml:space="preserve">, </w:t>
      </w:r>
      <w:r w:rsidR="005B50DC" w:rsidRPr="00C307BC">
        <w:rPr>
          <w:rFonts w:ascii="Times New Roman" w:eastAsia="Times New Roman" w:hAnsi="Times New Roman" w:cs="Times New Roman"/>
          <w:sz w:val="26"/>
          <w:szCs w:val="26"/>
        </w:rPr>
        <w:t xml:space="preserve">ứng dụng </w:t>
      </w:r>
      <w:r w:rsidR="00D11238" w:rsidRPr="00C307BC">
        <w:rPr>
          <w:rFonts w:ascii="Times New Roman" w:eastAsia="Times New Roman" w:hAnsi="Times New Roman" w:cs="Times New Roman"/>
          <w:sz w:val="26"/>
          <w:szCs w:val="26"/>
        </w:rPr>
        <w:t>RestAPI cung cấp các đầu dịch vụ cho các ứng dụng ERP của doanh</w:t>
      </w:r>
      <w:r w:rsidR="000E6C93" w:rsidRPr="00C307BC">
        <w:rPr>
          <w:rFonts w:ascii="Times New Roman" w:eastAsia="Times New Roman" w:hAnsi="Times New Roman" w:cs="Times New Roman"/>
          <w:sz w:val="26"/>
          <w:szCs w:val="26"/>
        </w:rPr>
        <w:t xml:space="preserve"> </w:t>
      </w:r>
      <w:r w:rsidR="00D11238" w:rsidRPr="00C307BC">
        <w:rPr>
          <w:rFonts w:ascii="Times New Roman" w:eastAsia="Times New Roman" w:hAnsi="Times New Roman" w:cs="Times New Roman"/>
          <w:sz w:val="26"/>
          <w:szCs w:val="26"/>
        </w:rPr>
        <w:t xml:space="preserve">nghiệp ngoài kết nối vào và thực hiện các giao dịch. Mobile API cung cấp cho ứng dụng </w:t>
      </w:r>
      <w:r w:rsidR="00A5647F" w:rsidRPr="00C307BC">
        <w:rPr>
          <w:rFonts w:ascii="Times New Roman" w:eastAsia="Times New Roman" w:hAnsi="Times New Roman" w:cs="Times New Roman"/>
          <w:sz w:val="26"/>
          <w:szCs w:val="26"/>
        </w:rPr>
        <w:t>chạy trên thiết bị di động</w:t>
      </w:r>
      <w:r w:rsidR="00D11238" w:rsidRPr="00C307BC">
        <w:rPr>
          <w:rFonts w:ascii="Times New Roman" w:eastAsia="Times New Roman" w:hAnsi="Times New Roman" w:cs="Times New Roman"/>
          <w:sz w:val="26"/>
          <w:szCs w:val="26"/>
        </w:rPr>
        <w:t xml:space="preserve">, khách hàng có thể sử dụng ứng dụng </w:t>
      </w:r>
      <w:r w:rsidR="00435718" w:rsidRPr="00C307BC">
        <w:rPr>
          <w:rFonts w:ascii="Times New Roman" w:eastAsia="Times New Roman" w:hAnsi="Times New Roman" w:cs="Times New Roman"/>
          <w:sz w:val="26"/>
          <w:szCs w:val="26"/>
        </w:rPr>
        <w:t>trên thiết bị cầm tay</w:t>
      </w:r>
      <w:r w:rsidR="00D11238" w:rsidRPr="00C307BC">
        <w:rPr>
          <w:rFonts w:ascii="Times New Roman" w:eastAsia="Times New Roman" w:hAnsi="Times New Roman" w:cs="Times New Roman"/>
          <w:sz w:val="26"/>
          <w:szCs w:val="26"/>
        </w:rPr>
        <w:t xml:space="preserve"> để thực hiện giao dịch.</w:t>
      </w:r>
      <w:r w:rsidR="00622A86" w:rsidRPr="00C307BC">
        <w:rPr>
          <w:rFonts w:ascii="Times New Roman" w:eastAsia="Times New Roman" w:hAnsi="Times New Roman" w:cs="Times New Roman"/>
          <w:sz w:val="26"/>
          <w:szCs w:val="26"/>
        </w:rPr>
        <w:t xml:space="preserve"> </w:t>
      </w:r>
      <w:r w:rsidR="00156CF2" w:rsidRPr="00C307BC">
        <w:rPr>
          <w:rFonts w:ascii="Times New Roman" w:eastAsia="Times New Roman" w:hAnsi="Times New Roman" w:cs="Times New Roman"/>
          <w:sz w:val="26"/>
          <w:szCs w:val="26"/>
        </w:rPr>
        <w:t>Web application là nơi</w:t>
      </w:r>
      <w:r w:rsidR="00622A86" w:rsidRPr="00C307BC">
        <w:rPr>
          <w:rFonts w:ascii="Times New Roman" w:eastAsia="Times New Roman" w:hAnsi="Times New Roman" w:cs="Times New Roman"/>
          <w:sz w:val="26"/>
          <w:szCs w:val="26"/>
        </w:rPr>
        <w:t xml:space="preserve"> cung cấp các giải pháp giao dịch cho doanh nghiệp trên nền tảng web.</w:t>
      </w:r>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 xml:space="preserve">Report Dasboard hỗ trợ báo cáo cho người dùng ngân hàng. Bankadmin màn hình quản trị hệ thống, xử lý lỗi xảy ra cho các giao dịch của khách </w:t>
      </w:r>
      <w:r w:rsidR="00622A86" w:rsidRPr="00C307BC">
        <w:rPr>
          <w:rFonts w:ascii="Times New Roman" w:eastAsia="Times New Roman" w:hAnsi="Times New Roman" w:cs="Times New Roman"/>
          <w:sz w:val="26"/>
          <w:szCs w:val="26"/>
        </w:rPr>
        <w:lastRenderedPageBreak/>
        <w:t xml:space="preserve">hàng gửi tới. </w:t>
      </w:r>
      <w:r w:rsidR="001951B9" w:rsidRPr="00C307BC">
        <w:rPr>
          <w:rFonts w:ascii="Times New Roman" w:eastAsia="Times New Roman" w:hAnsi="Times New Roman" w:cs="Times New Roman"/>
          <w:sz w:val="26"/>
          <w:szCs w:val="26"/>
        </w:rPr>
        <w:t>Database là nơi</w:t>
      </w:r>
      <w:r w:rsidR="00622A86" w:rsidRPr="00C307BC">
        <w:rPr>
          <w:rFonts w:ascii="Times New Roman" w:eastAsia="Times New Roman" w:hAnsi="Times New Roman" w:cs="Times New Roman"/>
          <w:sz w:val="26"/>
          <w:szCs w:val="26"/>
        </w:rPr>
        <w:t xml:space="preserve"> lưu trữ thông tin khách hàng và giao dịch của hệ thống I</w:t>
      </w:r>
      <w:r w:rsidR="009E2E69" w:rsidRPr="00C307BC">
        <w:rPr>
          <w:rFonts w:ascii="Times New Roman" w:eastAsia="Times New Roman" w:hAnsi="Times New Roman" w:cs="Times New Roman"/>
          <w:sz w:val="26"/>
          <w:szCs w:val="26"/>
        </w:rPr>
        <w:t xml:space="preserve">nternet </w:t>
      </w:r>
      <w:r w:rsidR="00622A86" w:rsidRPr="00C307BC">
        <w:rPr>
          <w:rFonts w:ascii="Times New Roman" w:eastAsia="Times New Roman" w:hAnsi="Times New Roman" w:cs="Times New Roman"/>
          <w:sz w:val="26"/>
          <w:szCs w:val="26"/>
        </w:rPr>
        <w:t>B</w:t>
      </w:r>
      <w:r w:rsidR="009E2E69" w:rsidRPr="00C307BC">
        <w:rPr>
          <w:rFonts w:ascii="Times New Roman" w:eastAsia="Times New Roman" w:hAnsi="Times New Roman" w:cs="Times New Roman"/>
          <w:sz w:val="26"/>
          <w:szCs w:val="26"/>
        </w:rPr>
        <w:t>anking</w:t>
      </w:r>
      <w:r w:rsidR="00622A86" w:rsidRPr="00C307BC">
        <w:rPr>
          <w:rFonts w:ascii="Times New Roman" w:eastAsia="Times New Roman" w:hAnsi="Times New Roman" w:cs="Times New Roman"/>
          <w:sz w:val="26"/>
          <w:szCs w:val="26"/>
        </w:rPr>
        <w:t xml:space="preserve">. </w:t>
      </w:r>
      <w:r w:rsidR="00875E10" w:rsidRPr="00C307BC">
        <w:rPr>
          <w:rFonts w:ascii="Times New Roman" w:eastAsia="Times New Roman" w:hAnsi="Times New Roman" w:cs="Times New Roman"/>
          <w:sz w:val="26"/>
          <w:szCs w:val="26"/>
        </w:rPr>
        <w:t>Core bank</w:t>
      </w:r>
      <w:r w:rsidR="00622A86" w:rsidRPr="00C307BC">
        <w:rPr>
          <w:rFonts w:ascii="Times New Roman" w:eastAsia="Times New Roman" w:hAnsi="Times New Roman" w:cs="Times New Roman"/>
          <w:sz w:val="26"/>
          <w:szCs w:val="26"/>
        </w:rPr>
        <w:t xml:space="preserve"> thực hiện nghiệp vụ giao dịch, sao kê ngân hàng. </w:t>
      </w:r>
      <w:r w:rsidR="00875E10" w:rsidRPr="00C307BC">
        <w:rPr>
          <w:rFonts w:ascii="Times New Roman" w:eastAsia="Times New Roman" w:hAnsi="Times New Roman" w:cs="Times New Roman"/>
          <w:sz w:val="26"/>
          <w:szCs w:val="26"/>
        </w:rPr>
        <w:t>Datawarehouse là</w:t>
      </w:r>
      <w:r w:rsidR="00622A86" w:rsidRPr="00C307BC">
        <w:rPr>
          <w:rFonts w:ascii="Times New Roman" w:eastAsia="Times New Roman" w:hAnsi="Times New Roman" w:cs="Times New Roman"/>
          <w:sz w:val="26"/>
          <w:szCs w:val="26"/>
        </w:rPr>
        <w:t xml:space="preserve"> kho dữ liệu phục vụ báo cáo.</w:t>
      </w:r>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Payment gateway</w:t>
      </w:r>
      <w:r w:rsidR="00F91222" w:rsidRPr="00C307BC">
        <w:rPr>
          <w:rFonts w:ascii="Times New Roman" w:eastAsia="Times New Roman" w:hAnsi="Times New Roman" w:cs="Times New Roman"/>
          <w:sz w:val="26"/>
          <w:szCs w:val="26"/>
        </w:rPr>
        <w:t xml:space="preserve"> thực hiện nhiệm vụ</w:t>
      </w:r>
      <w:r w:rsidR="00622A86" w:rsidRPr="00C307BC">
        <w:rPr>
          <w:rFonts w:ascii="Times New Roman" w:eastAsia="Times New Roman" w:hAnsi="Times New Roman" w:cs="Times New Roman"/>
          <w:sz w:val="26"/>
          <w:szCs w:val="26"/>
        </w:rPr>
        <w:t xml:space="preserve"> cổng thanh toán, kết nố</w:t>
      </w:r>
      <w:r w:rsidR="00FD3BB1" w:rsidRPr="00C307BC">
        <w:rPr>
          <w:rFonts w:ascii="Times New Roman" w:eastAsia="Times New Roman" w:hAnsi="Times New Roman" w:cs="Times New Roman"/>
          <w:sz w:val="26"/>
          <w:szCs w:val="26"/>
        </w:rPr>
        <w:t>i với các đối tác</w:t>
      </w:r>
      <w:r w:rsidR="003A6615" w:rsidRPr="00C307BC">
        <w:rPr>
          <w:rFonts w:ascii="Times New Roman" w:eastAsia="Times New Roman" w:hAnsi="Times New Roman" w:cs="Times New Roman"/>
          <w:sz w:val="26"/>
          <w:szCs w:val="26"/>
        </w:rPr>
        <w:t xml:space="preserve"> bên ngoài như</w:t>
      </w:r>
      <w:r w:rsidR="00FD3BB1" w:rsidRPr="00C307BC">
        <w:rPr>
          <w:rFonts w:ascii="Times New Roman" w:eastAsia="Times New Roman" w:hAnsi="Times New Roman" w:cs="Times New Roman"/>
          <w:sz w:val="26"/>
          <w:szCs w:val="26"/>
        </w:rPr>
        <w:t xml:space="preserve"> nhà cung cấp </w:t>
      </w:r>
      <w:r w:rsidR="00622A86" w:rsidRPr="00C307BC">
        <w:rPr>
          <w:rFonts w:ascii="Times New Roman" w:eastAsia="Times New Roman" w:hAnsi="Times New Roman" w:cs="Times New Roman"/>
          <w:sz w:val="26"/>
          <w:szCs w:val="26"/>
        </w:rPr>
        <w:t>dịch vụ, kho bạc nhà nước, chi cục thuế, ...</w:t>
      </w:r>
    </w:p>
    <w:p w14:paraId="128BC39C" w14:textId="1FF948A0" w:rsidR="005E5313" w:rsidRPr="00C307BC" w:rsidRDefault="00E2202F"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_Ref511971056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362"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1363" w:author="Nguyen Toan" w:date="2018-05-18T21:03:00Z">
              <w:rPr>
                <w:rFonts w:ascii="Times New Roman" w:hAnsi="Times New Roman" w:cs="Times New Roman"/>
                <w:i/>
                <w:noProof/>
                <w:color w:val="auto"/>
                <w:sz w:val="26"/>
                <w:szCs w:val="26"/>
              </w:rPr>
            </w:rPrChange>
          </w:rPr>
          <w:t>1</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1364" w:author="Nguyen Toan" w:date="2018-05-18T21:03:00Z">
              <w:rPr>
                <w:rFonts w:ascii="Times New Roman" w:hAnsi="Times New Roman" w:cs="Times New Roman"/>
                <w:i/>
                <w:noProof/>
                <w:color w:val="auto"/>
                <w:sz w:val="26"/>
                <w:szCs w:val="26"/>
              </w:rPr>
            </w:rPrChange>
          </w:rPr>
          <w:t>6</w:t>
        </w:r>
      </w:ins>
      <w:del w:id="1365"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1.6</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5E5313" w:rsidRPr="00C307BC">
        <w:rPr>
          <w:rFonts w:ascii="Times New Roman" w:eastAsia="Times New Roman" w:hAnsi="Times New Roman" w:cs="Times New Roman"/>
          <w:sz w:val="26"/>
          <w:szCs w:val="26"/>
        </w:rPr>
        <w:t>mô tả kiến trúc hệ thống I</w:t>
      </w:r>
      <w:r w:rsidR="006D158B" w:rsidRPr="00C307BC">
        <w:rPr>
          <w:rFonts w:ascii="Times New Roman" w:eastAsia="Times New Roman" w:hAnsi="Times New Roman" w:cs="Times New Roman"/>
          <w:sz w:val="26"/>
          <w:szCs w:val="26"/>
        </w:rPr>
        <w:t>nternet Banking</w:t>
      </w:r>
      <w:r w:rsidR="005E5313" w:rsidRPr="00C307BC">
        <w:rPr>
          <w:rFonts w:ascii="Times New Roman" w:eastAsia="Times New Roman" w:hAnsi="Times New Roman" w:cs="Times New Roman"/>
          <w:sz w:val="26"/>
          <w:szCs w:val="26"/>
        </w:rPr>
        <w:t xml:space="preserve"> xây dựng theo mô hình kết nối điểm-điểm (point-to-point)</w:t>
      </w:r>
      <w:r w:rsidR="00DE685A" w:rsidRPr="00C307BC">
        <w:rPr>
          <w:rFonts w:ascii="Times New Roman" w:eastAsia="Times New Roman" w:hAnsi="Times New Roman" w:cs="Times New Roman"/>
          <w:sz w:val="26"/>
          <w:szCs w:val="26"/>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rPr>
          <w:rFonts w:ascii="Times New Roman" w:eastAsia="Times New Roman" w:hAnsi="Times New Roman" w:cs="Times New Roman"/>
          <w:sz w:val="26"/>
          <w:szCs w:val="26"/>
        </w:rPr>
        <w:t>i kém. Ngoài ra, kết nối point-to-point đối với hệ thống này dẫn đến các quy trình nghiệp vụ của các ứng dụng trên lặp lại và chồ</w:t>
      </w:r>
      <w:r w:rsidR="00716EE3" w:rsidRPr="00C307BC">
        <w:rPr>
          <w:rFonts w:ascii="Times New Roman" w:eastAsia="Times New Roman" w:hAnsi="Times New Roman" w:cs="Times New Roman"/>
          <w:sz w:val="26"/>
          <w:szCs w:val="26"/>
        </w:rPr>
        <w:t>ng chéo nhau, gây tốn chi phí phát triển và bảo trì.</w:t>
      </w:r>
    </w:p>
    <w:p w14:paraId="095DB9F9" w14:textId="77777777" w:rsidR="004D470C" w:rsidRPr="00C307BC" w:rsidRDefault="00FA489A" w:rsidP="00071A6D">
      <w:pPr>
        <w:keepNext/>
        <w:spacing w:line="288" w:lineRule="auto"/>
        <w:jc w:val="center"/>
        <w:rPr>
          <w:rFonts w:ascii="Times New Roman" w:hAnsi="Times New Roman" w:cs="Times New Roman"/>
          <w:sz w:val="26"/>
          <w:szCs w:val="26"/>
        </w:rPr>
      </w:pPr>
      <w:r w:rsidRPr="00C307BC">
        <w:rPr>
          <w:rFonts w:ascii="Times New Roman" w:hAnsi="Times New Roman" w:cs="Times New Roman"/>
          <w:b/>
          <w:noProof/>
          <w:sz w:val="26"/>
          <w:szCs w:val="26"/>
          <w:lang w:val="en-US"/>
        </w:rPr>
        <w:drawing>
          <wp:inline distT="0" distB="0" distL="0" distR="0" wp14:anchorId="40DA9B76" wp14:editId="7221A965">
            <wp:extent cx="3961749" cy="3093085"/>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970843" cy="3100185"/>
                    </a:xfrm>
                    <a:prstGeom prst="rect">
                      <a:avLst/>
                    </a:prstGeom>
                    <a:ln/>
                  </pic:spPr>
                </pic:pic>
              </a:graphicData>
            </a:graphic>
          </wp:inline>
        </w:drawing>
      </w:r>
    </w:p>
    <w:p w14:paraId="16DBF3B1" w14:textId="0F19781E" w:rsidR="00FA489A" w:rsidRPr="00C307BC" w:rsidRDefault="004D470C" w:rsidP="004D470C">
      <w:pPr>
        <w:pStyle w:val="Caption"/>
        <w:jc w:val="center"/>
        <w:rPr>
          <w:rFonts w:ascii="Times New Roman" w:hAnsi="Times New Roman" w:cs="Times New Roman"/>
          <w:i w:val="0"/>
          <w:color w:val="auto"/>
          <w:sz w:val="26"/>
          <w:szCs w:val="26"/>
        </w:rPr>
      </w:pPr>
      <w:bookmarkStart w:id="1366" w:name="_Ref511971056"/>
      <w:bookmarkStart w:id="1367" w:name="_Ref511971046"/>
      <w:bookmarkStart w:id="1368" w:name="_Toc511991195"/>
      <w:bookmarkStart w:id="1369" w:name="_Toc514157744"/>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bookmarkEnd w:id="1366"/>
      <w:r w:rsidRPr="00C307BC">
        <w:rPr>
          <w:rFonts w:ascii="Times New Roman" w:hAnsi="Times New Roman" w:cs="Times New Roman"/>
          <w:i w:val="0"/>
          <w:color w:val="auto"/>
          <w:sz w:val="26"/>
          <w:szCs w:val="26"/>
        </w:rPr>
        <w:t>. Kiến trúc hệ thống IB cũ</w:t>
      </w:r>
      <w:bookmarkEnd w:id="1367"/>
      <w:bookmarkEnd w:id="1368"/>
      <w:bookmarkEnd w:id="1369"/>
    </w:p>
    <w:p w14:paraId="7EB50D45" w14:textId="7748C340" w:rsidR="001736C8" w:rsidRPr="00C307BC" w:rsidRDefault="00E2202F" w:rsidP="00C82EDF">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_Ref511971090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370"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1371" w:author="Nguyen Toan" w:date="2018-05-18T21:03:00Z">
              <w:rPr>
                <w:rFonts w:ascii="Times New Roman" w:hAnsi="Times New Roman" w:cs="Times New Roman"/>
                <w:i/>
                <w:noProof/>
                <w:color w:val="auto"/>
                <w:sz w:val="26"/>
                <w:szCs w:val="26"/>
              </w:rPr>
            </w:rPrChange>
          </w:rPr>
          <w:t>1</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1372" w:author="Nguyen Toan" w:date="2018-05-18T21:03:00Z">
              <w:rPr>
                <w:rFonts w:ascii="Times New Roman" w:hAnsi="Times New Roman" w:cs="Times New Roman"/>
                <w:i/>
                <w:noProof/>
                <w:color w:val="auto"/>
                <w:sz w:val="26"/>
                <w:szCs w:val="26"/>
              </w:rPr>
            </w:rPrChange>
          </w:rPr>
          <w:t>7</w:t>
        </w:r>
      </w:ins>
      <w:del w:id="137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1.7</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2B4020" w:rsidRPr="00C307BC">
        <w:rPr>
          <w:rFonts w:ascii="Times New Roman" w:eastAsia="Times New Roman" w:hAnsi="Times New Roman" w:cs="Times New Roman"/>
          <w:sz w:val="26"/>
          <w:szCs w:val="26"/>
        </w:rPr>
        <w:t>mô tả hệ thống I</w:t>
      </w:r>
      <w:r w:rsidR="004F1F52" w:rsidRPr="00C307BC">
        <w:rPr>
          <w:rFonts w:ascii="Times New Roman" w:eastAsia="Times New Roman" w:hAnsi="Times New Roman" w:cs="Times New Roman"/>
          <w:sz w:val="26"/>
          <w:szCs w:val="26"/>
        </w:rPr>
        <w:t xml:space="preserve">nternet </w:t>
      </w:r>
      <w:r w:rsidR="002B4020" w:rsidRPr="00C307BC">
        <w:rPr>
          <w:rFonts w:ascii="Times New Roman" w:eastAsia="Times New Roman" w:hAnsi="Times New Roman" w:cs="Times New Roman"/>
          <w:sz w:val="26"/>
          <w:szCs w:val="26"/>
        </w:rPr>
        <w:t>B</w:t>
      </w:r>
      <w:r w:rsidR="004F1F52" w:rsidRPr="00C307BC">
        <w:rPr>
          <w:rFonts w:ascii="Times New Roman" w:eastAsia="Times New Roman" w:hAnsi="Times New Roman" w:cs="Times New Roman"/>
          <w:sz w:val="26"/>
          <w:szCs w:val="26"/>
        </w:rPr>
        <w:t>anking</w:t>
      </w:r>
      <w:r w:rsidR="002B4020" w:rsidRPr="00C307BC">
        <w:rPr>
          <w:rFonts w:ascii="Times New Roman" w:eastAsia="Times New Roman" w:hAnsi="Times New Roman" w:cs="Times New Roman"/>
          <w:sz w:val="26"/>
          <w:szCs w:val="26"/>
        </w:rPr>
        <w:t xml:space="preserve"> sau khi phát triển </w:t>
      </w:r>
      <w:r w:rsidR="00FA489A" w:rsidRPr="00C307BC">
        <w:rPr>
          <w:rFonts w:ascii="Times New Roman" w:eastAsia="Times New Roman" w:hAnsi="Times New Roman" w:cs="Times New Roman"/>
          <w:sz w:val="26"/>
          <w:szCs w:val="26"/>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rPr>
          <w:rFonts w:ascii="Times New Roman" w:eastAsia="Times New Roman" w:hAnsi="Times New Roman" w:cs="Times New Roman"/>
          <w:sz w:val="26"/>
          <w:szCs w:val="26"/>
        </w:rPr>
        <w:t xml:space="preserve"> </w:t>
      </w:r>
      <w:r w:rsidR="001736C8" w:rsidRPr="00C307BC">
        <w:rPr>
          <w:rFonts w:ascii="Times New Roman" w:eastAsia="Times New Roman" w:hAnsi="Times New Roman" w:cs="Times New Roman"/>
          <w:sz w:val="26"/>
          <w:szCs w:val="26"/>
        </w:rPr>
        <w:t>Việc tích hợp hệ thống</w:t>
      </w:r>
      <w:r w:rsidR="00A4705C" w:rsidRPr="00C307BC">
        <w:rPr>
          <w:rFonts w:ascii="Times New Roman" w:eastAsia="Times New Roman" w:hAnsi="Times New Roman" w:cs="Times New Roman"/>
          <w:sz w:val="26"/>
          <w:szCs w:val="26"/>
        </w:rPr>
        <w:t xml:space="preserve"> qua ứng dụng ESB</w:t>
      </w:r>
      <w:r w:rsidR="001736C8" w:rsidRPr="00C307BC">
        <w:rPr>
          <w:rFonts w:ascii="Times New Roman" w:eastAsia="Times New Roman" w:hAnsi="Times New Roman" w:cs="Times New Roman"/>
          <w:sz w:val="26"/>
          <w:szCs w:val="26"/>
        </w:rPr>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lastRenderedPageBreak/>
        <w:drawing>
          <wp:inline distT="0" distB="0" distL="0" distR="0" wp14:anchorId="49BE0D1B" wp14:editId="31FE5223">
            <wp:extent cx="3987135" cy="335597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025649" cy="3388392"/>
                    </a:xfrm>
                    <a:prstGeom prst="rect">
                      <a:avLst/>
                    </a:prstGeom>
                    <a:ln/>
                  </pic:spPr>
                </pic:pic>
              </a:graphicData>
            </a:graphic>
          </wp:inline>
        </w:drawing>
      </w:r>
    </w:p>
    <w:p w14:paraId="3F081A43" w14:textId="3D53D91D" w:rsidR="00FA489A" w:rsidRPr="00C307BC" w:rsidRDefault="00FA489A" w:rsidP="00071A6D">
      <w:pPr>
        <w:pStyle w:val="Caption"/>
        <w:spacing w:line="288" w:lineRule="auto"/>
        <w:jc w:val="center"/>
        <w:rPr>
          <w:rFonts w:ascii="Times New Roman" w:hAnsi="Times New Roman" w:cs="Times New Roman"/>
          <w:sz w:val="26"/>
          <w:szCs w:val="26"/>
        </w:rPr>
      </w:pPr>
      <w:bookmarkStart w:id="1374" w:name="_Ref511971090"/>
      <w:bookmarkStart w:id="1375" w:name="_Toc511991196"/>
      <w:bookmarkStart w:id="1376" w:name="_Toc51415774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7</w:t>
      </w:r>
      <w:r w:rsidR="007B1CDB" w:rsidRPr="00C307BC">
        <w:rPr>
          <w:rFonts w:ascii="Times New Roman" w:hAnsi="Times New Roman" w:cs="Times New Roman"/>
          <w:i w:val="0"/>
          <w:color w:val="auto"/>
          <w:sz w:val="26"/>
          <w:szCs w:val="26"/>
        </w:rPr>
        <w:fldChar w:fldCharType="end"/>
      </w:r>
      <w:bookmarkEnd w:id="1374"/>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1375"/>
      <w:bookmarkEnd w:id="1376"/>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1377" w:name="_Toc514444164"/>
      <w:r w:rsidRPr="00C307BC">
        <w:rPr>
          <w:rFonts w:ascii="Times New Roman" w:eastAsia="Times New Roman" w:hAnsi="Times New Roman" w:cs="Times New Roman"/>
          <w:b/>
          <w:sz w:val="26"/>
          <w:szCs w:val="26"/>
        </w:rPr>
        <w:t>Tích hợp và triển khai liên tục</w:t>
      </w:r>
      <w:bookmarkEnd w:id="1377"/>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1378" w:name="_Toc514444165"/>
      <w:r w:rsidRPr="00C307BC">
        <w:rPr>
          <w:rFonts w:ascii="Times New Roman" w:eastAsia="Times New Roman" w:hAnsi="Times New Roman" w:cs="Times New Roman"/>
          <w:b/>
          <w:sz w:val="26"/>
          <w:szCs w:val="26"/>
        </w:rPr>
        <w:t>Tích hợp liên tục</w:t>
      </w:r>
      <w:bookmarkEnd w:id="1378"/>
    </w:p>
    <w:p w14:paraId="3FB986C8" w14:textId="7CB2A0F2" w:rsidR="0014472B" w:rsidRPr="00C307BC" w:rsidRDefault="0014472B" w:rsidP="0081312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 định nghĩa của Martin Fowler</w:t>
      </w:r>
      <w:sdt>
        <w:sdtPr>
          <w:rPr>
            <w:rFonts w:ascii="Times New Roman" w:eastAsia="Times New Roman" w:hAnsi="Times New Roman" w:cs="Times New Roman"/>
            <w:sz w:val="26"/>
            <w:szCs w:val="26"/>
          </w:rPr>
          <w:id w:val="-253367325"/>
          <w:citation/>
        </w:sdtPr>
        <w:sdtEndPr/>
        <w:sdtContent>
          <w:r w:rsidR="00A811F8" w:rsidRPr="00C307BC">
            <w:rPr>
              <w:rFonts w:ascii="Times New Roman" w:eastAsia="Times New Roman" w:hAnsi="Times New Roman" w:cs="Times New Roman"/>
              <w:sz w:val="26"/>
              <w:szCs w:val="26"/>
            </w:rPr>
            <w:fldChar w:fldCharType="begin"/>
          </w:r>
          <w:r w:rsidR="00A811F8" w:rsidRPr="00C307BC">
            <w:rPr>
              <w:rFonts w:ascii="Times New Roman" w:eastAsia="Times New Roman" w:hAnsi="Times New Roman" w:cs="Times New Roman"/>
              <w:sz w:val="26"/>
              <w:szCs w:val="26"/>
              <w:lang w:val="en-US"/>
            </w:rPr>
            <w:instrText xml:space="preserve"> CITATION Mar \l 1033 </w:instrText>
          </w:r>
          <w:r w:rsidR="00A811F8"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[9]</w:t>
          </w:r>
          <w:r w:rsidR="00A811F8"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w:t>
      </w:r>
      <w:r w:rsidR="009319B5"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tích hợp liên tục – Continuous Intergration là phương pháp phát triển phần mềm đòi hỏi các lập trình viên trong nhóm tích hợp ứng dụng thường xuyên. 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rPr>
          <w:rFonts w:ascii="Times New Roman" w:eastAsia="Times New Roman" w:hAnsi="Times New Roman" w:cs="Times New Roman"/>
          <w:sz w:val="26"/>
          <w:szCs w:val="26"/>
        </w:rPr>
        <w:t>Đây là</w:t>
      </w:r>
      <w:r w:rsidRPr="00C307BC">
        <w:rPr>
          <w:rFonts w:ascii="Times New Roman" w:eastAsia="Times New Roman" w:hAnsi="Times New Roman" w:cs="Times New Roman"/>
          <w:sz w:val="26"/>
          <w:szCs w:val="26"/>
        </w:rPr>
        <w:t xml:space="preserve"> phương pháp tiếp cận này giúp giảm bớt vấn đề về tích hợp hơn và cho phép phát triển phần mềm gắn kết nhanh hơn. </w:t>
      </w:r>
      <w:r w:rsidR="00E70D03" w:rsidRPr="00C307BC">
        <w:rPr>
          <w:rFonts w:ascii="Times New Roman" w:eastAsia="Times New Roman" w:hAnsi="Times New Roman" w:cs="Times New Roman"/>
          <w:sz w:val="26"/>
          <w:szCs w:val="26"/>
        </w:rPr>
        <w:t>Các nhóm phát triển sử dụng phương pháp Agile hay dùng</w:t>
      </w:r>
      <w:r w:rsidR="00B179D6" w:rsidRPr="00C307BC">
        <w:rPr>
          <w:rFonts w:ascii="Times New Roman" w:eastAsia="Times New Roman" w:hAnsi="Times New Roman" w:cs="Times New Roman"/>
          <w:sz w:val="26"/>
          <w:szCs w:val="26"/>
        </w:rPr>
        <w:t xml:space="preserve"> tích hợp liên tục</w:t>
      </w:r>
      <w:r w:rsidR="00E70D03" w:rsidRPr="00C307BC">
        <w:rPr>
          <w:rFonts w:ascii="Times New Roman" w:eastAsia="Times New Roman" w:hAnsi="Times New Roman" w:cs="Times New Roman"/>
          <w:sz w:val="26"/>
          <w:szCs w:val="26"/>
        </w:rPr>
        <w:t xml:space="preserve"> để đảm bảo mã nguồn của toàn dự án luôn dịch được và chạy đúng.</w:t>
      </w:r>
      <w:r w:rsidR="00813123" w:rsidRPr="00C307BC">
        <w:rPr>
          <w:rFonts w:ascii="Times New Roman" w:eastAsia="Times New Roman" w:hAnsi="Times New Roman" w:cs="Times New Roman"/>
          <w:sz w:val="26"/>
          <w:szCs w:val="26"/>
        </w:rPr>
        <w:t xml:space="preserve"> Đây</w:t>
      </w:r>
      <w:r w:rsidRPr="00C307BC">
        <w:rPr>
          <w:rFonts w:ascii="Times New Roman" w:eastAsia="Times New Roman" w:hAnsi="Times New Roman" w:cs="Times New Roman"/>
          <w:sz w:val="26"/>
          <w:szCs w:val="26"/>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Với tầm quan trọng của kiểm thử, việc sử dụng một giải pháp tích hợp liên tục - Continuous Integration (CI) trong cả quá trình phát triển là vô cùng cần thiết. CI đem lại nhiều thuận lợi trong kiểm thử như phát hiện sớm các vấn đề của hệ thống trong vòng đời phát triển, đảm bảo các ca kiểm thử được chạy hết trước khi triển khai một phiên bản mới. </w:t>
      </w:r>
      <w:r w:rsidR="00C61D17" w:rsidRPr="00C307BC">
        <w:rPr>
          <w:rFonts w:ascii="Times New Roman" w:eastAsia="Times New Roman" w:hAnsi="Times New Roman" w:cs="Times New Roman"/>
          <w:sz w:val="26"/>
          <w:szCs w:val="26"/>
        </w:rPr>
        <w:t xml:space="preserve">Hệ thống CI có khả năng tự động cập nhật và biên dịch mã nguồn, chạy các ca kiểm thử đã được định nghĩa trước cho mỗi một commit. </w:t>
      </w:r>
      <w:r w:rsidRPr="00C307BC">
        <w:rPr>
          <w:rFonts w:ascii="Times New Roman" w:eastAsia="Times New Roman" w:hAnsi="Times New Roman" w:cs="Times New Roman"/>
          <w:sz w:val="26"/>
          <w:szCs w:val="26"/>
        </w:rPr>
        <w:t xml:space="preserve">Ngoài ra CI còn giúp cho việc đóng gói phần </w:t>
      </w:r>
      <w:r w:rsidRPr="00C307BC">
        <w:rPr>
          <w:rFonts w:ascii="Times New Roman" w:eastAsia="Times New Roman" w:hAnsi="Times New Roman" w:cs="Times New Roman"/>
          <w:sz w:val="26"/>
          <w:szCs w:val="26"/>
        </w:rPr>
        <w:lastRenderedPageBreak/>
        <w:t>mềm dễ dàng, kết hợp với các giải pháp triển khai liên tục -Continuos Delivery (CD) triển khai nhanh gọn hơn.</w:t>
      </w:r>
      <w:r w:rsidR="009E6BD3" w:rsidRPr="00C307BC">
        <w:rPr>
          <w:rFonts w:ascii="Times New Roman" w:eastAsia="Times New Roman" w:hAnsi="Times New Roman" w:cs="Times New Roman"/>
          <w:sz w:val="26"/>
          <w:szCs w:val="26"/>
        </w:rPr>
        <w:t xml:space="preserve"> </w:t>
      </w:r>
    </w:p>
    <w:p w14:paraId="412E03E0" w14:textId="748368F5" w:rsidR="0014472B" w:rsidRPr="00C307BC" w:rsidRDefault="0014472B" w:rsidP="00071A6D">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Quy trình của một hệ thống CI (xem</w:t>
      </w:r>
      <w:r w:rsidR="00F74CDD" w:rsidRPr="00C307BC">
        <w:rPr>
          <w:rFonts w:ascii="Times New Roman" w:eastAsia="Times New Roman" w:hAnsi="Times New Roman" w:cs="Times New Roman"/>
          <w:sz w:val="26"/>
          <w:szCs w:val="26"/>
        </w:rPr>
        <w:t xml:space="preserve"> </w:t>
      </w:r>
      <w:r w:rsidR="00F74CDD" w:rsidRPr="00C307BC">
        <w:rPr>
          <w:rFonts w:ascii="Times New Roman" w:eastAsia="Times New Roman" w:hAnsi="Times New Roman" w:cs="Times New Roman"/>
          <w:sz w:val="26"/>
          <w:szCs w:val="26"/>
        </w:rPr>
        <w:fldChar w:fldCharType="begin"/>
      </w:r>
      <w:r w:rsidR="00F74CDD" w:rsidRPr="00C307BC">
        <w:rPr>
          <w:rFonts w:ascii="Times New Roman" w:eastAsia="Times New Roman" w:hAnsi="Times New Roman" w:cs="Times New Roman"/>
          <w:sz w:val="26"/>
          <w:szCs w:val="26"/>
        </w:rPr>
        <w:instrText xml:space="preserve"> REF _Ref513404363 \h </w:instrText>
      </w:r>
      <w:r w:rsidR="00C307BC" w:rsidRPr="00C307BC">
        <w:rPr>
          <w:rFonts w:ascii="Times New Roman" w:eastAsia="Times New Roman" w:hAnsi="Times New Roman" w:cs="Times New Roman"/>
          <w:sz w:val="26"/>
          <w:szCs w:val="26"/>
        </w:rPr>
        <w:instrText xml:space="preserve"> \* MERGEFORMAT </w:instrText>
      </w:r>
      <w:r w:rsidR="00F74CDD" w:rsidRPr="00C307BC">
        <w:rPr>
          <w:rFonts w:ascii="Times New Roman" w:eastAsia="Times New Roman" w:hAnsi="Times New Roman" w:cs="Times New Roman"/>
          <w:sz w:val="26"/>
          <w:szCs w:val="26"/>
        </w:rPr>
      </w:r>
      <w:r w:rsidR="00F74CDD" w:rsidRPr="00C307BC">
        <w:rPr>
          <w:rFonts w:ascii="Times New Roman" w:eastAsia="Times New Roman" w:hAnsi="Times New Roman" w:cs="Times New Roman"/>
          <w:sz w:val="26"/>
          <w:szCs w:val="26"/>
        </w:rPr>
        <w:fldChar w:fldCharType="separate"/>
      </w:r>
      <w:ins w:id="1379"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1</w:t>
        </w:r>
        <w:r w:rsidR="0019161E" w:rsidRPr="0019161E">
          <w:rPr>
            <w:rFonts w:ascii="Times New Roman" w:hAnsi="Times New Roman" w:cs="Times New Roman"/>
            <w:i/>
            <w:noProof/>
            <w:color w:val="auto"/>
            <w:sz w:val="26"/>
            <w:szCs w:val="26"/>
            <w:rPrChange w:id="1380"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8</w:t>
        </w:r>
      </w:ins>
      <w:del w:id="1381"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8</w:delText>
        </w:r>
      </w:del>
      <w:r w:rsidR="00F74CDD" w:rsidRPr="00C307BC">
        <w:rPr>
          <w:rFonts w:ascii="Times New Roman" w:eastAsia="Times New Roman" w:hAnsi="Times New Roman" w:cs="Times New Roman"/>
          <w:sz w:val="26"/>
          <w:szCs w:val="26"/>
        </w:rPr>
        <w:fldChar w:fldCharType="end"/>
      </w:r>
      <w:r w:rsidRPr="00C307BC">
        <w:rPr>
          <w:rFonts w:ascii="Times New Roman" w:hAnsi="Times New Roman" w:cs="Times New Roman"/>
          <w:sz w:val="26"/>
          <w:szCs w:val="26"/>
        </w:rPr>
        <w:t>)</w:t>
      </w:r>
      <w:r w:rsidR="00F74CDD" w:rsidRPr="00C307BC">
        <w:rPr>
          <w:rFonts w:ascii="Times New Roman" w:hAnsi="Times New Roman" w:cs="Times New Roman"/>
          <w:sz w:val="26"/>
          <w:szCs w:val="26"/>
        </w:rPr>
        <w:t xml:space="preserve"> bắt đầu khi có một</w:t>
      </w:r>
      <w:r w:rsidR="00B94BF8" w:rsidRPr="00C307BC">
        <w:rPr>
          <w:rFonts w:ascii="Times New Roman" w:hAnsi="Times New Roman" w:cs="Times New Roman"/>
          <w:sz w:val="26"/>
          <w:szCs w:val="26"/>
        </w:rPr>
        <w:t xml:space="preserve"> sự thay đổi</w:t>
      </w:r>
      <w:r w:rsidR="00F74CDD" w:rsidRPr="00C307BC">
        <w:rPr>
          <w:rFonts w:ascii="Times New Roman" w:hAnsi="Times New Roman" w:cs="Times New Roman"/>
          <w:sz w:val="26"/>
          <w:szCs w:val="26"/>
        </w:rPr>
        <w:t xml:space="preserve"> </w:t>
      </w:r>
      <w:r w:rsidR="00B94BF8" w:rsidRPr="00C307BC">
        <w:rPr>
          <w:rFonts w:ascii="Times New Roman" w:hAnsi="Times New Roman" w:cs="Times New Roman"/>
          <w:sz w:val="26"/>
          <w:szCs w:val="26"/>
        </w:rPr>
        <w:t>(</w:t>
      </w:r>
      <w:r w:rsidR="00F74CDD" w:rsidRPr="00C307BC">
        <w:rPr>
          <w:rFonts w:ascii="Times New Roman" w:hAnsi="Times New Roman" w:cs="Times New Roman"/>
          <w:sz w:val="26"/>
          <w:szCs w:val="26"/>
        </w:rPr>
        <w:t>commit</w:t>
      </w:r>
      <w:r w:rsidR="00B94BF8" w:rsidRPr="00C307BC">
        <w:rPr>
          <w:rFonts w:ascii="Times New Roman" w:hAnsi="Times New Roman" w:cs="Times New Roman"/>
          <w:sz w:val="26"/>
          <w:szCs w:val="26"/>
        </w:rPr>
        <w:t>)</w:t>
      </w:r>
      <w:r w:rsidR="00F74CDD" w:rsidRPr="00C307BC">
        <w:rPr>
          <w:rFonts w:ascii="Times New Roman" w:hAnsi="Times New Roman" w:cs="Times New Roman"/>
          <w:sz w:val="26"/>
          <w:szCs w:val="26"/>
        </w:rPr>
        <w:t xml:space="preserve"> mới được đẩy lên, </w:t>
      </w:r>
      <w:r w:rsidR="00F74CDD" w:rsidRPr="00C307BC">
        <w:rPr>
          <w:rFonts w:ascii="Times New Roman" w:eastAsia="Times New Roman" w:hAnsi="Times New Roman" w:cs="Times New Roman"/>
          <w:sz w:val="26"/>
          <w:szCs w:val="26"/>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rPr>
          <w:rFonts w:ascii="Times New Roman" w:eastAsia="Times New Roman" w:hAnsi="Times New Roman" w:cs="Times New Roman"/>
          <w:sz w:val="26"/>
          <w:szCs w:val="26"/>
        </w:rPr>
        <w:t xml:space="preserve">Bước tiếp theo </w:t>
      </w:r>
      <w:r w:rsidR="00C62E2D" w:rsidRPr="00C307BC">
        <w:rPr>
          <w:rFonts w:ascii="Times New Roman" w:eastAsia="Times New Roman" w:hAnsi="Times New Roman" w:cs="Times New Roman"/>
          <w:sz w:val="26"/>
          <w:szCs w:val="26"/>
        </w:rPr>
        <w:t xml:space="preserve">khi bược biên dịch thành công, </w:t>
      </w:r>
      <w:r w:rsidR="00A7109C" w:rsidRPr="00C307BC">
        <w:rPr>
          <w:rFonts w:ascii="Times New Roman" w:eastAsia="Times New Roman" w:hAnsi="Times New Roman" w:cs="Times New Roman"/>
          <w:sz w:val="26"/>
          <w:szCs w:val="26"/>
        </w:rPr>
        <w:t xml:space="preserve">các ca kiểm thử đã được định nghĩa sẽ được chạy toàn bộ, nếu có ca kiểm thử thất bại, </w:t>
      </w:r>
      <w:r w:rsidR="002D736D" w:rsidRPr="00C307BC">
        <w:rPr>
          <w:rFonts w:ascii="Times New Roman" w:eastAsia="Times New Roman" w:hAnsi="Times New Roman" w:cs="Times New Roman"/>
          <w:sz w:val="26"/>
          <w:szCs w:val="26"/>
        </w:rPr>
        <w:t>hệ thống</w:t>
      </w:r>
      <w:r w:rsidR="00A7109C" w:rsidRPr="00C307BC">
        <w:rPr>
          <w:rFonts w:ascii="Times New Roman" w:eastAsia="Times New Roman" w:hAnsi="Times New Roman" w:cs="Times New Roman"/>
          <w:sz w:val="26"/>
          <w:szCs w:val="26"/>
        </w:rPr>
        <w:t xml:space="preserve"> sẽ gửi email thông báo cho đội phát triển.</w:t>
      </w:r>
      <w:r w:rsidR="00CC320C" w:rsidRPr="00C307BC">
        <w:rPr>
          <w:rFonts w:ascii="Times New Roman" w:eastAsia="Times New Roman" w:hAnsi="Times New Roman" w:cs="Times New Roman"/>
          <w:sz w:val="26"/>
          <w:szCs w:val="26"/>
        </w:rPr>
        <w:t xml:space="preserve"> </w:t>
      </w:r>
      <w:r w:rsidR="009C0A48" w:rsidRPr="00C307BC">
        <w:rPr>
          <w:rFonts w:ascii="Times New Roman" w:eastAsia="Times New Roman" w:hAnsi="Times New Roman" w:cs="Times New Roman"/>
          <w:sz w:val="26"/>
          <w:szCs w:val="26"/>
        </w:rPr>
        <w:t>Sau khi chạy thành công các ca kiểm thử, hệ thống CI tiến hành đóng gói và triển khai ứng dụng lên máy chủ (nếu cần). Quá trình tích hợp sẽ được tiến hành theo cấu hình của đội phát triển</w:t>
      </w:r>
      <w:r w:rsidR="00D92C64" w:rsidRPr="00C307BC">
        <w:rPr>
          <w:rFonts w:ascii="Times New Roman" w:eastAsia="Times New Roman" w:hAnsi="Times New Roman" w:cs="Times New Roman"/>
          <w:sz w:val="26"/>
          <w:szCs w:val="26"/>
        </w:rPr>
        <w:t xml:space="preserve"> ứng dụng</w:t>
      </w:r>
      <w:r w:rsidR="009C0A48" w:rsidRPr="00C307BC">
        <w:rPr>
          <w:rFonts w:ascii="Times New Roman" w:eastAsia="Times New Roman" w:hAnsi="Times New Roman" w:cs="Times New Roman"/>
          <w:sz w:val="26"/>
          <w:szCs w:val="26"/>
        </w:rPr>
        <w:t>.</w:t>
      </w:r>
    </w:p>
    <w:p w14:paraId="1D578836" w14:textId="77777777" w:rsidR="0014472B" w:rsidRPr="00C307BC" w:rsidRDefault="0014472B" w:rsidP="0014472B">
      <w:pPr>
        <w:keepNext/>
        <w:spacing w:line="288" w:lineRule="auto"/>
        <w:ind w:left="720"/>
        <w:contextualSpacing/>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6D3ECBF1" wp14:editId="1D22C42E">
            <wp:extent cx="3475777" cy="3626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82943" cy="3633685"/>
                    </a:xfrm>
                    <a:prstGeom prst="rect">
                      <a:avLst/>
                    </a:prstGeom>
                    <a:noFill/>
                    <a:ln>
                      <a:noFill/>
                    </a:ln>
                  </pic:spPr>
                </pic:pic>
              </a:graphicData>
            </a:graphic>
          </wp:inline>
        </w:drawing>
      </w:r>
    </w:p>
    <w:p w14:paraId="42113F4E" w14:textId="75A5D092" w:rsidR="0014472B" w:rsidRPr="00C307BC" w:rsidRDefault="0014472B" w:rsidP="0014472B">
      <w:pPr>
        <w:pStyle w:val="Caption"/>
        <w:jc w:val="center"/>
        <w:rPr>
          <w:rFonts w:ascii="Times New Roman" w:hAnsi="Times New Roman" w:cs="Times New Roman"/>
          <w:i w:val="0"/>
          <w:color w:val="auto"/>
          <w:sz w:val="26"/>
          <w:szCs w:val="26"/>
        </w:rPr>
      </w:pPr>
      <w:bookmarkStart w:id="1382" w:name="_Ref513404363"/>
      <w:bookmarkStart w:id="1383" w:name="_Toc51415774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8</w:t>
      </w:r>
      <w:r w:rsidR="007B1CDB" w:rsidRPr="00C307BC">
        <w:rPr>
          <w:rFonts w:ascii="Times New Roman" w:hAnsi="Times New Roman" w:cs="Times New Roman"/>
          <w:i w:val="0"/>
          <w:color w:val="auto"/>
          <w:sz w:val="26"/>
          <w:szCs w:val="26"/>
        </w:rPr>
        <w:fldChar w:fldCharType="end"/>
      </w:r>
      <w:bookmarkEnd w:id="1382"/>
      <w:r w:rsidRPr="00C307BC">
        <w:rPr>
          <w:rFonts w:ascii="Times New Roman" w:hAnsi="Times New Roman" w:cs="Times New Roman"/>
          <w:i w:val="0"/>
          <w:color w:val="auto"/>
          <w:sz w:val="26"/>
          <w:szCs w:val="26"/>
        </w:rPr>
        <w:t>: Quy trình tích hợp liên tục</w:t>
      </w:r>
      <w:bookmarkEnd w:id="1383"/>
    </w:p>
    <w:p w14:paraId="35CBCEE6" w14:textId="46556C20" w:rsidR="0014472B" w:rsidRPr="00C307BC" w:rsidRDefault="0014472B" w:rsidP="00EB23F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Tích hợp liên tục </w:t>
      </w:r>
      <w:r w:rsidR="00E6320A" w:rsidRPr="00C307BC">
        <w:rPr>
          <w:rFonts w:ascii="Times New Roman" w:eastAsia="Times New Roman" w:hAnsi="Times New Roman" w:cs="Times New Roman"/>
          <w:sz w:val="26"/>
          <w:szCs w:val="26"/>
        </w:rPr>
        <w:t>giúp giảm thiểu rủi ro nhờ việc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rPr>
          <w:rFonts w:ascii="Times New Roman" w:eastAsia="Times New Roman" w:hAnsi="Times New Roman" w:cs="Times New Roman"/>
          <w:sz w:val="26"/>
          <w:szCs w:val="26"/>
        </w:rPr>
        <w:t xml:space="preserve"> Hiện tại, có nhiều công cụ hỗ trợ việc tích hợp liên tục như TFS, TeamCity, Hudson, Jenkin, Travis, ...</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1384" w:name="_Toc513584076"/>
      <w:bookmarkStart w:id="1385" w:name="_Toc513613700"/>
      <w:bookmarkStart w:id="1386" w:name="_Toc514156381"/>
      <w:bookmarkStart w:id="1387" w:name="_Toc514156439"/>
      <w:bookmarkStart w:id="1388" w:name="_Toc514157626"/>
      <w:bookmarkStart w:id="1389" w:name="_Toc514277617"/>
      <w:bookmarkStart w:id="1390" w:name="_Toc514278016"/>
      <w:bookmarkStart w:id="1391" w:name="_Toc513584077"/>
      <w:bookmarkStart w:id="1392" w:name="_Toc513613701"/>
      <w:bookmarkStart w:id="1393" w:name="_Toc514156382"/>
      <w:bookmarkStart w:id="1394" w:name="_Toc514156440"/>
      <w:bookmarkStart w:id="1395" w:name="_Toc514157627"/>
      <w:bookmarkStart w:id="1396" w:name="_Toc514277618"/>
      <w:bookmarkStart w:id="1397" w:name="_Toc514278017"/>
      <w:bookmarkStart w:id="1398" w:name="_Toc514444166"/>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r w:rsidRPr="00C307BC">
        <w:rPr>
          <w:rFonts w:ascii="Times New Roman" w:eastAsia="Times New Roman" w:hAnsi="Times New Roman" w:cs="Times New Roman"/>
          <w:b/>
          <w:sz w:val="26"/>
          <w:szCs w:val="26"/>
        </w:rPr>
        <w:t>Chuyển giao liên tục</w:t>
      </w:r>
      <w:bookmarkEnd w:id="1398"/>
    </w:p>
    <w:p w14:paraId="22B2DEC5" w14:textId="4FA17C8D"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r w:rsidR="000067AF"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Chuyển giao liên tục cho phép lập trình viên tự động hóa phần kiểm thử bên cạnh việc sử dụng keierm thử đơn vị để kiểm </w:t>
      </w:r>
      <w:r w:rsidRPr="00C307BC">
        <w:rPr>
          <w:rFonts w:ascii="Times New Roman" w:eastAsia="Times New Roman" w:hAnsi="Times New Roman" w:cs="Times New Roman"/>
          <w:sz w:val="26"/>
          <w:szCs w:val="26"/>
        </w:rPr>
        <w:lastRenderedPageBreak/>
        <w:t xml:space="preserve">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_Ref513400707 \h </w:instrText>
      </w:r>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r>
      <w:r w:rsidR="00A1132B" w:rsidRPr="00C307BC">
        <w:rPr>
          <w:rFonts w:ascii="Times New Roman" w:eastAsia="Times New Roman" w:hAnsi="Times New Roman" w:cs="Times New Roman"/>
          <w:sz w:val="26"/>
          <w:szCs w:val="26"/>
        </w:rPr>
        <w:fldChar w:fldCharType="separate"/>
      </w:r>
      <w:ins w:id="1399"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1</w:t>
        </w:r>
        <w:r w:rsidR="0019161E" w:rsidRPr="0019161E">
          <w:rPr>
            <w:rFonts w:ascii="Times New Roman" w:hAnsi="Times New Roman" w:cs="Times New Roman"/>
            <w:i/>
            <w:noProof/>
            <w:color w:val="auto"/>
            <w:sz w:val="26"/>
            <w:szCs w:val="26"/>
            <w:rPrChange w:id="1400"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9</w:t>
        </w:r>
      </w:ins>
      <w:del w:id="1401"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9</w:delText>
        </w:r>
      </w:del>
      <w:r w:rsidR="00A1132B"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quá trình chuyển giao liên tục.</w:t>
      </w:r>
    </w:p>
    <w:p w14:paraId="4318E0D7" w14:textId="77777777" w:rsidR="0014472B" w:rsidRPr="00C307BC" w:rsidRDefault="0014472B" w:rsidP="0014472B">
      <w:pPr>
        <w:keepNext/>
        <w:spacing w:before="60" w:after="60"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AA5898F" w:rsidR="0014472B" w:rsidRPr="00C307BC" w:rsidRDefault="0014472B" w:rsidP="0014472B">
      <w:pPr>
        <w:pStyle w:val="Caption"/>
        <w:jc w:val="center"/>
        <w:rPr>
          <w:rFonts w:ascii="Times New Roman" w:hAnsi="Times New Roman" w:cs="Times New Roman"/>
          <w:i w:val="0"/>
          <w:color w:val="auto"/>
          <w:sz w:val="26"/>
          <w:szCs w:val="26"/>
        </w:rPr>
      </w:pPr>
      <w:bookmarkStart w:id="1402" w:name="_Ref513400707"/>
      <w:bookmarkStart w:id="1403" w:name="_Toc514157747"/>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9</w:t>
      </w:r>
      <w:r w:rsidR="007B1CDB" w:rsidRPr="00C307BC">
        <w:rPr>
          <w:rFonts w:ascii="Times New Roman" w:hAnsi="Times New Roman" w:cs="Times New Roman"/>
          <w:i w:val="0"/>
          <w:color w:val="auto"/>
          <w:sz w:val="26"/>
          <w:szCs w:val="26"/>
        </w:rPr>
        <w:fldChar w:fldCharType="end"/>
      </w:r>
      <w:bookmarkEnd w:id="1402"/>
      <w:r w:rsidRPr="00C307BC">
        <w:rPr>
          <w:rFonts w:ascii="Times New Roman" w:hAnsi="Times New Roman" w:cs="Times New Roman"/>
          <w:i w:val="0"/>
          <w:color w:val="auto"/>
          <w:sz w:val="26"/>
          <w:szCs w:val="26"/>
        </w:rPr>
        <w:t>: Quy trình chuyển giao liên tục</w:t>
      </w:r>
      <w:bookmarkEnd w:id="1403"/>
    </w:p>
    <w:p w14:paraId="57D5B8E3" w14:textId="4126410C"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Chuyển giao liên tục được thực hiện bằng cách sử dùng dòng triển khai (Deployment Pipeline -</w:t>
      </w:r>
      <w:r w:rsidR="00A1132B" w:rsidRPr="00C307BC">
        <w:rPr>
          <w:rFonts w:ascii="Times New Roman" w:eastAsia="Times New Roman" w:hAnsi="Times New Roman" w:cs="Times New Roman"/>
          <w:sz w:val="26"/>
          <w:szCs w:val="26"/>
        </w:rPr>
        <w:t xml:space="preserve"> </w:t>
      </w:r>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_Ref513400721 \h </w:instrText>
      </w:r>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r>
      <w:r w:rsidR="00A1132B" w:rsidRPr="00C307BC">
        <w:rPr>
          <w:rFonts w:ascii="Times New Roman" w:eastAsia="Times New Roman" w:hAnsi="Times New Roman" w:cs="Times New Roman"/>
          <w:sz w:val="26"/>
          <w:szCs w:val="26"/>
        </w:rPr>
        <w:fldChar w:fldCharType="separate"/>
      </w:r>
      <w:ins w:id="1404"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1</w:t>
        </w:r>
        <w:r w:rsidR="0019161E" w:rsidRPr="0019161E">
          <w:rPr>
            <w:rFonts w:ascii="Times New Roman" w:hAnsi="Times New Roman" w:cs="Times New Roman"/>
            <w:i/>
            <w:noProof/>
            <w:color w:val="auto"/>
            <w:sz w:val="26"/>
            <w:szCs w:val="26"/>
            <w:rPrChange w:id="1405"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10</w:t>
        </w:r>
      </w:ins>
      <w:del w:id="1406"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10</w:delText>
        </w:r>
      </w:del>
      <w:r w:rsidR="00A1132B"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Dòng triển khai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071A6D">
      <w:pPr>
        <w:keepNext/>
        <w:spacing w:before="60" w:after="60" w:line="288" w:lineRule="auto"/>
        <w:ind w:firstLine="284"/>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5FA5B5B4" w:rsidR="0014472B" w:rsidRDefault="0014472B" w:rsidP="00966627">
      <w:pPr>
        <w:pStyle w:val="Caption"/>
        <w:jc w:val="center"/>
        <w:rPr>
          <w:ins w:id="1407" w:author="Nguyen Toan" w:date="2018-05-18T20:22:00Z"/>
          <w:rFonts w:ascii="Times New Roman" w:hAnsi="Times New Roman" w:cs="Times New Roman"/>
          <w:i w:val="0"/>
          <w:color w:val="auto"/>
          <w:sz w:val="26"/>
          <w:szCs w:val="26"/>
        </w:rPr>
      </w:pPr>
      <w:bookmarkStart w:id="1408" w:name="_Ref513400721"/>
      <w:bookmarkStart w:id="1409" w:name="_Toc51415774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10</w:t>
      </w:r>
      <w:r w:rsidR="007B1CDB" w:rsidRPr="00C307BC">
        <w:rPr>
          <w:rFonts w:ascii="Times New Roman" w:hAnsi="Times New Roman" w:cs="Times New Roman"/>
          <w:i w:val="0"/>
          <w:color w:val="auto"/>
          <w:sz w:val="26"/>
          <w:szCs w:val="26"/>
        </w:rPr>
        <w:fldChar w:fldCharType="end"/>
      </w:r>
      <w:bookmarkEnd w:id="1408"/>
      <w:r w:rsidRPr="00C307BC">
        <w:rPr>
          <w:rFonts w:ascii="Times New Roman" w:hAnsi="Times New Roman" w:cs="Times New Roman"/>
          <w:i w:val="0"/>
          <w:color w:val="auto"/>
          <w:sz w:val="26"/>
          <w:szCs w:val="26"/>
        </w:rPr>
        <w:t>: Dòng triển khai</w:t>
      </w:r>
      <w:bookmarkEnd w:id="1409"/>
    </w:p>
    <w:p w14:paraId="3FA59AF8" w14:textId="43A479F8" w:rsidR="00845CE0" w:rsidRPr="0006484A" w:rsidRDefault="00845CE0" w:rsidP="0006484A">
      <w:pPr>
        <w:pStyle w:val="ListParagraph"/>
        <w:numPr>
          <w:ilvl w:val="3"/>
          <w:numId w:val="12"/>
        </w:numPr>
        <w:spacing w:before="240" w:after="120" w:line="288" w:lineRule="auto"/>
        <w:ind w:left="851" w:hanging="851"/>
        <w:contextualSpacing w:val="0"/>
        <w:jc w:val="both"/>
        <w:outlineLvl w:val="2"/>
        <w:rPr>
          <w:ins w:id="1410" w:author="Nguyen Toan" w:date="2018-05-18T20:22:00Z"/>
          <w:rFonts w:ascii="Times New Roman" w:eastAsia="Times New Roman" w:hAnsi="Times New Roman" w:cs="Times New Roman"/>
          <w:b/>
          <w:sz w:val="26"/>
          <w:szCs w:val="26"/>
          <w:rPrChange w:id="1411" w:author="Nguyen Toan" w:date="2018-05-18T20:22:00Z">
            <w:rPr>
              <w:ins w:id="1412" w:author="Nguyen Toan" w:date="2018-05-18T20:22:00Z"/>
            </w:rPr>
          </w:rPrChange>
        </w:rPr>
        <w:pPrChange w:id="1413" w:author="Nguyen Toan" w:date="2018-05-18T20:22:00Z">
          <w:pPr>
            <w:pStyle w:val="Caption"/>
            <w:jc w:val="center"/>
          </w:pPr>
        </w:pPrChange>
      </w:pPr>
      <w:bookmarkStart w:id="1414" w:name="_Toc514444167"/>
      <w:ins w:id="1415" w:author="Nguyen Toan" w:date="2018-05-18T20:22:00Z">
        <w:r w:rsidRPr="0006484A">
          <w:rPr>
            <w:rFonts w:ascii="Times New Roman" w:eastAsia="Times New Roman" w:hAnsi="Times New Roman" w:cs="Times New Roman"/>
            <w:b/>
            <w:sz w:val="26"/>
            <w:szCs w:val="26"/>
            <w:rPrChange w:id="1416" w:author="Nguyen Toan" w:date="2018-05-18T20:22:00Z">
              <w:rPr/>
            </w:rPrChange>
          </w:rPr>
          <w:t>M Dòng triển khaiIC \</w:t>
        </w:r>
        <w:bookmarkEnd w:id="1414"/>
      </w:ins>
    </w:p>
    <w:p w14:paraId="6EE08F7F" w14:textId="77777777" w:rsidR="00BD0FF8" w:rsidRPr="00651955" w:rsidRDefault="00BD0FF8" w:rsidP="00651955">
      <w:pPr>
        <w:spacing w:before="240" w:after="120" w:line="288" w:lineRule="auto"/>
        <w:rPr>
          <w:rFonts w:ascii="Times New Roman" w:eastAsia="Times New Roman" w:hAnsi="Times New Roman" w:cs="Times New Roman"/>
          <w:b/>
          <w:sz w:val="26"/>
          <w:szCs w:val="26"/>
          <w:rPrChange w:id="1417" w:author="Nguyen Toan" w:date="2018-05-18T20:24:00Z">
            <w:rPr/>
          </w:rPrChange>
        </w:rPr>
        <w:pPrChange w:id="1418" w:author="Nguyen Toan" w:date="2018-05-18T20:24:00Z">
          <w:pPr>
            <w:pStyle w:val="ListParagraph"/>
            <w:numPr>
              <w:ilvl w:val="2"/>
              <w:numId w:val="12"/>
            </w:numPr>
            <w:spacing w:before="240" w:after="120" w:line="288" w:lineRule="auto"/>
            <w:ind w:left="1224" w:hanging="504"/>
            <w:contextualSpacing w:val="0"/>
            <w:outlineLvl w:val="2"/>
          </w:pPr>
        </w:pPrChange>
      </w:pPr>
      <w:moveToRangeStart w:id="1419" w:author="Nguyen Toan" w:date="2018-05-18T20:22:00Z" w:name="move514438306"/>
      <w:moveTo w:id="1420" w:author="Nguyen Toan" w:date="2018-05-18T20:22:00Z">
        <w:r w:rsidRPr="00651955">
          <w:rPr>
            <w:rFonts w:ascii="Times New Roman" w:eastAsia="Times New Roman" w:hAnsi="Times New Roman" w:cs="Times New Roman"/>
            <w:b/>
            <w:sz w:val="26"/>
            <w:szCs w:val="26"/>
            <w:rPrChange w:id="1421" w:author="Nguyen Toan" w:date="2018-05-18T20:24:00Z">
              <w:rPr/>
            </w:rPrChange>
          </w:rPr>
          <w:lastRenderedPageBreak/>
          <w:t>Github</w:t>
        </w:r>
      </w:moveTo>
    </w:p>
    <w:p w14:paraId="37EDF053" w14:textId="77777777" w:rsidR="00BD0FF8" w:rsidRPr="00C307BC" w:rsidRDefault="00BD0FF8" w:rsidP="00BD0FF8">
      <w:pPr>
        <w:spacing w:before="120" w:after="200"/>
        <w:ind w:firstLine="567"/>
        <w:jc w:val="both"/>
        <w:rPr>
          <w:rFonts w:ascii="Times New Roman" w:eastAsia="Times New Roman" w:hAnsi="Times New Roman" w:cs="Times New Roman"/>
          <w:sz w:val="26"/>
          <w:szCs w:val="26"/>
        </w:rPr>
      </w:pPr>
      <w:moveTo w:id="1422" w:author="Nguyen Toan" w:date="2018-05-18T20:22:00Z">
        <w:r w:rsidRPr="00071A6D">
          <w:rPr>
            <w:rFonts w:ascii="Times New Roman" w:eastAsia="Times New Roman" w:hAnsi="Times New Roman" w:cs="Times New Roman"/>
            <w:sz w:val="26"/>
            <w:szCs w:val="26"/>
          </w:rPr>
          <w:t xml:space="preserve">Việc quản </w:t>
        </w:r>
        <w:r w:rsidRPr="00071A6D">
          <w:rPr>
            <w:rFonts w:ascii="Times New Roman" w:eastAsia="Times New Roman" w:hAnsi="Times New Roman" w:cs="Times New Roman"/>
            <w:color w:val="auto"/>
            <w:sz w:val="26"/>
            <w:szCs w:val="26"/>
          </w:rPr>
          <w:t>lý</w:t>
        </w:r>
        <w:r w:rsidRPr="00071A6D">
          <w:rPr>
            <w:rFonts w:ascii="Times New Roman" w:eastAsia="Times New Roman" w:hAnsi="Times New Roman" w:cs="Times New Roman"/>
            <w:sz w:val="26"/>
            <w:szCs w:val="26"/>
          </w:rPr>
          <w:t xml:space="preserve"> mã nguồn của ứng dụng ESB được sử dụng trong luận văn áp dụng công cụ </w:t>
        </w:r>
        <w:r w:rsidRPr="00C307BC">
          <w:rPr>
            <w:rFonts w:ascii="Times New Roman" w:eastAsia="Times New Roman" w:hAnsi="Times New Roman" w:cs="Times New Roman"/>
            <w:sz w:val="26"/>
            <w:szCs w:val="26"/>
          </w:rPr>
          <w:t>github. Git là một Hệ thống quản lý phiên bản phân tán (Distributed Version Control System). Ngoài Git, còn có một số hệ thống quản lý mã nguồn phân tán như: Mercurial, CVS, Subversion… Trong đó Subversion và Git là một trong số những phiên bản quả</w:t>
        </w:r>
        <w:r>
          <w:rPr>
            <w:rFonts w:ascii="Times New Roman" w:eastAsia="Times New Roman" w:hAnsi="Times New Roman" w:cs="Times New Roman"/>
            <w:sz w:val="26"/>
            <w:szCs w:val="26"/>
          </w:rPr>
          <w:t>n</w:t>
        </w:r>
        <w:r w:rsidRPr="00C307BC">
          <w:rPr>
            <w:rFonts w:ascii="Times New Roman" w:eastAsia="Times New Roman" w:hAnsi="Times New Roman" w:cs="Times New Roman"/>
            <w:sz w:val="26"/>
            <w:szCs w:val="26"/>
          </w:rPr>
          <w:t xml:space="preserve"> lý mã nguồn phân tán phổ biến nhất hiện nay. DVCS (Distributed Version Control System) là khái niệm cơ bản của Git, đây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_Ref514079431 \h  \* MERGEFORMAT </w:instrText>
        </w:r>
        <w:r w:rsidRPr="00C307BC">
          <w:rPr>
            <w:rFonts w:ascii="Times New Roman" w:eastAsia="Times New Roman" w:hAnsi="Times New Roman" w:cs="Times New Roman"/>
            <w:sz w:val="26"/>
            <w:szCs w:val="26"/>
          </w:rPr>
        </w:r>
        <w:del w:id="1423" w:author="Nguyen Toan" w:date="2018-05-18T21:03:00Z">
          <w:r w:rsidRPr="00C307BC" w:rsidDel="0019161E">
            <w:rPr>
              <w:rFonts w:ascii="Times New Roman" w:eastAsia="Times New Roman" w:hAnsi="Times New Roman" w:cs="Times New Roman"/>
              <w:sz w:val="26"/>
              <w:szCs w:val="26"/>
            </w:rPr>
            <w:fldChar w:fldCharType="separate"/>
          </w:r>
          <w:r w:rsidRPr="00071A6D" w:rsidDel="0019161E">
            <w:rPr>
              <w:rFonts w:ascii="Times New Roman" w:hAnsi="Times New Roman" w:cs="Times New Roman"/>
              <w:i/>
              <w:iCs/>
              <w:color w:val="auto"/>
              <w:sz w:val="26"/>
              <w:szCs w:val="26"/>
            </w:rPr>
            <w:delText xml:space="preserve">Hình </w:delText>
          </w:r>
          <w:r w:rsidDel="0019161E">
            <w:rPr>
              <w:rFonts w:ascii="Times New Roman" w:hAnsi="Times New Roman" w:cs="Times New Roman"/>
              <w:i/>
              <w:noProof/>
              <w:color w:val="auto"/>
              <w:sz w:val="26"/>
              <w:szCs w:val="26"/>
            </w:rPr>
            <w:delText>3</w:delText>
          </w:r>
          <w:r w:rsidRPr="00C307BC" w:rsidDel="0019161E">
            <w:rPr>
              <w:rFonts w:ascii="Times New Roman" w:hAnsi="Times New Roman" w:cs="Times New Roman"/>
              <w:i/>
              <w:noProof/>
              <w:color w:val="auto"/>
              <w:sz w:val="26"/>
              <w:szCs w:val="26"/>
            </w:rPr>
            <w:delText>.</w:delText>
          </w:r>
          <w:r w:rsidDel="0019161E">
            <w:rPr>
              <w:rFonts w:ascii="Times New Roman" w:hAnsi="Times New Roman" w:cs="Times New Roman"/>
              <w:i/>
              <w:noProof/>
              <w:color w:val="auto"/>
              <w:sz w:val="26"/>
              <w:szCs w:val="26"/>
            </w:rPr>
            <w:delText>4</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mô hình hoạt động của DVCS. Git mang lại nhiều lợi thế trong lập trình do tính dễ sử dụng, an toàn và nhanh chóng, giúp cho quy trình phát triển phần mềm trong một nhóm hiệu quả và đơn giản hơn bằng cách phân nhánh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_Ref514079876 \h  \* MERGEFORMAT </w:instrText>
        </w:r>
        <w:r w:rsidRPr="00C307BC">
          <w:rPr>
            <w:rFonts w:ascii="Times New Roman" w:eastAsia="Times New Roman" w:hAnsi="Times New Roman" w:cs="Times New Roman"/>
            <w:sz w:val="26"/>
            <w:szCs w:val="26"/>
          </w:rPr>
        </w:r>
        <w:del w:id="1424" w:author="Nguyen Toan" w:date="2018-05-18T21:03:00Z">
          <w:r w:rsidRPr="00C307BC" w:rsidDel="0019161E">
            <w:rPr>
              <w:rFonts w:ascii="Times New Roman" w:eastAsia="Times New Roman" w:hAnsi="Times New Roman" w:cs="Times New Roman"/>
              <w:sz w:val="26"/>
              <w:szCs w:val="26"/>
            </w:rPr>
            <w:fldChar w:fldCharType="separate"/>
          </w:r>
          <w:r w:rsidRPr="00071A6D" w:rsidDel="0019161E">
            <w:rPr>
              <w:rFonts w:ascii="Times New Roman" w:hAnsi="Times New Roman" w:cs="Times New Roman"/>
              <w:i/>
              <w:iCs/>
              <w:color w:val="auto"/>
              <w:sz w:val="26"/>
              <w:szCs w:val="26"/>
            </w:rPr>
            <w:delText xml:space="preserve">Hình </w:delText>
          </w:r>
          <w:r w:rsidDel="0019161E">
            <w:rPr>
              <w:rFonts w:ascii="Times New Roman" w:hAnsi="Times New Roman" w:cs="Times New Roman"/>
              <w:i/>
              <w:noProof/>
              <w:color w:val="auto"/>
              <w:sz w:val="26"/>
              <w:szCs w:val="26"/>
            </w:rPr>
            <w:delText>3</w:delText>
          </w:r>
          <w:r w:rsidRPr="00C307BC" w:rsidDel="0019161E">
            <w:rPr>
              <w:rFonts w:ascii="Times New Roman" w:hAnsi="Times New Roman" w:cs="Times New Roman"/>
              <w:i/>
              <w:noProof/>
              <w:color w:val="auto"/>
              <w:sz w:val="26"/>
              <w:szCs w:val="26"/>
            </w:rPr>
            <w:delText>.</w:delText>
          </w:r>
          <w:r w:rsidDel="0019161E">
            <w:rPr>
              <w:rFonts w:ascii="Times New Roman" w:hAnsi="Times New Roman" w:cs="Times New Roman"/>
              <w:i/>
              <w:noProof/>
              <w:color w:val="auto"/>
              <w:sz w:val="26"/>
              <w:szCs w:val="26"/>
            </w:rPr>
            <w:delText>5</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moveTo>
    </w:p>
    <w:p w14:paraId="3E297D4A" w14:textId="77777777" w:rsidR="00BD0FF8" w:rsidRPr="00C307BC" w:rsidRDefault="00BD0FF8" w:rsidP="00BD0FF8">
      <w:pPr>
        <w:spacing w:before="120" w:after="240"/>
        <w:ind w:firstLine="567"/>
        <w:jc w:val="both"/>
        <w:rPr>
          <w:rFonts w:ascii="Times New Roman" w:eastAsia="Times New Roman" w:hAnsi="Times New Roman" w:cs="Times New Roman"/>
          <w:sz w:val="26"/>
          <w:szCs w:val="26"/>
        </w:rPr>
      </w:pPr>
      <w:moveTo w:id="1425" w:author="Nguyen Toan" w:date="2018-05-18T20:22:00Z">
        <w:r w:rsidRPr="00C307BC">
          <w:rPr>
            <w:rFonts w:ascii="Times New Roman" w:eastAsia="Times New Roman" w:hAnsi="Times New Roman" w:cs="Times New Roman"/>
            <w:sz w:val="26"/>
            <w:szCs w:val="26"/>
          </w:rPr>
          <w:t>Github là một dịch vụ máy chủ repository công cộng, mỗi người có thể tạo tài khoản trên đó để tạo ra các kho chứa của riêng mình để có thể làm việc.</w:t>
        </w:r>
      </w:moveTo>
    </w:p>
    <w:p w14:paraId="58B85141" w14:textId="77777777" w:rsidR="00BD0FF8" w:rsidRPr="00C307BC" w:rsidRDefault="00BD0FF8" w:rsidP="00BD0FF8">
      <w:pPr>
        <w:keepNext/>
        <w:spacing w:after="120" w:line="288" w:lineRule="auto"/>
        <w:ind w:firstLine="567"/>
        <w:jc w:val="center"/>
        <w:rPr>
          <w:rFonts w:ascii="Times New Roman" w:hAnsi="Times New Roman" w:cs="Times New Roman"/>
          <w:sz w:val="26"/>
          <w:szCs w:val="26"/>
        </w:rPr>
      </w:pPr>
      <w:moveTo w:id="1426" w:author="Nguyen Toan" w:date="2018-05-18T20:22:00Z">
        <w:r w:rsidRPr="00071A6D">
          <w:rPr>
            <w:rFonts w:ascii="Times New Roman" w:hAnsi="Times New Roman" w:cs="Times New Roman"/>
            <w:noProof/>
            <w:sz w:val="26"/>
            <w:szCs w:val="26"/>
            <w:lang w:val="en-US"/>
          </w:rPr>
          <w:drawing>
            <wp:inline distT="0" distB="0" distL="0" distR="0" wp14:anchorId="239FB1FD" wp14:editId="407BFD31">
              <wp:extent cx="3401695" cy="3830308"/>
              <wp:effectExtent l="0" t="0" r="8255" b="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127" cy="3837550"/>
                      </a:xfrm>
                      <a:prstGeom prst="rect">
                        <a:avLst/>
                      </a:prstGeom>
                      <a:noFill/>
                      <a:ln>
                        <a:noFill/>
                      </a:ln>
                    </pic:spPr>
                  </pic:pic>
                </a:graphicData>
              </a:graphic>
            </wp:inline>
          </w:drawing>
        </w:r>
      </w:moveTo>
    </w:p>
    <w:p w14:paraId="32120E7E" w14:textId="77777777" w:rsidR="00BD0FF8" w:rsidRPr="00071A6D" w:rsidRDefault="00BD0FF8" w:rsidP="00BD0FF8">
      <w:pPr>
        <w:pStyle w:val="Caption"/>
        <w:jc w:val="center"/>
        <w:rPr>
          <w:rFonts w:ascii="Times New Roman" w:eastAsia="Times New Roman" w:hAnsi="Times New Roman" w:cs="Times New Roman"/>
          <w:color w:val="auto"/>
          <w:sz w:val="26"/>
          <w:szCs w:val="26"/>
          <w:u w:val="single"/>
        </w:rPr>
      </w:pPr>
      <w:moveTo w:id="1427" w:author="Nguyen Toan" w:date="2018-05-18T20:22:00Z">
        <w:r w:rsidRPr="00071A6D">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1428" w:author="Nguyen Toan" w:date="2018-05-18T20:22: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1429" w:author="Nguyen Toan" w:date="2018-05-18T21:03:00Z">
        <w:r w:rsidR="0019161E">
          <w:rPr>
            <w:rFonts w:ascii="Times New Roman" w:hAnsi="Times New Roman" w:cs="Times New Roman"/>
            <w:i w:val="0"/>
            <w:noProof/>
            <w:color w:val="auto"/>
            <w:sz w:val="26"/>
            <w:szCs w:val="26"/>
          </w:rPr>
          <w:t>11</w:t>
        </w:r>
      </w:ins>
      <w:moveTo w:id="1430" w:author="Nguyen Toan" w:date="2018-05-18T20:22:00Z">
        <w:del w:id="1431" w:author="Nguyen Toan" w:date="2018-05-18T21:03:00Z">
          <w:r w:rsidDel="0019161E">
            <w:rPr>
              <w:rFonts w:ascii="Times New Roman" w:hAnsi="Times New Roman" w:cs="Times New Roman"/>
              <w:i w:val="0"/>
              <w:noProof/>
              <w:color w:val="auto"/>
              <w:sz w:val="26"/>
              <w:szCs w:val="26"/>
            </w:rPr>
            <w:delText>4</w:delText>
          </w:r>
        </w:del>
        <w:r w:rsidRPr="00C307BC">
          <w:rPr>
            <w:rFonts w:ascii="Times New Roman" w:hAnsi="Times New Roman" w:cs="Times New Roman"/>
            <w:i w:val="0"/>
            <w:color w:val="auto"/>
            <w:sz w:val="26"/>
            <w:szCs w:val="26"/>
          </w:rPr>
          <w:fldChar w:fldCharType="end"/>
        </w:r>
        <w:r w:rsidRPr="00071A6D">
          <w:rPr>
            <w:rFonts w:ascii="Times New Roman" w:hAnsi="Times New Roman" w:cs="Times New Roman"/>
            <w:i w:val="0"/>
            <w:color w:val="auto"/>
            <w:sz w:val="26"/>
            <w:szCs w:val="26"/>
          </w:rPr>
          <w:t>: Mô hình hoạt động của DVCS</w:t>
        </w:r>
        <w:r w:rsidRPr="00C307BC">
          <w:rPr>
            <w:rFonts w:ascii="Times New Roman" w:hAnsi="Times New Roman" w:cs="Times New Roman"/>
            <w:i w:val="0"/>
            <w:color w:val="auto"/>
            <w:sz w:val="26"/>
            <w:szCs w:val="26"/>
          </w:rPr>
          <w:t xml:space="preserve"> </w:t>
        </w:r>
      </w:moveTo>
      <w:sdt>
        <w:sdtPr>
          <w:rPr>
            <w:rFonts w:ascii="Times New Roman" w:hAnsi="Times New Roman" w:cs="Times New Roman"/>
            <w:i w:val="0"/>
            <w:color w:val="auto"/>
            <w:sz w:val="26"/>
            <w:szCs w:val="26"/>
          </w:rPr>
          <w:id w:val="-1595313283"/>
          <w:citation/>
        </w:sdtPr>
        <w:sdtContent>
          <w:moveTo w:id="1432" w:author="Nguyen Toan" w:date="2018-05-18T20:22:00Z">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CITATION Git1 \l 1033 </w:instrText>
            </w:r>
            <w:r w:rsidRPr="00C307BC">
              <w:rPr>
                <w:rFonts w:ascii="Times New Roman" w:hAnsi="Times New Roman" w:cs="Times New Roman"/>
                <w:i w:val="0"/>
                <w:color w:val="auto"/>
                <w:sz w:val="26"/>
                <w:szCs w:val="26"/>
              </w:rPr>
              <w:fldChar w:fldCharType="separate"/>
            </w:r>
          </w:moveTo>
          <w:r w:rsidR="003137DA" w:rsidRPr="003137DA">
            <w:rPr>
              <w:rFonts w:ascii="Times New Roman" w:hAnsi="Times New Roman" w:cs="Times New Roman"/>
              <w:noProof/>
              <w:color w:val="auto"/>
              <w:sz w:val="26"/>
              <w:szCs w:val="26"/>
              <w:lang w:val="en-US"/>
            </w:rPr>
            <w:t>[10]</w:t>
          </w:r>
          <w:moveTo w:id="1433" w:author="Nguyen Toan" w:date="2018-05-18T20:22:00Z">
            <w:r w:rsidRPr="00C307BC">
              <w:rPr>
                <w:rFonts w:ascii="Times New Roman" w:hAnsi="Times New Roman" w:cs="Times New Roman"/>
                <w:i w:val="0"/>
                <w:color w:val="auto"/>
                <w:sz w:val="26"/>
                <w:szCs w:val="26"/>
              </w:rPr>
              <w:fldChar w:fldCharType="end"/>
            </w:r>
          </w:moveTo>
        </w:sdtContent>
      </w:sdt>
      <w:moveTo w:id="1434" w:author="Nguyen Toan" w:date="2018-05-18T20:22:00Z">
        <w:r w:rsidRPr="00C307BC">
          <w:rPr>
            <w:rFonts w:ascii="Times New Roman" w:hAnsi="Times New Roman" w:cs="Times New Roman"/>
            <w:i w:val="0"/>
            <w:color w:val="auto"/>
            <w:sz w:val="26"/>
            <w:szCs w:val="26"/>
          </w:rPr>
          <w:t>.</w:t>
        </w:r>
      </w:moveTo>
    </w:p>
    <w:p w14:paraId="79C2D67B" w14:textId="77777777" w:rsidR="00BD0FF8" w:rsidRPr="00C307BC" w:rsidRDefault="00BD0FF8" w:rsidP="00BD0FF8">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moveTo w:id="1435" w:author="Nguyen Toan" w:date="2018-05-18T20:22:00Z">
        <w:r w:rsidRPr="00071A6D">
          <w:rPr>
            <w:rFonts w:ascii="Times New Roman" w:eastAsia="Times New Roman" w:hAnsi="Times New Roman" w:cs="Times New Roman"/>
            <w:noProof/>
            <w:color w:val="auto"/>
            <w:sz w:val="26"/>
            <w:szCs w:val="26"/>
            <w:lang w:val="en-US"/>
          </w:rPr>
          <w:lastRenderedPageBreak/>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moveTo>
    </w:p>
    <w:p w14:paraId="42AB1D4D" w14:textId="77777777" w:rsidR="00BD0FF8" w:rsidRPr="00071A6D" w:rsidRDefault="00BD0FF8" w:rsidP="00BD0FF8">
      <w:pPr>
        <w:pStyle w:val="Caption"/>
        <w:jc w:val="center"/>
        <w:rPr>
          <w:rFonts w:ascii="Times New Roman" w:eastAsia="Times New Roman" w:hAnsi="Times New Roman" w:cs="Times New Roman"/>
          <w:color w:val="auto"/>
          <w:sz w:val="26"/>
          <w:szCs w:val="26"/>
          <w:lang w:val="en-US"/>
        </w:rPr>
      </w:pPr>
      <w:moveTo w:id="1436" w:author="Nguyen Toan" w:date="2018-05-18T20:22:00Z">
        <w:r w:rsidRPr="00071A6D">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1437" w:author="Nguyen Toan" w:date="2018-05-18T20:22: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1438" w:author="Nguyen Toan" w:date="2018-05-18T21:03:00Z">
        <w:r w:rsidR="0019161E">
          <w:rPr>
            <w:rFonts w:ascii="Times New Roman" w:hAnsi="Times New Roman" w:cs="Times New Roman"/>
            <w:i w:val="0"/>
            <w:noProof/>
            <w:color w:val="auto"/>
            <w:sz w:val="26"/>
            <w:szCs w:val="26"/>
          </w:rPr>
          <w:t>12</w:t>
        </w:r>
      </w:ins>
      <w:moveTo w:id="1439" w:author="Nguyen Toan" w:date="2018-05-18T20:22:00Z">
        <w:del w:id="1440" w:author="Nguyen Toan" w:date="2018-05-18T21:03:00Z">
          <w:r w:rsidDel="0019161E">
            <w:rPr>
              <w:rFonts w:ascii="Times New Roman" w:hAnsi="Times New Roman" w:cs="Times New Roman"/>
              <w:i w:val="0"/>
              <w:noProof/>
              <w:color w:val="auto"/>
              <w:sz w:val="26"/>
              <w:szCs w:val="26"/>
            </w:rPr>
            <w:delText>5</w:delText>
          </w:r>
        </w:del>
        <w:r w:rsidRPr="00C307BC">
          <w:rPr>
            <w:rFonts w:ascii="Times New Roman" w:hAnsi="Times New Roman" w:cs="Times New Roman"/>
            <w:i w:val="0"/>
            <w:color w:val="auto"/>
            <w:sz w:val="26"/>
            <w:szCs w:val="26"/>
          </w:rPr>
          <w:fldChar w:fldCharType="end"/>
        </w:r>
        <w:r w:rsidRPr="00071A6D">
          <w:rPr>
            <w:rFonts w:ascii="Times New Roman" w:hAnsi="Times New Roman" w:cs="Times New Roman"/>
            <w:i w:val="0"/>
            <w:color w:val="auto"/>
            <w:sz w:val="26"/>
            <w:szCs w:val="26"/>
          </w:rPr>
          <w:t xml:space="preserve">: </w:t>
        </w:r>
        <w:r w:rsidRPr="00C307BC">
          <w:rPr>
            <w:rFonts w:ascii="Times New Roman" w:hAnsi="Times New Roman" w:cs="Times New Roman"/>
            <w:i w:val="0"/>
            <w:color w:val="auto"/>
            <w:sz w:val="26"/>
            <w:szCs w:val="26"/>
          </w:rPr>
          <w:t>Cấu trúc tổ chức kho mã nguồn trên</w:t>
        </w:r>
        <w:r w:rsidRPr="00071A6D">
          <w:rPr>
            <w:rFonts w:ascii="Times New Roman" w:hAnsi="Times New Roman" w:cs="Times New Roman"/>
            <w:i w:val="0"/>
            <w:color w:val="auto"/>
            <w:sz w:val="26"/>
            <w:szCs w:val="26"/>
          </w:rPr>
          <w:t xml:space="preserve"> Git</w:t>
        </w:r>
      </w:moveTo>
    </w:p>
    <w:p w14:paraId="398FED1D" w14:textId="77777777" w:rsidR="00BD0FF8" w:rsidRPr="00C307BC" w:rsidRDefault="00BD0FF8" w:rsidP="00BD0FF8">
      <w:pPr>
        <w:spacing w:after="120" w:line="288" w:lineRule="auto"/>
        <w:ind w:firstLine="567"/>
        <w:jc w:val="both"/>
        <w:rPr>
          <w:rFonts w:ascii="Times New Roman" w:eastAsia="Times New Roman" w:hAnsi="Times New Roman" w:cs="Times New Roman"/>
          <w:sz w:val="26"/>
          <w:szCs w:val="26"/>
        </w:rPr>
      </w:pPr>
      <w:moveTo w:id="1441" w:author="Nguyen Toan" w:date="2018-05-18T20:22:00Z">
        <w:r w:rsidRPr="00C307BC">
          <w:rPr>
            <w:rFonts w:ascii="Times New Roman" w:eastAsia="Times New Roman" w:hAnsi="Times New Roman" w:cs="Times New Roman"/>
            <w:sz w:val="26"/>
            <w:szCs w:val="26"/>
          </w:rPr>
          <w:t xml:space="preserve">Git cung cấp giao diện dòng lệnh với các lệnh cơ bản như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_Ref514080555 \h  \* MERGEFORMAT </w:instrText>
        </w:r>
        <w:r w:rsidRPr="00C307BC">
          <w:rPr>
            <w:rFonts w:ascii="Times New Roman" w:eastAsia="Times New Roman" w:hAnsi="Times New Roman" w:cs="Times New Roman"/>
            <w:sz w:val="26"/>
            <w:szCs w:val="26"/>
          </w:rPr>
        </w:r>
        <w:del w:id="1442" w:author="Nguyen Toan" w:date="2018-05-18T21:03:00Z">
          <w:r w:rsidRPr="00C307BC" w:rsidDel="0019161E">
            <w:rPr>
              <w:rFonts w:ascii="Times New Roman" w:eastAsia="Times New Roman" w:hAnsi="Times New Roman" w:cs="Times New Roman"/>
              <w:sz w:val="26"/>
              <w:szCs w:val="26"/>
            </w:rPr>
            <w:fldChar w:fldCharType="separate"/>
          </w:r>
          <w:r w:rsidRPr="00071A6D" w:rsidDel="0019161E">
            <w:rPr>
              <w:rFonts w:ascii="Times New Roman" w:hAnsi="Times New Roman" w:cs="Times New Roman"/>
              <w:color w:val="auto"/>
              <w:sz w:val="26"/>
              <w:szCs w:val="26"/>
            </w:rPr>
            <w:delText xml:space="preserve">Hình </w:delText>
          </w:r>
          <w:r w:rsidDel="0019161E">
            <w:rPr>
              <w:rFonts w:ascii="Times New Roman" w:hAnsi="Times New Roman" w:cs="Times New Roman"/>
              <w:i/>
              <w:noProof/>
              <w:color w:val="auto"/>
              <w:sz w:val="26"/>
              <w:szCs w:val="26"/>
            </w:rPr>
            <w:delText>3</w:delText>
          </w:r>
          <w:r w:rsidRPr="00C307BC" w:rsidDel="0019161E">
            <w:rPr>
              <w:rFonts w:ascii="Times New Roman" w:hAnsi="Times New Roman" w:cs="Times New Roman"/>
              <w:i/>
              <w:noProof/>
              <w:color w:val="auto"/>
              <w:sz w:val="26"/>
              <w:szCs w:val="26"/>
            </w:rPr>
            <w:delText>.</w:delText>
          </w:r>
          <w:r w:rsidDel="0019161E">
            <w:rPr>
              <w:rFonts w:ascii="Times New Roman" w:hAnsi="Times New Roman" w:cs="Times New Roman"/>
              <w:i/>
              <w:noProof/>
              <w:color w:val="auto"/>
              <w:sz w:val="26"/>
              <w:szCs w:val="26"/>
            </w:rPr>
            <w:delText>6</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moveTo>
    </w:p>
    <w:p w14:paraId="618838B7" w14:textId="77777777" w:rsidR="00BD0FF8" w:rsidRPr="00C307BC" w:rsidRDefault="00BD0FF8" w:rsidP="00BD0FF8">
      <w:pPr>
        <w:keepNext/>
        <w:spacing w:after="120" w:line="288" w:lineRule="auto"/>
        <w:ind w:firstLine="567"/>
        <w:jc w:val="center"/>
        <w:rPr>
          <w:rFonts w:ascii="Times New Roman" w:hAnsi="Times New Roman" w:cs="Times New Roman"/>
          <w:sz w:val="26"/>
          <w:szCs w:val="26"/>
        </w:rPr>
      </w:pPr>
      <w:moveTo w:id="1443" w:author="Nguyen Toan" w:date="2018-05-18T20:22:00Z">
        <w:r w:rsidRPr="00071A6D">
          <w:rPr>
            <w:rFonts w:ascii="Times New Roman" w:eastAsia="Times New Roman" w:hAnsi="Times New Roman" w:cs="Times New Roman"/>
            <w:noProof/>
            <w:sz w:val="26"/>
            <w:szCs w:val="26"/>
            <w:lang w:val="en-US"/>
          </w:rPr>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moveTo>
    </w:p>
    <w:p w14:paraId="41F4B3C0" w14:textId="77777777" w:rsidR="00BD0FF8" w:rsidRPr="00071A6D" w:rsidRDefault="00BD0FF8" w:rsidP="00BD0FF8">
      <w:pPr>
        <w:pStyle w:val="Caption"/>
        <w:jc w:val="center"/>
        <w:rPr>
          <w:rFonts w:ascii="Times New Roman" w:hAnsi="Times New Roman" w:cs="Times New Roman"/>
          <w:i w:val="0"/>
          <w:color w:val="auto"/>
          <w:sz w:val="26"/>
          <w:szCs w:val="26"/>
        </w:rPr>
      </w:pPr>
      <w:moveTo w:id="1444" w:author="Nguyen Toan" w:date="2018-05-18T20:22:00Z">
        <w:r w:rsidRPr="00071A6D">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1445" w:author="Nguyen Toan" w:date="2018-05-18T20:22: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1446" w:author="Nguyen Toan" w:date="2018-05-18T21:03:00Z">
        <w:r w:rsidR="0019161E">
          <w:rPr>
            <w:rFonts w:ascii="Times New Roman" w:hAnsi="Times New Roman" w:cs="Times New Roman"/>
            <w:i w:val="0"/>
            <w:noProof/>
            <w:color w:val="auto"/>
            <w:sz w:val="26"/>
            <w:szCs w:val="26"/>
          </w:rPr>
          <w:t>13</w:t>
        </w:r>
      </w:ins>
      <w:moveTo w:id="1447" w:author="Nguyen Toan" w:date="2018-05-18T20:22:00Z">
        <w:del w:id="1448" w:author="Nguyen Toan" w:date="2018-05-18T21:03:00Z">
          <w:r w:rsidDel="0019161E">
            <w:rPr>
              <w:rFonts w:ascii="Times New Roman" w:hAnsi="Times New Roman" w:cs="Times New Roman"/>
              <w:i w:val="0"/>
              <w:noProof/>
              <w:color w:val="auto"/>
              <w:sz w:val="26"/>
              <w:szCs w:val="26"/>
            </w:rPr>
            <w:delText>6</w:delText>
          </w:r>
        </w:del>
        <w:r w:rsidRPr="00C307BC">
          <w:rPr>
            <w:rFonts w:ascii="Times New Roman" w:hAnsi="Times New Roman" w:cs="Times New Roman"/>
            <w:i w:val="0"/>
            <w:color w:val="auto"/>
            <w:sz w:val="26"/>
            <w:szCs w:val="26"/>
          </w:rPr>
          <w:fldChar w:fldCharType="end"/>
        </w:r>
        <w:r w:rsidRPr="00071A6D">
          <w:rPr>
            <w:rFonts w:ascii="Times New Roman" w:hAnsi="Times New Roman" w:cs="Times New Roman"/>
            <w:i w:val="0"/>
            <w:color w:val="auto"/>
            <w:sz w:val="26"/>
            <w:szCs w:val="26"/>
          </w:rPr>
          <w:t>: Các dòng lệnh trên Git</w:t>
        </w:r>
      </w:moveTo>
    </w:p>
    <w:p w14:paraId="63A09C79" w14:textId="77777777" w:rsidR="00BD0FF8" w:rsidRPr="00071A6D" w:rsidRDefault="00BD0FF8" w:rsidP="00BD0FF8">
      <w:pPr>
        <w:spacing w:after="120" w:line="288" w:lineRule="auto"/>
        <w:ind w:firstLine="567"/>
        <w:jc w:val="both"/>
        <w:rPr>
          <w:rFonts w:ascii="Times New Roman" w:eastAsia="Times New Roman" w:hAnsi="Times New Roman" w:cs="Times New Roman"/>
          <w:sz w:val="26"/>
          <w:szCs w:val="26"/>
          <w:lang w:val="vi-VN"/>
        </w:rPr>
      </w:pPr>
      <w:moveTo w:id="1449" w:author="Nguyen Toan" w:date="2018-05-18T20:22:00Z">
        <w:r w:rsidRPr="00C307BC">
          <w:rPr>
            <w:rFonts w:ascii="Times New Roman" w:eastAsia="Times New Roman" w:hAnsi="Times New Roman" w:cs="Times New Roman"/>
            <w:sz w:val="26"/>
            <w:szCs w:val="26"/>
          </w:rPr>
          <w:t>Ngoài ra, các IDE như Eclipse còn cung cấp các plugins hỗ trợ giao diện đồ họa cho việc làm việc trên Git.</w:t>
        </w:r>
      </w:moveTo>
    </w:p>
    <w:p w14:paraId="7A3E2C6C" w14:textId="77777777" w:rsidR="00F90D5E" w:rsidRPr="00C307BC" w:rsidRDefault="00F90D5E" w:rsidP="000064E0">
      <w:pPr>
        <w:spacing w:before="240" w:after="120" w:line="288" w:lineRule="auto"/>
        <w:rPr>
          <w:rFonts w:ascii="Times New Roman" w:eastAsia="Times New Roman" w:hAnsi="Times New Roman" w:cs="Times New Roman"/>
          <w:b/>
          <w:sz w:val="26"/>
          <w:szCs w:val="26"/>
        </w:rPr>
        <w:pPrChange w:id="1450" w:author="Nguyen Toan" w:date="2018-05-18T20:25:00Z">
          <w:pPr>
            <w:pStyle w:val="ListParagraph"/>
            <w:numPr>
              <w:ilvl w:val="2"/>
              <w:numId w:val="5"/>
            </w:numPr>
            <w:spacing w:before="240" w:after="120" w:line="288" w:lineRule="auto"/>
            <w:ind w:hanging="720"/>
            <w:contextualSpacing w:val="0"/>
            <w:outlineLvl w:val="2"/>
          </w:pPr>
        </w:pPrChange>
      </w:pPr>
      <w:moveToRangeStart w:id="1451" w:author="Nguyen Toan" w:date="2018-05-18T20:23:00Z" w:name="move514438351"/>
      <w:moveToRangeEnd w:id="1419"/>
      <w:moveTo w:id="1452" w:author="Nguyen Toan" w:date="2018-05-18T20:23:00Z">
        <w:r w:rsidRPr="00C307BC">
          <w:rPr>
            <w:rFonts w:ascii="Times New Roman" w:eastAsia="Times New Roman" w:hAnsi="Times New Roman" w:cs="Times New Roman"/>
            <w:b/>
            <w:sz w:val="26"/>
            <w:szCs w:val="26"/>
          </w:rPr>
          <w:t>Maven</w:t>
        </w:r>
      </w:moveTo>
    </w:p>
    <w:p w14:paraId="3E3B2F69" w14:textId="77777777" w:rsidR="00F90D5E" w:rsidRDefault="00F90D5E" w:rsidP="00F90D5E">
      <w:pPr>
        <w:spacing w:after="120" w:line="288" w:lineRule="auto"/>
        <w:ind w:firstLine="567"/>
        <w:jc w:val="both"/>
        <w:rPr>
          <w:rFonts w:ascii="Times New Roman" w:eastAsia="Times New Roman" w:hAnsi="Times New Roman" w:cs="Times New Roman"/>
          <w:sz w:val="26"/>
          <w:szCs w:val="26"/>
        </w:rPr>
      </w:pPr>
      <w:moveTo w:id="1453" w:author="Nguyen Toan" w:date="2018-05-18T20:23:00Z">
        <w:r w:rsidRPr="00C307BC">
          <w:rPr>
            <w:rFonts w:ascii="Times New Roman" w:eastAsia="Times New Roman" w:hAnsi="Times New Roman" w:cs="Times New Roman"/>
            <w:sz w:val="26"/>
            <w:szCs w:val="26"/>
          </w:rPr>
          <w:t xml:space="preserve">Maven là công cụ quản lý mã nguồn và thư viện phụ thuộc một cách tự động, được sử dụng cho các ứng dụng trên nền tảng Java, ngoài ra còn có các nền tảng khác như C#, Ruby, Scala… </w:t>
        </w:r>
        <w:r>
          <w:rPr>
            <w:rFonts w:ascii="Times New Roman" w:eastAsia="Times New Roman" w:hAnsi="Times New Roman" w:cs="Times New Roman"/>
            <w:sz w:val="26"/>
            <w:szCs w:val="26"/>
          </w:rPr>
          <w:t>Đ</w:t>
        </w:r>
        <w:r w:rsidRPr="00C307BC">
          <w:rPr>
            <w:rFonts w:ascii="Times New Roman" w:eastAsia="Times New Roman" w:hAnsi="Times New Roman" w:cs="Times New Roman"/>
            <w:sz w:val="26"/>
            <w:szCs w:val="26"/>
          </w:rPr>
          <w:t>ược phát triển với mục đích tương tự như Apache Ant nhưng có k</w:t>
        </w:r>
        <w:r>
          <w:rPr>
            <w:rFonts w:ascii="Times New Roman" w:eastAsia="Times New Roman" w:hAnsi="Times New Roman" w:cs="Times New Roman"/>
            <w:sz w:val="26"/>
            <w:szCs w:val="26"/>
          </w:rPr>
          <w:t xml:space="preserve">hái niệm và cách hoạt động khác, </w:t>
        </w:r>
        <w:r w:rsidRPr="00C307BC">
          <w:rPr>
            <w:rFonts w:ascii="Times New Roman" w:eastAsia="Times New Roman" w:hAnsi="Times New Roman" w:cs="Times New Roman"/>
            <w:sz w:val="26"/>
            <w:szCs w:val="26"/>
          </w:rPr>
          <w:t xml:space="preserve">Maven hỗ trợ việc tự động hóa quá trình quản lý dự án phần mềm </w:t>
        </w:r>
        <w:r w:rsidRPr="00C307BC">
          <w:rPr>
            <w:rFonts w:ascii="Times New Roman" w:eastAsia="Times New Roman" w:hAnsi="Times New Roman" w:cs="Times New Roman"/>
            <w:sz w:val="26"/>
            <w:szCs w:val="26"/>
          </w:rPr>
          <w:lastRenderedPageBreak/>
          <w:t>như: khởi tạo, biên dịch, kiểm thử, đóng gói và triển khai sản phẩm.</w:t>
        </w:r>
        <w:r>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Maven được phát triển bằng ngôn ngữ Java và chạy trên được nhiều nển tảng khác nhau như Windows, Linux, Mac OS…</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_Ref512167235 \h  \* MERGEFORMAT </w:instrText>
        </w:r>
        <w:r w:rsidRPr="00C307BC">
          <w:rPr>
            <w:rFonts w:ascii="Times New Roman" w:eastAsia="Times New Roman" w:hAnsi="Times New Roman" w:cs="Times New Roman"/>
            <w:sz w:val="26"/>
            <w:szCs w:val="26"/>
          </w:rPr>
        </w:r>
        <w:del w:id="1454" w:author="Nguyen Toan" w:date="2018-05-18T21:03:00Z">
          <w:r w:rsidRPr="00C307BC" w:rsidDel="0019161E">
            <w:rPr>
              <w:rFonts w:ascii="Times New Roman" w:eastAsia="Times New Roman" w:hAnsi="Times New Roman" w:cs="Times New Roman"/>
              <w:sz w:val="26"/>
              <w:szCs w:val="26"/>
            </w:rPr>
            <w:fldChar w:fldCharType="separate"/>
          </w:r>
          <w:r w:rsidRPr="00C307BC" w:rsidDel="0019161E">
            <w:rPr>
              <w:rFonts w:ascii="Times New Roman" w:eastAsia="Times New Roman" w:hAnsi="Times New Roman" w:cs="Times New Roman"/>
              <w:sz w:val="26"/>
              <w:szCs w:val="26"/>
            </w:rPr>
            <w:delText xml:space="preserve">Hình </w:delText>
          </w:r>
          <w:r w:rsidDel="0019161E">
            <w:rPr>
              <w:rFonts w:ascii="Times New Roman" w:eastAsia="Times New Roman" w:hAnsi="Times New Roman" w:cs="Times New Roman"/>
              <w:sz w:val="26"/>
              <w:szCs w:val="26"/>
            </w:rPr>
            <w:delText>3</w:delText>
          </w:r>
          <w:r w:rsidRPr="00C307BC" w:rsidDel="0019161E">
            <w:rPr>
              <w:rFonts w:ascii="Times New Roman" w:eastAsia="Times New Roman" w:hAnsi="Times New Roman" w:cs="Times New Roman"/>
              <w:sz w:val="26"/>
              <w:szCs w:val="26"/>
            </w:rPr>
            <w:delText>.</w:delText>
          </w:r>
          <w:r w:rsidDel="0019161E">
            <w:rPr>
              <w:rFonts w:ascii="Times New Roman" w:eastAsia="Times New Roman" w:hAnsi="Times New Roman" w:cs="Times New Roman"/>
              <w:sz w:val="26"/>
              <w:szCs w:val="26"/>
            </w:rPr>
            <w:delText>10</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thể hiện cấu hình Maven để quản lý dự án phần mềm.</w:t>
        </w:r>
      </w:moveTo>
    </w:p>
    <w:p w14:paraId="7F969280" w14:textId="77777777" w:rsidR="00F90D5E" w:rsidRPr="00C307BC" w:rsidRDefault="00F90D5E" w:rsidP="00F90D5E">
      <w:pPr>
        <w:spacing w:after="120" w:line="288" w:lineRule="auto"/>
        <w:ind w:firstLine="567"/>
        <w:jc w:val="both"/>
        <w:rPr>
          <w:rFonts w:ascii="Times New Roman" w:eastAsia="Times New Roman" w:hAnsi="Times New Roman" w:cs="Times New Roman"/>
          <w:sz w:val="26"/>
          <w:szCs w:val="26"/>
        </w:rPr>
      </w:pPr>
      <w:moveTo w:id="1455" w:author="Nguyen Toan" w:date="2018-05-18T20:23:00Z">
        <w:r>
          <w:rPr>
            <w:rFonts w:ascii="Times New Roman" w:eastAsia="Times New Roman" w:hAnsi="Times New Roman" w:cs="Times New Roman"/>
            <w:sz w:val="26"/>
            <w:szCs w:val="26"/>
          </w:rPr>
          <w:t>Khái</w:t>
        </w:r>
        <w:r w:rsidRPr="00C307BC">
          <w:rPr>
            <w:rFonts w:ascii="Times New Roman" w:eastAsia="Times New Roman" w:hAnsi="Times New Roman" w:cs="Times New Roman"/>
            <w:sz w:val="26"/>
            <w:szCs w:val="26"/>
          </w:rPr>
          <w:t xml:space="preserve"> niệm POM (Project Object Model)</w:t>
        </w:r>
        <w:r>
          <w:rPr>
            <w:rFonts w:ascii="Times New Roman" w:eastAsia="Times New Roman" w:hAnsi="Times New Roman" w:cs="Times New Roman"/>
            <w:sz w:val="26"/>
            <w:szCs w:val="26"/>
          </w:rPr>
          <w:t xml:space="preserve"> trong Maven</w:t>
        </w:r>
        <w:r w:rsidRPr="00C307BC">
          <w:rPr>
            <w:rFonts w:ascii="Times New Roman" w:eastAsia="Times New Roman" w:hAnsi="Times New Roman" w:cs="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dịch.</w:t>
        </w:r>
      </w:moveTo>
    </w:p>
    <w:p w14:paraId="4E7F4404" w14:textId="77777777" w:rsidR="00F90D5E" w:rsidRPr="00C307BC" w:rsidRDefault="00F90D5E" w:rsidP="00F90D5E">
      <w:pPr>
        <w:keepNext/>
        <w:ind w:firstLine="720"/>
        <w:rPr>
          <w:rFonts w:ascii="Times New Roman" w:hAnsi="Times New Roman" w:cs="Times New Roman"/>
          <w:sz w:val="26"/>
          <w:szCs w:val="26"/>
        </w:rPr>
      </w:pPr>
      <w:moveTo w:id="1456" w:author="Nguyen Toan" w:date="2018-05-18T20:23:00Z">
        <w:r w:rsidRPr="00C307BC">
          <w:rPr>
            <w:rFonts w:ascii="Times New Roman" w:hAnsi="Times New Roman" w:cs="Times New Roman"/>
            <w:noProof/>
            <w:sz w:val="26"/>
            <w:szCs w:val="26"/>
            <w:lang w:val="en-US"/>
          </w:rPr>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moveTo>
    </w:p>
    <w:p w14:paraId="03612FB0" w14:textId="77777777" w:rsidR="00F90D5E" w:rsidRPr="00C307BC" w:rsidRDefault="00F90D5E" w:rsidP="00F90D5E">
      <w:pPr>
        <w:ind w:firstLine="720"/>
        <w:jc w:val="center"/>
        <w:rPr>
          <w:rFonts w:ascii="Times New Roman" w:eastAsia="Times New Roman" w:hAnsi="Times New Roman" w:cs="Times New Roman"/>
          <w:sz w:val="26"/>
          <w:szCs w:val="26"/>
        </w:rPr>
      </w:pPr>
      <w:moveTo w:id="1457" w:author="Nguyen Toan" w:date="2018-05-18T20:23:00Z">
        <w:r w:rsidRPr="00C307BC">
          <w:rPr>
            <w:rFonts w:ascii="Times New Roman" w:eastAsia="Times New Roman" w:hAnsi="Times New Roman" w:cs="Times New Roman"/>
            <w:sz w:val="26"/>
            <w:szCs w:val="26"/>
          </w:rPr>
          <w:t xml:space="preserve">Hình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STYLEREF 1 \s </w:instrText>
        </w:r>
        <w:r w:rsidRPr="00C307BC">
          <w:rPr>
            <w:rFonts w:ascii="Times New Roman" w:eastAsia="Times New Roman" w:hAnsi="Times New Roman" w:cs="Times New Roman"/>
            <w:sz w:val="26"/>
            <w:szCs w:val="26"/>
          </w:rPr>
          <w:fldChar w:fldCharType="separate"/>
        </w:r>
      </w:moveTo>
      <w:r w:rsidR="0019161E">
        <w:rPr>
          <w:rFonts w:ascii="Times New Roman" w:eastAsia="Times New Roman" w:hAnsi="Times New Roman" w:cs="Times New Roman"/>
          <w:noProof/>
          <w:sz w:val="26"/>
          <w:szCs w:val="26"/>
        </w:rPr>
        <w:t>1</w:t>
      </w:r>
      <w:moveTo w:id="1458" w:author="Nguyen Toan" w:date="2018-05-18T20:2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SEQ Hình \* ARABIC \s 1 </w:instrText>
        </w:r>
        <w:r w:rsidRPr="00C307BC">
          <w:rPr>
            <w:rFonts w:ascii="Times New Roman" w:eastAsia="Times New Roman" w:hAnsi="Times New Roman" w:cs="Times New Roman"/>
            <w:sz w:val="26"/>
            <w:szCs w:val="26"/>
          </w:rPr>
          <w:fldChar w:fldCharType="separate"/>
        </w:r>
      </w:moveTo>
      <w:ins w:id="1459" w:author="Nguyen Toan" w:date="2018-05-18T21:03:00Z">
        <w:r w:rsidR="0019161E">
          <w:rPr>
            <w:rFonts w:ascii="Times New Roman" w:eastAsia="Times New Roman" w:hAnsi="Times New Roman" w:cs="Times New Roman"/>
            <w:noProof/>
            <w:sz w:val="26"/>
            <w:szCs w:val="26"/>
          </w:rPr>
          <w:t>14</w:t>
        </w:r>
      </w:ins>
      <w:moveTo w:id="1460" w:author="Nguyen Toan" w:date="2018-05-18T20:23:00Z">
        <w:del w:id="1461" w:author="Nguyen Toan" w:date="2018-05-18T21:03:00Z">
          <w:r w:rsidDel="0019161E">
            <w:rPr>
              <w:rFonts w:ascii="Times New Roman" w:eastAsia="Times New Roman" w:hAnsi="Times New Roman" w:cs="Times New Roman"/>
              <w:noProof/>
              <w:sz w:val="26"/>
              <w:szCs w:val="26"/>
            </w:rPr>
            <w:delText>10</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Quản lý mã nguồn sử dụng Maven</w:t>
        </w:r>
      </w:moveTo>
    </w:p>
    <w:p w14:paraId="426F2B6F" w14:textId="77777777" w:rsidR="00F90D5E" w:rsidRPr="00C307BC" w:rsidRDefault="00F90D5E" w:rsidP="00F90D5E">
      <w:pPr>
        <w:spacing w:after="120" w:line="288" w:lineRule="auto"/>
        <w:ind w:firstLine="567"/>
        <w:jc w:val="both"/>
        <w:rPr>
          <w:rFonts w:ascii="Times New Roman" w:eastAsia="Times New Roman" w:hAnsi="Times New Roman" w:cs="Times New Roman"/>
          <w:sz w:val="26"/>
          <w:szCs w:val="26"/>
        </w:rPr>
      </w:pPr>
      <w:moveTo w:id="1462" w:author="Nguyen Toan" w:date="2018-05-18T20:23:00Z">
        <w:r w:rsidRPr="00C307BC">
          <w:rPr>
            <w:rFonts w:ascii="Times New Roman" w:eastAsia="Times New Roman" w:hAnsi="Times New Roman" w:cs="Times New Roman"/>
            <w:sz w:val="26"/>
            <w:szCs w:val="26"/>
          </w:rPr>
          <w:t>Các thư viện phụ thuộc trong dự án được cấu hình theo phiên bản chuẩn để các lập trình viên trong một nhóm có thể tuân theo. Các hệ thống lớn, phức tạp thường đòi hỏi việc đóng gói và triển khai liên tục, quản lý, nâng cấp và bảo trì mất nhiều thời gian. Maven sinh ra để giải quyết được vấn đề này.</w:t>
        </w:r>
      </w:moveTo>
    </w:p>
    <w:p w14:paraId="3DE21984" w14:textId="77777777" w:rsidR="00F90D5E" w:rsidRPr="00C307BC" w:rsidRDefault="00F90D5E" w:rsidP="00F90D5E">
      <w:pPr>
        <w:spacing w:after="120" w:line="288" w:lineRule="auto"/>
        <w:ind w:firstLine="567"/>
        <w:jc w:val="both"/>
        <w:rPr>
          <w:rFonts w:ascii="Times New Roman" w:eastAsia="Times New Roman" w:hAnsi="Times New Roman" w:cs="Times New Roman"/>
          <w:sz w:val="26"/>
          <w:szCs w:val="26"/>
        </w:rPr>
      </w:pPr>
      <w:moveTo w:id="1463" w:author="Nguyen Toan" w:date="2018-05-18T20:23:00Z">
        <w:r>
          <w:rPr>
            <w:rFonts w:ascii="Times New Roman" w:eastAsia="Times New Roman" w:hAnsi="Times New Roman" w:cs="Times New Roman"/>
            <w:sz w:val="26"/>
            <w:szCs w:val="26"/>
          </w:rPr>
          <w:t>Ngoài việc</w:t>
        </w:r>
        <w:r w:rsidRPr="00C307BC">
          <w:rPr>
            <w:rFonts w:ascii="Times New Roman" w:eastAsia="Times New Roman" w:hAnsi="Times New Roman" w:cs="Times New Roman"/>
            <w:sz w:val="26"/>
            <w:szCs w:val="26"/>
          </w:rPr>
          <w:t xml:space="preserve"> có thể được tích hợp như một plugin trong các </w:t>
        </w:r>
        <w:r>
          <w:rPr>
            <w:rFonts w:ascii="Times New Roman" w:eastAsia="Times New Roman" w:hAnsi="Times New Roman" w:cs="Times New Roman"/>
            <w:sz w:val="26"/>
            <w:szCs w:val="26"/>
          </w:rPr>
          <w:t>môi trường phát triển, maven còn cung cấp giao diện quản lý bằng</w:t>
        </w:r>
        <w:r w:rsidRPr="00C307BC">
          <w:rPr>
            <w:rFonts w:ascii="Times New Roman" w:eastAsia="Times New Roman" w:hAnsi="Times New Roman" w:cs="Times New Roman"/>
            <w:sz w:val="26"/>
            <w:szCs w:val="26"/>
          </w:rPr>
          <w:t xml:space="preserve"> dòng lệnh (command line)</w:t>
        </w:r>
        <w:r>
          <w:rPr>
            <w:rFonts w:ascii="Times New Roman" w:eastAsia="Times New Roman" w:hAnsi="Times New Roman" w:cs="Times New Roman"/>
            <w:sz w:val="26"/>
            <w:szCs w:val="26"/>
          </w:rPr>
          <w:t>. C</w:t>
        </w:r>
        <w:r w:rsidRPr="00C307BC">
          <w:rPr>
            <w:rFonts w:ascii="Times New Roman" w:eastAsia="Times New Roman" w:hAnsi="Times New Roman" w:cs="Times New Roman"/>
            <w:sz w:val="26"/>
            <w:szCs w:val="26"/>
          </w:rPr>
          <w:t>ác câu lệnh cơ bản phục vụ quá trình phát triển bao gồm:  dọn dẹp (clean), biên dịch (build), kiểm thử (test), đóng gói (packag) và triển khai (deploy). Ngoài ra còn có các thuộc tính bổ xung phục vụ cho việc đóng gói ứng dụng.</w:t>
        </w:r>
      </w:moveTo>
    </w:p>
    <w:p w14:paraId="25F9AEC7" w14:textId="77777777" w:rsidR="00F90D5E" w:rsidRPr="00C307BC" w:rsidRDefault="00F90D5E" w:rsidP="000064E0">
      <w:pPr>
        <w:spacing w:before="240" w:after="120" w:line="288" w:lineRule="auto"/>
        <w:rPr>
          <w:rFonts w:ascii="Times New Roman" w:eastAsia="Times New Roman" w:hAnsi="Times New Roman" w:cs="Times New Roman"/>
          <w:b/>
          <w:sz w:val="26"/>
          <w:szCs w:val="26"/>
        </w:rPr>
        <w:pPrChange w:id="1464" w:author="Nguyen Toan" w:date="2018-05-18T20:25:00Z">
          <w:pPr>
            <w:pStyle w:val="ListParagraph"/>
            <w:numPr>
              <w:ilvl w:val="2"/>
              <w:numId w:val="5"/>
            </w:numPr>
            <w:spacing w:before="240" w:after="120" w:line="288" w:lineRule="auto"/>
            <w:ind w:hanging="720"/>
            <w:contextualSpacing w:val="0"/>
            <w:outlineLvl w:val="2"/>
          </w:pPr>
        </w:pPrChange>
      </w:pPr>
      <w:moveTo w:id="1465" w:author="Nguyen Toan" w:date="2018-05-18T20:23:00Z">
        <w:r w:rsidRPr="00C307BC">
          <w:rPr>
            <w:rFonts w:ascii="Times New Roman" w:eastAsia="Times New Roman" w:hAnsi="Times New Roman" w:cs="Times New Roman"/>
            <w:b/>
            <w:sz w:val="26"/>
            <w:szCs w:val="26"/>
          </w:rPr>
          <w:t>Jenkins</w:t>
        </w:r>
      </w:moveTo>
    </w:p>
    <w:p w14:paraId="26A03E44" w14:textId="77777777" w:rsidR="008932E1" w:rsidRDefault="00F90D5E" w:rsidP="0019161E">
      <w:pPr>
        <w:spacing w:after="120"/>
        <w:ind w:firstLine="567"/>
        <w:jc w:val="both"/>
        <w:rPr>
          <w:ins w:id="1466" w:author="Nguyen Toan" w:date="2018-05-18T20:57:00Z"/>
          <w:rFonts w:ascii="Times New Roman" w:eastAsia="Times New Roman" w:hAnsi="Times New Roman" w:cs="Times New Roman"/>
          <w:b/>
          <w:sz w:val="26"/>
          <w:szCs w:val="26"/>
        </w:rPr>
      </w:pPr>
      <w:moveTo w:id="1467" w:author="Nguyen Toan" w:date="2018-05-18T20:23:00Z">
        <w:r w:rsidRPr="00C307BC">
          <w:rPr>
            <w:rFonts w:ascii="Times New Roman" w:eastAsia="Times New Roman" w:hAnsi="Times New Roman" w:cs="Times New Roman"/>
            <w:sz w:val="26"/>
            <w:szCs w:val="26"/>
          </w:rPr>
          <w:t>Để hạn chế tối đa các lỗi xảy ra trong quá trình 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moveTo>
      <w:ins w:id="1468" w:author="Nguyen Toan" w:date="2018-05-18T20:57:00Z">
        <w:r w:rsidR="008932E1">
          <w:rPr>
            <w:rFonts w:ascii="Times New Roman" w:eastAsia="Times New Roman" w:hAnsi="Times New Roman" w:cs="Times New Roman"/>
            <w:b/>
            <w:sz w:val="26"/>
            <w:szCs w:val="26"/>
          </w:rPr>
          <w:t>.</w:t>
        </w:r>
      </w:ins>
    </w:p>
    <w:p w14:paraId="76B2C941" w14:textId="4E06DB62" w:rsidR="00F90D5E" w:rsidRPr="00C307BC" w:rsidDel="008932E1" w:rsidRDefault="00856F5B" w:rsidP="00F90D5E">
      <w:pPr>
        <w:spacing w:after="120"/>
        <w:ind w:firstLine="567"/>
        <w:jc w:val="both"/>
        <w:rPr>
          <w:del w:id="1469" w:author="Nguyen Toan" w:date="2018-05-18T20:57:00Z"/>
          <w:rFonts w:ascii="Times New Roman" w:eastAsia="Times New Roman" w:hAnsi="Times New Roman" w:cs="Times New Roman"/>
          <w:sz w:val="26"/>
          <w:szCs w:val="26"/>
        </w:rPr>
      </w:pPr>
      <w:ins w:id="1470" w:author="Nguyen Toan" w:date="2018-05-18T20:57:00Z">
        <w:r>
          <w:rPr>
            <w:rFonts w:ascii="Times New Roman" w:eastAsia="Times New Roman" w:hAnsi="Times New Roman" w:cs="Times New Roman"/>
            <w:sz w:val="26"/>
            <w:szCs w:val="26"/>
          </w:rPr>
          <w:t>J</w:t>
        </w:r>
      </w:ins>
      <w:moveTo w:id="1471" w:author="Nguyen Toan" w:date="2018-05-18T20:23:00Z">
        <w:del w:id="1472" w:author="Nguyen Toan" w:date="2018-05-18T20:57:00Z">
          <w:r w:rsidR="00F90D5E" w:rsidRPr="00C307BC" w:rsidDel="008932E1">
            <w:rPr>
              <w:rFonts w:ascii="Times New Roman" w:eastAsia="Times New Roman" w:hAnsi="Times New Roman" w:cs="Times New Roman"/>
              <w:sz w:val="26"/>
              <w:szCs w:val="26"/>
            </w:rPr>
            <w:delText>.</w:delText>
          </w:r>
        </w:del>
      </w:moveTo>
    </w:p>
    <w:p w14:paraId="43DFAEF6" w14:textId="781B2207" w:rsidR="00F90D5E" w:rsidRPr="00C307BC" w:rsidDel="008932E1" w:rsidRDefault="00F90D5E" w:rsidP="000064E0">
      <w:pPr>
        <w:spacing w:before="240" w:after="120" w:line="288" w:lineRule="auto"/>
        <w:rPr>
          <w:del w:id="1473" w:author="Nguyen Toan" w:date="2018-05-18T20:57:00Z"/>
          <w:rFonts w:ascii="Times New Roman" w:eastAsia="Times New Roman" w:hAnsi="Times New Roman" w:cs="Times New Roman"/>
          <w:b/>
          <w:sz w:val="26"/>
          <w:szCs w:val="26"/>
        </w:rPr>
        <w:pPrChange w:id="1474" w:author="Nguyen Toan" w:date="2018-05-18T20:25:00Z">
          <w:pPr>
            <w:pStyle w:val="ListParagraph"/>
            <w:numPr>
              <w:ilvl w:val="3"/>
              <w:numId w:val="5"/>
            </w:numPr>
            <w:spacing w:before="240" w:after="120" w:line="288" w:lineRule="auto"/>
            <w:ind w:left="1077" w:hanging="1077"/>
            <w:contextualSpacing w:val="0"/>
            <w:outlineLvl w:val="3"/>
          </w:pPr>
        </w:pPrChange>
      </w:pPr>
      <w:moveTo w:id="1475" w:author="Nguyen Toan" w:date="2018-05-18T20:23:00Z">
        <w:del w:id="1476" w:author="Nguyen Toan" w:date="2018-05-18T20:57:00Z">
          <w:r w:rsidRPr="00C307BC" w:rsidDel="00C75691">
            <w:rPr>
              <w:rFonts w:ascii="Times New Roman" w:eastAsia="Times New Roman" w:hAnsi="Times New Roman" w:cs="Times New Roman"/>
              <w:b/>
              <w:sz w:val="26"/>
              <w:szCs w:val="26"/>
            </w:rPr>
            <w:delText>Khái niệm</w:delText>
          </w:r>
        </w:del>
      </w:moveTo>
    </w:p>
    <w:p w14:paraId="7747E004" w14:textId="61FFF3D1" w:rsidR="00F90D5E" w:rsidRPr="00C307BC" w:rsidRDefault="00F90D5E" w:rsidP="0019161E">
      <w:pPr>
        <w:spacing w:after="120"/>
        <w:ind w:firstLine="567"/>
        <w:jc w:val="both"/>
        <w:rPr>
          <w:rFonts w:ascii="Times New Roman" w:eastAsia="Times New Roman" w:hAnsi="Times New Roman" w:cs="Times New Roman"/>
          <w:sz w:val="26"/>
          <w:szCs w:val="26"/>
        </w:rPr>
      </w:pPr>
      <w:moveTo w:id="1477" w:author="Nguyen Toan" w:date="2018-05-18T20:23:00Z">
        <w:del w:id="1478" w:author="Nguyen Toan" w:date="2018-05-18T20:57:00Z">
          <w:r w:rsidRPr="00C307BC" w:rsidDel="00C75691">
            <w:rPr>
              <w:rFonts w:ascii="Times New Roman" w:eastAsia="Times New Roman" w:hAnsi="Times New Roman" w:cs="Times New Roman"/>
              <w:sz w:val="26"/>
              <w:szCs w:val="26"/>
            </w:rPr>
            <w:delText>J</w:delText>
          </w:r>
        </w:del>
        <w:r w:rsidRPr="00C307BC">
          <w:rPr>
            <w:rFonts w:ascii="Times New Roman" w:eastAsia="Times New Roman" w:hAnsi="Times New Roman" w:cs="Times New Roman"/>
            <w:sz w:val="26"/>
            <w:szCs w:val="26"/>
          </w:rPr>
          <w:t xml:space="preserve">enkins là thư viện mã nguồn mở cho phép quản lý mã nguồn và triển khai một cách tự động, cả khi dự án đang trong giai đoạn phát triển. Nó giúp khép kín quy trình phát triển phần mềm một cách tự động theo mô hình Agile nói chung và việc tích hợp liên tục nói riêng. Jenkins được phát triển trên nền tảng Java, nó hỗ trợ nhiều nền tảng khác nhau và có </w:t>
        </w:r>
        <w:r w:rsidRPr="00C307BC">
          <w:rPr>
            <w:rFonts w:ascii="Times New Roman" w:eastAsia="Times New Roman" w:hAnsi="Times New Roman" w:cs="Times New Roman"/>
            <w:sz w:val="26"/>
            <w:szCs w:val="26"/>
          </w:rPr>
          <w:lastRenderedPageBreak/>
          <w:t>thể kết hợp được nhiều công cụ khác. Hiện tại, Jenkins hỗ trợ tích hợp hơn 400 plugins. Jenkins có thể chạy trên các hệ điều hành  Windows, Linux, Mac OS và Solaris.</w:t>
        </w:r>
      </w:moveTo>
    </w:p>
    <w:p w14:paraId="1B69F2B1"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479" w:author="Nguyen Toan" w:date="2018-05-18T20:23:00Z">
        <w:r w:rsidRPr="00C307BC">
          <w:rPr>
            <w:rFonts w:ascii="Times New Roman" w:eastAsia="Times New Roman" w:hAnsi="Times New Roman" w:cs="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 Apache Ant...</w:t>
        </w:r>
      </w:moveTo>
    </w:p>
    <w:p w14:paraId="4A901FE1" w14:textId="3AA0D787" w:rsidR="00F90D5E" w:rsidRPr="00C307BC" w:rsidDel="00C75691" w:rsidRDefault="00F90D5E" w:rsidP="00F90D5E">
      <w:pPr>
        <w:spacing w:after="120"/>
        <w:ind w:firstLine="567"/>
        <w:jc w:val="both"/>
        <w:rPr>
          <w:del w:id="1480" w:author="Nguyen Toan" w:date="2018-05-18T20:57:00Z"/>
          <w:rFonts w:ascii="Times New Roman" w:eastAsia="Times New Roman" w:hAnsi="Times New Roman" w:cs="Times New Roman"/>
          <w:sz w:val="26"/>
          <w:szCs w:val="26"/>
        </w:rPr>
      </w:pPr>
      <w:moveTo w:id="1481" w:author="Nguyen Toan" w:date="2018-05-18T20:23:00Z">
        <w:r w:rsidRPr="00C307BC">
          <w:rPr>
            <w:rFonts w:ascii="Times New Roman" w:eastAsia="Times New Roman" w:hAnsi="Times New Roman" w:cs="Times New Roman"/>
            <w:sz w:val="26"/>
            <w:szCs w:val="26"/>
          </w:rPr>
          <w:t>Jenkins là một phần mềm cho phép tích hợp liên tục. Jenkins sẽ được cài đặt trên một máy chủ nơi diễn ra quá trình biên dịch. Một quy trình làm việc rất đơn giản về cách thức hoạt động của Jenkins bao gồm: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moveTo>
    </w:p>
    <w:p w14:paraId="1623E1B1" w14:textId="5C492398" w:rsidR="00F90D5E" w:rsidRPr="00C307BC" w:rsidRDefault="00F90D5E" w:rsidP="00C75691">
      <w:pPr>
        <w:spacing w:after="120"/>
        <w:ind w:firstLine="567"/>
        <w:jc w:val="both"/>
        <w:rPr>
          <w:rFonts w:ascii="Times New Roman" w:eastAsia="Times New Roman" w:hAnsi="Times New Roman" w:cs="Times New Roman"/>
          <w:b/>
          <w:sz w:val="26"/>
          <w:szCs w:val="26"/>
        </w:rPr>
        <w:pPrChange w:id="1482" w:author="Nguyen Toan" w:date="2018-05-18T20:57:00Z">
          <w:pPr>
            <w:pStyle w:val="ListParagraph"/>
            <w:numPr>
              <w:ilvl w:val="3"/>
              <w:numId w:val="5"/>
            </w:numPr>
            <w:spacing w:before="240" w:after="120" w:line="288" w:lineRule="auto"/>
            <w:ind w:left="1077" w:hanging="1077"/>
            <w:contextualSpacing w:val="0"/>
            <w:outlineLvl w:val="3"/>
          </w:pPr>
        </w:pPrChange>
      </w:pPr>
      <w:moveTo w:id="1483" w:author="Nguyen Toan" w:date="2018-05-18T20:23:00Z">
        <w:del w:id="1484" w:author="Nguyen Toan" w:date="2018-05-18T20:57:00Z">
          <w:r w:rsidRPr="00C307BC" w:rsidDel="00C75691">
            <w:rPr>
              <w:rFonts w:ascii="Times New Roman" w:eastAsia="Times New Roman" w:hAnsi="Times New Roman" w:cs="Times New Roman"/>
              <w:b/>
              <w:sz w:val="26"/>
              <w:szCs w:val="26"/>
            </w:rPr>
            <w:delText>Các cấu hình cơ bản</w:delText>
          </w:r>
        </w:del>
      </w:moveTo>
      <w:ins w:id="1485" w:author="Nguyen Toan" w:date="2018-05-18T20:57:00Z">
        <w:r w:rsidR="00C75691">
          <w:rPr>
            <w:rFonts w:ascii="Times New Roman" w:eastAsia="Times New Roman" w:hAnsi="Times New Roman" w:cs="Times New Roman"/>
            <w:sz w:val="26"/>
            <w:szCs w:val="26"/>
          </w:rPr>
          <w:t>.</w:t>
        </w:r>
      </w:ins>
    </w:p>
    <w:p w14:paraId="79960CCD"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486" w:author="Nguyen Toan" w:date="2018-05-18T20:23:00Z">
        <w:r w:rsidRPr="00C307BC">
          <w:rPr>
            <w:rFonts w:ascii="Times New Roman" w:eastAsia="Times New Roman" w:hAnsi="Times New Roman" w:cs="Times New Roman"/>
            <w:sz w:val="26"/>
            <w:szCs w:val="26"/>
          </w:rPr>
          <w:t xml:space="preserve">Jenkins cung cấp menu quản lý các cấu hình và tác vụ tại đường dẫn “Manage Jenkins”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_Ref512174225 \h  \* MERGEFORMAT </w:instrText>
        </w:r>
        <w:r w:rsidRPr="00C307BC">
          <w:rPr>
            <w:rFonts w:ascii="Times New Roman" w:eastAsia="Times New Roman" w:hAnsi="Times New Roman" w:cs="Times New Roman"/>
            <w:sz w:val="26"/>
            <w:szCs w:val="26"/>
          </w:rPr>
        </w:r>
        <w:del w:id="1487" w:author="Nguyen Toan" w:date="2018-05-18T21:03:00Z">
          <w:r w:rsidRPr="00C307BC" w:rsidDel="0019161E">
            <w:rPr>
              <w:rFonts w:ascii="Times New Roman" w:eastAsia="Times New Roman" w:hAnsi="Times New Roman" w:cs="Times New Roman"/>
              <w:sz w:val="26"/>
              <w:szCs w:val="26"/>
            </w:rPr>
            <w:fldChar w:fldCharType="separate"/>
          </w:r>
          <w:r w:rsidRPr="00C307BC" w:rsidDel="0019161E">
            <w:rPr>
              <w:rFonts w:ascii="Times New Roman" w:eastAsia="Times New Roman" w:hAnsi="Times New Roman" w:cs="Times New Roman"/>
              <w:sz w:val="26"/>
              <w:szCs w:val="26"/>
            </w:rPr>
            <w:delText xml:space="preserve">Hình </w:delText>
          </w:r>
          <w:r w:rsidDel="0019161E">
            <w:rPr>
              <w:rFonts w:ascii="Times New Roman" w:eastAsia="Times New Roman" w:hAnsi="Times New Roman" w:cs="Times New Roman"/>
              <w:noProof/>
              <w:sz w:val="26"/>
              <w:szCs w:val="26"/>
            </w:rPr>
            <w:delText>3</w:delText>
          </w:r>
          <w:r w:rsidRPr="00C307BC" w:rsidDel="0019161E">
            <w:rPr>
              <w:rFonts w:ascii="Times New Roman" w:eastAsia="Times New Roman" w:hAnsi="Times New Roman" w:cs="Times New Roman"/>
              <w:noProof/>
              <w:sz w:val="26"/>
              <w:szCs w:val="26"/>
            </w:rPr>
            <w:delText>.</w:delText>
          </w:r>
          <w:r w:rsidDel="0019161E">
            <w:rPr>
              <w:rFonts w:ascii="Times New Roman" w:eastAsia="Times New Roman" w:hAnsi="Times New Roman" w:cs="Times New Roman"/>
              <w:noProof/>
              <w:sz w:val="26"/>
              <w:szCs w:val="26"/>
            </w:rPr>
            <w:delText>11</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moveTo>
    </w:p>
    <w:p w14:paraId="0C761BF2" w14:textId="77777777" w:rsidR="00F90D5E" w:rsidRPr="00C307BC" w:rsidRDefault="00F90D5E" w:rsidP="00F90D5E">
      <w:pPr>
        <w:ind w:firstLine="720"/>
        <w:jc w:val="center"/>
        <w:rPr>
          <w:rFonts w:ascii="Times New Roman" w:eastAsia="Times New Roman" w:hAnsi="Times New Roman" w:cs="Times New Roman"/>
          <w:sz w:val="26"/>
          <w:szCs w:val="26"/>
        </w:rPr>
      </w:pPr>
      <w:moveTo w:id="1488" w:author="Nguyen Toan" w:date="2018-05-18T20:23:00Z">
        <w:r w:rsidRPr="00C307BC">
          <w:rPr>
            <w:rFonts w:ascii="Times New Roman" w:eastAsia="Times New Roman" w:hAnsi="Times New Roman" w:cs="Times New Roman"/>
            <w:noProof/>
            <w:sz w:val="26"/>
            <w:szCs w:val="26"/>
            <w:lang w:val="en-US"/>
          </w:rPr>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moveTo>
    </w:p>
    <w:p w14:paraId="2A1AD5FA" w14:textId="77777777" w:rsidR="00F90D5E" w:rsidRPr="00C307BC" w:rsidRDefault="00F90D5E" w:rsidP="00F90D5E">
      <w:pPr>
        <w:ind w:firstLine="720"/>
        <w:jc w:val="center"/>
        <w:rPr>
          <w:rFonts w:ascii="Times New Roman" w:eastAsia="Times New Roman" w:hAnsi="Times New Roman" w:cs="Times New Roman"/>
          <w:sz w:val="26"/>
          <w:szCs w:val="26"/>
        </w:rPr>
      </w:pPr>
      <w:moveTo w:id="1489" w:author="Nguyen Toan" w:date="2018-05-18T20:23:00Z">
        <w:r w:rsidRPr="00C307BC">
          <w:rPr>
            <w:rFonts w:ascii="Times New Roman" w:eastAsia="Times New Roman" w:hAnsi="Times New Roman" w:cs="Times New Roman"/>
            <w:sz w:val="26"/>
            <w:szCs w:val="26"/>
          </w:rPr>
          <w:t xml:space="preserve">Hình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STYLEREF 1 \s </w:instrText>
        </w:r>
        <w:r w:rsidRPr="00C307BC">
          <w:rPr>
            <w:rFonts w:ascii="Times New Roman" w:eastAsia="Times New Roman" w:hAnsi="Times New Roman" w:cs="Times New Roman"/>
            <w:sz w:val="26"/>
            <w:szCs w:val="26"/>
          </w:rPr>
          <w:fldChar w:fldCharType="separate"/>
        </w:r>
      </w:moveTo>
      <w:r w:rsidR="0019161E">
        <w:rPr>
          <w:rFonts w:ascii="Times New Roman" w:eastAsia="Times New Roman" w:hAnsi="Times New Roman" w:cs="Times New Roman"/>
          <w:noProof/>
          <w:sz w:val="26"/>
          <w:szCs w:val="26"/>
        </w:rPr>
        <w:t>1</w:t>
      </w:r>
      <w:moveTo w:id="1490" w:author="Nguyen Toan" w:date="2018-05-18T20:2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SEQ Hình \* ARABIC \s 1 </w:instrText>
        </w:r>
        <w:r w:rsidRPr="00C307BC">
          <w:rPr>
            <w:rFonts w:ascii="Times New Roman" w:eastAsia="Times New Roman" w:hAnsi="Times New Roman" w:cs="Times New Roman"/>
            <w:sz w:val="26"/>
            <w:szCs w:val="26"/>
          </w:rPr>
          <w:fldChar w:fldCharType="separate"/>
        </w:r>
      </w:moveTo>
      <w:ins w:id="1491" w:author="Nguyen Toan" w:date="2018-05-18T21:03:00Z">
        <w:r w:rsidR="0019161E">
          <w:rPr>
            <w:rFonts w:ascii="Times New Roman" w:eastAsia="Times New Roman" w:hAnsi="Times New Roman" w:cs="Times New Roman"/>
            <w:noProof/>
            <w:sz w:val="26"/>
            <w:szCs w:val="26"/>
          </w:rPr>
          <w:t>15</w:t>
        </w:r>
      </w:ins>
      <w:moveTo w:id="1492" w:author="Nguyen Toan" w:date="2018-05-18T20:23:00Z">
        <w:del w:id="1493" w:author="Nguyen Toan" w:date="2018-05-18T21:03:00Z">
          <w:r w:rsidDel="0019161E">
            <w:rPr>
              <w:rFonts w:ascii="Times New Roman" w:eastAsia="Times New Roman" w:hAnsi="Times New Roman" w:cs="Times New Roman"/>
              <w:noProof/>
              <w:sz w:val="26"/>
              <w:szCs w:val="26"/>
            </w:rPr>
            <w:delText>11</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Màn hình chính Jenkins</w:t>
        </w:r>
      </w:moveTo>
    </w:p>
    <w:p w14:paraId="628FA119" w14:textId="77777777" w:rsidR="00F90D5E" w:rsidRDefault="00F90D5E" w:rsidP="00F90D5E">
      <w:pPr>
        <w:spacing w:after="120"/>
        <w:ind w:firstLine="567"/>
        <w:jc w:val="both"/>
        <w:rPr>
          <w:rFonts w:ascii="Times New Roman" w:eastAsia="Times New Roman" w:hAnsi="Times New Roman" w:cs="Times New Roman"/>
          <w:sz w:val="26"/>
          <w:szCs w:val="26"/>
        </w:rPr>
      </w:pPr>
      <w:moveTo w:id="1494" w:author="Nguyen Toan" w:date="2018-05-18T20:23:00Z">
        <w:r w:rsidRPr="00C307BC">
          <w:rPr>
            <w:rFonts w:ascii="Times New Roman" w:eastAsia="Times New Roman" w:hAnsi="Times New Roman" w:cs="Times New Roman"/>
            <w:sz w:val="26"/>
            <w:szCs w:val="26"/>
          </w:rPr>
          <w:t xml:space="preserve">Jenkins cung cấp các màn hình cấu hình cho ứng dụng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_Ref513152419 \h  \* MERGEFORMAT </w:instrText>
        </w:r>
        <w:r w:rsidRPr="00C307BC">
          <w:rPr>
            <w:rFonts w:ascii="Times New Roman" w:eastAsia="Times New Roman" w:hAnsi="Times New Roman" w:cs="Times New Roman"/>
            <w:sz w:val="26"/>
            <w:szCs w:val="26"/>
          </w:rPr>
        </w:r>
        <w:del w:id="1495" w:author="Nguyen Toan" w:date="2018-05-18T21:03:00Z">
          <w:r w:rsidRPr="00C307BC" w:rsidDel="0019161E">
            <w:rPr>
              <w:rFonts w:ascii="Times New Roman" w:eastAsia="Times New Roman" w:hAnsi="Times New Roman" w:cs="Times New Roman"/>
              <w:sz w:val="26"/>
              <w:szCs w:val="26"/>
            </w:rPr>
            <w:fldChar w:fldCharType="separate"/>
          </w:r>
          <w:r w:rsidRPr="00C307BC" w:rsidDel="0019161E">
            <w:rPr>
              <w:rFonts w:ascii="Times New Roman" w:eastAsia="Times New Roman" w:hAnsi="Times New Roman" w:cs="Times New Roman"/>
              <w:sz w:val="26"/>
              <w:szCs w:val="26"/>
            </w:rPr>
            <w:delText xml:space="preserve">Hình </w:delText>
          </w:r>
          <w:r w:rsidDel="0019161E">
            <w:rPr>
              <w:rFonts w:ascii="Times New Roman" w:eastAsia="Times New Roman" w:hAnsi="Times New Roman" w:cs="Times New Roman"/>
              <w:noProof/>
              <w:sz w:val="26"/>
              <w:szCs w:val="26"/>
            </w:rPr>
            <w:delText>3</w:delText>
          </w:r>
          <w:r w:rsidRPr="00C307BC" w:rsidDel="0019161E">
            <w:rPr>
              <w:rFonts w:ascii="Times New Roman" w:eastAsia="Times New Roman" w:hAnsi="Times New Roman" w:cs="Times New Roman"/>
              <w:noProof/>
              <w:sz w:val="26"/>
              <w:szCs w:val="26"/>
            </w:rPr>
            <w:delText>.</w:delText>
          </w:r>
          <w:r w:rsidDel="0019161E">
            <w:rPr>
              <w:rFonts w:ascii="Times New Roman" w:eastAsia="Times New Roman" w:hAnsi="Times New Roman" w:cs="Times New Roman"/>
              <w:noProof/>
              <w:sz w:val="26"/>
              <w:szCs w:val="26"/>
            </w:rPr>
            <w:delText>12</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moveTo>
    </w:p>
    <w:p w14:paraId="3B242EA6"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496" w:author="Nguyen Toan" w:date="2018-05-18T20:23:00Z">
        <w:r w:rsidRPr="00C307BC">
          <w:rPr>
            <w:rFonts w:ascii="Times New Roman" w:eastAsia="Times New Roman" w:hAnsi="Times New Roman" w:cs="Times New Roman"/>
            <w:b/>
            <w:sz w:val="26"/>
            <w:szCs w:val="26"/>
          </w:rPr>
          <w:t xml:space="preserve">Cấu hình hệ thống </w:t>
        </w:r>
        <w:r w:rsidRPr="00071A6D">
          <w:rPr>
            <w:rFonts w:ascii="Times New Roman" w:eastAsia="Times New Roman" w:hAnsi="Times New Roman" w:cs="Times New Roman"/>
            <w:sz w:val="26"/>
            <w:szCs w:val="26"/>
          </w:rPr>
          <w:t>(Configure System</w:t>
        </w:r>
        <w:r w:rsidRPr="00C307BC">
          <w:rPr>
            <w:rFonts w:ascii="Times New Roman" w:eastAsia="Times New Roman" w:hAnsi="Times New Roman" w:cs="Times New Roman"/>
            <w:sz w:val="26"/>
            <w:szCs w:val="26"/>
          </w:rPr>
          <w:t>)</w:t>
        </w:r>
        <w:r w:rsidRPr="00071A6D">
          <w:rPr>
            <w:rFonts w:ascii="Times New Roman" w:eastAsia="Times New Roman" w:hAnsi="Times New Roman" w:cs="Times New Roman"/>
            <w:sz w:val="26"/>
            <w:szCs w:val="26"/>
          </w:rPr>
          <w:t>:</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moveTo>
    </w:p>
    <w:p w14:paraId="761E65BA" w14:textId="2EE58CA1" w:rsidR="00F90D5E" w:rsidRPr="00C307BC" w:rsidDel="00675F99" w:rsidRDefault="00F90D5E" w:rsidP="00F90D5E">
      <w:pPr>
        <w:spacing w:after="120"/>
        <w:ind w:firstLine="567"/>
        <w:jc w:val="both"/>
        <w:rPr>
          <w:del w:id="1497" w:author="Nguyen Toan" w:date="2018-05-18T20:25:00Z"/>
          <w:rFonts w:ascii="Times New Roman" w:eastAsia="Times New Roman" w:hAnsi="Times New Roman" w:cs="Times New Roman"/>
          <w:sz w:val="26"/>
          <w:szCs w:val="26"/>
        </w:rPr>
      </w:pPr>
      <w:moveTo w:id="1498" w:author="Nguyen Toan" w:date="2018-05-18T20:23:00Z">
        <w:del w:id="1499" w:author="Nguyen Toan" w:date="2018-05-18T20:25:00Z">
          <w:r w:rsidRPr="00C307BC" w:rsidDel="00675F99">
            <w:rPr>
              <w:rFonts w:ascii="Times New Roman" w:eastAsia="Times New Roman" w:hAnsi="Times New Roman" w:cs="Times New Roman"/>
              <w:b/>
              <w:sz w:val="26"/>
              <w:szCs w:val="26"/>
            </w:rPr>
            <w:lastRenderedPageBreak/>
            <w:delText xml:space="preserve">Tải lại cấu hình từ ổ đĩa </w:delText>
          </w:r>
          <w:r w:rsidRPr="00071A6D" w:rsidDel="00675F99">
            <w:rPr>
              <w:rFonts w:ascii="Times New Roman" w:eastAsia="Times New Roman" w:hAnsi="Times New Roman" w:cs="Times New Roman"/>
              <w:sz w:val="26"/>
              <w:szCs w:val="26"/>
            </w:rPr>
            <w:delText>(Reload Configuration from Disk):</w:delText>
          </w:r>
          <w:r w:rsidRPr="00C307BC" w:rsidDel="00675F99">
            <w:rPr>
              <w:rFonts w:ascii="Times New Roman" w:eastAsia="Times New Roman" w:hAnsi="Times New Roman" w:cs="Times New Roman"/>
              <w:b/>
              <w:sz w:val="26"/>
              <w:szCs w:val="26"/>
            </w:rPr>
            <w:delText xml:space="preserve"> </w:delText>
          </w:r>
          <w:r w:rsidRPr="00C307BC" w:rsidDel="00675F99">
            <w:rPr>
              <w:rFonts w:ascii="Times New Roman" w:eastAsia="Times New Roman" w:hAnsi="Times New Roman" w:cs="Times New Roman"/>
              <w:sz w:val="26"/>
              <w:szCs w:val="26"/>
            </w:rPr>
            <w:delTex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delText>
          </w:r>
        </w:del>
      </w:moveTo>
    </w:p>
    <w:p w14:paraId="07317F18" w14:textId="77777777" w:rsidR="00F90D5E" w:rsidRPr="00C307BC" w:rsidRDefault="00F90D5E" w:rsidP="00F90D5E">
      <w:pPr>
        <w:keepNext/>
        <w:spacing w:before="120" w:line="288" w:lineRule="auto"/>
        <w:ind w:right="80" w:firstLine="567"/>
        <w:jc w:val="center"/>
        <w:rPr>
          <w:rFonts w:ascii="Times New Roman" w:hAnsi="Times New Roman" w:cs="Times New Roman"/>
          <w:sz w:val="26"/>
          <w:szCs w:val="26"/>
        </w:rPr>
      </w:pPr>
      <w:moveTo w:id="1500" w:author="Nguyen Toan" w:date="2018-05-18T20:23:00Z">
        <w:r w:rsidRPr="00C307BC">
          <w:rPr>
            <w:rFonts w:ascii="Times New Roman" w:eastAsia="Times New Roman" w:hAnsi="Times New Roman" w:cs="Times New Roman"/>
            <w:noProof/>
            <w:sz w:val="26"/>
            <w:szCs w:val="26"/>
            <w:lang w:val="en-US"/>
          </w:rPr>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moveTo>
    </w:p>
    <w:p w14:paraId="10E56C33" w14:textId="77777777" w:rsidR="00F90D5E" w:rsidRDefault="00F90D5E" w:rsidP="00F90D5E">
      <w:pPr>
        <w:ind w:firstLine="720"/>
        <w:jc w:val="center"/>
        <w:rPr>
          <w:ins w:id="1501" w:author="Nguyen Toan" w:date="2018-05-18T20:25:00Z"/>
          <w:rFonts w:ascii="Times New Roman" w:eastAsia="Times New Roman" w:hAnsi="Times New Roman" w:cs="Times New Roman"/>
          <w:sz w:val="26"/>
          <w:szCs w:val="26"/>
        </w:rPr>
      </w:pPr>
      <w:moveTo w:id="1502" w:author="Nguyen Toan" w:date="2018-05-18T20:23:00Z">
        <w:r w:rsidRPr="00C307BC">
          <w:rPr>
            <w:rFonts w:ascii="Times New Roman" w:eastAsia="Times New Roman" w:hAnsi="Times New Roman" w:cs="Times New Roman"/>
            <w:sz w:val="26"/>
            <w:szCs w:val="26"/>
          </w:rPr>
          <w:t xml:space="preserve">Hình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STYLEREF 1 \s </w:instrText>
        </w:r>
        <w:r w:rsidRPr="00C307BC">
          <w:rPr>
            <w:rFonts w:ascii="Times New Roman" w:eastAsia="Times New Roman" w:hAnsi="Times New Roman" w:cs="Times New Roman"/>
            <w:sz w:val="26"/>
            <w:szCs w:val="26"/>
          </w:rPr>
          <w:fldChar w:fldCharType="separate"/>
        </w:r>
      </w:moveTo>
      <w:r w:rsidR="0019161E">
        <w:rPr>
          <w:rFonts w:ascii="Times New Roman" w:eastAsia="Times New Roman" w:hAnsi="Times New Roman" w:cs="Times New Roman"/>
          <w:noProof/>
          <w:sz w:val="26"/>
          <w:szCs w:val="26"/>
        </w:rPr>
        <w:t>1</w:t>
      </w:r>
      <w:moveTo w:id="1503" w:author="Nguyen Toan" w:date="2018-05-18T20:2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SEQ Hình \* ARABIC \s 1 </w:instrText>
        </w:r>
        <w:r w:rsidRPr="00C307BC">
          <w:rPr>
            <w:rFonts w:ascii="Times New Roman" w:eastAsia="Times New Roman" w:hAnsi="Times New Roman" w:cs="Times New Roman"/>
            <w:sz w:val="26"/>
            <w:szCs w:val="26"/>
          </w:rPr>
          <w:fldChar w:fldCharType="separate"/>
        </w:r>
      </w:moveTo>
      <w:ins w:id="1504" w:author="Nguyen Toan" w:date="2018-05-18T21:03:00Z">
        <w:r w:rsidR="0019161E">
          <w:rPr>
            <w:rFonts w:ascii="Times New Roman" w:eastAsia="Times New Roman" w:hAnsi="Times New Roman" w:cs="Times New Roman"/>
            <w:noProof/>
            <w:sz w:val="26"/>
            <w:szCs w:val="26"/>
          </w:rPr>
          <w:t>16</w:t>
        </w:r>
      </w:ins>
      <w:moveTo w:id="1505" w:author="Nguyen Toan" w:date="2018-05-18T20:23:00Z">
        <w:del w:id="1506" w:author="Nguyen Toan" w:date="2018-05-18T21:03:00Z">
          <w:r w:rsidDel="0019161E">
            <w:rPr>
              <w:rFonts w:ascii="Times New Roman" w:eastAsia="Times New Roman" w:hAnsi="Times New Roman" w:cs="Times New Roman"/>
              <w:noProof/>
              <w:sz w:val="26"/>
              <w:szCs w:val="26"/>
            </w:rPr>
            <w:delText>12</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Cấu hình tùy chỉnh của Jenkins</w:t>
        </w:r>
      </w:moveTo>
    </w:p>
    <w:p w14:paraId="3750C385" w14:textId="4F719177" w:rsidR="00675F99" w:rsidRDefault="00675F99" w:rsidP="008069FD">
      <w:pPr>
        <w:spacing w:after="120"/>
        <w:ind w:firstLine="567"/>
        <w:jc w:val="both"/>
        <w:rPr>
          <w:ins w:id="1507" w:author="Nguyen Toan" w:date="2018-05-18T20:26:00Z"/>
          <w:rFonts w:ascii="Times New Roman" w:eastAsia="Times New Roman" w:hAnsi="Times New Roman" w:cs="Times New Roman"/>
          <w:sz w:val="26"/>
          <w:szCs w:val="26"/>
        </w:rPr>
        <w:pPrChange w:id="1508" w:author="Nguyen Toan" w:date="2018-05-18T20:25:00Z">
          <w:pPr>
            <w:ind w:firstLine="720"/>
            <w:jc w:val="center"/>
          </w:pPr>
        </w:pPrChange>
      </w:pPr>
      <w:ins w:id="1509" w:author="Nguyen Toan" w:date="2018-05-18T20:25:00Z">
        <w:r w:rsidRPr="00C307BC">
          <w:rPr>
            <w:rFonts w:ascii="Times New Roman" w:eastAsia="Times New Roman" w:hAnsi="Times New Roman" w:cs="Times New Roman"/>
            <w:b/>
            <w:sz w:val="26"/>
            <w:szCs w:val="26"/>
          </w:rPr>
          <w:t xml:space="preserve">Tải lại cấu hình từ ổ đĩa </w:t>
        </w:r>
        <w:r w:rsidRPr="00071A6D">
          <w:rPr>
            <w:rFonts w:ascii="Times New Roman" w:eastAsia="Times New Roman" w:hAnsi="Times New Roman" w:cs="Times New Roman"/>
            <w:sz w:val="26"/>
            <w:szCs w:val="26"/>
          </w:rPr>
          <w:t>(Reload Configuration from Disk):</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ins>
    </w:p>
    <w:p w14:paraId="7F1D003C" w14:textId="77777777" w:rsidR="002D5FC7" w:rsidRPr="00C307BC" w:rsidRDefault="002D5FC7" w:rsidP="002D5FC7">
      <w:pPr>
        <w:spacing w:after="120"/>
        <w:ind w:firstLine="567"/>
        <w:jc w:val="both"/>
        <w:rPr>
          <w:ins w:id="1510" w:author="Nguyen Toan" w:date="2018-05-18T20:26:00Z"/>
          <w:rFonts w:ascii="Times New Roman" w:eastAsia="Times New Roman" w:hAnsi="Times New Roman" w:cs="Times New Roman"/>
          <w:sz w:val="26"/>
          <w:szCs w:val="26"/>
        </w:rPr>
      </w:pPr>
      <w:ins w:id="1511" w:author="Nguyen Toan" w:date="2018-05-18T20:26:00Z">
        <w:r w:rsidRPr="00C307BC">
          <w:rPr>
            <w:rFonts w:ascii="Times New Roman" w:eastAsia="Times New Roman" w:hAnsi="Times New Roman" w:cs="Times New Roman"/>
            <w:b/>
            <w:sz w:val="26"/>
            <w:szCs w:val="26"/>
          </w:rPr>
          <w:t>Quản lý Plugin</w:t>
        </w:r>
        <w:r w:rsidRPr="00071A6D">
          <w:rPr>
            <w:rFonts w:ascii="Times New Roman" w:eastAsia="Times New Roman" w:hAnsi="Times New Roman" w:cs="Times New Roman"/>
            <w:sz w:val="26"/>
            <w:szCs w:val="26"/>
          </w:rPr>
          <w:t xml:space="preserve"> (Manage Plugin):</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 xml:space="preserve">(xem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_Ref513152455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ins>
    </w:p>
    <w:p w14:paraId="24E4F879" w14:textId="0C088206" w:rsidR="002D5FC7" w:rsidRPr="00C1740B" w:rsidRDefault="00C4792E" w:rsidP="00C1740B">
      <w:pPr>
        <w:spacing w:after="120"/>
        <w:ind w:firstLine="567"/>
        <w:jc w:val="both"/>
        <w:rPr>
          <w:rFonts w:ascii="Times New Roman" w:hAnsi="Times New Roman" w:cs="Times New Roman"/>
          <w:sz w:val="26"/>
          <w:szCs w:val="26"/>
          <w:lang w:val="en-US"/>
          <w:rPrChange w:id="1512" w:author="Nguyen Toan" w:date="2018-05-18T20:26:00Z">
            <w:rPr>
              <w:rFonts w:ascii="Times New Roman" w:eastAsia="Times New Roman" w:hAnsi="Times New Roman" w:cs="Times New Roman"/>
              <w:sz w:val="26"/>
              <w:szCs w:val="26"/>
            </w:rPr>
          </w:rPrChange>
        </w:rPr>
        <w:pPrChange w:id="1513" w:author="Nguyen Toan" w:date="2018-05-18T20:26:00Z">
          <w:pPr>
            <w:ind w:firstLine="720"/>
            <w:jc w:val="center"/>
          </w:pPr>
        </w:pPrChange>
      </w:pPr>
      <w:ins w:id="1514" w:author="Nguyen Toan" w:date="2018-05-18T20:26:00Z">
        <w:r w:rsidRPr="00C307BC">
          <w:rPr>
            <w:rFonts w:ascii="Times New Roman" w:hAnsi="Times New Roman" w:cs="Times New Roman"/>
            <w:b/>
            <w:sz w:val="26"/>
            <w:szCs w:val="26"/>
            <w:lang w:val="en-US"/>
          </w:rPr>
          <w:t xml:space="preserve">Thông tin hệ thống </w:t>
        </w:r>
        <w:r w:rsidRPr="00071A6D">
          <w:rPr>
            <w:rFonts w:ascii="Times New Roman" w:hAnsi="Times New Roman" w:cs="Times New Roman"/>
            <w:sz w:val="26"/>
            <w:szCs w:val="26"/>
            <w:lang w:val="en-US"/>
          </w:rPr>
          <w:t>(System Information</w:t>
        </w:r>
        <w:r w:rsidRPr="00C307BC">
          <w:rPr>
            <w:rFonts w:ascii="Times New Roman" w:hAnsi="Times New Roman" w:cs="Times New Roman"/>
            <w:sz w:val="26"/>
            <w:szCs w:val="26"/>
            <w:lang w:val="en-US"/>
          </w:rPr>
          <w:t>)</w:t>
        </w:r>
        <w:r w:rsidRPr="00071A6D">
          <w:rPr>
            <w:rFonts w:ascii="Times New Roman" w:hAnsi="Times New Roman" w:cs="Times New Roman"/>
            <w:sz w:val="26"/>
            <w:szCs w:val="26"/>
            <w:lang w:val="en-US"/>
          </w:rPr>
          <w:t>:</w:t>
        </w:r>
        <w:r w:rsidRPr="00C307BC">
          <w:rPr>
            <w:rFonts w:ascii="Times New Roman" w:hAnsi="Times New Roman" w:cs="Times New Roman"/>
            <w:sz w:val="26"/>
            <w:szCs w:val="26"/>
            <w:lang w:val="en-US"/>
          </w:rPr>
          <w:t xml:space="preserve"> Màn hình này hiển thị danh sách tất cả các thuộc tính hệ thống Java và biến môi trường hệ </w:t>
        </w:r>
        <w:r>
          <w:rPr>
            <w:rFonts w:ascii="Times New Roman" w:eastAsia="Times New Roman" w:hAnsi="Times New Roman" w:cs="Times New Roman"/>
            <w:sz w:val="26"/>
            <w:szCs w:val="26"/>
          </w:rPr>
          <w:t>thống</w:t>
        </w:r>
        <w:r w:rsidRPr="00C307BC">
          <w:rPr>
            <w:rFonts w:ascii="Times New Roman" w:hAnsi="Times New Roman" w:cs="Times New Roman"/>
            <w:sz w:val="26"/>
            <w:szCs w:val="26"/>
            <w:lang w:val="en-US"/>
          </w:rPr>
          <w:t xml:space="preserve"> hiện tại. Ở đây người ta có thể kiểm tra chính xác phiên bản Java Jenkins đang chạy, người dùng nào đang chạy tác vụ. </w:t>
        </w:r>
        <w:r w:rsidRPr="00C307BC">
          <w:rPr>
            <w:rFonts w:ascii="Times New Roman" w:hAnsi="Times New Roman" w:cs="Times New Roman"/>
            <w:sz w:val="26"/>
            <w:szCs w:val="26"/>
            <w:lang w:val="en-US"/>
          </w:rPr>
          <w:fldChar w:fldCharType="begin"/>
        </w:r>
        <w:r w:rsidRPr="00C307BC">
          <w:rPr>
            <w:rFonts w:ascii="Times New Roman" w:hAnsi="Times New Roman" w:cs="Times New Roman"/>
            <w:sz w:val="26"/>
            <w:szCs w:val="26"/>
            <w:lang w:val="en-US"/>
          </w:rPr>
          <w:instrText xml:space="preserve"> REF _Ref513152574 \h  \* MERGEFORMAT </w:instrText>
        </w:r>
        <w:r w:rsidRPr="00C307BC">
          <w:rPr>
            <w:rFonts w:ascii="Times New Roman" w:hAnsi="Times New Roman" w:cs="Times New Roman"/>
            <w:sz w:val="26"/>
            <w:szCs w:val="26"/>
            <w:lang w:val="en-US"/>
          </w:rPr>
        </w:r>
        <w:r w:rsidRPr="00C307BC">
          <w:rPr>
            <w:rFonts w:ascii="Times New Roman" w:hAnsi="Times New Roman" w:cs="Times New Roman"/>
            <w:sz w:val="26"/>
            <w:szCs w:val="26"/>
            <w:lang w:val="en-US"/>
          </w:rPr>
          <w:fldChar w:fldCharType="end"/>
        </w:r>
        <w:r w:rsidRPr="00C307BC">
          <w:rPr>
            <w:rFonts w:ascii="Times New Roman" w:hAnsi="Times New Roman" w:cs="Times New Roman"/>
            <w:sz w:val="26"/>
            <w:szCs w:val="26"/>
            <w:lang w:val="en-US"/>
          </w:rPr>
          <w:t xml:space="preserve"> cho thấy một số thông tin về giá trị tên có sẵn trong phần này</w:t>
        </w:r>
        <w:r w:rsidRPr="00C307BC">
          <w:rPr>
            <w:rFonts w:ascii="Times New Roman" w:hAnsi="Times New Roman" w:cs="Times New Roman"/>
            <w:sz w:val="26"/>
            <w:szCs w:val="26"/>
          </w:rPr>
          <w:t>.</w:t>
        </w:r>
      </w:ins>
    </w:p>
    <w:p w14:paraId="4C74A802" w14:textId="77777777" w:rsidR="00F90D5E" w:rsidRPr="00C307BC" w:rsidRDefault="00F90D5E" w:rsidP="00F90D5E">
      <w:pPr>
        <w:keepNext/>
        <w:spacing w:before="120" w:line="288" w:lineRule="auto"/>
        <w:ind w:right="80" w:firstLine="567"/>
        <w:jc w:val="center"/>
        <w:rPr>
          <w:rFonts w:ascii="Times New Roman" w:hAnsi="Times New Roman" w:cs="Times New Roman"/>
          <w:sz w:val="26"/>
          <w:szCs w:val="26"/>
        </w:rPr>
      </w:pPr>
      <w:moveTo w:id="1515" w:author="Nguyen Toan" w:date="2018-05-18T20:23:00Z">
        <w:r w:rsidRPr="00C307BC">
          <w:rPr>
            <w:rFonts w:ascii="Times New Roman" w:eastAsia="Times New Roman" w:hAnsi="Times New Roman" w:cs="Times New Roman"/>
            <w:noProof/>
            <w:sz w:val="26"/>
            <w:szCs w:val="26"/>
            <w:lang w:val="en-US"/>
          </w:rPr>
          <w:lastRenderedPageBreak/>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moveTo>
    </w:p>
    <w:p w14:paraId="325E3982" w14:textId="77777777" w:rsidR="00F90D5E" w:rsidRPr="00C307BC" w:rsidRDefault="00F90D5E" w:rsidP="00F90D5E">
      <w:pPr>
        <w:pStyle w:val="Caption"/>
        <w:jc w:val="center"/>
        <w:rPr>
          <w:rFonts w:ascii="Times New Roman" w:eastAsia="Times New Roman" w:hAnsi="Times New Roman" w:cs="Times New Roman"/>
          <w:i w:val="0"/>
          <w:color w:val="auto"/>
          <w:sz w:val="26"/>
          <w:szCs w:val="26"/>
        </w:rPr>
      </w:pPr>
      <w:moveTo w:id="1516" w:author="Nguyen Toan" w:date="2018-05-18T20:23:00Z">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1517" w:author="Nguyen Toan" w:date="2018-05-18T20:23: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1518" w:author="Nguyen Toan" w:date="2018-05-18T21:03:00Z">
        <w:r w:rsidR="0019161E">
          <w:rPr>
            <w:rFonts w:ascii="Times New Roman" w:hAnsi="Times New Roman" w:cs="Times New Roman"/>
            <w:i w:val="0"/>
            <w:noProof/>
            <w:color w:val="auto"/>
            <w:sz w:val="26"/>
            <w:szCs w:val="26"/>
          </w:rPr>
          <w:t>17</w:t>
        </w:r>
      </w:ins>
      <w:moveTo w:id="1519" w:author="Nguyen Toan" w:date="2018-05-18T20:23:00Z">
        <w:del w:id="1520" w:author="Nguyen Toan" w:date="2018-05-18T21:03:00Z">
          <w:r w:rsidDel="0019161E">
            <w:rPr>
              <w:rFonts w:ascii="Times New Roman" w:hAnsi="Times New Roman" w:cs="Times New Roman"/>
              <w:i w:val="0"/>
              <w:noProof/>
              <w:color w:val="auto"/>
              <w:sz w:val="26"/>
              <w:szCs w:val="26"/>
            </w:rPr>
            <w:delText>13</w:delText>
          </w:r>
        </w:del>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Quản lý plugins</w:t>
        </w:r>
      </w:moveTo>
    </w:p>
    <w:p w14:paraId="63D0EF77" w14:textId="0FC21D26" w:rsidR="00F90D5E" w:rsidRPr="00C307BC" w:rsidDel="002D5FC7" w:rsidRDefault="00F90D5E" w:rsidP="00F90D5E">
      <w:pPr>
        <w:spacing w:after="120"/>
        <w:ind w:firstLine="567"/>
        <w:jc w:val="both"/>
        <w:rPr>
          <w:del w:id="1521" w:author="Nguyen Toan" w:date="2018-05-18T20:26:00Z"/>
          <w:rFonts w:ascii="Times New Roman" w:eastAsia="Times New Roman" w:hAnsi="Times New Roman" w:cs="Times New Roman"/>
          <w:sz w:val="26"/>
          <w:szCs w:val="26"/>
        </w:rPr>
      </w:pPr>
      <w:moveTo w:id="1522" w:author="Nguyen Toan" w:date="2018-05-18T20:23:00Z">
        <w:del w:id="1523" w:author="Nguyen Toan" w:date="2018-05-18T20:26:00Z">
          <w:r w:rsidRPr="00C307BC" w:rsidDel="002D5FC7">
            <w:rPr>
              <w:rFonts w:ascii="Times New Roman" w:eastAsia="Times New Roman" w:hAnsi="Times New Roman" w:cs="Times New Roman"/>
              <w:b/>
              <w:sz w:val="26"/>
              <w:szCs w:val="26"/>
            </w:rPr>
            <w:delText>Quản lý Plugin</w:delText>
          </w:r>
          <w:r w:rsidRPr="00071A6D" w:rsidDel="002D5FC7">
            <w:rPr>
              <w:rFonts w:ascii="Times New Roman" w:eastAsia="Times New Roman" w:hAnsi="Times New Roman" w:cs="Times New Roman"/>
              <w:sz w:val="26"/>
              <w:szCs w:val="26"/>
            </w:rPr>
            <w:delText xml:space="preserve"> (Manage Plugin):</w:delText>
          </w:r>
          <w:r w:rsidRPr="00C307BC" w:rsidDel="002D5FC7">
            <w:rPr>
              <w:rFonts w:ascii="Times New Roman" w:eastAsia="Times New Roman" w:hAnsi="Times New Roman" w:cs="Times New Roman"/>
              <w:b/>
              <w:sz w:val="26"/>
              <w:szCs w:val="26"/>
            </w:rPr>
            <w:delText xml:space="preserve"> </w:delText>
          </w:r>
          <w:r w:rsidRPr="00C307BC" w:rsidDel="002D5FC7">
            <w:rPr>
              <w:rFonts w:ascii="Times New Roman" w:eastAsia="Times New Roman" w:hAnsi="Times New Roman" w:cs="Times New Roman"/>
              <w:sz w:val="26"/>
              <w:szCs w:val="26"/>
            </w:rPr>
            <w:delTex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delText>
          </w:r>
          <w:r w:rsidRPr="00C307BC" w:rsidDel="002D5FC7">
            <w:rPr>
              <w:rFonts w:ascii="Times New Roman" w:eastAsia="Times New Roman" w:hAnsi="Times New Roman" w:cs="Times New Roman"/>
              <w:b/>
              <w:sz w:val="26"/>
              <w:szCs w:val="26"/>
            </w:rPr>
            <w:delText xml:space="preserve"> </w:delText>
          </w:r>
          <w:r w:rsidRPr="00C307BC" w:rsidDel="002D5FC7">
            <w:rPr>
              <w:rFonts w:ascii="Times New Roman" w:eastAsia="Times New Roman" w:hAnsi="Times New Roman" w:cs="Times New Roman"/>
              <w:sz w:val="26"/>
              <w:szCs w:val="26"/>
            </w:rPr>
            <w:delText xml:space="preserve">(xem </w:delText>
          </w:r>
          <w:r w:rsidRPr="00C307BC" w:rsidDel="002D5FC7">
            <w:rPr>
              <w:rFonts w:ascii="Times New Roman" w:eastAsia="Times New Roman" w:hAnsi="Times New Roman" w:cs="Times New Roman"/>
              <w:sz w:val="26"/>
              <w:szCs w:val="26"/>
            </w:rPr>
            <w:fldChar w:fldCharType="begin"/>
          </w:r>
          <w:r w:rsidRPr="00C307BC" w:rsidDel="002D5FC7">
            <w:rPr>
              <w:rFonts w:ascii="Times New Roman" w:eastAsia="Times New Roman" w:hAnsi="Times New Roman" w:cs="Times New Roman"/>
              <w:sz w:val="26"/>
              <w:szCs w:val="26"/>
            </w:rPr>
            <w:delInstrText xml:space="preserve"> REF _Ref513152455 \h  \* MERGEFORMAT </w:delInstrText>
          </w:r>
          <w:r w:rsidRPr="00C307BC" w:rsidDel="002D5FC7">
            <w:rPr>
              <w:rFonts w:ascii="Times New Roman" w:eastAsia="Times New Roman" w:hAnsi="Times New Roman" w:cs="Times New Roman"/>
              <w:sz w:val="26"/>
              <w:szCs w:val="26"/>
            </w:rPr>
          </w:r>
          <w:r w:rsidRPr="00C307BC" w:rsidDel="002D5FC7">
            <w:rPr>
              <w:rFonts w:ascii="Times New Roman" w:eastAsia="Times New Roman" w:hAnsi="Times New Roman" w:cs="Times New Roman"/>
              <w:sz w:val="26"/>
              <w:szCs w:val="26"/>
            </w:rPr>
            <w:fldChar w:fldCharType="separate"/>
          </w:r>
          <w:r w:rsidRPr="009C452F" w:rsidDel="002D5FC7">
            <w:rPr>
              <w:rFonts w:ascii="Times New Roman" w:hAnsi="Times New Roman" w:cs="Times New Roman"/>
              <w:color w:val="auto"/>
              <w:sz w:val="26"/>
              <w:szCs w:val="26"/>
            </w:rPr>
            <w:delText xml:space="preserve">Hình </w:delText>
          </w:r>
          <w:r w:rsidRPr="009C452F" w:rsidDel="002D5FC7">
            <w:rPr>
              <w:rFonts w:ascii="Times New Roman" w:hAnsi="Times New Roman" w:cs="Times New Roman"/>
              <w:noProof/>
              <w:color w:val="auto"/>
              <w:sz w:val="26"/>
              <w:szCs w:val="26"/>
            </w:rPr>
            <w:delText>3.13</w:delText>
          </w:r>
          <w:r w:rsidRPr="00C307BC" w:rsidDel="002D5FC7">
            <w:rPr>
              <w:rFonts w:ascii="Times New Roman" w:eastAsia="Times New Roman" w:hAnsi="Times New Roman" w:cs="Times New Roman"/>
              <w:sz w:val="26"/>
              <w:szCs w:val="26"/>
            </w:rPr>
            <w:fldChar w:fldCharType="end"/>
          </w:r>
          <w:r w:rsidRPr="00C307BC" w:rsidDel="002D5FC7">
            <w:rPr>
              <w:rFonts w:ascii="Times New Roman" w:eastAsia="Times New Roman" w:hAnsi="Times New Roman" w:cs="Times New Roman"/>
              <w:sz w:val="26"/>
              <w:szCs w:val="26"/>
            </w:rPr>
            <w:delText>).</w:delText>
          </w:r>
        </w:del>
      </w:moveTo>
    </w:p>
    <w:p w14:paraId="617F8DC2" w14:textId="2C9D0C52" w:rsidR="00F90D5E" w:rsidRPr="00C307BC" w:rsidDel="00C4792E" w:rsidRDefault="00F90D5E" w:rsidP="00F90D5E">
      <w:pPr>
        <w:spacing w:after="120"/>
        <w:ind w:firstLine="567"/>
        <w:jc w:val="both"/>
        <w:rPr>
          <w:del w:id="1524" w:author="Nguyen Toan" w:date="2018-05-18T20:26:00Z"/>
          <w:rFonts w:ascii="Times New Roman" w:hAnsi="Times New Roman" w:cs="Times New Roman"/>
          <w:sz w:val="26"/>
          <w:szCs w:val="26"/>
          <w:lang w:val="en-US"/>
        </w:rPr>
      </w:pPr>
      <w:moveTo w:id="1525" w:author="Nguyen Toan" w:date="2018-05-18T20:23:00Z">
        <w:del w:id="1526" w:author="Nguyen Toan" w:date="2018-05-18T20:26:00Z">
          <w:r w:rsidRPr="00C307BC" w:rsidDel="00C4792E">
            <w:rPr>
              <w:rFonts w:ascii="Times New Roman" w:hAnsi="Times New Roman" w:cs="Times New Roman"/>
              <w:b/>
              <w:sz w:val="26"/>
              <w:szCs w:val="26"/>
              <w:lang w:val="en-US"/>
            </w:rPr>
            <w:delText xml:space="preserve">Thông tin hệ thống </w:delText>
          </w:r>
          <w:r w:rsidRPr="00071A6D" w:rsidDel="00C4792E">
            <w:rPr>
              <w:rFonts w:ascii="Times New Roman" w:hAnsi="Times New Roman" w:cs="Times New Roman"/>
              <w:sz w:val="26"/>
              <w:szCs w:val="26"/>
              <w:lang w:val="en-US"/>
            </w:rPr>
            <w:delText>(System Information</w:delText>
          </w:r>
          <w:r w:rsidRPr="00C307BC" w:rsidDel="00C4792E">
            <w:rPr>
              <w:rFonts w:ascii="Times New Roman" w:hAnsi="Times New Roman" w:cs="Times New Roman"/>
              <w:sz w:val="26"/>
              <w:szCs w:val="26"/>
              <w:lang w:val="en-US"/>
            </w:rPr>
            <w:delText>)</w:delText>
          </w:r>
          <w:r w:rsidRPr="00071A6D" w:rsidDel="00C4792E">
            <w:rPr>
              <w:rFonts w:ascii="Times New Roman" w:hAnsi="Times New Roman" w:cs="Times New Roman"/>
              <w:sz w:val="26"/>
              <w:szCs w:val="26"/>
              <w:lang w:val="en-US"/>
            </w:rPr>
            <w:delText>:</w:delText>
          </w:r>
          <w:r w:rsidRPr="00C307BC" w:rsidDel="00C4792E">
            <w:rPr>
              <w:rFonts w:ascii="Times New Roman" w:hAnsi="Times New Roman" w:cs="Times New Roman"/>
              <w:sz w:val="26"/>
              <w:szCs w:val="26"/>
              <w:lang w:val="en-US"/>
            </w:rPr>
            <w:delText xml:space="preserve"> Màn hình này hiển thị danh sách tất cả các thuộc tính hệ thống Java và biến môi trường hệ </w:delText>
          </w:r>
          <w:r w:rsidDel="00C4792E">
            <w:rPr>
              <w:rFonts w:ascii="Times New Roman" w:eastAsia="Times New Roman" w:hAnsi="Times New Roman" w:cs="Times New Roman"/>
              <w:sz w:val="26"/>
              <w:szCs w:val="26"/>
            </w:rPr>
            <w:delText>thống</w:delText>
          </w:r>
          <w:r w:rsidRPr="00C307BC" w:rsidDel="00C4792E">
            <w:rPr>
              <w:rFonts w:ascii="Times New Roman" w:hAnsi="Times New Roman" w:cs="Times New Roman"/>
              <w:sz w:val="26"/>
              <w:szCs w:val="26"/>
              <w:lang w:val="en-US"/>
            </w:rPr>
            <w:delText xml:space="preserve"> hiện tại. Ở đây người ta có thể kiểm tra chính xác phiên bản Java Jenkins đang chạy, người dùng nào đang chạy tác vụ. </w:delText>
          </w:r>
          <w:r w:rsidRPr="00C307BC" w:rsidDel="00C4792E">
            <w:rPr>
              <w:rFonts w:ascii="Times New Roman" w:hAnsi="Times New Roman" w:cs="Times New Roman"/>
              <w:sz w:val="26"/>
              <w:szCs w:val="26"/>
              <w:lang w:val="en-US"/>
            </w:rPr>
            <w:fldChar w:fldCharType="begin"/>
          </w:r>
          <w:r w:rsidRPr="00C307BC" w:rsidDel="00C4792E">
            <w:rPr>
              <w:rFonts w:ascii="Times New Roman" w:hAnsi="Times New Roman" w:cs="Times New Roman"/>
              <w:sz w:val="26"/>
              <w:szCs w:val="26"/>
              <w:lang w:val="en-US"/>
            </w:rPr>
            <w:delInstrText xml:space="preserve"> REF _Ref513152574 \h  \* MERGEFORMAT </w:delInstrText>
          </w:r>
          <w:r w:rsidRPr="00C307BC" w:rsidDel="00C4792E">
            <w:rPr>
              <w:rFonts w:ascii="Times New Roman" w:hAnsi="Times New Roman" w:cs="Times New Roman"/>
              <w:sz w:val="26"/>
              <w:szCs w:val="26"/>
              <w:lang w:val="en-US"/>
            </w:rPr>
          </w:r>
          <w:r w:rsidRPr="00C307BC" w:rsidDel="00C4792E">
            <w:rPr>
              <w:rFonts w:ascii="Times New Roman" w:hAnsi="Times New Roman" w:cs="Times New Roman"/>
              <w:sz w:val="26"/>
              <w:szCs w:val="26"/>
              <w:lang w:val="en-US"/>
            </w:rPr>
            <w:fldChar w:fldCharType="separate"/>
          </w:r>
          <w:r w:rsidRPr="009C452F" w:rsidDel="00C4792E">
            <w:rPr>
              <w:rFonts w:ascii="Times New Roman" w:hAnsi="Times New Roman" w:cs="Times New Roman"/>
              <w:color w:val="auto"/>
              <w:sz w:val="26"/>
              <w:szCs w:val="26"/>
            </w:rPr>
            <w:delText xml:space="preserve">Hình </w:delText>
          </w:r>
          <w:r w:rsidRPr="009C452F" w:rsidDel="00C4792E">
            <w:rPr>
              <w:rFonts w:ascii="Times New Roman" w:hAnsi="Times New Roman" w:cs="Times New Roman"/>
              <w:noProof/>
              <w:color w:val="auto"/>
              <w:sz w:val="26"/>
              <w:szCs w:val="26"/>
            </w:rPr>
            <w:delText>3.14</w:delText>
          </w:r>
          <w:r w:rsidRPr="00C307BC" w:rsidDel="00C4792E">
            <w:rPr>
              <w:rFonts w:ascii="Times New Roman" w:hAnsi="Times New Roman" w:cs="Times New Roman"/>
              <w:sz w:val="26"/>
              <w:szCs w:val="26"/>
              <w:lang w:val="en-US"/>
            </w:rPr>
            <w:fldChar w:fldCharType="end"/>
          </w:r>
          <w:r w:rsidRPr="00C307BC" w:rsidDel="00C4792E">
            <w:rPr>
              <w:rFonts w:ascii="Times New Roman" w:hAnsi="Times New Roman" w:cs="Times New Roman"/>
              <w:sz w:val="26"/>
              <w:szCs w:val="26"/>
              <w:lang w:val="en-US"/>
            </w:rPr>
            <w:delText xml:space="preserve"> cho thấy một số thông tin về giá trị tên có sẵn trong phần này</w:delText>
          </w:r>
          <w:r w:rsidRPr="00C307BC" w:rsidDel="00C4792E">
            <w:rPr>
              <w:rFonts w:ascii="Times New Roman" w:hAnsi="Times New Roman" w:cs="Times New Roman"/>
              <w:sz w:val="26"/>
              <w:szCs w:val="26"/>
            </w:rPr>
            <w:delText>.</w:delText>
          </w:r>
        </w:del>
      </w:moveTo>
    </w:p>
    <w:p w14:paraId="756E2A08" w14:textId="77777777" w:rsidR="00F90D5E" w:rsidRPr="00C307BC" w:rsidRDefault="00F90D5E" w:rsidP="00F90D5E">
      <w:pPr>
        <w:keepNext/>
        <w:spacing w:line="288" w:lineRule="auto"/>
        <w:ind w:firstLine="567"/>
        <w:jc w:val="center"/>
        <w:rPr>
          <w:rFonts w:ascii="Times New Roman" w:hAnsi="Times New Roman" w:cs="Times New Roman"/>
          <w:sz w:val="26"/>
          <w:szCs w:val="26"/>
        </w:rPr>
      </w:pPr>
      <w:moveTo w:id="1527" w:author="Nguyen Toan" w:date="2018-05-18T20:23:00Z">
        <w:r w:rsidRPr="00C307BC">
          <w:rPr>
            <w:rFonts w:ascii="Times New Roman" w:hAnsi="Times New Roman" w:cs="Times New Roman"/>
            <w:noProof/>
            <w:sz w:val="26"/>
            <w:szCs w:val="26"/>
            <w:lang w:val="en-US"/>
          </w:rPr>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moveTo>
    </w:p>
    <w:p w14:paraId="1E4F7DF4" w14:textId="77777777" w:rsidR="00F90D5E" w:rsidRPr="00C307BC" w:rsidRDefault="00F90D5E" w:rsidP="00F90D5E">
      <w:pPr>
        <w:pStyle w:val="Caption"/>
        <w:jc w:val="center"/>
        <w:rPr>
          <w:rFonts w:ascii="Times New Roman" w:hAnsi="Times New Roman" w:cs="Times New Roman"/>
          <w:i w:val="0"/>
          <w:color w:val="auto"/>
          <w:sz w:val="26"/>
          <w:szCs w:val="26"/>
        </w:rPr>
      </w:pPr>
      <w:moveTo w:id="1528" w:author="Nguyen Toan" w:date="2018-05-18T20:23:00Z">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1529" w:author="Nguyen Toan" w:date="2018-05-18T20:23: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1530" w:author="Nguyen Toan" w:date="2018-05-18T21:03:00Z">
        <w:r w:rsidR="0019161E">
          <w:rPr>
            <w:rFonts w:ascii="Times New Roman" w:hAnsi="Times New Roman" w:cs="Times New Roman"/>
            <w:i w:val="0"/>
            <w:noProof/>
            <w:color w:val="auto"/>
            <w:sz w:val="26"/>
            <w:szCs w:val="26"/>
          </w:rPr>
          <w:t>18</w:t>
        </w:r>
      </w:ins>
      <w:moveTo w:id="1531" w:author="Nguyen Toan" w:date="2018-05-18T20:23:00Z">
        <w:del w:id="1532" w:author="Nguyen Toan" w:date="2018-05-18T21:03:00Z">
          <w:r w:rsidDel="0019161E">
            <w:rPr>
              <w:rFonts w:ascii="Times New Roman" w:hAnsi="Times New Roman" w:cs="Times New Roman"/>
              <w:i w:val="0"/>
              <w:noProof/>
              <w:color w:val="auto"/>
              <w:sz w:val="26"/>
              <w:szCs w:val="26"/>
            </w:rPr>
            <w:delText>14</w:delText>
          </w:r>
        </w:del>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Thông tin hệ thống của Jenkins</w:t>
        </w:r>
      </w:moveTo>
    </w:p>
    <w:p w14:paraId="6A9FB5A8"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533" w:author="Nguyen Toan" w:date="2018-05-18T20:23:00Z">
        <w:r w:rsidRPr="00C307BC">
          <w:rPr>
            <w:rFonts w:ascii="Times New Roman" w:eastAsia="Times New Roman" w:hAnsi="Times New Roman" w:cs="Times New Roman"/>
            <w:b/>
            <w:sz w:val="26"/>
            <w:szCs w:val="26"/>
          </w:rPr>
          <w:t xml:space="preserve">Lịch sử hệ thống </w:t>
        </w:r>
        <w:r w:rsidRPr="00071A6D">
          <w:rPr>
            <w:rFonts w:ascii="Times New Roman" w:eastAsia="Times New Roman" w:hAnsi="Times New Roman" w:cs="Times New Roman"/>
            <w:sz w:val="26"/>
            <w:szCs w:val="26"/>
          </w:rPr>
          <w:t>(System Log):</w:t>
        </w:r>
        <w:r w:rsidRPr="00C307BC">
          <w:rPr>
            <w:rFonts w:ascii="Times New Roman" w:eastAsia="Times New Roman" w:hAnsi="Times New Roman" w:cs="Times New Roman"/>
            <w:sz w:val="26"/>
            <w:szCs w:val="26"/>
          </w:rPr>
          <w:t xml:space="preserve"> Màn hình System Log là cách thuận tiện để xem các tập tin lịch sử Jenkins trong thời gian thực. Việc sử dụng chính của màn hình này là để tìm và khắc phục sự cố.</w:t>
        </w:r>
      </w:moveTo>
    </w:p>
    <w:p w14:paraId="0C08DAD5"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534" w:author="Nguyen Toan" w:date="2018-05-18T20:23:00Z">
        <w:r w:rsidRPr="00071A6D">
          <w:rPr>
            <w:rFonts w:ascii="Times New Roman" w:eastAsia="Times New Roman" w:hAnsi="Times New Roman" w:cs="Times New Roman"/>
            <w:b/>
            <w:sz w:val="26"/>
            <w:szCs w:val="26"/>
          </w:rPr>
          <w:lastRenderedPageBreak/>
          <w:t xml:space="preserve">Thống kê tải </w:t>
        </w:r>
        <w:r w:rsidRPr="00C307BC">
          <w:rPr>
            <w:rFonts w:ascii="Times New Roman" w:eastAsia="Times New Roman" w:hAnsi="Times New Roman" w:cs="Times New Roman"/>
            <w:sz w:val="26"/>
            <w:szCs w:val="26"/>
          </w:rPr>
          <w:t>(</w:t>
        </w:r>
        <w:r w:rsidRPr="00071A6D">
          <w:rPr>
            <w:rFonts w:ascii="Times New Roman" w:eastAsia="Times New Roman" w:hAnsi="Times New Roman" w:cs="Times New Roman"/>
            <w:sz w:val="26"/>
            <w:szCs w:val="26"/>
          </w:rPr>
          <w:t>Load Statistics</w:t>
        </w:r>
        <w:r w:rsidRPr="00C307BC">
          <w:rPr>
            <w:rFonts w:ascii="Times New Roman" w:eastAsia="Times New Roman" w:hAnsi="Times New Roman" w:cs="Times New Roman"/>
            <w:sz w:val="26"/>
            <w:szCs w:val="26"/>
          </w:rPr>
          <w:t>)</w:t>
        </w:r>
        <w:r w:rsidRPr="00071A6D">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Các trang này hiển thị dữ liệu đồ họa về mức độ bận của phiên bản Jenkins về số lượng các bản biên dịch đồng thời 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moveTo>
    </w:p>
    <w:p w14:paraId="4ABFC6F7"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1535" w:author="Nguyen Toan" w:date="2018-05-18T20:23:00Z">
        <w:r w:rsidRPr="00C307BC">
          <w:rPr>
            <w:rFonts w:ascii="Times New Roman" w:eastAsia="Times New Roman" w:hAnsi="Times New Roman" w:cs="Times New Roman"/>
            <w:b/>
            <w:sz w:val="26"/>
            <w:szCs w:val="26"/>
          </w:rPr>
          <w:t>Tập lệnh kịch bản (</w:t>
        </w:r>
        <w:r w:rsidRPr="00071A6D">
          <w:rPr>
            <w:rFonts w:ascii="Times New Roman" w:eastAsia="Times New Roman" w:hAnsi="Times New Roman" w:cs="Times New Roman"/>
            <w:sz w:val="26"/>
            <w:szCs w:val="26"/>
          </w:rPr>
          <w:t>Script Console</w:t>
        </w:r>
        <w:r w:rsidRPr="00C307BC">
          <w:rPr>
            <w:rFonts w:ascii="Times New Roman" w:eastAsia="Times New Roman" w:hAnsi="Times New Roman" w:cs="Times New Roman"/>
            <w:sz w:val="26"/>
            <w:szCs w:val="26"/>
          </w:rPr>
          <w:t>)</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Màn hình này cho phép chạy các tập lệnh Groovy trên máy chủ. Nó rất hữu ích cho việc xử lý sự cố xảy ra do ứng dụng yêu cầu một cấu hình mạnh.</w:t>
        </w:r>
      </w:moveTo>
    </w:p>
    <w:p w14:paraId="41F73476" w14:textId="3A40C44D" w:rsidR="00845CE0" w:rsidRPr="00845CE0" w:rsidRDefault="00F90D5E" w:rsidP="00A9095F">
      <w:pPr>
        <w:spacing w:after="120"/>
        <w:ind w:firstLine="567"/>
        <w:jc w:val="both"/>
        <w:rPr>
          <w:rPrChange w:id="1536" w:author="Nguyen Toan" w:date="2018-05-18T20:22:00Z">
            <w:rPr>
              <w:rFonts w:ascii="Times New Roman" w:hAnsi="Times New Roman" w:cs="Times New Roman"/>
              <w:b/>
              <w:sz w:val="26"/>
              <w:szCs w:val="26"/>
            </w:rPr>
          </w:rPrChange>
        </w:rPr>
        <w:pPrChange w:id="1537" w:author="Nguyen Toan" w:date="2018-05-18T20:25:00Z">
          <w:pPr>
            <w:pStyle w:val="Caption"/>
            <w:jc w:val="center"/>
          </w:pPr>
        </w:pPrChange>
      </w:pPr>
      <w:moveTo w:id="1538" w:author="Nguyen Toan" w:date="2018-05-18T20:23:00Z">
        <w:r w:rsidRPr="00C307BC">
          <w:rPr>
            <w:rFonts w:ascii="Times New Roman" w:eastAsia="Times New Roman" w:hAnsi="Times New Roman" w:cs="Times New Roman"/>
            <w:b/>
            <w:sz w:val="26"/>
            <w:szCs w:val="26"/>
          </w:rPr>
          <w:t>Hẹn giờ tắt</w:t>
        </w:r>
        <w:r w:rsidRPr="00071A6D">
          <w:rPr>
            <w:rFonts w:ascii="Times New Roman" w:eastAsia="Times New Roman" w:hAnsi="Times New Roman" w:cs="Times New Roman"/>
            <w:sz w:val="26"/>
            <w:szCs w:val="26"/>
          </w:rPr>
          <w:t xml:space="preserve"> (Prepare for Shutdown):</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Nếu cần phải tắt Jenkins, đặc biệt khi máy chủ Jenkins đang thực thi một phiên bản của dự án, có thể sử dụng tính năng “Prepare for Shutdown”. Cuối cùng, khi tất cả các bản thực thi hiện tại đã hoàn thành, Jenkins sẽ tự động tắt hệ thống</w:t>
        </w:r>
      </w:moveTo>
      <w:moveToRangeEnd w:id="1451"/>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1539" w:name="_Toc514444168"/>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1539"/>
    </w:p>
    <w:p w14:paraId="341ED32A" w14:textId="5E8BE377" w:rsidR="0009672D" w:rsidRPr="00C307BC" w:rsidRDefault="003E569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0B171C">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sidRPr="00C307BC">
        <w:rPr>
          <w:rFonts w:ascii="Times New Roman" w:eastAsia="Times New Roman" w:hAnsi="Times New Roman" w:cs="Times New Roman"/>
          <w:sz w:val="26"/>
          <w:szCs w:val="26"/>
        </w:rPr>
        <w:t>Mục đích của kiểm thử phần mềm là tìm ra các lỗi hay khiếm khuyết nhằm đảm bảo chương trình hoạt động đạt được hiệu quả tối đa.</w:t>
      </w:r>
      <w:r w:rsidR="00FB4A8C" w:rsidRPr="00FB4A8C">
        <w:rPr>
          <w:rFonts w:ascii="Times New Roman" w:eastAsia="Times New Roman" w:hAnsi="Times New Roman" w:cs="Times New Roman"/>
          <w:sz w:val="26"/>
          <w:szCs w:val="26"/>
        </w:rPr>
        <w:t xml:space="preserve"> </w:t>
      </w:r>
      <w:r w:rsidR="00725259" w:rsidRPr="00C307BC">
        <w:rPr>
          <w:rFonts w:ascii="Times New Roman" w:eastAsia="Times New Roman" w:hAnsi="Times New Roman" w:cs="Times New Roman"/>
          <w:sz w:val="26"/>
          <w:szCs w:val="26"/>
        </w:rPr>
        <w:t>“Kiểm thử phần mềm là quá trình thực thi một chương trình với mục đích tìm lỗi”</w:t>
      </w:r>
      <w:sdt>
        <w:sdtPr>
          <w:rPr>
            <w:rFonts w:ascii="Times New Roman" w:eastAsia="Times New Roman" w:hAnsi="Times New Roman" w:cs="Times New Roman"/>
            <w:sz w:val="26"/>
            <w:szCs w:val="26"/>
          </w:rPr>
          <w:id w:val="1838810844"/>
          <w:citation/>
        </w:sdtPr>
        <w:sdtContent>
          <w:r w:rsidR="00725259" w:rsidRPr="00C307BC">
            <w:rPr>
              <w:rFonts w:ascii="Times New Roman" w:eastAsia="Times New Roman" w:hAnsi="Times New Roman" w:cs="Times New Roman"/>
              <w:sz w:val="26"/>
              <w:szCs w:val="26"/>
            </w:rPr>
            <w:fldChar w:fldCharType="begin"/>
          </w:r>
          <w:r w:rsidR="00725259" w:rsidRPr="00C307BC">
            <w:rPr>
              <w:rFonts w:ascii="Times New Roman" w:eastAsia="Times New Roman" w:hAnsi="Times New Roman" w:cs="Times New Roman"/>
              <w:sz w:val="26"/>
              <w:szCs w:val="26"/>
              <w:lang w:val="en-US"/>
            </w:rPr>
            <w:instrText xml:space="preserve"> CITATION B4 \l 1033 </w:instrText>
          </w:r>
          <w:r w:rsidR="00725259"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[11]</w:t>
          </w:r>
          <w:r w:rsidR="00725259" w:rsidRPr="00C307BC">
            <w:rPr>
              <w:rFonts w:ascii="Times New Roman" w:eastAsia="Times New Roman" w:hAnsi="Times New Roman" w:cs="Times New Roman"/>
              <w:sz w:val="26"/>
              <w:szCs w:val="26"/>
            </w:rPr>
            <w:fldChar w:fldCharType="end"/>
          </w:r>
        </w:sdtContent>
      </w:sdt>
      <w:r w:rsidR="00725259" w:rsidRPr="00C307BC">
        <w:rPr>
          <w:rFonts w:ascii="Times New Roman" w:eastAsia="Times New Roman" w:hAnsi="Times New Roman" w:cs="Times New Roman"/>
          <w:sz w:val="26"/>
          <w:szCs w:val="26"/>
        </w:rPr>
        <w:t>.</w:t>
      </w:r>
    </w:p>
    <w:p w14:paraId="08B26220" w14:textId="52470306" w:rsidR="00A6368E" w:rsidRPr="00C307BC" w:rsidRDefault="00A6368E" w:rsidP="003473F2">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w:t>
      </w:r>
      <w:r w:rsidR="00AE6D65"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bảng chú giải thuật ngữ chuẩn IEEE – IEEE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rPr>
          <w:rFonts w:ascii="Times New Roman" w:eastAsia="Times New Roman" w:hAnsi="Times New Roman" w:cs="Times New Roman"/>
          <w:sz w:val="26"/>
          <w:szCs w:val="26"/>
        </w:rPr>
        <w:t>á</w:t>
      </w:r>
      <w:r w:rsidRPr="00C307BC">
        <w:rPr>
          <w:rFonts w:ascii="Times New Roman" w:eastAsia="Times New Roman" w:hAnsi="Times New Roman" w:cs="Times New Roman"/>
          <w:sz w:val="26"/>
          <w:szCs w:val="26"/>
        </w:rPr>
        <w:t xml:space="preserve"> một khía cạnh nào đó của hệ thống hay thành phần đó”</w:t>
      </w:r>
    </w:p>
    <w:p w14:paraId="2F33FB98" w14:textId="41831EB0" w:rsidR="007808D6" w:rsidRPr="00C307BC" w:rsidRDefault="002641F5" w:rsidP="00D1584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Đảm bảo chất lượng phần mềm Quality Assurance (QA) là việc đảm bảo không xảy ra lỗi, thiếu sót trong quá trình phát triển, chuyển giao , sử dụng phần mềm.</w:t>
      </w:r>
      <w:r w:rsidR="00D1584B">
        <w:rPr>
          <w:rFonts w:ascii="Times New Roman" w:eastAsia="Times New Roman" w:hAnsi="Times New Roman" w:cs="Times New Roman"/>
          <w:sz w:val="26"/>
          <w:szCs w:val="26"/>
        </w:rPr>
        <w:t xml:space="preserve"> </w:t>
      </w:r>
      <w:r w:rsidR="0009672D" w:rsidRPr="00C307BC">
        <w:rPr>
          <w:rFonts w:ascii="Times New Roman" w:eastAsia="Times New Roman" w:hAnsi="Times New Roman" w:cs="Times New Roman"/>
          <w:sz w:val="26"/>
          <w:szCs w:val="26"/>
        </w:rPr>
        <w:t>Kiểm thử</w:t>
      </w:r>
      <w:sdt>
        <w:sdtPr>
          <w:rPr>
            <w:rFonts w:ascii="Times New Roman" w:eastAsia="Times New Roman" w:hAnsi="Times New Roman" w:cs="Times New Roman"/>
            <w:sz w:val="26"/>
            <w:szCs w:val="26"/>
          </w:rPr>
          <w:id w:val="1866093241"/>
          <w:citation/>
        </w:sdtPr>
        <w:sdtEndPr/>
        <w:sdtContent>
          <w:r w:rsidR="00772073" w:rsidRPr="00C307BC">
            <w:rPr>
              <w:rFonts w:ascii="Times New Roman" w:eastAsia="Times New Roman" w:hAnsi="Times New Roman" w:cs="Times New Roman"/>
              <w:sz w:val="26"/>
              <w:szCs w:val="26"/>
            </w:rPr>
            <w:fldChar w:fldCharType="begin"/>
          </w:r>
          <w:r w:rsidR="00772073" w:rsidRPr="00C307BC">
            <w:rPr>
              <w:rFonts w:ascii="Times New Roman" w:eastAsia="Times New Roman" w:hAnsi="Times New Roman" w:cs="Times New Roman"/>
              <w:sz w:val="26"/>
              <w:szCs w:val="26"/>
              <w:lang w:val="en-US"/>
            </w:rPr>
            <w:instrText xml:space="preserve"> CITATION A1 \l 1033 </w:instrText>
          </w:r>
          <w:r w:rsidR="00772073" w:rsidRPr="00C307BC">
            <w:rPr>
              <w:rFonts w:ascii="Times New Roman" w:eastAsia="Times New Roman" w:hAnsi="Times New Roman" w:cs="Times New Roman"/>
              <w:sz w:val="26"/>
              <w:szCs w:val="26"/>
            </w:rPr>
            <w:fldChar w:fldCharType="separate"/>
          </w:r>
          <w:r w:rsidR="003137DA">
            <w:rPr>
              <w:rFonts w:ascii="Times New Roman" w:eastAsia="Times New Roman" w:hAnsi="Times New Roman" w:cs="Times New Roman"/>
              <w:noProof/>
              <w:sz w:val="26"/>
              <w:szCs w:val="26"/>
              <w:lang w:val="en-US"/>
            </w:rPr>
            <w:t xml:space="preserve"> </w:t>
          </w:r>
          <w:r w:rsidR="003137DA" w:rsidRPr="003137DA">
            <w:rPr>
              <w:rFonts w:ascii="Times New Roman" w:eastAsia="Times New Roman" w:hAnsi="Times New Roman" w:cs="Times New Roman"/>
              <w:noProof/>
              <w:sz w:val="26"/>
              <w:szCs w:val="26"/>
              <w:lang w:val="en-US"/>
            </w:rPr>
            <w:t>[12]</w:t>
          </w:r>
          <w:r w:rsidR="00772073" w:rsidRPr="00C307BC">
            <w:rPr>
              <w:rFonts w:ascii="Times New Roman" w:eastAsia="Times New Roman" w:hAnsi="Times New Roman" w:cs="Times New Roman"/>
              <w:sz w:val="26"/>
              <w:szCs w:val="26"/>
            </w:rPr>
            <w:fldChar w:fldCharType="end"/>
          </w:r>
        </w:sdtContent>
      </w:sdt>
      <w:r w:rsidR="00663FEE" w:rsidRPr="00C307BC">
        <w:rPr>
          <w:rFonts w:ascii="Times New Roman" w:eastAsia="Times New Roman" w:hAnsi="Times New Roman" w:cs="Times New Roman"/>
          <w:sz w:val="26"/>
          <w:szCs w:val="26"/>
        </w:rPr>
        <w:t xml:space="preserve"> </w:t>
      </w:r>
      <w:r w:rsidR="0009672D" w:rsidRPr="00C307BC">
        <w:rPr>
          <w:rFonts w:ascii="Times New Roman" w:eastAsia="Times New Roman" w:hAnsi="Times New Roman" w:cs="Times New Roman"/>
          <w:sz w:val="26"/>
          <w:szCs w:val="26"/>
        </w:rPr>
        <w:t xml:space="preserve">là kỹ thuật đảm bảo chất lượng ở pha lập trình và sau lập trình. Đây là một phần con của hoạt động QA và là hoạt động chủ yếu của QA. Kiểm thử bao gồm hai phần : Verification (kiểm chứng) và validation (thẩm định). Hoạt động kiểm chứng (verification) trả lời cho câu hỏi “Are you building it right?”, mục tiêu là tìm ra lỗi lập trình so với thiết kế, đây là công việc của người phát triển. Hoạt động thẩm định (Validation) trả lời cho câu hỏi “Are you building the right thing?”, mục tiêu là kiểm thử chấp nhận (UAT). </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540" w:name="_Toc514444169"/>
      <w:r w:rsidRPr="00C307BC">
        <w:rPr>
          <w:rFonts w:ascii="Times New Roman" w:eastAsia="Times New Roman" w:hAnsi="Times New Roman" w:cs="Times New Roman"/>
          <w:b/>
          <w:color w:val="auto"/>
          <w:sz w:val="26"/>
          <w:szCs w:val="26"/>
        </w:rPr>
        <w:lastRenderedPageBreak/>
        <w:t>Kiểm thử hộp đen</w:t>
      </w:r>
      <w:bookmarkEnd w:id="1540"/>
    </w:p>
    <w:p w14:paraId="3418EB51" w14:textId="6C840337" w:rsidR="00301CDE" w:rsidRPr="00C307BC" w:rsidRDefault="00F812C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rPr>
          <w:rFonts w:ascii="Times New Roman" w:eastAsia="Times New Roman" w:hAnsi="Times New Roman" w:cs="Times New Roman"/>
          <w:sz w:val="26"/>
          <w:szCs w:val="26"/>
        </w:rPr>
        <w:t xml:space="preserve"> </w:t>
      </w:r>
      <w:r w:rsidR="00301CDE" w:rsidRPr="00C307BC">
        <w:rPr>
          <w:rFonts w:ascii="Times New Roman" w:eastAsia="Times New Roman" w:hAnsi="Times New Roman" w:cs="Times New Roman"/>
          <w:sz w:val="26"/>
          <w:szCs w:val="26"/>
        </w:rPr>
        <w:t xml:space="preserve">Các ca kiểm thử được sinh ra từ đặc tả </w:t>
      </w:r>
      <w:r w:rsidR="00A87ED5" w:rsidRPr="00C307BC">
        <w:rPr>
          <w:rFonts w:ascii="Times New Roman" w:eastAsia="Times New Roman" w:hAnsi="Times New Roman" w:cs="Times New Roman"/>
          <w:sz w:val="26"/>
          <w:szCs w:val="26"/>
        </w:rPr>
        <w:t>người dùng (</w:t>
      </w:r>
      <w:ins w:id="1541" w:author="Nguyen Toan" w:date="2018-05-18T20:11:00Z">
        <w:r w:rsidR="003F420B">
          <w:rPr>
            <w:rFonts w:ascii="Times New Roman" w:eastAsia="Times New Roman" w:hAnsi="Times New Roman" w:cs="Times New Roman"/>
            <w:sz w:val="26"/>
            <w:szCs w:val="26"/>
          </w:rPr>
          <w:t>u</w:t>
        </w:r>
      </w:ins>
      <w:del w:id="1542" w:author="Nguyen Toan" w:date="2018-05-18T20:11:00Z">
        <w:r w:rsidR="00A87ED5" w:rsidRPr="00C307BC" w:rsidDel="003F420B">
          <w:rPr>
            <w:rFonts w:ascii="Times New Roman" w:eastAsia="Times New Roman" w:hAnsi="Times New Roman" w:cs="Times New Roman"/>
            <w:sz w:val="26"/>
            <w:szCs w:val="26"/>
          </w:rPr>
          <w:delText>U</w:delText>
        </w:r>
      </w:del>
      <w:r w:rsidR="00A87ED5" w:rsidRPr="00C307BC">
        <w:rPr>
          <w:rFonts w:ascii="Times New Roman" w:eastAsia="Times New Roman" w:hAnsi="Times New Roman" w:cs="Times New Roman"/>
          <w:sz w:val="26"/>
          <w:szCs w:val="26"/>
        </w:rPr>
        <w:t>ser requirement)</w:t>
      </w:r>
      <w:r w:rsidR="00523C33" w:rsidRPr="00C307BC">
        <w:rPr>
          <w:rFonts w:ascii="Times New Roman" w:eastAsia="Times New Roman" w:hAnsi="Times New Roman" w:cs="Times New Roman"/>
          <w:sz w:val="26"/>
          <w:szCs w:val="26"/>
        </w:rPr>
        <w:t xml:space="preserve"> </w:t>
      </w:r>
      <w:r w:rsidR="00301CDE" w:rsidRPr="00C307BC">
        <w:rPr>
          <w:rFonts w:ascii="Times New Roman" w:eastAsia="Times New Roman" w:hAnsi="Times New Roman" w:cs="Times New Roman"/>
          <w:sz w:val="26"/>
          <w:szCs w:val="26"/>
        </w:rPr>
        <w:t>của chương trình</w:t>
      </w:r>
      <w:r w:rsidR="0066636E" w:rsidRPr="00C307BC">
        <w:rPr>
          <w:rFonts w:ascii="Times New Roman" w:eastAsia="Times New Roman" w:hAnsi="Times New Roman" w:cs="Times New Roman"/>
          <w:sz w:val="26"/>
          <w:szCs w:val="26"/>
        </w:rPr>
        <w:t>.</w:t>
      </w:r>
    </w:p>
    <w:p w14:paraId="3587224A" w14:textId="16D6EADE" w:rsidR="00286322" w:rsidRPr="00C307BC" w:rsidRDefault="00286322" w:rsidP="00071A6D">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phương pháp kiểm thử hộp đen</w:t>
      </w:r>
      <w:r w:rsidR="00917EF6" w:rsidRPr="00C307BC">
        <w:rPr>
          <w:rFonts w:ascii="Times New Roman" w:eastAsia="Times New Roman" w:hAnsi="Times New Roman" w:cs="Times New Roman"/>
          <w:sz w:val="26"/>
          <w:szCs w:val="26"/>
        </w:rPr>
        <w:t xml:space="preserve"> </w:t>
      </w:r>
      <w:r w:rsidR="00037894" w:rsidRPr="00C307BC">
        <w:rPr>
          <w:rFonts w:ascii="Times New Roman" w:eastAsia="Times New Roman" w:hAnsi="Times New Roman" w:cs="Times New Roman"/>
          <w:sz w:val="26"/>
          <w:szCs w:val="26"/>
        </w:rPr>
        <w:t>bao gồm</w:t>
      </w:r>
      <w:r w:rsidR="00917EF6" w:rsidRPr="00C307BC">
        <w:rPr>
          <w:rFonts w:ascii="Times New Roman" w:eastAsia="Times New Roman" w:hAnsi="Times New Roman" w:cs="Times New Roman"/>
          <w:sz w:val="26"/>
          <w:szCs w:val="26"/>
        </w:rPr>
        <w:t xml:space="preserve"> kiểm thử tương đương, phân tích giá trị biên, kiểm thử mọi cặp, kiểm thử fuzz. </w:t>
      </w:r>
      <w:r w:rsidR="00191AA8" w:rsidRPr="00C307BC">
        <w:rPr>
          <w:rFonts w:ascii="Times New Roman" w:eastAsia="Times New Roman" w:hAnsi="Times New Roman" w:cs="Times New Roman"/>
          <w:sz w:val="26"/>
          <w:szCs w:val="26"/>
        </w:rPr>
        <w:t>Kiểm thử hộp đen không có mối liên quan nào tới mã nguồn của chương trình, kiểm thử viên chỉ cần quan tâm đến việc một chức năng có hành xử đúng như đặc tả người dùng đưa ra.</w:t>
      </w:r>
      <w:r w:rsidR="00EB5737" w:rsidRPr="00C307BC">
        <w:rPr>
          <w:rFonts w:ascii="Times New Roman" w:eastAsia="Times New Roman" w:hAnsi="Times New Roman" w:cs="Times New Roman"/>
          <w:sz w:val="26"/>
          <w:szCs w:val="26"/>
        </w:rPr>
        <w:t xml:space="preserve"> Do kiểm thử viên không biết được phần mềm bên trong hoạt động thế nào, nên họ cần phải đưa ra nhiều ca kiểm thử khác nhau để có thể bao quát hết được chức năng.</w:t>
      </w:r>
      <w:r w:rsidR="00C93426" w:rsidRPr="00C307BC">
        <w:rPr>
          <w:rFonts w:ascii="Times New Roman" w:eastAsia="Times New Roman" w:hAnsi="Times New Roman" w:cs="Times New Roman"/>
          <w:sz w:val="26"/>
          <w:szCs w:val="26"/>
        </w:rPr>
        <w:t xml:space="preserve"> Kiểm thử hộp đen mang tính đánh giá khách quan nhưng theo chiều hướng thăm dò mù</w:t>
      </w:r>
      <w:r w:rsidR="00E00BC9" w:rsidRPr="00C307BC">
        <w:rPr>
          <w:rFonts w:ascii="Times New Roman" w:eastAsia="Times New Roman" w:hAnsi="Times New Roman" w:cs="Times New Roman"/>
          <w:sz w:val="26"/>
          <w:szCs w:val="26"/>
        </w:rPr>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543" w:name="_Toc514444170"/>
      <w:r w:rsidRPr="00C307BC">
        <w:rPr>
          <w:rFonts w:ascii="Times New Roman" w:eastAsia="Times New Roman" w:hAnsi="Times New Roman" w:cs="Times New Roman"/>
          <w:b/>
          <w:color w:val="auto"/>
          <w:sz w:val="26"/>
          <w:szCs w:val="26"/>
        </w:rPr>
        <w:t>Kiểm thử hộp trắng</w:t>
      </w:r>
      <w:bookmarkEnd w:id="1543"/>
    </w:p>
    <w:p w14:paraId="70A986BA" w14:textId="43993106" w:rsidR="00375F4B" w:rsidRPr="00C307BC" w:rsidRDefault="00E00BC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hộp trắng </w:t>
      </w:r>
      <w:r w:rsidR="00D87A2D" w:rsidRPr="00C307BC">
        <w:rPr>
          <w:rFonts w:ascii="Times New Roman" w:eastAsia="Times New Roman" w:hAnsi="Times New Roman" w:cs="Times New Roman"/>
          <w:sz w:val="26"/>
          <w:szCs w:val="26"/>
        </w:rPr>
        <w:t>l</w:t>
      </w:r>
      <w:r w:rsidR="00375F4B" w:rsidRPr="00C307BC">
        <w:rPr>
          <w:rFonts w:ascii="Times New Roman" w:eastAsia="Times New Roman" w:hAnsi="Times New Roman" w:cs="Times New Roman"/>
          <w:sz w:val="26"/>
          <w:szCs w:val="26"/>
        </w:rPr>
        <w:t xml:space="preserve">à một chiến lược kiểm thử khác, trái ngược với kiểm thử hộp đen. Kiểm thử hộp trắng </w:t>
      </w:r>
      <w:r w:rsidR="003E7E6D" w:rsidRPr="00C307BC">
        <w:rPr>
          <w:rFonts w:ascii="Times New Roman" w:eastAsia="Times New Roman" w:hAnsi="Times New Roman" w:cs="Times New Roman"/>
          <w:sz w:val="26"/>
          <w:szCs w:val="26"/>
        </w:rPr>
        <w:t>cho phép khảo sát cấu trúc bên trong của chương trình. Chiến lược này xuất phát từ dữ liệu kiểm thử bằng sự kiểm thử tính logic của chương trình.</w:t>
      </w:r>
      <w:r w:rsidR="000B544C">
        <w:rPr>
          <w:rFonts w:ascii="Times New Roman" w:eastAsia="Times New Roman" w:hAnsi="Times New Roman" w:cs="Times New Roman"/>
          <w:sz w:val="26"/>
          <w:szCs w:val="26"/>
        </w:rPr>
        <w:t xml:space="preserve"> Người k</w:t>
      </w:r>
      <w:r w:rsidR="00104F52" w:rsidRPr="00C307BC">
        <w:rPr>
          <w:rFonts w:ascii="Times New Roman" w:eastAsia="Times New Roman" w:hAnsi="Times New Roman" w:cs="Times New Roman"/>
          <w:sz w:val="26"/>
          <w:szCs w:val="26"/>
        </w:rPr>
        <w:t>iểm thử viên (thường là lập trình viên) sẽ truy cập vào cấu trúc dữ liệu và giải thuật cùng với mã nguồn của chương trình.</w:t>
      </w:r>
    </w:p>
    <w:p w14:paraId="5C0984C7" w14:textId="21CB25AF" w:rsidR="0060415E" w:rsidRPr="00C307BC" w:rsidRDefault="00413B10" w:rsidP="00E415A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loại kiểm thử hộp trắng bao gồm:</w:t>
      </w:r>
      <w:r w:rsidR="00211F9F" w:rsidRPr="00C307BC">
        <w:rPr>
          <w:rFonts w:ascii="Times New Roman" w:eastAsia="Times New Roman" w:hAnsi="Times New Roman" w:cs="Times New Roman"/>
          <w:sz w:val="26"/>
          <w:szCs w:val="26"/>
        </w:rPr>
        <w:t xml:space="preserve"> kiểm thử</w:t>
      </w:r>
      <w:r w:rsidR="008B7E9B">
        <w:rPr>
          <w:rFonts w:ascii="Times New Roman" w:eastAsia="Times New Roman" w:hAnsi="Times New Roman" w:cs="Times New Roman"/>
          <w:sz w:val="26"/>
          <w:szCs w:val="26"/>
        </w:rPr>
        <w:t xml:space="preserve"> giao diện lập trình ứng dụng (</w:t>
      </w:r>
      <w:r w:rsidR="00211F9F" w:rsidRPr="00C307BC">
        <w:rPr>
          <w:rFonts w:ascii="Times New Roman" w:eastAsia="Times New Roman" w:hAnsi="Times New Roman" w:cs="Times New Roman"/>
          <w:sz w:val="26"/>
          <w:szCs w:val="26"/>
        </w:rPr>
        <w:t>API testing</w:t>
      </w:r>
      <w:r w:rsidR="008B7E9B">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 xml:space="preserve">, đây là phương pháp kiểm thử của ứng dụng sử dụng các API. </w:t>
      </w:r>
      <w:r w:rsidR="0041599E">
        <w:rPr>
          <w:rFonts w:ascii="Times New Roman" w:eastAsia="Times New Roman" w:hAnsi="Times New Roman" w:cs="Times New Roman"/>
          <w:sz w:val="26"/>
          <w:szCs w:val="26"/>
        </w:rPr>
        <w:t>Kiểm thử bao phủ mã lệnh (c</w:t>
      </w:r>
      <w:r w:rsidR="00211F9F" w:rsidRPr="00C307BC">
        <w:rPr>
          <w:rFonts w:ascii="Times New Roman" w:eastAsia="Times New Roman" w:hAnsi="Times New Roman" w:cs="Times New Roman"/>
          <w:sz w:val="26"/>
          <w:szCs w:val="26"/>
        </w:rPr>
        <w:t>ode coverage</w:t>
      </w:r>
      <w:r w:rsidR="0041599E">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 xml:space="preserve"> tạo các ca kiểm thử để đáp ứng một số tiêu chuẩn về bao phủ mã </w:t>
      </w:r>
      <w:r w:rsidR="00F84FFF">
        <w:rPr>
          <w:rFonts w:ascii="Times New Roman" w:eastAsia="Times New Roman" w:hAnsi="Times New Roman" w:cs="Times New Roman"/>
          <w:sz w:val="26"/>
          <w:szCs w:val="26"/>
        </w:rPr>
        <w:t>lệnh. Các phương pháp gán lỗi (</w:t>
      </w:r>
      <w:r w:rsidR="00211F9F" w:rsidRPr="00C307BC">
        <w:rPr>
          <w:rFonts w:ascii="Times New Roman" w:eastAsia="Times New Roman" w:hAnsi="Times New Roman" w:cs="Times New Roman"/>
          <w:sz w:val="26"/>
          <w:szCs w:val="26"/>
        </w:rPr>
        <w:t>Fault injection</w:t>
      </w:r>
      <w:r w:rsidR="00F84FFF">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 các phương pháp kiểm thử hoán chuyển</w:t>
      </w:r>
      <w:r w:rsidR="00E415AA">
        <w:rPr>
          <w:rFonts w:ascii="Times New Roman" w:eastAsia="Times New Roman" w:hAnsi="Times New Roman" w:cs="Times New Roman"/>
          <w:sz w:val="26"/>
          <w:szCs w:val="26"/>
        </w:rPr>
        <w:t xml:space="preserve"> (</w:t>
      </w:r>
      <w:r w:rsidR="00211F9F" w:rsidRPr="00C307BC">
        <w:rPr>
          <w:rFonts w:ascii="Times New Roman" w:eastAsia="Times New Roman" w:hAnsi="Times New Roman" w:cs="Times New Roman"/>
          <w:sz w:val="26"/>
          <w:szCs w:val="26"/>
        </w:rPr>
        <w:t xml:space="preserve"> Mutation </w:t>
      </w:r>
      <w:r w:rsidR="004166F6">
        <w:rPr>
          <w:rFonts w:ascii="Times New Roman" w:eastAsia="Times New Roman" w:hAnsi="Times New Roman" w:cs="Times New Roman"/>
          <w:sz w:val="26"/>
          <w:szCs w:val="26"/>
        </w:rPr>
        <w:t>testing methods</w:t>
      </w:r>
      <w:r w:rsidR="00E415AA">
        <w:rPr>
          <w:rFonts w:ascii="Times New Roman" w:eastAsia="Times New Roman" w:hAnsi="Times New Roman" w:cs="Times New Roman"/>
          <w:sz w:val="26"/>
          <w:szCs w:val="26"/>
        </w:rPr>
        <w:t>)</w:t>
      </w:r>
      <w:r w:rsidR="004166F6">
        <w:rPr>
          <w:rFonts w:ascii="Times New Roman" w:eastAsia="Times New Roman" w:hAnsi="Times New Roman" w:cs="Times New Roman"/>
          <w:sz w:val="26"/>
          <w:szCs w:val="26"/>
        </w:rPr>
        <w:t>, kiểm thử tĩnh (</w:t>
      </w:r>
      <w:r w:rsidR="00211F9F" w:rsidRPr="00C307BC">
        <w:rPr>
          <w:rFonts w:ascii="Times New Roman" w:eastAsia="Times New Roman" w:hAnsi="Times New Roman" w:cs="Times New Roman"/>
          <w:sz w:val="26"/>
          <w:szCs w:val="26"/>
        </w:rPr>
        <w:t>static testing</w:t>
      </w:r>
      <w:r w:rsidR="004166F6">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w:t>
      </w:r>
    </w:p>
    <w:p w14:paraId="264A1D23" w14:textId="01084316" w:rsidR="00C014C3" w:rsidRPr="00C307BC" w:rsidRDefault="0066347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Phương pháp kiểm thử</w:t>
      </w:r>
      <w:r w:rsidR="008407AB" w:rsidRPr="00C307BC">
        <w:rPr>
          <w:rFonts w:ascii="Times New Roman" w:eastAsia="Times New Roman" w:hAnsi="Times New Roman" w:cs="Times New Roman"/>
          <w:sz w:val="26"/>
          <w:szCs w:val="26"/>
        </w:rPr>
        <w:t xml:space="preserve"> hộp trắng cũng có thể được sử d</w:t>
      </w:r>
      <w:r w:rsidRPr="00C307BC">
        <w:rPr>
          <w:rFonts w:ascii="Times New Roman" w:eastAsia="Times New Roman" w:hAnsi="Times New Roman" w:cs="Times New Roman"/>
          <w:sz w:val="26"/>
          <w:szCs w:val="26"/>
        </w:rPr>
        <w:t xml:space="preserve">ụng dể đánh giá sự hoàn thành của một bộ kiểm thử mà được tạo cùng với các phương pháp kiểm thử hộp đen. Điều này cho phép các nhóm phần mềm khảo sát các phần của một hệ thống ít khi được kiểm tra và đảm bảo rằng những điểm chức năng quan trọng </w:t>
      </w:r>
      <w:r w:rsidR="00052FC7" w:rsidRPr="00C307BC">
        <w:rPr>
          <w:rFonts w:ascii="Times New Roman" w:eastAsia="Times New Roman" w:hAnsi="Times New Roman" w:cs="Times New Roman"/>
          <w:sz w:val="26"/>
          <w:szCs w:val="26"/>
        </w:rPr>
        <w:t xml:space="preserve">nhất </w:t>
      </w:r>
      <w:r w:rsidRPr="00C307BC">
        <w:rPr>
          <w:rFonts w:ascii="Times New Roman" w:eastAsia="Times New Roman" w:hAnsi="Times New Roman" w:cs="Times New Roman"/>
          <w:sz w:val="26"/>
          <w:szCs w:val="26"/>
        </w:rPr>
        <w:t>đã được kiểm tra.</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544" w:name="_Toc514444171"/>
      <w:r w:rsidRPr="00C307BC">
        <w:rPr>
          <w:rFonts w:ascii="Times New Roman" w:eastAsia="Times New Roman" w:hAnsi="Times New Roman" w:cs="Times New Roman"/>
          <w:b/>
          <w:color w:val="auto"/>
          <w:sz w:val="26"/>
          <w:szCs w:val="26"/>
        </w:rPr>
        <w:t>Kiểm thử hộp xám</w:t>
      </w:r>
      <w:bookmarkEnd w:id="1544"/>
    </w:p>
    <w:p w14:paraId="2774F69C" w14:textId="25976C01" w:rsidR="001C4CAF" w:rsidRPr="00C307BC" w:rsidRDefault="000B47F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rPr>
          <w:rFonts w:ascii="Times New Roman" w:eastAsia="Times New Roman" w:hAnsi="Times New Roman" w:cs="Times New Roman"/>
          <w:sz w:val="26"/>
          <w:szCs w:val="26"/>
        </w:rPr>
        <w:t xml:space="preserve">. </w:t>
      </w:r>
      <w:r w:rsidR="003C58ED" w:rsidRPr="00C307BC">
        <w:rPr>
          <w:rFonts w:ascii="Times New Roman" w:eastAsia="Times New Roman" w:hAnsi="Times New Roman" w:cs="Times New Roman"/>
          <w:sz w:val="26"/>
          <w:szCs w:val="26"/>
        </w:rPr>
        <w:t xml:space="preserve">Sự khác biệt này </w:t>
      </w:r>
      <w:r w:rsidR="008959EB" w:rsidRPr="00C307BC">
        <w:rPr>
          <w:rFonts w:ascii="Times New Roman" w:eastAsia="Times New Roman" w:hAnsi="Times New Roman" w:cs="Times New Roman"/>
          <w:sz w:val="26"/>
          <w:szCs w:val="26"/>
        </w:rPr>
        <w:t>đ</w:t>
      </w:r>
      <w:r w:rsidR="003C58ED" w:rsidRPr="00C307BC">
        <w:rPr>
          <w:rFonts w:ascii="Times New Roman" w:eastAsia="Times New Roman" w:hAnsi="Times New Roman" w:cs="Times New Roman"/>
          <w:sz w:val="26"/>
          <w:szCs w:val="26"/>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ins w:id="1545" w:author="Nguyen Toan" w:date="2018-05-18T20:10:00Z">
        <w:r w:rsidR="00B67097">
          <w:rPr>
            <w:rFonts w:ascii="Times New Roman" w:eastAsia="Times New Roman" w:hAnsi="Times New Roman" w:cs="Times New Roman"/>
            <w:sz w:val="26"/>
            <w:szCs w:val="26"/>
          </w:rPr>
          <w:t>.</w:t>
        </w:r>
      </w:ins>
    </w:p>
    <w:p w14:paraId="0CF8F8FD" w14:textId="59E27962" w:rsidR="00A95B33" w:rsidRPr="00C307BC"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546" w:name="_Toc514444172"/>
      <w:r w:rsidRPr="00C307BC">
        <w:rPr>
          <w:rFonts w:ascii="Times New Roman" w:eastAsia="Times New Roman" w:hAnsi="Times New Roman" w:cs="Times New Roman"/>
          <w:b/>
          <w:color w:val="auto"/>
          <w:sz w:val="26"/>
          <w:szCs w:val="26"/>
        </w:rPr>
        <w:lastRenderedPageBreak/>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1546"/>
    </w:p>
    <w:p w14:paraId="4C7C9E8F" w14:textId="2F22E96C" w:rsidR="000D26B2" w:rsidRPr="00C307BC" w:rsidRDefault="0078170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Quá trình kiểm thử được chia thành nhiều cấp độ như thể hiện trong</w:t>
      </w:r>
      <w:r w:rsidR="005C3F41" w:rsidRPr="00C307BC">
        <w:rPr>
          <w:rFonts w:ascii="Times New Roman" w:eastAsia="Times New Roman" w:hAnsi="Times New Roman" w:cs="Times New Roman"/>
          <w:sz w:val="26"/>
          <w:szCs w:val="26"/>
        </w:rPr>
        <w:t xml:space="preserve"> </w:t>
      </w:r>
      <w:r w:rsidR="005C3F41" w:rsidRPr="00C307BC">
        <w:rPr>
          <w:rFonts w:ascii="Times New Roman" w:eastAsia="Times New Roman" w:hAnsi="Times New Roman" w:cs="Times New Roman"/>
          <w:sz w:val="26"/>
          <w:szCs w:val="26"/>
        </w:rPr>
        <w:fldChar w:fldCharType="begin"/>
      </w:r>
      <w:r w:rsidR="005C3F41" w:rsidRPr="00C307BC">
        <w:rPr>
          <w:rFonts w:ascii="Times New Roman" w:eastAsia="Times New Roman" w:hAnsi="Times New Roman" w:cs="Times New Roman"/>
          <w:sz w:val="26"/>
          <w:szCs w:val="26"/>
        </w:rPr>
        <w:instrText xml:space="preserve"> REF _Ref512029124 \h  \* MERGEFORMAT </w:instrText>
      </w:r>
      <w:r w:rsidR="005C3F41" w:rsidRPr="00C307BC">
        <w:rPr>
          <w:rFonts w:ascii="Times New Roman" w:eastAsia="Times New Roman" w:hAnsi="Times New Roman" w:cs="Times New Roman"/>
          <w:sz w:val="26"/>
          <w:szCs w:val="26"/>
        </w:rPr>
      </w:r>
      <w:r w:rsidR="005C3F41" w:rsidRPr="00C307BC">
        <w:rPr>
          <w:rFonts w:ascii="Times New Roman" w:eastAsia="Times New Roman" w:hAnsi="Times New Roman" w:cs="Times New Roman"/>
          <w:sz w:val="26"/>
          <w:szCs w:val="26"/>
        </w:rPr>
        <w:fldChar w:fldCharType="separate"/>
      </w:r>
      <w:ins w:id="1547"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1548" w:author="Nguyen Toan" w:date="2018-05-18T21:03:00Z">
              <w:rPr>
                <w:rFonts w:ascii="Times New Roman" w:hAnsi="Times New Roman" w:cs="Times New Roman"/>
                <w:i/>
                <w:noProof/>
                <w:color w:val="auto"/>
                <w:sz w:val="26"/>
                <w:szCs w:val="26"/>
              </w:rPr>
            </w:rPrChange>
          </w:rPr>
          <w:t>1</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1549" w:author="Nguyen Toan" w:date="2018-05-18T21:03:00Z">
              <w:rPr>
                <w:rFonts w:ascii="Times New Roman" w:hAnsi="Times New Roman" w:cs="Times New Roman"/>
                <w:i/>
                <w:noProof/>
                <w:color w:val="auto"/>
                <w:sz w:val="26"/>
                <w:szCs w:val="26"/>
              </w:rPr>
            </w:rPrChange>
          </w:rPr>
          <w:t>19</w:t>
        </w:r>
      </w:ins>
      <w:del w:id="1550"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1.11</w:delText>
        </w:r>
      </w:del>
      <w:r w:rsidR="005C3F41" w:rsidRPr="00C307BC">
        <w:rPr>
          <w:rFonts w:ascii="Times New Roman" w:eastAsia="Times New Roman" w:hAnsi="Times New Roman" w:cs="Times New Roman"/>
          <w:sz w:val="26"/>
          <w:szCs w:val="26"/>
        </w:rPr>
        <w:fldChar w:fldCharType="end"/>
      </w:r>
      <w:r w:rsidR="00671FA5" w:rsidRPr="00C307BC">
        <w:rPr>
          <w:rFonts w:ascii="Times New Roman" w:eastAsia="Times New Roman" w:hAnsi="Times New Roman" w:cs="Times New Roman"/>
          <w:sz w:val="26"/>
          <w:szCs w:val="26"/>
        </w:rPr>
        <w:t>.</w:t>
      </w:r>
    </w:p>
    <w:p w14:paraId="63DBBD42" w14:textId="786F01EF" w:rsidR="000D26B2" w:rsidRPr="00C307BC" w:rsidRDefault="007C6B05" w:rsidP="00D54437">
      <w:pPr>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anchor distT="0" distB="0" distL="114300" distR="114300" simplePos="0" relativeHeight="251683328" behindDoc="0" locked="0" layoutInCell="1" allowOverlap="1" wp14:anchorId="59F2D81B" wp14:editId="55E964A4">
            <wp:simplePos x="0" y="0"/>
            <wp:positionH relativeFrom="column">
              <wp:posOffset>1006475</wp:posOffset>
            </wp:positionH>
            <wp:positionV relativeFrom="paragraph">
              <wp:posOffset>175895</wp:posOffset>
            </wp:positionV>
            <wp:extent cx="4216400" cy="2784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6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28A9E" w14:textId="1CEDFB46" w:rsidR="000D26B2" w:rsidRPr="00C307BC" w:rsidRDefault="000D26B2" w:rsidP="0078170B">
      <w:pPr>
        <w:pStyle w:val="Caption"/>
        <w:jc w:val="center"/>
        <w:rPr>
          <w:rFonts w:ascii="Times New Roman" w:hAnsi="Times New Roman" w:cs="Times New Roman"/>
          <w:i w:val="0"/>
          <w:color w:val="auto"/>
          <w:sz w:val="26"/>
          <w:szCs w:val="26"/>
        </w:rPr>
      </w:pPr>
      <w:bookmarkStart w:id="1551" w:name="_Ref512029124"/>
      <w:bookmarkStart w:id="1552" w:name="_Ref512029099"/>
      <w:bookmarkStart w:id="1553" w:name="_Toc51415774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ins w:id="1554" w:author="Nguyen Toan" w:date="2018-05-18T21:03:00Z">
        <w:r w:rsidR="0019161E">
          <w:rPr>
            <w:rFonts w:ascii="Times New Roman" w:hAnsi="Times New Roman" w:cs="Times New Roman"/>
            <w:i w:val="0"/>
            <w:noProof/>
            <w:color w:val="auto"/>
            <w:sz w:val="26"/>
            <w:szCs w:val="26"/>
          </w:rPr>
          <w:t>19</w:t>
        </w:r>
      </w:ins>
      <w:del w:id="1555" w:author="Nguyen Toan" w:date="2018-05-18T21:03:00Z">
        <w:r w:rsidR="009C452F" w:rsidDel="0019161E">
          <w:rPr>
            <w:rFonts w:ascii="Times New Roman" w:hAnsi="Times New Roman" w:cs="Times New Roman"/>
            <w:i w:val="0"/>
            <w:noProof/>
            <w:color w:val="auto"/>
            <w:sz w:val="26"/>
            <w:szCs w:val="26"/>
          </w:rPr>
          <w:delText>11</w:delText>
        </w:r>
      </w:del>
      <w:r w:rsidR="007B1CDB" w:rsidRPr="00C307BC">
        <w:rPr>
          <w:rFonts w:ascii="Times New Roman" w:hAnsi="Times New Roman" w:cs="Times New Roman"/>
          <w:i w:val="0"/>
          <w:color w:val="auto"/>
          <w:sz w:val="26"/>
          <w:szCs w:val="26"/>
        </w:rPr>
        <w:fldChar w:fldCharType="end"/>
      </w:r>
      <w:bookmarkEnd w:id="1551"/>
      <w:r w:rsidRPr="00C307BC">
        <w:rPr>
          <w:rFonts w:ascii="Times New Roman" w:hAnsi="Times New Roman" w:cs="Times New Roman"/>
          <w:i w:val="0"/>
          <w:color w:val="auto"/>
          <w:sz w:val="26"/>
          <w:szCs w:val="26"/>
        </w:rPr>
        <w:t>: Sơ đồ các cấp độ kiểm thử</w:t>
      </w:r>
      <w:bookmarkEnd w:id="1552"/>
      <w:bookmarkEnd w:id="1553"/>
    </w:p>
    <w:p w14:paraId="3B7A24DC" w14:textId="77777777" w:rsidR="00E41E8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đơn vị</w:t>
      </w:r>
      <w:r w:rsidR="00AE2934" w:rsidRPr="00C307BC">
        <w:rPr>
          <w:rFonts w:ascii="Times New Roman" w:hAnsi="Times New Roman" w:cs="Times New Roman"/>
          <w:b/>
          <w:sz w:val="26"/>
          <w:szCs w:val="26"/>
        </w:rPr>
        <w:t xml:space="preserve"> </w:t>
      </w:r>
    </w:p>
    <w:p w14:paraId="3BCA5DF0" w14:textId="0066BD03" w:rsidR="00ED2F6A" w:rsidRPr="00C307BC" w:rsidRDefault="00E41E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đơn vị</w:t>
      </w:r>
      <w:r w:rsidR="00AE2934" w:rsidRPr="00C307BC">
        <w:rPr>
          <w:rFonts w:ascii="Times New Roman" w:eastAsia="Times New Roman" w:hAnsi="Times New Roman" w:cs="Times New Roman"/>
          <w:sz w:val="26"/>
          <w:szCs w:val="26"/>
        </w:rPr>
        <w:t>- Unit Test</w:t>
      </w:r>
      <w:r w:rsidR="0033203F" w:rsidRPr="00C307BC">
        <w:rPr>
          <w:rFonts w:ascii="Times New Roman" w:eastAsia="Times New Roman" w:hAnsi="Times New Roman" w:cs="Times New Roman"/>
          <w:sz w:val="26"/>
          <w:szCs w:val="26"/>
        </w:rPr>
        <w:t xml:space="preserve"> là</w:t>
      </w:r>
      <w:r w:rsidR="007918EF" w:rsidRPr="00C307BC">
        <w:rPr>
          <w:rFonts w:ascii="Times New Roman" w:eastAsia="Times New Roman" w:hAnsi="Times New Roman" w:cs="Times New Roman"/>
          <w:sz w:val="26"/>
          <w:szCs w:val="26"/>
        </w:rPr>
        <w:t xml:space="preserve"> việc kiểm thử từng thành phần cụ thể của chương trình, do lập trình viên thực hiện</w:t>
      </w:r>
      <w:r w:rsidR="002164BB" w:rsidRPr="00C307BC">
        <w:rPr>
          <w:rFonts w:ascii="Times New Roman" w:eastAsia="Times New Roman" w:hAnsi="Times New Roman" w:cs="Times New Roman"/>
          <w:sz w:val="26"/>
          <w:szCs w:val="26"/>
        </w:rPr>
        <w:t xml:space="preserve">. Một đơn vị có thể là một phương thức, thủ tục hay một lớp của chương trình, các thành phần này có kích </w:t>
      </w:r>
      <w:r w:rsidR="00B833E1" w:rsidRPr="00C307BC">
        <w:rPr>
          <w:rFonts w:ascii="Times New Roman" w:eastAsia="Times New Roman" w:hAnsi="Times New Roman" w:cs="Times New Roman"/>
          <w:sz w:val="26"/>
          <w:szCs w:val="26"/>
        </w:rPr>
        <w:t>thước nhỏ và hoạt động đơn giản</w:t>
      </w:r>
      <w:r w:rsidR="00372B3E" w:rsidRPr="00C307BC">
        <w:rPr>
          <w:rFonts w:ascii="Times New Roman" w:eastAsia="Times New Roman" w:hAnsi="Times New Roman" w:cs="Times New Roman"/>
          <w:sz w:val="26"/>
          <w:szCs w:val="26"/>
        </w:rPr>
        <w:t>.</w:t>
      </w:r>
      <w:r w:rsidR="009A55AA" w:rsidRPr="00C307BC">
        <w:rPr>
          <w:rFonts w:ascii="Times New Roman" w:eastAsia="Times New Roman" w:hAnsi="Times New Roman" w:cs="Times New Roman"/>
          <w:sz w:val="26"/>
          <w:szCs w:val="26"/>
        </w:rPr>
        <w:t xml:space="preserve"> Do đó, k</w:t>
      </w:r>
      <w:r w:rsidR="00B833E1" w:rsidRPr="00C307BC">
        <w:rPr>
          <w:rFonts w:ascii="Times New Roman" w:eastAsia="Times New Roman" w:hAnsi="Times New Roman" w:cs="Times New Roman"/>
          <w:sz w:val="26"/>
          <w:szCs w:val="26"/>
        </w:rPr>
        <w:t xml:space="preserve">iểm thử đơn vị </w:t>
      </w:r>
      <w:r w:rsidR="001C4BEC" w:rsidRPr="00C307BC">
        <w:rPr>
          <w:rFonts w:ascii="Times New Roman" w:eastAsia="Times New Roman" w:hAnsi="Times New Roman" w:cs="Times New Roman"/>
          <w:sz w:val="26"/>
          <w:szCs w:val="26"/>
        </w:rPr>
        <w:t>không có gì phức tạp, kết quả lỗi xảy ra dễ dàng khắc phục được</w:t>
      </w:r>
      <w:r w:rsidR="00F606B8" w:rsidRPr="00C307BC">
        <w:rPr>
          <w:rFonts w:ascii="Times New Roman" w:eastAsia="Times New Roman" w:hAnsi="Times New Roman" w:cs="Times New Roman"/>
          <w:sz w:val="26"/>
          <w:szCs w:val="26"/>
        </w:rPr>
        <w:t>.</w:t>
      </w:r>
    </w:p>
    <w:p w14:paraId="562DF0C2" w14:textId="746BC26E" w:rsidR="00E41E87" w:rsidRPr="00C307BC" w:rsidRDefault="000C71A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thường do lập trình viên </w:t>
      </w:r>
      <w:r w:rsidR="00D00F81" w:rsidRPr="00C307BC">
        <w:rPr>
          <w:rFonts w:ascii="Times New Roman" w:eastAsia="Times New Roman" w:hAnsi="Times New Roman" w:cs="Times New Roman"/>
          <w:sz w:val="26"/>
          <w:szCs w:val="26"/>
        </w:rPr>
        <w:t>thực hiện. Công đoạn này làm càng sớm càng tốt trong quá trình viết mã nguồn và xuyên suốt trong quá trình phát triển phần mềm.</w:t>
      </w:r>
      <w:r w:rsidR="00AE2934" w:rsidRPr="00C307BC">
        <w:rPr>
          <w:rFonts w:ascii="Times New Roman" w:eastAsia="Times New Roman" w:hAnsi="Times New Roman" w:cs="Times New Roman"/>
          <w:sz w:val="26"/>
          <w:szCs w:val="26"/>
        </w:rPr>
        <w:t xml:space="preserve"> Thông thường, kiểm thử đơn vị thường yêu cầu </w:t>
      </w:r>
      <w:r w:rsidR="00700835" w:rsidRPr="00C307BC">
        <w:rPr>
          <w:rFonts w:ascii="Times New Roman" w:eastAsia="Times New Roman" w:hAnsi="Times New Roman" w:cs="Times New Roman"/>
          <w:sz w:val="26"/>
          <w:szCs w:val="26"/>
        </w:rPr>
        <w:t>kiểm thử viên có kiến thức về thiết kế và mã nguồn của chương trình.</w:t>
      </w:r>
      <w:r w:rsidR="00B163FA" w:rsidRPr="00C307BC">
        <w:rPr>
          <w:rFonts w:ascii="Times New Roman" w:eastAsia="Times New Roman" w:hAnsi="Times New Roman" w:cs="Times New Roman"/>
          <w:sz w:val="26"/>
          <w:szCs w:val="26"/>
        </w:rPr>
        <w:t xml:space="preserve"> Mục đích của kiểm thử đơn vị là đảm bảo thông tin được xử lý và trả về từ thành phần con là chính xác, trong mối tương quan với dữ li</w:t>
      </w:r>
      <w:r w:rsidR="0043588A" w:rsidRPr="00C307BC">
        <w:rPr>
          <w:rFonts w:ascii="Times New Roman" w:eastAsia="Times New Roman" w:hAnsi="Times New Roman" w:cs="Times New Roman"/>
          <w:sz w:val="26"/>
          <w:szCs w:val="26"/>
        </w:rPr>
        <w:t>ệu nhập và chức năng của đơn vị đó.</w:t>
      </w:r>
    </w:p>
    <w:p w14:paraId="10CC584E" w14:textId="28DD6E93"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tích hợp</w:t>
      </w:r>
    </w:p>
    <w:p w14:paraId="07AC9EB2" w14:textId="27F3DA17" w:rsidR="00CE213A" w:rsidRPr="00C307BC" w:rsidRDefault="00B17D12"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w:t>
      </w:r>
      <w:r w:rsidR="0093650A" w:rsidRPr="00C307BC">
        <w:rPr>
          <w:rFonts w:ascii="Times New Roman" w:eastAsia="Times New Roman" w:hAnsi="Times New Roman" w:cs="Times New Roman"/>
          <w:sz w:val="26"/>
          <w:szCs w:val="26"/>
        </w:rPr>
        <w:t>hử tích hợp- Intergration Test kết hợp các thành phần của một ứng dụng và kiểm thử</w:t>
      </w:r>
      <w:r w:rsidR="00B45909" w:rsidRPr="00C307BC">
        <w:rPr>
          <w:rFonts w:ascii="Times New Roman" w:eastAsia="Times New Roman" w:hAnsi="Times New Roman" w:cs="Times New Roman"/>
          <w:sz w:val="26"/>
          <w:szCs w:val="26"/>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Mục tiêu chính của kiểm thử tích hợp là phát hiện lõi giao tiếp xảy </w:t>
      </w:r>
      <w:r w:rsidR="00F200F9" w:rsidRPr="00C307BC">
        <w:rPr>
          <w:rFonts w:ascii="Times New Roman" w:eastAsia="Times New Roman" w:hAnsi="Times New Roman" w:cs="Times New Roman"/>
          <w:sz w:val="26"/>
          <w:szCs w:val="26"/>
        </w:rPr>
        <w:t xml:space="preserve">ra </w:t>
      </w:r>
      <w:r w:rsidR="00E62F98" w:rsidRPr="00C307BC">
        <w:rPr>
          <w:rFonts w:ascii="Times New Roman" w:eastAsia="Times New Roman" w:hAnsi="Times New Roman" w:cs="Times New Roman"/>
          <w:sz w:val="26"/>
          <w:szCs w:val="26"/>
        </w:rPr>
        <w:t>giữa các thành phần, đơn vị. Hơn nữa</w:t>
      </w:r>
      <w:r w:rsidR="00F200F9" w:rsidRPr="00C307BC">
        <w:rPr>
          <w:rFonts w:ascii="Times New Roman" w:eastAsia="Times New Roman" w:hAnsi="Times New Roman" w:cs="Times New Roman"/>
          <w:sz w:val="26"/>
          <w:szCs w:val="26"/>
        </w:rPr>
        <w:t xml:space="preserve">, kiểm thử tích hợp thực hiện </w:t>
      </w:r>
      <w:r w:rsidR="000D5050" w:rsidRPr="00C307BC">
        <w:rPr>
          <w:rFonts w:ascii="Times New Roman" w:eastAsia="Times New Roman" w:hAnsi="Times New Roman" w:cs="Times New Roman"/>
          <w:sz w:val="26"/>
          <w:szCs w:val="26"/>
        </w:rPr>
        <w:t xml:space="preserve">tích hợp các đơn vị đơn </w:t>
      </w:r>
      <w:r w:rsidR="00F200F9" w:rsidRPr="00C307BC">
        <w:rPr>
          <w:rFonts w:ascii="Times New Roman" w:eastAsia="Times New Roman" w:hAnsi="Times New Roman" w:cs="Times New Roman"/>
          <w:sz w:val="26"/>
          <w:szCs w:val="26"/>
        </w:rPr>
        <w:t xml:space="preserve">lẻ thành các hệ thống nhỏ và cuối cùng </w:t>
      </w:r>
      <w:r w:rsidR="00E62F98" w:rsidRPr="00C307BC">
        <w:rPr>
          <w:rFonts w:ascii="Times New Roman" w:eastAsia="Times New Roman" w:hAnsi="Times New Roman" w:cs="Times New Roman"/>
          <w:sz w:val="26"/>
          <w:szCs w:val="26"/>
        </w:rPr>
        <w:t>là nguyên hệ thống hoàn chỉnh cho việc kiểm thử ở mức hệ thống.</w:t>
      </w:r>
    </w:p>
    <w:p w14:paraId="0432E118" w14:textId="5FA5FE04" w:rsidR="00BF1078" w:rsidRPr="00C307BC" w:rsidRDefault="00BF1078"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rPr>
          <w:rFonts w:ascii="Times New Roman" w:eastAsia="Times New Roman" w:hAnsi="Times New Roman" w:cs="Times New Roman"/>
          <w:sz w:val="26"/>
          <w:szCs w:val="26"/>
        </w:rPr>
        <w:t xml:space="preserve">m tra đầy đủ khi thực hiện liên kết </w:t>
      </w:r>
      <w:r w:rsidRPr="00C307BC">
        <w:rPr>
          <w:rFonts w:ascii="Times New Roman" w:eastAsia="Times New Roman" w:hAnsi="Times New Roman" w:cs="Times New Roman"/>
          <w:sz w:val="26"/>
          <w:szCs w:val="26"/>
        </w:rPr>
        <w:t>vào với nhau</w:t>
      </w:r>
      <w:r w:rsidR="00467152" w:rsidRPr="00C307BC">
        <w:rPr>
          <w:rFonts w:ascii="Times New Roman" w:eastAsia="Times New Roman" w:hAnsi="Times New Roman" w:cs="Times New Roman"/>
          <w:sz w:val="26"/>
          <w:szCs w:val="26"/>
        </w:rPr>
        <w:t xml:space="preserve"> trong quá trình kiểm thử tích hợp</w:t>
      </w:r>
      <w:r w:rsidR="00BA70A6" w:rsidRPr="00C307BC">
        <w:rPr>
          <w:rFonts w:ascii="Times New Roman" w:eastAsia="Times New Roman" w:hAnsi="Times New Roman" w:cs="Times New Roman"/>
          <w:sz w:val="26"/>
          <w:szCs w:val="26"/>
        </w:rPr>
        <w:t>.</w:t>
      </w:r>
    </w:p>
    <w:p w14:paraId="1DCCC0C8" w14:textId="6CB4B20E" w:rsidR="003A59BE" w:rsidRPr="00C307BC" w:rsidRDefault="003A59B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kiểm thử tích hợp được thực hiện trên các đơn vị đã được kiểm tra qua kiểm thử đơn vị.</w:t>
      </w:r>
      <w:r w:rsidR="00CE7339" w:rsidRPr="00C307BC">
        <w:rPr>
          <w:rFonts w:ascii="Times New Roman" w:eastAsia="Times New Roman" w:hAnsi="Times New Roman" w:cs="Times New Roman"/>
          <w:sz w:val="26"/>
          <w:szCs w:val="26"/>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sidRPr="00C307BC">
        <w:rPr>
          <w:rFonts w:ascii="Times New Roman" w:eastAsia="Times New Roman" w:hAnsi="Times New Roman" w:cs="Times New Roman"/>
          <w:sz w:val="26"/>
          <w:szCs w:val="26"/>
        </w:rPr>
        <w:t>nên tích hợp dần từng phần.</w:t>
      </w:r>
      <w:r w:rsidR="00320B29" w:rsidRPr="00C307BC">
        <w:rPr>
          <w:rFonts w:ascii="Times New Roman" w:eastAsia="Times New Roman" w:hAnsi="Times New Roman" w:cs="Times New Roman"/>
          <w:sz w:val="26"/>
          <w:szCs w:val="26"/>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2241F2F7" w:rsidR="00320B29" w:rsidRPr="00C307BC" w:rsidRDefault="00320B2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Có 4 loại trong kiểm thử tích hợp</w:t>
      </w:r>
      <w:r w:rsidR="00190D36" w:rsidRPr="00C307BC">
        <w:rPr>
          <w:rFonts w:ascii="Times New Roman" w:eastAsia="Times New Roman" w:hAnsi="Times New Roman" w:cs="Times New Roman"/>
          <w:sz w:val="26"/>
          <w:szCs w:val="26"/>
        </w:rPr>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55A00CC" w14:textId="414E2FD7"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hệ thống</w:t>
      </w:r>
    </w:p>
    <w:p w14:paraId="5B568ECB" w14:textId="60F5302D" w:rsidR="00062D91" w:rsidRPr="00C307BC" w:rsidRDefault="00062D9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hệ thống – System Test </w:t>
      </w:r>
      <w:r w:rsidR="00905FD0" w:rsidRPr="00C307BC">
        <w:rPr>
          <w:rFonts w:ascii="Times New Roman" w:eastAsia="Times New Roman" w:hAnsi="Times New Roman" w:cs="Times New Roman"/>
          <w:sz w:val="26"/>
          <w:szCs w:val="26"/>
        </w:rPr>
        <w:t>là kiể</w:t>
      </w:r>
      <w:r w:rsidRPr="00C307BC">
        <w:rPr>
          <w:rFonts w:ascii="Times New Roman" w:eastAsia="Times New Roman" w:hAnsi="Times New Roman" w:cs="Times New Roman"/>
          <w:sz w:val="26"/>
          <w:szCs w:val="26"/>
        </w:rPr>
        <w:t>m thử thiết kế và toàn bộ hệ thống sau khi tích hợp có thỏa mãn yêu cầu người dùng đặt ra hay khong.</w:t>
      </w:r>
    </w:p>
    <w:p w14:paraId="790D41D9" w14:textId="602B6AE6" w:rsidR="00062D91" w:rsidRPr="00C307BC" w:rsidRDefault="00A16AC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w:t>
      </w:r>
      <w:r w:rsidR="00062D91" w:rsidRPr="00C307BC">
        <w:rPr>
          <w:rFonts w:ascii="Times New Roman" w:eastAsia="Times New Roman" w:hAnsi="Times New Roman" w:cs="Times New Roman"/>
          <w:sz w:val="26"/>
          <w:szCs w:val="26"/>
        </w:rPr>
        <w:t xml:space="preserve"> hệ thống bắt đầu sau khi đã tích hợp thành công các thành phần của hệ thống với nhau.</w:t>
      </w:r>
      <w:r w:rsidR="00AA61E5" w:rsidRPr="00C307BC">
        <w:rPr>
          <w:rFonts w:ascii="Times New Roman" w:eastAsia="Times New Roman" w:hAnsi="Times New Roman" w:cs="Times New Roman"/>
          <w:sz w:val="26"/>
          <w:szCs w:val="26"/>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502AEB80" w14:textId="3A656ADC" w:rsidR="006A553A" w:rsidRPr="00C307BC" w:rsidRDefault="00A16ACB" w:rsidP="00E7321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Với kiểm thử tích hợp chú trọng sự giao tiếp giữa các đơn vị, thành phần, còn kiểm thử hệ thống chú trọng các hành vi và lỗi trên toàn hệ thống.</w:t>
      </w:r>
      <w:r w:rsidR="00E237FB" w:rsidRPr="00C307BC">
        <w:rPr>
          <w:rFonts w:ascii="Times New Roman" w:eastAsia="Times New Roman" w:hAnsi="Times New Roman" w:cs="Times New Roman"/>
          <w:sz w:val="26"/>
          <w:szCs w:val="26"/>
        </w:rPr>
        <w:t xml:space="preserve"> Mức kiểm thử này thích hợp cho việc phát hiện lõi giao tiếp với các hệ thống hoặc ứng dụng của bên ngoài.</w:t>
      </w:r>
      <w:r w:rsidR="00314B57" w:rsidRPr="00C307BC">
        <w:rPr>
          <w:rFonts w:ascii="Times New Roman" w:eastAsia="Times New Roman" w:hAnsi="Times New Roman" w:cs="Times New Roman"/>
          <w:sz w:val="26"/>
          <w:szCs w:val="26"/>
        </w:rPr>
        <w:t xml:space="preserve"> </w:t>
      </w:r>
      <w:r w:rsidR="006A553A" w:rsidRPr="00C307BC">
        <w:rPr>
          <w:rFonts w:ascii="Times New Roman" w:eastAsia="Times New Roman" w:hAnsi="Times New Roman" w:cs="Times New Roman"/>
          <w:sz w:val="26"/>
          <w:szCs w:val="26"/>
        </w:rPr>
        <w:t>Việc kiểm thử hệ thống đòi hỏi nhiều thời gian, công sức, tính chính xác v</w:t>
      </w:r>
      <w:r w:rsidR="00E4534E" w:rsidRPr="00C307BC">
        <w:rPr>
          <w:rFonts w:ascii="Times New Roman" w:eastAsia="Times New Roman" w:hAnsi="Times New Roman" w:cs="Times New Roman"/>
          <w:sz w:val="26"/>
          <w:szCs w:val="26"/>
        </w:rPr>
        <w:t>à khách quan của người kiểm thử.</w:t>
      </w:r>
    </w:p>
    <w:p w14:paraId="358D8457" w14:textId="5FC15E06" w:rsidR="00E4534E" w:rsidRPr="00C307BC" w:rsidRDefault="00E4534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Kiểm thử hệ thống bao gồm</w:t>
      </w:r>
      <w:r w:rsidR="0082774C" w:rsidRPr="00C307BC">
        <w:rPr>
          <w:rFonts w:ascii="Times New Roman" w:eastAsia="Times New Roman" w:hAnsi="Times New Roman" w:cs="Times New Roman"/>
          <w:sz w:val="26"/>
          <w:szCs w:val="26"/>
        </w:rPr>
        <w:t xml:space="preserve"> sáu loại. Kiểm </w:t>
      </w:r>
      <w:r w:rsidR="003C381C" w:rsidRPr="00C307BC">
        <w:rPr>
          <w:rFonts w:ascii="Times New Roman" w:eastAsia="Times New Roman" w:hAnsi="Times New Roman" w:cs="Times New Roman"/>
          <w:sz w:val="26"/>
          <w:szCs w:val="26"/>
        </w:rPr>
        <w:t>thử chức năng (Functional Test)</w:t>
      </w:r>
      <w:r w:rsidR="0082774C" w:rsidRPr="00C307BC">
        <w:rPr>
          <w:rFonts w:ascii="Times New Roman" w:eastAsia="Times New Roman" w:hAnsi="Times New Roman" w:cs="Times New Roman"/>
          <w:sz w:val="26"/>
          <w:szCs w:val="26"/>
        </w:rPr>
        <w:t xml:space="preserve"> đảm bảo các hành vi của hệ thống thỏa mãn đúng yêu cầu thiết kế. Kiểm t</w:t>
      </w:r>
      <w:r w:rsidR="001A7739" w:rsidRPr="00C307BC">
        <w:rPr>
          <w:rFonts w:ascii="Times New Roman" w:eastAsia="Times New Roman" w:hAnsi="Times New Roman" w:cs="Times New Roman"/>
          <w:sz w:val="26"/>
          <w:szCs w:val="26"/>
        </w:rPr>
        <w:t>hử hiệu năng (Performance Test)</w:t>
      </w:r>
      <w:r w:rsidR="0082774C" w:rsidRPr="00C307BC">
        <w:rPr>
          <w:rFonts w:ascii="Times New Roman" w:eastAsia="Times New Roman" w:hAnsi="Times New Roman" w:cs="Times New Roman"/>
          <w:sz w:val="26"/>
          <w:szCs w:val="26"/>
        </w:rPr>
        <w:t xml:space="preserve"> đảm bảo tối ưu việc phân bổ tài nguyên hệ thống nhằm đạt được các chỉ tiêu như thời gian xử lý, phản hồi,..</w:t>
      </w:r>
      <w:r w:rsidR="0082774C" w:rsidRPr="00C307BC">
        <w:rPr>
          <w:rFonts w:ascii="Times New Roman" w:hAnsi="Times New Roman" w:cs="Times New Roman"/>
          <w:sz w:val="26"/>
          <w:szCs w:val="26"/>
        </w:rPr>
        <w:t xml:space="preserve"> </w:t>
      </w:r>
      <w:r w:rsidR="0082774C" w:rsidRPr="00C307BC">
        <w:rPr>
          <w:rFonts w:ascii="Times New Roman" w:eastAsia="Times New Roman" w:hAnsi="Times New Roman" w:cs="Times New Roman"/>
          <w:sz w:val="26"/>
          <w:szCs w:val="26"/>
        </w:rPr>
        <w:t>Kiểm thử tải (Stress Test hoặc Load T</w:t>
      </w:r>
      <w:r w:rsidR="00D046C7" w:rsidRPr="00C307BC">
        <w:rPr>
          <w:rFonts w:ascii="Times New Roman" w:eastAsia="Times New Roman" w:hAnsi="Times New Roman" w:cs="Times New Roman"/>
          <w:sz w:val="26"/>
          <w:szCs w:val="26"/>
        </w:rPr>
        <w:t>est)</w:t>
      </w:r>
      <w:r w:rsidR="0082774C" w:rsidRPr="00C307BC">
        <w:rPr>
          <w:rFonts w:ascii="Times New Roman" w:eastAsia="Times New Roman" w:hAnsi="Times New Roman" w:cs="Times New Roman"/>
          <w:sz w:val="26"/>
          <w:szCs w:val="26"/>
        </w:rPr>
        <w:t xml:space="preserve"> đảm bảo hệ thống vận hành được trong điều kiện khắc nghiệt như lượng truy cập tăng cao, đường truyền kém…</w:t>
      </w:r>
      <w:r w:rsidR="00294A61" w:rsidRPr="00C307BC">
        <w:rPr>
          <w:rFonts w:ascii="Times New Roman" w:eastAsia="Times New Roman" w:hAnsi="Times New Roman" w:cs="Times New Roman"/>
          <w:sz w:val="26"/>
          <w:szCs w:val="26"/>
        </w:rPr>
        <w:t xml:space="preserve"> </w:t>
      </w:r>
      <w:r w:rsidR="0082774C" w:rsidRPr="00C307BC">
        <w:rPr>
          <w:rFonts w:ascii="Times New Roman" w:eastAsia="Times New Roman" w:hAnsi="Times New Roman" w:cs="Times New Roman"/>
          <w:sz w:val="26"/>
          <w:szCs w:val="26"/>
        </w:rPr>
        <w:t>Kiểm thử cấu hình (Configuraion Test)</w:t>
      </w:r>
      <w:r w:rsidR="00E02555" w:rsidRPr="00C307BC">
        <w:rPr>
          <w:rFonts w:ascii="Times New Roman" w:eastAsia="Times New Roman" w:hAnsi="Times New Roman" w:cs="Times New Roman"/>
          <w:sz w:val="26"/>
          <w:szCs w:val="26"/>
        </w:rPr>
        <w:t xml:space="preserve"> kiểm thử </w:t>
      </w:r>
      <w:r w:rsidR="003B13DF" w:rsidRPr="00C307BC">
        <w:rPr>
          <w:rFonts w:ascii="Times New Roman" w:eastAsia="Times New Roman" w:hAnsi="Times New Roman" w:cs="Times New Roman"/>
          <w:sz w:val="26"/>
          <w:szCs w:val="26"/>
        </w:rPr>
        <w:t xml:space="preserve">hệ thống với các </w:t>
      </w:r>
      <w:r w:rsidR="00E02555" w:rsidRPr="00C307BC">
        <w:rPr>
          <w:rFonts w:ascii="Times New Roman" w:eastAsia="Times New Roman" w:hAnsi="Times New Roman" w:cs="Times New Roman"/>
          <w:sz w:val="26"/>
          <w:szCs w:val="26"/>
        </w:rPr>
        <w:t xml:space="preserve">cấu hình </w:t>
      </w:r>
      <w:r w:rsidR="003B13DF" w:rsidRPr="00C307BC">
        <w:rPr>
          <w:rFonts w:ascii="Times New Roman" w:eastAsia="Times New Roman" w:hAnsi="Times New Roman" w:cs="Times New Roman"/>
          <w:sz w:val="26"/>
          <w:szCs w:val="26"/>
        </w:rPr>
        <w:t>ở các môi trường, thiết bị khác nhau</w:t>
      </w:r>
      <w:r w:rsidR="0082774C" w:rsidRPr="00C307BC">
        <w:rPr>
          <w:rFonts w:ascii="Times New Roman" w:eastAsia="Times New Roman" w:hAnsi="Times New Roman" w:cs="Times New Roman"/>
          <w:sz w:val="26"/>
          <w:szCs w:val="26"/>
        </w:rPr>
        <w:t>. Kiểm thử bảo mật (Security Test) đảm bảo tính toàn vẹn, bảo mật của dữ liệu và của hệ thống. Kiểm thử khả năng phục hồi (Recovery Test) đảm bảo hệ thống có thể khôi phục lại trạng thái ổn định trước khi xảy ra mất mát tài nguyên, điều này đặc biệt quan trọng đối với các hệ thống tài chính – ngân hàng.</w:t>
      </w:r>
    </w:p>
    <w:p w14:paraId="71A075A3" w14:textId="480D79DA" w:rsidR="003376E5" w:rsidRPr="00C307BC"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 xml:space="preserve">Kiểm thử </w:t>
      </w:r>
      <w:r w:rsidRPr="00C307BC">
        <w:rPr>
          <w:rFonts w:ascii="Times New Roman" w:hAnsi="Times New Roman" w:cs="Times New Roman"/>
          <w:b/>
          <w:sz w:val="26"/>
          <w:szCs w:val="26"/>
        </w:rPr>
        <w:t>chấp</w:t>
      </w:r>
      <w:r w:rsidRPr="00C307BC">
        <w:rPr>
          <w:rFonts w:ascii="Times New Roman" w:eastAsia="Times New Roman" w:hAnsi="Times New Roman" w:cs="Times New Roman"/>
          <w:b/>
          <w:sz w:val="26"/>
          <w:szCs w:val="26"/>
        </w:rPr>
        <w:t xml:space="preserve"> nhận</w:t>
      </w:r>
    </w:p>
    <w:p w14:paraId="1AF50D3E" w14:textId="2831E48C" w:rsidR="00F87065" w:rsidRPr="00C307BC" w:rsidRDefault="009406F5"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sau giai đoạn kiểm thử hệ thống sẽ là kiểm thử chấp nhận (Acceptance Test)</w:t>
      </w:r>
      <w:r w:rsidR="0094176A" w:rsidRPr="00C307BC">
        <w:rPr>
          <w:rFonts w:ascii="Times New Roman" w:eastAsia="Times New Roman" w:hAnsi="Times New Roman" w:cs="Times New Roman"/>
          <w:sz w:val="26"/>
          <w:szCs w:val="26"/>
        </w:rPr>
        <w:t>. Bước này do khách hàng đưa ra yêu cầu thực hiện</w:t>
      </w:r>
      <w:r w:rsidR="00B66BF5" w:rsidRPr="00C307BC">
        <w:rPr>
          <w:rFonts w:ascii="Times New Roman" w:eastAsia="Times New Roman" w:hAnsi="Times New Roman" w:cs="Times New Roman"/>
          <w:sz w:val="26"/>
          <w:szCs w:val="26"/>
        </w:rPr>
        <w:t>.</w:t>
      </w:r>
      <w:r w:rsidR="009036A3" w:rsidRPr="00C307BC">
        <w:rPr>
          <w:rFonts w:ascii="Times New Roman" w:eastAsia="Times New Roman" w:hAnsi="Times New Roman" w:cs="Times New Roman"/>
          <w:sz w:val="26"/>
          <w:szCs w:val="26"/>
        </w:rPr>
        <w:t xml:space="preserve"> Quá trình kiể</w:t>
      </w:r>
      <w:r w:rsidR="00730AC2" w:rsidRPr="00C307BC">
        <w:rPr>
          <w:rFonts w:ascii="Times New Roman" w:eastAsia="Times New Roman" w:hAnsi="Times New Roman" w:cs="Times New Roman"/>
          <w:sz w:val="26"/>
          <w:szCs w:val="26"/>
        </w:rPr>
        <w:t>m thử này có ý nghĩa quan trọng trong việc xác định xem chương trình có đáp ứng được như mong đợi của khách hàng hay không.</w:t>
      </w:r>
      <w:r w:rsidR="002D0B46" w:rsidRPr="00C307BC">
        <w:rPr>
          <w:rFonts w:ascii="Times New Roman" w:eastAsia="Times New Roman" w:hAnsi="Times New Roman" w:cs="Times New Roman"/>
          <w:sz w:val="26"/>
          <w:szCs w:val="26"/>
        </w:rPr>
        <w:t xml:space="preserve"> </w:t>
      </w:r>
    </w:p>
    <w:p w14:paraId="38382F47" w14:textId="7AC36636" w:rsidR="00D42FB1" w:rsidRPr="00C307BC" w:rsidRDefault="00D42FB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Ngoài các cấp độ trên, còn có một số cấp độ kiểm thử khác như </w:t>
      </w:r>
      <w:r w:rsidR="004404AB" w:rsidRPr="00C307BC">
        <w:rPr>
          <w:rFonts w:ascii="Times New Roman" w:eastAsia="Times New Roman" w:hAnsi="Times New Roman" w:cs="Times New Roman"/>
          <w:sz w:val="26"/>
          <w:szCs w:val="26"/>
        </w:rPr>
        <w:t>kiểm thử hồi quy và kiểm thử tính đúng.</w:t>
      </w:r>
    </w:p>
    <w:p w14:paraId="33E91E4F" w14:textId="69CBC5FC" w:rsidR="0094316F" w:rsidRPr="00C307BC" w:rsidRDefault="00C43FF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hồi quy là “sự kiểm tra lại có lựa chọn của một hệ thống hay thành phần để xác minh là những sự thay đổi không gây  ra những hậu quả không mong muốn” </w:t>
      </w:r>
      <w:r w:rsidR="00B35BAA" w:rsidRPr="00C307BC">
        <w:rPr>
          <w:rFonts w:ascii="Times New Roman" w:eastAsia="Times New Roman" w:hAnsi="Times New Roman" w:cs="Times New Roman"/>
          <w:sz w:val="26"/>
          <w:szCs w:val="26"/>
        </w:rPr>
        <w:t>(Theo chuẩn IEEE610-90)</w:t>
      </w:r>
      <w:r w:rsidR="0094316F" w:rsidRPr="00C307BC">
        <w:rPr>
          <w:rFonts w:ascii="Times New Roman" w:eastAsia="Times New Roman" w:hAnsi="Times New Roman" w:cs="Times New Roman"/>
          <w:sz w:val="26"/>
          <w:szCs w:val="26"/>
        </w:rPr>
        <w:t>.</w:t>
      </w:r>
      <w:r w:rsidR="004404AB" w:rsidRPr="00C307BC">
        <w:rPr>
          <w:rFonts w:ascii="Times New Roman" w:eastAsia="Times New Roman" w:hAnsi="Times New Roman" w:cs="Times New Roman"/>
          <w:sz w:val="26"/>
          <w:szCs w:val="26"/>
        </w:rPr>
        <w:t xml:space="preserve"> </w:t>
      </w:r>
      <w:r w:rsidR="0094316F" w:rsidRPr="00C307BC">
        <w:rPr>
          <w:rFonts w:ascii="Times New Roman" w:eastAsia="Times New Roman" w:hAnsi="Times New Roman" w:cs="Times New Roman"/>
          <w:sz w:val="26"/>
          <w:szCs w:val="26"/>
        </w:rPr>
        <w:t>Trên thực tế, phần mềm đã trải qua các bước kiểm tra trước đó vẫn</w:t>
      </w:r>
      <w:r w:rsidR="00B65E21" w:rsidRPr="00C307BC">
        <w:rPr>
          <w:rFonts w:ascii="Times New Roman" w:eastAsia="Times New Roman" w:hAnsi="Times New Roman" w:cs="Times New Roman"/>
          <w:sz w:val="26"/>
          <w:szCs w:val="26"/>
        </w:rPr>
        <w:t xml:space="preserve"> có thể thực hiện kiểm tra lại.</w:t>
      </w:r>
      <w:r w:rsidR="00C73E9B" w:rsidRPr="00C307BC">
        <w:rPr>
          <w:rFonts w:ascii="Times New Roman" w:eastAsia="Times New Roman" w:hAnsi="Times New Roman" w:cs="Times New Roman"/>
          <w:sz w:val="26"/>
          <w:szCs w:val="26"/>
        </w:rPr>
        <w:t xml:space="preserve"> Đây là sự lặp lại các bước kiểm thử để chỉ ra rằng hệ thống phần mềm không bị thay đổi, ngoại trừ tới mức như yêu cầu</w:t>
      </w:r>
    </w:p>
    <w:p w14:paraId="4F0B3E70" w14:textId="77777777" w:rsidR="004750C3" w:rsidRDefault="00BB325A" w:rsidP="00966627">
      <w:pPr>
        <w:spacing w:after="120"/>
        <w:ind w:firstLine="567"/>
        <w:jc w:val="both"/>
        <w:rPr>
          <w:ins w:id="1556" w:author="Nguyen Toan" w:date="2018-05-18T22:12:00Z"/>
          <w:rFonts w:ascii="Times New Roman" w:eastAsia="Times New Roman" w:hAnsi="Times New Roman" w:cs="Times New Roman"/>
          <w:sz w:val="26"/>
          <w:szCs w:val="26"/>
        </w:rPr>
      </w:pPr>
      <w:commentRangeStart w:id="1557"/>
      <w:r w:rsidRPr="00C307BC">
        <w:rPr>
          <w:rFonts w:ascii="Times New Roman" w:eastAsia="Times New Roman" w:hAnsi="Times New Roman" w:cs="Times New Roman"/>
          <w:sz w:val="26"/>
          <w:szCs w:val="26"/>
        </w:rPr>
        <w:t xml:space="preserve">Tính đúng đắn là yêu cầu tối thiểu của phần mềm, là mục đích chủ yếu của kiểm thử. </w:t>
      </w:r>
      <w:r w:rsidR="00F61DD6" w:rsidRPr="00C307BC">
        <w:rPr>
          <w:rFonts w:ascii="Times New Roman" w:eastAsia="Times New Roman" w:hAnsi="Times New Roman" w:cs="Times New Roman"/>
          <w:sz w:val="26"/>
          <w:szCs w:val="26"/>
        </w:rPr>
        <w:t>Kiểm thử tính đúng đắn –</w:t>
      </w:r>
      <w:r w:rsidR="00A94E20" w:rsidRPr="00C307BC">
        <w:rPr>
          <w:rFonts w:ascii="Times New Roman" w:eastAsia="Times New Roman" w:hAnsi="Times New Roman" w:cs="Times New Roman"/>
          <w:sz w:val="26"/>
          <w:szCs w:val="26"/>
        </w:rPr>
        <w:t xml:space="preserve"> Correctness Testing, kiểm thử viên có thể </w:t>
      </w:r>
      <w:r w:rsidR="00060272" w:rsidRPr="00C307BC">
        <w:rPr>
          <w:rFonts w:ascii="Times New Roman" w:eastAsia="Times New Roman" w:hAnsi="Times New Roman" w:cs="Times New Roman"/>
          <w:sz w:val="26"/>
          <w:szCs w:val="26"/>
        </w:rPr>
        <w:t xml:space="preserve">biết hay </w:t>
      </w:r>
      <w:r w:rsidR="00A94E20" w:rsidRPr="00C307BC">
        <w:rPr>
          <w:rFonts w:ascii="Times New Roman" w:eastAsia="Times New Roman" w:hAnsi="Times New Roman" w:cs="Times New Roman"/>
          <w:sz w:val="26"/>
          <w:szCs w:val="26"/>
        </w:rPr>
        <w:t>không biết chi tiết bên trong của các th</w:t>
      </w:r>
      <w:r w:rsidR="00413495" w:rsidRPr="00C307BC">
        <w:rPr>
          <w:rFonts w:ascii="Times New Roman" w:eastAsia="Times New Roman" w:hAnsi="Times New Roman" w:cs="Times New Roman"/>
          <w:sz w:val="26"/>
          <w:szCs w:val="26"/>
        </w:rPr>
        <w:t>ành phần phần mềm được kiểm thử như luồng điều khiển, dòng dữ liệu,…</w:t>
      </w:r>
      <w:commentRangeEnd w:id="1557"/>
      <w:r w:rsidR="002B6271" w:rsidRPr="00C307BC">
        <w:rPr>
          <w:rStyle w:val="CommentReference"/>
          <w:rFonts w:ascii="Times New Roman" w:hAnsi="Times New Roman" w:cs="Times New Roman"/>
          <w:sz w:val="26"/>
          <w:szCs w:val="26"/>
        </w:rPr>
        <w:commentReference w:id="1557"/>
      </w:r>
    </w:p>
    <w:p w14:paraId="1E298DB5" w14:textId="77777777" w:rsidR="0076185F" w:rsidRPr="00C307BC" w:rsidRDefault="0076185F" w:rsidP="00966627">
      <w:pPr>
        <w:spacing w:after="120"/>
        <w:ind w:firstLine="567"/>
        <w:jc w:val="both"/>
        <w:rPr>
          <w:rFonts w:ascii="Times New Roman" w:eastAsia="Times New Roman" w:hAnsi="Times New Roman" w:cs="Times New Roman"/>
          <w:sz w:val="26"/>
          <w:szCs w:val="26"/>
        </w:rPr>
      </w:pPr>
    </w:p>
    <w:p w14:paraId="7E7EAECE" w14:textId="7D673FDD" w:rsidR="00133D8E" w:rsidRPr="00C307BC" w:rsidRDefault="009B5C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1558" w:name="_9xmhgkqivhy" w:colFirst="0" w:colLast="0"/>
      <w:bookmarkStart w:id="1559" w:name="_Toc514444173"/>
      <w:bookmarkEnd w:id="1558"/>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1559"/>
    </w:p>
    <w:p w14:paraId="59EF3F2E" w14:textId="08928362" w:rsidR="00F725CD" w:rsidRPr="00071A6D" w:rsidRDefault="003925EB" w:rsidP="00071A6D">
      <w:pPr>
        <w:spacing w:line="288" w:lineRule="auto"/>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rPr>
          <w:rFonts w:ascii="Times New Roman" w:eastAsia="Times New Roman" w:hAnsi="Times New Roman" w:cs="Times New Roman"/>
          <w:sz w:val="26"/>
          <w:szCs w:val="26"/>
        </w:rPr>
        <w:t>C</w:t>
      </w:r>
      <w:r w:rsidRPr="00C307BC">
        <w:rPr>
          <w:rFonts w:ascii="Times New Roman" w:eastAsia="Times New Roman" w:hAnsi="Times New Roman" w:cs="Times New Roman"/>
          <w:sz w:val="26"/>
          <w:szCs w:val="26"/>
        </w:rPr>
        <w:t>ác giải pháp tích hợp hiện nay thường được kiểm thử rất ít hoặc bỏ qua kiểm thử, hoặc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Mặt khác hiện tại, có rất ít công cụ hỗ trợ kiểm thử các API, việc kiểm thử đều phải sử dụng qua các  công cụ riêng lẻ hoặc kiểm tra</w:t>
      </w:r>
      <w:r w:rsidR="0039412B" w:rsidRPr="00C307BC">
        <w:rPr>
          <w:rFonts w:ascii="Times New Roman" w:eastAsia="Times New Roman" w:hAnsi="Times New Roman" w:cs="Times New Roman"/>
          <w:sz w:val="26"/>
          <w:szCs w:val="26"/>
        </w:rPr>
        <w:t xml:space="preserve"> từ lớp ngoài, giao diện người </w:t>
      </w:r>
      <w:r w:rsidRPr="00C307BC">
        <w:rPr>
          <w:rFonts w:ascii="Times New Roman" w:eastAsia="Times New Roman" w:hAnsi="Times New Roman" w:cs="Times New Roman"/>
          <w:sz w:val="26"/>
          <w:szCs w:val="26"/>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sidRPr="00C307BC">
        <w:rPr>
          <w:rFonts w:ascii="Times New Roman" w:eastAsia="Times New Roman" w:hAnsi="Times New Roman" w:cs="Times New Roman"/>
          <w:sz w:val="26"/>
          <w:szCs w:val="26"/>
        </w:rPr>
        <w:t xml:space="preserve"> </w:t>
      </w:r>
      <w:r w:rsidR="0061337A" w:rsidRPr="00C307BC">
        <w:rPr>
          <w:rFonts w:ascii="Times New Roman" w:eastAsia="Times New Roman" w:hAnsi="Times New Roman" w:cs="Times New Roman"/>
          <w:sz w:val="26"/>
          <w:szCs w:val="26"/>
        </w:rPr>
        <w:t>Chương này sẽ giới thiệu và phân tích những khó khăn đang gặp phải và đưa ra các vấn đề cần tập trung giải quyết cho các khó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1560" w:name="_Toc513150986"/>
      <w:bookmarkStart w:id="1561" w:name="_Toc513150987"/>
      <w:bookmarkStart w:id="1562" w:name="_Toc513150988"/>
      <w:bookmarkStart w:id="1563" w:name="_Toc513150989"/>
      <w:bookmarkStart w:id="1564" w:name="_jo7scs9gr2dv" w:colFirst="0" w:colLast="0"/>
      <w:bookmarkStart w:id="1565" w:name="_Toc514444174"/>
      <w:bookmarkEnd w:id="1560"/>
      <w:bookmarkEnd w:id="1561"/>
      <w:bookmarkEnd w:id="1562"/>
      <w:bookmarkEnd w:id="1563"/>
      <w:bookmarkEnd w:id="1564"/>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1565"/>
      <w:r w:rsidR="00FE045A" w:rsidRPr="00C307BC">
        <w:rPr>
          <w:rFonts w:ascii="Times New Roman" w:eastAsia="Times New Roman" w:hAnsi="Times New Roman" w:cs="Times New Roman"/>
          <w:b/>
          <w:sz w:val="26"/>
          <w:szCs w:val="26"/>
        </w:rPr>
        <w:t xml:space="preserve"> </w:t>
      </w:r>
    </w:p>
    <w:p w14:paraId="69AA2FEC" w14:textId="7ADF78E3" w:rsidR="009111ED" w:rsidRPr="00C307BC" w:rsidRDefault="0035532E" w:rsidP="00071A6D">
      <w:pPr>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Kiến trúc ESB cung cấp kết nối giữa các thành phần khác biệt nhau trong một hệ thống hoặc giữa các hệ thống khác nhau thông qua một hạ tầng thông tin chung. Kiến trúc này bao gồm số lượng lớn các thành phần và </w:t>
      </w:r>
      <w:r w:rsidR="003A0B26" w:rsidRPr="00C307BC">
        <w:rPr>
          <w:rFonts w:ascii="Times New Roman" w:eastAsia="Times New Roman" w:hAnsi="Times New Roman" w:cs="Times New Roman"/>
          <w:sz w:val="26"/>
          <w:szCs w:val="26"/>
        </w:rPr>
        <w:t xml:space="preserve">các tính năng. Để có thể kiểm thử hiệu quả hệ thống sử dụng kiến trúc ESB, tất cả các thành phần và tính năng của hệ thống đều phải được </w:t>
      </w:r>
      <w:r w:rsidR="00065507" w:rsidRPr="00C307BC">
        <w:rPr>
          <w:rFonts w:ascii="Times New Roman" w:eastAsia="Times New Roman" w:hAnsi="Times New Roman" w:cs="Times New Roman"/>
          <w:sz w:val="26"/>
          <w:szCs w:val="26"/>
        </w:rPr>
        <w:t xml:space="preserve">bao quát đến. </w:t>
      </w:r>
      <w:r w:rsidR="006B6C15" w:rsidRPr="00C307BC">
        <w:rPr>
          <w:rFonts w:ascii="Times New Roman" w:eastAsia="Times New Roman" w:hAnsi="Times New Roman" w:cs="Times New Roman"/>
          <w:sz w:val="26"/>
          <w:szCs w:val="26"/>
        </w:rPr>
        <w:t xml:space="preserve">Tuy nhiên các thành phần </w:t>
      </w:r>
      <w:r w:rsidR="00E2473B" w:rsidRPr="00C307BC">
        <w:rPr>
          <w:rFonts w:ascii="Times New Roman" w:eastAsia="Times New Roman" w:hAnsi="Times New Roman" w:cs="Times New Roman"/>
          <w:sz w:val="26"/>
          <w:szCs w:val="26"/>
        </w:rPr>
        <w:t>trong hệ thống lại được xây dựng từ các ngôn ngữ khác nhau, thậm chí nằm trên các hạ tầng của các công ty khác nhau.</w:t>
      </w:r>
      <w:r w:rsidR="00E018F8" w:rsidRPr="00C307BC">
        <w:rPr>
          <w:rFonts w:ascii="Times New Roman" w:eastAsia="Times New Roman" w:hAnsi="Times New Roman" w:cs="Times New Roman"/>
          <w:sz w:val="26"/>
          <w:szCs w:val="26"/>
        </w:rPr>
        <w:t xml:space="preserve"> </w:t>
      </w:r>
      <w:r w:rsidR="00CD0B26" w:rsidRPr="00C307BC">
        <w:rPr>
          <w:rFonts w:ascii="Times New Roman" w:eastAsia="Times New Roman" w:hAnsi="Times New Roman" w:cs="Times New Roman"/>
          <w:sz w:val="26"/>
          <w:szCs w:val="26"/>
        </w:rPr>
        <w:t>Chính vì vậy, trong nhiều trường hợp việc giả lập môi trường kiểm thử giống với môi trường triển khai thực tế là rất khó khăn. Lấy ví dụ khi hệ thống ngân hàng tích hợp thêm một cổng thanh toán</w:t>
      </w:r>
      <w:r w:rsidR="00EA398C" w:rsidRPr="00C307BC">
        <w:rPr>
          <w:rFonts w:ascii="Times New Roman" w:eastAsia="Times New Roman" w:hAnsi="Times New Roman" w:cs="Times New Roman"/>
          <w:sz w:val="26"/>
          <w:szCs w:val="26"/>
        </w:rPr>
        <w:t>, bằng cách nào để ta xác định được việc kết nối và thanh toán đến cổng thanh toán đó thành công khi mà lập trình viên không có được môi trường chạy thực tế trên môi trường phát triển.</w:t>
      </w:r>
      <w:r w:rsidR="00903FC3" w:rsidRPr="00C307BC">
        <w:rPr>
          <w:rFonts w:ascii="Times New Roman" w:eastAsia="Times New Roman" w:hAnsi="Times New Roman" w:cs="Times New Roman"/>
          <w:sz w:val="26"/>
          <w:szCs w:val="26"/>
        </w:rPr>
        <w:t xml:space="preserve"> Ngoài ra, các hệ thống truyền tin còn có cơ chế gửi bản tin bất đồng bộ, hoặc gặp phải các vấn đề về tính toán 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1566" w:name="_Toc513150991"/>
      <w:bookmarkStart w:id="1567" w:name="_Toc513150992"/>
      <w:bookmarkEnd w:id="1566"/>
      <w:bookmarkEnd w:id="1567"/>
    </w:p>
    <w:p w14:paraId="1225E927" w14:textId="6863776E"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1568" w:name="_Toc514444175"/>
      <w:r w:rsidRPr="00071A6D">
        <w:rPr>
          <w:rFonts w:ascii="Times New Roman" w:hAnsi="Times New Roman" w:cs="Times New Roman"/>
          <w:b/>
          <w:sz w:val="26"/>
          <w:szCs w:val="26"/>
        </w:rPr>
        <w:lastRenderedPageBreak/>
        <w:t>Công cụ hỗ trợ kiểm thử</w:t>
      </w:r>
      <w:bookmarkEnd w:id="1568"/>
      <w:del w:id="1569" w:author="Nguyen Toan" w:date="2018-05-18T20:59:00Z">
        <w:r w:rsidRPr="00071A6D" w:rsidDel="003E3F06">
          <w:rPr>
            <w:rFonts w:ascii="Times New Roman" w:hAnsi="Times New Roman" w:cs="Times New Roman"/>
            <w:b/>
            <w:sz w:val="26"/>
            <w:szCs w:val="26"/>
          </w:rPr>
          <w:delText xml:space="preserve"> </w:delText>
        </w:r>
      </w:del>
    </w:p>
    <w:p w14:paraId="0897FC13" w14:textId="04F67061" w:rsidR="00EE0860" w:rsidRPr="00C307BC" w:rsidRDefault="00E14B5F" w:rsidP="00071A6D">
      <w:pPr>
        <w:pStyle w:val="NoSpacing"/>
        <w:spacing w:before="120" w:after="120" w:line="276" w:lineRule="auto"/>
        <w:ind w:firstLine="567"/>
        <w:jc w:val="both"/>
        <w:rPr>
          <w:rFonts w:ascii="Times New Roman" w:hAnsi="Times New Roman" w:cs="Times New Roman"/>
          <w:sz w:val="26"/>
          <w:szCs w:val="26"/>
        </w:rPr>
      </w:pPr>
      <w:r w:rsidRPr="00071A6D">
        <w:rPr>
          <w:rFonts w:ascii="Times New Roman" w:hAnsi="Times New Roman" w:cs="Times New Roman"/>
          <w:sz w:val="26"/>
          <w:szCs w:val="26"/>
        </w:rPr>
        <w:t xml:space="preserve">Quá trình kiểm thử hệ thống sử dụng kiến trúc ESB </w:t>
      </w:r>
      <w:r w:rsidR="002F0D2E" w:rsidRPr="00071A6D">
        <w:rPr>
          <w:rFonts w:ascii="Times New Roman" w:hAnsi="Times New Roman" w:cs="Times New Roman"/>
          <w:sz w:val="26"/>
          <w:szCs w:val="26"/>
        </w:rPr>
        <w:t xml:space="preserve">chủ yếu tập trung vào giao tiếp giữa các thành phần trong </w:t>
      </w:r>
      <w:r w:rsidR="002F0D2E" w:rsidRPr="00071A6D">
        <w:rPr>
          <w:rFonts w:ascii="Times New Roman" w:eastAsia="Times New Roman" w:hAnsi="Times New Roman" w:cs="Times New Roman"/>
          <w:sz w:val="26"/>
          <w:szCs w:val="26"/>
        </w:rPr>
        <w:t>h</w:t>
      </w:r>
      <w:del w:id="1570" w:author="Nguyen Toan" w:date="2018-05-18T20:57:00Z">
        <w:r w:rsidR="002F0D2E" w:rsidRPr="00071A6D" w:rsidDel="005B17AE">
          <w:rPr>
            <w:rFonts w:ascii="Times New Roman" w:eastAsia="Times New Roman" w:hAnsi="Times New Roman" w:cs="Times New Roman"/>
            <w:sz w:val="26"/>
            <w:szCs w:val="26"/>
          </w:rPr>
          <w:delText>h</w:delText>
        </w:r>
      </w:del>
      <w:ins w:id="1571" w:author="Nguyen Toan" w:date="2018-05-18T20:57:00Z">
        <w:r w:rsidR="005B17AE">
          <w:rPr>
            <w:rFonts w:ascii="Times New Roman" w:eastAsia="Times New Roman" w:hAnsi="Times New Roman" w:cs="Times New Roman"/>
            <w:sz w:val="26"/>
            <w:szCs w:val="26"/>
          </w:rPr>
          <w:t>ệ</w:t>
        </w:r>
      </w:ins>
      <w:r w:rsidR="002F0D2E" w:rsidRPr="00071A6D">
        <w:rPr>
          <w:rFonts w:ascii="Times New Roman" w:hAnsi="Times New Roman" w:cs="Times New Roman"/>
          <w:sz w:val="26"/>
          <w:szCs w:val="26"/>
        </w:rPr>
        <w:t xml:space="preserve"> thống. Vì vậy, </w:t>
      </w:r>
      <w:r w:rsidR="002F0D2E" w:rsidRPr="00071A6D">
        <w:rPr>
          <w:rFonts w:ascii="Times New Roman" w:hAnsi="Times New Roman" w:cs="Times New Roman"/>
          <w:sz w:val="26"/>
          <w:szCs w:val="26"/>
          <w:lang w:val="vi-VN"/>
        </w:rPr>
        <w:t>quy</w:t>
      </w:r>
      <w:r w:rsidR="002F0D2E" w:rsidRPr="00071A6D">
        <w:rPr>
          <w:rFonts w:ascii="Times New Roman" w:hAnsi="Times New Roman" w:cs="Times New Roman"/>
          <w:sz w:val="26"/>
          <w:szCs w:val="26"/>
        </w:rPr>
        <w:t xml:space="preserve"> trình kiểm thử không chú trọng vào phần kiểm thử giao diện người dùng mà tập trung vào các API của các thành phần hệ thống.</w:t>
      </w:r>
      <w:r w:rsidR="00C01630" w:rsidRPr="00071A6D">
        <w:rPr>
          <w:rFonts w:ascii="Times New Roman" w:hAnsi="Times New Roman" w:cs="Times New Roman"/>
          <w:sz w:val="26"/>
          <w:szCs w:val="26"/>
        </w:rPr>
        <w:t xml:space="preserve"> Hiện nay, công cụ hỗ trợ kiểm thử API </w:t>
      </w:r>
      <w:r w:rsidR="005720F3" w:rsidRPr="00071A6D">
        <w:rPr>
          <w:rFonts w:ascii="Times New Roman" w:hAnsi="Times New Roman" w:cs="Times New Roman"/>
          <w:sz w:val="26"/>
          <w:szCs w:val="26"/>
        </w:rPr>
        <w:t>đang phổ biến là SoapUI và Postman.</w:t>
      </w:r>
      <w:ins w:id="1572" w:author="Nguyen Toan" w:date="2018-05-18T21:51:00Z">
        <w:r w:rsidR="002954C7">
          <w:rPr>
            <w:rFonts w:ascii="Times New Roman" w:hAnsi="Times New Roman" w:cs="Times New Roman"/>
            <w:sz w:val="26"/>
            <w:szCs w:val="26"/>
          </w:rPr>
          <w:t xml:space="preserve"> </w:t>
        </w:r>
        <w:commentRangeStart w:id="1573"/>
        <w:r w:rsidR="002954C7">
          <w:rPr>
            <w:rFonts w:ascii="Times New Roman" w:hAnsi="Times New Roman" w:cs="Times New Roman"/>
            <w:sz w:val="26"/>
            <w:szCs w:val="26"/>
          </w:rPr>
          <w:t>Ngoài ra, đối với việc kiểm thử ứng dụng thông thường, lập trình viên thường sử dụng JUnit để hỗ trợ quá trình kiểm thử</w:t>
        </w:r>
        <w:r w:rsidR="002B35BB">
          <w:rPr>
            <w:rFonts w:ascii="Times New Roman" w:hAnsi="Times New Roman" w:cs="Times New Roman"/>
            <w:sz w:val="26"/>
            <w:szCs w:val="26"/>
          </w:rPr>
          <w:t>. Đối với ứng dụng xây dựng trên Mule framework, Mulesoft có hỗ trợ bộ thư viện kiểm thử M</w:t>
        </w:r>
        <w:r w:rsidR="00F034F0">
          <w:rPr>
            <w:rFonts w:ascii="Times New Roman" w:hAnsi="Times New Roman" w:cs="Times New Roman"/>
            <w:sz w:val="26"/>
            <w:szCs w:val="26"/>
          </w:rPr>
          <w:t>Unit</w:t>
        </w:r>
      </w:ins>
      <w:commentRangeEnd w:id="1573"/>
      <w:ins w:id="1574" w:author="Nguyen Toan" w:date="2018-05-18T21:52:00Z">
        <w:r w:rsidR="008C3C75">
          <w:rPr>
            <w:rStyle w:val="CommentReference"/>
          </w:rPr>
          <w:commentReference w:id="1573"/>
        </w:r>
      </w:ins>
    </w:p>
    <w:p w14:paraId="604751BE" w14:textId="41535AD2" w:rsidR="007F081B" w:rsidRPr="00A93AE9" w:rsidRDefault="00B76734" w:rsidP="00CD08DC">
      <w:pPr>
        <w:pStyle w:val="NoSpacing"/>
        <w:spacing w:before="120" w:after="120" w:line="276" w:lineRule="auto"/>
        <w:rPr>
          <w:ins w:id="1575" w:author="Nguyen Toan" w:date="2018-05-18T21:48:00Z"/>
          <w:rFonts w:ascii="Times New Roman" w:hAnsi="Times New Roman" w:cs="Times New Roman"/>
          <w:b/>
          <w:sz w:val="26"/>
          <w:szCs w:val="26"/>
          <w:rPrChange w:id="1576" w:author="Nguyen Toan" w:date="2018-05-18T21:50:00Z">
            <w:rPr>
              <w:ins w:id="1577" w:author="Nguyen Toan" w:date="2018-05-18T21:48:00Z"/>
              <w:rFonts w:ascii="Times New Roman" w:hAnsi="Times New Roman" w:cs="Times New Roman"/>
              <w:sz w:val="26"/>
              <w:szCs w:val="26"/>
            </w:rPr>
          </w:rPrChange>
        </w:rPr>
        <w:pPrChange w:id="1578" w:author="Nguyen Toan" w:date="2018-05-18T21:59:00Z">
          <w:pPr>
            <w:pStyle w:val="NoSpacing"/>
            <w:spacing w:before="120" w:after="120" w:line="276" w:lineRule="auto"/>
            <w:ind w:firstLine="567"/>
            <w:jc w:val="both"/>
          </w:pPr>
        </w:pPrChange>
      </w:pPr>
      <w:ins w:id="1579" w:author="Nguyen Toan" w:date="2018-05-18T21:48:00Z">
        <w:r w:rsidRPr="00A93AE9">
          <w:rPr>
            <w:rFonts w:ascii="Times New Roman" w:hAnsi="Times New Roman" w:cs="Times New Roman"/>
            <w:b/>
            <w:sz w:val="26"/>
            <w:szCs w:val="26"/>
            <w:rPrChange w:id="1580" w:author="Nguyen Toan" w:date="2018-05-18T21:50:00Z">
              <w:rPr>
                <w:rFonts w:ascii="Times New Roman" w:hAnsi="Times New Roman" w:cs="Times New Roman"/>
                <w:sz w:val="26"/>
                <w:szCs w:val="26"/>
              </w:rPr>
            </w:rPrChange>
          </w:rPr>
          <w:t>Postman</w:t>
        </w:r>
      </w:ins>
    </w:p>
    <w:p w14:paraId="3719B616" w14:textId="0577004E" w:rsidR="00D43216" w:rsidRPr="00C307BC" w:rsidRDefault="00B76734" w:rsidP="00071A6D">
      <w:pPr>
        <w:pStyle w:val="NoSpacing"/>
        <w:spacing w:before="120" w:after="120" w:line="276" w:lineRule="auto"/>
        <w:ind w:firstLine="567"/>
        <w:jc w:val="both"/>
        <w:rPr>
          <w:rFonts w:ascii="Times New Roman" w:hAnsi="Times New Roman" w:cs="Times New Roman"/>
          <w:sz w:val="26"/>
          <w:szCs w:val="26"/>
        </w:rPr>
      </w:pPr>
      <w:ins w:id="1581" w:author="Nguyen Toan" w:date="2018-05-18T21:48:00Z">
        <w:r w:rsidRPr="00C307BC">
          <w:rPr>
            <w:rFonts w:ascii="Times New Roman" w:hAnsi="Times New Roman" w:cs="Times New Roman"/>
            <w:sz w:val="26"/>
            <w:szCs w:val="26"/>
          </w:rPr>
          <w:t xml:space="preserve">Postman </w:t>
        </w:r>
      </w:ins>
      <w:del w:id="1582" w:author="Nguyen Toan" w:date="2018-05-18T21:48:00Z">
        <w:r w:rsidR="00EE0860" w:rsidRPr="00C307BC" w:rsidDel="00B76734">
          <w:rPr>
            <w:rFonts w:ascii="Times New Roman" w:hAnsi="Times New Roman" w:cs="Times New Roman"/>
            <w:sz w:val="26"/>
            <w:szCs w:val="26"/>
          </w:rPr>
          <w:delText xml:space="preserve">Postman </w:delText>
        </w:r>
      </w:del>
      <w:r w:rsidR="007E69BC" w:rsidRPr="00C307BC">
        <w:rPr>
          <w:rFonts w:ascii="Times New Roman" w:hAnsi="Times New Roman" w:cs="Times New Roman"/>
          <w:sz w:val="26"/>
          <w:szCs w:val="26"/>
        </w:rPr>
        <w:t>là công cụ cho phép kết nối với các API, đặc biệt là các ứng dụng viết theo giao thức R</w:t>
      </w:r>
      <w:r w:rsidR="00AC4FAB" w:rsidRPr="00C307BC">
        <w:rPr>
          <w:rFonts w:ascii="Times New Roman" w:hAnsi="Times New Roman" w:cs="Times New Roman"/>
          <w:sz w:val="26"/>
          <w:szCs w:val="26"/>
        </w:rPr>
        <w:t>ESTful</w:t>
      </w:r>
      <w:r w:rsidR="00453A20" w:rsidRPr="00C307BC">
        <w:rPr>
          <w:rFonts w:ascii="Times New Roman" w:hAnsi="Times New Roman" w:cs="Times New Roman"/>
          <w:sz w:val="26"/>
          <w:szCs w:val="26"/>
        </w:rPr>
        <w:t xml:space="preserve">. Người dùng có thể gọi vào các API mà không cần thiết viết mã </w:t>
      </w:r>
      <w:r w:rsidR="00D644C2" w:rsidRPr="00C307BC">
        <w:rPr>
          <w:rFonts w:ascii="Times New Roman" w:hAnsi="Times New Roman" w:cs="Times New Roman"/>
          <w:sz w:val="26"/>
          <w:szCs w:val="26"/>
        </w:rPr>
        <w:t xml:space="preserve">nguồn. Lập trình viên có thể </w:t>
      </w:r>
      <w:r w:rsidR="00D644C2" w:rsidRPr="00071A6D">
        <w:rPr>
          <w:rFonts w:ascii="Times New Roman" w:hAnsi="Times New Roman" w:cs="Times New Roman"/>
          <w:sz w:val="26"/>
          <w:szCs w:val="26"/>
          <w:lang w:val="vi-VN"/>
        </w:rPr>
        <w:t>thực</w:t>
      </w:r>
      <w:r w:rsidR="00D644C2" w:rsidRPr="00C307BC">
        <w:rPr>
          <w:rFonts w:ascii="Times New Roman" w:hAnsi="Times New Roman" w:cs="Times New Roman"/>
          <w:sz w:val="26"/>
          <w:szCs w:val="26"/>
        </w:rPr>
        <w:t xml:space="preserve"> hiện truyền trực tiếp các tham số dưới dạng text, json, xml, html,…</w:t>
      </w:r>
      <w:r w:rsidR="001B0944" w:rsidRPr="00C307BC">
        <w:rPr>
          <w:rFonts w:ascii="Times New Roman" w:hAnsi="Times New Roman" w:cs="Times New Roman"/>
          <w:sz w:val="26"/>
          <w:szCs w:val="26"/>
        </w:rPr>
        <w:t xml:space="preserve">(xem </w:t>
      </w:r>
      <w:r w:rsidR="001B0944" w:rsidRPr="00C307BC">
        <w:rPr>
          <w:rFonts w:ascii="Times New Roman" w:hAnsi="Times New Roman" w:cs="Times New Roman"/>
          <w:sz w:val="26"/>
          <w:szCs w:val="26"/>
        </w:rPr>
        <w:fldChar w:fldCharType="begin"/>
      </w:r>
      <w:r w:rsidR="001B0944" w:rsidRPr="00C307BC">
        <w:rPr>
          <w:rFonts w:ascii="Times New Roman" w:hAnsi="Times New Roman" w:cs="Times New Roman"/>
          <w:sz w:val="26"/>
          <w:szCs w:val="26"/>
        </w:rPr>
        <w:instrText xml:space="preserve"> REF _Ref513613301 \h </w:instrText>
      </w:r>
      <w:r w:rsidR="00C307BC" w:rsidRPr="00C307BC">
        <w:rPr>
          <w:rFonts w:ascii="Times New Roman" w:hAnsi="Times New Roman" w:cs="Times New Roman"/>
          <w:sz w:val="26"/>
          <w:szCs w:val="26"/>
        </w:rPr>
        <w:instrText xml:space="preserve"> \* MERGEFORMAT </w:instrText>
      </w:r>
      <w:r w:rsidR="001B0944" w:rsidRPr="00C307BC">
        <w:rPr>
          <w:rFonts w:ascii="Times New Roman" w:hAnsi="Times New Roman" w:cs="Times New Roman"/>
          <w:sz w:val="26"/>
          <w:szCs w:val="26"/>
        </w:rPr>
      </w:r>
      <w:r w:rsidR="001B0944" w:rsidRPr="00C307BC">
        <w:rPr>
          <w:rFonts w:ascii="Times New Roman" w:hAnsi="Times New Roman" w:cs="Times New Roman"/>
          <w:sz w:val="26"/>
          <w:szCs w:val="26"/>
        </w:rPr>
        <w:fldChar w:fldCharType="separate"/>
      </w:r>
      <w:ins w:id="1583" w:author="Nguyen Toan" w:date="2018-05-18T21:03:00Z">
        <w:r w:rsidR="0019161E" w:rsidRPr="0019161E">
          <w:rPr>
            <w:rFonts w:ascii="Times New Roman" w:hAnsi="Times New Roman" w:cs="Times New Roman"/>
            <w:i/>
            <w:iCs/>
            <w:color w:val="auto"/>
            <w:sz w:val="26"/>
            <w:szCs w:val="26"/>
            <w:rPrChange w:id="1584"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2</w:t>
        </w:r>
        <w:r w:rsidR="0019161E" w:rsidRPr="0019161E">
          <w:rPr>
            <w:rFonts w:ascii="Times New Roman" w:hAnsi="Times New Roman" w:cs="Times New Roman"/>
            <w:i/>
            <w:noProof/>
            <w:color w:val="auto"/>
            <w:sz w:val="26"/>
            <w:szCs w:val="26"/>
            <w:rPrChange w:id="1585"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w:t>
        </w:r>
      </w:ins>
      <w:del w:id="1586"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001B0944" w:rsidRPr="00C307BC">
        <w:rPr>
          <w:rFonts w:ascii="Times New Roman" w:hAnsi="Times New Roman" w:cs="Times New Roman"/>
          <w:sz w:val="26"/>
          <w:szCs w:val="26"/>
        </w:rPr>
        <w:fldChar w:fldCharType="end"/>
      </w:r>
      <w:r w:rsidR="001B0944" w:rsidRPr="00C307BC">
        <w:rPr>
          <w:rFonts w:ascii="Times New Roman" w:hAnsi="Times New Roman" w:cs="Times New Roman"/>
          <w:sz w:val="26"/>
          <w:szCs w:val="26"/>
        </w:rPr>
        <w:t>)</w:t>
      </w:r>
    </w:p>
    <w:p w14:paraId="35C418BD" w14:textId="77777777" w:rsidR="006B2266" w:rsidRPr="00C307BC" w:rsidRDefault="00D43216" w:rsidP="00071A6D">
      <w:pPr>
        <w:pStyle w:val="NoSpacing"/>
        <w:keepNext/>
        <w:spacing w:after="120" w:line="276"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2">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490EED1E" w:rsidR="00E14B5F" w:rsidRPr="00071A6D" w:rsidRDefault="006B2266" w:rsidP="00071A6D">
      <w:pPr>
        <w:pStyle w:val="Caption"/>
        <w:jc w:val="center"/>
        <w:rPr>
          <w:rFonts w:ascii="Times New Roman" w:hAnsi="Times New Roman" w:cs="Times New Roman"/>
          <w:color w:val="auto"/>
          <w:sz w:val="26"/>
          <w:szCs w:val="26"/>
        </w:rPr>
      </w:pPr>
      <w:bookmarkStart w:id="1587" w:name="_Ref513613301"/>
      <w:bookmarkStart w:id="1588" w:name="_Toc514157750"/>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bookmarkEnd w:id="1587"/>
      <w:r w:rsidRPr="00071A6D">
        <w:rPr>
          <w:rFonts w:ascii="Times New Roman" w:hAnsi="Times New Roman" w:cs="Times New Roman"/>
          <w:i w:val="0"/>
          <w:color w:val="auto"/>
          <w:sz w:val="26"/>
          <w:szCs w:val="26"/>
        </w:rPr>
        <w:t>: Tham số trên Postman</w:t>
      </w:r>
      <w:bookmarkEnd w:id="1588"/>
    </w:p>
    <w:p w14:paraId="34D474E5" w14:textId="37CFB5FD" w:rsidR="001F3376" w:rsidRPr="00C307BC" w:rsidRDefault="001F3376" w:rsidP="00071A6D">
      <w:pPr>
        <w:pStyle w:val="NoSpacing"/>
        <w:spacing w:before="120" w:after="120" w:line="276" w:lineRule="auto"/>
        <w:ind w:firstLine="567"/>
        <w:rPr>
          <w:rFonts w:ascii="Times New Roman" w:hAnsi="Times New Roman" w:cs="Times New Roman"/>
          <w:sz w:val="26"/>
          <w:szCs w:val="26"/>
        </w:rPr>
      </w:pPr>
      <w:r w:rsidRPr="00071A6D">
        <w:rPr>
          <w:rFonts w:ascii="Times New Roman" w:hAnsi="Times New Roman" w:cs="Times New Roman"/>
          <w:sz w:val="26"/>
          <w:szCs w:val="26"/>
        </w:rPr>
        <w:t>Thay v</w:t>
      </w:r>
      <w:r w:rsidRPr="00C307BC">
        <w:rPr>
          <w:rFonts w:ascii="Times New Roman" w:hAnsi="Times New Roman" w:cs="Times New Roman"/>
          <w:sz w:val="26"/>
          <w:szCs w:val="26"/>
        </w:rPr>
        <w:t xml:space="preserve">ì việc phải viết </w:t>
      </w:r>
      <w:r w:rsidRPr="00071A6D">
        <w:rPr>
          <w:rFonts w:ascii="Times New Roman" w:hAnsi="Times New Roman" w:cs="Times New Roman"/>
          <w:sz w:val="26"/>
          <w:szCs w:val="26"/>
          <w:lang w:val="vi-VN"/>
        </w:rPr>
        <w:t>đoạn</w:t>
      </w:r>
      <w:r w:rsidRPr="00C307BC">
        <w:rPr>
          <w:rFonts w:ascii="Times New Roman" w:hAnsi="Times New Roman" w:cs="Times New Roman"/>
          <w:sz w:val="26"/>
          <w:szCs w:val="26"/>
        </w:rPr>
        <w:t xml:space="preserve"> mã nguồn như</w:t>
      </w:r>
      <w:r w:rsidR="0034729B" w:rsidRPr="00C307BC">
        <w:rPr>
          <w:rFonts w:ascii="Times New Roman" w:hAnsi="Times New Roman" w:cs="Times New Roman"/>
          <w:sz w:val="26"/>
          <w:szCs w:val="26"/>
        </w:rPr>
        <w:t xml:space="preserve"> </w:t>
      </w:r>
      <w:r w:rsidR="0034729B" w:rsidRPr="00C307BC">
        <w:rPr>
          <w:rFonts w:ascii="Times New Roman" w:hAnsi="Times New Roman" w:cs="Times New Roman"/>
          <w:sz w:val="26"/>
          <w:szCs w:val="26"/>
        </w:rPr>
        <w:fldChar w:fldCharType="begin"/>
      </w:r>
      <w:r w:rsidR="0034729B" w:rsidRPr="00C307BC">
        <w:rPr>
          <w:rFonts w:ascii="Times New Roman" w:hAnsi="Times New Roman" w:cs="Times New Roman"/>
          <w:sz w:val="26"/>
          <w:szCs w:val="26"/>
        </w:rPr>
        <w:instrText xml:space="preserve"> REF _Ref513613338 \h </w:instrText>
      </w:r>
      <w:r w:rsidR="00C307BC" w:rsidRPr="00C307BC">
        <w:rPr>
          <w:rFonts w:ascii="Times New Roman" w:hAnsi="Times New Roman" w:cs="Times New Roman"/>
          <w:sz w:val="26"/>
          <w:szCs w:val="26"/>
        </w:rPr>
        <w:instrText xml:space="preserve"> \* MERGEFORMAT </w:instrText>
      </w:r>
      <w:r w:rsidR="0034729B" w:rsidRPr="00C307BC">
        <w:rPr>
          <w:rFonts w:ascii="Times New Roman" w:hAnsi="Times New Roman" w:cs="Times New Roman"/>
          <w:sz w:val="26"/>
          <w:szCs w:val="26"/>
        </w:rPr>
      </w:r>
      <w:r w:rsidR="0034729B" w:rsidRPr="00C307BC">
        <w:rPr>
          <w:rFonts w:ascii="Times New Roman" w:hAnsi="Times New Roman" w:cs="Times New Roman"/>
          <w:sz w:val="26"/>
          <w:szCs w:val="26"/>
        </w:rPr>
        <w:fldChar w:fldCharType="separate"/>
      </w:r>
      <w:ins w:id="1589" w:author="Nguyen Toan" w:date="2018-05-18T21:03:00Z">
        <w:r w:rsidR="0019161E" w:rsidRPr="0019161E">
          <w:rPr>
            <w:rFonts w:ascii="Times New Roman" w:hAnsi="Times New Roman" w:cs="Times New Roman"/>
            <w:i/>
            <w:iCs/>
            <w:color w:val="auto"/>
            <w:sz w:val="26"/>
            <w:szCs w:val="26"/>
            <w:rPrChange w:id="1590"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2</w:t>
        </w:r>
        <w:r w:rsidR="0019161E" w:rsidRPr="0019161E">
          <w:rPr>
            <w:rFonts w:ascii="Times New Roman" w:hAnsi="Times New Roman" w:cs="Times New Roman"/>
            <w:i/>
            <w:noProof/>
            <w:color w:val="auto"/>
            <w:sz w:val="26"/>
            <w:szCs w:val="26"/>
            <w:rPrChange w:id="1591"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2</w:t>
        </w:r>
      </w:ins>
      <w:del w:id="1592"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2</w:delText>
        </w:r>
      </w:del>
      <w:r w:rsidR="0034729B" w:rsidRPr="00C307BC">
        <w:rPr>
          <w:rFonts w:ascii="Times New Roman" w:hAnsi="Times New Roman" w:cs="Times New Roman"/>
          <w:sz w:val="26"/>
          <w:szCs w:val="26"/>
        </w:rPr>
        <w:fldChar w:fldCharType="end"/>
      </w:r>
      <w:r w:rsidRPr="00C307BC">
        <w:rPr>
          <w:rFonts w:ascii="Times New Roman" w:hAnsi="Times New Roman" w:cs="Times New Roman"/>
          <w:sz w:val="26"/>
          <w:szCs w:val="26"/>
        </w:rPr>
        <w:t>:</w:t>
      </w:r>
    </w:p>
    <w:p w14:paraId="31E1F5A4" w14:textId="77777777" w:rsidR="0034729B" w:rsidRPr="00C307BC" w:rsidRDefault="00F56C9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3">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5EEF3E75" w:rsidR="001F3376" w:rsidRPr="00071A6D" w:rsidRDefault="0034729B" w:rsidP="00071A6D">
      <w:pPr>
        <w:pStyle w:val="Caption"/>
        <w:jc w:val="center"/>
        <w:rPr>
          <w:rFonts w:ascii="Times New Roman" w:hAnsi="Times New Roman" w:cs="Times New Roman"/>
          <w:color w:val="auto"/>
          <w:sz w:val="26"/>
          <w:szCs w:val="26"/>
        </w:rPr>
      </w:pPr>
      <w:bookmarkStart w:id="1593" w:name="_Ref513613338"/>
      <w:bookmarkStart w:id="1594" w:name="_Toc514157751"/>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bookmarkEnd w:id="1593"/>
      <w:r w:rsidRPr="00071A6D">
        <w:rPr>
          <w:rFonts w:ascii="Times New Roman" w:hAnsi="Times New Roman" w:cs="Times New Roman"/>
          <w:i w:val="0"/>
          <w:color w:val="auto"/>
          <w:sz w:val="26"/>
          <w:szCs w:val="26"/>
        </w:rPr>
        <w:t>: Mã nguồn gọi API</w:t>
      </w:r>
      <w:bookmarkEnd w:id="1594"/>
    </w:p>
    <w:p w14:paraId="7FEFE961" w14:textId="36C22590" w:rsidR="005B37FF" w:rsidRPr="00C307BC" w:rsidRDefault="008836BE"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t xml:space="preserve">Postman </w:t>
      </w:r>
      <w:r w:rsidRPr="00C307BC">
        <w:rPr>
          <w:rFonts w:ascii="Times New Roman" w:hAnsi="Times New Roman" w:cs="Times New Roman"/>
          <w:sz w:val="26"/>
          <w:szCs w:val="26"/>
          <w:lang w:val="vi-VN"/>
        </w:rPr>
        <w:t>hỗ trợ tất cả các phương thức của HTTP như GET, POST, PUT, PATCH, DELETE,…</w:t>
      </w:r>
      <w:r w:rsidR="00206805" w:rsidRPr="00C307BC">
        <w:rPr>
          <w:rFonts w:ascii="Times New Roman" w:hAnsi="Times New Roman" w:cs="Times New Roman"/>
          <w:sz w:val="26"/>
          <w:szCs w:val="26"/>
          <w:lang w:val="vi-VN"/>
        </w:rPr>
        <w:t xml:space="preserve">và còn cho </w:t>
      </w:r>
      <w:r w:rsidR="00206805" w:rsidRPr="00071A6D">
        <w:rPr>
          <w:rFonts w:ascii="Times New Roman" w:hAnsi="Times New Roman" w:cs="Times New Roman"/>
          <w:sz w:val="26"/>
          <w:szCs w:val="26"/>
        </w:rPr>
        <w:t>phép</w:t>
      </w:r>
      <w:r w:rsidR="00206805" w:rsidRPr="00C307BC">
        <w:rPr>
          <w:rFonts w:ascii="Times New Roman" w:hAnsi="Times New Roman" w:cs="Times New Roman"/>
          <w:sz w:val="26"/>
          <w:szCs w:val="26"/>
          <w:lang w:val="vi-VN"/>
        </w:rPr>
        <w:t xml:space="preserve"> lưu lại lịch sử các lần gọi</w:t>
      </w:r>
      <w:r w:rsidR="006E5CFC" w:rsidRPr="00C307BC">
        <w:rPr>
          <w:rFonts w:ascii="Times New Roman" w:hAnsi="Times New Roman" w:cs="Times New Roman"/>
          <w:sz w:val="26"/>
          <w:szCs w:val="26"/>
          <w:lang w:val="vi-VN"/>
        </w:rPr>
        <w:t>, đồng bộ các lời gọi theo tài khoản đã đăng ký.</w:t>
      </w:r>
      <w:r w:rsidR="005B37FF" w:rsidRPr="00C307BC">
        <w:rPr>
          <w:rFonts w:ascii="Times New Roman" w:hAnsi="Times New Roman" w:cs="Times New Roman"/>
          <w:sz w:val="26"/>
          <w:szCs w:val="26"/>
          <w:lang w:val="vi-VN"/>
        </w:rPr>
        <w:t xml:space="preserve"> Ngoài ra postman có hỗ trợ các phương thức xác thực như OAuth1.0, OAuth2.</w:t>
      </w:r>
      <w:r w:rsidR="002919A4" w:rsidRPr="00C307BC">
        <w:rPr>
          <w:rFonts w:ascii="Times New Roman" w:hAnsi="Times New Roman" w:cs="Times New Roman"/>
          <w:sz w:val="26"/>
          <w:szCs w:val="26"/>
          <w:lang w:val="vi-VN"/>
        </w:rPr>
        <w:t>0,… Postman cho phép thay đổi header của các lời gọi</w:t>
      </w:r>
      <w:r w:rsidR="00A138CC" w:rsidRPr="00071A6D">
        <w:rPr>
          <w:rFonts w:ascii="Times New Roman" w:eastAsia="Times New Roman" w:hAnsi="Times New Roman" w:cs="Times New Roman"/>
          <w:sz w:val="26"/>
          <w:szCs w:val="26"/>
        </w:rPr>
        <w:t xml:space="preserve"> tuỳ theo phương thức xác thực.</w:t>
      </w:r>
    </w:p>
    <w:p w14:paraId="35957A22" w14:textId="1B3C0591" w:rsidR="00AA47E1" w:rsidRPr="00071A6D" w:rsidRDefault="00AA47E1"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Postman đưa ra cho người dùng các lựa chọn phiên bản miễn phí và phiên bản thương mại mất phí. Phiên bản miễn phí cung cấp các chức năng cơ bản</w:t>
      </w:r>
      <w:r w:rsidR="00925752" w:rsidRPr="00C307BC">
        <w:rPr>
          <w:rFonts w:ascii="Times New Roman" w:eastAsia="Times New Roman" w:hAnsi="Times New Roman" w:cs="Times New Roman"/>
          <w:sz w:val="26"/>
          <w:szCs w:val="26"/>
        </w:rPr>
        <w:t xml:space="preserve"> như tạo nhóm lời gọi, tự động chạy lời gọi theo </w:t>
      </w:r>
      <w:r w:rsidR="00925752" w:rsidRPr="00071A6D">
        <w:rPr>
          <w:rFonts w:ascii="Times New Roman" w:hAnsi="Times New Roman" w:cs="Times New Roman"/>
          <w:sz w:val="26"/>
          <w:szCs w:val="26"/>
        </w:rPr>
        <w:t>nhóm</w:t>
      </w:r>
      <w:r w:rsidR="00925752" w:rsidRPr="00C307BC">
        <w:rPr>
          <w:rFonts w:ascii="Times New Roman" w:eastAsia="Times New Roman" w:hAnsi="Times New Roman" w:cs="Times New Roman"/>
          <w:sz w:val="26"/>
          <w:szCs w:val="26"/>
        </w:rPr>
        <w:t>, giám sát các API dựa trên các lời g</w:t>
      </w:r>
      <w:r w:rsidR="00CE3A52" w:rsidRPr="00C307BC">
        <w:rPr>
          <w:rFonts w:ascii="Times New Roman" w:eastAsia="Times New Roman" w:hAnsi="Times New Roman" w:cs="Times New Roman"/>
          <w:sz w:val="26"/>
          <w:szCs w:val="26"/>
        </w:rPr>
        <w:t>ọi (</w:t>
      </w:r>
      <w:r w:rsidR="00CE3A52" w:rsidRPr="00C307BC">
        <w:rPr>
          <w:rFonts w:ascii="Times New Roman" w:eastAsia="Times New Roman" w:hAnsi="Times New Roman" w:cs="Times New Roman"/>
          <w:sz w:val="26"/>
          <w:szCs w:val="26"/>
        </w:rPr>
        <w:fldChar w:fldCharType="begin"/>
      </w:r>
      <w:r w:rsidR="00CE3A52" w:rsidRPr="00C307BC">
        <w:rPr>
          <w:rFonts w:ascii="Times New Roman" w:eastAsia="Times New Roman" w:hAnsi="Times New Roman" w:cs="Times New Roman"/>
          <w:sz w:val="26"/>
          <w:szCs w:val="26"/>
        </w:rPr>
        <w:instrText xml:space="preserve"> REF _Ref513613388 \h </w:instrText>
      </w:r>
      <w:r w:rsidR="00C307BC" w:rsidRPr="00C307BC">
        <w:rPr>
          <w:rFonts w:ascii="Times New Roman" w:eastAsia="Times New Roman" w:hAnsi="Times New Roman" w:cs="Times New Roman"/>
          <w:sz w:val="26"/>
          <w:szCs w:val="26"/>
        </w:rPr>
        <w:instrText xml:space="preserve"> \* MERGEFORMAT </w:instrText>
      </w:r>
      <w:r w:rsidR="00CE3A52" w:rsidRPr="00C307BC">
        <w:rPr>
          <w:rFonts w:ascii="Times New Roman" w:eastAsia="Times New Roman" w:hAnsi="Times New Roman" w:cs="Times New Roman"/>
          <w:sz w:val="26"/>
          <w:szCs w:val="26"/>
        </w:rPr>
      </w:r>
      <w:r w:rsidR="00CE3A52" w:rsidRPr="00C307BC">
        <w:rPr>
          <w:rFonts w:ascii="Times New Roman" w:eastAsia="Times New Roman" w:hAnsi="Times New Roman" w:cs="Times New Roman"/>
          <w:sz w:val="26"/>
          <w:szCs w:val="26"/>
        </w:rPr>
        <w:fldChar w:fldCharType="separate"/>
      </w:r>
      <w:ins w:id="1595" w:author="Nguyen Toan" w:date="2018-05-18T21:03:00Z">
        <w:r w:rsidR="0019161E" w:rsidRPr="0019161E">
          <w:rPr>
            <w:rFonts w:ascii="Times New Roman" w:hAnsi="Times New Roman" w:cs="Times New Roman"/>
            <w:i/>
            <w:iCs/>
            <w:color w:val="auto"/>
            <w:sz w:val="26"/>
            <w:szCs w:val="26"/>
            <w:rPrChange w:id="1596"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2</w:t>
        </w:r>
        <w:r w:rsidR="0019161E" w:rsidRPr="0019161E">
          <w:rPr>
            <w:rFonts w:ascii="Times New Roman" w:hAnsi="Times New Roman" w:cs="Times New Roman"/>
            <w:i/>
            <w:noProof/>
            <w:color w:val="auto"/>
            <w:sz w:val="26"/>
            <w:szCs w:val="26"/>
            <w:rPrChange w:id="1597"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3</w:t>
        </w:r>
      </w:ins>
      <w:del w:id="1598"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3</w:delText>
        </w:r>
      </w:del>
      <w:r w:rsidR="00CE3A52" w:rsidRPr="00C307BC">
        <w:rPr>
          <w:rFonts w:ascii="Times New Roman" w:eastAsia="Times New Roman" w:hAnsi="Times New Roman" w:cs="Times New Roman"/>
          <w:sz w:val="26"/>
          <w:szCs w:val="26"/>
        </w:rPr>
        <w:fldChar w:fldCharType="end"/>
      </w:r>
      <w:r w:rsidR="00CE3A52" w:rsidRPr="00C307BC">
        <w:rPr>
          <w:rFonts w:ascii="Times New Roman" w:eastAsia="Times New Roman" w:hAnsi="Times New Roman" w:cs="Times New Roman"/>
          <w:sz w:val="26"/>
          <w:szCs w:val="26"/>
        </w:rPr>
        <w:t xml:space="preserve">). </w:t>
      </w:r>
      <w:r w:rsidR="00925752" w:rsidRPr="00C307BC">
        <w:rPr>
          <w:rFonts w:ascii="Times New Roman" w:eastAsia="Times New Roman" w:hAnsi="Times New Roman" w:cs="Times New Roman"/>
          <w:sz w:val="26"/>
          <w:szCs w:val="26"/>
        </w:rPr>
        <w:t xml:space="preserve">Trong khi </w:t>
      </w:r>
      <w:r w:rsidR="00925752" w:rsidRPr="00C307BC">
        <w:rPr>
          <w:rFonts w:ascii="Times New Roman" w:eastAsia="Times New Roman" w:hAnsi="Times New Roman" w:cs="Times New Roman"/>
          <w:sz w:val="26"/>
          <w:szCs w:val="26"/>
        </w:rPr>
        <w:lastRenderedPageBreak/>
        <w:t>đó, phiên bản mất phí cung cấp thêm các chức năng nâng cao hơn như làm việc theo nhóm, tạo tài liệu API, giám sát chặt chẽ hơn…</w:t>
      </w:r>
      <w:r w:rsidR="00E05B49" w:rsidRPr="00C307BC">
        <w:rPr>
          <w:rFonts w:ascii="Times New Roman" w:eastAsia="Times New Roman" w:hAnsi="Times New Roman" w:cs="Times New Roman"/>
          <w:sz w:val="26"/>
          <w:szCs w:val="26"/>
        </w:rPr>
        <w:t xml:space="preserve"> </w:t>
      </w:r>
    </w:p>
    <w:p w14:paraId="73B2BA98" w14:textId="77777777" w:rsidR="00F72BA9" w:rsidRPr="00C307BC" w:rsidRDefault="0033126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5DD3E77" wp14:editId="5E51D0EA">
            <wp:extent cx="2949575" cy="3458122"/>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4">
                      <a:extLst>
                        <a:ext uri="{28A0092B-C50C-407E-A947-70E740481C1C}">
                          <a14:useLocalDpi xmlns:a14="http://schemas.microsoft.com/office/drawing/2010/main" val="0"/>
                        </a:ext>
                      </a:extLst>
                    </a:blip>
                    <a:stretch>
                      <a:fillRect/>
                    </a:stretch>
                  </pic:blipFill>
                  <pic:spPr>
                    <a:xfrm>
                      <a:off x="0" y="0"/>
                      <a:ext cx="2953487" cy="3462709"/>
                    </a:xfrm>
                    <a:prstGeom prst="rect">
                      <a:avLst/>
                    </a:prstGeom>
                  </pic:spPr>
                </pic:pic>
              </a:graphicData>
            </a:graphic>
          </wp:inline>
        </w:drawing>
      </w:r>
    </w:p>
    <w:p w14:paraId="305DF6DA" w14:textId="38475CDF" w:rsidR="0033126A" w:rsidRPr="00071A6D" w:rsidRDefault="00F72BA9" w:rsidP="00071A6D">
      <w:pPr>
        <w:pStyle w:val="Caption"/>
        <w:jc w:val="center"/>
        <w:rPr>
          <w:rFonts w:ascii="Times New Roman" w:hAnsi="Times New Roman" w:cs="Times New Roman"/>
          <w:color w:val="auto"/>
          <w:sz w:val="26"/>
          <w:szCs w:val="26"/>
          <w:lang w:val="vi-VN"/>
        </w:rPr>
      </w:pPr>
      <w:bookmarkStart w:id="1599" w:name="_Ref513613388"/>
      <w:bookmarkStart w:id="1600" w:name="_Toc514157752"/>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bookmarkEnd w:id="1599"/>
      <w:r w:rsidRPr="00071A6D">
        <w:rPr>
          <w:rFonts w:ascii="Times New Roman" w:hAnsi="Times New Roman" w:cs="Times New Roman"/>
          <w:i w:val="0"/>
          <w:color w:val="auto"/>
          <w:sz w:val="26"/>
          <w:szCs w:val="26"/>
        </w:rPr>
        <w:t>: Quản lý các lời gọi API</w:t>
      </w:r>
      <w:bookmarkEnd w:id="1600"/>
    </w:p>
    <w:p w14:paraId="6336DA50" w14:textId="4A621E1B" w:rsidR="00FA77FD" w:rsidRPr="00352725" w:rsidRDefault="00FA77FD" w:rsidP="001D1864">
      <w:pPr>
        <w:pStyle w:val="NoSpacing"/>
        <w:spacing w:before="120" w:after="120" w:line="276" w:lineRule="auto"/>
        <w:rPr>
          <w:ins w:id="1601" w:author="Nguyen Toan" w:date="2018-05-18T21:49:00Z"/>
          <w:rFonts w:ascii="Times New Roman" w:hAnsi="Times New Roman" w:cs="Times New Roman"/>
          <w:b/>
          <w:sz w:val="26"/>
          <w:szCs w:val="26"/>
          <w:rPrChange w:id="1602" w:author="Nguyen Toan" w:date="2018-05-18T21:50:00Z">
            <w:rPr>
              <w:ins w:id="1603" w:author="Nguyen Toan" w:date="2018-05-18T21:49:00Z"/>
              <w:rFonts w:ascii="Times New Roman" w:hAnsi="Times New Roman" w:cs="Times New Roman"/>
              <w:sz w:val="26"/>
              <w:szCs w:val="26"/>
              <w:lang w:val="vi-VN"/>
            </w:rPr>
          </w:rPrChange>
        </w:rPr>
        <w:pPrChange w:id="1604" w:author="Nguyen Toan" w:date="2018-05-18T22:00:00Z">
          <w:pPr>
            <w:pStyle w:val="NoSpacing"/>
            <w:spacing w:before="120" w:after="120" w:line="276" w:lineRule="auto"/>
            <w:ind w:firstLine="567"/>
            <w:jc w:val="both"/>
          </w:pPr>
        </w:pPrChange>
      </w:pPr>
      <w:ins w:id="1605" w:author="Nguyen Toan" w:date="2018-05-18T21:49:00Z">
        <w:r w:rsidRPr="00352725">
          <w:rPr>
            <w:rFonts w:ascii="Times New Roman" w:hAnsi="Times New Roman" w:cs="Times New Roman"/>
            <w:b/>
            <w:sz w:val="26"/>
            <w:szCs w:val="26"/>
            <w:rPrChange w:id="1606" w:author="Nguyen Toan" w:date="2018-05-18T21:50:00Z">
              <w:rPr>
                <w:rFonts w:ascii="Times New Roman" w:hAnsi="Times New Roman" w:cs="Times New Roman"/>
                <w:sz w:val="26"/>
                <w:szCs w:val="26"/>
                <w:lang w:val="vi-VN"/>
              </w:rPr>
            </w:rPrChange>
          </w:rPr>
          <w:t>SOAPUI</w:t>
        </w:r>
      </w:ins>
    </w:p>
    <w:p w14:paraId="0589DC98" w14:textId="36E845BD" w:rsidR="006E6A6C" w:rsidRPr="00C307BC" w:rsidRDefault="005A58A4" w:rsidP="00071A6D">
      <w:pPr>
        <w:pStyle w:val="NoSpacing"/>
        <w:spacing w:before="120" w:after="120" w:line="276"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Ngoài Postman, </w:t>
      </w:r>
      <w:r w:rsidR="00900055" w:rsidRPr="00C307BC">
        <w:rPr>
          <w:rFonts w:ascii="Times New Roman" w:hAnsi="Times New Roman" w:cs="Times New Roman"/>
          <w:sz w:val="26"/>
          <w:szCs w:val="26"/>
          <w:lang w:val="vi-VN"/>
        </w:rPr>
        <w:t>SOAPUI</w:t>
      </w:r>
      <w:r w:rsidR="00270D16" w:rsidRPr="00C307B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0462440"/>
          <w:citation/>
        </w:sdtPr>
        <w:sdtEndPr/>
        <w:sdtContent>
          <w:r w:rsidR="00270D16" w:rsidRPr="00C307BC">
            <w:rPr>
              <w:rFonts w:ascii="Times New Roman" w:hAnsi="Times New Roman" w:cs="Times New Roman"/>
              <w:sz w:val="26"/>
              <w:szCs w:val="26"/>
              <w:lang w:val="vi-VN"/>
            </w:rPr>
            <w:fldChar w:fldCharType="begin"/>
          </w:r>
          <w:r w:rsidR="00270D16" w:rsidRPr="00C307BC">
            <w:rPr>
              <w:rFonts w:ascii="Times New Roman" w:hAnsi="Times New Roman" w:cs="Times New Roman"/>
              <w:sz w:val="26"/>
              <w:szCs w:val="26"/>
              <w:lang w:val="vi-VN"/>
            </w:rPr>
            <w:instrText xml:space="preserve"> CITATION Soa \l 1066 </w:instrText>
          </w:r>
          <w:r w:rsidR="00270D16" w:rsidRPr="00C307BC">
            <w:rPr>
              <w:rFonts w:ascii="Times New Roman" w:hAnsi="Times New Roman" w:cs="Times New Roman"/>
              <w:sz w:val="26"/>
              <w:szCs w:val="26"/>
              <w:lang w:val="vi-VN"/>
            </w:rPr>
            <w:fldChar w:fldCharType="separate"/>
          </w:r>
          <w:r w:rsidR="003137DA" w:rsidRPr="003137DA">
            <w:rPr>
              <w:rFonts w:ascii="Times New Roman" w:hAnsi="Times New Roman" w:cs="Times New Roman"/>
              <w:noProof/>
              <w:sz w:val="26"/>
              <w:szCs w:val="26"/>
              <w:lang w:val="vi-VN"/>
            </w:rPr>
            <w:t>[13]</w:t>
          </w:r>
          <w:r w:rsidR="00270D16" w:rsidRPr="00C307BC">
            <w:rPr>
              <w:rFonts w:ascii="Times New Roman" w:hAnsi="Times New Roman" w:cs="Times New Roman"/>
              <w:sz w:val="26"/>
              <w:szCs w:val="26"/>
              <w:lang w:val="vi-VN"/>
            </w:rPr>
            <w:fldChar w:fldCharType="end"/>
          </w:r>
        </w:sdtContent>
      </w:sdt>
      <w:r w:rsidR="00900055" w:rsidRPr="00C307BC">
        <w:rPr>
          <w:rFonts w:ascii="Times New Roman" w:hAnsi="Times New Roman" w:cs="Times New Roman"/>
          <w:sz w:val="26"/>
          <w:szCs w:val="26"/>
          <w:lang w:val="vi-VN"/>
        </w:rPr>
        <w:t xml:space="preserve"> cũng là công cụ hỗ trợ kiểm thử API được sử dụng phổ biến hiện nay. </w:t>
      </w:r>
      <w:r w:rsidR="00FF4AEE" w:rsidRPr="00C307BC">
        <w:rPr>
          <w:rFonts w:ascii="Times New Roman" w:hAnsi="Times New Roman" w:cs="Times New Roman"/>
          <w:sz w:val="26"/>
          <w:szCs w:val="26"/>
          <w:lang w:val="vi-VN"/>
        </w:rPr>
        <w:t>Đây là công cụ kiểm thử có nền tảng mã nguồn mở hàng đầu</w:t>
      </w:r>
      <w:r w:rsidR="00DF7559" w:rsidRPr="00C307BC">
        <w:rPr>
          <w:rFonts w:ascii="Times New Roman" w:hAnsi="Times New Roman" w:cs="Times New Roman"/>
          <w:sz w:val="26"/>
          <w:szCs w:val="26"/>
          <w:lang w:val="vi-VN"/>
        </w:rPr>
        <w:t xml:space="preserve"> cho phép kiểm thử viên thực hiện các loại kiểm thử như: kiểm thử chức năng, hồi quy, thử tải một cách tự động trên các Web API khác nhau.</w:t>
      </w:r>
      <w:r w:rsidR="0044091E" w:rsidRPr="00C307BC">
        <w:rPr>
          <w:rFonts w:ascii="Times New Roman" w:hAnsi="Times New Roman" w:cs="Times New Roman"/>
          <w:sz w:val="26"/>
          <w:szCs w:val="26"/>
          <w:lang w:val="vi-VN"/>
        </w:rPr>
        <w:t xml:space="preserve"> Hỗ trợ tất cả các giao thức chuẩn và công nghệ để kiểm </w:t>
      </w:r>
      <w:r w:rsidR="0044091E" w:rsidRPr="00071A6D">
        <w:rPr>
          <w:rFonts w:ascii="Times New Roman" w:hAnsi="Times New Roman" w:cs="Times New Roman"/>
          <w:sz w:val="26"/>
          <w:szCs w:val="26"/>
        </w:rPr>
        <w:t>thử</w:t>
      </w:r>
      <w:r w:rsidR="0044091E" w:rsidRPr="00C307BC">
        <w:rPr>
          <w:rFonts w:ascii="Times New Roman" w:hAnsi="Times New Roman" w:cs="Times New Roman"/>
          <w:sz w:val="26"/>
          <w:szCs w:val="26"/>
          <w:lang w:val="vi-VN"/>
        </w:rPr>
        <w:t xml:space="preserve"> các loại API</w:t>
      </w:r>
      <w:r w:rsidR="006041AD" w:rsidRPr="00C307BC">
        <w:rPr>
          <w:rFonts w:ascii="Times New Roman" w:hAnsi="Times New Roman" w:cs="Times New Roman"/>
          <w:sz w:val="26"/>
          <w:szCs w:val="26"/>
          <w:lang w:val="vi-VN"/>
        </w:rPr>
        <w:t xml:space="preserve">. Ngoài ra, </w:t>
      </w:r>
      <w:r w:rsidR="00B25FBC" w:rsidRPr="00C307BC">
        <w:rPr>
          <w:rFonts w:ascii="Times New Roman" w:hAnsi="Times New Roman" w:cs="Times New Roman"/>
          <w:sz w:val="26"/>
          <w:szCs w:val="26"/>
          <w:lang w:val="vi-VN"/>
        </w:rPr>
        <w:t xml:space="preserve">SOAPUI cung cấp giao diện đồ hoạ để người dùng không </w:t>
      </w:r>
      <w:r w:rsidR="00DA2013" w:rsidRPr="00C307BC">
        <w:rPr>
          <w:rFonts w:ascii="Times New Roman" w:hAnsi="Times New Roman" w:cs="Times New Roman"/>
          <w:sz w:val="26"/>
          <w:szCs w:val="26"/>
          <w:lang w:val="vi-VN"/>
        </w:rPr>
        <w:t>chuyên</w:t>
      </w:r>
      <w:r w:rsidR="00B25FBC" w:rsidRPr="00C307BC">
        <w:rPr>
          <w:rFonts w:ascii="Times New Roman" w:hAnsi="Times New Roman" w:cs="Times New Roman"/>
          <w:sz w:val="26"/>
          <w:szCs w:val="26"/>
          <w:lang w:val="vi-VN"/>
        </w:rPr>
        <w:t xml:space="preserve"> dễ dàng tương tác</w:t>
      </w:r>
      <w:r w:rsidR="008B2252" w:rsidRPr="00C307BC">
        <w:rPr>
          <w:rFonts w:ascii="Times New Roman" w:hAnsi="Times New Roman" w:cs="Times New Roman"/>
          <w:sz w:val="26"/>
          <w:szCs w:val="26"/>
          <w:lang w:val="en-US"/>
        </w:rPr>
        <w:t xml:space="preserve"> (</w:t>
      </w:r>
      <w:r w:rsidR="008B2252" w:rsidRPr="00C307BC">
        <w:rPr>
          <w:rFonts w:ascii="Times New Roman" w:hAnsi="Times New Roman" w:cs="Times New Roman"/>
          <w:sz w:val="26"/>
          <w:szCs w:val="26"/>
          <w:lang w:val="en-US"/>
        </w:rPr>
        <w:fldChar w:fldCharType="begin"/>
      </w:r>
      <w:r w:rsidR="008B2252" w:rsidRPr="00C307BC">
        <w:rPr>
          <w:rFonts w:ascii="Times New Roman" w:hAnsi="Times New Roman" w:cs="Times New Roman"/>
          <w:sz w:val="26"/>
          <w:szCs w:val="26"/>
          <w:lang w:val="en-US"/>
        </w:rPr>
        <w:instrText xml:space="preserve"> REF _Ref513613454 \h </w:instrText>
      </w:r>
      <w:r w:rsidR="00C307BC" w:rsidRPr="00C307BC">
        <w:rPr>
          <w:rFonts w:ascii="Times New Roman" w:hAnsi="Times New Roman" w:cs="Times New Roman"/>
          <w:sz w:val="26"/>
          <w:szCs w:val="26"/>
          <w:lang w:val="en-US"/>
        </w:rPr>
        <w:instrText xml:space="preserve"> \* MERGEFORMAT </w:instrText>
      </w:r>
      <w:r w:rsidR="008B2252" w:rsidRPr="00C307BC">
        <w:rPr>
          <w:rFonts w:ascii="Times New Roman" w:hAnsi="Times New Roman" w:cs="Times New Roman"/>
          <w:sz w:val="26"/>
          <w:szCs w:val="26"/>
          <w:lang w:val="en-US"/>
        </w:rPr>
      </w:r>
      <w:r w:rsidR="008B2252" w:rsidRPr="00C307BC">
        <w:rPr>
          <w:rFonts w:ascii="Times New Roman" w:hAnsi="Times New Roman" w:cs="Times New Roman"/>
          <w:sz w:val="26"/>
          <w:szCs w:val="26"/>
          <w:lang w:val="en-US"/>
        </w:rPr>
        <w:fldChar w:fldCharType="separate"/>
      </w:r>
      <w:ins w:id="1607" w:author="Nguyen Toan" w:date="2018-05-18T21:03:00Z">
        <w:r w:rsidR="0019161E" w:rsidRPr="0019161E">
          <w:rPr>
            <w:rFonts w:ascii="Times New Roman" w:hAnsi="Times New Roman" w:cs="Times New Roman"/>
            <w:i/>
            <w:iCs/>
            <w:color w:val="auto"/>
            <w:sz w:val="26"/>
            <w:szCs w:val="26"/>
            <w:rPrChange w:id="1608"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2</w:t>
        </w:r>
        <w:r w:rsidR="0019161E" w:rsidRPr="0019161E">
          <w:rPr>
            <w:rFonts w:ascii="Times New Roman" w:hAnsi="Times New Roman" w:cs="Times New Roman"/>
            <w:i/>
            <w:noProof/>
            <w:color w:val="auto"/>
            <w:sz w:val="26"/>
            <w:szCs w:val="26"/>
            <w:rPrChange w:id="1609"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4</w:t>
        </w:r>
      </w:ins>
      <w:del w:id="1610"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4</w:delText>
        </w:r>
      </w:del>
      <w:r w:rsidR="008B2252" w:rsidRPr="00C307BC">
        <w:rPr>
          <w:rFonts w:ascii="Times New Roman" w:hAnsi="Times New Roman" w:cs="Times New Roman"/>
          <w:sz w:val="26"/>
          <w:szCs w:val="26"/>
          <w:lang w:val="en-US"/>
        </w:rPr>
        <w:fldChar w:fldCharType="end"/>
      </w:r>
      <w:r w:rsidR="008B2252" w:rsidRPr="00C307BC">
        <w:rPr>
          <w:rFonts w:ascii="Times New Roman" w:hAnsi="Times New Roman" w:cs="Times New Roman"/>
          <w:sz w:val="26"/>
          <w:szCs w:val="26"/>
          <w:lang w:val="en-US"/>
        </w:rPr>
        <w:t>)</w:t>
      </w:r>
      <w:r w:rsidR="00EB18CD" w:rsidRPr="00C307BC">
        <w:rPr>
          <w:rFonts w:ascii="Times New Roman" w:hAnsi="Times New Roman" w:cs="Times New Roman"/>
          <w:sz w:val="26"/>
          <w:szCs w:val="26"/>
          <w:lang w:val="vi-VN"/>
        </w:rPr>
        <w:t>.</w:t>
      </w:r>
      <w:r w:rsidR="00EB5376" w:rsidRPr="00C307BC">
        <w:rPr>
          <w:rFonts w:ascii="Times New Roman" w:hAnsi="Times New Roman" w:cs="Times New Roman"/>
          <w:sz w:val="26"/>
          <w:szCs w:val="26"/>
          <w:lang w:val="vi-VN"/>
        </w:rPr>
        <w:t xml:space="preserve"> </w:t>
      </w:r>
    </w:p>
    <w:p w14:paraId="35146170" w14:textId="77777777" w:rsidR="00E97E8C" w:rsidRPr="00C307BC" w:rsidRDefault="00C05232" w:rsidP="00071A6D">
      <w:pPr>
        <w:pStyle w:val="NoSpacing"/>
        <w:keepNext/>
        <w:ind w:firstLine="35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5">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438A9AC4" w:rsidR="00C05232" w:rsidRPr="00071A6D" w:rsidRDefault="00E97E8C" w:rsidP="00071A6D">
      <w:pPr>
        <w:pStyle w:val="Caption"/>
        <w:jc w:val="center"/>
        <w:rPr>
          <w:rFonts w:ascii="Times New Roman" w:hAnsi="Times New Roman" w:cs="Times New Roman"/>
          <w:color w:val="auto"/>
          <w:sz w:val="26"/>
          <w:szCs w:val="26"/>
          <w:lang w:val="vi-VN"/>
        </w:rPr>
      </w:pPr>
      <w:bookmarkStart w:id="1611" w:name="_Ref513613454"/>
      <w:bookmarkStart w:id="1612" w:name="_Toc514157753"/>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bookmarkEnd w:id="1611"/>
      <w:r w:rsidRPr="00071A6D">
        <w:rPr>
          <w:rFonts w:ascii="Times New Roman" w:hAnsi="Times New Roman" w:cs="Times New Roman"/>
          <w:i w:val="0"/>
          <w:color w:val="auto"/>
          <w:sz w:val="26"/>
          <w:szCs w:val="26"/>
        </w:rPr>
        <w:t>: Lời gọi API trên SOAPUI</w:t>
      </w:r>
      <w:bookmarkEnd w:id="1612"/>
    </w:p>
    <w:p w14:paraId="414C02AD" w14:textId="7F5254E5" w:rsidR="00D71FC2" w:rsidRPr="00071A6D" w:rsidRDefault="00D71FC2" w:rsidP="00071A6D">
      <w:pPr>
        <w:pStyle w:val="NoSpacing"/>
        <w:spacing w:before="120" w:after="120" w:line="276" w:lineRule="auto"/>
        <w:ind w:firstLine="567"/>
        <w:jc w:val="both"/>
        <w:rPr>
          <w:rFonts w:ascii="Times New Roman" w:hAnsi="Times New Roman" w:cs="Times New Roman"/>
          <w:sz w:val="26"/>
          <w:szCs w:val="26"/>
        </w:rPr>
      </w:pPr>
      <w:r w:rsidRPr="00C307BC">
        <w:rPr>
          <w:rFonts w:ascii="Times New Roman" w:hAnsi="Times New Roman" w:cs="Times New Roman"/>
          <w:sz w:val="26"/>
          <w:szCs w:val="26"/>
          <w:lang w:val="vi-VN"/>
        </w:rPr>
        <w:t>SOAPUI có thể tích hợp được với nhiều công cụ phổ biến như Apache Maven, HUDSON, JUnit, Apache Ant</w:t>
      </w:r>
      <w:r w:rsidR="00D23625" w:rsidRPr="00C307BC">
        <w:rPr>
          <w:rFonts w:ascii="Times New Roman" w:hAnsi="Times New Roman" w:cs="Times New Roman"/>
          <w:sz w:val="26"/>
          <w:szCs w:val="26"/>
          <w:lang w:val="vi-VN"/>
        </w:rPr>
        <w:t xml:space="preserve">… SOAPUI cung cấp hai phiên bản, một phiên bản miễn phí và một phiên bản trả phí. Phiên bản miễn phí đáp ứng hầu hết các yêu cầu </w:t>
      </w:r>
      <w:r w:rsidR="00E10F00" w:rsidRPr="00C307BC">
        <w:rPr>
          <w:rFonts w:ascii="Times New Roman" w:hAnsi="Times New Roman" w:cs="Times New Roman"/>
          <w:sz w:val="26"/>
          <w:szCs w:val="26"/>
          <w:lang w:val="vi-VN"/>
        </w:rPr>
        <w:t xml:space="preserve">của lập trình </w:t>
      </w:r>
      <w:r w:rsidR="00E10F00" w:rsidRPr="00071A6D">
        <w:rPr>
          <w:rFonts w:ascii="Times New Roman" w:hAnsi="Times New Roman" w:cs="Times New Roman"/>
          <w:sz w:val="26"/>
          <w:szCs w:val="26"/>
        </w:rPr>
        <w:t xml:space="preserve">viên </w:t>
      </w:r>
      <w:r w:rsidR="00E10F00" w:rsidRPr="00071A6D">
        <w:rPr>
          <w:rFonts w:ascii="Times New Roman" w:hAnsi="Times New Roman" w:cs="Times New Roman"/>
          <w:sz w:val="26"/>
          <w:szCs w:val="26"/>
        </w:rPr>
        <w:lastRenderedPageBreak/>
        <w:t xml:space="preserve">về </w:t>
      </w:r>
      <w:r w:rsidR="00734924" w:rsidRPr="00071A6D">
        <w:rPr>
          <w:rFonts w:ascii="Times New Roman" w:hAnsi="Times New Roman" w:cs="Times New Roman"/>
          <w:sz w:val="26"/>
          <w:szCs w:val="26"/>
        </w:rPr>
        <w:t>các giao thức kết nối, việc</w:t>
      </w:r>
      <w:r w:rsidR="00E10F00" w:rsidRPr="00071A6D">
        <w:rPr>
          <w:rFonts w:ascii="Times New Roman" w:hAnsi="Times New Roman" w:cs="Times New Roman"/>
          <w:sz w:val="26"/>
          <w:szCs w:val="26"/>
        </w:rPr>
        <w:t xml:space="preserve"> chạy tự động và quản lý các ca kiểm thử.</w:t>
      </w:r>
      <w:r w:rsidR="00A33005" w:rsidRPr="00071A6D">
        <w:rPr>
          <w:rFonts w:ascii="Times New Roman" w:hAnsi="Times New Roman" w:cs="Times New Roman"/>
          <w:sz w:val="26"/>
          <w:szCs w:val="26"/>
        </w:rPr>
        <w:t xml:space="preserve"> Phiên bản mất phí cung cấp thêm chức năng tạo báo cáo cho các ca kiểm thử đã chạy. </w:t>
      </w:r>
    </w:p>
    <w:p w14:paraId="4CEF4222" w14:textId="1413F922" w:rsidR="004372AB" w:rsidRPr="004D3814" w:rsidRDefault="00A33005" w:rsidP="004D3814">
      <w:pPr>
        <w:pStyle w:val="NoSpacing"/>
        <w:spacing w:before="120" w:after="120" w:line="276" w:lineRule="auto"/>
        <w:ind w:firstLine="567"/>
        <w:jc w:val="both"/>
        <w:rPr>
          <w:ins w:id="1613" w:author="Nguyen Toan" w:date="2018-05-18T20:27:00Z"/>
          <w:rFonts w:ascii="Times New Roman" w:eastAsia="Times New Roman" w:hAnsi="Times New Roman" w:cs="Times New Roman"/>
          <w:b/>
          <w:sz w:val="26"/>
          <w:szCs w:val="26"/>
          <w:lang w:val="en-US"/>
          <w:rPrChange w:id="1614" w:author="Nguyen Toan" w:date="2018-05-18T21:49:00Z">
            <w:rPr>
              <w:ins w:id="1615" w:author="Nguyen Toan" w:date="2018-05-18T20:27:00Z"/>
              <w:rFonts w:ascii="Times New Roman" w:eastAsia="Times New Roman" w:hAnsi="Times New Roman" w:cs="Times New Roman"/>
              <w:b/>
              <w:sz w:val="26"/>
              <w:szCs w:val="26"/>
            </w:rPr>
          </w:rPrChange>
        </w:rPr>
        <w:pPrChange w:id="1616" w:author="Nguyen Toan" w:date="2018-05-18T21:49:00Z">
          <w:pPr>
            <w:pStyle w:val="ListParagraph"/>
            <w:numPr>
              <w:ilvl w:val="1"/>
              <w:numId w:val="5"/>
            </w:numPr>
            <w:spacing w:before="240" w:after="120" w:line="288" w:lineRule="auto"/>
            <w:ind w:hanging="720"/>
            <w:contextualSpacing w:val="0"/>
            <w:outlineLvl w:val="1"/>
          </w:pPr>
        </w:pPrChange>
      </w:pPr>
      <w:r w:rsidRPr="00071A6D">
        <w:rPr>
          <w:rFonts w:ascii="Times New Roman" w:hAnsi="Times New Roman" w:cs="Times New Roman"/>
          <w:sz w:val="26"/>
          <w:szCs w:val="26"/>
        </w:rPr>
        <w:t xml:space="preserve">Như vậy, có thể thấy, trong khi Postman thuần tuý chỉ là cung cấp khả năng thực hiện các lời gọi đến các API của ứng dung, thì SoapUI là công cụ nâng cao hơn tập trung vào </w:t>
      </w:r>
      <w:r w:rsidR="00BF6451" w:rsidRPr="00071A6D">
        <w:rPr>
          <w:rFonts w:ascii="Times New Roman" w:hAnsi="Times New Roman" w:cs="Times New Roman"/>
          <w:sz w:val="26"/>
          <w:szCs w:val="26"/>
        </w:rPr>
        <w:t>tạo các ca kiểm thử</w:t>
      </w:r>
      <w:r w:rsidR="00BF6451" w:rsidRPr="00C307BC">
        <w:rPr>
          <w:rFonts w:ascii="Times New Roman" w:hAnsi="Times New Roman" w:cs="Times New Roman"/>
          <w:sz w:val="26"/>
          <w:szCs w:val="26"/>
          <w:lang w:val="vi-VN"/>
        </w:rPr>
        <w:t>, tích hợp với các công cụ hỗ trợ khác</w:t>
      </w:r>
      <w:r w:rsidR="00F715B4" w:rsidRPr="00C307BC">
        <w:rPr>
          <w:rFonts w:ascii="Times New Roman" w:hAnsi="Times New Roman" w:cs="Times New Roman"/>
          <w:sz w:val="26"/>
          <w:szCs w:val="26"/>
          <w:lang w:val="vi-VN"/>
        </w:rPr>
        <w:t>. Tuy nhiên tính năng xuất báo cáo các ca kiểm thử đã chạy lại ở phiên bản mất phí và công cụ này chưa có khả năng tự sinh ca kiểm thử.</w:t>
      </w:r>
      <w:ins w:id="1617" w:author="Nguyen Toan" w:date="2018-05-18T21:49:00Z">
        <w:r w:rsidR="004D3814">
          <w:rPr>
            <w:rFonts w:ascii="Times New Roman" w:hAnsi="Times New Roman" w:cs="Times New Roman"/>
            <w:sz w:val="26"/>
            <w:szCs w:val="26"/>
            <w:lang w:val="en-US"/>
          </w:rPr>
          <w:t xml:space="preserve"> </w:t>
        </w:r>
      </w:ins>
    </w:p>
    <w:p w14:paraId="11C8FD0D" w14:textId="77777777" w:rsidR="004372AB" w:rsidRPr="005D0D85" w:rsidRDefault="004372AB" w:rsidP="001D1864">
      <w:pPr>
        <w:pStyle w:val="NoSpacing"/>
        <w:spacing w:before="120" w:after="120" w:line="276" w:lineRule="auto"/>
        <w:rPr>
          <w:ins w:id="1618" w:author="Nguyen Toan" w:date="2018-05-18T20:27:00Z"/>
          <w:rFonts w:ascii="Times New Roman" w:eastAsia="Times New Roman" w:hAnsi="Times New Roman" w:cs="Times New Roman"/>
          <w:b/>
          <w:sz w:val="26"/>
          <w:szCs w:val="26"/>
          <w:rPrChange w:id="1619" w:author="Nguyen Toan" w:date="2018-05-18T21:50:00Z">
            <w:rPr>
              <w:ins w:id="1620" w:author="Nguyen Toan" w:date="2018-05-18T20:27:00Z"/>
              <w:rFonts w:ascii="Times New Roman" w:eastAsia="Times New Roman" w:hAnsi="Times New Roman" w:cs="Times New Roman"/>
              <w:b/>
              <w:sz w:val="26"/>
              <w:szCs w:val="26"/>
            </w:rPr>
          </w:rPrChange>
        </w:rPr>
        <w:pPrChange w:id="1621" w:author="Nguyen Toan" w:date="2018-05-18T22:00:00Z">
          <w:pPr>
            <w:pStyle w:val="ListParagraph"/>
            <w:numPr>
              <w:ilvl w:val="2"/>
              <w:numId w:val="5"/>
            </w:numPr>
            <w:spacing w:before="240" w:after="120" w:line="288" w:lineRule="auto"/>
            <w:ind w:hanging="720"/>
            <w:contextualSpacing w:val="0"/>
            <w:outlineLvl w:val="2"/>
          </w:pPr>
        </w:pPrChange>
      </w:pPr>
      <w:ins w:id="1622" w:author="Nguyen Toan" w:date="2018-05-18T20:27:00Z">
        <w:r w:rsidRPr="005D0D85">
          <w:rPr>
            <w:rFonts w:ascii="Times New Roman" w:hAnsi="Times New Roman" w:cs="Times New Roman"/>
            <w:b/>
            <w:sz w:val="26"/>
            <w:szCs w:val="26"/>
            <w:rPrChange w:id="1623" w:author="Nguyen Toan" w:date="2018-05-18T21:50:00Z">
              <w:rPr>
                <w:rFonts w:ascii="Times New Roman" w:eastAsia="Times New Roman" w:hAnsi="Times New Roman" w:cs="Times New Roman"/>
                <w:b/>
                <w:sz w:val="26"/>
                <w:szCs w:val="26"/>
              </w:rPr>
            </w:rPrChange>
          </w:rPr>
          <w:t>JUnit</w:t>
        </w:r>
      </w:ins>
    </w:p>
    <w:p w14:paraId="66A0A85F" w14:textId="7A51B14F" w:rsidR="004372AB" w:rsidRPr="00C307BC" w:rsidRDefault="004372AB" w:rsidP="004372AB">
      <w:pPr>
        <w:spacing w:after="120" w:line="288" w:lineRule="auto"/>
        <w:ind w:firstLine="567"/>
        <w:jc w:val="both"/>
        <w:rPr>
          <w:ins w:id="1624" w:author="Nguyen Toan" w:date="2018-05-18T20:27:00Z"/>
          <w:rFonts w:ascii="Times New Roman" w:eastAsia="Times New Roman" w:hAnsi="Times New Roman" w:cs="Times New Roman"/>
          <w:sz w:val="26"/>
          <w:szCs w:val="26"/>
        </w:rPr>
      </w:pPr>
      <w:ins w:id="1625" w:author="Nguyen Toan" w:date="2018-05-18T20:27:00Z">
        <w:r w:rsidRPr="00C307BC">
          <w:rPr>
            <w:rFonts w:ascii="Times New Roman" w:hAnsi="Times New Roman" w:cs="Times New Roman"/>
            <w:sz w:val="26"/>
            <w:szCs w:val="26"/>
          </w:rPr>
          <w:t>JUnit</w:t>
        </w:r>
        <w:r w:rsidRPr="00C307BC">
          <w:rPr>
            <w:rFonts w:ascii="Times New Roman" w:eastAsia="Times New Roman" w:hAnsi="Times New Roman" w:cs="Times New Roman"/>
            <w:sz w:val="26"/>
            <w:szCs w:val="26"/>
          </w:rPr>
          <w:t xml:space="preserve">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_Ref514155949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end"/>
        </w:r>
        <w:r w:rsidR="003037B8">
          <w:rPr>
            <w:rFonts w:ascii="Times New Roman" w:eastAsia="Times New Roman" w:hAnsi="Times New Roman" w:cs="Times New Roman"/>
            <w:sz w:val="26"/>
            <w:szCs w:val="26"/>
          </w:rPr>
          <w:t xml:space="preserve"> mô tả kiến trúc của JUnit.</w:t>
        </w:r>
      </w:ins>
    </w:p>
    <w:p w14:paraId="3C683DBF" w14:textId="4C796C54" w:rsidR="004372AB" w:rsidRPr="00C307BC" w:rsidRDefault="004372AB" w:rsidP="004372AB">
      <w:pPr>
        <w:spacing w:after="120" w:line="288" w:lineRule="auto"/>
        <w:ind w:firstLine="567"/>
        <w:jc w:val="both"/>
        <w:rPr>
          <w:ins w:id="1626" w:author="Nguyen Toan" w:date="2018-05-18T20:27:00Z"/>
          <w:rFonts w:ascii="Times New Roman" w:eastAsia="Times New Roman" w:hAnsi="Times New Roman" w:cs="Times New Roman"/>
          <w:sz w:val="26"/>
          <w:szCs w:val="26"/>
        </w:rPr>
      </w:pPr>
      <w:ins w:id="1627" w:author="Nguyen Toan" w:date="2018-05-18T20:27:00Z">
        <w:r w:rsidRPr="00C307BC">
          <w:rPr>
            <w:rFonts w:ascii="Times New Roman" w:eastAsia="Times New Roman" w:hAnsi="Times New Roman" w:cs="Times New Roman"/>
            <w:sz w:val="26"/>
            <w:szCs w:val="26"/>
          </w:rPr>
          <w:t xml:space="preserve">JUnit cung cấp các chú thích hỗ trợ việc </w:t>
        </w:r>
        <w:r w:rsidR="00323874">
          <w:rPr>
            <w:rFonts w:ascii="Times New Roman" w:eastAsia="Times New Roman" w:hAnsi="Times New Roman" w:cs="Times New Roman"/>
            <w:sz w:val="26"/>
            <w:szCs w:val="26"/>
          </w:rPr>
          <w:t xml:space="preserve">kiểm thử, một số chú thích </w:t>
        </w:r>
        <w:r w:rsidRPr="00C307BC">
          <w:rPr>
            <w:rFonts w:ascii="Times New Roman" w:eastAsia="Times New Roman" w:hAnsi="Times New Roman" w:cs="Times New Roman"/>
            <w:sz w:val="26"/>
            <w:szCs w:val="26"/>
          </w:rPr>
          <w:t xml:space="preserve">hay sử dụng bao gồm: Before, After, BeforeClass, AfterClass, Ignore, RunWith, Test. </w:t>
        </w:r>
      </w:ins>
      <w:ins w:id="1628" w:author="Nguyen Toan" w:date="2018-05-18T20:59:00Z">
        <w:r w:rsidR="00423E09">
          <w:rPr>
            <w:rFonts w:ascii="Times New Roman" w:eastAsia="Times New Roman" w:hAnsi="Times New Roman" w:cs="Times New Roman"/>
            <w:sz w:val="26"/>
            <w:szCs w:val="26"/>
          </w:rPr>
          <w:t>Ngoài ra,</w:t>
        </w:r>
        <w:r w:rsidR="00FA6A11">
          <w:rPr>
            <w:rFonts w:ascii="Times New Roman" w:eastAsia="Times New Roman" w:hAnsi="Times New Roman" w:cs="Times New Roman"/>
            <w:sz w:val="26"/>
            <w:szCs w:val="26"/>
          </w:rPr>
          <w:t xml:space="preserve"> </w:t>
        </w:r>
      </w:ins>
      <w:ins w:id="1629" w:author="Nguyen Toan" w:date="2018-05-18T20:27:00Z">
        <w:r w:rsidRPr="00C307BC">
          <w:rPr>
            <w:rFonts w:ascii="Times New Roman" w:eastAsia="Times New Roman" w:hAnsi="Times New Roman" w:cs="Times New Roman"/>
            <w:sz w:val="26"/>
            <w:szCs w:val="26"/>
          </w:rPr>
          <w:t>JUnit cũng cung cấp các lớp hỗ trợ cơ bản như Assert,</w:t>
        </w:r>
        <w:r w:rsidRPr="00C307BC">
          <w:rPr>
            <w:rFonts w:ascii="Times New Roman" w:hAnsi="Times New Roman" w:cs="Times New Roman"/>
            <w:sz w:val="26"/>
            <w:szCs w:val="26"/>
          </w:rPr>
          <w:t xml:space="preserve"> </w:t>
        </w:r>
        <w:r w:rsidRPr="00C307BC">
          <w:rPr>
            <w:rFonts w:ascii="Times New Roman" w:eastAsia="Times New Roman" w:hAnsi="Times New Roman" w:cs="Times New Roman"/>
            <w:sz w:val="26"/>
            <w:szCs w:val="26"/>
          </w:rPr>
          <w:t>TestCase, TestResult, TestSuite.</w:t>
        </w:r>
      </w:ins>
    </w:p>
    <w:p w14:paraId="06159E2F" w14:textId="77777777" w:rsidR="004372AB" w:rsidRDefault="004372AB" w:rsidP="004372AB">
      <w:pPr>
        <w:spacing w:after="120" w:line="288" w:lineRule="auto"/>
        <w:ind w:firstLine="567"/>
        <w:jc w:val="both"/>
        <w:rPr>
          <w:ins w:id="1630" w:author="Nguyen Toan" w:date="2018-05-18T20:59:00Z"/>
          <w:rFonts w:ascii="Times New Roman" w:eastAsia="Times New Roman" w:hAnsi="Times New Roman" w:cs="Times New Roman"/>
          <w:sz w:val="26"/>
          <w:szCs w:val="26"/>
        </w:rPr>
      </w:pPr>
      <w:ins w:id="1631" w:author="Nguyen Toan" w:date="2018-05-18T20:27:00Z">
        <w:r w:rsidRPr="00C307BC">
          <w:rPr>
            <w:rFonts w:ascii="Times New Roman" w:eastAsia="Times New Roman" w:hAnsi="Times New Roman" w:cs="Times New Roman"/>
            <w:sz w:val="26"/>
            <w:szCs w:val="26"/>
          </w:rPr>
          <w: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ins>
    </w:p>
    <w:p w14:paraId="74071FE5" w14:textId="77777777" w:rsidR="006404B2" w:rsidRPr="00C307BC" w:rsidRDefault="006404B2" w:rsidP="006404B2">
      <w:pPr>
        <w:spacing w:after="120" w:line="288" w:lineRule="auto"/>
        <w:ind w:firstLine="567"/>
        <w:jc w:val="both"/>
        <w:rPr>
          <w:ins w:id="1632" w:author="Nguyen Toan" w:date="2018-05-18T20:59:00Z"/>
          <w:rFonts w:ascii="Times New Roman" w:eastAsia="Times New Roman" w:hAnsi="Times New Roman" w:cs="Times New Roman"/>
          <w:sz w:val="26"/>
          <w:szCs w:val="26"/>
        </w:rPr>
      </w:pPr>
      <w:ins w:id="1633" w:author="Nguyen Toan" w:date="2018-05-18T20:59:00Z">
        <w:r w:rsidRPr="00C307BC">
          <w:rPr>
            <w:rFonts w:ascii="Times New Roman" w:eastAsia="Times New Roman" w:hAnsi="Times New Roman" w:cs="Times New Roman"/>
            <w:sz w:val="26"/>
            <w:szCs w:val="26"/>
          </w:rPr>
          <w:t>TestCase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ins>
    </w:p>
    <w:p w14:paraId="66D0D1A2" w14:textId="40620114" w:rsidR="006404B2" w:rsidRPr="00C307BC" w:rsidRDefault="00F619A7" w:rsidP="0019161E">
      <w:pPr>
        <w:spacing w:after="120" w:line="288" w:lineRule="auto"/>
        <w:ind w:firstLine="567"/>
        <w:jc w:val="both"/>
        <w:rPr>
          <w:ins w:id="1634" w:author="Nguyen Toan" w:date="2018-05-18T20:27:00Z"/>
          <w:rFonts w:ascii="Times New Roman" w:eastAsia="Times New Roman" w:hAnsi="Times New Roman" w:cs="Times New Roman"/>
          <w:sz w:val="26"/>
          <w:szCs w:val="26"/>
        </w:rPr>
      </w:pPr>
      <w:ins w:id="1635" w:author="Nguyen Toan" w:date="2018-05-18T20:59:00Z">
        <w:r w:rsidRPr="00C307BC">
          <w:rPr>
            <w:rFonts w:ascii="Times New Roman" w:eastAsia="Times New Roman" w:hAnsi="Times New Roman" w:cs="Times New Roman"/>
            <w:sz w:val="26"/>
            <w:szCs w:val="26"/>
          </w:rPr>
          <w:t xml:space="preserve">TestResult thu thập kết quả của việc thực hiện một trường hợp thử nghiệm. Đây là một thể hiện các mẫu tham số.Các khuôn khổ kiểm tra phân biệt giữa thất bại (fail) và sai sót (defect). Một thất bại được dự đoán và kiểm tra với khẳng định. Lỗi là vấn đề không </w:t>
        </w:r>
        <w:r w:rsidRPr="00C307BC">
          <w:rPr>
            <w:rFonts w:ascii="Times New Roman" w:eastAsia="Times New Roman" w:hAnsi="Times New Roman" w:cs="Times New Roman"/>
            <w:sz w:val="26"/>
            <w:szCs w:val="26"/>
          </w:rPr>
          <w:lastRenderedPageBreak/>
          <w:t>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ins>
    </w:p>
    <w:p w14:paraId="066223BB" w14:textId="77777777" w:rsidR="004372AB" w:rsidRPr="00C307BC" w:rsidRDefault="004372AB" w:rsidP="004372AB">
      <w:pPr>
        <w:pStyle w:val="NoSpacing"/>
        <w:jc w:val="center"/>
        <w:rPr>
          <w:ins w:id="1636" w:author="Nguyen Toan" w:date="2018-05-18T20:27:00Z"/>
          <w:rFonts w:ascii="Times New Roman" w:hAnsi="Times New Roman" w:cs="Times New Roman"/>
          <w:sz w:val="26"/>
          <w:szCs w:val="26"/>
        </w:rPr>
      </w:pPr>
      <w:ins w:id="1637" w:author="Nguyen Toan" w:date="2018-05-18T20:27:00Z">
        <w:r w:rsidRPr="00071A6D">
          <w:rPr>
            <w:rFonts w:ascii="Times New Roman" w:hAnsi="Times New Roman" w:cs="Times New Roman"/>
            <w:noProof/>
            <w:sz w:val="26"/>
            <w:szCs w:val="26"/>
            <w:lang w:val="en-US"/>
          </w:rPr>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ins>
    </w:p>
    <w:p w14:paraId="7E016850" w14:textId="77777777" w:rsidR="004372AB" w:rsidRPr="00C307BC" w:rsidRDefault="004372AB" w:rsidP="004372AB">
      <w:pPr>
        <w:pStyle w:val="Caption"/>
        <w:jc w:val="center"/>
        <w:rPr>
          <w:ins w:id="1638" w:author="Nguyen Toan" w:date="2018-05-18T20:27:00Z"/>
          <w:rFonts w:ascii="Times New Roman" w:hAnsi="Times New Roman" w:cs="Times New Roman"/>
          <w:sz w:val="26"/>
          <w:szCs w:val="26"/>
        </w:rPr>
      </w:pPr>
      <w:ins w:id="1639" w:author="Nguyen Toan" w:date="2018-05-18T20:27:00Z">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ins>
      <w:r w:rsidR="0019161E">
        <w:rPr>
          <w:rFonts w:ascii="Times New Roman" w:hAnsi="Times New Roman" w:cs="Times New Roman"/>
          <w:i w:val="0"/>
          <w:noProof/>
          <w:color w:val="auto"/>
          <w:sz w:val="26"/>
          <w:szCs w:val="26"/>
        </w:rPr>
        <w:t>2</w:t>
      </w:r>
      <w:ins w:id="1640" w:author="Nguyen Toan" w:date="2018-05-18T20:27: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ins>
      <w:ins w:id="1641" w:author="Nguyen Toan" w:date="2018-05-18T21:03:00Z">
        <w:r w:rsidR="0019161E">
          <w:rPr>
            <w:rFonts w:ascii="Times New Roman" w:hAnsi="Times New Roman" w:cs="Times New Roman"/>
            <w:i w:val="0"/>
            <w:noProof/>
            <w:color w:val="auto"/>
            <w:sz w:val="26"/>
            <w:szCs w:val="26"/>
          </w:rPr>
          <w:t>5</w:t>
        </w:r>
      </w:ins>
      <w:ins w:id="1642" w:author="Nguyen Toan" w:date="2018-05-18T20:27: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Kiến trúc JUnit</w:t>
        </w:r>
      </w:ins>
    </w:p>
    <w:p w14:paraId="1A655F7F" w14:textId="77777777" w:rsidR="004372AB" w:rsidRPr="00C307BC" w:rsidRDefault="004372AB" w:rsidP="004372AB">
      <w:pPr>
        <w:spacing w:after="120" w:line="288" w:lineRule="auto"/>
        <w:ind w:firstLine="567"/>
        <w:jc w:val="both"/>
        <w:rPr>
          <w:ins w:id="1643" w:author="Nguyen Toan" w:date="2018-05-18T20:27:00Z"/>
          <w:rFonts w:ascii="Times New Roman" w:eastAsia="Times New Roman" w:hAnsi="Times New Roman" w:cs="Times New Roman"/>
          <w:sz w:val="26"/>
          <w:szCs w:val="26"/>
        </w:rPr>
      </w:pPr>
      <w:ins w:id="1644" w:author="Nguyen Toan" w:date="2018-05-18T20:27:00Z">
        <w:r w:rsidRPr="00C307BC">
          <w:rPr>
            <w:rFonts w:ascii="Times New Roman" w:eastAsia="Times New Roman" w:hAnsi="Times New Roman" w:cs="Times New Roman"/>
            <w:sz w:val="26"/>
            <w:szCs w:val="26"/>
          </w:rPr>
          <w:t>Một TestSuite là một hỗn hợp các ca kiểm thử, chạy một tập hợp các trường hợp thử nghiệm theo gói. 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rPr>
            <w:rFonts w:ascii="Times New Roman" w:eastAsia="Times New Roman" w:hAnsi="Times New Roman" w:cs="Times New Roman"/>
            <w:sz w:val="26"/>
            <w:szCs w:val="26"/>
          </w:rPr>
          <w:t xml:space="preserve"> kiểm</w:t>
        </w:r>
        <w:r w:rsidRPr="00C307BC">
          <w:rPr>
            <w:rFonts w:ascii="Times New Roman" w:eastAsia="Times New Roman" w:hAnsi="Times New Roman" w:cs="Times New Roman"/>
            <w:sz w:val="26"/>
            <w:szCs w:val="26"/>
          </w:rPr>
          <w:t xml:space="preserve"> thử trong gói kiếm thử đang thực hiện, warning trả về một cảnh báo thiếu hay thừa thông tin, ví dụ như: thư viện phụ thuộc... </w:t>
        </w:r>
        <w:r w:rsidRPr="00C307BC">
          <w:rPr>
            <w:rFonts w:ascii="Times New Roman" w:eastAsia="Times New Roman" w:hAnsi="Times New Roman" w:cs="Times New Roman"/>
            <w:sz w:val="26"/>
            <w:szCs w:val="26"/>
          </w:rPr>
          <w:t>Các gói kiểm thử (Test Suite) cho phép gom và chạy các ca kiểm thử cùng nhau, để chạy các gói này, JUnit cung cấp các chú thích</w:t>
        </w:r>
        <w:r>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để hỗ trợ việc </w:t>
        </w:r>
        <w:r>
          <w:rPr>
            <w:rFonts w:ascii="Times New Roman" w:eastAsia="Times New Roman" w:hAnsi="Times New Roman" w:cs="Times New Roman"/>
            <w:sz w:val="26"/>
            <w:szCs w:val="26"/>
          </w:rPr>
          <w:t>quản lý các ca kiểm thử</w:t>
        </w:r>
        <w:r w:rsidRPr="00C307BC">
          <w:rPr>
            <w:rFonts w:ascii="Times New Roman" w:eastAsia="Times New Roman" w:hAnsi="Times New Roman" w:cs="Times New Roman"/>
            <w:sz w:val="26"/>
            <w:szCs w:val="26"/>
          </w:rPr>
          <w:t xml:space="preserve"> như:</w:t>
        </w:r>
      </w:ins>
    </w:p>
    <w:p w14:paraId="3E0D4B5A" w14:textId="77777777" w:rsidR="004372AB" w:rsidRPr="00C307BC" w:rsidRDefault="004372AB" w:rsidP="004372AB">
      <w:pPr>
        <w:pStyle w:val="NoSpacing"/>
        <w:ind w:left="1440"/>
        <w:rPr>
          <w:ins w:id="1645" w:author="Nguyen Toan" w:date="2018-05-18T20:27:00Z"/>
          <w:rStyle w:val="SubtleEmphasis"/>
          <w:rFonts w:ascii="Times New Roman" w:hAnsi="Times New Roman" w:cs="Times New Roman"/>
          <w:i w:val="0"/>
          <w:sz w:val="26"/>
          <w:szCs w:val="26"/>
        </w:rPr>
      </w:pPr>
      <w:ins w:id="1646" w:author="Nguyen Toan" w:date="2018-05-18T20:27:00Z">
        <w:r w:rsidRPr="00C307BC">
          <w:rPr>
            <w:rStyle w:val="SubtleEmphasis"/>
            <w:rFonts w:ascii="Times New Roman" w:hAnsi="Times New Roman" w:cs="Times New Roman"/>
            <w:i w:val="0"/>
            <w:sz w:val="26"/>
            <w:szCs w:val="26"/>
          </w:rPr>
          <w:t>@Runwith(Suite.class)</w:t>
        </w:r>
      </w:ins>
    </w:p>
    <w:p w14:paraId="1F1088B9" w14:textId="77777777" w:rsidR="004372AB" w:rsidRDefault="004372AB" w:rsidP="004372AB">
      <w:pPr>
        <w:pStyle w:val="NoSpacing"/>
        <w:ind w:left="1440"/>
        <w:rPr>
          <w:ins w:id="1647" w:author="Nguyen Toan" w:date="2018-05-18T20:27:00Z"/>
          <w:rStyle w:val="SubtleEmphasis"/>
          <w:rFonts w:ascii="Times New Roman" w:eastAsia="Calibri" w:hAnsi="Times New Roman" w:cs="Times New Roman"/>
          <w:i w:val="0"/>
          <w:sz w:val="26"/>
          <w:szCs w:val="26"/>
        </w:rPr>
      </w:pPr>
      <w:ins w:id="1648" w:author="Nguyen Toan" w:date="2018-05-18T20:27:00Z">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ins>
    </w:p>
    <w:p w14:paraId="5859F08E" w14:textId="77777777" w:rsidR="004372AB" w:rsidRPr="00C307BC" w:rsidRDefault="004372AB" w:rsidP="004372AB">
      <w:pPr>
        <w:pStyle w:val="NoSpacing"/>
        <w:ind w:left="1440"/>
        <w:rPr>
          <w:ins w:id="1649" w:author="Nguyen Toan" w:date="2018-05-18T20:27:00Z"/>
          <w:rStyle w:val="SubtleEmphasis"/>
          <w:rFonts w:ascii="Times New Roman" w:hAnsi="Times New Roman" w:cs="Times New Roman"/>
          <w:i w:val="0"/>
          <w:sz w:val="26"/>
          <w:szCs w:val="26"/>
        </w:rPr>
      </w:pPr>
      <w:ins w:id="1650" w:author="Nguyen Toan" w:date="2018-05-18T20:27:00Z">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ins>
    </w:p>
    <w:p w14:paraId="0D6E5F24" w14:textId="77777777" w:rsidR="004372AB" w:rsidRPr="00AD6B85" w:rsidRDefault="004372AB" w:rsidP="006969D0">
      <w:pPr>
        <w:pStyle w:val="NoSpacing"/>
        <w:spacing w:before="120" w:after="120" w:line="276" w:lineRule="auto"/>
        <w:rPr>
          <w:ins w:id="1651" w:author="Nguyen Toan" w:date="2018-05-18T20:27:00Z"/>
          <w:rFonts w:ascii="Times New Roman" w:eastAsia="Times New Roman" w:hAnsi="Times New Roman" w:cs="Times New Roman"/>
          <w:b/>
          <w:sz w:val="26"/>
          <w:szCs w:val="26"/>
          <w:rPrChange w:id="1652" w:author="Nguyen Toan" w:date="2018-05-18T21:49:00Z">
            <w:rPr>
              <w:ins w:id="1653" w:author="Nguyen Toan" w:date="2018-05-18T20:27:00Z"/>
              <w:rFonts w:ascii="Times New Roman" w:eastAsia="Times New Roman" w:hAnsi="Times New Roman" w:cs="Times New Roman"/>
              <w:sz w:val="26"/>
              <w:szCs w:val="26"/>
            </w:rPr>
          </w:rPrChange>
        </w:rPr>
        <w:pPrChange w:id="1654" w:author="Nguyen Toan" w:date="2018-05-18T22:00:00Z">
          <w:pPr>
            <w:pStyle w:val="ListParagraph"/>
            <w:numPr>
              <w:ilvl w:val="2"/>
              <w:numId w:val="5"/>
            </w:numPr>
            <w:spacing w:before="240" w:after="120" w:line="288" w:lineRule="auto"/>
            <w:ind w:hanging="720"/>
            <w:contextualSpacing w:val="0"/>
            <w:outlineLvl w:val="2"/>
          </w:pPr>
        </w:pPrChange>
      </w:pPr>
      <w:ins w:id="1655" w:author="Nguyen Toan" w:date="2018-05-18T20:27:00Z">
        <w:r w:rsidRPr="00AD6B85">
          <w:rPr>
            <w:rFonts w:ascii="Times New Roman" w:hAnsi="Times New Roman" w:cs="Times New Roman"/>
            <w:b/>
            <w:sz w:val="26"/>
            <w:szCs w:val="26"/>
            <w:rPrChange w:id="1656" w:author="Nguyen Toan" w:date="2018-05-18T21:49:00Z">
              <w:rPr>
                <w:rFonts w:ascii="Times New Roman" w:eastAsia="Times New Roman" w:hAnsi="Times New Roman" w:cs="Times New Roman"/>
                <w:b/>
                <w:sz w:val="26"/>
                <w:szCs w:val="26"/>
              </w:rPr>
            </w:rPrChange>
          </w:rPr>
          <w:t>MUnit</w:t>
        </w:r>
      </w:ins>
    </w:p>
    <w:p w14:paraId="5E449C9A" w14:textId="77777777" w:rsidR="004372AB" w:rsidRPr="00C307BC" w:rsidRDefault="004372AB" w:rsidP="004372AB">
      <w:pPr>
        <w:spacing w:after="120" w:line="288" w:lineRule="auto"/>
        <w:ind w:firstLine="567"/>
        <w:jc w:val="both"/>
        <w:rPr>
          <w:ins w:id="1657" w:author="Nguyen Toan" w:date="2018-05-18T20:27:00Z"/>
          <w:rFonts w:ascii="Times New Roman" w:eastAsia="Times New Roman" w:hAnsi="Times New Roman" w:cs="Times New Roman"/>
          <w:sz w:val="26"/>
          <w:szCs w:val="26"/>
        </w:rPr>
      </w:pPr>
      <w:ins w:id="1658" w:author="Nguyen Toan" w:date="2018-05-18T20:27:00Z">
        <w:r w:rsidRPr="00C307BC">
          <w:rPr>
            <w:rFonts w:ascii="Times New Roman" w:eastAsia="Times New Roman" w:hAnsi="Times New Roman" w:cs="Times New Roman"/>
            <w:sz w:val="26"/>
            <w:szCs w:val="26"/>
          </w:rPr>
          <w:t>MUnit là bộ thư viện hỗ trợ kiểm thử trên ứng dụng Mule, cho phép xây dựng các ca kiểm thử tự động để kiểm thử việc tích hợp và API của ứng dụng ESB được phát triển trên nền tảng Mule.</w:t>
        </w:r>
      </w:ins>
    </w:p>
    <w:p w14:paraId="0938A673" w14:textId="77777777" w:rsidR="004372AB" w:rsidRPr="00C307BC" w:rsidRDefault="004372AB" w:rsidP="004372AB">
      <w:pPr>
        <w:spacing w:after="120" w:line="288" w:lineRule="auto"/>
        <w:ind w:firstLine="567"/>
        <w:jc w:val="both"/>
        <w:rPr>
          <w:ins w:id="1659" w:author="Nguyen Toan" w:date="2018-05-18T20:27:00Z"/>
          <w:rFonts w:ascii="Times New Roman" w:eastAsia="Times New Roman" w:hAnsi="Times New Roman" w:cs="Times New Roman"/>
          <w:sz w:val="26"/>
          <w:szCs w:val="26"/>
        </w:rPr>
      </w:pPr>
      <w:ins w:id="1660" w:author="Nguyen Toan" w:date="2018-05-18T20:27:00Z">
        <w:r w:rsidRPr="00C307BC">
          <w:rPr>
            <w:rFonts w:ascii="Times New Roman" w:eastAsia="Times New Roman" w:hAnsi="Times New Roman" w:cs="Times New Roman"/>
            <w:sz w:val="26"/>
            <w:szCs w:val="26"/>
          </w:rPr>
          <w:lastRenderedPageBreak/>
          <w:t xml:space="preserve">MUnit có thể được kết hợp với Maven và Surefile để tích hợp các thư viện độc lập. MUnit cho phép tạo ca kiểm thử bằng việc sử dụng Mule code hoặc java, vô hiệu hoá các điểm kết nối cuối được gửi đến, vô hiệu hoá các kết nối đầu cuối, mô phỏng các điểm cuối gọi ra, theo dõi các tiến trình xử lý nội dung message, xác minh các mesage gọi xử lý, tạo ra các ca kiểm thử đơn vị bao gồm cả các kiểm thử tích hợp tại môi trường local. MUnit cho phép gọi một máy chủ FPT/SFTP, DB hay mail. </w:t>
        </w:r>
      </w:ins>
    </w:p>
    <w:p w14:paraId="5D564FD5" w14:textId="77777777" w:rsidR="004372AB" w:rsidRPr="00C307BC" w:rsidRDefault="004372AB" w:rsidP="004372AB">
      <w:pPr>
        <w:spacing w:line="288" w:lineRule="auto"/>
        <w:ind w:firstLine="567"/>
        <w:jc w:val="both"/>
        <w:rPr>
          <w:ins w:id="1661" w:author="Nguyen Toan" w:date="2018-05-18T20:27:00Z"/>
          <w:rFonts w:ascii="Times New Roman" w:eastAsia="Times New Roman" w:hAnsi="Times New Roman" w:cs="Times New Roman"/>
          <w:sz w:val="26"/>
          <w:szCs w:val="26"/>
        </w:rPr>
      </w:pPr>
      <w:ins w:id="1662" w:author="Nguyen Toan" w:date="2018-05-18T20:27: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_Ref513152381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việc sử dụng MUnit code để thực hiện kiểm thử một luồng trong MuleESB</w:t>
        </w:r>
      </w:ins>
    </w:p>
    <w:p w14:paraId="53419836" w14:textId="77777777" w:rsidR="004372AB" w:rsidRPr="00C307BC" w:rsidRDefault="004372AB" w:rsidP="004372AB">
      <w:pPr>
        <w:pStyle w:val="Caption"/>
        <w:jc w:val="center"/>
        <w:rPr>
          <w:ins w:id="1663" w:author="Nguyen Toan" w:date="2018-05-18T20:27:00Z"/>
          <w:rFonts w:ascii="Times New Roman" w:hAnsi="Times New Roman" w:cs="Times New Roman"/>
          <w:i w:val="0"/>
          <w:color w:val="auto"/>
          <w:sz w:val="26"/>
          <w:szCs w:val="26"/>
        </w:rPr>
      </w:pPr>
      <w:ins w:id="1664" w:author="Nguyen Toan" w:date="2018-05-18T20:27:00Z">
        <w:r w:rsidRPr="00C307BC">
          <w:rPr>
            <w:rFonts w:ascii="Times New Roman" w:hAnsi="Times New Roman" w:cs="Times New Roman"/>
            <w:i w:val="0"/>
            <w:noProof/>
            <w:color w:val="auto"/>
            <w:sz w:val="26"/>
            <w:szCs w:val="26"/>
            <w:lang w:val="en-US"/>
          </w:rPr>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ins>
    </w:p>
    <w:p w14:paraId="167936CC" w14:textId="77777777" w:rsidR="004372AB" w:rsidRPr="00C307BC" w:rsidRDefault="004372AB" w:rsidP="004372AB">
      <w:pPr>
        <w:pStyle w:val="Caption"/>
        <w:jc w:val="center"/>
        <w:rPr>
          <w:ins w:id="1665" w:author="Nguyen Toan" w:date="2018-05-18T20:27:00Z"/>
          <w:rFonts w:ascii="Times New Roman" w:hAnsi="Times New Roman" w:cs="Times New Roman"/>
          <w:i w:val="0"/>
          <w:color w:val="auto"/>
          <w:sz w:val="26"/>
          <w:szCs w:val="26"/>
        </w:rPr>
      </w:pPr>
      <w:ins w:id="1666" w:author="Nguyen Toan" w:date="2018-05-18T20:27:00Z">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ins>
      <w:r w:rsidR="0019161E">
        <w:rPr>
          <w:rFonts w:ascii="Times New Roman" w:hAnsi="Times New Roman" w:cs="Times New Roman"/>
          <w:i w:val="0"/>
          <w:noProof/>
          <w:color w:val="auto"/>
          <w:sz w:val="26"/>
          <w:szCs w:val="26"/>
        </w:rPr>
        <w:t>2</w:t>
      </w:r>
      <w:ins w:id="1667" w:author="Nguyen Toan" w:date="2018-05-18T20:27: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ins>
      <w:ins w:id="1668" w:author="Nguyen Toan" w:date="2018-05-18T21:03:00Z">
        <w:r w:rsidR="0019161E">
          <w:rPr>
            <w:rFonts w:ascii="Times New Roman" w:hAnsi="Times New Roman" w:cs="Times New Roman"/>
            <w:i w:val="0"/>
            <w:noProof/>
            <w:color w:val="auto"/>
            <w:sz w:val="26"/>
            <w:szCs w:val="26"/>
          </w:rPr>
          <w:t>6</w:t>
        </w:r>
      </w:ins>
      <w:ins w:id="1669" w:author="Nguyen Toan" w:date="2018-05-18T20:27: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MUnit Code</w:t>
        </w:r>
      </w:ins>
    </w:p>
    <w:p w14:paraId="4337E828" w14:textId="77777777" w:rsidR="004372AB" w:rsidRPr="00C307BC" w:rsidRDefault="004372AB" w:rsidP="004372AB">
      <w:pPr>
        <w:spacing w:after="120" w:line="288" w:lineRule="auto"/>
        <w:ind w:firstLine="567"/>
        <w:jc w:val="both"/>
        <w:rPr>
          <w:ins w:id="1670" w:author="Nguyen Toan" w:date="2018-05-18T20:27:00Z"/>
          <w:rFonts w:ascii="Times New Roman" w:eastAsia="Times New Roman" w:hAnsi="Times New Roman" w:cs="Times New Roman"/>
          <w:sz w:val="26"/>
          <w:szCs w:val="26"/>
        </w:rPr>
      </w:pPr>
      <w:ins w:id="1671" w:author="Nguyen Toan" w:date="2018-05-18T20:27: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_Ref513152394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việc sử dụng MUnit test trên ngôn ngữ Java</w:t>
        </w:r>
      </w:ins>
    </w:p>
    <w:p w14:paraId="52D21B46" w14:textId="77777777" w:rsidR="004372AB" w:rsidRPr="00C307BC" w:rsidRDefault="004372AB" w:rsidP="004372AB">
      <w:pPr>
        <w:keepNext/>
        <w:ind w:firstLine="720"/>
        <w:rPr>
          <w:ins w:id="1672" w:author="Nguyen Toan" w:date="2018-05-18T20:27:00Z"/>
          <w:rFonts w:ascii="Times New Roman" w:hAnsi="Times New Roman" w:cs="Times New Roman"/>
          <w:sz w:val="26"/>
          <w:szCs w:val="26"/>
        </w:rPr>
      </w:pPr>
      <w:ins w:id="1673" w:author="Nguyen Toan" w:date="2018-05-18T20:27:00Z">
        <w:r w:rsidRPr="00C307BC">
          <w:rPr>
            <w:rFonts w:ascii="Times New Roman" w:eastAsia="Times New Roman" w:hAnsi="Times New Roman" w:cs="Times New Roman"/>
            <w:noProof/>
            <w:sz w:val="26"/>
            <w:szCs w:val="26"/>
            <w:lang w:val="en-US"/>
          </w:rPr>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ins>
    </w:p>
    <w:p w14:paraId="616D36FA" w14:textId="77777777" w:rsidR="004372AB" w:rsidRPr="00071A6D" w:rsidRDefault="004372AB" w:rsidP="004372AB">
      <w:pPr>
        <w:spacing w:after="120" w:line="288" w:lineRule="auto"/>
        <w:ind w:firstLine="567"/>
        <w:jc w:val="center"/>
        <w:rPr>
          <w:ins w:id="1674" w:author="Nguyen Toan" w:date="2018-05-18T20:27:00Z"/>
          <w:rFonts w:ascii="Times New Roman" w:eastAsia="Times New Roman" w:hAnsi="Times New Roman" w:cs="Times New Roman"/>
          <w:b/>
          <w:sz w:val="26"/>
          <w:szCs w:val="26"/>
        </w:rPr>
      </w:pPr>
      <w:ins w:id="1675" w:author="Nguyen Toan" w:date="2018-05-18T20:27:00Z">
        <w:r w:rsidRPr="00C307BC">
          <w:rPr>
            <w:rFonts w:ascii="Times New Roman" w:hAnsi="Times New Roman" w:cs="Times New Roman"/>
            <w:color w:val="auto"/>
            <w:sz w:val="26"/>
            <w:szCs w:val="26"/>
          </w:rPr>
          <w:t xml:space="preserve">Hình </w:t>
        </w:r>
        <w:r w:rsidRPr="00C307BC">
          <w:rPr>
            <w:rFonts w:ascii="Times New Roman" w:hAnsi="Times New Roman" w:cs="Times New Roman"/>
            <w:color w:val="auto"/>
            <w:sz w:val="26"/>
            <w:szCs w:val="26"/>
          </w:rPr>
          <w:fldChar w:fldCharType="begin"/>
        </w:r>
        <w:r w:rsidRPr="00C307BC">
          <w:rPr>
            <w:rFonts w:ascii="Times New Roman" w:hAnsi="Times New Roman" w:cs="Times New Roman"/>
            <w:color w:val="auto"/>
            <w:sz w:val="26"/>
            <w:szCs w:val="26"/>
          </w:rPr>
          <w:instrText xml:space="preserve"> STYLEREF 1 \s </w:instrText>
        </w:r>
        <w:r w:rsidRPr="00C307BC">
          <w:rPr>
            <w:rFonts w:ascii="Times New Roman" w:hAnsi="Times New Roman" w:cs="Times New Roman"/>
            <w:color w:val="auto"/>
            <w:sz w:val="26"/>
            <w:szCs w:val="26"/>
          </w:rPr>
          <w:fldChar w:fldCharType="separate"/>
        </w:r>
      </w:ins>
      <w:r w:rsidR="0019161E">
        <w:rPr>
          <w:rFonts w:ascii="Times New Roman" w:hAnsi="Times New Roman" w:cs="Times New Roman"/>
          <w:noProof/>
          <w:color w:val="auto"/>
          <w:sz w:val="26"/>
          <w:szCs w:val="26"/>
        </w:rPr>
        <w:t>2</w:t>
      </w:r>
      <w:ins w:id="1676" w:author="Nguyen Toan" w:date="2018-05-18T20:27:00Z">
        <w:r w:rsidRPr="00C307BC">
          <w:rPr>
            <w:rFonts w:ascii="Times New Roman" w:hAnsi="Times New Roman" w:cs="Times New Roman"/>
            <w:color w:val="auto"/>
            <w:sz w:val="26"/>
            <w:szCs w:val="26"/>
          </w:rPr>
          <w:fldChar w:fldCharType="end"/>
        </w:r>
        <w:r w:rsidRPr="00C307BC">
          <w:rPr>
            <w:rFonts w:ascii="Times New Roman" w:hAnsi="Times New Roman" w:cs="Times New Roman"/>
            <w:color w:val="auto"/>
            <w:sz w:val="26"/>
            <w:szCs w:val="26"/>
          </w:rPr>
          <w:t>.</w:t>
        </w:r>
        <w:r w:rsidRPr="00C307BC">
          <w:rPr>
            <w:rFonts w:ascii="Times New Roman" w:hAnsi="Times New Roman" w:cs="Times New Roman"/>
            <w:color w:val="auto"/>
            <w:sz w:val="26"/>
            <w:szCs w:val="26"/>
          </w:rPr>
          <w:fldChar w:fldCharType="begin"/>
        </w:r>
        <w:r w:rsidRPr="00C307BC">
          <w:rPr>
            <w:rFonts w:ascii="Times New Roman" w:hAnsi="Times New Roman" w:cs="Times New Roman"/>
            <w:color w:val="auto"/>
            <w:sz w:val="26"/>
            <w:szCs w:val="26"/>
          </w:rPr>
          <w:instrText xml:space="preserve"> SEQ Hình \* ARABIC \s 1 </w:instrText>
        </w:r>
        <w:r w:rsidRPr="00C307BC">
          <w:rPr>
            <w:rFonts w:ascii="Times New Roman" w:hAnsi="Times New Roman" w:cs="Times New Roman"/>
            <w:color w:val="auto"/>
            <w:sz w:val="26"/>
            <w:szCs w:val="26"/>
          </w:rPr>
          <w:fldChar w:fldCharType="separate"/>
        </w:r>
      </w:ins>
      <w:ins w:id="1677" w:author="Nguyen Toan" w:date="2018-05-18T21:03:00Z">
        <w:r w:rsidR="0019161E">
          <w:rPr>
            <w:rFonts w:ascii="Times New Roman" w:hAnsi="Times New Roman" w:cs="Times New Roman"/>
            <w:noProof/>
            <w:color w:val="auto"/>
            <w:sz w:val="26"/>
            <w:szCs w:val="26"/>
          </w:rPr>
          <w:t>7</w:t>
        </w:r>
      </w:ins>
      <w:ins w:id="1678" w:author="Nguyen Toan" w:date="2018-05-18T20:27:00Z">
        <w:r w:rsidRPr="00C307BC">
          <w:rPr>
            <w:rFonts w:ascii="Times New Roman" w:hAnsi="Times New Roman" w:cs="Times New Roman"/>
            <w:color w:val="auto"/>
            <w:sz w:val="26"/>
            <w:szCs w:val="26"/>
          </w:rPr>
          <w:fldChar w:fldCharType="end"/>
        </w:r>
        <w:r w:rsidRPr="00C307BC">
          <w:rPr>
            <w:rFonts w:ascii="Times New Roman" w:hAnsi="Times New Roman" w:cs="Times New Roman"/>
            <w:color w:val="auto"/>
            <w:sz w:val="26"/>
            <w:szCs w:val="26"/>
          </w:rPr>
          <w:t>: MUnit viết trên Java</w:t>
        </w:r>
      </w:ins>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1679" w:name="_Toc514444176"/>
      <w:r w:rsidRPr="00C307BC">
        <w:rPr>
          <w:rFonts w:ascii="Times New Roman" w:eastAsia="Times New Roman" w:hAnsi="Times New Roman" w:cs="Times New Roman"/>
          <w:b/>
          <w:sz w:val="26"/>
          <w:szCs w:val="26"/>
        </w:rPr>
        <w:t>QUY TRÌNH KIỂM THỬ CHO ỨNG DỤNG ESB</w:t>
      </w:r>
      <w:bookmarkEnd w:id="1679"/>
    </w:p>
    <w:p w14:paraId="0864C993" w14:textId="0EA27E45" w:rsidR="002E5EB4" w:rsidRPr="00071A6D" w:rsidRDefault="004B4E8E" w:rsidP="00071A6D">
      <w:pPr>
        <w:ind w:firstLine="567"/>
        <w:jc w:val="both"/>
        <w:rPr>
          <w:rFonts w:ascii="Times New Roman" w:hAnsi="Times New Roman" w:cs="Times New Roman"/>
          <w:sz w:val="26"/>
          <w:szCs w:val="26"/>
        </w:rPr>
      </w:pPr>
      <w:r w:rsidRPr="00071A6D">
        <w:rPr>
          <w:rFonts w:ascii="Times New Roman" w:hAnsi="Times New Roman" w:cs="Times New Roman"/>
          <w:sz w:val="26"/>
          <w:szCs w:val="26"/>
        </w:rPr>
        <w:t>Hiện nay, có nhiều nghiên cứu tập trung vào việc kiểm thử ứng dụng ESB, Các chiến lược này bao gồm ba chiến thuật chính</w:t>
      </w:r>
      <w:r w:rsidR="002E5EB4" w:rsidRPr="00C307BC">
        <w:rPr>
          <w:rFonts w:ascii="Times New Roman" w:hAnsi="Times New Roman" w:cs="Times New Roman"/>
          <w:sz w:val="26"/>
          <w:szCs w:val="26"/>
        </w:rPr>
        <w:t>:</w:t>
      </w:r>
      <w:r w:rsidR="000D5A37" w:rsidRPr="00C307BC">
        <w:rPr>
          <w:rFonts w:ascii="Times New Roman" w:hAnsi="Times New Roman" w:cs="Times New Roman"/>
          <w:sz w:val="26"/>
          <w:szCs w:val="26"/>
        </w:rPr>
        <w:t xml:space="preserve"> k</w:t>
      </w:r>
      <w:r w:rsidR="002E5EB4" w:rsidRPr="00071A6D">
        <w:rPr>
          <w:rFonts w:ascii="Times New Roman" w:hAnsi="Times New Roman" w:cs="Times New Roman"/>
          <w:sz w:val="26"/>
          <w:szCs w:val="26"/>
        </w:rPr>
        <w:t>iểm thử đơn vị</w:t>
      </w:r>
      <w:r w:rsidR="000D5A37" w:rsidRPr="00C307BC">
        <w:rPr>
          <w:rFonts w:ascii="Times New Roman" w:hAnsi="Times New Roman" w:cs="Times New Roman"/>
          <w:sz w:val="26"/>
          <w:szCs w:val="26"/>
        </w:rPr>
        <w:t>, k</w:t>
      </w:r>
      <w:r w:rsidR="002E5EB4" w:rsidRPr="00071A6D">
        <w:rPr>
          <w:rFonts w:ascii="Times New Roman" w:hAnsi="Times New Roman" w:cs="Times New Roman"/>
          <w:sz w:val="26"/>
          <w:szCs w:val="26"/>
        </w:rPr>
        <w:t>iểm thử tích hợp</w:t>
      </w:r>
      <w:r w:rsidR="000D5A37" w:rsidRPr="00C307BC">
        <w:rPr>
          <w:rFonts w:ascii="Times New Roman" w:hAnsi="Times New Roman" w:cs="Times New Roman"/>
          <w:sz w:val="26"/>
          <w:szCs w:val="26"/>
        </w:rPr>
        <w:t xml:space="preserve"> và k</w:t>
      </w:r>
      <w:r w:rsidR="002E5EB4" w:rsidRPr="00071A6D">
        <w:rPr>
          <w:rFonts w:ascii="Times New Roman" w:hAnsi="Times New Roman" w:cs="Times New Roman"/>
          <w:sz w:val="26"/>
          <w:szCs w:val="26"/>
        </w:rPr>
        <w:t>iểm thử hồi quy</w:t>
      </w:r>
      <w:r w:rsidR="000D5A37" w:rsidRPr="00C307BC">
        <w:rPr>
          <w:rFonts w:ascii="Times New Roman" w:hAnsi="Times New Roman" w:cs="Times New Roman"/>
          <w:sz w:val="26"/>
          <w:szCs w:val="26"/>
        </w:rPr>
        <w:t>.</w:t>
      </w:r>
    </w:p>
    <w:p w14:paraId="693543E4" w14:textId="3A8FB15D" w:rsidR="000C5C3A" w:rsidRPr="00C307BC" w:rsidRDefault="000C5C3A" w:rsidP="000C5C3A">
      <w:pPr>
        <w:spacing w:line="288" w:lineRule="auto"/>
        <w:ind w:firstLine="567"/>
        <w:jc w:val="both"/>
        <w:rPr>
          <w:rFonts w:ascii="Times New Roman" w:hAnsi="Times New Roman" w:cs="Times New Roman"/>
          <w:sz w:val="26"/>
          <w:szCs w:val="26"/>
        </w:rPr>
      </w:pPr>
      <w:r w:rsidRPr="00C307BC">
        <w:rPr>
          <w:rFonts w:ascii="Times New Roman" w:hAnsi="Times New Roman" w:cs="Times New Roman"/>
          <w:sz w:val="26"/>
          <w:szCs w:val="26"/>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C307BC">
        <w:rPr>
          <w:rFonts w:ascii="Times New Roman" w:hAnsi="Times New Roman" w:cs="Times New Roman"/>
          <w:sz w:val="26"/>
          <w:szCs w:val="26"/>
        </w:rPr>
        <w:t xml:space="preserve"> (kiểm thử đơn vị)</w:t>
      </w:r>
      <w:r w:rsidRPr="00C307BC">
        <w:rPr>
          <w:rFonts w:ascii="Times New Roman" w:hAnsi="Times New Roman" w:cs="Times New Roman"/>
          <w:sz w:val="26"/>
          <w:szCs w:val="26"/>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61CAAD64" w14:textId="109DADEF" w:rsidR="000C5C3A" w:rsidRPr="00C307BC" w:rsidRDefault="000C5C3A">
      <w:pPr>
        <w:spacing w:line="288" w:lineRule="auto"/>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t>Sau khi đã đảm bảo các chức năng hoạt động riêng biệt của từng thành phần hoạt động đúng, ta sẽ tiến hành kiểm thử tích hợp giữa các thành phần. Quá trình này sẽ được lặp lại mỗi khi có sự thay đổi ở bất cứ thành phần nào</w:t>
      </w:r>
      <w:r w:rsidR="00947ED3" w:rsidRPr="00C307BC">
        <w:rPr>
          <w:rFonts w:ascii="Times New Roman" w:hAnsi="Times New Roman" w:cs="Times New Roman"/>
          <w:sz w:val="26"/>
          <w:szCs w:val="26"/>
        </w:rPr>
        <w:t xml:space="preserve"> (kiểm thử hồi quy)</w:t>
      </w:r>
      <w:r w:rsidRPr="00C307BC">
        <w:rPr>
          <w:rFonts w:ascii="Times New Roman" w:hAnsi="Times New Roman" w:cs="Times New Roman"/>
          <w:sz w:val="26"/>
          <w:szCs w:val="26"/>
        </w:rPr>
        <w:t xml:space="preserve">. </w:t>
      </w:r>
      <w:r w:rsidR="00F10C45" w:rsidRPr="00C307BC">
        <w:rPr>
          <w:rFonts w:ascii="Times New Roman" w:hAnsi="Times New Roman" w:cs="Times New Roman"/>
          <w:sz w:val="26"/>
          <w:szCs w:val="26"/>
        </w:rPr>
        <w:t>Trong chương này, luận văn sẽ đề xuất</w:t>
      </w:r>
      <w:r w:rsidR="00D40309" w:rsidRPr="00C307BC">
        <w:rPr>
          <w:rFonts w:ascii="Times New Roman" w:hAnsi="Times New Roman" w:cs="Times New Roman"/>
          <w:sz w:val="26"/>
          <w:szCs w:val="26"/>
        </w:rPr>
        <w:t xml:space="preserve"> chiến thuật kiểm thử và</w:t>
      </w:r>
      <w:r w:rsidR="00F10C45" w:rsidRPr="00C307BC">
        <w:rPr>
          <w:rFonts w:ascii="Times New Roman" w:hAnsi="Times New Roman" w:cs="Times New Roman"/>
          <w:sz w:val="26"/>
          <w:szCs w:val="26"/>
        </w:rPr>
        <w:t xml:space="preserve"> xây dựng công cụ sinh mã kiểm thử tự động cho ứng dụng ESB, đồng thời xây dựng luồng triển khai liên tục cơ bản cho một ứng dụng ESB.</w:t>
      </w:r>
    </w:p>
    <w:p w14:paraId="5C8A9520" w14:textId="13E4B2EB" w:rsidR="006B6C15" w:rsidRPr="00071A6D" w:rsidRDefault="006B6C15" w:rsidP="00071A6D">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del w:id="1680" w:author="Nguyen Toan" w:date="2018-05-18T20:23:00Z">
        <w:r w:rsidRPr="00071A6D" w:rsidDel="00E63040">
          <w:rPr>
            <w:rFonts w:ascii="Times New Roman" w:eastAsia="Times New Roman" w:hAnsi="Times New Roman" w:cs="Times New Roman"/>
            <w:b/>
            <w:sz w:val="26"/>
            <w:szCs w:val="26"/>
          </w:rPr>
          <w:delText>Các chiến thuật kiểm thử</w:delText>
        </w:r>
      </w:del>
      <w:bookmarkStart w:id="1681" w:name="_Toc514444177"/>
      <w:ins w:id="1682" w:author="Nguyen Toan" w:date="2018-05-18T20:23:00Z">
        <w:r w:rsidR="00E63040">
          <w:rPr>
            <w:rFonts w:ascii="Times New Roman" w:eastAsia="Times New Roman" w:hAnsi="Times New Roman" w:cs="Times New Roman"/>
            <w:b/>
            <w:sz w:val="26"/>
            <w:szCs w:val="26"/>
          </w:rPr>
          <w:t>Hướng tiếp cận</w:t>
        </w:r>
      </w:ins>
      <w:bookmarkEnd w:id="1681"/>
    </w:p>
    <w:p w14:paraId="376AD0BC" w14:textId="604C9737" w:rsidR="000C5C3A" w:rsidRPr="00C307BC"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683" w:name="_Toc514444178"/>
      <w:r w:rsidRPr="00C307BC">
        <w:rPr>
          <w:rFonts w:ascii="Times New Roman" w:eastAsia="Times New Roman" w:hAnsi="Times New Roman" w:cs="Times New Roman"/>
          <w:b/>
          <w:sz w:val="26"/>
          <w:szCs w:val="26"/>
        </w:rPr>
        <w:t>Kiểm thử đơn vị</w:t>
      </w:r>
      <w:bookmarkEnd w:id="1683"/>
    </w:p>
    <w:p w14:paraId="17D69C5C" w14:textId="5FD175A8" w:rsidR="000C5C3A" w:rsidRPr="00C307BC" w:rsidRDefault="000C5C3A" w:rsidP="000C5C3A">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00121071" w:rsidRPr="00C307BC">
        <w:rPr>
          <w:rFonts w:ascii="Times New Roman" w:eastAsia="Times New Roman" w:hAnsi="Times New Roman" w:cs="Times New Roman"/>
          <w:sz w:val="26"/>
          <w:szCs w:val="26"/>
        </w:rPr>
        <w:fldChar w:fldCharType="begin"/>
      </w:r>
      <w:r w:rsidR="00121071" w:rsidRPr="00C307BC">
        <w:rPr>
          <w:rFonts w:ascii="Times New Roman" w:eastAsia="Times New Roman" w:hAnsi="Times New Roman" w:cs="Times New Roman"/>
          <w:sz w:val="26"/>
          <w:szCs w:val="26"/>
        </w:rPr>
        <w:instrText xml:space="preserve"> REF _Ref513152321 \h </w:instrText>
      </w:r>
      <w:r w:rsidR="00C307BC" w:rsidRPr="00C307BC">
        <w:rPr>
          <w:rFonts w:ascii="Times New Roman" w:eastAsia="Times New Roman" w:hAnsi="Times New Roman" w:cs="Times New Roman"/>
          <w:sz w:val="26"/>
          <w:szCs w:val="26"/>
        </w:rPr>
        <w:instrText xml:space="preserve"> \* MERGEFORMAT </w:instrText>
      </w:r>
      <w:r w:rsidR="00121071" w:rsidRPr="00C307BC">
        <w:rPr>
          <w:rFonts w:ascii="Times New Roman" w:eastAsia="Times New Roman" w:hAnsi="Times New Roman" w:cs="Times New Roman"/>
          <w:sz w:val="26"/>
          <w:szCs w:val="26"/>
        </w:rPr>
      </w:r>
      <w:r w:rsidR="00121071" w:rsidRPr="00C307BC">
        <w:rPr>
          <w:rFonts w:ascii="Times New Roman" w:eastAsia="Times New Roman" w:hAnsi="Times New Roman" w:cs="Times New Roman"/>
          <w:sz w:val="26"/>
          <w:szCs w:val="26"/>
        </w:rPr>
        <w:fldChar w:fldCharType="separate"/>
      </w:r>
      <w:ins w:id="1684"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3</w:t>
        </w:r>
        <w:r w:rsidR="0019161E" w:rsidRPr="0019161E">
          <w:rPr>
            <w:rFonts w:ascii="Times New Roman" w:hAnsi="Times New Roman" w:cs="Times New Roman"/>
            <w:i/>
            <w:noProof/>
            <w:color w:val="auto"/>
            <w:sz w:val="26"/>
            <w:szCs w:val="26"/>
            <w:rPrChange w:id="1685"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w:t>
        </w:r>
      </w:ins>
      <w:del w:id="1686"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00121071" w:rsidRPr="00C307BC">
        <w:rPr>
          <w:rFonts w:ascii="Times New Roman" w:eastAsia="Times New Roman" w:hAnsi="Times New Roman" w:cs="Times New Roman"/>
          <w:sz w:val="26"/>
          <w:szCs w:val="26"/>
        </w:rPr>
        <w:fldChar w:fldCharType="end"/>
      </w:r>
      <w:r w:rsidR="005378E9"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thành phần A). Đối với các thành phần ở lớp cao hơn, ta cần giả lập các thành phần phụ thuộc (thành phần B,C). Điểm thuận lợi của chiến thuật này đó là ta có thể kiểm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C307BC" w:rsidRDefault="000C5C3A" w:rsidP="000C5C3A">
      <w:pPr>
        <w:spacing w:line="288" w:lineRule="auto"/>
        <w:rPr>
          <w:rFonts w:ascii="Times New Roman" w:eastAsia="Times New Roman" w:hAnsi="Times New Roman" w:cs="Times New Roman"/>
          <w:sz w:val="26"/>
          <w:szCs w:val="26"/>
        </w:rPr>
      </w:pPr>
    </w:p>
    <w:p w14:paraId="6E199A47" w14:textId="77777777" w:rsidR="000C5C3A" w:rsidRPr="00C307BC" w:rsidRDefault="000C5C3A" w:rsidP="0080458D">
      <w:pPr>
        <w:keepNext/>
        <w:spacing w:line="288" w:lineRule="auto"/>
        <w:jc w:val="center"/>
        <w:rPr>
          <w:rFonts w:ascii="Times New Roman" w:hAnsi="Times New Roman" w:cs="Times New Roman"/>
          <w:sz w:val="26"/>
          <w:szCs w:val="26"/>
        </w:rPr>
        <w:pPrChange w:id="1687" w:author="Nguyen Toan" w:date="2018-05-18T22:02:00Z">
          <w:pPr>
            <w:keepNext/>
            <w:spacing w:line="288" w:lineRule="auto"/>
          </w:pPr>
        </w:pPrChange>
      </w:pPr>
      <w:r w:rsidRPr="00C307BC">
        <w:rPr>
          <w:rFonts w:ascii="Times New Roman" w:eastAsia="Times New Roman" w:hAnsi="Times New Roman" w:cs="Times New Roman"/>
          <w:noProof/>
          <w:sz w:val="26"/>
          <w:szCs w:val="26"/>
          <w:lang w:val="en-US"/>
        </w:rPr>
        <w:lastRenderedPageBreak/>
        <w:drawing>
          <wp:inline distT="0" distB="0" distL="0" distR="0" wp14:anchorId="0534654D" wp14:editId="352C410D">
            <wp:extent cx="4657725" cy="1400175"/>
            <wp:effectExtent l="0" t="0" r="9525" b="9525"/>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p>
    <w:p w14:paraId="6740831C" w14:textId="53A7B529" w:rsidR="000C5C3A" w:rsidRPr="00C307BC" w:rsidRDefault="000C5C3A" w:rsidP="004D6926">
      <w:pPr>
        <w:pStyle w:val="Caption"/>
        <w:spacing w:line="288" w:lineRule="auto"/>
        <w:jc w:val="center"/>
        <w:rPr>
          <w:rFonts w:ascii="Times New Roman" w:hAnsi="Times New Roman" w:cs="Times New Roman"/>
          <w:i w:val="0"/>
          <w:color w:val="auto"/>
          <w:sz w:val="26"/>
          <w:szCs w:val="26"/>
        </w:rPr>
      </w:pPr>
      <w:bookmarkStart w:id="1688" w:name="_Ref513152321"/>
      <w:bookmarkStart w:id="1689" w:name="_Toc514157754"/>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bookmarkEnd w:id="1688"/>
      <w:r w:rsidR="00551ABB"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Kiểm thử đơn vị theo lớp</w:t>
      </w:r>
      <w:sdt>
        <w:sdtPr>
          <w:rPr>
            <w:rFonts w:ascii="Times New Roman" w:hAnsi="Times New Roman" w:cs="Times New Roman"/>
            <w:i w:val="0"/>
            <w:color w:val="auto"/>
            <w:sz w:val="26"/>
            <w:szCs w:val="26"/>
          </w:rPr>
          <w:id w:val="-983775330"/>
          <w:citation/>
        </w:sdtPr>
        <w:sdtEndPr/>
        <w:sdtContent>
          <w:r w:rsidR="00516186" w:rsidRPr="00C307BC">
            <w:rPr>
              <w:rFonts w:ascii="Times New Roman" w:hAnsi="Times New Roman" w:cs="Times New Roman"/>
              <w:i w:val="0"/>
              <w:color w:val="auto"/>
              <w:sz w:val="26"/>
              <w:szCs w:val="26"/>
            </w:rPr>
            <w:fldChar w:fldCharType="begin"/>
          </w:r>
          <w:r w:rsidR="00516186" w:rsidRPr="00C307BC">
            <w:rPr>
              <w:rFonts w:ascii="Times New Roman" w:hAnsi="Times New Roman" w:cs="Times New Roman"/>
              <w:i w:val="0"/>
              <w:color w:val="auto"/>
              <w:sz w:val="26"/>
              <w:szCs w:val="26"/>
              <w:lang w:val="en-US"/>
            </w:rPr>
            <w:instrText xml:space="preserve"> CITATION Gre02 \l 1033 </w:instrText>
          </w:r>
          <w:r w:rsidR="00516186" w:rsidRPr="00C307BC">
            <w:rPr>
              <w:rFonts w:ascii="Times New Roman" w:hAnsi="Times New Roman" w:cs="Times New Roman"/>
              <w:i w:val="0"/>
              <w:color w:val="auto"/>
              <w:sz w:val="26"/>
              <w:szCs w:val="26"/>
            </w:rPr>
            <w:fldChar w:fldCharType="separate"/>
          </w:r>
          <w:r w:rsidR="003137DA">
            <w:rPr>
              <w:rFonts w:ascii="Times New Roman" w:hAnsi="Times New Roman" w:cs="Times New Roman"/>
              <w:i w:val="0"/>
              <w:noProof/>
              <w:color w:val="auto"/>
              <w:sz w:val="26"/>
              <w:szCs w:val="26"/>
              <w:lang w:val="en-US"/>
            </w:rPr>
            <w:t xml:space="preserve"> </w:t>
          </w:r>
          <w:r w:rsidR="003137DA" w:rsidRPr="003137DA">
            <w:rPr>
              <w:rFonts w:ascii="Times New Roman" w:hAnsi="Times New Roman" w:cs="Times New Roman"/>
              <w:noProof/>
              <w:color w:val="auto"/>
              <w:sz w:val="26"/>
              <w:szCs w:val="26"/>
              <w:lang w:val="en-US"/>
            </w:rPr>
            <w:t>[14]</w:t>
          </w:r>
          <w:r w:rsidR="00516186" w:rsidRPr="00C307BC">
            <w:rPr>
              <w:rFonts w:ascii="Times New Roman" w:hAnsi="Times New Roman" w:cs="Times New Roman"/>
              <w:i w:val="0"/>
              <w:color w:val="auto"/>
              <w:sz w:val="26"/>
              <w:szCs w:val="26"/>
            </w:rPr>
            <w:fldChar w:fldCharType="end"/>
          </w:r>
        </w:sdtContent>
      </w:sdt>
      <w:bookmarkEnd w:id="1689"/>
    </w:p>
    <w:p w14:paraId="30F2C9FA" w14:textId="69A5CAF3" w:rsidR="000C5C3A" w:rsidRPr="00C307BC" w:rsidRDefault="000C5C3A" w:rsidP="00071A6D">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690" w:name="_Toc514444179"/>
      <w:r w:rsidRPr="00C307BC">
        <w:rPr>
          <w:rFonts w:ascii="Times New Roman" w:eastAsia="Times New Roman" w:hAnsi="Times New Roman" w:cs="Times New Roman"/>
          <w:b/>
          <w:sz w:val="26"/>
          <w:szCs w:val="26"/>
        </w:rPr>
        <w:t xml:space="preserve">Kiểm </w:t>
      </w:r>
      <w:r w:rsidR="002244B4" w:rsidRPr="00C307BC">
        <w:rPr>
          <w:rFonts w:ascii="Times New Roman" w:eastAsia="Times New Roman" w:hAnsi="Times New Roman" w:cs="Times New Roman"/>
          <w:b/>
          <w:sz w:val="26"/>
          <w:szCs w:val="26"/>
        </w:rPr>
        <w:t>th</w:t>
      </w:r>
      <w:r w:rsidR="00CD00C8" w:rsidRPr="00C307BC">
        <w:rPr>
          <w:rFonts w:ascii="Times New Roman" w:eastAsia="Times New Roman" w:hAnsi="Times New Roman" w:cs="Times New Roman"/>
          <w:b/>
          <w:sz w:val="26"/>
          <w:szCs w:val="26"/>
        </w:rPr>
        <w:t xml:space="preserve">ử </w:t>
      </w:r>
      <w:r w:rsidR="008F241A" w:rsidRPr="00C307BC">
        <w:rPr>
          <w:rFonts w:ascii="Times New Roman" w:eastAsia="Times New Roman" w:hAnsi="Times New Roman" w:cs="Times New Roman"/>
          <w:b/>
          <w:sz w:val="26"/>
          <w:szCs w:val="26"/>
        </w:rPr>
        <w:t>tích hợp</w:t>
      </w:r>
      <w:bookmarkEnd w:id="1690"/>
    </w:p>
    <w:p w14:paraId="6D3B3883" w14:textId="77777777"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rFonts w:ascii="Times New Roman" w:eastAsia="Times New Roman" w:hAnsi="Times New Roman" w:cs="Times New Roman"/>
          <w:sz w:val="26"/>
          <w:szCs w:val="26"/>
          <w:lang w:val="vi-VN"/>
        </w:rPr>
        <w:t>ậ</w:t>
      </w:r>
      <w:r w:rsidRPr="00C307BC">
        <w:rPr>
          <w:rFonts w:ascii="Times New Roman" w:eastAsia="Times New Roman" w:hAnsi="Times New Roman" w:cs="Times New Roman"/>
          <w:sz w:val="26"/>
          <w:szCs w:val="26"/>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C307BC" w:rsidRDefault="000C5C3A" w:rsidP="0080458D">
      <w:pPr>
        <w:keepNext/>
        <w:spacing w:line="288" w:lineRule="auto"/>
        <w:jc w:val="center"/>
        <w:rPr>
          <w:rFonts w:ascii="Times New Roman" w:hAnsi="Times New Roman" w:cs="Times New Roman"/>
          <w:sz w:val="26"/>
          <w:szCs w:val="26"/>
        </w:rPr>
        <w:pPrChange w:id="1691" w:author="Nguyen Toan" w:date="2018-05-18T22:02:00Z">
          <w:pPr>
            <w:keepNext/>
            <w:spacing w:line="288" w:lineRule="auto"/>
          </w:pPr>
        </w:pPrChange>
      </w:pPr>
      <w:r w:rsidRPr="00C307BC">
        <w:rPr>
          <w:rFonts w:ascii="Times New Roman" w:eastAsia="Times New Roman" w:hAnsi="Times New Roman" w:cs="Times New Roman"/>
          <w:noProof/>
          <w:sz w:val="26"/>
          <w:szCs w:val="26"/>
          <w:lang w:val="en-US"/>
        </w:rPr>
        <w:drawing>
          <wp:inline distT="0" distB="0" distL="0" distR="0" wp14:anchorId="0A9427EA" wp14:editId="2FCF3082">
            <wp:extent cx="4752975" cy="1543050"/>
            <wp:effectExtent l="0" t="0" r="9525" b="0"/>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p>
    <w:p w14:paraId="0CC0AC2D" w14:textId="156E8314" w:rsidR="000C5C3A" w:rsidRPr="00C307BC" w:rsidRDefault="000C5C3A" w:rsidP="00A817ED">
      <w:pPr>
        <w:pStyle w:val="Caption"/>
        <w:spacing w:line="288" w:lineRule="auto"/>
        <w:jc w:val="center"/>
        <w:rPr>
          <w:rFonts w:ascii="Times New Roman" w:hAnsi="Times New Roman" w:cs="Times New Roman"/>
          <w:i w:val="0"/>
          <w:color w:val="auto"/>
          <w:sz w:val="26"/>
          <w:szCs w:val="26"/>
        </w:rPr>
      </w:pPr>
      <w:bookmarkStart w:id="1692" w:name="_Toc51415775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2C4301"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Kiểm thử tích hợp</w:t>
      </w:r>
      <w:bookmarkEnd w:id="1692"/>
      <w:customXmlInsRangeStart w:id="1693" w:author="Nguyen Toan" w:date="2018-05-18T22:03:00Z"/>
      <w:sdt>
        <w:sdtPr>
          <w:rPr>
            <w:rFonts w:ascii="Times New Roman" w:hAnsi="Times New Roman" w:cs="Times New Roman"/>
            <w:i w:val="0"/>
            <w:color w:val="auto"/>
            <w:sz w:val="26"/>
            <w:szCs w:val="26"/>
          </w:rPr>
          <w:id w:val="97227360"/>
          <w:citation/>
        </w:sdtPr>
        <w:sdtContent>
          <w:customXmlInsRangeEnd w:id="1693"/>
          <w:ins w:id="1694" w:author="Nguyen Toan" w:date="2018-05-18T22:03:00Z">
            <w:r w:rsidR="006D0F93">
              <w:rPr>
                <w:rFonts w:ascii="Times New Roman" w:hAnsi="Times New Roman" w:cs="Times New Roman"/>
                <w:i w:val="0"/>
                <w:color w:val="auto"/>
                <w:sz w:val="26"/>
                <w:szCs w:val="26"/>
              </w:rPr>
              <w:fldChar w:fldCharType="begin"/>
            </w:r>
            <w:r w:rsidR="006D0F93">
              <w:rPr>
                <w:rFonts w:ascii="Times New Roman" w:hAnsi="Times New Roman" w:cs="Times New Roman"/>
                <w:i w:val="0"/>
                <w:color w:val="auto"/>
                <w:sz w:val="26"/>
                <w:szCs w:val="26"/>
                <w:lang w:val="en-US"/>
              </w:rPr>
              <w:instrText xml:space="preserve"> CITATION Gre02 \l 1033 </w:instrText>
            </w:r>
          </w:ins>
          <w:r w:rsidR="006D0F93">
            <w:rPr>
              <w:rFonts w:ascii="Times New Roman" w:hAnsi="Times New Roman" w:cs="Times New Roman"/>
              <w:i w:val="0"/>
              <w:color w:val="auto"/>
              <w:sz w:val="26"/>
              <w:szCs w:val="26"/>
            </w:rPr>
            <w:fldChar w:fldCharType="separate"/>
          </w:r>
          <w:r w:rsidR="003137DA">
            <w:rPr>
              <w:rFonts w:ascii="Times New Roman" w:hAnsi="Times New Roman" w:cs="Times New Roman"/>
              <w:i w:val="0"/>
              <w:noProof/>
              <w:color w:val="auto"/>
              <w:sz w:val="26"/>
              <w:szCs w:val="26"/>
              <w:lang w:val="en-US"/>
            </w:rPr>
            <w:t xml:space="preserve"> </w:t>
          </w:r>
          <w:r w:rsidR="003137DA" w:rsidRPr="003137DA">
            <w:rPr>
              <w:rFonts w:ascii="Times New Roman" w:hAnsi="Times New Roman" w:cs="Times New Roman"/>
              <w:noProof/>
              <w:color w:val="auto"/>
              <w:sz w:val="26"/>
              <w:szCs w:val="26"/>
              <w:lang w:val="en-US"/>
            </w:rPr>
            <w:t>[14]</w:t>
          </w:r>
          <w:ins w:id="1695" w:author="Nguyen Toan" w:date="2018-05-18T22:03:00Z">
            <w:r w:rsidR="006D0F93">
              <w:rPr>
                <w:rFonts w:ascii="Times New Roman" w:hAnsi="Times New Roman" w:cs="Times New Roman"/>
                <w:i w:val="0"/>
                <w:color w:val="auto"/>
                <w:sz w:val="26"/>
                <w:szCs w:val="26"/>
              </w:rPr>
              <w:fldChar w:fldCharType="end"/>
            </w:r>
          </w:ins>
          <w:customXmlInsRangeStart w:id="1696" w:author="Nguyen Toan" w:date="2018-05-18T22:03:00Z"/>
        </w:sdtContent>
      </w:sdt>
      <w:customXmlInsRangeEnd w:id="1696"/>
    </w:p>
    <w:p w14:paraId="5699F0E5" w14:textId="2883CF96" w:rsidR="000C5C3A" w:rsidRPr="00C307BC"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697" w:name="_Toc514444180"/>
      <w:r w:rsidRPr="00C307BC">
        <w:rPr>
          <w:rFonts w:ascii="Times New Roman" w:eastAsia="Times New Roman" w:hAnsi="Times New Roman" w:cs="Times New Roman"/>
          <w:b/>
          <w:sz w:val="26"/>
          <w:szCs w:val="26"/>
        </w:rPr>
        <w:t>Kiểm thử hồi quy</w:t>
      </w:r>
      <w:bookmarkEnd w:id="1697"/>
    </w:p>
    <w:p w14:paraId="6ABB6405" w14:textId="44C85C33"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hồi quy [1] là việc kiểm thử lại một lần nữa chức năng do việc thay đổi chức năng khác có hoặc không có liên quan đến chức năng được kiểm thử.</w:t>
      </w:r>
    </w:p>
    <w:p w14:paraId="1271BAC3" w14:textId="31F9040F" w:rsidR="000C5C3A" w:rsidRPr="00C307BC" w:rsidRDefault="000C5C3A" w:rsidP="00966627">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73970D90" w14:textId="53C177F6" w:rsidR="00E14157" w:rsidRPr="00C307BC"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1698" w:name="_Toc514444181"/>
      <w:del w:id="1699" w:author="Nguyen Toan" w:date="2018-05-18T22:12:00Z">
        <w:r w:rsidRPr="00C307BC" w:rsidDel="00CE4637">
          <w:rPr>
            <w:rFonts w:ascii="Times New Roman" w:eastAsia="Times New Roman" w:hAnsi="Times New Roman" w:cs="Times New Roman"/>
            <w:b/>
            <w:sz w:val="26"/>
            <w:szCs w:val="26"/>
          </w:rPr>
          <w:delText>Đề xuất quy</w:delText>
        </w:r>
      </w:del>
      <w:ins w:id="1700" w:author="Nguyen Toan" w:date="2018-05-18T22:12:00Z">
        <w:r w:rsidR="00CE4637">
          <w:rPr>
            <w:rFonts w:ascii="Times New Roman" w:eastAsia="Times New Roman" w:hAnsi="Times New Roman" w:cs="Times New Roman"/>
            <w:b/>
            <w:sz w:val="26"/>
            <w:szCs w:val="26"/>
          </w:rPr>
          <w:t>Quy</w:t>
        </w:r>
      </w:ins>
      <w:r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ins w:id="1701" w:author="Nguyen Toan" w:date="2018-05-18T22:12:00Z">
        <w:r w:rsidR="00CE4637">
          <w:rPr>
            <w:rFonts w:ascii="Times New Roman" w:eastAsia="Times New Roman" w:hAnsi="Times New Roman" w:cs="Times New Roman"/>
            <w:b/>
            <w:sz w:val="26"/>
            <w:szCs w:val="26"/>
          </w:rPr>
          <w:t>ứng dụng ESB</w:t>
        </w:r>
      </w:ins>
      <w:del w:id="1702" w:author="Nguyen Toan" w:date="2018-05-18T22:12:00Z">
        <w:r w:rsidR="00E14157" w:rsidRPr="00C307BC" w:rsidDel="00CE4637">
          <w:rPr>
            <w:rFonts w:ascii="Times New Roman" w:eastAsia="Times New Roman" w:hAnsi="Times New Roman" w:cs="Times New Roman"/>
            <w:b/>
            <w:sz w:val="26"/>
            <w:szCs w:val="26"/>
          </w:rPr>
          <w:delText>hệ thống</w:delText>
        </w:r>
        <w:bookmarkEnd w:id="1698"/>
        <w:r w:rsidR="00E14157" w:rsidRPr="00C307BC" w:rsidDel="00CE4637">
          <w:rPr>
            <w:rFonts w:ascii="Times New Roman" w:eastAsia="Times New Roman" w:hAnsi="Times New Roman" w:cs="Times New Roman"/>
            <w:b/>
            <w:sz w:val="26"/>
            <w:szCs w:val="26"/>
          </w:rPr>
          <w:delText xml:space="preserve"> </w:delText>
        </w:r>
      </w:del>
    </w:p>
    <w:p w14:paraId="43B39083" w14:textId="061FA691" w:rsidR="00FF3170" w:rsidRPr="00C307BC" w:rsidRDefault="009F6491" w:rsidP="00D2583D">
      <w:pPr>
        <w:ind w:firstLine="360"/>
        <w:jc w:val="both"/>
        <w:rPr>
          <w:rFonts w:ascii="Times New Roman" w:hAnsi="Times New Roman" w:cs="Times New Roman"/>
          <w:sz w:val="26"/>
          <w:szCs w:val="26"/>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REF _Ref511971256 \h </w:instrText>
      </w:r>
      <w:r w:rsidR="004A17D3" w:rsidRPr="00C307BC">
        <w:rPr>
          <w:rFonts w:ascii="Times New Roman" w:hAnsi="Times New Roman" w:cs="Times New Roman"/>
          <w:sz w:val="26"/>
          <w:szCs w:val="26"/>
        </w:rPr>
        <w:instrText xml:space="preserve"> \* MERGEFORMAT </w:instrText>
      </w:r>
      <w:r w:rsidRPr="00C307BC">
        <w:rPr>
          <w:rFonts w:ascii="Times New Roman" w:hAnsi="Times New Roman" w:cs="Times New Roman"/>
          <w:sz w:val="26"/>
          <w:szCs w:val="26"/>
        </w:rPr>
      </w:r>
      <w:r w:rsidRPr="00C307BC">
        <w:rPr>
          <w:rFonts w:ascii="Times New Roman" w:hAnsi="Times New Roman" w:cs="Times New Roman"/>
          <w:sz w:val="26"/>
          <w:szCs w:val="26"/>
        </w:rPr>
        <w:fldChar w:fldCharType="separate"/>
      </w:r>
      <w:ins w:id="1703"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1704" w:author="Nguyen Toan" w:date="2018-05-18T21:03:00Z">
              <w:rPr>
                <w:rFonts w:ascii="Times New Roman" w:hAnsi="Times New Roman" w:cs="Times New Roman"/>
                <w:i/>
                <w:noProof/>
                <w:color w:val="auto"/>
                <w:sz w:val="26"/>
                <w:szCs w:val="26"/>
              </w:rPr>
            </w:rPrChange>
          </w:rPr>
          <w:t>3</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1705" w:author="Nguyen Toan" w:date="2018-05-18T21:03:00Z">
              <w:rPr>
                <w:rFonts w:ascii="Times New Roman" w:hAnsi="Times New Roman" w:cs="Times New Roman"/>
                <w:i/>
                <w:noProof/>
                <w:color w:val="auto"/>
                <w:sz w:val="26"/>
                <w:szCs w:val="26"/>
              </w:rPr>
            </w:rPrChange>
          </w:rPr>
          <w:t>3</w:t>
        </w:r>
      </w:ins>
      <w:del w:id="1706"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3.3</w:delText>
        </w:r>
      </w:del>
      <w:r w:rsidRPr="00C307BC">
        <w:rPr>
          <w:rFonts w:ascii="Times New Roman" w:hAnsi="Times New Roman" w:cs="Times New Roman"/>
          <w:sz w:val="26"/>
          <w:szCs w:val="26"/>
        </w:rPr>
        <w:fldChar w:fldCharType="end"/>
      </w:r>
      <w:r w:rsidRPr="00C307BC">
        <w:rPr>
          <w:rFonts w:ascii="Times New Roman" w:hAnsi="Times New Roman" w:cs="Times New Roman"/>
          <w:sz w:val="26"/>
          <w:szCs w:val="26"/>
        </w:rPr>
        <w:t xml:space="preserve"> </w:t>
      </w:r>
      <w:r w:rsidR="00FF3170" w:rsidRPr="00C307BC">
        <w:rPr>
          <w:rFonts w:ascii="Times New Roman" w:hAnsi="Times New Roman" w:cs="Times New Roman"/>
          <w:sz w:val="26"/>
          <w:szCs w:val="26"/>
        </w:rPr>
        <w:t xml:space="preserve">thể hiện </w:t>
      </w:r>
      <w:r w:rsidR="00C754E6" w:rsidRPr="00C307BC">
        <w:rPr>
          <w:rFonts w:ascii="Times New Roman" w:hAnsi="Times New Roman" w:cs="Times New Roman"/>
          <w:sz w:val="26"/>
          <w:szCs w:val="26"/>
        </w:rPr>
        <w:t>quy trình</w:t>
      </w:r>
      <w:r w:rsidR="00EF3A9B" w:rsidRPr="00C307BC">
        <w:rPr>
          <w:rFonts w:ascii="Times New Roman" w:hAnsi="Times New Roman" w:cs="Times New Roman"/>
          <w:sz w:val="26"/>
          <w:szCs w:val="26"/>
        </w:rPr>
        <w:t xml:space="preserve"> đề xuất</w:t>
      </w:r>
      <w:r w:rsidR="00FF3170" w:rsidRPr="00C307BC">
        <w:rPr>
          <w:rFonts w:ascii="Times New Roman" w:hAnsi="Times New Roman" w:cs="Times New Roman"/>
          <w:sz w:val="26"/>
          <w:szCs w:val="26"/>
        </w:rPr>
        <w:t xml:space="preserve"> kiểm thử tự động cho hệ thống ESB.</w:t>
      </w:r>
    </w:p>
    <w:p w14:paraId="5ABBBACB" w14:textId="77777777" w:rsidR="001306B4" w:rsidRPr="00C307BC" w:rsidRDefault="003946FD" w:rsidP="00966627">
      <w:pPr>
        <w:keepNext/>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023DB544"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1707" w:name="_Ref511971256"/>
      <w:bookmarkStart w:id="1708" w:name="_Toc511320660"/>
      <w:bookmarkStart w:id="1709" w:name="_Toc511326641"/>
      <w:bookmarkStart w:id="1710" w:name="_Toc511991199"/>
      <w:bookmarkStart w:id="1711" w:name="_Toc51415775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bookmarkEnd w:id="1707"/>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1708"/>
      <w:bookmarkEnd w:id="1709"/>
      <w:bookmarkEnd w:id="1710"/>
      <w:bookmarkEnd w:id="1711"/>
    </w:p>
    <w:p w14:paraId="0BC69AB8" w14:textId="2C86CAD1" w:rsidR="001C57BB" w:rsidRDefault="00D71BA7" w:rsidP="00071A6D">
      <w:pPr>
        <w:pStyle w:val="Caption"/>
        <w:spacing w:before="120" w:line="276" w:lineRule="auto"/>
        <w:ind w:firstLine="567"/>
        <w:jc w:val="both"/>
        <w:rPr>
          <w:rFonts w:ascii="Times New Roman" w:eastAsia="Times New Roman" w:hAnsi="Times New Roman" w:cs="Times New Roman"/>
          <w:color w:val="auto"/>
          <w:sz w:val="26"/>
          <w:szCs w:val="26"/>
        </w:rPr>
      </w:pPr>
      <w:r w:rsidRPr="00C307BC">
        <w:rPr>
          <w:rFonts w:ascii="Times New Roman" w:eastAsia="Times New Roman" w:hAnsi="Times New Roman" w:cs="Times New Roman"/>
          <w:i w:val="0"/>
          <w:iCs w:val="0"/>
          <w:color w:val="000000"/>
          <w:sz w:val="26"/>
          <w:szCs w:val="26"/>
        </w:rPr>
        <w:t>Để kích hoạt quy trình, trên công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rPr>
          <w:rFonts w:ascii="Times New Roman" w:eastAsia="Times New Roman" w:hAnsi="Times New Roman" w:cs="Times New Roman"/>
          <w:i w:val="0"/>
          <w:iCs w:val="0"/>
          <w:color w:val="000000"/>
          <w:sz w:val="26"/>
          <w:szCs w:val="26"/>
        </w:rPr>
        <w:t>ủ</w:t>
      </w:r>
      <w:r w:rsidR="0048521E">
        <w:rPr>
          <w:rFonts w:ascii="Times New Roman" w:eastAsia="Times New Roman" w:hAnsi="Times New Roman" w:cs="Times New Roman"/>
          <w:i w:val="0"/>
          <w:iCs w:val="0"/>
          <w:color w:val="000000"/>
          <w:sz w:val="26"/>
          <w:szCs w:val="26"/>
        </w:rPr>
        <w:t xml:space="preserve"> và</w:t>
      </w:r>
      <w:r w:rsidRPr="00C307BC">
        <w:rPr>
          <w:rFonts w:ascii="Times New Roman" w:eastAsia="Times New Roman" w:hAnsi="Times New Roman" w:cs="Times New Roman"/>
          <w:i w:val="0"/>
          <w:iCs w:val="0"/>
          <w:color w:val="000000"/>
          <w:sz w:val="26"/>
          <w:szCs w:val="26"/>
        </w:rPr>
        <w:t xml:space="preserve"> gọi quá trình sinh mã kiểm thử tự động bằng công cụ. </w:t>
      </w:r>
      <w:r w:rsidR="001C57BB" w:rsidRPr="00C307BC">
        <w:rPr>
          <w:rFonts w:ascii="Times New Roman" w:eastAsia="Times New Roman" w:hAnsi="Times New Roman" w:cs="Times New Roman"/>
          <w:i w:val="0"/>
          <w:iCs w:val="0"/>
          <w:color w:val="auto"/>
          <w:sz w:val="26"/>
          <w:szCs w:val="26"/>
        </w:rPr>
        <w:t xml:space="preserve">Sau khi sinh mã nguồn kiểm thử thành công, Jenkins tự động gọi quá trình biên dịch, </w:t>
      </w:r>
      <w:r w:rsidR="0048521E">
        <w:rPr>
          <w:rFonts w:ascii="Times New Roman" w:eastAsia="Times New Roman" w:hAnsi="Times New Roman" w:cs="Times New Roman"/>
          <w:i w:val="0"/>
          <w:iCs w:val="0"/>
          <w:color w:val="auto"/>
          <w:sz w:val="26"/>
          <w:szCs w:val="26"/>
        </w:rPr>
        <w:t xml:space="preserve">chạy các ca kiểm thử, </w:t>
      </w:r>
      <w:r w:rsidR="001C57BB" w:rsidRPr="00C307BC">
        <w:rPr>
          <w:rFonts w:ascii="Times New Roman" w:eastAsia="Times New Roman" w:hAnsi="Times New Roman" w:cs="Times New Roman"/>
          <w:i w:val="0"/>
          <w:iCs w:val="0"/>
          <w:color w:val="auto"/>
          <w:sz w:val="26"/>
          <w:szCs w:val="26"/>
        </w:rPr>
        <w:t xml:space="preserve">đóng gói và triển khai ứng dụng. Quá trình </w:t>
      </w:r>
      <w:r w:rsidR="001C57BB">
        <w:rPr>
          <w:rFonts w:ascii="Times New Roman" w:eastAsia="Times New Roman" w:hAnsi="Times New Roman" w:cs="Times New Roman"/>
          <w:i w:val="0"/>
          <w:iCs w:val="0"/>
          <w:color w:val="auto"/>
          <w:sz w:val="26"/>
          <w:szCs w:val="26"/>
        </w:rPr>
        <w:t xml:space="preserve">biên dịch và </w:t>
      </w:r>
      <w:r w:rsidR="001C57BB" w:rsidRPr="00C307BC">
        <w:rPr>
          <w:rFonts w:ascii="Times New Roman" w:eastAsia="Times New Roman" w:hAnsi="Times New Roman" w:cs="Times New Roman"/>
          <w:i w:val="0"/>
          <w:iCs w:val="0"/>
          <w:color w:val="auto"/>
          <w:sz w:val="26"/>
          <w:szCs w:val="26"/>
        </w:rPr>
        <w:t xml:space="preserve">đóng gói ứng dụng được thực hiện bởi bộ thư viện Maven, đây là một thư viện mã nguồn mở để quản lý </w:t>
      </w:r>
      <w:r w:rsidR="001C57BB">
        <w:rPr>
          <w:rFonts w:ascii="Times New Roman" w:eastAsia="Times New Roman" w:hAnsi="Times New Roman" w:cs="Times New Roman"/>
          <w:i w:val="0"/>
          <w:iCs w:val="0"/>
          <w:color w:val="auto"/>
          <w:sz w:val="26"/>
          <w:szCs w:val="26"/>
        </w:rPr>
        <w:t>các thư viện phụ thuộc của phần mềm, cung cấp khả năng build và đóng gói phần mềm</w:t>
      </w:r>
      <w:r w:rsidR="001C57BB" w:rsidRPr="00C307BC">
        <w:rPr>
          <w:rFonts w:ascii="Times New Roman" w:eastAsia="Times New Roman" w:hAnsi="Times New Roman" w:cs="Times New Roman"/>
          <w:i w:val="0"/>
          <w:iCs w:val="0"/>
          <w:color w:val="auto"/>
          <w:sz w:val="26"/>
          <w:szCs w:val="26"/>
        </w:rPr>
        <w:t xml:space="preserve">. </w:t>
      </w:r>
      <w:r w:rsidR="001C57BB" w:rsidRPr="00071A6D">
        <w:rPr>
          <w:rFonts w:ascii="Times New Roman" w:eastAsia="Times New Roman" w:hAnsi="Times New Roman" w:cs="Times New Roman"/>
          <w:i w:val="0"/>
          <w:iCs w:val="0"/>
          <w:color w:val="000000"/>
          <w:sz w:val="26"/>
          <w:szCs w:val="26"/>
        </w:rPr>
        <w:t>Maven</w:t>
      </w:r>
      <w:r w:rsidR="001C57BB" w:rsidRPr="00C307BC">
        <w:rPr>
          <w:rFonts w:ascii="Times New Roman" w:eastAsia="Times New Roman" w:hAnsi="Times New Roman" w:cs="Times New Roman"/>
          <w:i w:val="0"/>
          <w:iCs w:val="0"/>
          <w:color w:val="auto"/>
          <w:sz w:val="26"/>
          <w:szCs w:val="26"/>
        </w:rPr>
        <w:t xml:space="preserve"> kích hoạt quá trình biên dịch mã nguồn, kiểm thử chức năng và kiểm thử đơn vị cho ứng dụng. Nếu quá trình kiểm thử thành công, Maven tự động </w:t>
      </w:r>
      <w:r w:rsidR="001C57BB">
        <w:rPr>
          <w:rFonts w:ascii="Times New Roman" w:eastAsia="Times New Roman" w:hAnsi="Times New Roman" w:cs="Times New Roman"/>
          <w:i w:val="0"/>
          <w:iCs w:val="0"/>
          <w:color w:val="auto"/>
          <w:sz w:val="26"/>
          <w:szCs w:val="26"/>
        </w:rPr>
        <w:t>đóng gói</w:t>
      </w:r>
      <w:r w:rsidR="001C57BB" w:rsidRPr="00C307BC">
        <w:rPr>
          <w:rFonts w:ascii="Times New Roman" w:eastAsia="Times New Roman" w:hAnsi="Times New Roman" w:cs="Times New Roman"/>
          <w:i w:val="0"/>
          <w:iCs w:val="0"/>
          <w:color w:val="auto"/>
          <w:sz w:val="26"/>
          <w:szCs w:val="26"/>
        </w:rPr>
        <w:t xml:space="preserve"> ứng dụng lên thư mục cài đặt sẵn. Từ đó, công cụ Jenkins sẽ triển khai ứng dụng lên máy chủ.</w:t>
      </w:r>
    </w:p>
    <w:p w14:paraId="32C1D760" w14:textId="172AEAE9" w:rsidR="00FF79E2" w:rsidRPr="00C307BC" w:rsidRDefault="00D71BA7" w:rsidP="001C57BB">
      <w:pPr>
        <w:pStyle w:val="Caption"/>
        <w:spacing w:before="120" w:line="276"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i w:val="0"/>
          <w:iCs w:val="0"/>
          <w:color w:val="000000"/>
          <w:sz w:val="26"/>
          <w:szCs w:val="26"/>
        </w:rPr>
        <w:t>Do hệ thống</w:t>
      </w:r>
      <w:r w:rsidR="006A400E">
        <w:rPr>
          <w:rFonts w:ascii="Times New Roman" w:eastAsia="Times New Roman" w:hAnsi="Times New Roman" w:cs="Times New Roman"/>
          <w:i w:val="0"/>
          <w:iCs w:val="0"/>
          <w:color w:val="000000"/>
          <w:sz w:val="26"/>
          <w:szCs w:val="26"/>
        </w:rPr>
        <w:t xml:space="preserve"> dựa trên kiến trúc</w:t>
      </w:r>
      <w:r w:rsidRPr="00C307BC">
        <w:rPr>
          <w:rFonts w:ascii="Times New Roman" w:eastAsia="Times New Roman" w:hAnsi="Times New Roman" w:cs="Times New Roman"/>
          <w:i w:val="0"/>
          <w:iCs w:val="0"/>
          <w:color w:val="000000"/>
          <w:sz w:val="26"/>
          <w:szCs w:val="26"/>
        </w:rPr>
        <w:t xml:space="preserve"> </w:t>
      </w:r>
      <w:r w:rsidR="007A6ED0">
        <w:rPr>
          <w:rFonts w:ascii="Times New Roman" w:eastAsia="Times New Roman" w:hAnsi="Times New Roman" w:cs="Times New Roman"/>
          <w:i w:val="0"/>
          <w:iCs w:val="0"/>
          <w:color w:val="000000"/>
          <w:sz w:val="26"/>
          <w:szCs w:val="26"/>
        </w:rPr>
        <w:t>trục tích hợp</w:t>
      </w:r>
      <w:r w:rsidRPr="00C307BC">
        <w:rPr>
          <w:rFonts w:ascii="Times New Roman" w:eastAsia="Times New Roman" w:hAnsi="Times New Roman" w:cs="Times New Roman"/>
          <w:i w:val="0"/>
          <w:iCs w:val="0"/>
          <w:color w:val="000000"/>
          <w:sz w:val="26"/>
          <w:szCs w:val="26"/>
        </w:rPr>
        <w:t xml:space="preserve"> chứa nhiều luồng xử lý và nhiều kết nối, nên việc viết các mã nguồn kiểm thử </w:t>
      </w:r>
      <w:r w:rsidR="003302C3">
        <w:rPr>
          <w:rFonts w:ascii="Times New Roman" w:eastAsia="Times New Roman" w:hAnsi="Times New Roman" w:cs="Times New Roman"/>
          <w:i w:val="0"/>
          <w:iCs w:val="0"/>
          <w:color w:val="000000"/>
          <w:sz w:val="26"/>
          <w:szCs w:val="26"/>
        </w:rPr>
        <w:t xml:space="preserve">bằng tay </w:t>
      </w:r>
      <w:r w:rsidRPr="00C307BC">
        <w:rPr>
          <w:rFonts w:ascii="Times New Roman" w:eastAsia="Times New Roman" w:hAnsi="Times New Roman" w:cs="Times New Roman"/>
          <w:i w:val="0"/>
          <w:iCs w:val="0"/>
          <w:color w:val="000000"/>
          <w:sz w:val="26"/>
          <w:szCs w:val="26"/>
        </w:rPr>
        <w:t>gây tốn kém thời gian và dễ dẫn đến thiếu sót. Vì vậy,</w:t>
      </w:r>
      <w:r w:rsidR="001C57BB">
        <w:rPr>
          <w:rFonts w:ascii="Times New Roman" w:eastAsia="Times New Roman" w:hAnsi="Times New Roman" w:cs="Times New Roman"/>
          <w:i w:val="0"/>
          <w:iCs w:val="0"/>
          <w:color w:val="000000"/>
          <w:sz w:val="26"/>
          <w:szCs w:val="26"/>
        </w:rPr>
        <w:t xml:space="preserve"> để đảm bảo quy trình diễn ra tự động</w:t>
      </w:r>
      <w:r w:rsidRPr="00C307BC">
        <w:rPr>
          <w:rFonts w:ascii="Times New Roman" w:eastAsia="Times New Roman" w:hAnsi="Times New Roman" w:cs="Times New Roman"/>
          <w:i w:val="0"/>
          <w:iCs w:val="0"/>
          <w:color w:val="000000"/>
          <w:sz w:val="26"/>
          <w:szCs w:val="26"/>
        </w:rPr>
        <w:t xml:space="preserve"> luận văn này đề xuất thêm việc xây dựng công cụ thực hiện sinh mã nguồn kiểm thử chức năng cho ứng dụng</w:t>
      </w:r>
      <w:r w:rsidR="005E575E">
        <w:rPr>
          <w:rFonts w:ascii="Times New Roman" w:eastAsia="Times New Roman" w:hAnsi="Times New Roman" w:cs="Times New Roman"/>
          <w:i w:val="0"/>
          <w:iCs w:val="0"/>
          <w:color w:val="000000"/>
          <w:sz w:val="26"/>
          <w:szCs w:val="26"/>
        </w:rPr>
        <w:t xml:space="preserve"> xây dựng dựa trên nền tảng</w:t>
      </w:r>
      <w:r w:rsidRPr="00C307BC">
        <w:rPr>
          <w:rFonts w:ascii="Times New Roman" w:eastAsia="Times New Roman" w:hAnsi="Times New Roman" w:cs="Times New Roman"/>
          <w:i w:val="0"/>
          <w:iCs w:val="0"/>
          <w:color w:val="000000"/>
          <w:sz w:val="26"/>
          <w:szCs w:val="26"/>
        </w:rPr>
        <w:t xml:space="preserve"> </w:t>
      </w:r>
      <w:r w:rsidR="005E575E">
        <w:rPr>
          <w:rFonts w:ascii="Times New Roman" w:eastAsia="Times New Roman" w:hAnsi="Times New Roman" w:cs="Times New Roman"/>
          <w:i w:val="0"/>
          <w:iCs w:val="0"/>
          <w:color w:val="000000"/>
          <w:sz w:val="26"/>
          <w:szCs w:val="26"/>
        </w:rPr>
        <w:t>Mule</w:t>
      </w:r>
      <w:r w:rsidRPr="00C307BC">
        <w:rPr>
          <w:rFonts w:ascii="Times New Roman" w:eastAsia="Times New Roman" w:hAnsi="Times New Roman" w:cs="Times New Roman"/>
          <w:i w:val="0"/>
          <w:iCs w:val="0"/>
          <w:color w:val="000000"/>
          <w:sz w:val="26"/>
          <w:szCs w:val="26"/>
        </w:rPr>
        <w:t>ESB, công cụ này có tên là AsenAPIDriver. AsenAPIDriver xây dựng trên nền tảng Java, có chức năng quét mã nguồn và danh sách các ca kiểm thử, từ đó sinh ra bộ mã nguồn kiểm thử tự động cho ứng dụng.</w:t>
      </w:r>
    </w:p>
    <w:p w14:paraId="1325EA49" w14:textId="377C2B27" w:rsidR="009C594F" w:rsidRPr="00C307BC" w:rsidDel="00BB66CD" w:rsidRDefault="0005595E" w:rsidP="00071A6D">
      <w:pPr>
        <w:pStyle w:val="Caption"/>
        <w:spacing w:before="120" w:line="276" w:lineRule="auto"/>
        <w:ind w:firstLine="567"/>
        <w:jc w:val="both"/>
        <w:rPr>
          <w:del w:id="1712" w:author="Nguyen Toan" w:date="2018-05-18T22:05:00Z"/>
          <w:rFonts w:ascii="Times New Roman" w:hAnsi="Times New Roman" w:cs="Times New Roman"/>
          <w:sz w:val="26"/>
          <w:szCs w:val="26"/>
        </w:rPr>
      </w:pPr>
      <w:r>
        <w:rPr>
          <w:rFonts w:ascii="Times New Roman" w:eastAsia="Times New Roman" w:hAnsi="Times New Roman" w:cs="Times New Roman"/>
          <w:i w:val="0"/>
          <w:iCs w:val="0"/>
          <w:color w:val="auto"/>
          <w:sz w:val="26"/>
          <w:szCs w:val="26"/>
        </w:rPr>
        <w:t>Như vậy, t</w:t>
      </w:r>
      <w:r w:rsidR="0032406D" w:rsidRPr="00C307BC">
        <w:rPr>
          <w:rFonts w:ascii="Times New Roman" w:eastAsia="Times New Roman" w:hAnsi="Times New Roman" w:cs="Times New Roman"/>
          <w:i w:val="0"/>
          <w:iCs w:val="0"/>
          <w:color w:val="auto"/>
          <w:sz w:val="26"/>
          <w:szCs w:val="26"/>
        </w:rPr>
        <w:t xml:space="preserve">oàn bộ quá trình </w:t>
      </w:r>
      <w:r w:rsidR="0032406D" w:rsidRPr="00071A6D">
        <w:rPr>
          <w:rFonts w:ascii="Times New Roman" w:eastAsia="Times New Roman" w:hAnsi="Times New Roman" w:cs="Times New Roman"/>
          <w:color w:val="000000"/>
          <w:sz w:val="26"/>
          <w:szCs w:val="26"/>
        </w:rPr>
        <w:t>kiểm</w:t>
      </w:r>
      <w:r w:rsidR="0032406D" w:rsidRPr="00C307BC">
        <w:rPr>
          <w:rFonts w:ascii="Times New Roman" w:eastAsia="Times New Roman" w:hAnsi="Times New Roman" w:cs="Times New Roman"/>
          <w:i w:val="0"/>
          <w:iCs w:val="0"/>
          <w:color w:val="auto"/>
          <w:sz w:val="26"/>
          <w:szCs w:val="26"/>
        </w:rPr>
        <w:t xml:space="preserve"> thử và triển khai </w:t>
      </w:r>
      <w:r w:rsidR="00ED70A7" w:rsidRPr="00C307BC">
        <w:rPr>
          <w:rFonts w:ascii="Times New Roman" w:eastAsia="Times New Roman" w:hAnsi="Times New Roman" w:cs="Times New Roman"/>
          <w:i w:val="0"/>
          <w:iCs w:val="0"/>
          <w:color w:val="auto"/>
          <w:sz w:val="26"/>
          <w:szCs w:val="26"/>
        </w:rPr>
        <w:t xml:space="preserve">này được thực hiện tự động bằng </w:t>
      </w:r>
      <w:r w:rsidR="0032406D" w:rsidRPr="00C307BC">
        <w:rPr>
          <w:rFonts w:ascii="Times New Roman" w:eastAsia="Times New Roman" w:hAnsi="Times New Roman" w:cs="Times New Roman"/>
          <w:i w:val="0"/>
          <w:iCs w:val="0"/>
          <w:color w:val="auto"/>
          <w:sz w:val="26"/>
          <w:szCs w:val="26"/>
        </w:rPr>
        <w:t>việc</w:t>
      </w:r>
      <w:r w:rsidR="00ED70A7" w:rsidRPr="00C307BC">
        <w:rPr>
          <w:rFonts w:ascii="Times New Roman" w:eastAsia="Times New Roman" w:hAnsi="Times New Roman" w:cs="Times New Roman"/>
          <w:i w:val="0"/>
          <w:iCs w:val="0"/>
          <w:color w:val="auto"/>
          <w:sz w:val="26"/>
          <w:szCs w:val="26"/>
        </w:rPr>
        <w:t xml:space="preserve"> </w:t>
      </w:r>
      <w:r w:rsidR="0032406D" w:rsidRPr="00C307BC">
        <w:rPr>
          <w:rFonts w:ascii="Times New Roman" w:eastAsia="Times New Roman" w:hAnsi="Times New Roman" w:cs="Times New Roman"/>
          <w:i w:val="0"/>
          <w:iCs w:val="0"/>
          <w:color w:val="auto"/>
          <w:sz w:val="26"/>
          <w:szCs w:val="26"/>
        </w:rPr>
        <w:t>tích hợ</w:t>
      </w:r>
      <w:r w:rsidR="00ED70A7" w:rsidRPr="00C307BC">
        <w:rPr>
          <w:rFonts w:ascii="Times New Roman" w:eastAsia="Times New Roman" w:hAnsi="Times New Roman" w:cs="Times New Roman"/>
          <w:i w:val="0"/>
          <w:iCs w:val="0"/>
          <w:color w:val="auto"/>
          <w:sz w:val="26"/>
          <w:szCs w:val="26"/>
        </w:rPr>
        <w:t xml:space="preserve">p các công cụ mã nguồn mở: </w:t>
      </w:r>
      <w:r w:rsidR="0032406D" w:rsidRPr="00C307BC">
        <w:rPr>
          <w:rFonts w:ascii="Times New Roman" w:eastAsia="Times New Roman" w:hAnsi="Times New Roman" w:cs="Times New Roman"/>
          <w:i w:val="0"/>
          <w:iCs w:val="0"/>
          <w:color w:val="auto"/>
          <w:sz w:val="26"/>
          <w:szCs w:val="26"/>
        </w:rPr>
        <w:t>Jenkins, Maven, JUnit, M</w:t>
      </w:r>
      <w:r w:rsidR="00915743" w:rsidRPr="00C307BC">
        <w:rPr>
          <w:rFonts w:ascii="Times New Roman" w:eastAsia="Times New Roman" w:hAnsi="Times New Roman" w:cs="Times New Roman"/>
          <w:i w:val="0"/>
          <w:iCs w:val="0"/>
          <w:color w:val="auto"/>
          <w:sz w:val="26"/>
          <w:szCs w:val="26"/>
        </w:rPr>
        <w:t>U</w:t>
      </w:r>
      <w:r w:rsidR="0032406D" w:rsidRPr="00C307BC">
        <w:rPr>
          <w:rFonts w:ascii="Times New Roman" w:eastAsia="Times New Roman" w:hAnsi="Times New Roman" w:cs="Times New Roman"/>
          <w:i w:val="0"/>
          <w:iCs w:val="0"/>
          <w:color w:val="auto"/>
          <w:sz w:val="26"/>
          <w:szCs w:val="26"/>
        </w:rPr>
        <w:t>nit</w:t>
      </w:r>
      <w:r w:rsidR="00915743" w:rsidRPr="00C307BC">
        <w:rPr>
          <w:rFonts w:ascii="Times New Roman" w:eastAsia="Times New Roman" w:hAnsi="Times New Roman" w:cs="Times New Roman"/>
          <w:i w:val="0"/>
          <w:iCs w:val="0"/>
          <w:color w:val="auto"/>
          <w:sz w:val="26"/>
          <w:szCs w:val="26"/>
        </w:rPr>
        <w:t>, Subversion</w:t>
      </w:r>
      <w:r w:rsidR="003F16DB">
        <w:rPr>
          <w:rFonts w:ascii="Times New Roman" w:eastAsia="Times New Roman" w:hAnsi="Times New Roman" w:cs="Times New Roman"/>
          <w:i w:val="0"/>
          <w:iCs w:val="0"/>
          <w:color w:val="auto"/>
          <w:sz w:val="26"/>
          <w:szCs w:val="26"/>
        </w:rPr>
        <w:t xml:space="preserve"> và công cụ sinh mã </w:t>
      </w:r>
      <w:r w:rsidR="00143A1E">
        <w:rPr>
          <w:rFonts w:ascii="Times New Roman" w:eastAsia="Times New Roman" w:hAnsi="Times New Roman" w:cs="Times New Roman"/>
          <w:i w:val="0"/>
          <w:iCs w:val="0"/>
          <w:color w:val="auto"/>
          <w:sz w:val="26"/>
          <w:szCs w:val="26"/>
        </w:rPr>
        <w:t xml:space="preserve">kiểm thử </w:t>
      </w:r>
      <w:r w:rsidR="003F16DB">
        <w:rPr>
          <w:rFonts w:ascii="Times New Roman" w:eastAsia="Times New Roman" w:hAnsi="Times New Roman" w:cs="Times New Roman"/>
          <w:i w:val="0"/>
          <w:iCs w:val="0"/>
          <w:color w:val="auto"/>
          <w:sz w:val="26"/>
          <w:szCs w:val="26"/>
        </w:rPr>
        <w:t>tự động AsenAPIDriver</w:t>
      </w:r>
      <w:r w:rsidR="003D267B" w:rsidRPr="00C307BC">
        <w:rPr>
          <w:rFonts w:ascii="Times New Roman" w:hAnsi="Times New Roman" w:cs="Times New Roman"/>
          <w:sz w:val="26"/>
          <w:szCs w:val="26"/>
        </w:rPr>
        <w:t>.</w:t>
      </w:r>
    </w:p>
    <w:p w14:paraId="310E22BF" w14:textId="69006993" w:rsidR="00E07F86" w:rsidRPr="00C307BC" w:rsidDel="004372AB" w:rsidRDefault="00E07F86" w:rsidP="00BB66CD">
      <w:pPr>
        <w:pStyle w:val="ListParagraph"/>
        <w:numPr>
          <w:ilvl w:val="1"/>
          <w:numId w:val="5"/>
        </w:numPr>
        <w:spacing w:before="240" w:after="120" w:line="288" w:lineRule="auto"/>
        <w:ind w:left="0" w:firstLine="0"/>
        <w:contextualSpacing w:val="0"/>
        <w:outlineLvl w:val="1"/>
        <w:rPr>
          <w:del w:id="1713" w:author="Nguyen Toan" w:date="2018-05-18T20:27:00Z"/>
          <w:rFonts w:ascii="Times New Roman" w:eastAsia="Times New Roman" w:hAnsi="Times New Roman" w:cs="Times New Roman"/>
          <w:b/>
          <w:sz w:val="26"/>
          <w:szCs w:val="26"/>
        </w:rPr>
        <w:pPrChange w:id="1714" w:author="Nguyen Toan" w:date="2018-05-18T22:05:00Z">
          <w:pPr>
            <w:pStyle w:val="ListParagraph"/>
            <w:numPr>
              <w:ilvl w:val="1"/>
              <w:numId w:val="5"/>
            </w:numPr>
            <w:spacing w:before="240" w:after="120" w:line="288" w:lineRule="auto"/>
            <w:ind w:hanging="720"/>
            <w:contextualSpacing w:val="0"/>
            <w:outlineLvl w:val="1"/>
          </w:pPr>
        </w:pPrChange>
      </w:pPr>
      <w:bookmarkStart w:id="1715" w:name="_cavy32t40hgt" w:colFirst="0" w:colLast="0"/>
      <w:bookmarkEnd w:id="1715"/>
      <w:del w:id="1716" w:author="Nguyen Toan" w:date="2018-05-18T20:27:00Z">
        <w:r w:rsidRPr="00C307BC" w:rsidDel="004372AB">
          <w:rPr>
            <w:rFonts w:ascii="Times New Roman" w:eastAsia="Times New Roman" w:hAnsi="Times New Roman" w:cs="Times New Roman"/>
            <w:b/>
            <w:sz w:val="26"/>
            <w:szCs w:val="26"/>
          </w:rPr>
          <w:delText>Công cụ hỗ trợ</w:delText>
        </w:r>
        <w:r w:rsidR="00CB5DFA" w:rsidRPr="00C307BC" w:rsidDel="004372AB">
          <w:rPr>
            <w:rFonts w:ascii="Times New Roman" w:eastAsia="Times New Roman" w:hAnsi="Times New Roman" w:cs="Times New Roman"/>
            <w:b/>
            <w:sz w:val="26"/>
            <w:szCs w:val="26"/>
          </w:rPr>
          <w:delText xml:space="preserve"> có sẵn</w:delText>
        </w:r>
      </w:del>
    </w:p>
    <w:p w14:paraId="6A7DDDC0" w14:textId="69B198A8" w:rsidR="00FE7702" w:rsidRPr="00C307BC" w:rsidDel="004372AB" w:rsidRDefault="002C316C" w:rsidP="00BB66CD">
      <w:pPr>
        <w:pStyle w:val="ListParagraph"/>
        <w:numPr>
          <w:ilvl w:val="2"/>
          <w:numId w:val="5"/>
        </w:numPr>
        <w:spacing w:before="240" w:after="120" w:line="288" w:lineRule="auto"/>
        <w:ind w:left="0" w:firstLine="0"/>
        <w:contextualSpacing w:val="0"/>
        <w:outlineLvl w:val="2"/>
        <w:rPr>
          <w:del w:id="1717" w:author="Nguyen Toan" w:date="2018-05-18T20:27:00Z"/>
          <w:rFonts w:ascii="Times New Roman" w:eastAsia="Times New Roman" w:hAnsi="Times New Roman" w:cs="Times New Roman"/>
          <w:b/>
          <w:sz w:val="26"/>
          <w:szCs w:val="26"/>
        </w:rPr>
        <w:pPrChange w:id="1718" w:author="Nguyen Toan" w:date="2018-05-18T22:05:00Z">
          <w:pPr>
            <w:pStyle w:val="ListParagraph"/>
            <w:numPr>
              <w:ilvl w:val="2"/>
              <w:numId w:val="5"/>
            </w:numPr>
            <w:spacing w:before="240" w:after="120" w:line="288" w:lineRule="auto"/>
            <w:ind w:hanging="720"/>
            <w:contextualSpacing w:val="0"/>
            <w:outlineLvl w:val="2"/>
          </w:pPr>
        </w:pPrChange>
      </w:pPr>
      <w:moveFromRangeStart w:id="1719" w:author="Nguyen Toan" w:date="2018-05-18T20:22:00Z" w:name="move514438306"/>
      <w:moveFrom w:id="1720" w:author="Nguyen Toan" w:date="2018-05-18T20:22:00Z">
        <w:del w:id="1721" w:author="Nguyen Toan" w:date="2018-05-18T20:27:00Z">
          <w:r w:rsidRPr="00C307BC" w:rsidDel="004372AB">
            <w:rPr>
              <w:rFonts w:ascii="Times New Roman" w:eastAsia="Times New Roman" w:hAnsi="Times New Roman" w:cs="Times New Roman"/>
              <w:b/>
              <w:sz w:val="26"/>
              <w:szCs w:val="26"/>
            </w:rPr>
            <w:delText>Github</w:delText>
          </w:r>
        </w:del>
      </w:moveFrom>
    </w:p>
    <w:p w14:paraId="796E0667" w14:textId="7349BD9B" w:rsidR="00A56622" w:rsidRPr="00C307BC" w:rsidDel="004372AB" w:rsidRDefault="00210BA9" w:rsidP="00BB66CD">
      <w:pPr>
        <w:spacing w:before="120" w:after="200"/>
        <w:jc w:val="both"/>
        <w:rPr>
          <w:del w:id="1722" w:author="Nguyen Toan" w:date="2018-05-18T20:27:00Z"/>
          <w:rFonts w:ascii="Times New Roman" w:eastAsia="Times New Roman" w:hAnsi="Times New Roman" w:cs="Times New Roman"/>
          <w:sz w:val="26"/>
          <w:szCs w:val="26"/>
        </w:rPr>
        <w:pPrChange w:id="1723" w:author="Nguyen Toan" w:date="2018-05-18T22:05:00Z">
          <w:pPr>
            <w:spacing w:before="120" w:after="200"/>
            <w:ind w:firstLine="567"/>
            <w:jc w:val="both"/>
          </w:pPr>
        </w:pPrChange>
      </w:pPr>
      <w:moveFrom w:id="1724" w:author="Nguyen Toan" w:date="2018-05-18T20:22:00Z">
        <w:del w:id="1725" w:author="Nguyen Toan" w:date="2018-05-18T20:27:00Z">
          <w:r w:rsidRPr="00071A6D" w:rsidDel="004372AB">
            <w:rPr>
              <w:rFonts w:ascii="Times New Roman" w:eastAsia="Times New Roman" w:hAnsi="Times New Roman" w:cs="Times New Roman"/>
              <w:sz w:val="26"/>
              <w:szCs w:val="26"/>
            </w:rPr>
            <w:delText xml:space="preserve">Việc quản </w:delText>
          </w:r>
          <w:r w:rsidRPr="00071A6D" w:rsidDel="004372AB">
            <w:rPr>
              <w:rFonts w:ascii="Times New Roman" w:eastAsia="Times New Roman" w:hAnsi="Times New Roman" w:cs="Times New Roman"/>
              <w:color w:val="auto"/>
              <w:sz w:val="26"/>
              <w:szCs w:val="26"/>
            </w:rPr>
            <w:delText>lý</w:delText>
          </w:r>
          <w:r w:rsidRPr="00071A6D" w:rsidDel="004372AB">
            <w:rPr>
              <w:rFonts w:ascii="Times New Roman" w:eastAsia="Times New Roman" w:hAnsi="Times New Roman" w:cs="Times New Roman"/>
              <w:sz w:val="26"/>
              <w:szCs w:val="26"/>
            </w:rPr>
            <w:delText xml:space="preserve"> mã nguồn của ứng dụng ESB được sử dụng trong luận </w:delText>
          </w:r>
          <w:r w:rsidR="00285A74" w:rsidRPr="00071A6D" w:rsidDel="004372AB">
            <w:rPr>
              <w:rFonts w:ascii="Times New Roman" w:eastAsia="Times New Roman" w:hAnsi="Times New Roman" w:cs="Times New Roman"/>
              <w:sz w:val="26"/>
              <w:szCs w:val="26"/>
            </w:rPr>
            <w:delText xml:space="preserve">văn </w:delText>
          </w:r>
          <w:r w:rsidR="00026D8F" w:rsidRPr="00071A6D" w:rsidDel="004372AB">
            <w:rPr>
              <w:rFonts w:ascii="Times New Roman" w:eastAsia="Times New Roman" w:hAnsi="Times New Roman" w:cs="Times New Roman"/>
              <w:sz w:val="26"/>
              <w:szCs w:val="26"/>
            </w:rPr>
            <w:delText xml:space="preserve">áp dụng công cụ </w:delText>
          </w:r>
          <w:r w:rsidR="002C316C" w:rsidRPr="00C307BC" w:rsidDel="004372AB">
            <w:rPr>
              <w:rFonts w:ascii="Times New Roman" w:eastAsia="Times New Roman" w:hAnsi="Times New Roman" w:cs="Times New Roman"/>
              <w:sz w:val="26"/>
              <w:szCs w:val="26"/>
            </w:rPr>
            <w:delText>git</w:delText>
          </w:r>
          <w:r w:rsidR="00DD3689" w:rsidRPr="00C307BC" w:rsidDel="004372AB">
            <w:rPr>
              <w:rFonts w:ascii="Times New Roman" w:eastAsia="Times New Roman" w:hAnsi="Times New Roman" w:cs="Times New Roman"/>
              <w:sz w:val="26"/>
              <w:szCs w:val="26"/>
            </w:rPr>
            <w:delText>hub</w:delText>
          </w:r>
          <w:r w:rsidR="00DE4022" w:rsidRPr="00C307BC" w:rsidDel="004372AB">
            <w:rPr>
              <w:rFonts w:ascii="Times New Roman" w:eastAsia="Times New Roman" w:hAnsi="Times New Roman" w:cs="Times New Roman"/>
              <w:sz w:val="26"/>
              <w:szCs w:val="26"/>
            </w:rPr>
            <w:delText xml:space="preserve">. </w:delText>
          </w:r>
          <w:r w:rsidR="00EB68F0" w:rsidRPr="00C307BC" w:rsidDel="004372AB">
            <w:rPr>
              <w:rFonts w:ascii="Times New Roman" w:eastAsia="Times New Roman" w:hAnsi="Times New Roman" w:cs="Times New Roman"/>
              <w:sz w:val="26"/>
              <w:szCs w:val="26"/>
            </w:rPr>
            <w:delText>G</w:delText>
          </w:r>
          <w:r w:rsidR="00700A2D" w:rsidRPr="00C307BC" w:rsidDel="004372AB">
            <w:rPr>
              <w:rFonts w:ascii="Times New Roman" w:eastAsia="Times New Roman" w:hAnsi="Times New Roman" w:cs="Times New Roman"/>
              <w:sz w:val="26"/>
              <w:szCs w:val="26"/>
            </w:rPr>
            <w:delText>it là</w:delText>
          </w:r>
          <w:r w:rsidR="00EB68F0" w:rsidRPr="00C307BC" w:rsidDel="004372AB">
            <w:rPr>
              <w:rFonts w:ascii="Times New Roman" w:eastAsia="Times New Roman" w:hAnsi="Times New Roman" w:cs="Times New Roman"/>
              <w:sz w:val="26"/>
              <w:szCs w:val="26"/>
            </w:rPr>
            <w:delText xml:space="preserve"> một Hệ thống quản lý phiên bản phân tán (Distributed Version Control System</w:delText>
          </w:r>
          <w:r w:rsidR="00DB3A6A" w:rsidRPr="00C307BC" w:rsidDel="004372AB">
            <w:rPr>
              <w:rFonts w:ascii="Times New Roman" w:eastAsia="Times New Roman" w:hAnsi="Times New Roman" w:cs="Times New Roman"/>
              <w:sz w:val="26"/>
              <w:szCs w:val="26"/>
            </w:rPr>
            <w:delText>)</w:delText>
          </w:r>
          <w:r w:rsidR="00714EC6" w:rsidRPr="00C307BC" w:rsidDel="004372AB">
            <w:rPr>
              <w:rFonts w:ascii="Times New Roman" w:eastAsia="Times New Roman" w:hAnsi="Times New Roman" w:cs="Times New Roman"/>
              <w:sz w:val="26"/>
              <w:szCs w:val="26"/>
            </w:rPr>
            <w:delText xml:space="preserve">. Ngoài Git, còn có một số hệ thống quản lý mã nguồn phân tán như: Mercurial, </w:delText>
          </w:r>
          <w:r w:rsidR="000A460D" w:rsidRPr="00C307BC" w:rsidDel="004372AB">
            <w:rPr>
              <w:rFonts w:ascii="Times New Roman" w:eastAsia="Times New Roman" w:hAnsi="Times New Roman" w:cs="Times New Roman"/>
              <w:sz w:val="26"/>
              <w:szCs w:val="26"/>
            </w:rPr>
            <w:delText xml:space="preserve">CVS, </w:delText>
          </w:r>
          <w:r w:rsidR="00CE3996" w:rsidRPr="00C307BC" w:rsidDel="004372AB">
            <w:rPr>
              <w:rFonts w:ascii="Times New Roman" w:eastAsia="Times New Roman" w:hAnsi="Times New Roman" w:cs="Times New Roman"/>
              <w:sz w:val="26"/>
              <w:szCs w:val="26"/>
            </w:rPr>
            <w:delText>Subversion</w:delText>
          </w:r>
          <w:r w:rsidR="00714EC6" w:rsidRPr="00C307BC" w:rsidDel="004372AB">
            <w:rPr>
              <w:rFonts w:ascii="Times New Roman" w:eastAsia="Times New Roman" w:hAnsi="Times New Roman" w:cs="Times New Roman"/>
              <w:sz w:val="26"/>
              <w:szCs w:val="26"/>
            </w:rPr>
            <w:delText xml:space="preserve">… </w:delText>
          </w:r>
          <w:r w:rsidR="00E45738" w:rsidRPr="00C307BC" w:rsidDel="004372AB">
            <w:rPr>
              <w:rFonts w:ascii="Times New Roman" w:eastAsia="Times New Roman" w:hAnsi="Times New Roman" w:cs="Times New Roman"/>
              <w:sz w:val="26"/>
              <w:szCs w:val="26"/>
            </w:rPr>
            <w:delText>T</w:delText>
          </w:r>
          <w:r w:rsidR="00714EC6" w:rsidRPr="00C307BC" w:rsidDel="004372AB">
            <w:rPr>
              <w:rFonts w:ascii="Times New Roman" w:eastAsia="Times New Roman" w:hAnsi="Times New Roman" w:cs="Times New Roman"/>
              <w:sz w:val="26"/>
              <w:szCs w:val="26"/>
            </w:rPr>
            <w:delText>rong đó Subversion và Git</w:delText>
          </w:r>
          <w:r w:rsidR="00D61BEE" w:rsidRPr="00C307BC" w:rsidDel="004372AB">
            <w:rPr>
              <w:rFonts w:ascii="Times New Roman" w:eastAsia="Times New Roman" w:hAnsi="Times New Roman" w:cs="Times New Roman"/>
              <w:sz w:val="26"/>
              <w:szCs w:val="26"/>
            </w:rPr>
            <w:delText xml:space="preserve"> là một trong số những phiên bản quả</w:delText>
          </w:r>
          <w:r w:rsidR="00A37B80" w:rsidDel="004372AB">
            <w:rPr>
              <w:rFonts w:ascii="Times New Roman" w:eastAsia="Times New Roman" w:hAnsi="Times New Roman" w:cs="Times New Roman"/>
              <w:sz w:val="26"/>
              <w:szCs w:val="26"/>
            </w:rPr>
            <w:delText>n</w:delText>
          </w:r>
          <w:r w:rsidR="00D61BEE" w:rsidRPr="00C307BC" w:rsidDel="004372AB">
            <w:rPr>
              <w:rFonts w:ascii="Times New Roman" w:eastAsia="Times New Roman" w:hAnsi="Times New Roman" w:cs="Times New Roman"/>
              <w:sz w:val="26"/>
              <w:szCs w:val="26"/>
            </w:rPr>
            <w:delText xml:space="preserve"> lý mã nguồn </w:delText>
          </w:r>
          <w:r w:rsidR="007376AE" w:rsidRPr="00C307BC" w:rsidDel="004372AB">
            <w:rPr>
              <w:rFonts w:ascii="Times New Roman" w:eastAsia="Times New Roman" w:hAnsi="Times New Roman" w:cs="Times New Roman"/>
              <w:sz w:val="26"/>
              <w:szCs w:val="26"/>
            </w:rPr>
            <w:delText>phân tán phổ biến nhất hiện nay</w:delText>
          </w:r>
          <w:r w:rsidR="00EB68F0" w:rsidRPr="00C307BC" w:rsidDel="004372AB">
            <w:rPr>
              <w:rFonts w:ascii="Times New Roman" w:eastAsia="Times New Roman" w:hAnsi="Times New Roman" w:cs="Times New Roman"/>
              <w:sz w:val="26"/>
              <w:szCs w:val="26"/>
            </w:rPr>
            <w:delText>.</w:delText>
          </w:r>
          <w:r w:rsidR="000D7A63" w:rsidRPr="00C307BC" w:rsidDel="004372AB">
            <w:rPr>
              <w:rFonts w:ascii="Times New Roman" w:eastAsia="Times New Roman" w:hAnsi="Times New Roman" w:cs="Times New Roman"/>
              <w:sz w:val="26"/>
              <w:szCs w:val="26"/>
            </w:rPr>
            <w:delText xml:space="preserve"> </w:delText>
          </w:r>
          <w:r w:rsidR="00EB68F0" w:rsidRPr="00C307BC" w:rsidDel="004372AB">
            <w:rPr>
              <w:rFonts w:ascii="Times New Roman" w:eastAsia="Times New Roman" w:hAnsi="Times New Roman" w:cs="Times New Roman"/>
              <w:sz w:val="26"/>
              <w:szCs w:val="26"/>
            </w:rPr>
            <w:delText>DVCS</w:delText>
          </w:r>
          <w:r w:rsidR="00DB3A6A" w:rsidRPr="00C307BC" w:rsidDel="004372AB">
            <w:rPr>
              <w:rFonts w:ascii="Times New Roman" w:eastAsia="Times New Roman" w:hAnsi="Times New Roman" w:cs="Times New Roman"/>
              <w:sz w:val="26"/>
              <w:szCs w:val="26"/>
            </w:rPr>
            <w:delText xml:space="preserve"> (Distributed Version Control System)</w:delText>
          </w:r>
          <w:r w:rsidR="000D7A63" w:rsidRPr="00C307BC" w:rsidDel="004372AB">
            <w:rPr>
              <w:rFonts w:ascii="Times New Roman" w:eastAsia="Times New Roman" w:hAnsi="Times New Roman" w:cs="Times New Roman"/>
              <w:sz w:val="26"/>
              <w:szCs w:val="26"/>
            </w:rPr>
            <w:delText xml:space="preserve"> là khái niệm cơ bản của Git, đây l</w:delText>
          </w:r>
          <w:r w:rsidR="00EB68F0" w:rsidRPr="00C307BC" w:rsidDel="004372AB">
            <w:rPr>
              <w:rFonts w:ascii="Times New Roman" w:eastAsia="Times New Roman" w:hAnsi="Times New Roman" w:cs="Times New Roman"/>
              <w:sz w:val="26"/>
              <w:szCs w:val="26"/>
            </w:rPr>
            <w:delTex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delText>
          </w:r>
          <w:r w:rsidR="00E66C57" w:rsidRPr="00C307BC" w:rsidDel="004372AB">
            <w:rPr>
              <w:rFonts w:ascii="Times New Roman" w:eastAsia="Times New Roman" w:hAnsi="Times New Roman" w:cs="Times New Roman"/>
              <w:sz w:val="26"/>
              <w:szCs w:val="26"/>
            </w:rPr>
            <w:delText xml:space="preserve"> có quyền truy cập</w:delText>
          </w:r>
          <w:r w:rsidR="00EB68F0" w:rsidRPr="00C307BC" w:rsidDel="004372AB">
            <w:rPr>
              <w:rFonts w:ascii="Times New Roman" w:eastAsia="Times New Roman" w:hAnsi="Times New Roman" w:cs="Times New Roman"/>
              <w:sz w:val="26"/>
              <w:szCs w:val="26"/>
            </w:rPr>
            <w:delText xml:space="preserve"> khác</w:delText>
          </w:r>
          <w:r w:rsidR="00E66C57" w:rsidRPr="00C307BC" w:rsidDel="004372AB">
            <w:rPr>
              <w:rFonts w:ascii="Times New Roman" w:eastAsia="Times New Roman" w:hAnsi="Times New Roman" w:cs="Times New Roman"/>
              <w:sz w:val="26"/>
              <w:szCs w:val="26"/>
            </w:rPr>
            <w:delText xml:space="preserve"> </w:delText>
          </w:r>
          <w:r w:rsidR="00EB68F0" w:rsidRPr="00C307BC" w:rsidDel="004372AB">
            <w:rPr>
              <w:rFonts w:ascii="Times New Roman" w:eastAsia="Times New Roman" w:hAnsi="Times New Roman" w:cs="Times New Roman"/>
              <w:sz w:val="26"/>
              <w:szCs w:val="26"/>
            </w:rPr>
            <w:delText xml:space="preserve">cũng có thể </w:delText>
          </w:r>
          <w:r w:rsidR="000D7834" w:rsidRPr="00C307BC" w:rsidDel="004372AB">
            <w:rPr>
              <w:rFonts w:ascii="Times New Roman" w:eastAsia="Times New Roman" w:hAnsi="Times New Roman" w:cs="Times New Roman"/>
              <w:sz w:val="26"/>
              <w:szCs w:val="26"/>
            </w:rPr>
            <w:delText>nhân bản</w:delText>
          </w:r>
          <w:r w:rsidR="00EB68F0" w:rsidRPr="00C307BC" w:rsidDel="004372AB">
            <w:rPr>
              <w:rFonts w:ascii="Times New Roman" w:eastAsia="Times New Roman" w:hAnsi="Times New Roman" w:cs="Times New Roman"/>
              <w:sz w:val="26"/>
              <w:szCs w:val="26"/>
            </w:rPr>
            <w:delText xml:space="preserve"> lại mã nguồn từ kho chứa hoặc </w:delText>
          </w:r>
          <w:r w:rsidR="00DE0EF1" w:rsidRPr="00C307BC" w:rsidDel="004372AB">
            <w:rPr>
              <w:rFonts w:ascii="Times New Roman" w:eastAsia="Times New Roman" w:hAnsi="Times New Roman" w:cs="Times New Roman"/>
              <w:sz w:val="26"/>
              <w:szCs w:val="26"/>
            </w:rPr>
            <w:delText>nhân bản</w:delText>
          </w:r>
          <w:r w:rsidR="00EB68F0" w:rsidRPr="00C307BC" w:rsidDel="004372AB">
            <w:rPr>
              <w:rFonts w:ascii="Times New Roman" w:eastAsia="Times New Roman" w:hAnsi="Times New Roman" w:cs="Times New Roman"/>
              <w:sz w:val="26"/>
              <w:szCs w:val="26"/>
            </w:rPr>
            <w:delText xml:space="preserve"> lại một tập hợp các thay đổi mới nhất trên máy tính kia. Trong Git, thư mục làm việc trên máy tính gọi là Wo</w:delText>
          </w:r>
          <w:r w:rsidR="00E51961" w:rsidRPr="00C307BC" w:rsidDel="004372AB">
            <w:rPr>
              <w:rFonts w:ascii="Times New Roman" w:eastAsia="Times New Roman" w:hAnsi="Times New Roman" w:cs="Times New Roman"/>
              <w:sz w:val="26"/>
              <w:szCs w:val="26"/>
            </w:rPr>
            <w:delText>rking Tree.</w:delText>
          </w:r>
          <w:r w:rsidR="005458D1" w:rsidRPr="00C307BC" w:rsidDel="004372AB">
            <w:rPr>
              <w:rFonts w:ascii="Times New Roman" w:eastAsia="Times New Roman" w:hAnsi="Times New Roman" w:cs="Times New Roman"/>
              <w:sz w:val="26"/>
              <w:szCs w:val="26"/>
            </w:rPr>
            <w:delText xml:space="preserve"> </w:delText>
          </w:r>
          <w:r w:rsidR="005458D1" w:rsidRPr="00C307BC" w:rsidDel="004372AB">
            <w:rPr>
              <w:rFonts w:ascii="Times New Roman" w:eastAsia="Times New Roman" w:hAnsi="Times New Roman" w:cs="Times New Roman"/>
              <w:sz w:val="26"/>
              <w:szCs w:val="26"/>
            </w:rPr>
            <w:fldChar w:fldCharType="begin"/>
          </w:r>
          <w:r w:rsidR="005458D1" w:rsidRPr="00C307BC" w:rsidDel="004372AB">
            <w:rPr>
              <w:rFonts w:ascii="Times New Roman" w:eastAsia="Times New Roman" w:hAnsi="Times New Roman" w:cs="Times New Roman"/>
              <w:sz w:val="26"/>
              <w:szCs w:val="26"/>
            </w:rPr>
            <w:delInstrText xml:space="preserve"> REF _Ref514079431 \h </w:delInstrText>
          </w:r>
          <w:r w:rsidR="00C307BC" w:rsidRPr="00C307BC" w:rsidDel="004372AB">
            <w:rPr>
              <w:rFonts w:ascii="Times New Roman" w:eastAsia="Times New Roman" w:hAnsi="Times New Roman" w:cs="Times New Roman"/>
              <w:sz w:val="26"/>
              <w:szCs w:val="26"/>
            </w:rPr>
            <w:delInstrText xml:space="preserve"> \* MERGEFORMAT </w:delInstrText>
          </w:r>
          <w:r w:rsidR="005458D1" w:rsidRPr="00C307BC" w:rsidDel="004372AB">
            <w:rPr>
              <w:rFonts w:ascii="Times New Roman" w:eastAsia="Times New Roman" w:hAnsi="Times New Roman" w:cs="Times New Roman"/>
              <w:sz w:val="26"/>
              <w:szCs w:val="26"/>
            </w:rPr>
          </w:r>
          <w:r w:rsidR="005458D1" w:rsidRPr="00C307BC" w:rsidDel="004372AB">
            <w:rPr>
              <w:rFonts w:ascii="Times New Roman" w:eastAsia="Times New Roman" w:hAnsi="Times New Roman" w:cs="Times New Roman"/>
              <w:sz w:val="26"/>
              <w:szCs w:val="26"/>
            </w:rPr>
            <w:fldChar w:fldCharType="separate"/>
          </w:r>
          <w:r w:rsidR="009C452F" w:rsidRPr="00071A6D" w:rsidDel="004372AB">
            <w:rPr>
              <w:rFonts w:ascii="Times New Roman" w:hAnsi="Times New Roman" w:cs="Times New Roman"/>
              <w:i/>
              <w:iCs/>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4</w:delText>
          </w:r>
          <w:r w:rsidR="005458D1" w:rsidRPr="00C307BC" w:rsidDel="004372AB">
            <w:rPr>
              <w:rFonts w:ascii="Times New Roman" w:eastAsia="Times New Roman" w:hAnsi="Times New Roman" w:cs="Times New Roman"/>
              <w:sz w:val="26"/>
              <w:szCs w:val="26"/>
            </w:rPr>
            <w:fldChar w:fldCharType="end"/>
          </w:r>
          <w:r w:rsidR="005458D1" w:rsidRPr="00C307BC" w:rsidDel="004372AB">
            <w:rPr>
              <w:rFonts w:ascii="Times New Roman" w:eastAsia="Times New Roman" w:hAnsi="Times New Roman" w:cs="Times New Roman"/>
              <w:sz w:val="26"/>
              <w:szCs w:val="26"/>
            </w:rPr>
            <w:delText xml:space="preserve"> mô tả mô hình hoạt động của DVCS</w:delText>
          </w:r>
          <w:r w:rsidR="00113EBB" w:rsidRPr="00C307BC" w:rsidDel="004372AB">
            <w:rPr>
              <w:rFonts w:ascii="Times New Roman" w:eastAsia="Times New Roman" w:hAnsi="Times New Roman" w:cs="Times New Roman"/>
              <w:sz w:val="26"/>
              <w:szCs w:val="26"/>
            </w:rPr>
            <w:delText>.</w:delText>
          </w:r>
          <w:r w:rsidR="00957273" w:rsidRPr="00C307BC" w:rsidDel="004372AB">
            <w:rPr>
              <w:rFonts w:ascii="Times New Roman" w:eastAsia="Times New Roman" w:hAnsi="Times New Roman" w:cs="Times New Roman"/>
              <w:sz w:val="26"/>
              <w:szCs w:val="26"/>
            </w:rPr>
            <w:delText xml:space="preserve"> </w:delText>
          </w:r>
          <w:r w:rsidR="009F0B30" w:rsidRPr="00C307BC" w:rsidDel="004372AB">
            <w:rPr>
              <w:rFonts w:ascii="Times New Roman" w:eastAsia="Times New Roman" w:hAnsi="Times New Roman" w:cs="Times New Roman"/>
              <w:sz w:val="26"/>
              <w:szCs w:val="26"/>
            </w:rPr>
            <w:delText xml:space="preserve">Git mang lại nhiều lợi thế trong lập trình do tính dễ sử dụng, an toàn và nhanh chóng, giúp cho quy trình phát triển phần mềm trong một nhóm hiệu quả và đơn giản hơn bằng cách phân nhánh (xem </w:delText>
          </w:r>
          <w:r w:rsidR="0056505C" w:rsidRPr="00C307BC" w:rsidDel="004372AB">
            <w:rPr>
              <w:rFonts w:ascii="Times New Roman" w:eastAsia="Times New Roman" w:hAnsi="Times New Roman" w:cs="Times New Roman"/>
              <w:sz w:val="26"/>
              <w:szCs w:val="26"/>
            </w:rPr>
            <w:fldChar w:fldCharType="begin"/>
          </w:r>
          <w:r w:rsidR="0056505C" w:rsidRPr="00C307BC" w:rsidDel="004372AB">
            <w:rPr>
              <w:rFonts w:ascii="Times New Roman" w:eastAsia="Times New Roman" w:hAnsi="Times New Roman" w:cs="Times New Roman"/>
              <w:sz w:val="26"/>
              <w:szCs w:val="26"/>
            </w:rPr>
            <w:delInstrText xml:space="preserve"> REF _Ref514079876 \h </w:delInstrText>
          </w:r>
          <w:r w:rsidR="00C307BC" w:rsidRPr="00C307BC" w:rsidDel="004372AB">
            <w:rPr>
              <w:rFonts w:ascii="Times New Roman" w:eastAsia="Times New Roman" w:hAnsi="Times New Roman" w:cs="Times New Roman"/>
              <w:sz w:val="26"/>
              <w:szCs w:val="26"/>
            </w:rPr>
            <w:delInstrText xml:space="preserve"> \* MERGEFORMAT </w:delInstrText>
          </w:r>
          <w:r w:rsidR="0056505C" w:rsidRPr="00C307BC" w:rsidDel="004372AB">
            <w:rPr>
              <w:rFonts w:ascii="Times New Roman" w:eastAsia="Times New Roman" w:hAnsi="Times New Roman" w:cs="Times New Roman"/>
              <w:sz w:val="26"/>
              <w:szCs w:val="26"/>
            </w:rPr>
          </w:r>
          <w:r w:rsidR="0056505C" w:rsidRPr="00C307BC" w:rsidDel="004372AB">
            <w:rPr>
              <w:rFonts w:ascii="Times New Roman" w:eastAsia="Times New Roman" w:hAnsi="Times New Roman" w:cs="Times New Roman"/>
              <w:sz w:val="26"/>
              <w:szCs w:val="26"/>
            </w:rPr>
            <w:fldChar w:fldCharType="separate"/>
          </w:r>
          <w:r w:rsidR="009C452F" w:rsidRPr="00071A6D" w:rsidDel="004372AB">
            <w:rPr>
              <w:rFonts w:ascii="Times New Roman" w:hAnsi="Times New Roman" w:cs="Times New Roman"/>
              <w:i/>
              <w:iCs/>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5</w:delText>
          </w:r>
          <w:r w:rsidR="0056505C" w:rsidRPr="00C307BC" w:rsidDel="004372AB">
            <w:rPr>
              <w:rFonts w:ascii="Times New Roman" w:eastAsia="Times New Roman" w:hAnsi="Times New Roman" w:cs="Times New Roman"/>
              <w:sz w:val="26"/>
              <w:szCs w:val="26"/>
            </w:rPr>
            <w:fldChar w:fldCharType="end"/>
          </w:r>
          <w:r w:rsidR="00714EC6" w:rsidRPr="00C307BC" w:rsidDel="004372AB">
            <w:rPr>
              <w:rFonts w:ascii="Times New Roman" w:eastAsia="Times New Roman" w:hAnsi="Times New Roman" w:cs="Times New Roman"/>
              <w:sz w:val="26"/>
              <w:szCs w:val="26"/>
            </w:rPr>
            <w:delText xml:space="preserve">). </w:delText>
          </w:r>
        </w:del>
      </w:moveFrom>
    </w:p>
    <w:p w14:paraId="0595A0DB" w14:textId="638F98B8" w:rsidR="00A56622" w:rsidRPr="00C307BC" w:rsidDel="004372AB" w:rsidRDefault="00A56622" w:rsidP="00BB66CD">
      <w:pPr>
        <w:spacing w:before="120" w:after="240"/>
        <w:jc w:val="both"/>
        <w:rPr>
          <w:del w:id="1726" w:author="Nguyen Toan" w:date="2018-05-18T20:27:00Z"/>
          <w:rFonts w:ascii="Times New Roman" w:eastAsia="Times New Roman" w:hAnsi="Times New Roman" w:cs="Times New Roman"/>
          <w:sz w:val="26"/>
          <w:szCs w:val="26"/>
        </w:rPr>
        <w:pPrChange w:id="1727" w:author="Nguyen Toan" w:date="2018-05-18T22:05:00Z">
          <w:pPr>
            <w:spacing w:before="120" w:after="240"/>
            <w:ind w:firstLine="567"/>
            <w:jc w:val="both"/>
          </w:pPr>
        </w:pPrChange>
      </w:pPr>
      <w:moveFrom w:id="1728" w:author="Nguyen Toan" w:date="2018-05-18T20:22:00Z">
        <w:del w:id="1729" w:author="Nguyen Toan" w:date="2018-05-18T20:27:00Z">
          <w:r w:rsidRPr="00C307BC" w:rsidDel="004372AB">
            <w:rPr>
              <w:rFonts w:ascii="Times New Roman" w:eastAsia="Times New Roman" w:hAnsi="Times New Roman" w:cs="Times New Roman"/>
              <w:sz w:val="26"/>
              <w:szCs w:val="26"/>
            </w:rPr>
            <w:delText>Github là một dịch vụ máy chủ repository công cộng, mỗi người có thể tạo tài khoản trên đó để tạo ra các kho chứa của riêng mình để có thể làm việc.</w:delText>
          </w:r>
        </w:del>
      </w:moveFrom>
    </w:p>
    <w:p w14:paraId="50847358" w14:textId="1375157A" w:rsidR="00E51961" w:rsidRPr="00C307BC" w:rsidDel="004372AB" w:rsidRDefault="00E51961" w:rsidP="00BB66CD">
      <w:pPr>
        <w:keepNext/>
        <w:spacing w:after="120" w:line="288" w:lineRule="auto"/>
        <w:jc w:val="center"/>
        <w:rPr>
          <w:del w:id="1730" w:author="Nguyen Toan" w:date="2018-05-18T20:27:00Z"/>
          <w:rFonts w:ascii="Times New Roman" w:hAnsi="Times New Roman" w:cs="Times New Roman"/>
          <w:sz w:val="26"/>
          <w:szCs w:val="26"/>
        </w:rPr>
        <w:pPrChange w:id="1731" w:author="Nguyen Toan" w:date="2018-05-18T22:05:00Z">
          <w:pPr>
            <w:keepNext/>
            <w:spacing w:after="120" w:line="288" w:lineRule="auto"/>
            <w:ind w:firstLine="567"/>
            <w:jc w:val="center"/>
          </w:pPr>
        </w:pPrChange>
      </w:pPr>
      <w:moveFrom w:id="1732" w:author="Nguyen Toan" w:date="2018-05-18T20:22:00Z">
        <w:del w:id="1733" w:author="Nguyen Toan" w:date="2018-05-18T20:27:00Z">
          <w:r w:rsidRPr="00071A6D" w:rsidDel="004372AB">
            <w:rPr>
              <w:rFonts w:ascii="Times New Roman" w:hAnsi="Times New Roman" w:cs="Times New Roman"/>
              <w:noProof/>
              <w:sz w:val="26"/>
              <w:szCs w:val="26"/>
              <w:lang w:val="en-US"/>
            </w:rPr>
            <w:drawing>
              <wp:inline distT="0" distB="0" distL="0" distR="0" wp14:anchorId="22AD7584" wp14:editId="5DA7BAEF">
                <wp:extent cx="3401695" cy="3830308"/>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127" cy="3837550"/>
                        </a:xfrm>
                        <a:prstGeom prst="rect">
                          <a:avLst/>
                        </a:prstGeom>
                        <a:noFill/>
                        <a:ln>
                          <a:noFill/>
                        </a:ln>
                      </pic:spPr>
                    </pic:pic>
                  </a:graphicData>
                </a:graphic>
              </wp:inline>
            </w:drawing>
          </w:r>
        </w:del>
      </w:moveFrom>
    </w:p>
    <w:p w14:paraId="7DA03F08" w14:textId="5CFDB735" w:rsidR="00E51961" w:rsidRPr="00071A6D" w:rsidDel="004372AB" w:rsidRDefault="00E51961" w:rsidP="00BB66CD">
      <w:pPr>
        <w:pStyle w:val="Caption"/>
        <w:jc w:val="center"/>
        <w:rPr>
          <w:del w:id="1734" w:author="Nguyen Toan" w:date="2018-05-18T20:27:00Z"/>
          <w:rFonts w:ascii="Times New Roman" w:eastAsia="Times New Roman" w:hAnsi="Times New Roman" w:cs="Times New Roman"/>
          <w:color w:val="auto"/>
          <w:sz w:val="26"/>
          <w:szCs w:val="26"/>
          <w:u w:val="single"/>
        </w:rPr>
        <w:pPrChange w:id="1735" w:author="Nguyen Toan" w:date="2018-05-18T22:05:00Z">
          <w:pPr>
            <w:pStyle w:val="Caption"/>
            <w:jc w:val="center"/>
          </w:pPr>
        </w:pPrChange>
      </w:pPr>
      <w:bookmarkStart w:id="1736" w:name="_Ref514079431"/>
      <w:bookmarkStart w:id="1737" w:name="_Toc514157757"/>
      <w:moveFrom w:id="1738" w:author="Nguyen Toan" w:date="2018-05-18T20:22:00Z">
        <w:del w:id="1739"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4</w:delText>
          </w:r>
          <w:r w:rsidR="007B1CDB" w:rsidRPr="00C307BC" w:rsidDel="004372AB">
            <w:rPr>
              <w:rFonts w:ascii="Times New Roman" w:hAnsi="Times New Roman" w:cs="Times New Roman"/>
              <w:i w:val="0"/>
              <w:color w:val="auto"/>
              <w:sz w:val="26"/>
              <w:szCs w:val="26"/>
            </w:rPr>
            <w:fldChar w:fldCharType="end"/>
          </w:r>
          <w:bookmarkEnd w:id="1736"/>
          <w:r w:rsidRPr="00071A6D" w:rsidDel="004372AB">
            <w:rPr>
              <w:rFonts w:ascii="Times New Roman" w:hAnsi="Times New Roman" w:cs="Times New Roman"/>
              <w:i w:val="0"/>
              <w:color w:val="auto"/>
              <w:sz w:val="26"/>
              <w:szCs w:val="26"/>
            </w:rPr>
            <w:delText>: Mô hình hoạt động của DVCS</w:delText>
          </w:r>
          <w:r w:rsidR="00113EBB" w:rsidRPr="00C307BC" w:rsidDel="004372AB">
            <w:rPr>
              <w:rFonts w:ascii="Times New Roman" w:hAnsi="Times New Roman" w:cs="Times New Roman"/>
              <w:i w:val="0"/>
              <w:color w:val="auto"/>
              <w:sz w:val="26"/>
              <w:szCs w:val="26"/>
            </w:rPr>
            <w:delText xml:space="preserve"> </w:delText>
          </w:r>
        </w:del>
      </w:moveFrom>
      <w:customXmlDelRangeStart w:id="1740" w:author="Nguyen Toan" w:date="2018-05-18T20:27:00Z"/>
      <w:sdt>
        <w:sdtPr>
          <w:rPr>
            <w:rFonts w:ascii="Times New Roman" w:hAnsi="Times New Roman" w:cs="Times New Roman"/>
            <w:i w:val="0"/>
            <w:color w:val="auto"/>
            <w:sz w:val="26"/>
            <w:szCs w:val="26"/>
          </w:rPr>
          <w:id w:val="-842089155"/>
          <w:citation/>
        </w:sdtPr>
        <w:sdtEndPr/>
        <w:sdtContent>
          <w:customXmlDelRangeEnd w:id="1740"/>
          <w:moveFrom w:id="1741" w:author="Nguyen Toan" w:date="2018-05-18T20:22:00Z">
            <w:del w:id="1742" w:author="Nguyen Toan" w:date="2018-05-18T20:27:00Z">
              <w:r w:rsidR="00113EBB" w:rsidRPr="00C307BC" w:rsidDel="004372AB">
                <w:rPr>
                  <w:rFonts w:ascii="Times New Roman" w:hAnsi="Times New Roman" w:cs="Times New Roman"/>
                  <w:i w:val="0"/>
                  <w:color w:val="auto"/>
                  <w:sz w:val="26"/>
                  <w:szCs w:val="26"/>
                </w:rPr>
                <w:fldChar w:fldCharType="begin"/>
              </w:r>
              <w:r w:rsidR="00B75A63" w:rsidRPr="00C307BC" w:rsidDel="004372AB">
                <w:rPr>
                  <w:rFonts w:ascii="Times New Roman" w:hAnsi="Times New Roman" w:cs="Times New Roman"/>
                  <w:i w:val="0"/>
                  <w:color w:val="auto"/>
                  <w:sz w:val="26"/>
                  <w:szCs w:val="26"/>
                  <w:lang w:val="en-US"/>
                </w:rPr>
                <w:delInstrText xml:space="preserve">CITATION Git1 \l 1033 </w:delInstrText>
              </w:r>
              <w:r w:rsidR="00113EBB" w:rsidRPr="00C307BC" w:rsidDel="004372AB">
                <w:rPr>
                  <w:rFonts w:ascii="Times New Roman" w:hAnsi="Times New Roman" w:cs="Times New Roman"/>
                  <w:i w:val="0"/>
                  <w:color w:val="auto"/>
                  <w:sz w:val="26"/>
                  <w:szCs w:val="26"/>
                </w:rPr>
                <w:fldChar w:fldCharType="separate"/>
              </w:r>
              <w:r w:rsidR="00D65DF8" w:rsidRPr="00C307BC" w:rsidDel="004372AB">
                <w:rPr>
                  <w:rFonts w:ascii="Times New Roman" w:hAnsi="Times New Roman" w:cs="Times New Roman"/>
                  <w:noProof/>
                  <w:color w:val="auto"/>
                  <w:sz w:val="26"/>
                  <w:szCs w:val="26"/>
                  <w:lang w:val="en-US"/>
                </w:rPr>
                <w:delText>[14]</w:delText>
              </w:r>
              <w:r w:rsidR="00113EBB" w:rsidRPr="00C307BC" w:rsidDel="004372AB">
                <w:rPr>
                  <w:rFonts w:ascii="Times New Roman" w:hAnsi="Times New Roman" w:cs="Times New Roman"/>
                  <w:i w:val="0"/>
                  <w:color w:val="auto"/>
                  <w:sz w:val="26"/>
                  <w:szCs w:val="26"/>
                </w:rPr>
                <w:fldChar w:fldCharType="end"/>
              </w:r>
            </w:del>
          </w:moveFrom>
          <w:customXmlDelRangeStart w:id="1743" w:author="Nguyen Toan" w:date="2018-05-18T20:27:00Z"/>
        </w:sdtContent>
      </w:sdt>
      <w:customXmlDelRangeEnd w:id="1743"/>
      <w:moveFrom w:id="1744" w:author="Nguyen Toan" w:date="2018-05-18T20:22:00Z">
        <w:del w:id="1745" w:author="Nguyen Toan" w:date="2018-05-18T20:27:00Z">
          <w:r w:rsidR="00500E7F" w:rsidRPr="00C307BC" w:rsidDel="004372AB">
            <w:rPr>
              <w:rFonts w:ascii="Times New Roman" w:hAnsi="Times New Roman" w:cs="Times New Roman"/>
              <w:i w:val="0"/>
              <w:color w:val="auto"/>
              <w:sz w:val="26"/>
              <w:szCs w:val="26"/>
            </w:rPr>
            <w:delText>.</w:delText>
          </w:r>
          <w:bookmarkEnd w:id="1737"/>
        </w:del>
      </w:moveFrom>
    </w:p>
    <w:p w14:paraId="213BC00E" w14:textId="65F2C2A9" w:rsidR="009F0B30" w:rsidRPr="00C307BC" w:rsidDel="004372AB" w:rsidRDefault="002F4E01" w:rsidP="00BB66CD">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del w:id="1746" w:author="Nguyen Toan" w:date="2018-05-18T20:27:00Z"/>
          <w:rFonts w:ascii="Times New Roman" w:hAnsi="Times New Roman" w:cs="Times New Roman"/>
          <w:sz w:val="26"/>
          <w:szCs w:val="26"/>
        </w:rPr>
        <w:pPrChange w:id="1747" w:author="Nguyen Toan" w:date="2018-05-18T22:05:00Z">
          <w:pPr>
            <w:keepNext/>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moveFrom w:id="1748" w:author="Nguyen Toan" w:date="2018-05-18T20:22:00Z">
        <w:del w:id="1749" w:author="Nguyen Toan" w:date="2018-05-18T20:27:00Z">
          <w:r w:rsidRPr="00071A6D" w:rsidDel="004372AB">
            <w:rPr>
              <w:rFonts w:ascii="Times New Roman" w:eastAsia="Times New Roman" w:hAnsi="Times New Roman" w:cs="Times New Roman"/>
              <w:noProof/>
              <w:color w:val="auto"/>
              <w:sz w:val="26"/>
              <w:szCs w:val="26"/>
              <w:lang w:val="en-US"/>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del>
      </w:moveFrom>
    </w:p>
    <w:p w14:paraId="63DDE305" w14:textId="1253C3D7" w:rsidR="002F4E01" w:rsidRPr="00071A6D" w:rsidDel="004372AB" w:rsidRDefault="009F0B30" w:rsidP="00BB66CD">
      <w:pPr>
        <w:pStyle w:val="Caption"/>
        <w:jc w:val="center"/>
        <w:rPr>
          <w:del w:id="1750" w:author="Nguyen Toan" w:date="2018-05-18T20:27:00Z"/>
          <w:rFonts w:ascii="Times New Roman" w:eastAsia="Times New Roman" w:hAnsi="Times New Roman" w:cs="Times New Roman"/>
          <w:color w:val="auto"/>
          <w:sz w:val="26"/>
          <w:szCs w:val="26"/>
          <w:lang w:val="en-US"/>
        </w:rPr>
        <w:pPrChange w:id="1751" w:author="Nguyen Toan" w:date="2018-05-18T22:05:00Z">
          <w:pPr>
            <w:pStyle w:val="Caption"/>
            <w:jc w:val="center"/>
          </w:pPr>
        </w:pPrChange>
      </w:pPr>
      <w:bookmarkStart w:id="1752" w:name="_Ref514079876"/>
      <w:bookmarkStart w:id="1753" w:name="_Toc514157758"/>
      <w:moveFrom w:id="1754" w:author="Nguyen Toan" w:date="2018-05-18T20:22:00Z">
        <w:del w:id="1755"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5</w:delText>
          </w:r>
          <w:r w:rsidR="007B1CDB" w:rsidRPr="00C307BC" w:rsidDel="004372AB">
            <w:rPr>
              <w:rFonts w:ascii="Times New Roman" w:hAnsi="Times New Roman" w:cs="Times New Roman"/>
              <w:i w:val="0"/>
              <w:color w:val="auto"/>
              <w:sz w:val="26"/>
              <w:szCs w:val="26"/>
            </w:rPr>
            <w:fldChar w:fldCharType="end"/>
          </w:r>
          <w:bookmarkEnd w:id="1752"/>
          <w:r w:rsidRPr="00071A6D" w:rsidDel="004372AB">
            <w:rPr>
              <w:rFonts w:ascii="Times New Roman" w:hAnsi="Times New Roman" w:cs="Times New Roman"/>
              <w:i w:val="0"/>
              <w:color w:val="auto"/>
              <w:sz w:val="26"/>
              <w:szCs w:val="26"/>
            </w:rPr>
            <w:delText xml:space="preserve">: </w:delText>
          </w:r>
          <w:r w:rsidR="0032247E" w:rsidRPr="00C307BC" w:rsidDel="004372AB">
            <w:rPr>
              <w:rFonts w:ascii="Times New Roman" w:hAnsi="Times New Roman" w:cs="Times New Roman"/>
              <w:i w:val="0"/>
              <w:color w:val="auto"/>
              <w:sz w:val="26"/>
              <w:szCs w:val="26"/>
            </w:rPr>
            <w:delText>Cấu trúc tổ chức kho mã nguồn trên</w:delText>
          </w:r>
          <w:r w:rsidRPr="00071A6D" w:rsidDel="004372AB">
            <w:rPr>
              <w:rFonts w:ascii="Times New Roman" w:hAnsi="Times New Roman" w:cs="Times New Roman"/>
              <w:i w:val="0"/>
              <w:color w:val="auto"/>
              <w:sz w:val="26"/>
              <w:szCs w:val="26"/>
            </w:rPr>
            <w:delText xml:space="preserve"> Git</w:delText>
          </w:r>
          <w:bookmarkEnd w:id="1753"/>
        </w:del>
      </w:moveFrom>
    </w:p>
    <w:p w14:paraId="5E0892D9" w14:textId="5E59B4C5" w:rsidR="00C10E36" w:rsidRPr="00C307BC" w:rsidDel="004372AB" w:rsidRDefault="00C10E36" w:rsidP="00BB66CD">
      <w:pPr>
        <w:spacing w:after="120" w:line="288" w:lineRule="auto"/>
        <w:jc w:val="both"/>
        <w:rPr>
          <w:del w:id="1756" w:author="Nguyen Toan" w:date="2018-05-18T20:27:00Z"/>
          <w:rFonts w:ascii="Times New Roman" w:eastAsia="Times New Roman" w:hAnsi="Times New Roman" w:cs="Times New Roman"/>
          <w:sz w:val="26"/>
          <w:szCs w:val="26"/>
        </w:rPr>
        <w:pPrChange w:id="1757" w:author="Nguyen Toan" w:date="2018-05-18T22:05:00Z">
          <w:pPr>
            <w:spacing w:after="120" w:line="288" w:lineRule="auto"/>
            <w:ind w:firstLine="567"/>
            <w:jc w:val="both"/>
          </w:pPr>
        </w:pPrChange>
      </w:pPr>
      <w:moveFrom w:id="1758" w:author="Nguyen Toan" w:date="2018-05-18T20:22:00Z">
        <w:del w:id="1759" w:author="Nguyen Toan" w:date="2018-05-18T20:27:00Z">
          <w:r w:rsidRPr="00C307BC" w:rsidDel="004372AB">
            <w:rPr>
              <w:rFonts w:ascii="Times New Roman" w:eastAsia="Times New Roman" w:hAnsi="Times New Roman" w:cs="Times New Roman"/>
              <w:sz w:val="26"/>
              <w:szCs w:val="26"/>
            </w:rPr>
            <w:delText xml:space="preserve">Git cung cấp giao diện dòng lệnh với các lệnh cơ bản như </w:delText>
          </w:r>
          <w:r w:rsidRPr="00C307BC" w:rsidDel="004372AB">
            <w:rPr>
              <w:rFonts w:ascii="Times New Roman" w:eastAsia="Times New Roman" w:hAnsi="Times New Roman" w:cs="Times New Roman"/>
              <w:sz w:val="26"/>
              <w:szCs w:val="26"/>
            </w:rPr>
            <w:fldChar w:fldCharType="begin"/>
          </w:r>
          <w:r w:rsidRPr="00C307BC" w:rsidDel="004372AB">
            <w:rPr>
              <w:rFonts w:ascii="Times New Roman" w:eastAsia="Times New Roman" w:hAnsi="Times New Roman" w:cs="Times New Roman"/>
              <w:sz w:val="26"/>
              <w:szCs w:val="26"/>
            </w:rPr>
            <w:delInstrText xml:space="preserve"> REF _Ref514080555 \h </w:delInstrText>
          </w:r>
          <w:r w:rsidR="00C307BC" w:rsidRPr="00C307BC" w:rsidDel="004372AB">
            <w:rPr>
              <w:rFonts w:ascii="Times New Roman" w:eastAsia="Times New Roman" w:hAnsi="Times New Roman" w:cs="Times New Roman"/>
              <w:sz w:val="26"/>
              <w:szCs w:val="26"/>
            </w:rPr>
            <w:delInstrText xml:space="preserve"> \* MERGEFORMAT </w:delInstrText>
          </w:r>
          <w:r w:rsidRPr="00C307BC" w:rsidDel="004372AB">
            <w:rPr>
              <w:rFonts w:ascii="Times New Roman" w:eastAsia="Times New Roman" w:hAnsi="Times New Roman" w:cs="Times New Roman"/>
              <w:sz w:val="26"/>
              <w:szCs w:val="26"/>
            </w:rPr>
          </w:r>
          <w:r w:rsidRPr="00C307BC" w:rsidDel="004372AB">
            <w:rPr>
              <w:rFonts w:ascii="Times New Roman" w:eastAsia="Times New Roman" w:hAnsi="Times New Roman" w:cs="Times New Roman"/>
              <w:sz w:val="26"/>
              <w:szCs w:val="26"/>
            </w:rPr>
            <w:fldChar w:fldCharType="separate"/>
          </w:r>
          <w:r w:rsidR="009C452F" w:rsidRPr="00071A6D"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6</w:delText>
          </w:r>
          <w:r w:rsidRPr="00C307BC" w:rsidDel="004372AB">
            <w:rPr>
              <w:rFonts w:ascii="Times New Roman" w:eastAsia="Times New Roman" w:hAnsi="Times New Roman" w:cs="Times New Roman"/>
              <w:sz w:val="26"/>
              <w:szCs w:val="26"/>
            </w:rPr>
            <w:fldChar w:fldCharType="end"/>
          </w:r>
          <w:r w:rsidRPr="00C307BC" w:rsidDel="004372AB">
            <w:rPr>
              <w:rFonts w:ascii="Times New Roman" w:eastAsia="Times New Roman" w:hAnsi="Times New Roman" w:cs="Times New Roman"/>
              <w:sz w:val="26"/>
              <w:szCs w:val="26"/>
            </w:rPr>
            <w:delText>.</w:delText>
          </w:r>
        </w:del>
      </w:moveFrom>
    </w:p>
    <w:p w14:paraId="47FA677A" w14:textId="626B0AB9" w:rsidR="00C10E36" w:rsidRPr="00C307BC" w:rsidDel="004372AB" w:rsidRDefault="00C10E36" w:rsidP="00BB66CD">
      <w:pPr>
        <w:keepNext/>
        <w:spacing w:after="120" w:line="288" w:lineRule="auto"/>
        <w:jc w:val="center"/>
        <w:rPr>
          <w:del w:id="1760" w:author="Nguyen Toan" w:date="2018-05-18T20:27:00Z"/>
          <w:rFonts w:ascii="Times New Roman" w:hAnsi="Times New Roman" w:cs="Times New Roman"/>
          <w:sz w:val="26"/>
          <w:szCs w:val="26"/>
        </w:rPr>
        <w:pPrChange w:id="1761" w:author="Nguyen Toan" w:date="2018-05-18T22:05:00Z">
          <w:pPr>
            <w:keepNext/>
            <w:spacing w:after="120" w:line="288" w:lineRule="auto"/>
            <w:ind w:firstLine="567"/>
            <w:jc w:val="center"/>
          </w:pPr>
        </w:pPrChange>
      </w:pPr>
      <w:moveFrom w:id="1762" w:author="Nguyen Toan" w:date="2018-05-18T20:22:00Z">
        <w:del w:id="1763" w:author="Nguyen Toan" w:date="2018-05-18T20:27:00Z">
          <w:r w:rsidRPr="00071A6D" w:rsidDel="004372AB">
            <w:rPr>
              <w:rFonts w:ascii="Times New Roman" w:eastAsia="Times New Roman" w:hAnsi="Times New Roman" w:cs="Times New Roman"/>
              <w:noProof/>
              <w:sz w:val="26"/>
              <w:szCs w:val="26"/>
              <w:lang w:val="en-US"/>
            </w:rPr>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del>
      </w:moveFrom>
    </w:p>
    <w:p w14:paraId="78D129A3" w14:textId="301F95A8" w:rsidR="00C10E36" w:rsidRPr="00071A6D" w:rsidDel="004372AB" w:rsidRDefault="00C10E36" w:rsidP="00BB66CD">
      <w:pPr>
        <w:pStyle w:val="Caption"/>
        <w:jc w:val="center"/>
        <w:rPr>
          <w:del w:id="1764" w:author="Nguyen Toan" w:date="2018-05-18T20:27:00Z"/>
          <w:rFonts w:ascii="Times New Roman" w:hAnsi="Times New Roman" w:cs="Times New Roman"/>
          <w:i w:val="0"/>
          <w:color w:val="auto"/>
          <w:sz w:val="26"/>
          <w:szCs w:val="26"/>
        </w:rPr>
        <w:pPrChange w:id="1765" w:author="Nguyen Toan" w:date="2018-05-18T22:05:00Z">
          <w:pPr>
            <w:pStyle w:val="Caption"/>
            <w:jc w:val="center"/>
          </w:pPr>
        </w:pPrChange>
      </w:pPr>
      <w:bookmarkStart w:id="1766" w:name="_Ref514080555"/>
      <w:bookmarkStart w:id="1767" w:name="_Toc514157759"/>
      <w:moveFrom w:id="1768" w:author="Nguyen Toan" w:date="2018-05-18T20:22:00Z">
        <w:del w:id="1769"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6</w:delText>
          </w:r>
          <w:r w:rsidR="007B1CDB" w:rsidRPr="00C307BC" w:rsidDel="004372AB">
            <w:rPr>
              <w:rFonts w:ascii="Times New Roman" w:hAnsi="Times New Roman" w:cs="Times New Roman"/>
              <w:i w:val="0"/>
              <w:color w:val="auto"/>
              <w:sz w:val="26"/>
              <w:szCs w:val="26"/>
            </w:rPr>
            <w:fldChar w:fldCharType="end"/>
          </w:r>
          <w:bookmarkEnd w:id="1766"/>
          <w:r w:rsidRPr="00071A6D" w:rsidDel="004372AB">
            <w:rPr>
              <w:rFonts w:ascii="Times New Roman" w:hAnsi="Times New Roman" w:cs="Times New Roman"/>
              <w:i w:val="0"/>
              <w:color w:val="auto"/>
              <w:sz w:val="26"/>
              <w:szCs w:val="26"/>
            </w:rPr>
            <w:delText>: Các dòng lệnh trên Git</w:delText>
          </w:r>
          <w:bookmarkEnd w:id="1767"/>
        </w:del>
      </w:moveFrom>
    </w:p>
    <w:p w14:paraId="0499286D" w14:textId="0DE65B1D" w:rsidR="00090B4C" w:rsidRPr="00071A6D" w:rsidDel="004372AB" w:rsidRDefault="005B060F" w:rsidP="00BB66CD">
      <w:pPr>
        <w:spacing w:after="120" w:line="288" w:lineRule="auto"/>
        <w:jc w:val="both"/>
        <w:rPr>
          <w:del w:id="1770" w:author="Nguyen Toan" w:date="2018-05-18T20:27:00Z"/>
          <w:rFonts w:ascii="Times New Roman" w:eastAsia="Times New Roman" w:hAnsi="Times New Roman" w:cs="Times New Roman"/>
          <w:sz w:val="26"/>
          <w:szCs w:val="26"/>
          <w:lang w:val="vi-VN"/>
        </w:rPr>
        <w:pPrChange w:id="1771" w:author="Nguyen Toan" w:date="2018-05-18T22:05:00Z">
          <w:pPr>
            <w:spacing w:after="120" w:line="288" w:lineRule="auto"/>
            <w:ind w:firstLine="567"/>
            <w:jc w:val="both"/>
          </w:pPr>
        </w:pPrChange>
      </w:pPr>
      <w:moveFrom w:id="1772" w:author="Nguyen Toan" w:date="2018-05-18T20:22:00Z">
        <w:del w:id="1773" w:author="Nguyen Toan" w:date="2018-05-18T20:27:00Z">
          <w:r w:rsidRPr="00C307BC" w:rsidDel="004372AB">
            <w:rPr>
              <w:rFonts w:ascii="Times New Roman" w:eastAsia="Times New Roman" w:hAnsi="Times New Roman" w:cs="Times New Roman"/>
              <w:sz w:val="26"/>
              <w:szCs w:val="26"/>
            </w:rPr>
            <w:delText>Ngoài ra, các IDE như Eclipse còn cung cấp các plugins hỗ trợ giao diện đồ họa cho việc làm việc trên Git.</w:delText>
          </w:r>
        </w:del>
      </w:moveFrom>
    </w:p>
    <w:moveFromRangeEnd w:id="1719"/>
    <w:p w14:paraId="369BB9A9" w14:textId="5AAB15E3" w:rsidR="0010098F" w:rsidRPr="00C307BC" w:rsidDel="004372AB" w:rsidRDefault="0010098F" w:rsidP="00BB66CD">
      <w:pPr>
        <w:pStyle w:val="ListParagraph"/>
        <w:numPr>
          <w:ilvl w:val="2"/>
          <w:numId w:val="5"/>
        </w:numPr>
        <w:spacing w:before="240" w:after="120" w:line="288" w:lineRule="auto"/>
        <w:ind w:left="0" w:firstLine="0"/>
        <w:contextualSpacing w:val="0"/>
        <w:outlineLvl w:val="2"/>
        <w:rPr>
          <w:del w:id="1774" w:author="Nguyen Toan" w:date="2018-05-18T20:27:00Z"/>
          <w:rFonts w:ascii="Times New Roman" w:eastAsia="Times New Roman" w:hAnsi="Times New Roman" w:cs="Times New Roman"/>
          <w:b/>
          <w:sz w:val="26"/>
          <w:szCs w:val="26"/>
        </w:rPr>
        <w:pPrChange w:id="1775" w:author="Nguyen Toan" w:date="2018-05-18T22:05:00Z">
          <w:pPr>
            <w:pStyle w:val="ListParagraph"/>
            <w:numPr>
              <w:ilvl w:val="2"/>
              <w:numId w:val="5"/>
            </w:numPr>
            <w:spacing w:before="240" w:after="120" w:line="288" w:lineRule="auto"/>
            <w:ind w:hanging="720"/>
            <w:contextualSpacing w:val="0"/>
            <w:outlineLvl w:val="2"/>
          </w:pPr>
        </w:pPrChange>
      </w:pPr>
      <w:del w:id="1776" w:author="Nguyen Toan" w:date="2018-05-18T20:27:00Z">
        <w:r w:rsidRPr="00C307BC" w:rsidDel="004372AB">
          <w:rPr>
            <w:rFonts w:ascii="Times New Roman" w:eastAsia="Times New Roman" w:hAnsi="Times New Roman" w:cs="Times New Roman"/>
            <w:b/>
            <w:sz w:val="26"/>
            <w:szCs w:val="26"/>
          </w:rPr>
          <w:delText>JUnit</w:delText>
        </w:r>
      </w:del>
    </w:p>
    <w:p w14:paraId="420A0383" w14:textId="6E954426" w:rsidR="00D836F3" w:rsidRPr="00C307BC" w:rsidDel="004372AB" w:rsidRDefault="00C73B3D" w:rsidP="00BB66CD">
      <w:pPr>
        <w:spacing w:after="120" w:line="288" w:lineRule="auto"/>
        <w:jc w:val="both"/>
        <w:rPr>
          <w:del w:id="1777" w:author="Nguyen Toan" w:date="2018-05-18T20:27:00Z"/>
          <w:rFonts w:ascii="Times New Roman" w:eastAsia="Times New Roman" w:hAnsi="Times New Roman" w:cs="Times New Roman"/>
          <w:sz w:val="26"/>
          <w:szCs w:val="26"/>
        </w:rPr>
        <w:pPrChange w:id="1778" w:author="Nguyen Toan" w:date="2018-05-18T22:05:00Z">
          <w:pPr>
            <w:spacing w:after="120" w:line="288" w:lineRule="auto"/>
            <w:ind w:firstLine="567"/>
            <w:jc w:val="both"/>
          </w:pPr>
        </w:pPrChange>
      </w:pPr>
      <w:del w:id="1779" w:author="Nguyen Toan" w:date="2018-05-18T20:27:00Z">
        <w:r w:rsidRPr="00C307BC" w:rsidDel="004372AB">
          <w:rPr>
            <w:rFonts w:ascii="Times New Roman" w:hAnsi="Times New Roman" w:cs="Times New Roman"/>
            <w:sz w:val="26"/>
            <w:szCs w:val="26"/>
          </w:rPr>
          <w:delText>JUnit</w:delText>
        </w:r>
        <w:r w:rsidRPr="00C307BC" w:rsidDel="004372AB">
          <w:rPr>
            <w:rFonts w:ascii="Times New Roman" w:eastAsia="Times New Roman" w:hAnsi="Times New Roman" w:cs="Times New Roman"/>
            <w:sz w:val="26"/>
            <w:szCs w:val="26"/>
          </w:rPr>
          <w:delText xml:space="preserve"> là một bộ thư viện mã nguồn</w:delText>
        </w:r>
        <w:r w:rsidR="007C4731" w:rsidRPr="00C307BC" w:rsidDel="004372AB">
          <w:rPr>
            <w:rFonts w:ascii="Times New Roman" w:eastAsia="Times New Roman" w:hAnsi="Times New Roman" w:cs="Times New Roman"/>
            <w:sz w:val="26"/>
            <w:szCs w:val="26"/>
          </w:rPr>
          <w:delText xml:space="preserve"> mở được sinh ra nhằm hỗ </w:delText>
        </w:r>
        <w:r w:rsidR="00622658" w:rsidRPr="00C307BC" w:rsidDel="004372AB">
          <w:rPr>
            <w:rFonts w:ascii="Times New Roman" w:eastAsia="Times New Roman" w:hAnsi="Times New Roman" w:cs="Times New Roman"/>
            <w:sz w:val="26"/>
            <w:szCs w:val="26"/>
          </w:rPr>
          <w:delText>t</w:delText>
        </w:r>
        <w:r w:rsidR="007C4731" w:rsidRPr="00C307BC" w:rsidDel="004372AB">
          <w:rPr>
            <w:rFonts w:ascii="Times New Roman" w:eastAsia="Times New Roman" w:hAnsi="Times New Roman" w:cs="Times New Roman"/>
            <w:sz w:val="26"/>
            <w:szCs w:val="26"/>
          </w:rPr>
          <w:delText xml:space="preserve">rợ việc viết và chạy các mã nguồn kiểm thử trên ngôn ngữ Java. </w:delText>
        </w:r>
        <w:r w:rsidR="004F308B" w:rsidRPr="00C307BC" w:rsidDel="004372AB">
          <w:rPr>
            <w:rFonts w:ascii="Times New Roman" w:eastAsia="Times New Roman" w:hAnsi="Times New Roman" w:cs="Times New Roman"/>
            <w:sz w:val="26"/>
            <w:szCs w:val="26"/>
          </w:rPr>
          <w:delText>Đ</w:delText>
        </w:r>
        <w:r w:rsidR="007C4731" w:rsidRPr="00C307BC" w:rsidDel="004372AB">
          <w:rPr>
            <w:rFonts w:ascii="Times New Roman" w:eastAsia="Times New Roman" w:hAnsi="Times New Roman" w:cs="Times New Roman"/>
            <w:sz w:val="26"/>
            <w:szCs w:val="26"/>
          </w:rPr>
          <w:delText xml:space="preserve">ược phát triển đầu tiên bởi Erich Gamma và Kent Beck, </w:delText>
        </w:r>
        <w:r w:rsidR="004B25AE" w:rsidRPr="00C307BC" w:rsidDel="004372AB">
          <w:rPr>
            <w:rFonts w:ascii="Times New Roman" w:eastAsia="Times New Roman" w:hAnsi="Times New Roman" w:cs="Times New Roman"/>
            <w:sz w:val="26"/>
            <w:szCs w:val="26"/>
          </w:rPr>
          <w:delText>JUnit</w:delText>
        </w:r>
        <w:r w:rsidR="007C4731" w:rsidRPr="00C307BC" w:rsidDel="004372AB">
          <w:rPr>
            <w:rFonts w:ascii="Times New Roman" w:eastAsia="Times New Roman" w:hAnsi="Times New Roman" w:cs="Times New Roman"/>
            <w:sz w:val="26"/>
            <w:szCs w:val="26"/>
          </w:rPr>
          <w:delText xml:space="preserve"> là một bước tiến hóa quan trọng của</w:delText>
        </w:r>
        <w:r w:rsidR="005522AD" w:rsidRPr="00C307BC" w:rsidDel="004372AB">
          <w:rPr>
            <w:rFonts w:ascii="Times New Roman" w:eastAsia="Times New Roman" w:hAnsi="Times New Roman" w:cs="Times New Roman"/>
            <w:sz w:val="26"/>
            <w:szCs w:val="26"/>
          </w:rPr>
          <w:delText xml:space="preserve"> phát triển hướng kiểm thử (Test Driven D</w:delText>
        </w:r>
        <w:r w:rsidR="007C4731" w:rsidRPr="00C307BC" w:rsidDel="004372AB">
          <w:rPr>
            <w:rFonts w:ascii="Times New Roman" w:eastAsia="Times New Roman" w:hAnsi="Times New Roman" w:cs="Times New Roman"/>
            <w:sz w:val="26"/>
            <w:szCs w:val="26"/>
          </w:rPr>
          <w:delText>evelopment</w:delText>
        </w:r>
        <w:r w:rsidR="005522AD" w:rsidRPr="00C307BC" w:rsidDel="004372AB">
          <w:rPr>
            <w:rFonts w:ascii="Times New Roman" w:eastAsia="Times New Roman" w:hAnsi="Times New Roman" w:cs="Times New Roman"/>
            <w:sz w:val="26"/>
            <w:szCs w:val="26"/>
          </w:rPr>
          <w:delText>)</w:delText>
        </w:r>
        <w:r w:rsidRPr="00C307BC" w:rsidDel="004372AB">
          <w:rPr>
            <w:rFonts w:ascii="Times New Roman" w:eastAsia="Times New Roman" w:hAnsi="Times New Roman" w:cs="Times New Roman"/>
            <w:sz w:val="26"/>
            <w:szCs w:val="26"/>
          </w:rPr>
          <w:delText>.</w:delText>
        </w:r>
        <w:r w:rsidR="00C60FE3" w:rsidRPr="00C307BC" w:rsidDel="004372AB">
          <w:rPr>
            <w:rFonts w:ascii="Times New Roman" w:eastAsia="Times New Roman" w:hAnsi="Times New Roman" w:cs="Times New Roman"/>
            <w:sz w:val="26"/>
            <w:szCs w:val="26"/>
          </w:rPr>
          <w:delText xml:space="preserve"> </w:delText>
        </w:r>
        <w:r w:rsidR="00262337" w:rsidRPr="00C307BC" w:rsidDel="004372AB">
          <w:rPr>
            <w:rFonts w:ascii="Times New Roman" w:eastAsia="Times New Roman" w:hAnsi="Times New Roman" w:cs="Times New Roman"/>
            <w:sz w:val="26"/>
            <w:szCs w:val="26"/>
          </w:rPr>
          <w:delText>JUnit cung cấp</w:delText>
        </w:r>
        <w:r w:rsidR="00862562" w:rsidRPr="00C307BC" w:rsidDel="004372AB">
          <w:rPr>
            <w:rFonts w:ascii="Times New Roman" w:eastAsia="Times New Roman" w:hAnsi="Times New Roman" w:cs="Times New Roman"/>
            <w:sz w:val="26"/>
            <w:szCs w:val="26"/>
          </w:rPr>
          <w:delText xml:space="preserve"> cả</w:delText>
        </w:r>
        <w:r w:rsidR="00262337" w:rsidRPr="00C307BC" w:rsidDel="004372AB">
          <w:rPr>
            <w:rFonts w:ascii="Times New Roman" w:eastAsia="Times New Roman" w:hAnsi="Times New Roman" w:cs="Times New Roman"/>
            <w:sz w:val="26"/>
            <w:szCs w:val="26"/>
          </w:rPr>
          <w:delText xml:space="preserve"> giao diện đồ họa</w:delText>
        </w:r>
        <w:r w:rsidR="00862562" w:rsidRPr="00C307BC" w:rsidDel="004372AB">
          <w:rPr>
            <w:rFonts w:ascii="Times New Roman" w:eastAsia="Times New Roman" w:hAnsi="Times New Roman" w:cs="Times New Roman"/>
            <w:sz w:val="26"/>
            <w:szCs w:val="26"/>
          </w:rPr>
          <w:delText xml:space="preserve"> và giao diện dòng lệnh</w:delText>
        </w:r>
        <w:r w:rsidR="00262337" w:rsidRPr="00C307BC" w:rsidDel="004372AB">
          <w:rPr>
            <w:rFonts w:ascii="Times New Roman" w:eastAsia="Times New Roman" w:hAnsi="Times New Roman" w:cs="Times New Roman"/>
            <w:sz w:val="26"/>
            <w:szCs w:val="26"/>
          </w:rPr>
          <w:delText xml:space="preserve"> giúp việc viết mã nguồn kiểm thử dễ dàng hơn.</w:delText>
        </w:r>
        <w:r w:rsidR="00455EFB" w:rsidRPr="00C307BC" w:rsidDel="004372AB">
          <w:rPr>
            <w:rFonts w:ascii="Times New Roman" w:eastAsia="Times New Roman" w:hAnsi="Times New Roman" w:cs="Times New Roman"/>
            <w:sz w:val="26"/>
            <w:szCs w:val="26"/>
          </w:rPr>
          <w:delText xml:space="preserve"> </w:delText>
        </w:r>
        <w:r w:rsidR="0079129A" w:rsidRPr="00C307BC" w:rsidDel="004372AB">
          <w:rPr>
            <w:rFonts w:ascii="Times New Roman" w:eastAsia="Times New Roman" w:hAnsi="Times New Roman" w:cs="Times New Roman"/>
            <w:sz w:val="26"/>
            <w:szCs w:val="26"/>
          </w:rPr>
          <w:delText>L</w:delText>
        </w:r>
        <w:r w:rsidR="00B06213" w:rsidRPr="00C307BC" w:rsidDel="004372AB">
          <w:rPr>
            <w:rFonts w:ascii="Times New Roman" w:eastAsia="Times New Roman" w:hAnsi="Times New Roman" w:cs="Times New Roman"/>
            <w:sz w:val="26"/>
            <w:szCs w:val="26"/>
          </w:rPr>
          <w:delText xml:space="preserve">ập trình viên </w:delText>
        </w:r>
        <w:r w:rsidR="00520B37" w:rsidRPr="00C307BC" w:rsidDel="004372AB">
          <w:rPr>
            <w:rFonts w:ascii="Times New Roman" w:eastAsia="Times New Roman" w:hAnsi="Times New Roman" w:cs="Times New Roman"/>
            <w:sz w:val="26"/>
            <w:szCs w:val="26"/>
          </w:rPr>
          <w:delText xml:space="preserve">có thể dùng JUnit để </w:delText>
        </w:r>
        <w:r w:rsidR="00B06213" w:rsidRPr="00C307BC" w:rsidDel="004372AB">
          <w:rPr>
            <w:rFonts w:ascii="Times New Roman" w:eastAsia="Times New Roman" w:hAnsi="Times New Roman" w:cs="Times New Roman"/>
            <w:sz w:val="26"/>
            <w:szCs w:val="26"/>
          </w:rPr>
          <w:delText xml:space="preserve">xây dựng tích lũy các bộ kiểm thử để đo lường tiến độ và phát hiện các ảnh hưởng không mong muốn. Các bộ kiểm thử </w:delText>
        </w:r>
        <w:r w:rsidR="00301E05" w:rsidRPr="00C307BC" w:rsidDel="004372AB">
          <w:rPr>
            <w:rFonts w:ascii="Times New Roman" w:eastAsia="Times New Roman" w:hAnsi="Times New Roman" w:cs="Times New Roman"/>
            <w:sz w:val="26"/>
            <w:szCs w:val="26"/>
          </w:rPr>
          <w:delText>có thể chạy được liên tục và cung cấp kết quả luôn tại màn hình.</w:delText>
        </w:r>
        <w:r w:rsidR="00B43AE5" w:rsidRPr="00C307BC" w:rsidDel="004372AB">
          <w:rPr>
            <w:rFonts w:ascii="Times New Roman" w:eastAsia="Times New Roman" w:hAnsi="Times New Roman" w:cs="Times New Roman"/>
            <w:sz w:val="26"/>
            <w:szCs w:val="26"/>
          </w:rPr>
          <w:delText xml:space="preserve"> </w:delText>
        </w:r>
        <w:r w:rsidR="00DF7545" w:rsidRPr="00C307BC" w:rsidDel="004372AB">
          <w:rPr>
            <w:rFonts w:ascii="Times New Roman" w:eastAsia="Times New Roman" w:hAnsi="Times New Roman" w:cs="Times New Roman"/>
            <w:sz w:val="26"/>
            <w:szCs w:val="26"/>
          </w:rPr>
          <w:fldChar w:fldCharType="begin"/>
        </w:r>
        <w:r w:rsidR="00DF7545" w:rsidRPr="00C307BC" w:rsidDel="004372AB">
          <w:rPr>
            <w:rFonts w:ascii="Times New Roman" w:eastAsia="Times New Roman" w:hAnsi="Times New Roman" w:cs="Times New Roman"/>
            <w:sz w:val="26"/>
            <w:szCs w:val="26"/>
          </w:rPr>
          <w:delInstrText xml:space="preserve"> REF _Ref514155949 \h </w:delInstrText>
        </w:r>
        <w:r w:rsidR="00C307BC" w:rsidRPr="00C307BC" w:rsidDel="004372AB">
          <w:rPr>
            <w:rFonts w:ascii="Times New Roman" w:eastAsia="Times New Roman" w:hAnsi="Times New Roman" w:cs="Times New Roman"/>
            <w:sz w:val="26"/>
            <w:szCs w:val="26"/>
          </w:rPr>
          <w:delInstrText xml:space="preserve"> \* MERGEFORMAT </w:delInstrText>
        </w:r>
        <w:r w:rsidR="00DF7545" w:rsidRPr="00C307BC" w:rsidDel="004372AB">
          <w:rPr>
            <w:rFonts w:ascii="Times New Roman" w:eastAsia="Times New Roman" w:hAnsi="Times New Roman" w:cs="Times New Roman"/>
            <w:sz w:val="26"/>
            <w:szCs w:val="26"/>
          </w:rPr>
        </w:r>
        <w:r w:rsidR="00DF7545" w:rsidRPr="00C307BC" w:rsidDel="004372AB">
          <w:rPr>
            <w:rFonts w:ascii="Times New Roman" w:eastAsia="Times New Roman" w:hAnsi="Times New Roman" w:cs="Times New Roman"/>
            <w:sz w:val="26"/>
            <w:szCs w:val="26"/>
          </w:rPr>
          <w:fldChar w:fldCharType="separate"/>
        </w:r>
        <w:r w:rsidR="009C452F" w:rsidRPr="009C452F"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7</w:delText>
        </w:r>
        <w:r w:rsidR="00DF7545" w:rsidRPr="00C307BC" w:rsidDel="004372AB">
          <w:rPr>
            <w:rFonts w:ascii="Times New Roman" w:eastAsia="Times New Roman" w:hAnsi="Times New Roman" w:cs="Times New Roman"/>
            <w:sz w:val="26"/>
            <w:szCs w:val="26"/>
          </w:rPr>
          <w:fldChar w:fldCharType="end"/>
        </w:r>
        <w:r w:rsidR="00B43AE5" w:rsidRPr="00C307BC" w:rsidDel="004372AB">
          <w:rPr>
            <w:rFonts w:ascii="Times New Roman" w:eastAsia="Times New Roman" w:hAnsi="Times New Roman" w:cs="Times New Roman"/>
            <w:sz w:val="26"/>
            <w:szCs w:val="26"/>
          </w:rPr>
          <w:delText xml:space="preserve"> mô tả kiến trúc của JUnit. </w:delText>
        </w:r>
      </w:del>
    </w:p>
    <w:p w14:paraId="4CC04507" w14:textId="0B077B08" w:rsidR="00947885" w:rsidRPr="00C307BC" w:rsidDel="004372AB" w:rsidRDefault="00D836F3" w:rsidP="00BB66CD">
      <w:pPr>
        <w:spacing w:after="120" w:line="288" w:lineRule="auto"/>
        <w:jc w:val="both"/>
        <w:rPr>
          <w:del w:id="1780" w:author="Nguyen Toan" w:date="2018-05-18T20:27:00Z"/>
          <w:rFonts w:ascii="Times New Roman" w:eastAsia="Times New Roman" w:hAnsi="Times New Roman" w:cs="Times New Roman"/>
          <w:sz w:val="26"/>
          <w:szCs w:val="26"/>
        </w:rPr>
        <w:pPrChange w:id="1781" w:author="Nguyen Toan" w:date="2018-05-18T22:05:00Z">
          <w:pPr>
            <w:spacing w:after="120" w:line="288" w:lineRule="auto"/>
            <w:ind w:firstLine="567"/>
            <w:jc w:val="both"/>
          </w:pPr>
        </w:pPrChange>
      </w:pPr>
      <w:del w:id="1782" w:author="Nguyen Toan" w:date="2018-05-18T20:27:00Z">
        <w:r w:rsidRPr="00C307BC" w:rsidDel="004372AB">
          <w:rPr>
            <w:rFonts w:ascii="Times New Roman" w:eastAsia="Times New Roman" w:hAnsi="Times New Roman" w:cs="Times New Roman"/>
            <w:sz w:val="26"/>
            <w:szCs w:val="26"/>
          </w:rPr>
          <w:delText>JUnit cung cấp các chú thích hỗ trợ việc kiểm thử, một số chú thích quen thuộc hay sử dụng bao gồm: Before, After, BeforeClass, AfterClass, Ignore, RunWith, Test. JUnit cũng cung cấp các lớp hỗ trợ cơ bản như Assert,</w:delText>
        </w:r>
        <w:r w:rsidRPr="00C307BC" w:rsidDel="004372AB">
          <w:rPr>
            <w:rFonts w:ascii="Times New Roman" w:hAnsi="Times New Roman" w:cs="Times New Roman"/>
            <w:sz w:val="26"/>
            <w:szCs w:val="26"/>
          </w:rPr>
          <w:delText xml:space="preserve"> </w:delText>
        </w:r>
        <w:r w:rsidRPr="00C307BC" w:rsidDel="004372AB">
          <w:rPr>
            <w:rFonts w:ascii="Times New Roman" w:eastAsia="Times New Roman" w:hAnsi="Times New Roman" w:cs="Times New Roman"/>
            <w:sz w:val="26"/>
            <w:szCs w:val="26"/>
          </w:rPr>
          <w:delText>TestCase, TestResult, TestSuite</w:delText>
        </w:r>
        <w:r w:rsidR="00B95819" w:rsidRPr="00C307BC" w:rsidDel="004372AB">
          <w:rPr>
            <w:rFonts w:ascii="Times New Roman" w:eastAsia="Times New Roman" w:hAnsi="Times New Roman" w:cs="Times New Roman"/>
            <w:sz w:val="26"/>
            <w:szCs w:val="26"/>
          </w:rPr>
          <w:delText>.</w:delText>
        </w:r>
      </w:del>
    </w:p>
    <w:p w14:paraId="017C9364" w14:textId="33A99896" w:rsidR="009E2266" w:rsidRPr="00C307BC" w:rsidDel="004372AB" w:rsidRDefault="00947885" w:rsidP="00BB66CD">
      <w:pPr>
        <w:spacing w:after="120" w:line="288" w:lineRule="auto"/>
        <w:jc w:val="both"/>
        <w:rPr>
          <w:del w:id="1783" w:author="Nguyen Toan" w:date="2018-05-18T20:27:00Z"/>
          <w:rFonts w:ascii="Times New Roman" w:eastAsia="Times New Roman" w:hAnsi="Times New Roman" w:cs="Times New Roman"/>
          <w:sz w:val="26"/>
          <w:szCs w:val="26"/>
        </w:rPr>
        <w:pPrChange w:id="1784" w:author="Nguyen Toan" w:date="2018-05-18T22:05:00Z">
          <w:pPr>
            <w:spacing w:after="120" w:line="288" w:lineRule="auto"/>
            <w:ind w:firstLine="567"/>
            <w:jc w:val="both"/>
          </w:pPr>
        </w:pPrChange>
      </w:pPr>
      <w:del w:id="1785" w:author="Nguyen Toan" w:date="2018-05-18T20:27:00Z">
        <w:r w:rsidRPr="00C307BC" w:rsidDel="004372AB">
          <w:rPr>
            <w:rFonts w:ascii="Times New Roman" w:eastAsia="Times New Roman" w:hAnsi="Times New Roman" w:cs="Times New Roman"/>
            <w:sz w:val="26"/>
            <w:szCs w:val="26"/>
          </w:rPr>
          <w:delTex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w:delText>
        </w:r>
        <w:r w:rsidR="00FC13BA" w:rsidRPr="00C307BC" w:rsidDel="004372AB">
          <w:rPr>
            <w:rFonts w:ascii="Times New Roman" w:eastAsia="Times New Roman" w:hAnsi="Times New Roman" w:cs="Times New Roman"/>
            <w:sz w:val="26"/>
            <w:szCs w:val="26"/>
          </w:rPr>
          <w:delText xml:space="preserve"> so sánh hai mảng dữ liệu</w:delText>
        </w:r>
        <w:r w:rsidRPr="00C307BC" w:rsidDel="004372AB">
          <w:rPr>
            <w:rFonts w:ascii="Times New Roman" w:eastAsia="Times New Roman" w:hAnsi="Times New Roman" w:cs="Times New Roman"/>
            <w:sz w:val="26"/>
            <w:szCs w:val="26"/>
          </w:rPr>
          <w:delText>.</w:delText>
        </w:r>
      </w:del>
    </w:p>
    <w:p w14:paraId="232F1EE6" w14:textId="6206D337" w:rsidR="009E2266" w:rsidRPr="00C307BC" w:rsidDel="004372AB" w:rsidRDefault="009E2266" w:rsidP="00BB66CD">
      <w:pPr>
        <w:pStyle w:val="NoSpacing"/>
        <w:jc w:val="center"/>
        <w:rPr>
          <w:del w:id="1786" w:author="Nguyen Toan" w:date="2018-05-18T20:27:00Z"/>
          <w:rFonts w:ascii="Times New Roman" w:hAnsi="Times New Roman" w:cs="Times New Roman"/>
          <w:sz w:val="26"/>
          <w:szCs w:val="26"/>
        </w:rPr>
        <w:pPrChange w:id="1787" w:author="Nguyen Toan" w:date="2018-05-18T22:05:00Z">
          <w:pPr>
            <w:pStyle w:val="NoSpacing"/>
            <w:jc w:val="center"/>
          </w:pPr>
        </w:pPrChange>
      </w:pPr>
      <w:del w:id="1788" w:author="Nguyen Toan" w:date="2018-05-18T20:27:00Z">
        <w:r w:rsidRPr="00071A6D" w:rsidDel="004372AB">
          <w:rPr>
            <w:rFonts w:ascii="Times New Roman" w:hAnsi="Times New Roman" w:cs="Times New Roman"/>
            <w:noProof/>
            <w:sz w:val="26"/>
            <w:szCs w:val="26"/>
            <w:lang w:val="en-US"/>
          </w:rPr>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del>
    </w:p>
    <w:p w14:paraId="0180A0BA" w14:textId="50F0B30A" w:rsidR="009E2266" w:rsidRPr="00C307BC" w:rsidDel="004372AB" w:rsidRDefault="009E2266" w:rsidP="00BB66CD">
      <w:pPr>
        <w:pStyle w:val="Caption"/>
        <w:jc w:val="center"/>
        <w:rPr>
          <w:del w:id="1789" w:author="Nguyen Toan" w:date="2018-05-18T20:27:00Z"/>
          <w:rFonts w:ascii="Times New Roman" w:hAnsi="Times New Roman" w:cs="Times New Roman"/>
          <w:sz w:val="26"/>
          <w:szCs w:val="26"/>
        </w:rPr>
        <w:pPrChange w:id="1790" w:author="Nguyen Toan" w:date="2018-05-18T22:05:00Z">
          <w:pPr>
            <w:pStyle w:val="Caption"/>
            <w:jc w:val="center"/>
          </w:pPr>
        </w:pPrChange>
      </w:pPr>
      <w:bookmarkStart w:id="1791" w:name="_Ref514155949"/>
      <w:bookmarkStart w:id="1792" w:name="_Toc514157760"/>
      <w:del w:id="1793"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7</w:delText>
        </w:r>
        <w:r w:rsidR="007B1CDB" w:rsidRPr="00C307BC" w:rsidDel="004372AB">
          <w:rPr>
            <w:rFonts w:ascii="Times New Roman" w:hAnsi="Times New Roman" w:cs="Times New Roman"/>
            <w:i w:val="0"/>
            <w:color w:val="auto"/>
            <w:sz w:val="26"/>
            <w:szCs w:val="26"/>
          </w:rPr>
          <w:fldChar w:fldCharType="end"/>
        </w:r>
        <w:bookmarkEnd w:id="1791"/>
        <w:r w:rsidRPr="00C307BC" w:rsidDel="004372AB">
          <w:rPr>
            <w:rFonts w:ascii="Times New Roman" w:hAnsi="Times New Roman" w:cs="Times New Roman"/>
            <w:i w:val="0"/>
            <w:color w:val="auto"/>
            <w:sz w:val="26"/>
            <w:szCs w:val="26"/>
          </w:rPr>
          <w:delText>: Kiến trúc JUnit</w:delText>
        </w:r>
        <w:bookmarkEnd w:id="1792"/>
      </w:del>
    </w:p>
    <w:p w14:paraId="58FC481D" w14:textId="2D16881B" w:rsidR="00C60FE3" w:rsidRPr="00C307BC" w:rsidDel="004372AB" w:rsidRDefault="005F2F0F" w:rsidP="00BB66CD">
      <w:pPr>
        <w:spacing w:after="120" w:line="288" w:lineRule="auto"/>
        <w:jc w:val="both"/>
        <w:rPr>
          <w:del w:id="1794" w:author="Nguyen Toan" w:date="2018-05-18T20:27:00Z"/>
          <w:rFonts w:ascii="Times New Roman" w:eastAsia="Times New Roman" w:hAnsi="Times New Roman" w:cs="Times New Roman"/>
          <w:sz w:val="26"/>
          <w:szCs w:val="26"/>
        </w:rPr>
        <w:pPrChange w:id="1795" w:author="Nguyen Toan" w:date="2018-05-18T22:05:00Z">
          <w:pPr>
            <w:spacing w:after="120" w:line="288" w:lineRule="auto"/>
            <w:ind w:firstLine="567"/>
            <w:jc w:val="both"/>
          </w:pPr>
        </w:pPrChange>
      </w:pPr>
      <w:del w:id="1796" w:author="Nguyen Toan" w:date="2018-05-18T20:27:00Z">
        <w:r w:rsidRPr="00C307BC" w:rsidDel="004372AB">
          <w:rPr>
            <w:rFonts w:ascii="Times New Roman" w:eastAsia="Times New Roman" w:hAnsi="Times New Roman" w:cs="Times New Roman"/>
            <w:sz w:val="26"/>
            <w:szCs w:val="26"/>
          </w:rPr>
          <w:delText>TestCase</w:delText>
        </w:r>
        <w:r w:rsidR="001D2592" w:rsidRPr="00C307BC" w:rsidDel="004372AB">
          <w:rPr>
            <w:rFonts w:ascii="Times New Roman" w:eastAsia="Times New Roman" w:hAnsi="Times New Roman" w:cs="Times New Roman"/>
            <w:sz w:val="26"/>
            <w:szCs w:val="26"/>
          </w:rPr>
          <w:delTex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delText>
        </w:r>
        <w:r w:rsidR="00760256" w:rsidRPr="00C307BC" w:rsidDel="004372AB">
          <w:rPr>
            <w:rFonts w:ascii="Times New Roman" w:eastAsia="Times New Roman" w:hAnsi="Times New Roman" w:cs="Times New Roman"/>
            <w:sz w:val="26"/>
            <w:szCs w:val="26"/>
          </w:rPr>
          <w:delText xml:space="preserv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delText>
        </w:r>
      </w:del>
    </w:p>
    <w:p w14:paraId="017F1CAE" w14:textId="6B5FE38E" w:rsidR="000F1AE0" w:rsidRPr="00C307BC" w:rsidDel="004372AB" w:rsidRDefault="00C60FE3" w:rsidP="00BB66CD">
      <w:pPr>
        <w:spacing w:after="120" w:line="288" w:lineRule="auto"/>
        <w:jc w:val="both"/>
        <w:rPr>
          <w:del w:id="1797" w:author="Nguyen Toan" w:date="2018-05-18T20:27:00Z"/>
          <w:rFonts w:ascii="Times New Roman" w:eastAsia="Times New Roman" w:hAnsi="Times New Roman" w:cs="Times New Roman"/>
          <w:sz w:val="26"/>
          <w:szCs w:val="26"/>
        </w:rPr>
        <w:pPrChange w:id="1798" w:author="Nguyen Toan" w:date="2018-05-18T22:05:00Z">
          <w:pPr>
            <w:spacing w:after="120" w:line="288" w:lineRule="auto"/>
            <w:ind w:firstLine="567"/>
            <w:jc w:val="both"/>
          </w:pPr>
        </w:pPrChange>
      </w:pPr>
      <w:del w:id="1799" w:author="Nguyen Toan" w:date="2018-05-18T20:27:00Z">
        <w:r w:rsidRPr="00C307BC" w:rsidDel="004372AB">
          <w:rPr>
            <w:rFonts w:ascii="Times New Roman" w:eastAsia="Times New Roman" w:hAnsi="Times New Roman" w:cs="Times New Roman"/>
            <w:sz w:val="26"/>
            <w:szCs w:val="26"/>
          </w:rPr>
          <w:delText>TestResult thu thập kết quả của việc thực hiện một trường hợp thử nghiệm. Đây là một thể hiện các mẫu tham số.Các khuôn khổ kiểm tra phân biệt giữa thất bại</w:delText>
        </w:r>
        <w:r w:rsidR="00BD2C97" w:rsidRPr="00C307BC" w:rsidDel="004372AB">
          <w:rPr>
            <w:rFonts w:ascii="Times New Roman" w:eastAsia="Times New Roman" w:hAnsi="Times New Roman" w:cs="Times New Roman"/>
            <w:sz w:val="26"/>
            <w:szCs w:val="26"/>
          </w:rPr>
          <w:delText xml:space="preserve"> (fail)</w:delText>
        </w:r>
        <w:r w:rsidRPr="00C307BC" w:rsidDel="004372AB">
          <w:rPr>
            <w:rFonts w:ascii="Times New Roman" w:eastAsia="Times New Roman" w:hAnsi="Times New Roman" w:cs="Times New Roman"/>
            <w:sz w:val="26"/>
            <w:szCs w:val="26"/>
          </w:rPr>
          <w:delText xml:space="preserve"> và sai sót</w:delText>
        </w:r>
        <w:r w:rsidR="00BD2C97" w:rsidRPr="00C307BC" w:rsidDel="004372AB">
          <w:rPr>
            <w:rFonts w:ascii="Times New Roman" w:eastAsia="Times New Roman" w:hAnsi="Times New Roman" w:cs="Times New Roman"/>
            <w:sz w:val="26"/>
            <w:szCs w:val="26"/>
          </w:rPr>
          <w:delText xml:space="preserve"> (defect)</w:delText>
        </w:r>
        <w:r w:rsidRPr="00C307BC" w:rsidDel="004372AB">
          <w:rPr>
            <w:rFonts w:ascii="Times New Roman" w:eastAsia="Times New Roman" w:hAnsi="Times New Roman" w:cs="Times New Roman"/>
            <w:sz w:val="26"/>
            <w:szCs w:val="26"/>
          </w:rPr>
          <w:delText>. Một thất bại được dự đoán và kiểm tra với khẳng định. Lỗi là vấn đề không lườn</w:delText>
        </w:r>
        <w:r w:rsidR="003B7B56" w:rsidRPr="00C307BC" w:rsidDel="004372AB">
          <w:rPr>
            <w:rFonts w:ascii="Times New Roman" w:eastAsia="Times New Roman" w:hAnsi="Times New Roman" w:cs="Times New Roman"/>
            <w:sz w:val="26"/>
            <w:szCs w:val="26"/>
          </w:rPr>
          <w:delText>g trước được như việc truy cập quá số phần tử của mảng</w:delText>
        </w:r>
        <w:r w:rsidRPr="00C307BC" w:rsidDel="004372AB">
          <w:rPr>
            <w:rFonts w:ascii="Times New Roman" w:eastAsia="Times New Roman" w:hAnsi="Times New Roman" w:cs="Times New Roman"/>
            <w:sz w:val="26"/>
            <w:szCs w:val="26"/>
          </w:rPr>
          <w:delText>. Một số phương pháp quan trọng của lớp TestResult như addError</w:delText>
        </w:r>
        <w:r w:rsidR="003B7B56" w:rsidRPr="00C307BC" w:rsidDel="004372AB">
          <w:rPr>
            <w:rFonts w:ascii="Times New Roman" w:eastAsia="Times New Roman" w:hAnsi="Times New Roman" w:cs="Times New Roman"/>
            <w:sz w:val="26"/>
            <w:szCs w:val="26"/>
          </w:rPr>
          <w:delText xml:space="preserve"> t</w:delText>
        </w:r>
        <w:r w:rsidRPr="00C307BC" w:rsidDel="004372AB">
          <w:rPr>
            <w:rFonts w:ascii="Times New Roman" w:eastAsia="Times New Roman" w:hAnsi="Times New Roman" w:cs="Times New Roman"/>
            <w:sz w:val="26"/>
            <w:szCs w:val="26"/>
          </w:rPr>
          <w:delText>hê</w:delText>
        </w:r>
        <w:r w:rsidR="003B7B56" w:rsidRPr="00C307BC" w:rsidDel="004372AB">
          <w:rPr>
            <w:rFonts w:ascii="Times New Roman" w:eastAsia="Times New Roman" w:hAnsi="Times New Roman" w:cs="Times New Roman"/>
            <w:sz w:val="26"/>
            <w:szCs w:val="26"/>
          </w:rPr>
          <w:delText>m một lỗi vào danh sách các lỗi,</w:delText>
        </w:r>
        <w:r w:rsidRPr="00C307BC" w:rsidDel="004372AB">
          <w:rPr>
            <w:rFonts w:ascii="Times New Roman" w:eastAsia="Times New Roman" w:hAnsi="Times New Roman" w:cs="Times New Roman"/>
            <w:sz w:val="26"/>
            <w:szCs w:val="26"/>
          </w:rPr>
          <w:delText xml:space="preserve"> addFailure</w:delText>
        </w:r>
        <w:r w:rsidR="003B7B56" w:rsidRPr="00C307BC" w:rsidDel="004372AB">
          <w:rPr>
            <w:rFonts w:ascii="Times New Roman" w:eastAsia="Times New Roman" w:hAnsi="Times New Roman" w:cs="Times New Roman"/>
            <w:sz w:val="26"/>
            <w:szCs w:val="26"/>
          </w:rPr>
          <w:delText xml:space="preserve"> t</w:delText>
        </w:r>
        <w:r w:rsidRPr="00C307BC" w:rsidDel="004372AB">
          <w:rPr>
            <w:rFonts w:ascii="Times New Roman" w:eastAsia="Times New Roman" w:hAnsi="Times New Roman" w:cs="Times New Roman"/>
            <w:sz w:val="26"/>
            <w:szCs w:val="26"/>
          </w:rPr>
          <w:delText>hêm một thất bại đối v</w:delText>
        </w:r>
        <w:r w:rsidR="003B7B56" w:rsidRPr="00C307BC" w:rsidDel="004372AB">
          <w:rPr>
            <w:rFonts w:ascii="Times New Roman" w:eastAsia="Times New Roman" w:hAnsi="Times New Roman" w:cs="Times New Roman"/>
            <w:sz w:val="26"/>
            <w:szCs w:val="26"/>
          </w:rPr>
          <w:delText xml:space="preserve">ới danh sách của những thất bại, endTest thông </w:delText>
        </w:r>
        <w:r w:rsidRPr="00C307BC" w:rsidDel="004372AB">
          <w:rPr>
            <w:rFonts w:ascii="Times New Roman" w:eastAsia="Times New Roman" w:hAnsi="Times New Roman" w:cs="Times New Roman"/>
            <w:sz w:val="26"/>
            <w:szCs w:val="26"/>
          </w:rPr>
          <w:delText>báo kết quả là mộ</w:delText>
        </w:r>
        <w:r w:rsidR="003B7B56" w:rsidRPr="00C307BC" w:rsidDel="004372AB">
          <w:rPr>
            <w:rFonts w:ascii="Times New Roman" w:eastAsia="Times New Roman" w:hAnsi="Times New Roman" w:cs="Times New Roman"/>
            <w:sz w:val="26"/>
            <w:szCs w:val="26"/>
          </w:rPr>
          <w:delText>t thử nghiệm đã được hoàn thành,</w:delText>
        </w:r>
        <w:r w:rsidRPr="00C307BC" w:rsidDel="004372AB">
          <w:rPr>
            <w:rFonts w:ascii="Times New Roman" w:eastAsia="Times New Roman" w:hAnsi="Times New Roman" w:cs="Times New Roman"/>
            <w:sz w:val="26"/>
            <w:szCs w:val="26"/>
          </w:rPr>
          <w:delText xml:space="preserve"> errorCount</w:delText>
        </w:r>
        <w:r w:rsidR="003B7B56" w:rsidRPr="00C307BC" w:rsidDel="004372AB">
          <w:rPr>
            <w:rFonts w:ascii="Times New Roman" w:eastAsia="Times New Roman" w:hAnsi="Times New Roman" w:cs="Times New Roman"/>
            <w:sz w:val="26"/>
            <w:szCs w:val="26"/>
          </w:rPr>
          <w:delText xml:space="preserve"> đếm số lỗi được phát hiện, </w:delText>
        </w:r>
        <w:r w:rsidRPr="00C307BC" w:rsidDel="004372AB">
          <w:rPr>
            <w:rFonts w:ascii="Times New Roman" w:eastAsia="Times New Roman" w:hAnsi="Times New Roman" w:cs="Times New Roman"/>
            <w:sz w:val="26"/>
            <w:szCs w:val="26"/>
          </w:rPr>
          <w:delText>errors</w:delText>
        </w:r>
        <w:r w:rsidR="003B7B56" w:rsidRPr="00C307BC" w:rsidDel="004372AB">
          <w:rPr>
            <w:rFonts w:ascii="Times New Roman" w:eastAsia="Times New Roman" w:hAnsi="Times New Roman" w:cs="Times New Roman"/>
            <w:sz w:val="26"/>
            <w:szCs w:val="26"/>
          </w:rPr>
          <w:delText xml:space="preserve"> t</w:delText>
        </w:r>
        <w:r w:rsidRPr="00C307BC" w:rsidDel="004372AB">
          <w:rPr>
            <w:rFonts w:ascii="Times New Roman" w:eastAsia="Times New Roman" w:hAnsi="Times New Roman" w:cs="Times New Roman"/>
            <w:sz w:val="26"/>
            <w:szCs w:val="26"/>
          </w:rPr>
          <w:delText>rả về một Enumeration cho các lỗ</w:delText>
        </w:r>
        <w:r w:rsidR="003B7B56" w:rsidRPr="00C307BC" w:rsidDel="004372AB">
          <w:rPr>
            <w:rFonts w:ascii="Times New Roman" w:eastAsia="Times New Roman" w:hAnsi="Times New Roman" w:cs="Times New Roman"/>
            <w:sz w:val="26"/>
            <w:szCs w:val="26"/>
          </w:rPr>
          <w:delText>i,</w:delText>
        </w:r>
        <w:r w:rsidRPr="00C307BC" w:rsidDel="004372AB">
          <w:rPr>
            <w:rFonts w:ascii="Times New Roman" w:eastAsia="Times New Roman" w:hAnsi="Times New Roman" w:cs="Times New Roman"/>
            <w:sz w:val="26"/>
            <w:szCs w:val="26"/>
          </w:rPr>
          <w:delText xml:space="preserve"> failureCount</w:delText>
        </w:r>
        <w:r w:rsidR="003B7B56" w:rsidRPr="00C307BC" w:rsidDel="004372AB">
          <w:rPr>
            <w:rFonts w:ascii="Times New Roman" w:eastAsia="Times New Roman" w:hAnsi="Times New Roman" w:cs="Times New Roman"/>
            <w:sz w:val="26"/>
            <w:szCs w:val="26"/>
          </w:rPr>
          <w:delText xml:space="preserve"> đếm các số thất bại được phát hiện, </w:delText>
        </w:r>
        <w:r w:rsidRPr="00C307BC" w:rsidDel="004372AB">
          <w:rPr>
            <w:rFonts w:ascii="Times New Roman" w:eastAsia="Times New Roman" w:hAnsi="Times New Roman" w:cs="Times New Roman"/>
            <w:sz w:val="26"/>
            <w:szCs w:val="26"/>
          </w:rPr>
          <w:delText>run</w:delText>
        </w:r>
        <w:r w:rsidR="003B7B56" w:rsidRPr="00C307BC" w:rsidDel="004372AB">
          <w:rPr>
            <w:rFonts w:ascii="Times New Roman" w:eastAsia="Times New Roman" w:hAnsi="Times New Roman" w:cs="Times New Roman"/>
            <w:sz w:val="26"/>
            <w:szCs w:val="26"/>
          </w:rPr>
          <w:delText xml:space="preserve"> c</w:delText>
        </w:r>
        <w:r w:rsidRPr="00C307BC" w:rsidDel="004372AB">
          <w:rPr>
            <w:rFonts w:ascii="Times New Roman" w:eastAsia="Times New Roman" w:hAnsi="Times New Roman" w:cs="Times New Roman"/>
            <w:sz w:val="26"/>
            <w:szCs w:val="26"/>
          </w:rPr>
          <w:delText xml:space="preserve">hạy một </w:delText>
        </w:r>
        <w:r w:rsidR="003B7B56" w:rsidRPr="00C307BC" w:rsidDel="004372AB">
          <w:rPr>
            <w:rFonts w:ascii="Times New Roman" w:eastAsia="Times New Roman" w:hAnsi="Times New Roman" w:cs="Times New Roman"/>
            <w:sz w:val="26"/>
            <w:szCs w:val="26"/>
          </w:rPr>
          <w:delText>ca kiểm thử,</w:delText>
        </w:r>
        <w:r w:rsidRPr="00C307BC" w:rsidDel="004372AB">
          <w:rPr>
            <w:rFonts w:ascii="Times New Roman" w:eastAsia="Times New Roman" w:hAnsi="Times New Roman" w:cs="Times New Roman"/>
            <w:sz w:val="26"/>
            <w:szCs w:val="26"/>
          </w:rPr>
          <w:delText xml:space="preserve"> runCount</w:delText>
        </w:r>
        <w:r w:rsidR="003B7B56" w:rsidRPr="00C307BC" w:rsidDel="004372AB">
          <w:rPr>
            <w:rFonts w:ascii="Times New Roman" w:eastAsia="Times New Roman" w:hAnsi="Times New Roman" w:cs="Times New Roman"/>
            <w:sz w:val="26"/>
            <w:szCs w:val="26"/>
          </w:rPr>
          <w:delText xml:space="preserve"> đếm</w:delText>
        </w:r>
        <w:r w:rsidRPr="00C307BC" w:rsidDel="004372AB">
          <w:rPr>
            <w:rFonts w:ascii="Times New Roman" w:eastAsia="Times New Roman" w:hAnsi="Times New Roman" w:cs="Times New Roman"/>
            <w:sz w:val="26"/>
            <w:szCs w:val="26"/>
          </w:rPr>
          <w:delText xml:space="preserve"> số lượng các </w:delText>
        </w:r>
        <w:r w:rsidR="003B7B56" w:rsidRPr="00C307BC" w:rsidDel="004372AB">
          <w:rPr>
            <w:rFonts w:ascii="Times New Roman" w:eastAsia="Times New Roman" w:hAnsi="Times New Roman" w:cs="Times New Roman"/>
            <w:sz w:val="26"/>
            <w:szCs w:val="26"/>
          </w:rPr>
          <w:delText>ca kiểm thử</w:delText>
        </w:r>
        <w:r w:rsidRPr="00C307BC" w:rsidDel="004372AB">
          <w:rPr>
            <w:rFonts w:ascii="Times New Roman" w:eastAsia="Times New Roman" w:hAnsi="Times New Roman" w:cs="Times New Roman"/>
            <w:sz w:val="26"/>
            <w:szCs w:val="26"/>
          </w:rPr>
          <w:delText xml:space="preserve"> chạy</w:delText>
        </w:r>
        <w:r w:rsidR="003B7B56" w:rsidRPr="00C307BC" w:rsidDel="004372AB">
          <w:rPr>
            <w:rFonts w:ascii="Times New Roman" w:eastAsia="Times New Roman" w:hAnsi="Times New Roman" w:cs="Times New Roman"/>
            <w:sz w:val="26"/>
            <w:szCs w:val="26"/>
          </w:rPr>
          <w:delText>,</w:delText>
        </w:r>
        <w:r w:rsidRPr="00C307BC" w:rsidDel="004372AB">
          <w:rPr>
            <w:rFonts w:ascii="Times New Roman" w:eastAsia="Times New Roman" w:hAnsi="Times New Roman" w:cs="Times New Roman"/>
            <w:sz w:val="26"/>
            <w:szCs w:val="26"/>
          </w:rPr>
          <w:delText xml:space="preserve"> startTest</w:delText>
        </w:r>
        <w:r w:rsidR="003B7B56" w:rsidRPr="00C307BC" w:rsidDel="004372AB">
          <w:rPr>
            <w:rFonts w:ascii="Times New Roman" w:eastAsia="Times New Roman" w:hAnsi="Times New Roman" w:cs="Times New Roman"/>
            <w:sz w:val="26"/>
            <w:szCs w:val="26"/>
          </w:rPr>
          <w:delText xml:space="preserve"> th</w:delText>
        </w:r>
        <w:r w:rsidRPr="00C307BC" w:rsidDel="004372AB">
          <w:rPr>
            <w:rFonts w:ascii="Times New Roman" w:eastAsia="Times New Roman" w:hAnsi="Times New Roman" w:cs="Times New Roman"/>
            <w:sz w:val="26"/>
            <w:szCs w:val="26"/>
          </w:rPr>
          <w:delText>ông báo kết quả là</w:delText>
        </w:r>
        <w:r w:rsidR="003B7B56" w:rsidRPr="00C307BC" w:rsidDel="004372AB">
          <w:rPr>
            <w:rFonts w:ascii="Times New Roman" w:eastAsia="Times New Roman" w:hAnsi="Times New Roman" w:cs="Times New Roman"/>
            <w:sz w:val="26"/>
            <w:szCs w:val="26"/>
          </w:rPr>
          <w:delText xml:space="preserve"> một thử nghiệm sẽ được bắt đầu, </w:delText>
        </w:r>
        <w:r w:rsidRPr="00C307BC" w:rsidDel="004372AB">
          <w:rPr>
            <w:rFonts w:ascii="Times New Roman" w:eastAsia="Times New Roman" w:hAnsi="Times New Roman" w:cs="Times New Roman"/>
            <w:sz w:val="26"/>
            <w:szCs w:val="26"/>
          </w:rPr>
          <w:delText>s</w:delText>
        </w:r>
        <w:r w:rsidR="003B7B56" w:rsidRPr="00C307BC" w:rsidDel="004372AB">
          <w:rPr>
            <w:rFonts w:ascii="Times New Roman" w:eastAsia="Times New Roman" w:hAnsi="Times New Roman" w:cs="Times New Roman"/>
            <w:sz w:val="26"/>
            <w:szCs w:val="26"/>
          </w:rPr>
          <w:delText>top đ</w:delText>
        </w:r>
        <w:r w:rsidR="00653780" w:rsidRPr="00C307BC" w:rsidDel="004372AB">
          <w:rPr>
            <w:rFonts w:ascii="Times New Roman" w:eastAsia="Times New Roman" w:hAnsi="Times New Roman" w:cs="Times New Roman"/>
            <w:sz w:val="26"/>
            <w:szCs w:val="26"/>
          </w:rPr>
          <w:delText xml:space="preserve">ánh dấu việc </w:delText>
        </w:r>
        <w:r w:rsidRPr="00C307BC" w:rsidDel="004372AB">
          <w:rPr>
            <w:rFonts w:ascii="Times New Roman" w:eastAsia="Times New Roman" w:hAnsi="Times New Roman" w:cs="Times New Roman"/>
            <w:sz w:val="26"/>
            <w:szCs w:val="26"/>
          </w:rPr>
          <w:delText xml:space="preserve">dừng </w:delText>
        </w:r>
        <w:r w:rsidR="00653780" w:rsidRPr="00C307BC" w:rsidDel="004372AB">
          <w:rPr>
            <w:rFonts w:ascii="Times New Roman" w:eastAsia="Times New Roman" w:hAnsi="Times New Roman" w:cs="Times New Roman"/>
            <w:sz w:val="26"/>
            <w:szCs w:val="26"/>
          </w:rPr>
          <w:delText>kiểm thử</w:delText>
        </w:r>
        <w:r w:rsidR="00DE5BF8" w:rsidRPr="00C307BC" w:rsidDel="004372AB">
          <w:rPr>
            <w:rFonts w:ascii="Times New Roman" w:eastAsia="Times New Roman" w:hAnsi="Times New Roman" w:cs="Times New Roman"/>
            <w:sz w:val="26"/>
            <w:szCs w:val="26"/>
          </w:rPr>
          <w:delText>.</w:delText>
        </w:r>
      </w:del>
    </w:p>
    <w:p w14:paraId="2A8D430D" w14:textId="4AF7F0D0" w:rsidR="00A752DD" w:rsidRPr="00C307BC" w:rsidDel="004372AB" w:rsidRDefault="000F1AE0" w:rsidP="00BB66CD">
      <w:pPr>
        <w:spacing w:after="120" w:line="288" w:lineRule="auto"/>
        <w:jc w:val="both"/>
        <w:rPr>
          <w:del w:id="1800" w:author="Nguyen Toan" w:date="2018-05-18T20:27:00Z"/>
          <w:rFonts w:ascii="Times New Roman" w:eastAsia="Times New Roman" w:hAnsi="Times New Roman" w:cs="Times New Roman"/>
          <w:sz w:val="26"/>
          <w:szCs w:val="26"/>
        </w:rPr>
        <w:pPrChange w:id="1801" w:author="Nguyen Toan" w:date="2018-05-18T22:05:00Z">
          <w:pPr>
            <w:spacing w:after="120" w:line="288" w:lineRule="auto"/>
            <w:ind w:firstLine="567"/>
            <w:jc w:val="both"/>
          </w:pPr>
        </w:pPrChange>
      </w:pPr>
      <w:del w:id="1802" w:author="Nguyen Toan" w:date="2018-05-18T20:27:00Z">
        <w:r w:rsidRPr="00C307BC" w:rsidDel="004372AB">
          <w:rPr>
            <w:rFonts w:ascii="Times New Roman" w:eastAsia="Times New Roman" w:hAnsi="Times New Roman" w:cs="Times New Roman"/>
            <w:sz w:val="26"/>
            <w:szCs w:val="26"/>
          </w:rPr>
          <w:delText>Một TestSuite là một hỗn hợp các ca kiểm thử,</w:delText>
        </w:r>
        <w:r w:rsidR="005170A8" w:rsidRPr="00C307BC" w:rsidDel="004372AB">
          <w:rPr>
            <w:rFonts w:ascii="Times New Roman" w:eastAsia="Times New Roman" w:hAnsi="Times New Roman" w:cs="Times New Roman"/>
            <w:sz w:val="26"/>
            <w:szCs w:val="26"/>
          </w:rPr>
          <w:delText xml:space="preserve"> chạy một tập hợp các trường hợp thử nghiệm theo gói. </w:delText>
        </w:r>
        <w:r w:rsidR="008402FA" w:rsidRPr="00C307BC" w:rsidDel="004372AB">
          <w:rPr>
            <w:rFonts w:ascii="Times New Roman" w:eastAsia="Times New Roman" w:hAnsi="Times New Roman" w:cs="Times New Roman"/>
            <w:sz w:val="26"/>
            <w:szCs w:val="26"/>
          </w:rPr>
          <w:delText>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delText>
        </w:r>
        <w:r w:rsidR="00635E8B" w:rsidDel="004372AB">
          <w:rPr>
            <w:rFonts w:ascii="Times New Roman" w:eastAsia="Times New Roman" w:hAnsi="Times New Roman" w:cs="Times New Roman"/>
            <w:sz w:val="26"/>
            <w:szCs w:val="26"/>
          </w:rPr>
          <w:delText xml:space="preserve"> kiểm</w:delText>
        </w:r>
        <w:r w:rsidR="008402FA" w:rsidRPr="00C307BC" w:rsidDel="004372AB">
          <w:rPr>
            <w:rFonts w:ascii="Times New Roman" w:eastAsia="Times New Roman" w:hAnsi="Times New Roman" w:cs="Times New Roman"/>
            <w:sz w:val="26"/>
            <w:szCs w:val="26"/>
          </w:rPr>
          <w:delText xml:space="preserve"> thử trong gói kiếm thử đang thực hiện, warning trả về một cảnh báo thiếu hay thừa thông tin, ví dụ như: thư viện phụ thuộc</w:delText>
        </w:r>
        <w:r w:rsidR="00992E5B" w:rsidRPr="00C307BC" w:rsidDel="004372AB">
          <w:rPr>
            <w:rFonts w:ascii="Times New Roman" w:eastAsia="Times New Roman" w:hAnsi="Times New Roman" w:cs="Times New Roman"/>
            <w:sz w:val="26"/>
            <w:szCs w:val="26"/>
          </w:rPr>
          <w:delText>..</w:delText>
        </w:r>
        <w:r w:rsidR="003963E2" w:rsidRPr="00C307BC" w:rsidDel="004372AB">
          <w:rPr>
            <w:rFonts w:ascii="Times New Roman" w:eastAsia="Times New Roman" w:hAnsi="Times New Roman" w:cs="Times New Roman"/>
            <w:sz w:val="26"/>
            <w:szCs w:val="26"/>
          </w:rPr>
          <w:delText>.</w:delText>
        </w:r>
        <w:r w:rsidR="009C60DE" w:rsidRPr="00C307BC" w:rsidDel="004372AB">
          <w:rPr>
            <w:rFonts w:ascii="Times New Roman" w:eastAsia="Times New Roman" w:hAnsi="Times New Roman" w:cs="Times New Roman"/>
            <w:sz w:val="26"/>
            <w:szCs w:val="26"/>
          </w:rPr>
          <w:delText xml:space="preserve"> </w:delText>
        </w:r>
        <w:r w:rsidR="00A752DD" w:rsidRPr="00C307BC" w:rsidDel="004372AB">
          <w:rPr>
            <w:rFonts w:ascii="Times New Roman" w:eastAsia="Times New Roman" w:hAnsi="Times New Roman" w:cs="Times New Roman"/>
            <w:sz w:val="26"/>
            <w:szCs w:val="26"/>
          </w:rPr>
          <w:delText>Các gói kiểm thử (Test Suite) cho phép gom và chạy các ca kiểm thử cùng nhau, để chạy các gói này, JUnit cung cấp các chú thích</w:delText>
        </w:r>
        <w:r w:rsidR="001F779C" w:rsidDel="004372AB">
          <w:rPr>
            <w:rFonts w:ascii="Times New Roman" w:eastAsia="Times New Roman" w:hAnsi="Times New Roman" w:cs="Times New Roman"/>
            <w:sz w:val="26"/>
            <w:szCs w:val="26"/>
          </w:rPr>
          <w:delText xml:space="preserve"> </w:delText>
        </w:r>
        <w:r w:rsidR="001F779C" w:rsidRPr="00C307BC" w:rsidDel="004372AB">
          <w:rPr>
            <w:rFonts w:ascii="Times New Roman" w:eastAsia="Times New Roman" w:hAnsi="Times New Roman" w:cs="Times New Roman"/>
            <w:sz w:val="26"/>
            <w:szCs w:val="26"/>
          </w:rPr>
          <w:delText xml:space="preserve">để hỗ trợ việc </w:delText>
        </w:r>
        <w:r w:rsidR="001F779C" w:rsidDel="004372AB">
          <w:rPr>
            <w:rFonts w:ascii="Times New Roman" w:eastAsia="Times New Roman" w:hAnsi="Times New Roman" w:cs="Times New Roman"/>
            <w:sz w:val="26"/>
            <w:szCs w:val="26"/>
          </w:rPr>
          <w:delText>quản lý các ca kiểm thử</w:delText>
        </w:r>
        <w:r w:rsidR="00A752DD" w:rsidRPr="00C307BC" w:rsidDel="004372AB">
          <w:rPr>
            <w:rFonts w:ascii="Times New Roman" w:eastAsia="Times New Roman" w:hAnsi="Times New Roman" w:cs="Times New Roman"/>
            <w:sz w:val="26"/>
            <w:szCs w:val="26"/>
          </w:rPr>
          <w:delText xml:space="preserve"> như:</w:delText>
        </w:r>
      </w:del>
    </w:p>
    <w:p w14:paraId="085204D8" w14:textId="79B6B8FA" w:rsidR="00A752DD" w:rsidRPr="00C307BC" w:rsidDel="004372AB" w:rsidRDefault="00A752DD" w:rsidP="00BB66CD">
      <w:pPr>
        <w:pStyle w:val="NoSpacing"/>
        <w:rPr>
          <w:del w:id="1803" w:author="Nguyen Toan" w:date="2018-05-18T20:27:00Z"/>
          <w:rStyle w:val="SubtleEmphasis"/>
          <w:rFonts w:ascii="Times New Roman" w:hAnsi="Times New Roman" w:cs="Times New Roman"/>
          <w:i w:val="0"/>
          <w:sz w:val="26"/>
          <w:szCs w:val="26"/>
        </w:rPr>
        <w:pPrChange w:id="1804" w:author="Nguyen Toan" w:date="2018-05-18T22:05:00Z">
          <w:pPr>
            <w:pStyle w:val="NoSpacing"/>
            <w:ind w:left="1440"/>
          </w:pPr>
        </w:pPrChange>
      </w:pPr>
      <w:del w:id="1805" w:author="Nguyen Toan" w:date="2018-05-18T20:27:00Z">
        <w:r w:rsidRPr="00C307BC" w:rsidDel="004372AB">
          <w:rPr>
            <w:rStyle w:val="SubtleEmphasis"/>
            <w:rFonts w:ascii="Times New Roman" w:hAnsi="Times New Roman" w:cs="Times New Roman"/>
            <w:i w:val="0"/>
            <w:sz w:val="26"/>
            <w:szCs w:val="26"/>
          </w:rPr>
          <w:delText>@Runwith(Suite.class)</w:delText>
        </w:r>
      </w:del>
    </w:p>
    <w:p w14:paraId="6331B246" w14:textId="636E72BA" w:rsidR="002A5475" w:rsidRPr="00C307BC" w:rsidDel="004372AB" w:rsidRDefault="00A752DD" w:rsidP="00BB66CD">
      <w:pPr>
        <w:pStyle w:val="NoSpacing"/>
        <w:rPr>
          <w:del w:id="1806" w:author="Nguyen Toan" w:date="2018-05-18T20:27:00Z"/>
          <w:rStyle w:val="SubtleEmphasis"/>
          <w:rFonts w:ascii="Times New Roman" w:hAnsi="Times New Roman" w:cs="Times New Roman"/>
          <w:i w:val="0"/>
          <w:sz w:val="26"/>
          <w:szCs w:val="26"/>
        </w:rPr>
        <w:pPrChange w:id="1807" w:author="Nguyen Toan" w:date="2018-05-18T22:05:00Z">
          <w:pPr>
            <w:pStyle w:val="NoSpacing"/>
            <w:ind w:left="1440"/>
          </w:pPr>
        </w:pPrChange>
      </w:pPr>
      <w:del w:id="1808" w:author="Nguyen Toan" w:date="2018-05-18T20:27:00Z">
        <w:r w:rsidRPr="00C307BC" w:rsidDel="004372AB">
          <w:rPr>
            <w:rStyle w:val="SubtleEmphasis"/>
            <w:rFonts w:ascii="Times New Roman" w:hAnsi="Times New Roman" w:cs="Times New Roman"/>
            <w:i w:val="0"/>
            <w:sz w:val="26"/>
            <w:szCs w:val="26"/>
          </w:rPr>
          <w:delText>@SuiteClasses(test1.class,test2.class</w:delText>
        </w:r>
        <w:r w:rsidRPr="00C307BC" w:rsidDel="004372AB">
          <w:rPr>
            <w:rStyle w:val="SubtleEmphasis"/>
            <w:rFonts w:ascii="Times New Roman" w:eastAsia="Calibri" w:hAnsi="Times New Roman" w:cs="Times New Roman"/>
            <w:i w:val="0"/>
            <w:sz w:val="26"/>
            <w:szCs w:val="26"/>
          </w:rPr>
          <w:delText>……) o</w:delText>
        </w:r>
        <w:r w:rsidRPr="00C307BC" w:rsidDel="004372AB">
          <w:rPr>
            <w:rStyle w:val="SubtleEmphasis"/>
            <w:rFonts w:ascii="Times New Roman" w:hAnsi="Times New Roman" w:cs="Times New Roman"/>
            <w:i w:val="0"/>
            <w:sz w:val="26"/>
            <w:szCs w:val="26"/>
          </w:rPr>
          <w:delText>r</w:delText>
        </w:r>
        <w:r w:rsidRPr="00C307BC" w:rsidDel="004372AB">
          <w:rPr>
            <w:rStyle w:val="SubtleEmphasis"/>
            <w:rFonts w:ascii="Times New Roman" w:eastAsia="Calibri" w:hAnsi="Times New Roman" w:cs="Times New Roman"/>
            <w:i w:val="0"/>
            <w:sz w:val="26"/>
            <w:szCs w:val="26"/>
          </w:rPr>
          <w:delText xml:space="preserve"> </w:delText>
        </w:r>
      </w:del>
    </w:p>
    <w:p w14:paraId="3C638920" w14:textId="7627AF02" w:rsidR="00912A0F" w:rsidRPr="00C307BC" w:rsidDel="004372AB" w:rsidRDefault="00A752DD" w:rsidP="00BB66CD">
      <w:pPr>
        <w:pStyle w:val="ListParagraph"/>
        <w:numPr>
          <w:ilvl w:val="2"/>
          <w:numId w:val="5"/>
        </w:numPr>
        <w:spacing w:before="240" w:after="120" w:line="288" w:lineRule="auto"/>
        <w:ind w:left="0" w:firstLine="0"/>
        <w:contextualSpacing w:val="0"/>
        <w:outlineLvl w:val="2"/>
        <w:rPr>
          <w:del w:id="1809" w:author="Nguyen Toan" w:date="2018-05-18T20:27:00Z"/>
          <w:rFonts w:ascii="Times New Roman" w:eastAsia="Times New Roman" w:hAnsi="Times New Roman" w:cs="Times New Roman"/>
          <w:sz w:val="26"/>
          <w:szCs w:val="26"/>
        </w:rPr>
        <w:pPrChange w:id="1810" w:author="Nguyen Toan" w:date="2018-05-18T22:05:00Z">
          <w:pPr>
            <w:pStyle w:val="ListParagraph"/>
            <w:numPr>
              <w:ilvl w:val="2"/>
              <w:numId w:val="5"/>
            </w:numPr>
            <w:spacing w:before="240" w:after="120" w:line="288" w:lineRule="auto"/>
            <w:ind w:hanging="720"/>
            <w:contextualSpacing w:val="0"/>
            <w:outlineLvl w:val="2"/>
          </w:pPr>
        </w:pPrChange>
      </w:pPr>
      <w:del w:id="1811" w:author="Nguyen Toan" w:date="2018-05-18T20:22:00Z">
        <w:r w:rsidRPr="00C307BC" w:rsidDel="002A5475">
          <w:rPr>
            <w:rStyle w:val="SubtleEmphasis"/>
            <w:rFonts w:ascii="Times New Roman" w:hAnsi="Times New Roman" w:cs="Times New Roman"/>
            <w:i w:val="0"/>
            <w:sz w:val="26"/>
            <w:szCs w:val="26"/>
          </w:rPr>
          <w:delText>@Suite.SuiteClasses ({test1.class, test2.class</w:delText>
        </w:r>
        <w:r w:rsidRPr="00C307BC" w:rsidDel="002A5475">
          <w:rPr>
            <w:rStyle w:val="SubtleEmphasis"/>
            <w:rFonts w:ascii="Times New Roman" w:eastAsia="Calibri" w:hAnsi="Times New Roman" w:cs="Times New Roman"/>
            <w:i w:val="0"/>
            <w:sz w:val="26"/>
            <w:szCs w:val="26"/>
          </w:rPr>
          <w:delText xml:space="preserve">……}) </w:delText>
        </w:r>
      </w:del>
      <w:bookmarkStart w:id="1812" w:name="_Toc513584098"/>
      <w:bookmarkStart w:id="1813" w:name="_Toc513613722"/>
      <w:bookmarkStart w:id="1814" w:name="_Toc514156404"/>
      <w:bookmarkStart w:id="1815" w:name="_Toc514156462"/>
      <w:bookmarkStart w:id="1816" w:name="_Toc514157649"/>
      <w:bookmarkStart w:id="1817" w:name="_Toc514277640"/>
      <w:bookmarkStart w:id="1818" w:name="_Toc514278038"/>
      <w:bookmarkEnd w:id="1812"/>
      <w:bookmarkEnd w:id="1813"/>
      <w:bookmarkEnd w:id="1814"/>
      <w:bookmarkEnd w:id="1815"/>
      <w:bookmarkEnd w:id="1816"/>
      <w:bookmarkEnd w:id="1817"/>
      <w:bookmarkEnd w:id="1818"/>
      <w:del w:id="1819" w:author="Nguyen Toan" w:date="2018-05-18T20:27:00Z">
        <w:r w:rsidR="00912A0F" w:rsidRPr="00C307BC" w:rsidDel="004372AB">
          <w:rPr>
            <w:rFonts w:ascii="Times New Roman" w:eastAsia="Times New Roman" w:hAnsi="Times New Roman" w:cs="Times New Roman"/>
            <w:b/>
            <w:sz w:val="26"/>
            <w:szCs w:val="26"/>
          </w:rPr>
          <w:delText>M</w:delText>
        </w:r>
        <w:r w:rsidR="00F952A8" w:rsidRPr="00C307BC" w:rsidDel="004372AB">
          <w:rPr>
            <w:rFonts w:ascii="Times New Roman" w:eastAsia="Times New Roman" w:hAnsi="Times New Roman" w:cs="Times New Roman"/>
            <w:b/>
            <w:sz w:val="26"/>
            <w:szCs w:val="26"/>
          </w:rPr>
          <w:delText>U</w:delText>
        </w:r>
        <w:r w:rsidR="00912A0F" w:rsidRPr="00C307BC" w:rsidDel="004372AB">
          <w:rPr>
            <w:rFonts w:ascii="Times New Roman" w:eastAsia="Times New Roman" w:hAnsi="Times New Roman" w:cs="Times New Roman"/>
            <w:b/>
            <w:sz w:val="26"/>
            <w:szCs w:val="26"/>
          </w:rPr>
          <w:delText>nit</w:delText>
        </w:r>
      </w:del>
    </w:p>
    <w:p w14:paraId="59BF203F" w14:textId="3B739405" w:rsidR="002F15FB" w:rsidRPr="00C307BC" w:rsidDel="004372AB" w:rsidRDefault="000B28B0" w:rsidP="00BB66CD">
      <w:pPr>
        <w:spacing w:after="120" w:line="288" w:lineRule="auto"/>
        <w:jc w:val="both"/>
        <w:rPr>
          <w:del w:id="1820" w:author="Nguyen Toan" w:date="2018-05-18T20:27:00Z"/>
          <w:rFonts w:ascii="Times New Roman" w:eastAsia="Times New Roman" w:hAnsi="Times New Roman" w:cs="Times New Roman"/>
          <w:sz w:val="26"/>
          <w:szCs w:val="26"/>
        </w:rPr>
        <w:pPrChange w:id="1821" w:author="Nguyen Toan" w:date="2018-05-18T22:05:00Z">
          <w:pPr>
            <w:spacing w:after="120" w:line="288" w:lineRule="auto"/>
            <w:ind w:firstLine="567"/>
            <w:jc w:val="both"/>
          </w:pPr>
        </w:pPrChange>
      </w:pPr>
      <w:del w:id="1822" w:author="Nguyen Toan" w:date="2018-05-18T20:27:00Z">
        <w:r w:rsidRPr="00C307BC" w:rsidDel="004372AB">
          <w:rPr>
            <w:rFonts w:ascii="Times New Roman" w:eastAsia="Times New Roman" w:hAnsi="Times New Roman" w:cs="Times New Roman"/>
            <w:sz w:val="26"/>
            <w:szCs w:val="26"/>
          </w:rPr>
          <w:delText>MUnit l</w:delText>
        </w:r>
        <w:r w:rsidR="002F15FB" w:rsidRPr="00C307BC" w:rsidDel="004372AB">
          <w:rPr>
            <w:rFonts w:ascii="Times New Roman" w:eastAsia="Times New Roman" w:hAnsi="Times New Roman" w:cs="Times New Roman"/>
            <w:sz w:val="26"/>
            <w:szCs w:val="26"/>
          </w:rPr>
          <w:delText xml:space="preserve">à </w:delText>
        </w:r>
        <w:r w:rsidR="00002712" w:rsidRPr="00C307BC" w:rsidDel="004372AB">
          <w:rPr>
            <w:rFonts w:ascii="Times New Roman" w:eastAsia="Times New Roman" w:hAnsi="Times New Roman" w:cs="Times New Roman"/>
            <w:sz w:val="26"/>
            <w:szCs w:val="26"/>
          </w:rPr>
          <w:delText>bộ thư viện</w:delText>
        </w:r>
        <w:r w:rsidR="002F15FB" w:rsidRPr="00C307BC" w:rsidDel="004372AB">
          <w:rPr>
            <w:rFonts w:ascii="Times New Roman" w:eastAsia="Times New Roman" w:hAnsi="Times New Roman" w:cs="Times New Roman"/>
            <w:sz w:val="26"/>
            <w:szCs w:val="26"/>
          </w:rPr>
          <w:delText xml:space="preserve"> hỗ trợ kiểm thử trên ứng dụng Mule</w:delText>
        </w:r>
        <w:r w:rsidR="001C3020" w:rsidRPr="00C307BC" w:rsidDel="004372AB">
          <w:rPr>
            <w:rFonts w:ascii="Times New Roman" w:eastAsia="Times New Roman" w:hAnsi="Times New Roman" w:cs="Times New Roman"/>
            <w:sz w:val="26"/>
            <w:szCs w:val="26"/>
          </w:rPr>
          <w:delText xml:space="preserve">, </w:delText>
        </w:r>
        <w:r w:rsidR="002F15FB" w:rsidRPr="00C307BC" w:rsidDel="004372AB">
          <w:rPr>
            <w:rFonts w:ascii="Times New Roman" w:eastAsia="Times New Roman" w:hAnsi="Times New Roman" w:cs="Times New Roman"/>
            <w:sz w:val="26"/>
            <w:szCs w:val="26"/>
          </w:rPr>
          <w:delText xml:space="preserve">cho phép xây dựng các </w:delText>
        </w:r>
        <w:r w:rsidR="00744A31" w:rsidRPr="00C307BC" w:rsidDel="004372AB">
          <w:rPr>
            <w:rFonts w:ascii="Times New Roman" w:eastAsia="Times New Roman" w:hAnsi="Times New Roman" w:cs="Times New Roman"/>
            <w:sz w:val="26"/>
            <w:szCs w:val="26"/>
          </w:rPr>
          <w:delText>ca kiểm thử</w:delText>
        </w:r>
        <w:r w:rsidR="002F15FB" w:rsidRPr="00C307BC" w:rsidDel="004372AB">
          <w:rPr>
            <w:rFonts w:ascii="Times New Roman" w:eastAsia="Times New Roman" w:hAnsi="Times New Roman" w:cs="Times New Roman"/>
            <w:sz w:val="26"/>
            <w:szCs w:val="26"/>
          </w:rPr>
          <w:delText xml:space="preserve"> tự động để kiểm thử việc tích hợp và API của ứng dụng ESB được phát triển trên nền tảng Mule.</w:delText>
        </w:r>
      </w:del>
    </w:p>
    <w:p w14:paraId="4527C7D3" w14:textId="0A1BB3E6" w:rsidR="00993FF9" w:rsidRPr="00C307BC" w:rsidDel="004372AB" w:rsidRDefault="002F15FB" w:rsidP="00BB66CD">
      <w:pPr>
        <w:spacing w:after="120" w:line="288" w:lineRule="auto"/>
        <w:jc w:val="both"/>
        <w:rPr>
          <w:del w:id="1823" w:author="Nguyen Toan" w:date="2018-05-18T20:27:00Z"/>
          <w:rFonts w:ascii="Times New Roman" w:eastAsia="Times New Roman" w:hAnsi="Times New Roman" w:cs="Times New Roman"/>
          <w:sz w:val="26"/>
          <w:szCs w:val="26"/>
        </w:rPr>
        <w:pPrChange w:id="1824" w:author="Nguyen Toan" w:date="2018-05-18T22:05:00Z">
          <w:pPr>
            <w:spacing w:after="120" w:line="288" w:lineRule="auto"/>
            <w:ind w:firstLine="567"/>
            <w:jc w:val="both"/>
          </w:pPr>
        </w:pPrChange>
      </w:pPr>
      <w:del w:id="1825" w:author="Nguyen Toan" w:date="2018-05-18T20:27:00Z">
        <w:r w:rsidRPr="00C307BC" w:rsidDel="004372AB">
          <w:rPr>
            <w:rFonts w:ascii="Times New Roman" w:eastAsia="Times New Roman" w:hAnsi="Times New Roman" w:cs="Times New Roman"/>
            <w:sz w:val="26"/>
            <w:szCs w:val="26"/>
          </w:rPr>
          <w:delText>M</w:delText>
        </w:r>
        <w:r w:rsidR="003D59E0" w:rsidRPr="00C307BC" w:rsidDel="004372AB">
          <w:rPr>
            <w:rFonts w:ascii="Times New Roman" w:eastAsia="Times New Roman" w:hAnsi="Times New Roman" w:cs="Times New Roman"/>
            <w:sz w:val="26"/>
            <w:szCs w:val="26"/>
          </w:rPr>
          <w:delText>U</w:delText>
        </w:r>
        <w:r w:rsidRPr="00C307BC" w:rsidDel="004372AB">
          <w:rPr>
            <w:rFonts w:ascii="Times New Roman" w:eastAsia="Times New Roman" w:hAnsi="Times New Roman" w:cs="Times New Roman"/>
            <w:sz w:val="26"/>
            <w:szCs w:val="26"/>
          </w:rPr>
          <w:delText>nit có thể được kết hợp với Maven và Surefile để tích hợp các thư viện độc lập.</w:delText>
        </w:r>
        <w:r w:rsidR="00C225F3" w:rsidRPr="00C307BC" w:rsidDel="004372AB">
          <w:rPr>
            <w:rFonts w:ascii="Times New Roman" w:eastAsia="Times New Roman" w:hAnsi="Times New Roman" w:cs="Times New Roman"/>
            <w:sz w:val="26"/>
            <w:szCs w:val="26"/>
          </w:rPr>
          <w:delText xml:space="preserve"> MUnit cho phép t</w:delText>
        </w:r>
        <w:r w:rsidRPr="00C307BC" w:rsidDel="004372AB">
          <w:rPr>
            <w:rFonts w:ascii="Times New Roman" w:eastAsia="Times New Roman" w:hAnsi="Times New Roman" w:cs="Times New Roman"/>
            <w:sz w:val="26"/>
            <w:szCs w:val="26"/>
          </w:rPr>
          <w:delText>ạo ca kiểm</w:delText>
        </w:r>
        <w:r w:rsidR="00C225F3" w:rsidRPr="00C307BC" w:rsidDel="004372AB">
          <w:rPr>
            <w:rFonts w:ascii="Times New Roman" w:eastAsia="Times New Roman" w:hAnsi="Times New Roman" w:cs="Times New Roman"/>
            <w:sz w:val="26"/>
            <w:szCs w:val="26"/>
          </w:rPr>
          <w:delText xml:space="preserve"> thử bằng việc sử dụng Mule code hoặc java, vô </w:delText>
        </w:r>
        <w:r w:rsidRPr="00C307BC" w:rsidDel="004372AB">
          <w:rPr>
            <w:rFonts w:ascii="Times New Roman" w:eastAsia="Times New Roman" w:hAnsi="Times New Roman" w:cs="Times New Roman"/>
            <w:sz w:val="26"/>
            <w:szCs w:val="26"/>
          </w:rPr>
          <w:delText>hiệu hoá các điểm kết nối cuối được gửi đến</w:delText>
        </w:r>
        <w:r w:rsidR="00216BEA" w:rsidRPr="00C307BC" w:rsidDel="004372AB">
          <w:rPr>
            <w:rFonts w:ascii="Times New Roman" w:eastAsia="Times New Roman" w:hAnsi="Times New Roman" w:cs="Times New Roman"/>
            <w:sz w:val="26"/>
            <w:szCs w:val="26"/>
          </w:rPr>
          <w:delText>, v</w:delText>
        </w:r>
        <w:r w:rsidRPr="00C307BC" w:rsidDel="004372AB">
          <w:rPr>
            <w:rFonts w:ascii="Times New Roman" w:eastAsia="Times New Roman" w:hAnsi="Times New Roman" w:cs="Times New Roman"/>
            <w:sz w:val="26"/>
            <w:szCs w:val="26"/>
          </w:rPr>
          <w:delText>ô hiệu hoá các kết nối</w:delText>
        </w:r>
        <w:r w:rsidR="00A77CE3" w:rsidRPr="00C307BC" w:rsidDel="004372AB">
          <w:rPr>
            <w:rFonts w:ascii="Times New Roman" w:eastAsia="Times New Roman" w:hAnsi="Times New Roman" w:cs="Times New Roman"/>
            <w:sz w:val="26"/>
            <w:szCs w:val="26"/>
          </w:rPr>
          <w:delText xml:space="preserve"> đầu</w:delText>
        </w:r>
        <w:r w:rsidRPr="00C307BC" w:rsidDel="004372AB">
          <w:rPr>
            <w:rFonts w:ascii="Times New Roman" w:eastAsia="Times New Roman" w:hAnsi="Times New Roman" w:cs="Times New Roman"/>
            <w:sz w:val="26"/>
            <w:szCs w:val="26"/>
          </w:rPr>
          <w:delText xml:space="preserve"> cuối</w:delText>
        </w:r>
        <w:r w:rsidR="00280C71" w:rsidRPr="00C307BC" w:rsidDel="004372AB">
          <w:rPr>
            <w:rFonts w:ascii="Times New Roman" w:eastAsia="Times New Roman" w:hAnsi="Times New Roman" w:cs="Times New Roman"/>
            <w:sz w:val="26"/>
            <w:szCs w:val="26"/>
          </w:rPr>
          <w:delText>, m</w:delText>
        </w:r>
        <w:r w:rsidRPr="00C307BC" w:rsidDel="004372AB">
          <w:rPr>
            <w:rFonts w:ascii="Times New Roman" w:eastAsia="Times New Roman" w:hAnsi="Times New Roman" w:cs="Times New Roman"/>
            <w:sz w:val="26"/>
            <w:szCs w:val="26"/>
          </w:rPr>
          <w:delText>ô phỏng các điểm cuối gọi ra</w:delText>
        </w:r>
        <w:r w:rsidR="00D00B57" w:rsidRPr="00C307BC" w:rsidDel="004372AB">
          <w:rPr>
            <w:rFonts w:ascii="Times New Roman" w:eastAsia="Times New Roman" w:hAnsi="Times New Roman" w:cs="Times New Roman"/>
            <w:sz w:val="26"/>
            <w:szCs w:val="26"/>
          </w:rPr>
          <w:delText xml:space="preserve">, </w:delText>
        </w:r>
        <w:r w:rsidR="00524C1C" w:rsidRPr="00C307BC" w:rsidDel="004372AB">
          <w:rPr>
            <w:rFonts w:ascii="Times New Roman" w:eastAsia="Times New Roman" w:hAnsi="Times New Roman" w:cs="Times New Roman"/>
            <w:sz w:val="26"/>
            <w:szCs w:val="26"/>
          </w:rPr>
          <w:delText>theo dõi</w:delText>
        </w:r>
        <w:r w:rsidRPr="00C307BC" w:rsidDel="004372AB">
          <w:rPr>
            <w:rFonts w:ascii="Times New Roman" w:eastAsia="Times New Roman" w:hAnsi="Times New Roman" w:cs="Times New Roman"/>
            <w:sz w:val="26"/>
            <w:szCs w:val="26"/>
          </w:rPr>
          <w:delText xml:space="preserve"> các tiến trình xử lý nội dung message</w:delText>
        </w:r>
        <w:r w:rsidR="00C81CCD" w:rsidRPr="00C307BC" w:rsidDel="004372AB">
          <w:rPr>
            <w:rFonts w:ascii="Times New Roman" w:eastAsia="Times New Roman" w:hAnsi="Times New Roman" w:cs="Times New Roman"/>
            <w:sz w:val="26"/>
            <w:szCs w:val="26"/>
          </w:rPr>
          <w:delText>, x</w:delText>
        </w:r>
        <w:r w:rsidR="0067161A" w:rsidRPr="00C307BC" w:rsidDel="004372AB">
          <w:rPr>
            <w:rFonts w:ascii="Times New Roman" w:eastAsia="Times New Roman" w:hAnsi="Times New Roman" w:cs="Times New Roman"/>
            <w:sz w:val="26"/>
            <w:szCs w:val="26"/>
          </w:rPr>
          <w:delText>ác minh các mesage gọi xử lý</w:delText>
        </w:r>
        <w:r w:rsidR="004A0782" w:rsidRPr="00C307BC" w:rsidDel="004372AB">
          <w:rPr>
            <w:rFonts w:ascii="Times New Roman" w:eastAsia="Times New Roman" w:hAnsi="Times New Roman" w:cs="Times New Roman"/>
            <w:sz w:val="26"/>
            <w:szCs w:val="26"/>
          </w:rPr>
          <w:delText xml:space="preserve">, </w:delText>
        </w:r>
        <w:r w:rsidR="00796E0E" w:rsidRPr="00C307BC" w:rsidDel="004372AB">
          <w:rPr>
            <w:rFonts w:ascii="Times New Roman" w:eastAsia="Times New Roman" w:hAnsi="Times New Roman" w:cs="Times New Roman"/>
            <w:sz w:val="26"/>
            <w:szCs w:val="26"/>
          </w:rPr>
          <w:delText>t</w:delText>
        </w:r>
        <w:r w:rsidR="003340D6" w:rsidRPr="00C307BC" w:rsidDel="004372AB">
          <w:rPr>
            <w:rFonts w:ascii="Times New Roman" w:eastAsia="Times New Roman" w:hAnsi="Times New Roman" w:cs="Times New Roman"/>
            <w:sz w:val="26"/>
            <w:szCs w:val="26"/>
          </w:rPr>
          <w:delText>ạo</w:delText>
        </w:r>
        <w:r w:rsidRPr="00C307BC" w:rsidDel="004372AB">
          <w:rPr>
            <w:rFonts w:ascii="Times New Roman" w:eastAsia="Times New Roman" w:hAnsi="Times New Roman" w:cs="Times New Roman"/>
            <w:sz w:val="26"/>
            <w:szCs w:val="26"/>
          </w:rPr>
          <w:delText xml:space="preserve"> ra các </w:delText>
        </w:r>
        <w:r w:rsidR="00C025F1" w:rsidRPr="00C307BC" w:rsidDel="004372AB">
          <w:rPr>
            <w:rFonts w:ascii="Times New Roman" w:eastAsia="Times New Roman" w:hAnsi="Times New Roman" w:cs="Times New Roman"/>
            <w:sz w:val="26"/>
            <w:szCs w:val="26"/>
          </w:rPr>
          <w:delText>ca kiểm thử đơn vị</w:delText>
        </w:r>
        <w:r w:rsidRPr="00C307BC" w:rsidDel="004372AB">
          <w:rPr>
            <w:rFonts w:ascii="Times New Roman" w:eastAsia="Times New Roman" w:hAnsi="Times New Roman" w:cs="Times New Roman"/>
            <w:sz w:val="26"/>
            <w:szCs w:val="26"/>
          </w:rPr>
          <w:delText xml:space="preserve"> bao gồm cả các kiểm thử tích hợp tại môi trường</w:delText>
        </w:r>
        <w:r w:rsidR="00964D99" w:rsidRPr="00C307BC" w:rsidDel="004372AB">
          <w:rPr>
            <w:rFonts w:ascii="Times New Roman" w:eastAsia="Times New Roman" w:hAnsi="Times New Roman" w:cs="Times New Roman"/>
            <w:sz w:val="26"/>
            <w:szCs w:val="26"/>
          </w:rPr>
          <w:delText xml:space="preserve"> local</w:delText>
        </w:r>
        <w:r w:rsidR="003E5506" w:rsidRPr="00C307BC" w:rsidDel="004372AB">
          <w:rPr>
            <w:rFonts w:ascii="Times New Roman" w:eastAsia="Times New Roman" w:hAnsi="Times New Roman" w:cs="Times New Roman"/>
            <w:sz w:val="26"/>
            <w:szCs w:val="26"/>
          </w:rPr>
          <w:delText>.</w:delText>
        </w:r>
        <w:r w:rsidRPr="00C307BC" w:rsidDel="004372AB">
          <w:rPr>
            <w:rFonts w:ascii="Times New Roman" w:eastAsia="Times New Roman" w:hAnsi="Times New Roman" w:cs="Times New Roman"/>
            <w:sz w:val="26"/>
            <w:szCs w:val="26"/>
          </w:rPr>
          <w:delText xml:space="preserve"> M</w:delText>
        </w:r>
        <w:r w:rsidR="003E5506" w:rsidRPr="00C307BC" w:rsidDel="004372AB">
          <w:rPr>
            <w:rFonts w:ascii="Times New Roman" w:eastAsia="Times New Roman" w:hAnsi="Times New Roman" w:cs="Times New Roman"/>
            <w:sz w:val="26"/>
            <w:szCs w:val="26"/>
          </w:rPr>
          <w:delText>U</w:delText>
        </w:r>
        <w:r w:rsidRPr="00C307BC" w:rsidDel="004372AB">
          <w:rPr>
            <w:rFonts w:ascii="Times New Roman" w:eastAsia="Times New Roman" w:hAnsi="Times New Roman" w:cs="Times New Roman"/>
            <w:sz w:val="26"/>
            <w:szCs w:val="26"/>
          </w:rPr>
          <w:delText xml:space="preserve">nit cho phép gọi một </w:delText>
        </w:r>
        <w:r w:rsidR="00855204" w:rsidRPr="00C307BC" w:rsidDel="004372AB">
          <w:rPr>
            <w:rFonts w:ascii="Times New Roman" w:eastAsia="Times New Roman" w:hAnsi="Times New Roman" w:cs="Times New Roman"/>
            <w:sz w:val="26"/>
            <w:szCs w:val="26"/>
          </w:rPr>
          <w:delText>máy chủ</w:delText>
        </w:r>
        <w:r w:rsidRPr="00C307BC" w:rsidDel="004372AB">
          <w:rPr>
            <w:rFonts w:ascii="Times New Roman" w:eastAsia="Times New Roman" w:hAnsi="Times New Roman" w:cs="Times New Roman"/>
            <w:sz w:val="26"/>
            <w:szCs w:val="26"/>
          </w:rPr>
          <w:delText xml:space="preserve"> FPT/SFTP, DB hay </w:delText>
        </w:r>
        <w:r w:rsidR="00672EAF" w:rsidRPr="00C307BC" w:rsidDel="004372AB">
          <w:rPr>
            <w:rFonts w:ascii="Times New Roman" w:eastAsia="Times New Roman" w:hAnsi="Times New Roman" w:cs="Times New Roman"/>
            <w:sz w:val="26"/>
            <w:szCs w:val="26"/>
          </w:rPr>
          <w:delText>mail.</w:delText>
        </w:r>
        <w:r w:rsidRPr="00C307BC" w:rsidDel="004372AB">
          <w:rPr>
            <w:rFonts w:ascii="Times New Roman" w:eastAsia="Times New Roman" w:hAnsi="Times New Roman" w:cs="Times New Roman"/>
            <w:sz w:val="26"/>
            <w:szCs w:val="26"/>
          </w:rPr>
          <w:delText xml:space="preserve"> </w:delText>
        </w:r>
      </w:del>
    </w:p>
    <w:p w14:paraId="561689E0" w14:textId="4A820FF6" w:rsidR="00B214EF" w:rsidRPr="00C307BC" w:rsidDel="004372AB" w:rsidRDefault="00455AF2" w:rsidP="00BB66CD">
      <w:pPr>
        <w:spacing w:line="288" w:lineRule="auto"/>
        <w:jc w:val="both"/>
        <w:rPr>
          <w:del w:id="1826" w:author="Nguyen Toan" w:date="2018-05-18T20:27:00Z"/>
          <w:rFonts w:ascii="Times New Roman" w:eastAsia="Times New Roman" w:hAnsi="Times New Roman" w:cs="Times New Roman"/>
          <w:sz w:val="26"/>
          <w:szCs w:val="26"/>
        </w:rPr>
        <w:pPrChange w:id="1827" w:author="Nguyen Toan" w:date="2018-05-18T22:05:00Z">
          <w:pPr>
            <w:spacing w:line="288" w:lineRule="auto"/>
            <w:ind w:firstLine="567"/>
            <w:jc w:val="both"/>
          </w:pPr>
        </w:pPrChange>
      </w:pPr>
      <w:del w:id="1828" w:author="Nguyen Toan" w:date="2018-05-18T20:27:00Z">
        <w:r w:rsidRPr="00C307BC" w:rsidDel="004372AB">
          <w:rPr>
            <w:rFonts w:ascii="Times New Roman" w:eastAsia="Times New Roman" w:hAnsi="Times New Roman" w:cs="Times New Roman"/>
            <w:sz w:val="26"/>
            <w:szCs w:val="26"/>
          </w:rPr>
          <w:fldChar w:fldCharType="begin"/>
        </w:r>
        <w:r w:rsidRPr="00C307BC" w:rsidDel="004372AB">
          <w:rPr>
            <w:rFonts w:ascii="Times New Roman" w:eastAsia="Times New Roman" w:hAnsi="Times New Roman" w:cs="Times New Roman"/>
            <w:sz w:val="26"/>
            <w:szCs w:val="26"/>
          </w:rPr>
          <w:delInstrText xml:space="preserve"> REF _Ref513152381 \h </w:delInstrText>
        </w:r>
        <w:r w:rsidR="00C307BC" w:rsidRPr="00C307BC" w:rsidDel="004372AB">
          <w:rPr>
            <w:rFonts w:ascii="Times New Roman" w:eastAsia="Times New Roman" w:hAnsi="Times New Roman" w:cs="Times New Roman"/>
            <w:sz w:val="26"/>
            <w:szCs w:val="26"/>
          </w:rPr>
          <w:delInstrText xml:space="preserve"> \* MERGEFORMAT </w:delInstrText>
        </w:r>
        <w:r w:rsidRPr="00C307BC" w:rsidDel="004372AB">
          <w:rPr>
            <w:rFonts w:ascii="Times New Roman" w:eastAsia="Times New Roman" w:hAnsi="Times New Roman" w:cs="Times New Roman"/>
            <w:sz w:val="26"/>
            <w:szCs w:val="26"/>
          </w:rPr>
        </w:r>
        <w:r w:rsidRPr="00C307BC" w:rsidDel="004372AB">
          <w:rPr>
            <w:rFonts w:ascii="Times New Roman" w:eastAsia="Times New Roman" w:hAnsi="Times New Roman" w:cs="Times New Roman"/>
            <w:sz w:val="26"/>
            <w:szCs w:val="26"/>
          </w:rPr>
          <w:fldChar w:fldCharType="separate"/>
        </w:r>
        <w:r w:rsidR="009C452F" w:rsidRPr="009C452F"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8</w:delText>
        </w:r>
        <w:r w:rsidRPr="00C307BC" w:rsidDel="004372AB">
          <w:rPr>
            <w:rFonts w:ascii="Times New Roman" w:eastAsia="Times New Roman" w:hAnsi="Times New Roman" w:cs="Times New Roman"/>
            <w:sz w:val="26"/>
            <w:szCs w:val="26"/>
          </w:rPr>
          <w:fldChar w:fldCharType="end"/>
        </w:r>
        <w:r w:rsidRPr="00C307BC" w:rsidDel="004372AB">
          <w:rPr>
            <w:rFonts w:ascii="Times New Roman" w:eastAsia="Times New Roman" w:hAnsi="Times New Roman" w:cs="Times New Roman"/>
            <w:sz w:val="26"/>
            <w:szCs w:val="26"/>
          </w:rPr>
          <w:delText xml:space="preserve"> </w:delText>
        </w:r>
        <w:r w:rsidR="00911C34" w:rsidRPr="00C307BC" w:rsidDel="004372AB">
          <w:rPr>
            <w:rFonts w:ascii="Times New Roman" w:eastAsia="Times New Roman" w:hAnsi="Times New Roman" w:cs="Times New Roman"/>
            <w:sz w:val="26"/>
            <w:szCs w:val="26"/>
          </w:rPr>
          <w:delText>mô tả việc sử dụng MUnit code để thực hiện kiểm thử một luồng trong MuleESB</w:delText>
        </w:r>
      </w:del>
    </w:p>
    <w:p w14:paraId="43B0B9CA" w14:textId="126B2859" w:rsidR="006675FA" w:rsidRPr="00C307BC" w:rsidDel="004372AB" w:rsidRDefault="00911C34" w:rsidP="00BB66CD">
      <w:pPr>
        <w:pStyle w:val="Caption"/>
        <w:jc w:val="center"/>
        <w:rPr>
          <w:del w:id="1829" w:author="Nguyen Toan" w:date="2018-05-18T20:27:00Z"/>
          <w:rFonts w:ascii="Times New Roman" w:hAnsi="Times New Roman" w:cs="Times New Roman"/>
          <w:i w:val="0"/>
          <w:color w:val="auto"/>
          <w:sz w:val="26"/>
          <w:szCs w:val="26"/>
        </w:rPr>
        <w:pPrChange w:id="1830" w:author="Nguyen Toan" w:date="2018-05-18T22:05:00Z">
          <w:pPr>
            <w:pStyle w:val="Caption"/>
            <w:jc w:val="center"/>
          </w:pPr>
        </w:pPrChange>
      </w:pPr>
      <w:del w:id="1831" w:author="Nguyen Toan" w:date="2018-05-18T20:27:00Z">
        <w:r w:rsidRPr="00C307BC" w:rsidDel="004372AB">
          <w:rPr>
            <w:rFonts w:ascii="Times New Roman" w:hAnsi="Times New Roman" w:cs="Times New Roman"/>
            <w:i w:val="0"/>
            <w:noProof/>
            <w:color w:val="auto"/>
            <w:sz w:val="26"/>
            <w:szCs w:val="26"/>
            <w:lang w:val="en-US"/>
          </w:rPr>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del>
    </w:p>
    <w:p w14:paraId="4C0431B2" w14:textId="6AA3EE67" w:rsidR="006675FA" w:rsidRPr="00C307BC" w:rsidDel="004372AB" w:rsidRDefault="006675FA" w:rsidP="00BB66CD">
      <w:pPr>
        <w:pStyle w:val="Caption"/>
        <w:jc w:val="center"/>
        <w:rPr>
          <w:del w:id="1832" w:author="Nguyen Toan" w:date="2018-05-18T20:27:00Z"/>
          <w:rFonts w:ascii="Times New Roman" w:hAnsi="Times New Roman" w:cs="Times New Roman"/>
          <w:i w:val="0"/>
          <w:color w:val="auto"/>
          <w:sz w:val="26"/>
          <w:szCs w:val="26"/>
        </w:rPr>
        <w:pPrChange w:id="1833" w:author="Nguyen Toan" w:date="2018-05-18T22:05:00Z">
          <w:pPr>
            <w:pStyle w:val="Caption"/>
            <w:jc w:val="center"/>
          </w:pPr>
        </w:pPrChange>
      </w:pPr>
      <w:bookmarkStart w:id="1834" w:name="_Ref513152381"/>
      <w:bookmarkStart w:id="1835" w:name="_Toc514157761"/>
      <w:del w:id="1836"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8</w:delText>
        </w:r>
        <w:r w:rsidR="007B1CDB" w:rsidRPr="00C307BC" w:rsidDel="004372AB">
          <w:rPr>
            <w:rFonts w:ascii="Times New Roman" w:hAnsi="Times New Roman" w:cs="Times New Roman"/>
            <w:i w:val="0"/>
            <w:color w:val="auto"/>
            <w:sz w:val="26"/>
            <w:szCs w:val="26"/>
          </w:rPr>
          <w:fldChar w:fldCharType="end"/>
        </w:r>
        <w:bookmarkEnd w:id="1834"/>
        <w:r w:rsidRPr="00C307BC" w:rsidDel="004372AB">
          <w:rPr>
            <w:rFonts w:ascii="Times New Roman" w:hAnsi="Times New Roman" w:cs="Times New Roman"/>
            <w:i w:val="0"/>
            <w:color w:val="auto"/>
            <w:sz w:val="26"/>
            <w:szCs w:val="26"/>
          </w:rPr>
          <w:delText>: MUnit Code</w:delText>
        </w:r>
        <w:bookmarkEnd w:id="1835"/>
      </w:del>
    </w:p>
    <w:p w14:paraId="3B1D8F01" w14:textId="55EBD901" w:rsidR="002F15FB" w:rsidRPr="00C307BC" w:rsidDel="004372AB" w:rsidRDefault="00455AF2" w:rsidP="00BB66CD">
      <w:pPr>
        <w:spacing w:after="120" w:line="288" w:lineRule="auto"/>
        <w:jc w:val="both"/>
        <w:rPr>
          <w:del w:id="1837" w:author="Nguyen Toan" w:date="2018-05-18T20:27:00Z"/>
          <w:rFonts w:ascii="Times New Roman" w:eastAsia="Times New Roman" w:hAnsi="Times New Roman" w:cs="Times New Roman"/>
          <w:sz w:val="26"/>
          <w:szCs w:val="26"/>
        </w:rPr>
        <w:pPrChange w:id="1838" w:author="Nguyen Toan" w:date="2018-05-18T22:05:00Z">
          <w:pPr>
            <w:spacing w:after="120" w:line="288" w:lineRule="auto"/>
            <w:ind w:firstLine="567"/>
            <w:jc w:val="both"/>
          </w:pPr>
        </w:pPrChange>
      </w:pPr>
      <w:del w:id="1839" w:author="Nguyen Toan" w:date="2018-05-18T20:27:00Z">
        <w:r w:rsidRPr="00C307BC" w:rsidDel="004372AB">
          <w:rPr>
            <w:rFonts w:ascii="Times New Roman" w:eastAsia="Times New Roman" w:hAnsi="Times New Roman" w:cs="Times New Roman"/>
            <w:sz w:val="26"/>
            <w:szCs w:val="26"/>
          </w:rPr>
          <w:fldChar w:fldCharType="begin"/>
        </w:r>
        <w:r w:rsidRPr="00C307BC" w:rsidDel="004372AB">
          <w:rPr>
            <w:rFonts w:ascii="Times New Roman" w:eastAsia="Times New Roman" w:hAnsi="Times New Roman" w:cs="Times New Roman"/>
            <w:sz w:val="26"/>
            <w:szCs w:val="26"/>
          </w:rPr>
          <w:delInstrText xml:space="preserve"> REF _Ref513152394 \h </w:delInstrText>
        </w:r>
        <w:r w:rsidR="00C307BC" w:rsidRPr="00C307BC" w:rsidDel="004372AB">
          <w:rPr>
            <w:rFonts w:ascii="Times New Roman" w:eastAsia="Times New Roman" w:hAnsi="Times New Roman" w:cs="Times New Roman"/>
            <w:sz w:val="26"/>
            <w:szCs w:val="26"/>
          </w:rPr>
          <w:delInstrText xml:space="preserve"> \* MERGEFORMAT </w:delInstrText>
        </w:r>
        <w:r w:rsidRPr="00C307BC" w:rsidDel="004372AB">
          <w:rPr>
            <w:rFonts w:ascii="Times New Roman" w:eastAsia="Times New Roman" w:hAnsi="Times New Roman" w:cs="Times New Roman"/>
            <w:sz w:val="26"/>
            <w:szCs w:val="26"/>
          </w:rPr>
        </w:r>
        <w:r w:rsidRPr="00C307BC" w:rsidDel="004372AB">
          <w:rPr>
            <w:rFonts w:ascii="Times New Roman" w:eastAsia="Times New Roman" w:hAnsi="Times New Roman" w:cs="Times New Roman"/>
            <w:sz w:val="26"/>
            <w:szCs w:val="26"/>
          </w:rPr>
          <w:fldChar w:fldCharType="separate"/>
        </w:r>
        <w:r w:rsidR="009C452F" w:rsidRPr="00C307BC"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noProof/>
            <w:color w:val="auto"/>
            <w:sz w:val="26"/>
            <w:szCs w:val="26"/>
          </w:rPr>
          <w:delText>3</w:delText>
        </w:r>
        <w:r w:rsidR="009C452F" w:rsidRPr="00C307BC" w:rsidDel="004372AB">
          <w:rPr>
            <w:rFonts w:ascii="Times New Roman" w:hAnsi="Times New Roman" w:cs="Times New Roman"/>
            <w:noProof/>
            <w:color w:val="auto"/>
            <w:sz w:val="26"/>
            <w:szCs w:val="26"/>
          </w:rPr>
          <w:delText>.</w:delText>
        </w:r>
        <w:r w:rsidR="009C452F" w:rsidDel="004372AB">
          <w:rPr>
            <w:rFonts w:ascii="Times New Roman" w:hAnsi="Times New Roman" w:cs="Times New Roman"/>
            <w:noProof/>
            <w:color w:val="auto"/>
            <w:sz w:val="26"/>
            <w:szCs w:val="26"/>
          </w:rPr>
          <w:delText>9</w:delText>
        </w:r>
        <w:r w:rsidRPr="00C307BC" w:rsidDel="004372AB">
          <w:rPr>
            <w:rFonts w:ascii="Times New Roman" w:eastAsia="Times New Roman" w:hAnsi="Times New Roman" w:cs="Times New Roman"/>
            <w:sz w:val="26"/>
            <w:szCs w:val="26"/>
          </w:rPr>
          <w:fldChar w:fldCharType="end"/>
        </w:r>
        <w:r w:rsidRPr="00C307BC" w:rsidDel="004372AB">
          <w:rPr>
            <w:rFonts w:ascii="Times New Roman" w:eastAsia="Times New Roman" w:hAnsi="Times New Roman" w:cs="Times New Roman"/>
            <w:sz w:val="26"/>
            <w:szCs w:val="26"/>
          </w:rPr>
          <w:delText xml:space="preserve"> </w:delText>
        </w:r>
        <w:r w:rsidR="004378A7" w:rsidRPr="00C307BC" w:rsidDel="004372AB">
          <w:rPr>
            <w:rFonts w:ascii="Times New Roman" w:eastAsia="Times New Roman" w:hAnsi="Times New Roman" w:cs="Times New Roman"/>
            <w:sz w:val="26"/>
            <w:szCs w:val="26"/>
          </w:rPr>
          <w:delText>m</w:delText>
        </w:r>
        <w:r w:rsidR="006E0112" w:rsidRPr="00C307BC" w:rsidDel="004372AB">
          <w:rPr>
            <w:rFonts w:ascii="Times New Roman" w:eastAsia="Times New Roman" w:hAnsi="Times New Roman" w:cs="Times New Roman"/>
            <w:sz w:val="26"/>
            <w:szCs w:val="26"/>
          </w:rPr>
          <w:delText>ô tả việc sử dụng MUnit test trên ngôn ngữ Java</w:delText>
        </w:r>
      </w:del>
    </w:p>
    <w:p w14:paraId="2783E67E" w14:textId="5BAE20DA" w:rsidR="00FF22D0" w:rsidRPr="00C307BC" w:rsidDel="004372AB" w:rsidRDefault="004378A7" w:rsidP="00BB66CD">
      <w:pPr>
        <w:keepNext/>
        <w:rPr>
          <w:del w:id="1840" w:author="Nguyen Toan" w:date="2018-05-18T20:27:00Z"/>
          <w:rFonts w:ascii="Times New Roman" w:hAnsi="Times New Roman" w:cs="Times New Roman"/>
          <w:sz w:val="26"/>
          <w:szCs w:val="26"/>
        </w:rPr>
        <w:pPrChange w:id="1841" w:author="Nguyen Toan" w:date="2018-05-18T22:05:00Z">
          <w:pPr>
            <w:keepNext/>
            <w:ind w:firstLine="720"/>
          </w:pPr>
        </w:pPrChange>
      </w:pPr>
      <w:del w:id="1842" w:author="Nguyen Toan" w:date="2018-05-18T20:27:00Z">
        <w:r w:rsidRPr="00C307BC" w:rsidDel="004372AB">
          <w:rPr>
            <w:rFonts w:ascii="Times New Roman" w:eastAsia="Times New Roman" w:hAnsi="Times New Roman" w:cs="Times New Roman"/>
            <w:noProof/>
            <w:sz w:val="26"/>
            <w:szCs w:val="26"/>
            <w:lang w:val="en-US"/>
          </w:rPr>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del>
    </w:p>
    <w:p w14:paraId="0DA6C2B8" w14:textId="04896231" w:rsidR="005F4D4B" w:rsidRPr="00071A6D" w:rsidDel="004372AB" w:rsidRDefault="00FF22D0" w:rsidP="00BB66CD">
      <w:pPr>
        <w:spacing w:after="120" w:line="288" w:lineRule="auto"/>
        <w:jc w:val="center"/>
        <w:rPr>
          <w:del w:id="1843" w:author="Nguyen Toan" w:date="2018-05-18T20:27:00Z"/>
          <w:rFonts w:ascii="Times New Roman" w:eastAsia="Times New Roman" w:hAnsi="Times New Roman" w:cs="Times New Roman"/>
          <w:b/>
          <w:sz w:val="26"/>
          <w:szCs w:val="26"/>
        </w:rPr>
        <w:pPrChange w:id="1844" w:author="Nguyen Toan" w:date="2018-05-18T22:05:00Z">
          <w:pPr>
            <w:spacing w:after="120" w:line="288" w:lineRule="auto"/>
            <w:ind w:firstLine="567"/>
            <w:jc w:val="center"/>
          </w:pPr>
        </w:pPrChange>
      </w:pPr>
      <w:bookmarkStart w:id="1845" w:name="_Ref513152394"/>
      <w:bookmarkStart w:id="1846" w:name="_Toc514157762"/>
      <w:del w:id="1847" w:author="Nguyen Toan" w:date="2018-05-18T20:27:00Z">
        <w:r w:rsidRPr="00C307BC" w:rsidDel="004372AB">
          <w:rPr>
            <w:rFonts w:ascii="Times New Roman" w:hAnsi="Times New Roman" w:cs="Times New Roman"/>
            <w:color w:val="auto"/>
            <w:sz w:val="26"/>
            <w:szCs w:val="26"/>
          </w:rPr>
          <w:delText xml:space="preserve">Hình </w:delText>
        </w:r>
        <w:r w:rsidR="007B1CDB" w:rsidRPr="00C307BC" w:rsidDel="004372AB">
          <w:rPr>
            <w:rFonts w:ascii="Times New Roman" w:hAnsi="Times New Roman" w:cs="Times New Roman"/>
            <w:color w:val="auto"/>
            <w:sz w:val="26"/>
            <w:szCs w:val="26"/>
          </w:rPr>
          <w:fldChar w:fldCharType="begin"/>
        </w:r>
        <w:r w:rsidR="007B1CDB" w:rsidRPr="00C307BC" w:rsidDel="004372AB">
          <w:rPr>
            <w:rFonts w:ascii="Times New Roman" w:hAnsi="Times New Roman" w:cs="Times New Roman"/>
            <w:color w:val="auto"/>
            <w:sz w:val="26"/>
            <w:szCs w:val="26"/>
          </w:rPr>
          <w:delInstrText xml:space="preserve"> STYLEREF 1 \s </w:delInstrText>
        </w:r>
        <w:r w:rsidR="007B1CDB" w:rsidRPr="00C307BC" w:rsidDel="004372AB">
          <w:rPr>
            <w:rFonts w:ascii="Times New Roman" w:hAnsi="Times New Roman" w:cs="Times New Roman"/>
            <w:color w:val="auto"/>
            <w:sz w:val="26"/>
            <w:szCs w:val="26"/>
          </w:rPr>
          <w:fldChar w:fldCharType="separate"/>
        </w:r>
        <w:r w:rsidR="009C452F" w:rsidDel="004372AB">
          <w:rPr>
            <w:rFonts w:ascii="Times New Roman" w:hAnsi="Times New Roman" w:cs="Times New Roman"/>
            <w:noProof/>
            <w:color w:val="auto"/>
            <w:sz w:val="26"/>
            <w:szCs w:val="26"/>
          </w:rPr>
          <w:delText>3</w:delText>
        </w:r>
        <w:r w:rsidR="007B1CDB" w:rsidRPr="00C307BC" w:rsidDel="004372AB">
          <w:rPr>
            <w:rFonts w:ascii="Times New Roman" w:hAnsi="Times New Roman" w:cs="Times New Roman"/>
            <w:color w:val="auto"/>
            <w:sz w:val="26"/>
            <w:szCs w:val="26"/>
          </w:rPr>
          <w:fldChar w:fldCharType="end"/>
        </w:r>
        <w:r w:rsidR="007B1CDB" w:rsidRPr="00C307BC" w:rsidDel="004372AB">
          <w:rPr>
            <w:rFonts w:ascii="Times New Roman" w:hAnsi="Times New Roman" w:cs="Times New Roman"/>
            <w:color w:val="auto"/>
            <w:sz w:val="26"/>
            <w:szCs w:val="26"/>
          </w:rPr>
          <w:delText>.</w:delText>
        </w:r>
        <w:r w:rsidR="007B1CDB" w:rsidRPr="00C307BC" w:rsidDel="004372AB">
          <w:rPr>
            <w:rFonts w:ascii="Times New Roman" w:hAnsi="Times New Roman" w:cs="Times New Roman"/>
            <w:color w:val="auto"/>
            <w:sz w:val="26"/>
            <w:szCs w:val="26"/>
          </w:rPr>
          <w:fldChar w:fldCharType="begin"/>
        </w:r>
        <w:r w:rsidR="007B1CDB" w:rsidRPr="00C307BC" w:rsidDel="004372AB">
          <w:rPr>
            <w:rFonts w:ascii="Times New Roman" w:hAnsi="Times New Roman" w:cs="Times New Roman"/>
            <w:color w:val="auto"/>
            <w:sz w:val="26"/>
            <w:szCs w:val="26"/>
          </w:rPr>
          <w:delInstrText xml:space="preserve"> SEQ Hình \* ARABIC \s 1 </w:delInstrText>
        </w:r>
        <w:r w:rsidR="007B1CDB" w:rsidRPr="00C307BC" w:rsidDel="004372AB">
          <w:rPr>
            <w:rFonts w:ascii="Times New Roman" w:hAnsi="Times New Roman" w:cs="Times New Roman"/>
            <w:color w:val="auto"/>
            <w:sz w:val="26"/>
            <w:szCs w:val="26"/>
          </w:rPr>
          <w:fldChar w:fldCharType="separate"/>
        </w:r>
        <w:r w:rsidR="009C452F" w:rsidDel="004372AB">
          <w:rPr>
            <w:rFonts w:ascii="Times New Roman" w:hAnsi="Times New Roman" w:cs="Times New Roman"/>
            <w:noProof/>
            <w:color w:val="auto"/>
            <w:sz w:val="26"/>
            <w:szCs w:val="26"/>
          </w:rPr>
          <w:delText>9</w:delText>
        </w:r>
        <w:r w:rsidR="007B1CDB" w:rsidRPr="00C307BC" w:rsidDel="004372AB">
          <w:rPr>
            <w:rFonts w:ascii="Times New Roman" w:hAnsi="Times New Roman" w:cs="Times New Roman"/>
            <w:color w:val="auto"/>
            <w:sz w:val="26"/>
            <w:szCs w:val="26"/>
          </w:rPr>
          <w:fldChar w:fldCharType="end"/>
        </w:r>
        <w:bookmarkEnd w:id="1845"/>
        <w:r w:rsidRPr="00C307BC" w:rsidDel="004372AB">
          <w:rPr>
            <w:rFonts w:ascii="Times New Roman" w:hAnsi="Times New Roman" w:cs="Times New Roman"/>
            <w:color w:val="auto"/>
            <w:sz w:val="26"/>
            <w:szCs w:val="26"/>
          </w:rPr>
          <w:delText>: MUnit viết trên Java</w:delText>
        </w:r>
        <w:bookmarkEnd w:id="1846"/>
      </w:del>
    </w:p>
    <w:p w14:paraId="31484BA7" w14:textId="7B5065F8" w:rsidR="00912A0F" w:rsidRPr="00C307BC" w:rsidDel="00F90D5E" w:rsidRDefault="00912A0F" w:rsidP="00BB66CD">
      <w:pPr>
        <w:pStyle w:val="ListParagraph"/>
        <w:numPr>
          <w:ilvl w:val="2"/>
          <w:numId w:val="5"/>
        </w:numPr>
        <w:spacing w:before="240" w:after="120" w:line="288" w:lineRule="auto"/>
        <w:ind w:left="0" w:firstLine="0"/>
        <w:contextualSpacing w:val="0"/>
        <w:outlineLvl w:val="2"/>
        <w:rPr>
          <w:rFonts w:ascii="Times New Roman" w:eastAsia="Times New Roman" w:hAnsi="Times New Roman" w:cs="Times New Roman"/>
          <w:b/>
          <w:sz w:val="26"/>
          <w:szCs w:val="26"/>
        </w:rPr>
        <w:pPrChange w:id="1848" w:author="Nguyen Toan" w:date="2018-05-18T22:05:00Z">
          <w:pPr>
            <w:pStyle w:val="ListParagraph"/>
            <w:numPr>
              <w:ilvl w:val="2"/>
              <w:numId w:val="5"/>
            </w:numPr>
            <w:spacing w:before="240" w:after="120" w:line="288" w:lineRule="auto"/>
            <w:ind w:hanging="720"/>
            <w:contextualSpacing w:val="0"/>
            <w:outlineLvl w:val="2"/>
          </w:pPr>
        </w:pPrChange>
      </w:pPr>
      <w:moveFromRangeStart w:id="1849" w:author="Nguyen Toan" w:date="2018-05-18T20:23:00Z" w:name="move514438351"/>
      <w:moveFrom w:id="1850" w:author="Nguyen Toan" w:date="2018-05-18T20:23:00Z">
        <w:r w:rsidRPr="00C307BC" w:rsidDel="00F90D5E">
          <w:rPr>
            <w:rFonts w:ascii="Times New Roman" w:eastAsia="Times New Roman" w:hAnsi="Times New Roman" w:cs="Times New Roman"/>
            <w:b/>
            <w:sz w:val="26"/>
            <w:szCs w:val="26"/>
          </w:rPr>
          <w:t>Maven</w:t>
        </w:r>
      </w:moveFrom>
    </w:p>
    <w:p w14:paraId="6C819C43" w14:textId="64020A5F" w:rsidR="001B70F4" w:rsidDel="00F90D5E" w:rsidRDefault="009F0F0B" w:rsidP="00BB66CD">
      <w:pPr>
        <w:spacing w:after="120" w:line="288" w:lineRule="auto"/>
        <w:jc w:val="both"/>
        <w:rPr>
          <w:rFonts w:ascii="Times New Roman" w:eastAsia="Times New Roman" w:hAnsi="Times New Roman" w:cs="Times New Roman"/>
          <w:sz w:val="26"/>
          <w:szCs w:val="26"/>
        </w:rPr>
        <w:pPrChange w:id="1851" w:author="Nguyen Toan" w:date="2018-05-18T22:05:00Z">
          <w:pPr>
            <w:spacing w:after="120" w:line="288" w:lineRule="auto"/>
            <w:ind w:firstLine="567"/>
            <w:jc w:val="both"/>
          </w:pPr>
        </w:pPrChange>
      </w:pPr>
      <w:moveFrom w:id="1852" w:author="Nguyen Toan" w:date="2018-05-18T20:23:00Z">
        <w:r w:rsidRPr="00C307BC" w:rsidDel="00F90D5E">
          <w:rPr>
            <w:rFonts w:ascii="Times New Roman" w:eastAsia="Times New Roman" w:hAnsi="Times New Roman" w:cs="Times New Roman"/>
            <w:sz w:val="26"/>
            <w:szCs w:val="26"/>
          </w:rPr>
          <w:t>Maven là công cụ quản lý mã nguồn và thư v</w:t>
        </w:r>
        <w:r w:rsidR="007400D9" w:rsidRPr="00C307BC" w:rsidDel="00F90D5E">
          <w:rPr>
            <w:rFonts w:ascii="Times New Roman" w:eastAsia="Times New Roman" w:hAnsi="Times New Roman" w:cs="Times New Roman"/>
            <w:sz w:val="26"/>
            <w:szCs w:val="26"/>
          </w:rPr>
          <w:t>iện phụ thuộc một cách tự động,</w:t>
        </w:r>
        <w:r w:rsidRPr="00C307BC" w:rsidDel="00F90D5E">
          <w:rPr>
            <w:rFonts w:ascii="Times New Roman" w:eastAsia="Times New Roman" w:hAnsi="Times New Roman" w:cs="Times New Roman"/>
            <w:sz w:val="26"/>
            <w:szCs w:val="26"/>
          </w:rPr>
          <w:t xml:space="preserve"> được sử dụng cho các ứng dụng trên nền tảng Java, ngoài ra còn có các nền tảng khác như C#, Ruby, Scala… </w:t>
        </w:r>
        <w:r w:rsidR="00FC56BC" w:rsidDel="00F90D5E">
          <w:rPr>
            <w:rFonts w:ascii="Times New Roman" w:eastAsia="Times New Roman" w:hAnsi="Times New Roman" w:cs="Times New Roman"/>
            <w:sz w:val="26"/>
            <w:szCs w:val="26"/>
          </w:rPr>
          <w:t>Đ</w:t>
        </w:r>
        <w:r w:rsidRPr="00C307BC" w:rsidDel="00F90D5E">
          <w:rPr>
            <w:rFonts w:ascii="Times New Roman" w:eastAsia="Times New Roman" w:hAnsi="Times New Roman" w:cs="Times New Roman"/>
            <w:sz w:val="26"/>
            <w:szCs w:val="26"/>
          </w:rPr>
          <w:t>ược phát triển với m</w:t>
        </w:r>
        <w:r w:rsidR="001940EF" w:rsidRPr="00C307BC" w:rsidDel="00F90D5E">
          <w:rPr>
            <w:rFonts w:ascii="Times New Roman" w:eastAsia="Times New Roman" w:hAnsi="Times New Roman" w:cs="Times New Roman"/>
            <w:sz w:val="26"/>
            <w:szCs w:val="26"/>
          </w:rPr>
          <w:t>ục đích tương tự như Apache Ant nhưng có k</w:t>
        </w:r>
        <w:r w:rsidR="0027312E" w:rsidDel="00F90D5E">
          <w:rPr>
            <w:rFonts w:ascii="Times New Roman" w:eastAsia="Times New Roman" w:hAnsi="Times New Roman" w:cs="Times New Roman"/>
            <w:sz w:val="26"/>
            <w:szCs w:val="26"/>
          </w:rPr>
          <w:t>hái niệm và cách hoạt động khác,</w:t>
        </w:r>
        <w:r w:rsidR="007244AE" w:rsidDel="00F90D5E">
          <w:rPr>
            <w:rFonts w:ascii="Times New Roman" w:eastAsia="Times New Roman" w:hAnsi="Times New Roman" w:cs="Times New Roman"/>
            <w:sz w:val="26"/>
            <w:szCs w:val="26"/>
          </w:rPr>
          <w:t xml:space="preserve"> </w:t>
        </w:r>
        <w:r w:rsidRPr="00C307BC" w:rsidDel="00F90D5E">
          <w:rPr>
            <w:rFonts w:ascii="Times New Roman" w:eastAsia="Times New Roman" w:hAnsi="Times New Roman" w:cs="Times New Roman"/>
            <w:sz w:val="26"/>
            <w:szCs w:val="26"/>
          </w:rPr>
          <w:t>Maven hỗ trợ việc tự động hóa quá trình quản lý dự án phần mềm như: khởi tạo, biên dịch, kiểm thử, đóng gói và triển khai sản phẩm.</w:t>
        </w:r>
        <w:r w:rsidR="0027312E" w:rsidDel="00F90D5E">
          <w:rPr>
            <w:rFonts w:ascii="Times New Roman" w:eastAsia="Times New Roman" w:hAnsi="Times New Roman" w:cs="Times New Roman"/>
            <w:sz w:val="26"/>
            <w:szCs w:val="26"/>
          </w:rPr>
          <w:t xml:space="preserve"> </w:t>
        </w:r>
        <w:r w:rsidRPr="00C307BC" w:rsidDel="00F90D5E">
          <w:rPr>
            <w:rFonts w:ascii="Times New Roman" w:eastAsia="Times New Roman" w:hAnsi="Times New Roman" w:cs="Times New Roman"/>
            <w:sz w:val="26"/>
            <w:szCs w:val="26"/>
          </w:rPr>
          <w:t xml:space="preserve">Maven được phát triển bằng ngôn ngữ Java và chạy trên được nhiều nển tảng khác nhau như </w:t>
        </w:r>
        <w:r w:rsidR="002638E1" w:rsidRPr="00C307BC" w:rsidDel="00F90D5E">
          <w:rPr>
            <w:rFonts w:ascii="Times New Roman" w:eastAsia="Times New Roman" w:hAnsi="Times New Roman" w:cs="Times New Roman"/>
            <w:sz w:val="26"/>
            <w:szCs w:val="26"/>
          </w:rPr>
          <w:t>Windows, Linux, Mac OS…</w:t>
        </w:r>
        <w:r w:rsidR="002638E1" w:rsidRPr="00C307BC" w:rsidDel="00F90D5E">
          <w:rPr>
            <w:rFonts w:ascii="Times New Roman" w:eastAsia="Times New Roman" w:hAnsi="Times New Roman" w:cs="Times New Roman"/>
            <w:sz w:val="26"/>
            <w:szCs w:val="26"/>
          </w:rPr>
          <w:fldChar w:fldCharType="begin"/>
        </w:r>
        <w:r w:rsidR="002638E1" w:rsidRPr="00C307BC" w:rsidDel="00F90D5E">
          <w:rPr>
            <w:rFonts w:ascii="Times New Roman" w:eastAsia="Times New Roman" w:hAnsi="Times New Roman" w:cs="Times New Roman"/>
            <w:sz w:val="26"/>
            <w:szCs w:val="26"/>
          </w:rPr>
          <w:instrText xml:space="preserve"> REF _Ref512167235 \h </w:instrText>
        </w:r>
        <w:r w:rsidR="00017C7A" w:rsidRPr="00C307BC" w:rsidDel="00F90D5E">
          <w:rPr>
            <w:rFonts w:ascii="Times New Roman" w:eastAsia="Times New Roman" w:hAnsi="Times New Roman" w:cs="Times New Roman"/>
            <w:sz w:val="26"/>
            <w:szCs w:val="26"/>
          </w:rPr>
          <w:instrText xml:space="preserve"> \* MERGEFORMAT </w:instrText>
        </w:r>
        <w:r w:rsidR="002638E1" w:rsidRPr="00C307BC" w:rsidDel="00F90D5E">
          <w:rPr>
            <w:rFonts w:ascii="Times New Roman" w:eastAsia="Times New Roman" w:hAnsi="Times New Roman" w:cs="Times New Roman"/>
            <w:sz w:val="26"/>
            <w:szCs w:val="26"/>
          </w:rPr>
        </w:r>
        <w:r w:rsidR="002638E1" w:rsidRPr="00C307BC" w:rsidDel="00F90D5E">
          <w:rPr>
            <w:rFonts w:ascii="Times New Roman" w:eastAsia="Times New Roman" w:hAnsi="Times New Roman" w:cs="Times New Roman"/>
            <w:sz w:val="26"/>
            <w:szCs w:val="26"/>
          </w:rPr>
          <w:fldChar w:fldCharType="separate"/>
        </w:r>
        <w:r w:rsidR="009C452F" w:rsidRPr="00C307BC" w:rsidDel="00F90D5E">
          <w:rPr>
            <w:rFonts w:ascii="Times New Roman" w:eastAsia="Times New Roman" w:hAnsi="Times New Roman" w:cs="Times New Roman"/>
            <w:sz w:val="26"/>
            <w:szCs w:val="26"/>
          </w:rPr>
          <w:t xml:space="preserve">Hình </w:t>
        </w:r>
        <w:r w:rsidR="009C452F" w:rsidDel="00F90D5E">
          <w:rPr>
            <w:rFonts w:ascii="Times New Roman" w:eastAsia="Times New Roman" w:hAnsi="Times New Roman" w:cs="Times New Roman"/>
            <w:sz w:val="26"/>
            <w:szCs w:val="26"/>
          </w:rPr>
          <w:t>3</w:t>
        </w:r>
        <w:r w:rsidR="009C452F" w:rsidRPr="00C307BC" w:rsidDel="00F90D5E">
          <w:rPr>
            <w:rFonts w:ascii="Times New Roman" w:eastAsia="Times New Roman" w:hAnsi="Times New Roman" w:cs="Times New Roman"/>
            <w:sz w:val="26"/>
            <w:szCs w:val="26"/>
          </w:rPr>
          <w:t>.</w:t>
        </w:r>
        <w:r w:rsidR="009C452F" w:rsidDel="00F90D5E">
          <w:rPr>
            <w:rFonts w:ascii="Times New Roman" w:eastAsia="Times New Roman" w:hAnsi="Times New Roman" w:cs="Times New Roman"/>
            <w:sz w:val="26"/>
            <w:szCs w:val="26"/>
          </w:rPr>
          <w:t>10</w:t>
        </w:r>
        <w:r w:rsidR="002638E1" w:rsidRPr="00C307BC" w:rsidDel="00F90D5E">
          <w:rPr>
            <w:rFonts w:ascii="Times New Roman" w:eastAsia="Times New Roman" w:hAnsi="Times New Roman" w:cs="Times New Roman"/>
            <w:sz w:val="26"/>
            <w:szCs w:val="26"/>
          </w:rPr>
          <w:fldChar w:fldCharType="end"/>
        </w:r>
        <w:r w:rsidR="002638E1" w:rsidRPr="00C307BC" w:rsidDel="00F90D5E">
          <w:rPr>
            <w:rFonts w:ascii="Times New Roman" w:eastAsia="Times New Roman" w:hAnsi="Times New Roman" w:cs="Times New Roman"/>
            <w:sz w:val="26"/>
            <w:szCs w:val="26"/>
          </w:rPr>
          <w:t xml:space="preserve"> </w:t>
        </w:r>
        <w:r w:rsidRPr="00C307BC" w:rsidDel="00F90D5E">
          <w:rPr>
            <w:rFonts w:ascii="Times New Roman" w:eastAsia="Times New Roman" w:hAnsi="Times New Roman" w:cs="Times New Roman"/>
            <w:sz w:val="26"/>
            <w:szCs w:val="26"/>
          </w:rPr>
          <w:t>thể hiện cấu hình Maven để quản lý dự án phần mềm.</w:t>
        </w:r>
      </w:moveFrom>
    </w:p>
    <w:p w14:paraId="2509BB39" w14:textId="072BB36D" w:rsidR="00E56815" w:rsidRPr="00C307BC" w:rsidDel="00F90D5E" w:rsidRDefault="00A5145A" w:rsidP="00BB66CD">
      <w:pPr>
        <w:spacing w:after="120" w:line="288" w:lineRule="auto"/>
        <w:jc w:val="both"/>
        <w:rPr>
          <w:rFonts w:ascii="Times New Roman" w:eastAsia="Times New Roman" w:hAnsi="Times New Roman" w:cs="Times New Roman"/>
          <w:sz w:val="26"/>
          <w:szCs w:val="26"/>
        </w:rPr>
        <w:pPrChange w:id="1853" w:author="Nguyen Toan" w:date="2018-05-18T22:05:00Z">
          <w:pPr>
            <w:spacing w:after="120" w:line="288" w:lineRule="auto"/>
            <w:ind w:firstLine="567"/>
            <w:jc w:val="both"/>
          </w:pPr>
        </w:pPrChange>
      </w:pPr>
      <w:moveFrom w:id="1854" w:author="Nguyen Toan" w:date="2018-05-18T20:23:00Z">
        <w:r w:rsidDel="00F90D5E">
          <w:rPr>
            <w:rFonts w:ascii="Times New Roman" w:eastAsia="Times New Roman" w:hAnsi="Times New Roman" w:cs="Times New Roman"/>
            <w:sz w:val="26"/>
            <w:szCs w:val="26"/>
          </w:rPr>
          <w:t>Khái</w:t>
        </w:r>
        <w:r w:rsidR="00E56815" w:rsidRPr="00C307BC" w:rsidDel="00F90D5E">
          <w:rPr>
            <w:rFonts w:ascii="Times New Roman" w:eastAsia="Times New Roman" w:hAnsi="Times New Roman" w:cs="Times New Roman"/>
            <w:sz w:val="26"/>
            <w:szCs w:val="26"/>
          </w:rPr>
          <w:t xml:space="preserve"> niệm POM (Project Object Model)</w:t>
        </w:r>
        <w:r w:rsidDel="00F90D5E">
          <w:rPr>
            <w:rFonts w:ascii="Times New Roman" w:eastAsia="Times New Roman" w:hAnsi="Times New Roman" w:cs="Times New Roman"/>
            <w:sz w:val="26"/>
            <w:szCs w:val="26"/>
          </w:rPr>
          <w:t xml:space="preserve"> trong Maven</w:t>
        </w:r>
        <w:r w:rsidR="00E56815" w:rsidRPr="00C307BC" w:rsidDel="00F90D5E">
          <w:rPr>
            <w:rFonts w:ascii="Times New Roman" w:eastAsia="Times New Roman" w:hAnsi="Times New Roman" w:cs="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dịch.</w:t>
        </w:r>
      </w:moveFrom>
    </w:p>
    <w:p w14:paraId="51697293" w14:textId="342968EE" w:rsidR="00936FC8" w:rsidRPr="00C307BC" w:rsidDel="00F90D5E" w:rsidRDefault="00936FC8" w:rsidP="00BB66CD">
      <w:pPr>
        <w:keepNext/>
        <w:rPr>
          <w:rFonts w:ascii="Times New Roman" w:hAnsi="Times New Roman" w:cs="Times New Roman"/>
          <w:sz w:val="26"/>
          <w:szCs w:val="26"/>
        </w:rPr>
        <w:pPrChange w:id="1855" w:author="Nguyen Toan" w:date="2018-05-18T22:05:00Z">
          <w:pPr>
            <w:keepNext/>
            <w:ind w:firstLine="720"/>
          </w:pPr>
        </w:pPrChange>
      </w:pPr>
      <w:moveFrom w:id="1856" w:author="Nguyen Toan" w:date="2018-05-18T20:23:00Z">
        <w:r w:rsidRPr="00C307BC" w:rsidDel="00F90D5E">
          <w:rPr>
            <w:rFonts w:ascii="Times New Roman" w:hAnsi="Times New Roman" w:cs="Times New Roman"/>
            <w:noProof/>
            <w:sz w:val="26"/>
            <w:szCs w:val="26"/>
            <w:lang w:val="en-US"/>
          </w:rPr>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moveFrom>
    </w:p>
    <w:p w14:paraId="1D6AB7F1" w14:textId="4B0BD549" w:rsidR="00936FC8" w:rsidRPr="00C307BC" w:rsidDel="00F90D5E" w:rsidRDefault="00936FC8" w:rsidP="00BB66CD">
      <w:pPr>
        <w:jc w:val="center"/>
        <w:rPr>
          <w:rFonts w:ascii="Times New Roman" w:eastAsia="Times New Roman" w:hAnsi="Times New Roman" w:cs="Times New Roman"/>
          <w:sz w:val="26"/>
          <w:szCs w:val="26"/>
        </w:rPr>
        <w:pPrChange w:id="1857" w:author="Nguyen Toan" w:date="2018-05-18T22:05:00Z">
          <w:pPr>
            <w:ind w:firstLine="720"/>
            <w:jc w:val="center"/>
          </w:pPr>
        </w:pPrChange>
      </w:pPr>
      <w:bookmarkStart w:id="1858" w:name="_Ref512167235"/>
      <w:bookmarkStart w:id="1859" w:name="_Toc514157763"/>
      <w:moveFrom w:id="1860" w:author="Nguyen Toan" w:date="2018-05-18T20:23:00Z">
        <w:r w:rsidRPr="00C307BC" w:rsidDel="00F90D5E">
          <w:rPr>
            <w:rFonts w:ascii="Times New Roman" w:eastAsia="Times New Roman" w:hAnsi="Times New Roman" w:cs="Times New Roman"/>
            <w:sz w:val="26"/>
            <w:szCs w:val="26"/>
          </w:rPr>
          <w:t xml:space="preserve">Hình </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STYLEREF 1 \s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3</w:t>
        </w:r>
        <w:r w:rsidR="007B1CDB" w:rsidRPr="00C307BC" w:rsidDel="00F90D5E">
          <w:rPr>
            <w:rFonts w:ascii="Times New Roman" w:eastAsia="Times New Roman" w:hAnsi="Times New Roman" w:cs="Times New Roman"/>
            <w:sz w:val="26"/>
            <w:szCs w:val="26"/>
          </w:rPr>
          <w:fldChar w:fldCharType="end"/>
        </w:r>
        <w:r w:rsidR="007B1CDB" w:rsidRPr="00C307BC" w:rsidDel="00F90D5E">
          <w:rPr>
            <w:rFonts w:ascii="Times New Roman" w:eastAsia="Times New Roman" w:hAnsi="Times New Roman" w:cs="Times New Roman"/>
            <w:sz w:val="26"/>
            <w:szCs w:val="26"/>
          </w:rPr>
          <w:t>.</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SEQ Hình \* ARABIC \s 1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10</w:t>
        </w:r>
        <w:r w:rsidR="007B1CDB" w:rsidRPr="00C307BC" w:rsidDel="00F90D5E">
          <w:rPr>
            <w:rFonts w:ascii="Times New Roman" w:eastAsia="Times New Roman" w:hAnsi="Times New Roman" w:cs="Times New Roman"/>
            <w:sz w:val="26"/>
            <w:szCs w:val="26"/>
          </w:rPr>
          <w:fldChar w:fldCharType="end"/>
        </w:r>
        <w:bookmarkEnd w:id="1858"/>
        <w:r w:rsidRPr="00C307BC" w:rsidDel="00F90D5E">
          <w:rPr>
            <w:rFonts w:ascii="Times New Roman" w:eastAsia="Times New Roman" w:hAnsi="Times New Roman" w:cs="Times New Roman"/>
            <w:sz w:val="26"/>
            <w:szCs w:val="26"/>
          </w:rPr>
          <w:t>: Quản lý mã nguồn sử dụng Maven</w:t>
        </w:r>
        <w:bookmarkEnd w:id="1859"/>
      </w:moveFrom>
    </w:p>
    <w:p w14:paraId="1D6E58D8" w14:textId="59F0FBF9" w:rsidR="00850547" w:rsidRPr="00C307BC" w:rsidDel="00F90D5E" w:rsidRDefault="00D21169" w:rsidP="00BB66CD">
      <w:pPr>
        <w:spacing w:after="120" w:line="288" w:lineRule="auto"/>
        <w:jc w:val="both"/>
        <w:rPr>
          <w:rFonts w:ascii="Times New Roman" w:eastAsia="Times New Roman" w:hAnsi="Times New Roman" w:cs="Times New Roman"/>
          <w:sz w:val="26"/>
          <w:szCs w:val="26"/>
        </w:rPr>
        <w:pPrChange w:id="1861" w:author="Nguyen Toan" w:date="2018-05-18T22:05:00Z">
          <w:pPr>
            <w:spacing w:after="120" w:line="288" w:lineRule="auto"/>
            <w:ind w:firstLine="567"/>
            <w:jc w:val="both"/>
          </w:pPr>
        </w:pPrChange>
      </w:pPr>
      <w:moveFrom w:id="1862" w:author="Nguyen Toan" w:date="2018-05-18T20:23:00Z">
        <w:r w:rsidRPr="00C307BC" w:rsidDel="00F90D5E">
          <w:rPr>
            <w:rFonts w:ascii="Times New Roman" w:eastAsia="Times New Roman" w:hAnsi="Times New Roman" w:cs="Times New Roman"/>
            <w:sz w:val="26"/>
            <w:szCs w:val="26"/>
          </w:rPr>
          <w:t>Các thư viện phụ thuộc trong dự án được cấu hình theo phiên bản chuẩn để các lập trình viên trong một nhóm có thể tuân theo.</w:t>
        </w:r>
        <w:r w:rsidR="003D597F" w:rsidRPr="00C307BC" w:rsidDel="00F90D5E">
          <w:rPr>
            <w:rFonts w:ascii="Times New Roman" w:eastAsia="Times New Roman" w:hAnsi="Times New Roman" w:cs="Times New Roman"/>
            <w:sz w:val="26"/>
            <w:szCs w:val="26"/>
          </w:rPr>
          <w:t xml:space="preserve"> </w:t>
        </w:r>
        <w:r w:rsidR="00F417C2" w:rsidRPr="00C307BC" w:rsidDel="00F90D5E">
          <w:rPr>
            <w:rFonts w:ascii="Times New Roman" w:eastAsia="Times New Roman" w:hAnsi="Times New Roman" w:cs="Times New Roman"/>
            <w:sz w:val="26"/>
            <w:szCs w:val="26"/>
          </w:rPr>
          <w:t xml:space="preserve">Các </w:t>
        </w:r>
        <w:r w:rsidR="003D597F" w:rsidRPr="00C307BC" w:rsidDel="00F90D5E">
          <w:rPr>
            <w:rFonts w:ascii="Times New Roman" w:eastAsia="Times New Roman" w:hAnsi="Times New Roman" w:cs="Times New Roman"/>
            <w:sz w:val="26"/>
            <w:szCs w:val="26"/>
          </w:rPr>
          <w:t xml:space="preserve">hệ thống lớn, </w:t>
        </w:r>
        <w:r w:rsidR="00F417C2" w:rsidRPr="00C307BC" w:rsidDel="00F90D5E">
          <w:rPr>
            <w:rFonts w:ascii="Times New Roman" w:eastAsia="Times New Roman" w:hAnsi="Times New Roman" w:cs="Times New Roman"/>
            <w:sz w:val="26"/>
            <w:szCs w:val="26"/>
          </w:rPr>
          <w:t>phức tạp thường đòi hỏi việc đóng gói và triển khai liên tục, quản lý, nâng cấp và bảo trì mất nhiều thời gian. Maven sinh ra để giải quyết được vấn đề này.</w:t>
        </w:r>
      </w:moveFrom>
    </w:p>
    <w:p w14:paraId="25A5C075" w14:textId="6B302989" w:rsidR="00073AB1" w:rsidRPr="00C307BC" w:rsidDel="00F90D5E" w:rsidRDefault="00D80A76" w:rsidP="00BB66CD">
      <w:pPr>
        <w:spacing w:after="120" w:line="288" w:lineRule="auto"/>
        <w:jc w:val="both"/>
        <w:rPr>
          <w:rFonts w:ascii="Times New Roman" w:eastAsia="Times New Roman" w:hAnsi="Times New Roman" w:cs="Times New Roman"/>
          <w:sz w:val="26"/>
          <w:szCs w:val="26"/>
        </w:rPr>
        <w:pPrChange w:id="1863" w:author="Nguyen Toan" w:date="2018-05-18T22:05:00Z">
          <w:pPr>
            <w:spacing w:after="120" w:line="288" w:lineRule="auto"/>
            <w:ind w:firstLine="567"/>
            <w:jc w:val="both"/>
          </w:pPr>
        </w:pPrChange>
      </w:pPr>
      <w:moveFrom w:id="1864" w:author="Nguyen Toan" w:date="2018-05-18T20:23:00Z">
        <w:r w:rsidDel="00F90D5E">
          <w:rPr>
            <w:rFonts w:ascii="Times New Roman" w:eastAsia="Times New Roman" w:hAnsi="Times New Roman" w:cs="Times New Roman"/>
            <w:sz w:val="26"/>
            <w:szCs w:val="26"/>
          </w:rPr>
          <w:t>Ngoài việc</w:t>
        </w:r>
        <w:r w:rsidR="003A791D" w:rsidRPr="00C307BC" w:rsidDel="00F90D5E">
          <w:rPr>
            <w:rFonts w:ascii="Times New Roman" w:eastAsia="Times New Roman" w:hAnsi="Times New Roman" w:cs="Times New Roman"/>
            <w:sz w:val="26"/>
            <w:szCs w:val="26"/>
          </w:rPr>
          <w:t xml:space="preserve"> có thể được tích hợp như một plugin trong các </w:t>
        </w:r>
        <w:r w:rsidDel="00F90D5E">
          <w:rPr>
            <w:rFonts w:ascii="Times New Roman" w:eastAsia="Times New Roman" w:hAnsi="Times New Roman" w:cs="Times New Roman"/>
            <w:sz w:val="26"/>
            <w:szCs w:val="26"/>
          </w:rPr>
          <w:t>môi trường phát triển, maven còn cung cấp giao diện quản lý bằng</w:t>
        </w:r>
        <w:r w:rsidR="002D06EA" w:rsidRPr="00C307BC" w:rsidDel="00F90D5E">
          <w:rPr>
            <w:rFonts w:ascii="Times New Roman" w:eastAsia="Times New Roman" w:hAnsi="Times New Roman" w:cs="Times New Roman"/>
            <w:sz w:val="26"/>
            <w:szCs w:val="26"/>
          </w:rPr>
          <w:t xml:space="preserve"> dòng lệnh (command line)</w:t>
        </w:r>
        <w:r w:rsidR="007B4D17" w:rsidDel="00F90D5E">
          <w:rPr>
            <w:rFonts w:ascii="Times New Roman" w:eastAsia="Times New Roman" w:hAnsi="Times New Roman" w:cs="Times New Roman"/>
            <w:sz w:val="26"/>
            <w:szCs w:val="26"/>
          </w:rPr>
          <w:t xml:space="preserve">. </w:t>
        </w:r>
        <w:r w:rsidR="009247A9" w:rsidDel="00F90D5E">
          <w:rPr>
            <w:rFonts w:ascii="Times New Roman" w:eastAsia="Times New Roman" w:hAnsi="Times New Roman" w:cs="Times New Roman"/>
            <w:sz w:val="26"/>
            <w:szCs w:val="26"/>
          </w:rPr>
          <w:t>C</w:t>
        </w:r>
        <w:r w:rsidR="00073AB1" w:rsidRPr="00C307BC" w:rsidDel="00F90D5E">
          <w:rPr>
            <w:rFonts w:ascii="Times New Roman" w:eastAsia="Times New Roman" w:hAnsi="Times New Roman" w:cs="Times New Roman"/>
            <w:sz w:val="26"/>
            <w:szCs w:val="26"/>
          </w:rPr>
          <w:t>ác câu lệnh cơ bản phục vụ quá trình phát triển bao gồm:  dọn dẹp (clean), biên dịch (build), kiểm thử (test), đóng gói (packag) và triển khai (deploy). Ngoài ra còn có các thuộc tính bổ xung phục vụ cho việc đóng gói ứng dụng.</w:t>
        </w:r>
      </w:moveFrom>
    </w:p>
    <w:p w14:paraId="1D7B2D72" w14:textId="3DE1453E" w:rsidR="00912A0F" w:rsidRPr="00C307BC" w:rsidDel="00F90D5E" w:rsidRDefault="00912A0F" w:rsidP="00BB66CD">
      <w:pPr>
        <w:pStyle w:val="ListParagraph"/>
        <w:numPr>
          <w:ilvl w:val="2"/>
          <w:numId w:val="5"/>
        </w:numPr>
        <w:spacing w:before="240" w:after="120" w:line="288" w:lineRule="auto"/>
        <w:ind w:left="0" w:firstLine="0"/>
        <w:contextualSpacing w:val="0"/>
        <w:outlineLvl w:val="2"/>
        <w:rPr>
          <w:rFonts w:ascii="Times New Roman" w:eastAsia="Times New Roman" w:hAnsi="Times New Roman" w:cs="Times New Roman"/>
          <w:b/>
          <w:sz w:val="26"/>
          <w:szCs w:val="26"/>
        </w:rPr>
        <w:pPrChange w:id="1865" w:author="Nguyen Toan" w:date="2018-05-18T22:05:00Z">
          <w:pPr>
            <w:pStyle w:val="ListParagraph"/>
            <w:numPr>
              <w:ilvl w:val="2"/>
              <w:numId w:val="5"/>
            </w:numPr>
            <w:spacing w:before="240" w:after="120" w:line="288" w:lineRule="auto"/>
            <w:ind w:hanging="720"/>
            <w:contextualSpacing w:val="0"/>
            <w:outlineLvl w:val="2"/>
          </w:pPr>
        </w:pPrChange>
      </w:pPr>
      <w:moveFrom w:id="1866" w:author="Nguyen Toan" w:date="2018-05-18T20:23:00Z">
        <w:r w:rsidRPr="00C307BC" w:rsidDel="00F90D5E">
          <w:rPr>
            <w:rFonts w:ascii="Times New Roman" w:eastAsia="Times New Roman" w:hAnsi="Times New Roman" w:cs="Times New Roman"/>
            <w:b/>
            <w:sz w:val="26"/>
            <w:szCs w:val="26"/>
          </w:rPr>
          <w:t>Jenkins</w:t>
        </w:r>
      </w:moveFrom>
    </w:p>
    <w:p w14:paraId="083D7670" w14:textId="7B4CA42A" w:rsidR="00CF0092" w:rsidRPr="00C307BC" w:rsidDel="00F90D5E" w:rsidRDefault="00042C70" w:rsidP="00BB66CD">
      <w:pPr>
        <w:spacing w:after="120"/>
        <w:jc w:val="both"/>
        <w:rPr>
          <w:rFonts w:ascii="Times New Roman" w:eastAsia="Times New Roman" w:hAnsi="Times New Roman" w:cs="Times New Roman"/>
          <w:sz w:val="26"/>
          <w:szCs w:val="26"/>
        </w:rPr>
        <w:pPrChange w:id="1867" w:author="Nguyen Toan" w:date="2018-05-18T22:05:00Z">
          <w:pPr>
            <w:spacing w:after="120"/>
            <w:ind w:firstLine="567"/>
            <w:jc w:val="both"/>
          </w:pPr>
        </w:pPrChange>
      </w:pPr>
      <w:moveFrom w:id="1868" w:author="Nguyen Toan" w:date="2018-05-18T20:23:00Z">
        <w:r w:rsidRPr="00C307BC" w:rsidDel="00F90D5E">
          <w:rPr>
            <w:rFonts w:ascii="Times New Roman" w:eastAsia="Times New Roman" w:hAnsi="Times New Roman" w:cs="Times New Roman"/>
            <w:sz w:val="26"/>
            <w:szCs w:val="26"/>
          </w:rPr>
          <w:t xml:space="preserve">Để hạn chế tối đa các lỗi xảy ra trong quá trình phát triển, ta nên sử dụng Jenkins </w:t>
        </w:r>
        <w:r w:rsidR="000C2EA9" w:rsidRPr="00C307BC" w:rsidDel="00F90D5E">
          <w:rPr>
            <w:rFonts w:ascii="Times New Roman" w:eastAsia="Times New Roman" w:hAnsi="Times New Roman" w:cs="Times New Roman"/>
            <w:sz w:val="26"/>
            <w:szCs w:val="26"/>
          </w:rPr>
          <w:t xml:space="preserve">để đặt lịch kiểm thử hồi quy </w:t>
        </w:r>
        <w:r w:rsidR="00E80254" w:rsidRPr="00C307BC" w:rsidDel="00F90D5E">
          <w:rPr>
            <w:rFonts w:ascii="Times New Roman" w:eastAsia="Times New Roman" w:hAnsi="Times New Roman" w:cs="Times New Roman"/>
            <w:sz w:val="26"/>
            <w:szCs w:val="26"/>
          </w:rPr>
          <w:t>cho bộ mã nguồn phát triển.</w:t>
        </w:r>
        <w:r w:rsidR="00310996" w:rsidRPr="00C307BC" w:rsidDel="00F90D5E">
          <w:rPr>
            <w:rFonts w:ascii="Times New Roman" w:eastAsia="Times New Roman" w:hAnsi="Times New Roman" w:cs="Times New Roman"/>
            <w:sz w:val="26"/>
            <w:szCs w:val="26"/>
          </w:rPr>
          <w:t xml:space="preserve"> </w:t>
        </w:r>
        <w:r w:rsidR="00320D08" w:rsidRPr="00C307BC" w:rsidDel="00F90D5E">
          <w:rPr>
            <w:rFonts w:ascii="Times New Roman" w:eastAsia="Times New Roman" w:hAnsi="Times New Roman" w:cs="Times New Roman"/>
            <w:sz w:val="26"/>
            <w:szCs w:val="26"/>
          </w:rPr>
          <w:t>Quá trình chạy các ca kiểm thử mất nhiều thời gian vì vậy việc tự động hoá giúp tiết kiệm được chi phí phát triển ứng dụng.</w:t>
        </w:r>
        <w:r w:rsidR="008915BF" w:rsidRPr="00C307BC" w:rsidDel="00F90D5E">
          <w:rPr>
            <w:rFonts w:ascii="Times New Roman" w:eastAsia="Times New Roman" w:hAnsi="Times New Roman" w:cs="Times New Roman"/>
            <w:sz w:val="26"/>
            <w:szCs w:val="26"/>
          </w:rPr>
          <w:t xml:space="preserve"> Jenkins cung cấp lịch sử biên dịch và chạy thử để giúp quá trình tìm lỗi</w:t>
        </w:r>
        <w:r w:rsidR="00363B60" w:rsidRPr="00C307BC" w:rsidDel="00F90D5E">
          <w:rPr>
            <w:rFonts w:ascii="Times New Roman" w:eastAsia="Times New Roman" w:hAnsi="Times New Roman" w:cs="Times New Roman"/>
            <w:sz w:val="26"/>
            <w:szCs w:val="26"/>
          </w:rPr>
          <w:t xml:space="preserve"> diễn ra dễ dàng hơn.</w:t>
        </w:r>
        <w:r w:rsidR="00276DBB" w:rsidRPr="00C307BC" w:rsidDel="00F90D5E">
          <w:rPr>
            <w:rFonts w:ascii="Times New Roman" w:eastAsia="Times New Roman" w:hAnsi="Times New Roman" w:cs="Times New Roman"/>
            <w:sz w:val="26"/>
            <w:szCs w:val="26"/>
          </w:rPr>
          <w:t xml:space="preserve"> Lập trình viên được cung cấp các thông tin cần thiết để khoanh vùng lỗi.</w:t>
        </w:r>
      </w:moveFrom>
    </w:p>
    <w:p w14:paraId="25B30A57" w14:textId="0FAE81B5" w:rsidR="004C20BD" w:rsidRPr="00C307BC" w:rsidDel="00F90D5E" w:rsidRDefault="004C20BD" w:rsidP="00BB66CD">
      <w:pPr>
        <w:pStyle w:val="ListParagraph"/>
        <w:numPr>
          <w:ilvl w:val="3"/>
          <w:numId w:val="5"/>
        </w:numPr>
        <w:spacing w:before="240" w:after="120" w:line="288" w:lineRule="auto"/>
        <w:ind w:left="0" w:firstLine="0"/>
        <w:contextualSpacing w:val="0"/>
        <w:outlineLvl w:val="3"/>
        <w:rPr>
          <w:rFonts w:ascii="Times New Roman" w:eastAsia="Times New Roman" w:hAnsi="Times New Roman" w:cs="Times New Roman"/>
          <w:b/>
          <w:sz w:val="26"/>
          <w:szCs w:val="26"/>
        </w:rPr>
        <w:pPrChange w:id="1869" w:author="Nguyen Toan" w:date="2018-05-18T22:05:00Z">
          <w:pPr>
            <w:pStyle w:val="ListParagraph"/>
            <w:numPr>
              <w:ilvl w:val="3"/>
              <w:numId w:val="5"/>
            </w:numPr>
            <w:spacing w:before="240" w:after="120" w:line="288" w:lineRule="auto"/>
            <w:ind w:left="1077" w:hanging="1077"/>
            <w:contextualSpacing w:val="0"/>
            <w:outlineLvl w:val="3"/>
          </w:pPr>
        </w:pPrChange>
      </w:pPr>
      <w:moveFrom w:id="1870" w:author="Nguyen Toan" w:date="2018-05-18T20:23:00Z">
        <w:r w:rsidRPr="00C307BC" w:rsidDel="00F90D5E">
          <w:rPr>
            <w:rFonts w:ascii="Times New Roman" w:eastAsia="Times New Roman" w:hAnsi="Times New Roman" w:cs="Times New Roman"/>
            <w:b/>
            <w:sz w:val="26"/>
            <w:szCs w:val="26"/>
          </w:rPr>
          <w:t>Khái niệm</w:t>
        </w:r>
      </w:moveFrom>
    </w:p>
    <w:p w14:paraId="3C7964B5" w14:textId="5C66FACF" w:rsidR="00F174EC" w:rsidRPr="00C307BC" w:rsidDel="00F90D5E" w:rsidRDefault="00F174EC" w:rsidP="00BB66CD">
      <w:pPr>
        <w:spacing w:after="120"/>
        <w:jc w:val="both"/>
        <w:rPr>
          <w:rFonts w:ascii="Times New Roman" w:eastAsia="Times New Roman" w:hAnsi="Times New Roman" w:cs="Times New Roman"/>
          <w:sz w:val="26"/>
          <w:szCs w:val="26"/>
        </w:rPr>
        <w:pPrChange w:id="1871" w:author="Nguyen Toan" w:date="2018-05-18T22:05:00Z">
          <w:pPr>
            <w:spacing w:after="120"/>
            <w:ind w:firstLine="567"/>
            <w:jc w:val="both"/>
          </w:pPr>
        </w:pPrChange>
      </w:pPr>
      <w:moveFrom w:id="1872" w:author="Nguyen Toan" w:date="2018-05-18T20:23:00Z">
        <w:r w:rsidRPr="00C307BC" w:rsidDel="00F90D5E">
          <w:rPr>
            <w:rFonts w:ascii="Times New Roman" w:eastAsia="Times New Roman" w:hAnsi="Times New Roman" w:cs="Times New Roman"/>
            <w:sz w:val="26"/>
            <w:szCs w:val="26"/>
          </w:rPr>
          <w:t xml:space="preserve">Jenkins là thư viện mã nguồn mở cho phép quản lý </w:t>
        </w:r>
        <w:r w:rsidR="00DC647C" w:rsidRPr="00C307BC" w:rsidDel="00F90D5E">
          <w:rPr>
            <w:rFonts w:ascii="Times New Roman" w:eastAsia="Times New Roman" w:hAnsi="Times New Roman" w:cs="Times New Roman"/>
            <w:sz w:val="26"/>
            <w:szCs w:val="26"/>
          </w:rPr>
          <w:t>mã nguồn</w:t>
        </w:r>
        <w:r w:rsidRPr="00C307BC" w:rsidDel="00F90D5E">
          <w:rPr>
            <w:rFonts w:ascii="Times New Roman" w:eastAsia="Times New Roman" w:hAnsi="Times New Roman" w:cs="Times New Roman"/>
            <w:sz w:val="26"/>
            <w:szCs w:val="26"/>
          </w:rPr>
          <w:t xml:space="preserve"> và </w:t>
        </w:r>
        <w:r w:rsidR="006651C3" w:rsidRPr="00C307BC" w:rsidDel="00F90D5E">
          <w:rPr>
            <w:rFonts w:ascii="Times New Roman" w:eastAsia="Times New Roman" w:hAnsi="Times New Roman" w:cs="Times New Roman"/>
            <w:sz w:val="26"/>
            <w:szCs w:val="26"/>
          </w:rPr>
          <w:t>triển khai</w:t>
        </w:r>
        <w:r w:rsidRPr="00C307BC" w:rsidDel="00F90D5E">
          <w:rPr>
            <w:rFonts w:ascii="Times New Roman" w:eastAsia="Times New Roman" w:hAnsi="Times New Roman" w:cs="Times New Roman"/>
            <w:sz w:val="26"/>
            <w:szCs w:val="26"/>
          </w:rPr>
          <w:t xml:space="preserve"> một cách tự động, cả khi </w:t>
        </w:r>
        <w:r w:rsidR="003611AA" w:rsidRPr="00C307BC" w:rsidDel="00F90D5E">
          <w:rPr>
            <w:rFonts w:ascii="Times New Roman" w:eastAsia="Times New Roman" w:hAnsi="Times New Roman" w:cs="Times New Roman"/>
            <w:sz w:val="26"/>
            <w:szCs w:val="26"/>
          </w:rPr>
          <w:t>dự án</w:t>
        </w:r>
        <w:r w:rsidRPr="00C307BC" w:rsidDel="00F90D5E">
          <w:rPr>
            <w:rFonts w:ascii="Times New Roman" w:eastAsia="Times New Roman" w:hAnsi="Times New Roman" w:cs="Times New Roman"/>
            <w:sz w:val="26"/>
            <w:szCs w:val="26"/>
          </w:rPr>
          <w:t xml:space="preserve"> đang </w:t>
        </w:r>
        <w:r w:rsidR="005140D6" w:rsidRPr="00C307BC" w:rsidDel="00F90D5E">
          <w:rPr>
            <w:rFonts w:ascii="Times New Roman" w:eastAsia="Times New Roman" w:hAnsi="Times New Roman" w:cs="Times New Roman"/>
            <w:sz w:val="26"/>
            <w:szCs w:val="26"/>
          </w:rPr>
          <w:t>trong giai đoạn</w:t>
        </w:r>
        <w:r w:rsidRPr="00C307BC" w:rsidDel="00F90D5E">
          <w:rPr>
            <w:rFonts w:ascii="Times New Roman" w:eastAsia="Times New Roman" w:hAnsi="Times New Roman" w:cs="Times New Roman"/>
            <w:sz w:val="26"/>
            <w:szCs w:val="26"/>
          </w:rPr>
          <w:t xml:space="preserve"> phát triển</w:t>
        </w:r>
        <w:r w:rsidR="00C8359C" w:rsidRPr="00C307BC" w:rsidDel="00F90D5E">
          <w:rPr>
            <w:rFonts w:ascii="Times New Roman" w:eastAsia="Times New Roman" w:hAnsi="Times New Roman" w:cs="Times New Roman"/>
            <w:sz w:val="26"/>
            <w:szCs w:val="26"/>
          </w:rPr>
          <w:t>. Nó giúp khép kín quy trình phát triển phần mềm một cách tự động theo mô hình Agile</w:t>
        </w:r>
        <w:r w:rsidR="00592420" w:rsidRPr="00C307BC" w:rsidDel="00F90D5E">
          <w:rPr>
            <w:rFonts w:ascii="Times New Roman" w:eastAsia="Times New Roman" w:hAnsi="Times New Roman" w:cs="Times New Roman"/>
            <w:sz w:val="26"/>
            <w:szCs w:val="26"/>
          </w:rPr>
          <w:t xml:space="preserve"> nói chung và việc tích hợp liên tục nói riêng</w:t>
        </w:r>
        <w:r w:rsidRPr="00C307BC" w:rsidDel="00F90D5E">
          <w:rPr>
            <w:rFonts w:ascii="Times New Roman" w:eastAsia="Times New Roman" w:hAnsi="Times New Roman" w:cs="Times New Roman"/>
            <w:sz w:val="26"/>
            <w:szCs w:val="26"/>
          </w:rPr>
          <w:t>. Jenkin</w:t>
        </w:r>
        <w:r w:rsidR="00C56DA3" w:rsidRPr="00C307BC" w:rsidDel="00F90D5E">
          <w:rPr>
            <w:rFonts w:ascii="Times New Roman" w:eastAsia="Times New Roman" w:hAnsi="Times New Roman" w:cs="Times New Roman"/>
            <w:sz w:val="26"/>
            <w:szCs w:val="26"/>
          </w:rPr>
          <w:t>s</w:t>
        </w:r>
        <w:r w:rsidR="002B2015" w:rsidRPr="00C307BC" w:rsidDel="00F90D5E">
          <w:rPr>
            <w:rFonts w:ascii="Times New Roman" w:eastAsia="Times New Roman" w:hAnsi="Times New Roman" w:cs="Times New Roman"/>
            <w:sz w:val="26"/>
            <w:szCs w:val="26"/>
          </w:rPr>
          <w:t xml:space="preserve"> được phát triển trên nền tảng Java, nó</w:t>
        </w:r>
        <w:r w:rsidRPr="00C307BC" w:rsidDel="00F90D5E">
          <w:rPr>
            <w:rFonts w:ascii="Times New Roman" w:eastAsia="Times New Roman" w:hAnsi="Times New Roman" w:cs="Times New Roman"/>
            <w:sz w:val="26"/>
            <w:szCs w:val="26"/>
          </w:rPr>
          <w:t xml:space="preserve"> hỗ trợ nhiều nền tảng khác nhau</w:t>
        </w:r>
        <w:r w:rsidR="002B2015" w:rsidRPr="00C307BC" w:rsidDel="00F90D5E">
          <w:rPr>
            <w:rFonts w:ascii="Times New Roman" w:eastAsia="Times New Roman" w:hAnsi="Times New Roman" w:cs="Times New Roman"/>
            <w:sz w:val="26"/>
            <w:szCs w:val="26"/>
          </w:rPr>
          <w:t xml:space="preserve"> và có thể kết hợp được nhiều công cụ khác</w:t>
        </w:r>
        <w:r w:rsidR="00A5704F" w:rsidRPr="00C307BC" w:rsidDel="00F90D5E">
          <w:rPr>
            <w:rFonts w:ascii="Times New Roman" w:eastAsia="Times New Roman" w:hAnsi="Times New Roman" w:cs="Times New Roman"/>
            <w:sz w:val="26"/>
            <w:szCs w:val="26"/>
          </w:rPr>
          <w:t>. Hiện tại, Jenkins hỗ trợ tích hợp hơn 400 plugins</w:t>
        </w:r>
        <w:r w:rsidRPr="00C307BC" w:rsidDel="00F90D5E">
          <w:rPr>
            <w:rFonts w:ascii="Times New Roman" w:eastAsia="Times New Roman" w:hAnsi="Times New Roman" w:cs="Times New Roman"/>
            <w:sz w:val="26"/>
            <w:szCs w:val="26"/>
          </w:rPr>
          <w:t>. Jenkins</w:t>
        </w:r>
        <w:r w:rsidR="002D5DC3" w:rsidRPr="00C307BC" w:rsidDel="00F90D5E">
          <w:rPr>
            <w:rFonts w:ascii="Times New Roman" w:eastAsia="Times New Roman" w:hAnsi="Times New Roman" w:cs="Times New Roman"/>
            <w:sz w:val="26"/>
            <w:szCs w:val="26"/>
          </w:rPr>
          <w:t xml:space="preserve"> có thể</w:t>
        </w:r>
        <w:r w:rsidRPr="00C307BC" w:rsidDel="00F90D5E">
          <w:rPr>
            <w:rFonts w:ascii="Times New Roman" w:eastAsia="Times New Roman" w:hAnsi="Times New Roman" w:cs="Times New Roman"/>
            <w:sz w:val="26"/>
            <w:szCs w:val="26"/>
          </w:rPr>
          <w:t xml:space="preserve"> chạy trên các hệ điều hành  Windows, Linux, Mac OS và Solaris.</w:t>
        </w:r>
      </w:moveFrom>
    </w:p>
    <w:p w14:paraId="181948A7" w14:textId="311EB2B9" w:rsidR="00F174EC" w:rsidRPr="00C307BC" w:rsidDel="00F90D5E" w:rsidRDefault="00F174EC" w:rsidP="00BB66CD">
      <w:pPr>
        <w:spacing w:after="120"/>
        <w:jc w:val="both"/>
        <w:rPr>
          <w:rFonts w:ascii="Times New Roman" w:eastAsia="Times New Roman" w:hAnsi="Times New Roman" w:cs="Times New Roman"/>
          <w:sz w:val="26"/>
          <w:szCs w:val="26"/>
        </w:rPr>
        <w:pPrChange w:id="1873" w:author="Nguyen Toan" w:date="2018-05-18T22:05:00Z">
          <w:pPr>
            <w:spacing w:after="120"/>
            <w:ind w:firstLine="567"/>
            <w:jc w:val="both"/>
          </w:pPr>
        </w:pPrChange>
      </w:pPr>
      <w:moveFrom w:id="1874" w:author="Nguyen Toan" w:date="2018-05-18T20:23:00Z">
        <w:r w:rsidRPr="00C307BC" w:rsidDel="00F90D5E">
          <w:rPr>
            <w:rFonts w:ascii="Times New Roman" w:eastAsia="Times New Roman" w:hAnsi="Times New Roman" w:cs="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w:t>
        </w:r>
        <w:r w:rsidR="00F44748" w:rsidRPr="00C307BC" w:rsidDel="00F90D5E">
          <w:rPr>
            <w:rFonts w:ascii="Times New Roman" w:eastAsia="Times New Roman" w:hAnsi="Times New Roman" w:cs="Times New Roman"/>
            <w:sz w:val="26"/>
            <w:szCs w:val="26"/>
          </w:rPr>
          <w:t>, Apache Ant..</w:t>
        </w:r>
        <w:r w:rsidRPr="00C307BC" w:rsidDel="00F90D5E">
          <w:rPr>
            <w:rFonts w:ascii="Times New Roman" w:eastAsia="Times New Roman" w:hAnsi="Times New Roman" w:cs="Times New Roman"/>
            <w:sz w:val="26"/>
            <w:szCs w:val="26"/>
          </w:rPr>
          <w:t>.</w:t>
        </w:r>
      </w:moveFrom>
    </w:p>
    <w:p w14:paraId="307DFD97" w14:textId="3AB9DE66" w:rsidR="00C62187" w:rsidRPr="00C307BC" w:rsidDel="00F90D5E" w:rsidRDefault="008F1501" w:rsidP="00BB66CD">
      <w:pPr>
        <w:spacing w:after="120"/>
        <w:jc w:val="both"/>
        <w:rPr>
          <w:rFonts w:ascii="Times New Roman" w:eastAsia="Times New Roman" w:hAnsi="Times New Roman" w:cs="Times New Roman"/>
          <w:sz w:val="26"/>
          <w:szCs w:val="26"/>
        </w:rPr>
        <w:pPrChange w:id="1875" w:author="Nguyen Toan" w:date="2018-05-18T22:05:00Z">
          <w:pPr>
            <w:spacing w:after="120"/>
            <w:ind w:firstLine="567"/>
            <w:jc w:val="both"/>
          </w:pPr>
        </w:pPrChange>
      </w:pPr>
      <w:moveFrom w:id="1876" w:author="Nguyen Toan" w:date="2018-05-18T20:23:00Z">
        <w:r w:rsidRPr="00C307BC" w:rsidDel="00F90D5E">
          <w:rPr>
            <w:rFonts w:ascii="Times New Roman" w:eastAsia="Times New Roman" w:hAnsi="Times New Roman" w:cs="Times New Roman"/>
            <w:sz w:val="26"/>
            <w:szCs w:val="26"/>
          </w:rPr>
          <w:t>Jenkins là một phần mềm cho phép tích hợp liên tục. Jenkins sẽ được cài đặt trên một máy chủ nơi diễn ra</w:t>
        </w:r>
        <w:r w:rsidR="00127A94" w:rsidRPr="00C307BC" w:rsidDel="00F90D5E">
          <w:rPr>
            <w:rFonts w:ascii="Times New Roman" w:eastAsia="Times New Roman" w:hAnsi="Times New Roman" w:cs="Times New Roman"/>
            <w:sz w:val="26"/>
            <w:szCs w:val="26"/>
          </w:rPr>
          <w:t xml:space="preserve"> quá trình biên dịch</w:t>
        </w:r>
        <w:r w:rsidRPr="00C307BC" w:rsidDel="00F90D5E">
          <w:rPr>
            <w:rFonts w:ascii="Times New Roman" w:eastAsia="Times New Roman" w:hAnsi="Times New Roman" w:cs="Times New Roman"/>
            <w:sz w:val="26"/>
            <w:szCs w:val="26"/>
          </w:rPr>
          <w:t xml:space="preserve">. </w:t>
        </w:r>
        <w:r w:rsidR="00C62187" w:rsidRPr="00C307BC" w:rsidDel="00F90D5E">
          <w:rPr>
            <w:rFonts w:ascii="Times New Roman" w:eastAsia="Times New Roman" w:hAnsi="Times New Roman" w:cs="Times New Roman"/>
            <w:sz w:val="26"/>
            <w:szCs w:val="26"/>
          </w:rPr>
          <w:t>M</w:t>
        </w:r>
        <w:r w:rsidRPr="00C307BC" w:rsidDel="00F90D5E">
          <w:rPr>
            <w:rFonts w:ascii="Times New Roman" w:eastAsia="Times New Roman" w:hAnsi="Times New Roman" w:cs="Times New Roman"/>
            <w:sz w:val="26"/>
            <w:szCs w:val="26"/>
          </w:rPr>
          <w:t>ột quy trình làm việc rất đơn giản về cách thức hoạt động của Jenkins</w:t>
        </w:r>
        <w:r w:rsidR="00C62187" w:rsidRPr="00C307BC" w:rsidDel="00F90D5E">
          <w:rPr>
            <w:rFonts w:ascii="Times New Roman" w:eastAsia="Times New Roman" w:hAnsi="Times New Roman" w:cs="Times New Roman"/>
            <w:sz w:val="26"/>
            <w:szCs w:val="26"/>
          </w:rPr>
          <w:t xml:space="preserve"> bao gồm:</w:t>
        </w:r>
        <w:r w:rsidR="001D61A8" w:rsidRPr="00C307BC" w:rsidDel="00F90D5E">
          <w:rPr>
            <w:rFonts w:ascii="Times New Roman" w:eastAsia="Times New Roman" w:hAnsi="Times New Roman" w:cs="Times New Roman"/>
            <w:sz w:val="26"/>
            <w:szCs w:val="26"/>
          </w:rPr>
          <w:t xml:space="preserve">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moveFrom>
    </w:p>
    <w:p w14:paraId="226095C4" w14:textId="4794F20B" w:rsidR="00523446" w:rsidRPr="00C307BC" w:rsidDel="00F90D5E" w:rsidRDefault="00523446" w:rsidP="00BB66CD">
      <w:pPr>
        <w:pStyle w:val="ListParagraph"/>
        <w:numPr>
          <w:ilvl w:val="3"/>
          <w:numId w:val="5"/>
        </w:numPr>
        <w:spacing w:before="240" w:after="120" w:line="288" w:lineRule="auto"/>
        <w:ind w:left="0" w:firstLine="0"/>
        <w:contextualSpacing w:val="0"/>
        <w:outlineLvl w:val="3"/>
        <w:rPr>
          <w:rFonts w:ascii="Times New Roman" w:eastAsia="Times New Roman" w:hAnsi="Times New Roman" w:cs="Times New Roman"/>
          <w:b/>
          <w:sz w:val="26"/>
          <w:szCs w:val="26"/>
        </w:rPr>
        <w:pPrChange w:id="1877" w:author="Nguyen Toan" w:date="2018-05-18T22:05:00Z">
          <w:pPr>
            <w:pStyle w:val="ListParagraph"/>
            <w:numPr>
              <w:ilvl w:val="3"/>
              <w:numId w:val="5"/>
            </w:numPr>
            <w:spacing w:before="240" w:after="120" w:line="288" w:lineRule="auto"/>
            <w:ind w:left="1077" w:hanging="1077"/>
            <w:contextualSpacing w:val="0"/>
            <w:outlineLvl w:val="3"/>
          </w:pPr>
        </w:pPrChange>
      </w:pPr>
      <w:moveFrom w:id="1878" w:author="Nguyen Toan" w:date="2018-05-18T20:23:00Z">
        <w:r w:rsidRPr="00C307BC" w:rsidDel="00F90D5E">
          <w:rPr>
            <w:rFonts w:ascii="Times New Roman" w:eastAsia="Times New Roman" w:hAnsi="Times New Roman" w:cs="Times New Roman"/>
            <w:b/>
            <w:sz w:val="26"/>
            <w:szCs w:val="26"/>
          </w:rPr>
          <w:t>C</w:t>
        </w:r>
        <w:r w:rsidR="00275FAA" w:rsidRPr="00C307BC" w:rsidDel="00F90D5E">
          <w:rPr>
            <w:rFonts w:ascii="Times New Roman" w:eastAsia="Times New Roman" w:hAnsi="Times New Roman" w:cs="Times New Roman"/>
            <w:b/>
            <w:sz w:val="26"/>
            <w:szCs w:val="26"/>
          </w:rPr>
          <w:t>ác c</w:t>
        </w:r>
        <w:r w:rsidRPr="00C307BC" w:rsidDel="00F90D5E">
          <w:rPr>
            <w:rFonts w:ascii="Times New Roman" w:eastAsia="Times New Roman" w:hAnsi="Times New Roman" w:cs="Times New Roman"/>
            <w:b/>
            <w:sz w:val="26"/>
            <w:szCs w:val="26"/>
          </w:rPr>
          <w:t>ấu hình</w:t>
        </w:r>
        <w:r w:rsidR="00275FAA" w:rsidRPr="00C307BC" w:rsidDel="00F90D5E">
          <w:rPr>
            <w:rFonts w:ascii="Times New Roman" w:eastAsia="Times New Roman" w:hAnsi="Times New Roman" w:cs="Times New Roman"/>
            <w:b/>
            <w:sz w:val="26"/>
            <w:szCs w:val="26"/>
          </w:rPr>
          <w:t xml:space="preserve"> cơ bản</w:t>
        </w:r>
      </w:moveFrom>
    </w:p>
    <w:p w14:paraId="13803B6D" w14:textId="35195DF5" w:rsidR="00DD37E3" w:rsidRPr="00C307BC" w:rsidDel="00F90D5E" w:rsidRDefault="00DD37E3" w:rsidP="00BB66CD">
      <w:pPr>
        <w:spacing w:after="120"/>
        <w:jc w:val="both"/>
        <w:rPr>
          <w:rFonts w:ascii="Times New Roman" w:eastAsia="Times New Roman" w:hAnsi="Times New Roman" w:cs="Times New Roman"/>
          <w:sz w:val="26"/>
          <w:szCs w:val="26"/>
        </w:rPr>
        <w:pPrChange w:id="1879" w:author="Nguyen Toan" w:date="2018-05-18T22:05:00Z">
          <w:pPr>
            <w:spacing w:after="120"/>
            <w:ind w:firstLine="567"/>
            <w:jc w:val="both"/>
          </w:pPr>
        </w:pPrChange>
      </w:pPr>
      <w:moveFrom w:id="1880" w:author="Nguyen Toan" w:date="2018-05-18T20:23:00Z">
        <w:r w:rsidRPr="00C307BC" w:rsidDel="00F90D5E">
          <w:rPr>
            <w:rFonts w:ascii="Times New Roman" w:eastAsia="Times New Roman" w:hAnsi="Times New Roman" w:cs="Times New Roman"/>
            <w:sz w:val="26"/>
            <w:szCs w:val="26"/>
          </w:rPr>
          <w:t>Jenkins cung cấp menu quản lý các cấu hình và tác vụ</w:t>
        </w:r>
        <w:r w:rsidR="00592A0F" w:rsidRPr="00C307BC" w:rsidDel="00F90D5E">
          <w:rPr>
            <w:rFonts w:ascii="Times New Roman" w:eastAsia="Times New Roman" w:hAnsi="Times New Roman" w:cs="Times New Roman"/>
            <w:sz w:val="26"/>
            <w:szCs w:val="26"/>
          </w:rPr>
          <w:t xml:space="preserve"> tại đường dẫn “Manage Jenkins” (xem</w:t>
        </w:r>
        <w:r w:rsidR="00D21556" w:rsidRPr="00C307BC" w:rsidDel="00F90D5E">
          <w:rPr>
            <w:rFonts w:ascii="Times New Roman" w:eastAsia="Times New Roman" w:hAnsi="Times New Roman" w:cs="Times New Roman"/>
            <w:sz w:val="26"/>
            <w:szCs w:val="26"/>
          </w:rPr>
          <w:t xml:space="preserve"> </w:t>
        </w:r>
        <w:r w:rsidR="00D21556" w:rsidRPr="00C307BC" w:rsidDel="00F90D5E">
          <w:rPr>
            <w:rFonts w:ascii="Times New Roman" w:eastAsia="Times New Roman" w:hAnsi="Times New Roman" w:cs="Times New Roman"/>
            <w:sz w:val="26"/>
            <w:szCs w:val="26"/>
          </w:rPr>
          <w:fldChar w:fldCharType="begin"/>
        </w:r>
        <w:r w:rsidR="00D21556" w:rsidRPr="00C307BC" w:rsidDel="00F90D5E">
          <w:rPr>
            <w:rFonts w:ascii="Times New Roman" w:eastAsia="Times New Roman" w:hAnsi="Times New Roman" w:cs="Times New Roman"/>
            <w:sz w:val="26"/>
            <w:szCs w:val="26"/>
          </w:rPr>
          <w:instrText xml:space="preserve"> REF _Ref512174225 \h </w:instrText>
        </w:r>
        <w:r w:rsidR="00C307BC" w:rsidRPr="00C307BC" w:rsidDel="00F90D5E">
          <w:rPr>
            <w:rFonts w:ascii="Times New Roman" w:eastAsia="Times New Roman" w:hAnsi="Times New Roman" w:cs="Times New Roman"/>
            <w:sz w:val="26"/>
            <w:szCs w:val="26"/>
          </w:rPr>
          <w:instrText xml:space="preserve"> \* MERGEFORMAT </w:instrText>
        </w:r>
        <w:r w:rsidR="00D21556" w:rsidRPr="00C307BC" w:rsidDel="00F90D5E">
          <w:rPr>
            <w:rFonts w:ascii="Times New Roman" w:eastAsia="Times New Roman" w:hAnsi="Times New Roman" w:cs="Times New Roman"/>
            <w:sz w:val="26"/>
            <w:szCs w:val="26"/>
          </w:rPr>
        </w:r>
        <w:r w:rsidR="00D21556" w:rsidRPr="00C307BC" w:rsidDel="00F90D5E">
          <w:rPr>
            <w:rFonts w:ascii="Times New Roman" w:eastAsia="Times New Roman" w:hAnsi="Times New Roman" w:cs="Times New Roman"/>
            <w:sz w:val="26"/>
            <w:szCs w:val="26"/>
          </w:rPr>
          <w:fldChar w:fldCharType="separate"/>
        </w:r>
        <w:r w:rsidR="009C452F" w:rsidRPr="00C307BC" w:rsidDel="00F90D5E">
          <w:rPr>
            <w:rFonts w:ascii="Times New Roman" w:eastAsia="Times New Roman" w:hAnsi="Times New Roman" w:cs="Times New Roman"/>
            <w:sz w:val="26"/>
            <w:szCs w:val="26"/>
          </w:rPr>
          <w:t xml:space="preserve">Hình </w:t>
        </w:r>
        <w:r w:rsidR="009C452F" w:rsidDel="00F90D5E">
          <w:rPr>
            <w:rFonts w:ascii="Times New Roman" w:eastAsia="Times New Roman" w:hAnsi="Times New Roman" w:cs="Times New Roman"/>
            <w:noProof/>
            <w:sz w:val="26"/>
            <w:szCs w:val="26"/>
          </w:rPr>
          <w:t>3</w:t>
        </w:r>
        <w:r w:rsidR="009C452F" w:rsidRPr="00C307BC" w:rsidDel="00F90D5E">
          <w:rPr>
            <w:rFonts w:ascii="Times New Roman" w:eastAsia="Times New Roman" w:hAnsi="Times New Roman" w:cs="Times New Roman"/>
            <w:noProof/>
            <w:sz w:val="26"/>
            <w:szCs w:val="26"/>
          </w:rPr>
          <w:t>.</w:t>
        </w:r>
        <w:r w:rsidR="009C452F" w:rsidDel="00F90D5E">
          <w:rPr>
            <w:rFonts w:ascii="Times New Roman" w:eastAsia="Times New Roman" w:hAnsi="Times New Roman" w:cs="Times New Roman"/>
            <w:noProof/>
            <w:sz w:val="26"/>
            <w:szCs w:val="26"/>
          </w:rPr>
          <w:t>11</w:t>
        </w:r>
        <w:r w:rsidR="00D21556" w:rsidRPr="00C307BC" w:rsidDel="00F90D5E">
          <w:rPr>
            <w:rFonts w:ascii="Times New Roman" w:eastAsia="Times New Roman" w:hAnsi="Times New Roman" w:cs="Times New Roman"/>
            <w:sz w:val="26"/>
            <w:szCs w:val="26"/>
          </w:rPr>
          <w:fldChar w:fldCharType="end"/>
        </w:r>
        <w:r w:rsidR="00592A0F" w:rsidRPr="00C307BC" w:rsidDel="00F90D5E">
          <w:rPr>
            <w:rFonts w:ascii="Times New Roman" w:eastAsia="Times New Roman" w:hAnsi="Times New Roman" w:cs="Times New Roman"/>
            <w:sz w:val="26"/>
            <w:szCs w:val="26"/>
          </w:rPr>
          <w:t>)</w:t>
        </w:r>
        <w:r w:rsidR="00D21556" w:rsidRPr="00C307BC" w:rsidDel="00F90D5E">
          <w:rPr>
            <w:rFonts w:ascii="Times New Roman" w:eastAsia="Times New Roman" w:hAnsi="Times New Roman" w:cs="Times New Roman"/>
            <w:sz w:val="26"/>
            <w:szCs w:val="26"/>
          </w:rPr>
          <w:t>.</w:t>
        </w:r>
      </w:moveFrom>
    </w:p>
    <w:p w14:paraId="1857D848" w14:textId="23B47591" w:rsidR="00592A0F" w:rsidRPr="00C307BC" w:rsidDel="00F90D5E" w:rsidRDefault="00B349AB" w:rsidP="00BB66CD">
      <w:pPr>
        <w:jc w:val="center"/>
        <w:rPr>
          <w:rFonts w:ascii="Times New Roman" w:eastAsia="Times New Roman" w:hAnsi="Times New Roman" w:cs="Times New Roman"/>
          <w:sz w:val="26"/>
          <w:szCs w:val="26"/>
        </w:rPr>
        <w:pPrChange w:id="1881" w:author="Nguyen Toan" w:date="2018-05-18T22:05:00Z">
          <w:pPr>
            <w:ind w:firstLine="720"/>
            <w:jc w:val="center"/>
          </w:pPr>
        </w:pPrChange>
      </w:pPr>
      <w:moveFrom w:id="1882" w:author="Nguyen Toan" w:date="2018-05-18T20:23:00Z">
        <w:r w:rsidRPr="00C307BC" w:rsidDel="00F90D5E">
          <w:rPr>
            <w:rFonts w:ascii="Times New Roman" w:eastAsia="Times New Roman" w:hAnsi="Times New Roman" w:cs="Times New Roman"/>
            <w:noProof/>
            <w:sz w:val="26"/>
            <w:szCs w:val="26"/>
            <w:lang w:val="en-US"/>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moveFrom>
    </w:p>
    <w:p w14:paraId="4577E485" w14:textId="0C9DB87E" w:rsidR="00A925FD" w:rsidRPr="00C307BC" w:rsidDel="00F90D5E" w:rsidRDefault="00592A0F" w:rsidP="00BB66CD">
      <w:pPr>
        <w:jc w:val="center"/>
        <w:rPr>
          <w:rFonts w:ascii="Times New Roman" w:eastAsia="Times New Roman" w:hAnsi="Times New Roman" w:cs="Times New Roman"/>
          <w:sz w:val="26"/>
          <w:szCs w:val="26"/>
        </w:rPr>
        <w:pPrChange w:id="1883" w:author="Nguyen Toan" w:date="2018-05-18T22:05:00Z">
          <w:pPr>
            <w:ind w:firstLine="720"/>
            <w:jc w:val="center"/>
          </w:pPr>
        </w:pPrChange>
      </w:pPr>
      <w:bookmarkStart w:id="1884" w:name="_Ref512174225"/>
      <w:bookmarkStart w:id="1885" w:name="_Toc514157764"/>
      <w:moveFrom w:id="1886" w:author="Nguyen Toan" w:date="2018-05-18T20:23:00Z">
        <w:r w:rsidRPr="00C307BC" w:rsidDel="00F90D5E">
          <w:rPr>
            <w:rFonts w:ascii="Times New Roman" w:eastAsia="Times New Roman" w:hAnsi="Times New Roman" w:cs="Times New Roman"/>
            <w:sz w:val="26"/>
            <w:szCs w:val="26"/>
          </w:rPr>
          <w:t xml:space="preserve">Hình </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STYLEREF 1 \s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3</w:t>
        </w:r>
        <w:r w:rsidR="007B1CDB" w:rsidRPr="00C307BC" w:rsidDel="00F90D5E">
          <w:rPr>
            <w:rFonts w:ascii="Times New Roman" w:eastAsia="Times New Roman" w:hAnsi="Times New Roman" w:cs="Times New Roman"/>
            <w:sz w:val="26"/>
            <w:szCs w:val="26"/>
          </w:rPr>
          <w:fldChar w:fldCharType="end"/>
        </w:r>
        <w:r w:rsidR="007B1CDB" w:rsidRPr="00C307BC" w:rsidDel="00F90D5E">
          <w:rPr>
            <w:rFonts w:ascii="Times New Roman" w:eastAsia="Times New Roman" w:hAnsi="Times New Roman" w:cs="Times New Roman"/>
            <w:sz w:val="26"/>
            <w:szCs w:val="26"/>
          </w:rPr>
          <w:t>.</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SEQ Hình \* ARABIC \s 1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11</w:t>
        </w:r>
        <w:r w:rsidR="007B1CDB" w:rsidRPr="00C307BC" w:rsidDel="00F90D5E">
          <w:rPr>
            <w:rFonts w:ascii="Times New Roman" w:eastAsia="Times New Roman" w:hAnsi="Times New Roman" w:cs="Times New Roman"/>
            <w:sz w:val="26"/>
            <w:szCs w:val="26"/>
          </w:rPr>
          <w:fldChar w:fldCharType="end"/>
        </w:r>
        <w:bookmarkEnd w:id="1884"/>
        <w:r w:rsidRPr="00C307BC" w:rsidDel="00F90D5E">
          <w:rPr>
            <w:rFonts w:ascii="Times New Roman" w:eastAsia="Times New Roman" w:hAnsi="Times New Roman" w:cs="Times New Roman"/>
            <w:sz w:val="26"/>
            <w:szCs w:val="26"/>
          </w:rPr>
          <w:t>: Màn hình chính Jenkins</w:t>
        </w:r>
        <w:bookmarkEnd w:id="1885"/>
      </w:moveFrom>
    </w:p>
    <w:p w14:paraId="6DA67364" w14:textId="4DA404BB" w:rsidR="004F01D8" w:rsidDel="00F90D5E" w:rsidRDefault="005C6D6A" w:rsidP="00BB66CD">
      <w:pPr>
        <w:spacing w:after="120"/>
        <w:jc w:val="both"/>
        <w:rPr>
          <w:rFonts w:ascii="Times New Roman" w:eastAsia="Times New Roman" w:hAnsi="Times New Roman" w:cs="Times New Roman"/>
          <w:sz w:val="26"/>
          <w:szCs w:val="26"/>
        </w:rPr>
        <w:pPrChange w:id="1887" w:author="Nguyen Toan" w:date="2018-05-18T22:05:00Z">
          <w:pPr>
            <w:spacing w:after="120"/>
            <w:ind w:firstLine="567"/>
            <w:jc w:val="both"/>
          </w:pPr>
        </w:pPrChange>
      </w:pPr>
      <w:moveFrom w:id="1888" w:author="Nguyen Toan" w:date="2018-05-18T20:23:00Z">
        <w:r w:rsidRPr="00C307BC" w:rsidDel="00F90D5E">
          <w:rPr>
            <w:rFonts w:ascii="Times New Roman" w:eastAsia="Times New Roman" w:hAnsi="Times New Roman" w:cs="Times New Roman"/>
            <w:sz w:val="26"/>
            <w:szCs w:val="26"/>
          </w:rPr>
          <w:t>Jenkins cung cấp các màn hình cấu hình cho ứng dụng</w:t>
        </w:r>
        <w:r w:rsidR="00864886" w:rsidRPr="00C307BC" w:rsidDel="00F90D5E">
          <w:rPr>
            <w:rFonts w:ascii="Times New Roman" w:eastAsia="Times New Roman" w:hAnsi="Times New Roman" w:cs="Times New Roman"/>
            <w:sz w:val="26"/>
            <w:szCs w:val="26"/>
          </w:rPr>
          <w:t xml:space="preserve"> (</w:t>
        </w:r>
        <w:r w:rsidR="00265548" w:rsidRPr="00C307BC" w:rsidDel="00F90D5E">
          <w:rPr>
            <w:rFonts w:ascii="Times New Roman" w:eastAsia="Times New Roman" w:hAnsi="Times New Roman" w:cs="Times New Roman"/>
            <w:sz w:val="26"/>
            <w:szCs w:val="26"/>
          </w:rPr>
          <w:t>xem</w:t>
        </w:r>
        <w:r w:rsidR="00AC6A84" w:rsidRPr="00C307BC" w:rsidDel="00F90D5E">
          <w:rPr>
            <w:rFonts w:ascii="Times New Roman" w:eastAsia="Times New Roman" w:hAnsi="Times New Roman" w:cs="Times New Roman"/>
            <w:sz w:val="26"/>
            <w:szCs w:val="26"/>
          </w:rPr>
          <w:t xml:space="preserve"> </w:t>
        </w:r>
        <w:r w:rsidR="00AC6A84" w:rsidRPr="00C307BC" w:rsidDel="00F90D5E">
          <w:rPr>
            <w:rFonts w:ascii="Times New Roman" w:eastAsia="Times New Roman" w:hAnsi="Times New Roman" w:cs="Times New Roman"/>
            <w:sz w:val="26"/>
            <w:szCs w:val="26"/>
          </w:rPr>
          <w:fldChar w:fldCharType="begin"/>
        </w:r>
        <w:r w:rsidR="00AC6A84" w:rsidRPr="00C307BC" w:rsidDel="00F90D5E">
          <w:rPr>
            <w:rFonts w:ascii="Times New Roman" w:eastAsia="Times New Roman" w:hAnsi="Times New Roman" w:cs="Times New Roman"/>
            <w:sz w:val="26"/>
            <w:szCs w:val="26"/>
          </w:rPr>
          <w:instrText xml:space="preserve"> REF _Ref513152419 \h </w:instrText>
        </w:r>
        <w:r w:rsidR="00C307BC" w:rsidRPr="00C307BC" w:rsidDel="00F90D5E">
          <w:rPr>
            <w:rFonts w:ascii="Times New Roman" w:eastAsia="Times New Roman" w:hAnsi="Times New Roman" w:cs="Times New Roman"/>
            <w:sz w:val="26"/>
            <w:szCs w:val="26"/>
          </w:rPr>
          <w:instrText xml:space="preserve"> \* MERGEFORMAT </w:instrText>
        </w:r>
        <w:r w:rsidR="00AC6A84" w:rsidRPr="00C307BC" w:rsidDel="00F90D5E">
          <w:rPr>
            <w:rFonts w:ascii="Times New Roman" w:eastAsia="Times New Roman" w:hAnsi="Times New Roman" w:cs="Times New Roman"/>
            <w:sz w:val="26"/>
            <w:szCs w:val="26"/>
          </w:rPr>
        </w:r>
        <w:r w:rsidR="00AC6A84" w:rsidRPr="00C307BC" w:rsidDel="00F90D5E">
          <w:rPr>
            <w:rFonts w:ascii="Times New Roman" w:eastAsia="Times New Roman" w:hAnsi="Times New Roman" w:cs="Times New Roman"/>
            <w:sz w:val="26"/>
            <w:szCs w:val="26"/>
          </w:rPr>
          <w:fldChar w:fldCharType="separate"/>
        </w:r>
        <w:r w:rsidR="009C452F" w:rsidRPr="00C307BC" w:rsidDel="00F90D5E">
          <w:rPr>
            <w:rFonts w:ascii="Times New Roman" w:eastAsia="Times New Roman" w:hAnsi="Times New Roman" w:cs="Times New Roman"/>
            <w:sz w:val="26"/>
            <w:szCs w:val="26"/>
          </w:rPr>
          <w:t xml:space="preserve">Hình </w:t>
        </w:r>
        <w:r w:rsidR="009C452F" w:rsidDel="00F90D5E">
          <w:rPr>
            <w:rFonts w:ascii="Times New Roman" w:eastAsia="Times New Roman" w:hAnsi="Times New Roman" w:cs="Times New Roman"/>
            <w:noProof/>
            <w:sz w:val="26"/>
            <w:szCs w:val="26"/>
          </w:rPr>
          <w:t>3</w:t>
        </w:r>
        <w:r w:rsidR="009C452F" w:rsidRPr="00C307BC" w:rsidDel="00F90D5E">
          <w:rPr>
            <w:rFonts w:ascii="Times New Roman" w:eastAsia="Times New Roman" w:hAnsi="Times New Roman" w:cs="Times New Roman"/>
            <w:noProof/>
            <w:sz w:val="26"/>
            <w:szCs w:val="26"/>
          </w:rPr>
          <w:t>.</w:t>
        </w:r>
        <w:r w:rsidR="009C452F" w:rsidDel="00F90D5E">
          <w:rPr>
            <w:rFonts w:ascii="Times New Roman" w:eastAsia="Times New Roman" w:hAnsi="Times New Roman" w:cs="Times New Roman"/>
            <w:noProof/>
            <w:sz w:val="26"/>
            <w:szCs w:val="26"/>
          </w:rPr>
          <w:t>12</w:t>
        </w:r>
        <w:r w:rsidR="00AC6A84" w:rsidRPr="00C307BC" w:rsidDel="00F90D5E">
          <w:rPr>
            <w:rFonts w:ascii="Times New Roman" w:eastAsia="Times New Roman" w:hAnsi="Times New Roman" w:cs="Times New Roman"/>
            <w:sz w:val="26"/>
            <w:szCs w:val="26"/>
          </w:rPr>
          <w:fldChar w:fldCharType="end"/>
        </w:r>
        <w:r w:rsidR="00265548" w:rsidRPr="00C307BC" w:rsidDel="00F90D5E">
          <w:rPr>
            <w:rFonts w:ascii="Times New Roman" w:eastAsia="Times New Roman" w:hAnsi="Times New Roman" w:cs="Times New Roman"/>
            <w:sz w:val="26"/>
            <w:szCs w:val="26"/>
          </w:rPr>
          <w:t>)</w:t>
        </w:r>
      </w:moveFrom>
    </w:p>
    <w:p w14:paraId="14E87368" w14:textId="4247BA78" w:rsidR="003D3FE7" w:rsidRPr="00C307BC" w:rsidDel="00F90D5E" w:rsidRDefault="003D3FE7" w:rsidP="00BB66CD">
      <w:pPr>
        <w:spacing w:after="120"/>
        <w:jc w:val="both"/>
        <w:rPr>
          <w:rFonts w:ascii="Times New Roman" w:eastAsia="Times New Roman" w:hAnsi="Times New Roman" w:cs="Times New Roman"/>
          <w:sz w:val="26"/>
          <w:szCs w:val="26"/>
        </w:rPr>
        <w:pPrChange w:id="1889" w:author="Nguyen Toan" w:date="2018-05-18T22:05:00Z">
          <w:pPr>
            <w:spacing w:after="120"/>
            <w:ind w:firstLine="567"/>
            <w:jc w:val="both"/>
          </w:pPr>
        </w:pPrChange>
      </w:pPr>
      <w:moveFrom w:id="1890" w:author="Nguyen Toan" w:date="2018-05-18T20:23:00Z">
        <w:r w:rsidRPr="00C307BC" w:rsidDel="00F90D5E">
          <w:rPr>
            <w:rFonts w:ascii="Times New Roman" w:eastAsia="Times New Roman" w:hAnsi="Times New Roman" w:cs="Times New Roman"/>
            <w:b/>
            <w:sz w:val="26"/>
            <w:szCs w:val="26"/>
          </w:rPr>
          <w:t xml:space="preserve">Cấu hình hệ thống </w:t>
        </w:r>
        <w:r w:rsidRPr="00071A6D" w:rsidDel="00F90D5E">
          <w:rPr>
            <w:rFonts w:ascii="Times New Roman" w:eastAsia="Times New Roman" w:hAnsi="Times New Roman" w:cs="Times New Roman"/>
            <w:sz w:val="26"/>
            <w:szCs w:val="26"/>
          </w:rPr>
          <w:t>(Configure System</w:t>
        </w:r>
        <w:r w:rsidRPr="00C307BC" w:rsidDel="00F90D5E">
          <w:rPr>
            <w:rFonts w:ascii="Times New Roman" w:eastAsia="Times New Roman" w:hAnsi="Times New Roman" w:cs="Times New Roman"/>
            <w:sz w:val="26"/>
            <w:szCs w:val="26"/>
          </w:rPr>
          <w:t>)</w:t>
        </w:r>
        <w:r w:rsidRPr="00071A6D" w:rsidDel="00F90D5E">
          <w:rPr>
            <w:rFonts w:ascii="Times New Roman" w:eastAsia="Times New Roman" w:hAnsi="Times New Roman" w:cs="Times New Roman"/>
            <w:sz w:val="26"/>
            <w:szCs w:val="26"/>
          </w:rPr>
          <w:t>:</w:t>
        </w:r>
        <w:r w:rsidRPr="00C307BC" w:rsidDel="00F90D5E">
          <w:rPr>
            <w:rFonts w:ascii="Times New Roman" w:eastAsia="Times New Roman" w:hAnsi="Times New Roman" w:cs="Times New Roman"/>
            <w:b/>
            <w:sz w:val="26"/>
            <w:szCs w:val="26"/>
          </w:rPr>
          <w:t xml:space="preserve"> </w:t>
        </w:r>
        <w:r w:rsidRPr="00C307BC" w:rsidDel="00F90D5E">
          <w:rPr>
            <w:rFonts w:ascii="Times New Roman" w:eastAsia="Times New Roman" w:hAnsi="Times New Roman" w:cs="Times New Roman"/>
            <w:sz w:val="26"/>
            <w:szCs w:val="26"/>
          </w:rPr>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moveFrom>
    </w:p>
    <w:p w14:paraId="05973567" w14:textId="4BA0C23D" w:rsidR="003D3FE7" w:rsidRPr="00C307BC" w:rsidDel="00F90D5E" w:rsidRDefault="003D3FE7" w:rsidP="00BB66CD">
      <w:pPr>
        <w:spacing w:after="120"/>
        <w:jc w:val="both"/>
        <w:rPr>
          <w:rFonts w:ascii="Times New Roman" w:eastAsia="Times New Roman" w:hAnsi="Times New Roman" w:cs="Times New Roman"/>
          <w:sz w:val="26"/>
          <w:szCs w:val="26"/>
        </w:rPr>
        <w:pPrChange w:id="1891" w:author="Nguyen Toan" w:date="2018-05-18T22:05:00Z">
          <w:pPr>
            <w:spacing w:after="120"/>
            <w:ind w:firstLine="567"/>
            <w:jc w:val="both"/>
          </w:pPr>
        </w:pPrChange>
      </w:pPr>
      <w:moveFrom w:id="1892" w:author="Nguyen Toan" w:date="2018-05-18T20:23:00Z">
        <w:r w:rsidRPr="00C307BC" w:rsidDel="00F90D5E">
          <w:rPr>
            <w:rFonts w:ascii="Times New Roman" w:eastAsia="Times New Roman" w:hAnsi="Times New Roman" w:cs="Times New Roman"/>
            <w:b/>
            <w:sz w:val="26"/>
            <w:szCs w:val="26"/>
          </w:rPr>
          <w:t xml:space="preserve">Tải lại cấu hình từ ổ đĩa </w:t>
        </w:r>
        <w:r w:rsidRPr="00071A6D" w:rsidDel="00F90D5E">
          <w:rPr>
            <w:rFonts w:ascii="Times New Roman" w:eastAsia="Times New Roman" w:hAnsi="Times New Roman" w:cs="Times New Roman"/>
            <w:sz w:val="26"/>
            <w:szCs w:val="26"/>
          </w:rPr>
          <w:t>(Reload Configuration from Disk):</w:t>
        </w:r>
        <w:r w:rsidRPr="00C307BC" w:rsidDel="00F90D5E">
          <w:rPr>
            <w:rFonts w:ascii="Times New Roman" w:eastAsia="Times New Roman" w:hAnsi="Times New Roman" w:cs="Times New Roman"/>
            <w:b/>
            <w:sz w:val="26"/>
            <w:szCs w:val="26"/>
          </w:rPr>
          <w:t xml:space="preserve"> </w:t>
        </w:r>
        <w:r w:rsidRPr="00C307BC" w:rsidDel="00F90D5E">
          <w:rPr>
            <w:rFonts w:ascii="Times New Roman" w:eastAsia="Times New Roman" w:hAnsi="Times New Roman" w:cs="Times New Roman"/>
            <w:sz w:val="26"/>
            <w:szCs w:val="26"/>
          </w:rPr>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moveFrom>
    </w:p>
    <w:p w14:paraId="57EC43F2" w14:textId="065570F9" w:rsidR="0080298D" w:rsidRPr="00C307BC" w:rsidDel="00F90D5E" w:rsidRDefault="0080298D" w:rsidP="00BB66CD">
      <w:pPr>
        <w:keepNext/>
        <w:spacing w:before="120" w:line="288" w:lineRule="auto"/>
        <w:ind w:right="80"/>
        <w:jc w:val="center"/>
        <w:rPr>
          <w:rFonts w:ascii="Times New Roman" w:hAnsi="Times New Roman" w:cs="Times New Roman"/>
          <w:sz w:val="26"/>
          <w:szCs w:val="26"/>
        </w:rPr>
        <w:pPrChange w:id="1893" w:author="Nguyen Toan" w:date="2018-05-18T22:05:00Z">
          <w:pPr>
            <w:keepNext/>
            <w:spacing w:before="120" w:line="288" w:lineRule="auto"/>
            <w:ind w:right="80" w:firstLine="567"/>
            <w:jc w:val="center"/>
          </w:pPr>
        </w:pPrChange>
      </w:pPr>
      <w:moveFrom w:id="1894" w:author="Nguyen Toan" w:date="2018-05-18T20:23:00Z">
        <w:r w:rsidRPr="00C307BC" w:rsidDel="00F90D5E">
          <w:rPr>
            <w:rFonts w:ascii="Times New Roman" w:eastAsia="Times New Roman" w:hAnsi="Times New Roman" w:cs="Times New Roman"/>
            <w:noProof/>
            <w:sz w:val="26"/>
            <w:szCs w:val="26"/>
            <w:lang w:val="en-US"/>
          </w:rPr>
          <w:drawing>
            <wp:inline distT="0" distB="0" distL="0" distR="0" wp14:anchorId="455EB342" wp14:editId="4ABF3887">
              <wp:extent cx="3900451" cy="3226944"/>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moveFrom>
    </w:p>
    <w:p w14:paraId="0223396D" w14:textId="54C69E4A" w:rsidR="00864886" w:rsidRPr="00C307BC" w:rsidDel="00F90D5E" w:rsidRDefault="0080298D" w:rsidP="00BB66CD">
      <w:pPr>
        <w:jc w:val="center"/>
        <w:rPr>
          <w:rFonts w:ascii="Times New Roman" w:eastAsia="Times New Roman" w:hAnsi="Times New Roman" w:cs="Times New Roman"/>
          <w:sz w:val="26"/>
          <w:szCs w:val="26"/>
        </w:rPr>
        <w:pPrChange w:id="1895" w:author="Nguyen Toan" w:date="2018-05-18T22:05:00Z">
          <w:pPr>
            <w:ind w:firstLine="720"/>
            <w:jc w:val="center"/>
          </w:pPr>
        </w:pPrChange>
      </w:pPr>
      <w:bookmarkStart w:id="1896" w:name="_Ref513152419"/>
      <w:bookmarkStart w:id="1897" w:name="_Toc514157765"/>
      <w:moveFrom w:id="1898" w:author="Nguyen Toan" w:date="2018-05-18T20:23:00Z">
        <w:r w:rsidRPr="00C307BC" w:rsidDel="00F90D5E">
          <w:rPr>
            <w:rFonts w:ascii="Times New Roman" w:eastAsia="Times New Roman" w:hAnsi="Times New Roman" w:cs="Times New Roman"/>
            <w:sz w:val="26"/>
            <w:szCs w:val="26"/>
          </w:rPr>
          <w:t xml:space="preserve">Hình </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STYLEREF 1 \s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3</w:t>
        </w:r>
        <w:r w:rsidR="007B1CDB" w:rsidRPr="00C307BC" w:rsidDel="00F90D5E">
          <w:rPr>
            <w:rFonts w:ascii="Times New Roman" w:eastAsia="Times New Roman" w:hAnsi="Times New Roman" w:cs="Times New Roman"/>
            <w:sz w:val="26"/>
            <w:szCs w:val="26"/>
          </w:rPr>
          <w:fldChar w:fldCharType="end"/>
        </w:r>
        <w:r w:rsidR="007B1CDB" w:rsidRPr="00C307BC" w:rsidDel="00F90D5E">
          <w:rPr>
            <w:rFonts w:ascii="Times New Roman" w:eastAsia="Times New Roman" w:hAnsi="Times New Roman" w:cs="Times New Roman"/>
            <w:sz w:val="26"/>
            <w:szCs w:val="26"/>
          </w:rPr>
          <w:t>.</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SEQ Hình \* ARABIC \s 1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12</w:t>
        </w:r>
        <w:r w:rsidR="007B1CDB" w:rsidRPr="00C307BC" w:rsidDel="00F90D5E">
          <w:rPr>
            <w:rFonts w:ascii="Times New Roman" w:eastAsia="Times New Roman" w:hAnsi="Times New Roman" w:cs="Times New Roman"/>
            <w:sz w:val="26"/>
            <w:szCs w:val="26"/>
          </w:rPr>
          <w:fldChar w:fldCharType="end"/>
        </w:r>
        <w:bookmarkEnd w:id="1896"/>
        <w:r w:rsidRPr="00C307BC" w:rsidDel="00F90D5E">
          <w:rPr>
            <w:rFonts w:ascii="Times New Roman" w:eastAsia="Times New Roman" w:hAnsi="Times New Roman" w:cs="Times New Roman"/>
            <w:sz w:val="26"/>
            <w:szCs w:val="26"/>
          </w:rPr>
          <w:t>: Cấu hình tùy chỉnh của Jenkins</w:t>
        </w:r>
        <w:bookmarkEnd w:id="1897"/>
      </w:moveFrom>
    </w:p>
    <w:p w14:paraId="37E7F35D" w14:textId="063419D8" w:rsidR="00EE2135" w:rsidRPr="00C307BC" w:rsidDel="00F90D5E" w:rsidRDefault="0038425F" w:rsidP="00BB66CD">
      <w:pPr>
        <w:keepNext/>
        <w:spacing w:before="120" w:line="288" w:lineRule="auto"/>
        <w:ind w:right="80"/>
        <w:jc w:val="center"/>
        <w:rPr>
          <w:rFonts w:ascii="Times New Roman" w:hAnsi="Times New Roman" w:cs="Times New Roman"/>
          <w:sz w:val="26"/>
          <w:szCs w:val="26"/>
        </w:rPr>
        <w:pPrChange w:id="1899" w:author="Nguyen Toan" w:date="2018-05-18T22:05:00Z">
          <w:pPr>
            <w:keepNext/>
            <w:spacing w:before="120" w:line="288" w:lineRule="auto"/>
            <w:ind w:right="80" w:firstLine="567"/>
            <w:jc w:val="center"/>
          </w:pPr>
        </w:pPrChange>
      </w:pPr>
      <w:moveFrom w:id="1900" w:author="Nguyen Toan" w:date="2018-05-18T20:23:00Z">
        <w:r w:rsidRPr="00C307BC" w:rsidDel="00F90D5E">
          <w:rPr>
            <w:rFonts w:ascii="Times New Roman" w:eastAsia="Times New Roman" w:hAnsi="Times New Roman" w:cs="Times New Roman"/>
            <w:noProof/>
            <w:sz w:val="26"/>
            <w:szCs w:val="26"/>
            <w:lang w:val="en-US"/>
          </w:rPr>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moveFrom>
    </w:p>
    <w:p w14:paraId="62BE8FBA" w14:textId="3D862709" w:rsidR="00251DDD" w:rsidRPr="00C307BC" w:rsidDel="00F90D5E" w:rsidRDefault="00EE2135" w:rsidP="00BB66CD">
      <w:pPr>
        <w:pStyle w:val="Caption"/>
        <w:jc w:val="center"/>
        <w:rPr>
          <w:rFonts w:ascii="Times New Roman" w:eastAsia="Times New Roman" w:hAnsi="Times New Roman" w:cs="Times New Roman"/>
          <w:i w:val="0"/>
          <w:color w:val="auto"/>
          <w:sz w:val="26"/>
          <w:szCs w:val="26"/>
        </w:rPr>
        <w:pPrChange w:id="1901" w:author="Nguyen Toan" w:date="2018-05-18T22:05:00Z">
          <w:pPr>
            <w:pStyle w:val="Caption"/>
            <w:jc w:val="center"/>
          </w:pPr>
        </w:pPrChange>
      </w:pPr>
      <w:bookmarkStart w:id="1902" w:name="_Ref513152455"/>
      <w:bookmarkStart w:id="1903" w:name="_Toc514157766"/>
      <w:moveFrom w:id="1904" w:author="Nguyen Toan" w:date="2018-05-18T20:23:00Z">
        <w:r w:rsidRPr="00C307BC" w:rsidDel="00F90D5E">
          <w:rPr>
            <w:rFonts w:ascii="Times New Roman" w:hAnsi="Times New Roman" w:cs="Times New Roman"/>
            <w:i w:val="0"/>
            <w:color w:val="auto"/>
            <w:sz w:val="26"/>
            <w:szCs w:val="26"/>
          </w:rPr>
          <w:t xml:space="preserve">Hình </w:t>
        </w:r>
        <w:r w:rsidR="007B1CDB" w:rsidRPr="00C307BC" w:rsidDel="00F90D5E">
          <w:rPr>
            <w:rFonts w:ascii="Times New Roman" w:hAnsi="Times New Roman" w:cs="Times New Roman"/>
            <w:i w:val="0"/>
            <w:color w:val="auto"/>
            <w:sz w:val="26"/>
            <w:szCs w:val="26"/>
          </w:rPr>
          <w:fldChar w:fldCharType="begin"/>
        </w:r>
        <w:r w:rsidR="007B1CDB" w:rsidRPr="00C307BC" w:rsidDel="00F90D5E">
          <w:rPr>
            <w:rFonts w:ascii="Times New Roman" w:hAnsi="Times New Roman" w:cs="Times New Roman"/>
            <w:i w:val="0"/>
            <w:color w:val="auto"/>
            <w:sz w:val="26"/>
            <w:szCs w:val="26"/>
          </w:rPr>
          <w:instrText xml:space="preserve"> STYLEREF 1 \s </w:instrText>
        </w:r>
        <w:r w:rsidR="007B1CDB" w:rsidRPr="00C307BC" w:rsidDel="00F90D5E">
          <w:rPr>
            <w:rFonts w:ascii="Times New Roman" w:hAnsi="Times New Roman" w:cs="Times New Roman"/>
            <w:i w:val="0"/>
            <w:color w:val="auto"/>
            <w:sz w:val="26"/>
            <w:szCs w:val="26"/>
          </w:rPr>
          <w:fldChar w:fldCharType="separate"/>
        </w:r>
        <w:r w:rsidR="009C452F" w:rsidDel="00F90D5E">
          <w:rPr>
            <w:rFonts w:ascii="Times New Roman" w:hAnsi="Times New Roman" w:cs="Times New Roman"/>
            <w:i w:val="0"/>
            <w:noProof/>
            <w:color w:val="auto"/>
            <w:sz w:val="26"/>
            <w:szCs w:val="26"/>
          </w:rPr>
          <w:t>3</w:t>
        </w:r>
        <w:r w:rsidR="007B1CDB" w:rsidRPr="00C307BC" w:rsidDel="00F90D5E">
          <w:rPr>
            <w:rFonts w:ascii="Times New Roman" w:hAnsi="Times New Roman" w:cs="Times New Roman"/>
            <w:i w:val="0"/>
            <w:color w:val="auto"/>
            <w:sz w:val="26"/>
            <w:szCs w:val="26"/>
          </w:rPr>
          <w:fldChar w:fldCharType="end"/>
        </w:r>
        <w:r w:rsidR="007B1CDB" w:rsidRPr="00C307BC" w:rsidDel="00F90D5E">
          <w:rPr>
            <w:rFonts w:ascii="Times New Roman" w:hAnsi="Times New Roman" w:cs="Times New Roman"/>
            <w:i w:val="0"/>
            <w:color w:val="auto"/>
            <w:sz w:val="26"/>
            <w:szCs w:val="26"/>
          </w:rPr>
          <w:t>.</w:t>
        </w:r>
        <w:r w:rsidR="007B1CDB" w:rsidRPr="00C307BC" w:rsidDel="00F90D5E">
          <w:rPr>
            <w:rFonts w:ascii="Times New Roman" w:hAnsi="Times New Roman" w:cs="Times New Roman"/>
            <w:i w:val="0"/>
            <w:color w:val="auto"/>
            <w:sz w:val="26"/>
            <w:szCs w:val="26"/>
          </w:rPr>
          <w:fldChar w:fldCharType="begin"/>
        </w:r>
        <w:r w:rsidR="007B1CDB" w:rsidRPr="00C307BC" w:rsidDel="00F90D5E">
          <w:rPr>
            <w:rFonts w:ascii="Times New Roman" w:hAnsi="Times New Roman" w:cs="Times New Roman"/>
            <w:i w:val="0"/>
            <w:color w:val="auto"/>
            <w:sz w:val="26"/>
            <w:szCs w:val="26"/>
          </w:rPr>
          <w:instrText xml:space="preserve"> SEQ Hình \* ARABIC \s 1 </w:instrText>
        </w:r>
        <w:r w:rsidR="007B1CDB" w:rsidRPr="00C307BC" w:rsidDel="00F90D5E">
          <w:rPr>
            <w:rFonts w:ascii="Times New Roman" w:hAnsi="Times New Roman" w:cs="Times New Roman"/>
            <w:i w:val="0"/>
            <w:color w:val="auto"/>
            <w:sz w:val="26"/>
            <w:szCs w:val="26"/>
          </w:rPr>
          <w:fldChar w:fldCharType="separate"/>
        </w:r>
        <w:r w:rsidR="009C452F" w:rsidDel="00F90D5E">
          <w:rPr>
            <w:rFonts w:ascii="Times New Roman" w:hAnsi="Times New Roman" w:cs="Times New Roman"/>
            <w:i w:val="0"/>
            <w:noProof/>
            <w:color w:val="auto"/>
            <w:sz w:val="26"/>
            <w:szCs w:val="26"/>
          </w:rPr>
          <w:t>13</w:t>
        </w:r>
        <w:r w:rsidR="007B1CDB" w:rsidRPr="00C307BC" w:rsidDel="00F90D5E">
          <w:rPr>
            <w:rFonts w:ascii="Times New Roman" w:hAnsi="Times New Roman" w:cs="Times New Roman"/>
            <w:i w:val="0"/>
            <w:color w:val="auto"/>
            <w:sz w:val="26"/>
            <w:szCs w:val="26"/>
          </w:rPr>
          <w:fldChar w:fldCharType="end"/>
        </w:r>
        <w:bookmarkEnd w:id="1902"/>
        <w:r w:rsidRPr="00C307BC" w:rsidDel="00F90D5E">
          <w:rPr>
            <w:rFonts w:ascii="Times New Roman" w:hAnsi="Times New Roman" w:cs="Times New Roman"/>
            <w:i w:val="0"/>
            <w:color w:val="auto"/>
            <w:sz w:val="26"/>
            <w:szCs w:val="26"/>
          </w:rPr>
          <w:t>:</w:t>
        </w:r>
        <w:r w:rsidR="00A748BE" w:rsidRPr="00C307BC" w:rsidDel="00F90D5E">
          <w:rPr>
            <w:rFonts w:ascii="Times New Roman" w:hAnsi="Times New Roman" w:cs="Times New Roman"/>
            <w:i w:val="0"/>
            <w:color w:val="auto"/>
            <w:sz w:val="26"/>
            <w:szCs w:val="26"/>
          </w:rPr>
          <w:t xml:space="preserve"> </w:t>
        </w:r>
        <w:r w:rsidRPr="00C307BC" w:rsidDel="00F90D5E">
          <w:rPr>
            <w:rFonts w:ascii="Times New Roman" w:hAnsi="Times New Roman" w:cs="Times New Roman"/>
            <w:i w:val="0"/>
            <w:color w:val="auto"/>
            <w:sz w:val="26"/>
            <w:szCs w:val="26"/>
          </w:rPr>
          <w:t>Quản lý plugins</w:t>
        </w:r>
        <w:bookmarkEnd w:id="1903"/>
      </w:moveFrom>
    </w:p>
    <w:p w14:paraId="67BF1716" w14:textId="06F2A9D5" w:rsidR="00684695" w:rsidRPr="00C307BC" w:rsidDel="00F90D5E" w:rsidRDefault="00684695" w:rsidP="00BB66CD">
      <w:pPr>
        <w:spacing w:after="120"/>
        <w:jc w:val="both"/>
        <w:rPr>
          <w:rFonts w:ascii="Times New Roman" w:eastAsia="Times New Roman" w:hAnsi="Times New Roman" w:cs="Times New Roman"/>
          <w:sz w:val="26"/>
          <w:szCs w:val="26"/>
        </w:rPr>
        <w:pPrChange w:id="1905" w:author="Nguyen Toan" w:date="2018-05-18T22:05:00Z">
          <w:pPr>
            <w:spacing w:after="120"/>
            <w:ind w:firstLine="567"/>
            <w:jc w:val="both"/>
          </w:pPr>
        </w:pPrChange>
      </w:pPr>
      <w:moveFrom w:id="1906" w:author="Nguyen Toan" w:date="2018-05-18T20:23:00Z">
        <w:r w:rsidRPr="00C307BC" w:rsidDel="00F90D5E">
          <w:rPr>
            <w:rFonts w:ascii="Times New Roman" w:eastAsia="Times New Roman" w:hAnsi="Times New Roman" w:cs="Times New Roman"/>
            <w:b/>
            <w:sz w:val="26"/>
            <w:szCs w:val="26"/>
          </w:rPr>
          <w:t>Quản lý Plugin</w:t>
        </w:r>
        <w:r w:rsidRPr="00071A6D" w:rsidDel="00F90D5E">
          <w:rPr>
            <w:rFonts w:ascii="Times New Roman" w:eastAsia="Times New Roman" w:hAnsi="Times New Roman" w:cs="Times New Roman"/>
            <w:sz w:val="26"/>
            <w:szCs w:val="26"/>
          </w:rPr>
          <w:t xml:space="preserve"> (Manage Plugin):</w:t>
        </w:r>
        <w:r w:rsidRPr="00C307BC" w:rsidDel="00F90D5E">
          <w:rPr>
            <w:rFonts w:ascii="Times New Roman" w:eastAsia="Times New Roman" w:hAnsi="Times New Roman" w:cs="Times New Roman"/>
            <w:b/>
            <w:sz w:val="26"/>
            <w:szCs w:val="26"/>
          </w:rPr>
          <w:t xml:space="preserve"> </w:t>
        </w:r>
        <w:r w:rsidRPr="00C307BC" w:rsidDel="00F90D5E">
          <w:rPr>
            <w:rFonts w:ascii="Times New Roman" w:eastAsia="Times New Roman" w:hAnsi="Times New Roman" w:cs="Times New Roman"/>
            <w:sz w:val="26"/>
            <w:szCs w:val="26"/>
          </w:rPr>
          <w: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t>
        </w:r>
        <w:r w:rsidRPr="00C307BC" w:rsidDel="00F90D5E">
          <w:rPr>
            <w:rFonts w:ascii="Times New Roman" w:eastAsia="Times New Roman" w:hAnsi="Times New Roman" w:cs="Times New Roman"/>
            <w:b/>
            <w:sz w:val="26"/>
            <w:szCs w:val="26"/>
          </w:rPr>
          <w:t xml:space="preserve"> </w:t>
        </w:r>
        <w:r w:rsidRPr="00C307BC" w:rsidDel="00F90D5E">
          <w:rPr>
            <w:rFonts w:ascii="Times New Roman" w:eastAsia="Times New Roman" w:hAnsi="Times New Roman" w:cs="Times New Roman"/>
            <w:sz w:val="26"/>
            <w:szCs w:val="26"/>
          </w:rPr>
          <w:t xml:space="preserve">(xem </w:t>
        </w:r>
        <w:r w:rsidRPr="00C307BC" w:rsidDel="00F90D5E">
          <w:rPr>
            <w:rFonts w:ascii="Times New Roman" w:eastAsia="Times New Roman" w:hAnsi="Times New Roman" w:cs="Times New Roman"/>
            <w:sz w:val="26"/>
            <w:szCs w:val="26"/>
          </w:rPr>
          <w:fldChar w:fldCharType="begin"/>
        </w:r>
        <w:r w:rsidRPr="00C307BC" w:rsidDel="00F90D5E">
          <w:rPr>
            <w:rFonts w:ascii="Times New Roman" w:eastAsia="Times New Roman" w:hAnsi="Times New Roman" w:cs="Times New Roman"/>
            <w:sz w:val="26"/>
            <w:szCs w:val="26"/>
          </w:rPr>
          <w:instrText xml:space="preserve"> REF _Ref513152455 \h  \* MERGEFORMAT </w:instrText>
        </w:r>
        <w:r w:rsidRPr="00C307BC" w:rsidDel="00F90D5E">
          <w:rPr>
            <w:rFonts w:ascii="Times New Roman" w:eastAsia="Times New Roman" w:hAnsi="Times New Roman" w:cs="Times New Roman"/>
            <w:sz w:val="26"/>
            <w:szCs w:val="26"/>
          </w:rPr>
        </w:r>
        <w:r w:rsidRPr="00C307BC" w:rsidDel="00F90D5E">
          <w:rPr>
            <w:rFonts w:ascii="Times New Roman" w:eastAsia="Times New Roman" w:hAnsi="Times New Roman" w:cs="Times New Roman"/>
            <w:sz w:val="26"/>
            <w:szCs w:val="26"/>
          </w:rPr>
          <w:fldChar w:fldCharType="separate"/>
        </w:r>
        <w:r w:rsidR="009C452F" w:rsidRPr="009C452F" w:rsidDel="00F90D5E">
          <w:rPr>
            <w:rFonts w:ascii="Times New Roman" w:hAnsi="Times New Roman" w:cs="Times New Roman"/>
            <w:color w:val="auto"/>
            <w:sz w:val="26"/>
            <w:szCs w:val="26"/>
          </w:rPr>
          <w:t xml:space="preserve">Hình </w:t>
        </w:r>
        <w:r w:rsidR="009C452F" w:rsidRPr="009C452F" w:rsidDel="00F90D5E">
          <w:rPr>
            <w:rFonts w:ascii="Times New Roman" w:hAnsi="Times New Roman" w:cs="Times New Roman"/>
            <w:noProof/>
            <w:color w:val="auto"/>
            <w:sz w:val="26"/>
            <w:szCs w:val="26"/>
          </w:rPr>
          <w:t>3.13</w:t>
        </w:r>
        <w:r w:rsidRPr="00C307BC" w:rsidDel="00F90D5E">
          <w:rPr>
            <w:rFonts w:ascii="Times New Roman" w:eastAsia="Times New Roman" w:hAnsi="Times New Roman" w:cs="Times New Roman"/>
            <w:sz w:val="26"/>
            <w:szCs w:val="26"/>
          </w:rPr>
          <w:fldChar w:fldCharType="end"/>
        </w:r>
        <w:r w:rsidRPr="00C307BC" w:rsidDel="00F90D5E">
          <w:rPr>
            <w:rFonts w:ascii="Times New Roman" w:eastAsia="Times New Roman" w:hAnsi="Times New Roman" w:cs="Times New Roman"/>
            <w:sz w:val="26"/>
            <w:szCs w:val="26"/>
          </w:rPr>
          <w:t>).</w:t>
        </w:r>
      </w:moveFrom>
    </w:p>
    <w:p w14:paraId="36756AC4" w14:textId="492B8271" w:rsidR="00685A8E" w:rsidRPr="00C307BC" w:rsidDel="00F90D5E" w:rsidRDefault="001C47D0" w:rsidP="00BB66CD">
      <w:pPr>
        <w:spacing w:after="120"/>
        <w:jc w:val="both"/>
        <w:rPr>
          <w:rFonts w:ascii="Times New Roman" w:hAnsi="Times New Roman" w:cs="Times New Roman"/>
          <w:sz w:val="26"/>
          <w:szCs w:val="26"/>
          <w:lang w:val="en-US"/>
        </w:rPr>
        <w:pPrChange w:id="1907" w:author="Nguyen Toan" w:date="2018-05-18T22:05:00Z">
          <w:pPr>
            <w:spacing w:after="120"/>
            <w:ind w:firstLine="567"/>
            <w:jc w:val="both"/>
          </w:pPr>
        </w:pPrChange>
      </w:pPr>
      <w:moveFrom w:id="1908" w:author="Nguyen Toan" w:date="2018-05-18T20:23:00Z">
        <w:r w:rsidRPr="00C307BC" w:rsidDel="00F90D5E">
          <w:rPr>
            <w:rFonts w:ascii="Times New Roman" w:hAnsi="Times New Roman" w:cs="Times New Roman"/>
            <w:b/>
            <w:sz w:val="26"/>
            <w:szCs w:val="26"/>
            <w:lang w:val="en-US"/>
          </w:rPr>
          <w:t xml:space="preserve">Thông tin hệ thống </w:t>
        </w:r>
        <w:r w:rsidRPr="00071A6D" w:rsidDel="00F90D5E">
          <w:rPr>
            <w:rFonts w:ascii="Times New Roman" w:hAnsi="Times New Roman" w:cs="Times New Roman"/>
            <w:sz w:val="26"/>
            <w:szCs w:val="26"/>
            <w:lang w:val="en-US"/>
          </w:rPr>
          <w:t>(</w:t>
        </w:r>
        <w:r w:rsidR="00193894" w:rsidRPr="00071A6D" w:rsidDel="00F90D5E">
          <w:rPr>
            <w:rFonts w:ascii="Times New Roman" w:hAnsi="Times New Roman" w:cs="Times New Roman"/>
            <w:sz w:val="26"/>
            <w:szCs w:val="26"/>
            <w:lang w:val="en-US"/>
          </w:rPr>
          <w:t>System Information</w:t>
        </w:r>
        <w:r w:rsidRPr="00C307BC" w:rsidDel="00F90D5E">
          <w:rPr>
            <w:rFonts w:ascii="Times New Roman" w:hAnsi="Times New Roman" w:cs="Times New Roman"/>
            <w:sz w:val="26"/>
            <w:szCs w:val="26"/>
            <w:lang w:val="en-US"/>
          </w:rPr>
          <w:t>)</w:t>
        </w:r>
        <w:r w:rsidR="00193894" w:rsidRPr="00071A6D" w:rsidDel="00F90D5E">
          <w:rPr>
            <w:rFonts w:ascii="Times New Roman" w:hAnsi="Times New Roman" w:cs="Times New Roman"/>
            <w:sz w:val="26"/>
            <w:szCs w:val="26"/>
            <w:lang w:val="en-US"/>
          </w:rPr>
          <w:t>:</w:t>
        </w:r>
        <w:r w:rsidR="00193894" w:rsidRPr="00C307BC" w:rsidDel="00F90D5E">
          <w:rPr>
            <w:rFonts w:ascii="Times New Roman" w:hAnsi="Times New Roman" w:cs="Times New Roman"/>
            <w:sz w:val="26"/>
            <w:szCs w:val="26"/>
            <w:lang w:val="en-US"/>
          </w:rPr>
          <w:t xml:space="preserve"> Màn hình này hiển thị danh sách tất cả các thuộc tính hệ thống Java và biến môi trường hệ </w:t>
        </w:r>
        <w:r w:rsidR="002F47C7" w:rsidDel="00F90D5E">
          <w:rPr>
            <w:rFonts w:ascii="Times New Roman" w:eastAsia="Times New Roman" w:hAnsi="Times New Roman" w:cs="Times New Roman"/>
            <w:sz w:val="26"/>
            <w:szCs w:val="26"/>
          </w:rPr>
          <w:t>thống</w:t>
        </w:r>
        <w:r w:rsidR="00193894" w:rsidRPr="00C307BC" w:rsidDel="00F90D5E">
          <w:rPr>
            <w:rFonts w:ascii="Times New Roman" w:hAnsi="Times New Roman" w:cs="Times New Roman"/>
            <w:sz w:val="26"/>
            <w:szCs w:val="26"/>
            <w:lang w:val="en-US"/>
          </w:rPr>
          <w:t xml:space="preserve"> hiện tại. Ở đây người ta có thể kiểm tra chính xác phiên bản Java Jenkins đang chạy, người dùng nào đang chạy tác vụ.</w:t>
        </w:r>
        <w:r w:rsidR="00A12E82" w:rsidRPr="00C307BC" w:rsidDel="00F90D5E">
          <w:rPr>
            <w:rFonts w:ascii="Times New Roman" w:hAnsi="Times New Roman" w:cs="Times New Roman"/>
            <w:sz w:val="26"/>
            <w:szCs w:val="26"/>
            <w:lang w:val="en-US"/>
          </w:rPr>
          <w:t xml:space="preserve"> </w:t>
        </w:r>
        <w:r w:rsidR="003F5EA6" w:rsidRPr="00C307BC" w:rsidDel="00F90D5E">
          <w:rPr>
            <w:rFonts w:ascii="Times New Roman" w:hAnsi="Times New Roman" w:cs="Times New Roman"/>
            <w:sz w:val="26"/>
            <w:szCs w:val="26"/>
            <w:lang w:val="en-US"/>
          </w:rPr>
          <w:fldChar w:fldCharType="begin"/>
        </w:r>
        <w:r w:rsidR="003F5EA6" w:rsidRPr="00C307BC" w:rsidDel="00F90D5E">
          <w:rPr>
            <w:rFonts w:ascii="Times New Roman" w:hAnsi="Times New Roman" w:cs="Times New Roman"/>
            <w:sz w:val="26"/>
            <w:szCs w:val="26"/>
            <w:lang w:val="en-US"/>
          </w:rPr>
          <w:instrText xml:space="preserve"> REF _Ref513152574 \h  \* MERGEFORMAT </w:instrText>
        </w:r>
        <w:r w:rsidR="003F5EA6" w:rsidRPr="00C307BC" w:rsidDel="00F90D5E">
          <w:rPr>
            <w:rFonts w:ascii="Times New Roman" w:hAnsi="Times New Roman" w:cs="Times New Roman"/>
            <w:sz w:val="26"/>
            <w:szCs w:val="26"/>
            <w:lang w:val="en-US"/>
          </w:rPr>
        </w:r>
        <w:r w:rsidR="003F5EA6" w:rsidRPr="00C307BC" w:rsidDel="00F90D5E">
          <w:rPr>
            <w:rFonts w:ascii="Times New Roman" w:hAnsi="Times New Roman" w:cs="Times New Roman"/>
            <w:sz w:val="26"/>
            <w:szCs w:val="26"/>
            <w:lang w:val="en-US"/>
          </w:rPr>
          <w:fldChar w:fldCharType="separate"/>
        </w:r>
        <w:r w:rsidR="009C452F" w:rsidRPr="009C452F" w:rsidDel="00F90D5E">
          <w:rPr>
            <w:rFonts w:ascii="Times New Roman" w:hAnsi="Times New Roman" w:cs="Times New Roman"/>
            <w:color w:val="auto"/>
            <w:sz w:val="26"/>
            <w:szCs w:val="26"/>
          </w:rPr>
          <w:t xml:space="preserve">Hình </w:t>
        </w:r>
        <w:r w:rsidR="009C452F" w:rsidRPr="009C452F" w:rsidDel="00F90D5E">
          <w:rPr>
            <w:rFonts w:ascii="Times New Roman" w:hAnsi="Times New Roman" w:cs="Times New Roman"/>
            <w:noProof/>
            <w:color w:val="auto"/>
            <w:sz w:val="26"/>
            <w:szCs w:val="26"/>
          </w:rPr>
          <w:t>3.14</w:t>
        </w:r>
        <w:r w:rsidR="003F5EA6" w:rsidRPr="00C307BC" w:rsidDel="00F90D5E">
          <w:rPr>
            <w:rFonts w:ascii="Times New Roman" w:hAnsi="Times New Roman" w:cs="Times New Roman"/>
            <w:sz w:val="26"/>
            <w:szCs w:val="26"/>
            <w:lang w:val="en-US"/>
          </w:rPr>
          <w:fldChar w:fldCharType="end"/>
        </w:r>
        <w:r w:rsidR="00283CD9" w:rsidRPr="00C307BC" w:rsidDel="00F90D5E">
          <w:rPr>
            <w:rFonts w:ascii="Times New Roman" w:hAnsi="Times New Roman" w:cs="Times New Roman"/>
            <w:sz w:val="26"/>
            <w:szCs w:val="26"/>
            <w:lang w:val="en-US"/>
          </w:rPr>
          <w:t xml:space="preserve"> </w:t>
        </w:r>
        <w:r w:rsidR="00193894" w:rsidRPr="00C307BC" w:rsidDel="00F90D5E">
          <w:rPr>
            <w:rFonts w:ascii="Times New Roman" w:hAnsi="Times New Roman" w:cs="Times New Roman"/>
            <w:sz w:val="26"/>
            <w:szCs w:val="26"/>
            <w:lang w:val="en-US"/>
          </w:rPr>
          <w:t>cho thấy một số thông tin về giá trị tên có sẵn trong phần này</w:t>
        </w:r>
        <w:r w:rsidR="00193894" w:rsidRPr="00C307BC" w:rsidDel="00F90D5E">
          <w:rPr>
            <w:rFonts w:ascii="Times New Roman" w:hAnsi="Times New Roman" w:cs="Times New Roman"/>
            <w:sz w:val="26"/>
            <w:szCs w:val="26"/>
          </w:rPr>
          <w:t>.</w:t>
        </w:r>
      </w:moveFrom>
    </w:p>
    <w:p w14:paraId="76FFCDC7" w14:textId="6F9784B9" w:rsidR="005D375F" w:rsidRPr="00C307BC" w:rsidDel="00F90D5E" w:rsidRDefault="00A12E82" w:rsidP="00BB66CD">
      <w:pPr>
        <w:keepNext/>
        <w:spacing w:line="288" w:lineRule="auto"/>
        <w:jc w:val="center"/>
        <w:rPr>
          <w:rFonts w:ascii="Times New Roman" w:hAnsi="Times New Roman" w:cs="Times New Roman"/>
          <w:sz w:val="26"/>
          <w:szCs w:val="26"/>
        </w:rPr>
        <w:pPrChange w:id="1909" w:author="Nguyen Toan" w:date="2018-05-18T22:05:00Z">
          <w:pPr>
            <w:keepNext/>
            <w:spacing w:line="288" w:lineRule="auto"/>
            <w:ind w:firstLine="567"/>
            <w:jc w:val="center"/>
          </w:pPr>
        </w:pPrChange>
      </w:pPr>
      <w:moveFrom w:id="1910" w:author="Nguyen Toan" w:date="2018-05-18T20:23:00Z">
        <w:r w:rsidRPr="00C307BC" w:rsidDel="00F90D5E">
          <w:rPr>
            <w:rFonts w:ascii="Times New Roman" w:hAnsi="Times New Roman" w:cs="Times New Roman"/>
            <w:noProof/>
            <w:sz w:val="26"/>
            <w:szCs w:val="26"/>
            <w:lang w:val="en-US"/>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moveFrom>
    </w:p>
    <w:p w14:paraId="259F4D2F" w14:textId="66ACA0D9" w:rsidR="004E212E" w:rsidRPr="00C307BC" w:rsidDel="00F90D5E" w:rsidRDefault="005D375F" w:rsidP="00BB66CD">
      <w:pPr>
        <w:pStyle w:val="Caption"/>
        <w:jc w:val="center"/>
        <w:rPr>
          <w:rFonts w:ascii="Times New Roman" w:hAnsi="Times New Roman" w:cs="Times New Roman"/>
          <w:i w:val="0"/>
          <w:color w:val="auto"/>
          <w:sz w:val="26"/>
          <w:szCs w:val="26"/>
        </w:rPr>
        <w:pPrChange w:id="1911" w:author="Nguyen Toan" w:date="2018-05-18T22:05:00Z">
          <w:pPr>
            <w:pStyle w:val="Caption"/>
            <w:jc w:val="center"/>
          </w:pPr>
        </w:pPrChange>
      </w:pPr>
      <w:bookmarkStart w:id="1912" w:name="_Ref513152574"/>
      <w:bookmarkStart w:id="1913" w:name="_Toc514157767"/>
      <w:moveFrom w:id="1914" w:author="Nguyen Toan" w:date="2018-05-18T20:23:00Z">
        <w:r w:rsidRPr="00C307BC" w:rsidDel="00F90D5E">
          <w:rPr>
            <w:rFonts w:ascii="Times New Roman" w:hAnsi="Times New Roman" w:cs="Times New Roman"/>
            <w:i w:val="0"/>
            <w:color w:val="auto"/>
            <w:sz w:val="26"/>
            <w:szCs w:val="26"/>
          </w:rPr>
          <w:t xml:space="preserve">Hình </w:t>
        </w:r>
        <w:r w:rsidR="007B1CDB" w:rsidRPr="00C307BC" w:rsidDel="00F90D5E">
          <w:rPr>
            <w:rFonts w:ascii="Times New Roman" w:hAnsi="Times New Roman" w:cs="Times New Roman"/>
            <w:i w:val="0"/>
            <w:color w:val="auto"/>
            <w:sz w:val="26"/>
            <w:szCs w:val="26"/>
          </w:rPr>
          <w:fldChar w:fldCharType="begin"/>
        </w:r>
        <w:r w:rsidR="007B1CDB" w:rsidRPr="00C307BC" w:rsidDel="00F90D5E">
          <w:rPr>
            <w:rFonts w:ascii="Times New Roman" w:hAnsi="Times New Roman" w:cs="Times New Roman"/>
            <w:i w:val="0"/>
            <w:color w:val="auto"/>
            <w:sz w:val="26"/>
            <w:szCs w:val="26"/>
          </w:rPr>
          <w:instrText xml:space="preserve"> STYLEREF 1 \s </w:instrText>
        </w:r>
        <w:r w:rsidR="007B1CDB" w:rsidRPr="00C307BC" w:rsidDel="00F90D5E">
          <w:rPr>
            <w:rFonts w:ascii="Times New Roman" w:hAnsi="Times New Roman" w:cs="Times New Roman"/>
            <w:i w:val="0"/>
            <w:color w:val="auto"/>
            <w:sz w:val="26"/>
            <w:szCs w:val="26"/>
          </w:rPr>
          <w:fldChar w:fldCharType="separate"/>
        </w:r>
        <w:r w:rsidR="009C452F" w:rsidDel="00F90D5E">
          <w:rPr>
            <w:rFonts w:ascii="Times New Roman" w:hAnsi="Times New Roman" w:cs="Times New Roman"/>
            <w:i w:val="0"/>
            <w:noProof/>
            <w:color w:val="auto"/>
            <w:sz w:val="26"/>
            <w:szCs w:val="26"/>
          </w:rPr>
          <w:t>3</w:t>
        </w:r>
        <w:r w:rsidR="007B1CDB" w:rsidRPr="00C307BC" w:rsidDel="00F90D5E">
          <w:rPr>
            <w:rFonts w:ascii="Times New Roman" w:hAnsi="Times New Roman" w:cs="Times New Roman"/>
            <w:i w:val="0"/>
            <w:color w:val="auto"/>
            <w:sz w:val="26"/>
            <w:szCs w:val="26"/>
          </w:rPr>
          <w:fldChar w:fldCharType="end"/>
        </w:r>
        <w:r w:rsidR="007B1CDB" w:rsidRPr="00C307BC" w:rsidDel="00F90D5E">
          <w:rPr>
            <w:rFonts w:ascii="Times New Roman" w:hAnsi="Times New Roman" w:cs="Times New Roman"/>
            <w:i w:val="0"/>
            <w:color w:val="auto"/>
            <w:sz w:val="26"/>
            <w:szCs w:val="26"/>
          </w:rPr>
          <w:t>.</w:t>
        </w:r>
        <w:r w:rsidR="007B1CDB" w:rsidRPr="00C307BC" w:rsidDel="00F90D5E">
          <w:rPr>
            <w:rFonts w:ascii="Times New Roman" w:hAnsi="Times New Roman" w:cs="Times New Roman"/>
            <w:i w:val="0"/>
            <w:color w:val="auto"/>
            <w:sz w:val="26"/>
            <w:szCs w:val="26"/>
          </w:rPr>
          <w:fldChar w:fldCharType="begin"/>
        </w:r>
        <w:r w:rsidR="007B1CDB" w:rsidRPr="00C307BC" w:rsidDel="00F90D5E">
          <w:rPr>
            <w:rFonts w:ascii="Times New Roman" w:hAnsi="Times New Roman" w:cs="Times New Roman"/>
            <w:i w:val="0"/>
            <w:color w:val="auto"/>
            <w:sz w:val="26"/>
            <w:szCs w:val="26"/>
          </w:rPr>
          <w:instrText xml:space="preserve"> SEQ Hình \* ARABIC \s 1 </w:instrText>
        </w:r>
        <w:r w:rsidR="007B1CDB" w:rsidRPr="00C307BC" w:rsidDel="00F90D5E">
          <w:rPr>
            <w:rFonts w:ascii="Times New Roman" w:hAnsi="Times New Roman" w:cs="Times New Roman"/>
            <w:i w:val="0"/>
            <w:color w:val="auto"/>
            <w:sz w:val="26"/>
            <w:szCs w:val="26"/>
          </w:rPr>
          <w:fldChar w:fldCharType="separate"/>
        </w:r>
        <w:r w:rsidR="009C452F" w:rsidDel="00F90D5E">
          <w:rPr>
            <w:rFonts w:ascii="Times New Roman" w:hAnsi="Times New Roman" w:cs="Times New Roman"/>
            <w:i w:val="0"/>
            <w:noProof/>
            <w:color w:val="auto"/>
            <w:sz w:val="26"/>
            <w:szCs w:val="26"/>
          </w:rPr>
          <w:t>14</w:t>
        </w:r>
        <w:r w:rsidR="007B1CDB" w:rsidRPr="00C307BC" w:rsidDel="00F90D5E">
          <w:rPr>
            <w:rFonts w:ascii="Times New Roman" w:hAnsi="Times New Roman" w:cs="Times New Roman"/>
            <w:i w:val="0"/>
            <w:color w:val="auto"/>
            <w:sz w:val="26"/>
            <w:szCs w:val="26"/>
          </w:rPr>
          <w:fldChar w:fldCharType="end"/>
        </w:r>
        <w:bookmarkEnd w:id="1912"/>
        <w:r w:rsidRPr="00C307BC" w:rsidDel="00F90D5E">
          <w:rPr>
            <w:rFonts w:ascii="Times New Roman" w:hAnsi="Times New Roman" w:cs="Times New Roman"/>
            <w:i w:val="0"/>
            <w:color w:val="auto"/>
            <w:sz w:val="26"/>
            <w:szCs w:val="26"/>
          </w:rPr>
          <w:t>: Thông tin hệ thống của Jenkins</w:t>
        </w:r>
        <w:bookmarkEnd w:id="1913"/>
      </w:moveFrom>
    </w:p>
    <w:p w14:paraId="5287EF5F" w14:textId="0CE39D01" w:rsidR="00FA046C" w:rsidRPr="00C307BC" w:rsidDel="00F90D5E" w:rsidRDefault="004A1882" w:rsidP="00BB66CD">
      <w:pPr>
        <w:spacing w:after="120"/>
        <w:jc w:val="both"/>
        <w:rPr>
          <w:rFonts w:ascii="Times New Roman" w:eastAsia="Times New Roman" w:hAnsi="Times New Roman" w:cs="Times New Roman"/>
          <w:sz w:val="26"/>
          <w:szCs w:val="26"/>
        </w:rPr>
        <w:pPrChange w:id="1915" w:author="Nguyen Toan" w:date="2018-05-18T22:05:00Z">
          <w:pPr>
            <w:spacing w:after="120"/>
            <w:ind w:firstLine="567"/>
            <w:jc w:val="both"/>
          </w:pPr>
        </w:pPrChange>
      </w:pPr>
      <w:moveFrom w:id="1916" w:author="Nguyen Toan" w:date="2018-05-18T20:23:00Z">
        <w:r w:rsidRPr="00C307BC" w:rsidDel="00F90D5E">
          <w:rPr>
            <w:rFonts w:ascii="Times New Roman" w:eastAsia="Times New Roman" w:hAnsi="Times New Roman" w:cs="Times New Roman"/>
            <w:b/>
            <w:sz w:val="26"/>
            <w:szCs w:val="26"/>
          </w:rPr>
          <w:t>Lịch sử</w:t>
        </w:r>
        <w:r w:rsidR="00151833" w:rsidRPr="00C307BC" w:rsidDel="00F90D5E">
          <w:rPr>
            <w:rFonts w:ascii="Times New Roman" w:eastAsia="Times New Roman" w:hAnsi="Times New Roman" w:cs="Times New Roman"/>
            <w:b/>
            <w:sz w:val="26"/>
            <w:szCs w:val="26"/>
          </w:rPr>
          <w:t xml:space="preserve"> hệ thống</w:t>
        </w:r>
        <w:r w:rsidRPr="00C307BC" w:rsidDel="00F90D5E">
          <w:rPr>
            <w:rFonts w:ascii="Times New Roman" w:eastAsia="Times New Roman" w:hAnsi="Times New Roman" w:cs="Times New Roman"/>
            <w:b/>
            <w:sz w:val="26"/>
            <w:szCs w:val="26"/>
          </w:rPr>
          <w:t xml:space="preserve"> </w:t>
        </w:r>
        <w:r w:rsidRPr="00071A6D" w:rsidDel="00F90D5E">
          <w:rPr>
            <w:rFonts w:ascii="Times New Roman" w:eastAsia="Times New Roman" w:hAnsi="Times New Roman" w:cs="Times New Roman"/>
            <w:sz w:val="26"/>
            <w:szCs w:val="26"/>
          </w:rPr>
          <w:t>(</w:t>
        </w:r>
        <w:r w:rsidR="00C73FC8" w:rsidRPr="00071A6D" w:rsidDel="00F90D5E">
          <w:rPr>
            <w:rFonts w:ascii="Times New Roman" w:eastAsia="Times New Roman" w:hAnsi="Times New Roman" w:cs="Times New Roman"/>
            <w:sz w:val="26"/>
            <w:szCs w:val="26"/>
          </w:rPr>
          <w:t>System Log</w:t>
        </w:r>
        <w:r w:rsidRPr="00071A6D" w:rsidDel="00F90D5E">
          <w:rPr>
            <w:rFonts w:ascii="Times New Roman" w:eastAsia="Times New Roman" w:hAnsi="Times New Roman" w:cs="Times New Roman"/>
            <w:sz w:val="26"/>
            <w:szCs w:val="26"/>
          </w:rPr>
          <w:t>)</w:t>
        </w:r>
        <w:r w:rsidR="00C73FC8" w:rsidRPr="00071A6D" w:rsidDel="00F90D5E">
          <w:rPr>
            <w:rFonts w:ascii="Times New Roman" w:eastAsia="Times New Roman" w:hAnsi="Times New Roman" w:cs="Times New Roman"/>
            <w:sz w:val="26"/>
            <w:szCs w:val="26"/>
          </w:rPr>
          <w:t>:</w:t>
        </w:r>
        <w:r w:rsidR="00C73FC8" w:rsidRPr="00C307BC" w:rsidDel="00F90D5E">
          <w:rPr>
            <w:rFonts w:ascii="Times New Roman" w:eastAsia="Times New Roman" w:hAnsi="Times New Roman" w:cs="Times New Roman"/>
            <w:sz w:val="26"/>
            <w:szCs w:val="26"/>
          </w:rPr>
          <w:t xml:space="preserve"> Màn hình </w:t>
        </w:r>
        <w:r w:rsidR="00120D78" w:rsidRPr="00C307BC" w:rsidDel="00F90D5E">
          <w:rPr>
            <w:rFonts w:ascii="Times New Roman" w:eastAsia="Times New Roman" w:hAnsi="Times New Roman" w:cs="Times New Roman"/>
            <w:sz w:val="26"/>
            <w:szCs w:val="26"/>
          </w:rPr>
          <w:t xml:space="preserve">System Log </w:t>
        </w:r>
        <w:r w:rsidR="00C73FC8" w:rsidRPr="00C307BC" w:rsidDel="00F90D5E">
          <w:rPr>
            <w:rFonts w:ascii="Times New Roman" w:eastAsia="Times New Roman" w:hAnsi="Times New Roman" w:cs="Times New Roman"/>
            <w:sz w:val="26"/>
            <w:szCs w:val="26"/>
          </w:rPr>
          <w:t xml:space="preserve">là cách thuận tiện để xem các </w:t>
        </w:r>
        <w:r w:rsidR="00851B06" w:rsidRPr="00C307BC" w:rsidDel="00F90D5E">
          <w:rPr>
            <w:rFonts w:ascii="Times New Roman" w:eastAsia="Times New Roman" w:hAnsi="Times New Roman" w:cs="Times New Roman"/>
            <w:sz w:val="26"/>
            <w:szCs w:val="26"/>
          </w:rPr>
          <w:t xml:space="preserve">tập tin </w:t>
        </w:r>
        <w:r w:rsidR="003B2690" w:rsidRPr="00C307BC" w:rsidDel="00F90D5E">
          <w:rPr>
            <w:rFonts w:ascii="Times New Roman" w:eastAsia="Times New Roman" w:hAnsi="Times New Roman" w:cs="Times New Roman"/>
            <w:sz w:val="26"/>
            <w:szCs w:val="26"/>
          </w:rPr>
          <w:t xml:space="preserve">lịch sử </w:t>
        </w:r>
        <w:r w:rsidR="00C73FC8" w:rsidRPr="00C307BC" w:rsidDel="00F90D5E">
          <w:rPr>
            <w:rFonts w:ascii="Times New Roman" w:eastAsia="Times New Roman" w:hAnsi="Times New Roman" w:cs="Times New Roman"/>
            <w:sz w:val="26"/>
            <w:szCs w:val="26"/>
          </w:rPr>
          <w:t xml:space="preserve">Jenkins trong thời gian thực. </w:t>
        </w:r>
        <w:r w:rsidR="002A60F1" w:rsidRPr="00C307BC" w:rsidDel="00F90D5E">
          <w:rPr>
            <w:rFonts w:ascii="Times New Roman" w:eastAsia="Times New Roman" w:hAnsi="Times New Roman" w:cs="Times New Roman"/>
            <w:sz w:val="26"/>
            <w:szCs w:val="26"/>
          </w:rPr>
          <w:t>V</w:t>
        </w:r>
        <w:r w:rsidR="00C73FC8" w:rsidRPr="00C307BC" w:rsidDel="00F90D5E">
          <w:rPr>
            <w:rFonts w:ascii="Times New Roman" w:eastAsia="Times New Roman" w:hAnsi="Times New Roman" w:cs="Times New Roman"/>
            <w:sz w:val="26"/>
            <w:szCs w:val="26"/>
          </w:rPr>
          <w:t xml:space="preserve">iệc sử dụng chính của màn hình này là để </w:t>
        </w:r>
        <w:r w:rsidR="00465353" w:rsidRPr="00C307BC" w:rsidDel="00F90D5E">
          <w:rPr>
            <w:rFonts w:ascii="Times New Roman" w:eastAsia="Times New Roman" w:hAnsi="Times New Roman" w:cs="Times New Roman"/>
            <w:sz w:val="26"/>
            <w:szCs w:val="26"/>
          </w:rPr>
          <w:t xml:space="preserve">tìm và </w:t>
        </w:r>
        <w:r w:rsidR="00C73FC8" w:rsidRPr="00C307BC" w:rsidDel="00F90D5E">
          <w:rPr>
            <w:rFonts w:ascii="Times New Roman" w:eastAsia="Times New Roman" w:hAnsi="Times New Roman" w:cs="Times New Roman"/>
            <w:sz w:val="26"/>
            <w:szCs w:val="26"/>
          </w:rPr>
          <w:t>khắc phục sự cố.</w:t>
        </w:r>
      </w:moveFrom>
    </w:p>
    <w:p w14:paraId="7C1978F0" w14:textId="28573923" w:rsidR="00C73FC8" w:rsidRPr="00C307BC" w:rsidDel="00F90D5E" w:rsidRDefault="004A1882" w:rsidP="00BB66CD">
      <w:pPr>
        <w:spacing w:after="120"/>
        <w:jc w:val="both"/>
        <w:rPr>
          <w:rFonts w:ascii="Times New Roman" w:eastAsia="Times New Roman" w:hAnsi="Times New Roman" w:cs="Times New Roman"/>
          <w:sz w:val="26"/>
          <w:szCs w:val="26"/>
        </w:rPr>
        <w:pPrChange w:id="1917" w:author="Nguyen Toan" w:date="2018-05-18T22:05:00Z">
          <w:pPr>
            <w:spacing w:after="120"/>
            <w:ind w:firstLine="567"/>
            <w:jc w:val="both"/>
          </w:pPr>
        </w:pPrChange>
      </w:pPr>
      <w:moveFrom w:id="1918" w:author="Nguyen Toan" w:date="2018-05-18T20:23:00Z">
        <w:r w:rsidRPr="00071A6D" w:rsidDel="00F90D5E">
          <w:rPr>
            <w:rFonts w:ascii="Times New Roman" w:eastAsia="Times New Roman" w:hAnsi="Times New Roman" w:cs="Times New Roman"/>
            <w:b/>
            <w:sz w:val="26"/>
            <w:szCs w:val="26"/>
          </w:rPr>
          <w:t xml:space="preserve">Thống kê tải </w:t>
        </w:r>
        <w:r w:rsidRPr="00C307BC" w:rsidDel="00F90D5E">
          <w:rPr>
            <w:rFonts w:ascii="Times New Roman" w:eastAsia="Times New Roman" w:hAnsi="Times New Roman" w:cs="Times New Roman"/>
            <w:sz w:val="26"/>
            <w:szCs w:val="26"/>
          </w:rPr>
          <w:t>(</w:t>
        </w:r>
        <w:r w:rsidR="00C73FC8" w:rsidRPr="00071A6D" w:rsidDel="00F90D5E">
          <w:rPr>
            <w:rFonts w:ascii="Times New Roman" w:eastAsia="Times New Roman" w:hAnsi="Times New Roman" w:cs="Times New Roman"/>
            <w:sz w:val="26"/>
            <w:szCs w:val="26"/>
          </w:rPr>
          <w:t>Load Statistics</w:t>
        </w:r>
        <w:r w:rsidRPr="00C307BC" w:rsidDel="00F90D5E">
          <w:rPr>
            <w:rFonts w:ascii="Times New Roman" w:eastAsia="Times New Roman" w:hAnsi="Times New Roman" w:cs="Times New Roman"/>
            <w:sz w:val="26"/>
            <w:szCs w:val="26"/>
          </w:rPr>
          <w:t>)</w:t>
        </w:r>
        <w:r w:rsidR="00C73FC8" w:rsidRPr="00071A6D" w:rsidDel="00F90D5E">
          <w:rPr>
            <w:rFonts w:ascii="Times New Roman" w:eastAsia="Times New Roman" w:hAnsi="Times New Roman" w:cs="Times New Roman"/>
            <w:sz w:val="26"/>
            <w:szCs w:val="26"/>
          </w:rPr>
          <w:t>:</w:t>
        </w:r>
        <w:r w:rsidR="00C73FC8" w:rsidRPr="00C307BC" w:rsidDel="00F90D5E">
          <w:rPr>
            <w:rFonts w:ascii="Times New Roman" w:eastAsia="Times New Roman" w:hAnsi="Times New Roman" w:cs="Times New Roman"/>
            <w:sz w:val="26"/>
            <w:szCs w:val="26"/>
          </w:rPr>
          <w:t xml:space="preserve"> Các trang này hiển thị dữ liệu đồ họa về mức độ bận của phiên bản Jenkins về số lượng các bản</w:t>
        </w:r>
        <w:r w:rsidR="00AC71E8" w:rsidRPr="00C307BC" w:rsidDel="00F90D5E">
          <w:rPr>
            <w:rFonts w:ascii="Times New Roman" w:eastAsia="Times New Roman" w:hAnsi="Times New Roman" w:cs="Times New Roman"/>
            <w:sz w:val="26"/>
            <w:szCs w:val="26"/>
          </w:rPr>
          <w:t xml:space="preserve"> biên dịch </w:t>
        </w:r>
        <w:r w:rsidR="00C73FC8" w:rsidRPr="00C307BC" w:rsidDel="00F90D5E">
          <w:rPr>
            <w:rFonts w:ascii="Times New Roman" w:eastAsia="Times New Roman" w:hAnsi="Times New Roman" w:cs="Times New Roman"/>
            <w:sz w:val="26"/>
            <w:szCs w:val="26"/>
          </w:rPr>
          <w:t xml:space="preserve">đồng thời và độ dài của hàng đợi </w:t>
        </w:r>
        <w:r w:rsidR="00393D3A" w:rsidRPr="00C307BC" w:rsidDel="00F90D5E">
          <w:rPr>
            <w:rFonts w:ascii="Times New Roman" w:eastAsia="Times New Roman" w:hAnsi="Times New Roman" w:cs="Times New Roman"/>
            <w:sz w:val="26"/>
            <w:szCs w:val="26"/>
          </w:rPr>
          <w:t xml:space="preserve">biên </w:t>
        </w:r>
        <w:r w:rsidR="00BF52DF" w:rsidRPr="00C307BC" w:rsidDel="00F90D5E">
          <w:rPr>
            <w:rFonts w:ascii="Times New Roman" w:eastAsia="Times New Roman" w:hAnsi="Times New Roman" w:cs="Times New Roman"/>
            <w:sz w:val="26"/>
            <w:szCs w:val="26"/>
          </w:rPr>
          <w:t xml:space="preserve">dịch </w:t>
        </w:r>
        <w:r w:rsidR="00C73FC8" w:rsidRPr="00C307BC" w:rsidDel="00F90D5E">
          <w:rPr>
            <w:rFonts w:ascii="Times New Roman" w:eastAsia="Times New Roman" w:hAnsi="Times New Roman" w:cs="Times New Roman"/>
            <w:sz w:val="26"/>
            <w:szCs w:val="26"/>
          </w:rPr>
          <w:t>cho biết</w:t>
        </w:r>
        <w:r w:rsidR="00E358F0" w:rsidRPr="00C307BC" w:rsidDel="00F90D5E">
          <w:rPr>
            <w:rFonts w:ascii="Times New Roman" w:eastAsia="Times New Roman" w:hAnsi="Times New Roman" w:cs="Times New Roman"/>
            <w:sz w:val="26"/>
            <w:szCs w:val="26"/>
          </w:rPr>
          <w:t xml:space="preserve"> một </w:t>
        </w:r>
        <w:r w:rsidR="00571C73" w:rsidRPr="00C307BC" w:rsidDel="00F90D5E">
          <w:rPr>
            <w:rFonts w:ascii="Times New Roman" w:eastAsia="Times New Roman" w:hAnsi="Times New Roman" w:cs="Times New Roman"/>
            <w:sz w:val="26"/>
            <w:szCs w:val="26"/>
          </w:rPr>
          <w:t>dự án</w:t>
        </w:r>
        <w:r w:rsidR="00C73FC8" w:rsidRPr="00C307BC" w:rsidDel="00F90D5E">
          <w:rPr>
            <w:rFonts w:ascii="Times New Roman" w:eastAsia="Times New Roman" w:hAnsi="Times New Roman" w:cs="Times New Roman"/>
            <w:sz w:val="26"/>
            <w:szCs w:val="26"/>
          </w:rPr>
          <w:t xml:space="preserve"> cần phải đợi bao lâu trước khi được thực thi. Những số liệu thống kê này có thể đưa ra ý tưởng tốt về việc liệu các công suất phụ hay các nút </w:t>
        </w:r>
        <w:r w:rsidR="004757F8" w:rsidRPr="00C307BC" w:rsidDel="00F90D5E">
          <w:rPr>
            <w:rFonts w:ascii="Times New Roman" w:eastAsia="Times New Roman" w:hAnsi="Times New Roman" w:cs="Times New Roman"/>
            <w:sz w:val="26"/>
            <w:szCs w:val="26"/>
          </w:rPr>
          <w:t>biên dịch</w:t>
        </w:r>
        <w:r w:rsidR="00C73FC8" w:rsidRPr="00C307BC" w:rsidDel="00F90D5E">
          <w:rPr>
            <w:rFonts w:ascii="Times New Roman" w:eastAsia="Times New Roman" w:hAnsi="Times New Roman" w:cs="Times New Roman"/>
            <w:sz w:val="26"/>
            <w:szCs w:val="26"/>
          </w:rPr>
          <w:t xml:space="preserve"> bổ sung có được yêu cầu từ quan điểm cơ sở hạ tầng hay không.</w:t>
        </w:r>
      </w:moveFrom>
    </w:p>
    <w:p w14:paraId="0693FC2A" w14:textId="14120A8E" w:rsidR="00C73FC8" w:rsidRPr="00C307BC" w:rsidDel="00F90D5E" w:rsidRDefault="004A1882" w:rsidP="00BB66CD">
      <w:pPr>
        <w:spacing w:after="120"/>
        <w:jc w:val="both"/>
        <w:rPr>
          <w:rFonts w:ascii="Times New Roman" w:eastAsia="Times New Roman" w:hAnsi="Times New Roman" w:cs="Times New Roman"/>
          <w:sz w:val="26"/>
          <w:szCs w:val="26"/>
        </w:rPr>
        <w:pPrChange w:id="1919" w:author="Nguyen Toan" w:date="2018-05-18T22:05:00Z">
          <w:pPr>
            <w:spacing w:after="120"/>
            <w:ind w:firstLine="567"/>
            <w:jc w:val="both"/>
          </w:pPr>
        </w:pPrChange>
      </w:pPr>
      <w:moveFrom w:id="1920" w:author="Nguyen Toan" w:date="2018-05-18T20:23:00Z">
        <w:r w:rsidRPr="00C307BC" w:rsidDel="00F90D5E">
          <w:rPr>
            <w:rFonts w:ascii="Times New Roman" w:eastAsia="Times New Roman" w:hAnsi="Times New Roman" w:cs="Times New Roman"/>
            <w:b/>
            <w:sz w:val="26"/>
            <w:szCs w:val="26"/>
          </w:rPr>
          <w:t>Tập lệnh kịch bản (</w:t>
        </w:r>
        <w:r w:rsidR="00C73FC8" w:rsidRPr="00071A6D" w:rsidDel="00F90D5E">
          <w:rPr>
            <w:rFonts w:ascii="Times New Roman" w:eastAsia="Times New Roman" w:hAnsi="Times New Roman" w:cs="Times New Roman"/>
            <w:sz w:val="26"/>
            <w:szCs w:val="26"/>
          </w:rPr>
          <w:t>Script Console</w:t>
        </w:r>
        <w:r w:rsidRPr="00C307BC" w:rsidDel="00F90D5E">
          <w:rPr>
            <w:rFonts w:ascii="Times New Roman" w:eastAsia="Times New Roman" w:hAnsi="Times New Roman" w:cs="Times New Roman"/>
            <w:sz w:val="26"/>
            <w:szCs w:val="26"/>
          </w:rPr>
          <w:t>)</w:t>
        </w:r>
        <w:r w:rsidR="00C73FC8" w:rsidRPr="00C307BC" w:rsidDel="00F90D5E">
          <w:rPr>
            <w:rFonts w:ascii="Times New Roman" w:eastAsia="Times New Roman" w:hAnsi="Times New Roman" w:cs="Times New Roman"/>
            <w:b/>
            <w:sz w:val="26"/>
            <w:szCs w:val="26"/>
          </w:rPr>
          <w:t xml:space="preserve">: </w:t>
        </w:r>
        <w:r w:rsidR="00C73FC8" w:rsidRPr="00C307BC" w:rsidDel="00F90D5E">
          <w:rPr>
            <w:rFonts w:ascii="Times New Roman" w:eastAsia="Times New Roman" w:hAnsi="Times New Roman" w:cs="Times New Roman"/>
            <w:sz w:val="26"/>
            <w:szCs w:val="26"/>
          </w:rPr>
          <w:t xml:space="preserve">Màn hình này cho phép chạy các tập lệnh Groovy trên máy chủ. Nó rất hữu ích cho việc xử lý sự cố </w:t>
        </w:r>
        <w:r w:rsidR="00AF116E" w:rsidRPr="00C307BC" w:rsidDel="00F90D5E">
          <w:rPr>
            <w:rFonts w:ascii="Times New Roman" w:eastAsia="Times New Roman" w:hAnsi="Times New Roman" w:cs="Times New Roman"/>
            <w:sz w:val="26"/>
            <w:szCs w:val="26"/>
          </w:rPr>
          <w:t xml:space="preserve">xảy ra </w:t>
        </w:r>
        <w:r w:rsidR="00E22D25" w:rsidRPr="00C307BC" w:rsidDel="00F90D5E">
          <w:rPr>
            <w:rFonts w:ascii="Times New Roman" w:eastAsia="Times New Roman" w:hAnsi="Times New Roman" w:cs="Times New Roman"/>
            <w:sz w:val="26"/>
            <w:szCs w:val="26"/>
          </w:rPr>
          <w:t>do</w:t>
        </w:r>
        <w:r w:rsidR="00AF116E" w:rsidRPr="00C307BC" w:rsidDel="00F90D5E">
          <w:rPr>
            <w:rFonts w:ascii="Times New Roman" w:eastAsia="Times New Roman" w:hAnsi="Times New Roman" w:cs="Times New Roman"/>
            <w:sz w:val="26"/>
            <w:szCs w:val="26"/>
          </w:rPr>
          <w:t xml:space="preserve"> ứng dụng</w:t>
        </w:r>
        <w:r w:rsidR="00E22D25" w:rsidRPr="00C307BC" w:rsidDel="00F90D5E">
          <w:rPr>
            <w:rFonts w:ascii="Times New Roman" w:eastAsia="Times New Roman" w:hAnsi="Times New Roman" w:cs="Times New Roman"/>
            <w:sz w:val="26"/>
            <w:szCs w:val="26"/>
          </w:rPr>
          <w:t xml:space="preserve"> </w:t>
        </w:r>
        <w:r w:rsidR="00865BE5" w:rsidRPr="00C307BC" w:rsidDel="00F90D5E">
          <w:rPr>
            <w:rFonts w:ascii="Times New Roman" w:eastAsia="Times New Roman" w:hAnsi="Times New Roman" w:cs="Times New Roman"/>
            <w:sz w:val="26"/>
            <w:szCs w:val="26"/>
          </w:rPr>
          <w:t xml:space="preserve">yêu cầu </w:t>
        </w:r>
        <w:r w:rsidR="00C73FC8" w:rsidRPr="00C307BC" w:rsidDel="00F90D5E">
          <w:rPr>
            <w:rFonts w:ascii="Times New Roman" w:eastAsia="Times New Roman" w:hAnsi="Times New Roman" w:cs="Times New Roman"/>
            <w:sz w:val="26"/>
            <w:szCs w:val="26"/>
          </w:rPr>
          <w:t xml:space="preserve">một </w:t>
        </w:r>
        <w:r w:rsidR="00AB39CD" w:rsidRPr="00C307BC" w:rsidDel="00F90D5E">
          <w:rPr>
            <w:rFonts w:ascii="Times New Roman" w:eastAsia="Times New Roman" w:hAnsi="Times New Roman" w:cs="Times New Roman"/>
            <w:sz w:val="26"/>
            <w:szCs w:val="26"/>
          </w:rPr>
          <w:t>cấu hình</w:t>
        </w:r>
        <w:r w:rsidR="00C73FC8" w:rsidRPr="00C307BC" w:rsidDel="00F90D5E">
          <w:rPr>
            <w:rFonts w:ascii="Times New Roman" w:eastAsia="Times New Roman" w:hAnsi="Times New Roman" w:cs="Times New Roman"/>
            <w:sz w:val="26"/>
            <w:szCs w:val="26"/>
          </w:rPr>
          <w:t xml:space="preserve"> mạnh.</w:t>
        </w:r>
      </w:moveFrom>
    </w:p>
    <w:p w14:paraId="7B578419" w14:textId="0A3AFA75" w:rsidR="00912A0F" w:rsidRPr="00C307BC" w:rsidRDefault="00367B29" w:rsidP="00BB66CD">
      <w:pPr>
        <w:pStyle w:val="Caption"/>
        <w:spacing w:before="120" w:line="276" w:lineRule="auto"/>
        <w:ind w:firstLine="567"/>
        <w:jc w:val="both"/>
        <w:pPrChange w:id="1921" w:author="Nguyen Toan" w:date="2018-05-18T22:05:00Z">
          <w:pPr>
            <w:spacing w:line="288" w:lineRule="auto"/>
            <w:ind w:firstLine="567"/>
            <w:jc w:val="both"/>
          </w:pPr>
        </w:pPrChange>
      </w:pPr>
      <w:moveFrom w:id="1922" w:author="Nguyen Toan" w:date="2018-05-18T20:23:00Z">
        <w:r w:rsidRPr="00C307BC" w:rsidDel="00F90D5E">
          <w:rPr>
            <w:b/>
          </w:rPr>
          <w:t>Hẹn giờ tắt</w:t>
        </w:r>
        <w:r w:rsidRPr="00071A6D" w:rsidDel="00F90D5E">
          <w:t xml:space="preserve"> (</w:t>
        </w:r>
        <w:r w:rsidR="00C73FC8" w:rsidRPr="00071A6D" w:rsidDel="00F90D5E">
          <w:t>Prepare for Shutdown</w:t>
        </w:r>
        <w:r w:rsidRPr="00071A6D" w:rsidDel="00F90D5E">
          <w:t>)</w:t>
        </w:r>
        <w:r w:rsidR="00C73FC8" w:rsidRPr="00071A6D" w:rsidDel="00F90D5E">
          <w:t>:</w:t>
        </w:r>
        <w:r w:rsidR="00DE23C1" w:rsidRPr="00C307BC" w:rsidDel="00F90D5E">
          <w:rPr>
            <w:b/>
          </w:rPr>
          <w:t xml:space="preserve"> </w:t>
        </w:r>
        <w:r w:rsidR="00C73FC8" w:rsidRPr="00C307BC" w:rsidDel="00F90D5E">
          <w:t xml:space="preserve">Nếu cần phải tắt Jenkins, </w:t>
        </w:r>
        <w:r w:rsidR="00EB3F66" w:rsidRPr="00C307BC" w:rsidDel="00F90D5E">
          <w:t xml:space="preserve">đặc biệt </w:t>
        </w:r>
        <w:r w:rsidR="007D2EEA" w:rsidRPr="00C307BC" w:rsidDel="00F90D5E">
          <w:t xml:space="preserve">khi </w:t>
        </w:r>
        <w:r w:rsidR="00C73FC8" w:rsidRPr="00C307BC" w:rsidDel="00F90D5E">
          <w:t xml:space="preserve">máy chủ Jenkins đang </w:t>
        </w:r>
        <w:r w:rsidR="009932E7" w:rsidRPr="00C307BC" w:rsidDel="00F90D5E">
          <w:t xml:space="preserve">thực thi </w:t>
        </w:r>
        <w:r w:rsidR="00C73FC8" w:rsidRPr="00C307BC" w:rsidDel="00F90D5E">
          <w:t xml:space="preserve">một phiên bản </w:t>
        </w:r>
        <w:r w:rsidR="009932E7" w:rsidRPr="00C307BC" w:rsidDel="00F90D5E">
          <w:t>của dự án</w:t>
        </w:r>
        <w:r w:rsidR="00632E7B" w:rsidRPr="00C307BC" w:rsidDel="00F90D5E">
          <w:t>,</w:t>
        </w:r>
        <w:r w:rsidR="00C73FC8" w:rsidRPr="00C307BC" w:rsidDel="00F90D5E">
          <w:t xml:space="preserve"> có thể sử dụng </w:t>
        </w:r>
        <w:r w:rsidR="00731446" w:rsidRPr="00C307BC" w:rsidDel="00F90D5E">
          <w:t xml:space="preserve">tính năng </w:t>
        </w:r>
        <w:r w:rsidR="00246B2B" w:rsidRPr="00C307BC" w:rsidDel="00F90D5E">
          <w:t>“Prepare for Shutdown</w:t>
        </w:r>
        <w:r w:rsidR="00713F2C" w:rsidRPr="00C307BC" w:rsidDel="00F90D5E">
          <w:t>”</w:t>
        </w:r>
        <w:r w:rsidR="00C73FC8" w:rsidRPr="00C307BC" w:rsidDel="00F90D5E">
          <w:t xml:space="preserve">. Cuối cùng, khi tất cả các bản </w:t>
        </w:r>
        <w:r w:rsidR="00D75C2C" w:rsidRPr="00C307BC" w:rsidDel="00F90D5E">
          <w:t>thực thi</w:t>
        </w:r>
        <w:r w:rsidR="00C73FC8" w:rsidRPr="00C307BC" w:rsidDel="00F90D5E">
          <w:t xml:space="preserve"> hiện tại đã hoàn thành, Jenkins</w:t>
        </w:r>
        <w:r w:rsidR="00D75C2C" w:rsidRPr="00C307BC" w:rsidDel="00F90D5E">
          <w:t xml:space="preserve"> sẽ tự động tắt hệ thốn</w:t>
        </w:r>
        <w:del w:id="1923" w:author="Nguyen Toan" w:date="2018-05-18T20:27:00Z">
          <w:r w:rsidR="00D75C2C" w:rsidRPr="00C307BC" w:rsidDel="004372AB">
            <w:delText>g</w:delText>
          </w:r>
        </w:del>
      </w:moveFrom>
      <w:moveFromRangeEnd w:id="1849"/>
      <w:del w:id="1924" w:author="Nguyen Toan" w:date="2018-05-18T20:27:00Z">
        <w:r w:rsidR="00C73FC8" w:rsidRPr="00C307BC" w:rsidDel="004372AB">
          <w:delText>.</w:delText>
        </w:r>
      </w:del>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1925" w:name="_Toc514444182"/>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1925"/>
      <w:r w:rsidR="006C4E17" w:rsidRPr="00C307BC">
        <w:rPr>
          <w:rFonts w:ascii="Times New Roman" w:hAnsi="Times New Roman" w:cs="Times New Roman"/>
          <w:b/>
          <w:sz w:val="26"/>
          <w:szCs w:val="26"/>
          <w:lang w:val="en-US"/>
        </w:rPr>
        <w:t xml:space="preserve"> </w:t>
      </w:r>
    </w:p>
    <w:p w14:paraId="4C9C0BB7" w14:textId="7B3B6EE9" w:rsidR="006C4E17" w:rsidRPr="00C307BC" w:rsidRDefault="004B586F">
      <w:pPr>
        <w:spacing w:after="120" w:line="288" w:lineRule="auto"/>
        <w:ind w:firstLine="567"/>
        <w:jc w:val="both"/>
        <w:rPr>
          <w:rFonts w:ascii="Times New Roman" w:eastAsia="Times New Roman" w:hAnsi="Times New Roman" w:cs="Times New Roman"/>
          <w:sz w:val="26"/>
          <w:szCs w:val="26"/>
        </w:rPr>
      </w:pPr>
      <w:r w:rsidRPr="00071A6D">
        <w:rPr>
          <w:rFonts w:ascii="Times New Roman" w:eastAsia="Times New Roman" w:hAnsi="Times New Roman" w:cs="Times New Roman"/>
          <w:sz w:val="26"/>
          <w:szCs w:val="26"/>
        </w:rPr>
        <w:lastRenderedPageBreak/>
        <w:t>AsenAPIDriver</w:t>
      </w:r>
      <w:r w:rsidRPr="00C307BC">
        <w:rPr>
          <w:rFonts w:ascii="Times New Roman" w:hAnsi="Times New Roman" w:cs="Times New Roman"/>
          <w:sz w:val="26"/>
          <w:szCs w:val="26"/>
          <w:lang w:val="en-US"/>
        </w:rPr>
        <w:t xml:space="preserve"> </w:t>
      </w:r>
      <w:r w:rsidRPr="00071A6D">
        <w:rPr>
          <w:rFonts w:ascii="Times New Roman" w:eastAsia="Times New Roman" w:hAnsi="Times New Roman" w:cs="Times New Roman"/>
          <w:sz w:val="26"/>
          <w:szCs w:val="26"/>
        </w:rPr>
        <w:t xml:space="preserve">được xây dựng trên nền tảng Java. </w:t>
      </w:r>
      <w:r w:rsidR="00D22917" w:rsidRPr="00C307BC">
        <w:rPr>
          <w:rFonts w:ascii="Times New Roman" w:eastAsia="Times New Roman" w:hAnsi="Times New Roman" w:cs="Times New Roman"/>
          <w:sz w:val="26"/>
          <w:szCs w:val="26"/>
        </w:rPr>
        <w:t xml:space="preserve">Mục tiêu của thư viện là </w:t>
      </w:r>
      <w:r w:rsidR="00BB21D8">
        <w:rPr>
          <w:rFonts w:ascii="Times New Roman" w:eastAsia="Times New Roman" w:hAnsi="Times New Roman" w:cs="Times New Roman"/>
          <w:sz w:val="26"/>
          <w:szCs w:val="26"/>
        </w:rPr>
        <w:t xml:space="preserve">sinh ra các ca kiểm thử tự động cho các ứng dụng </w:t>
      </w:r>
      <w:r w:rsidR="0065714D">
        <w:rPr>
          <w:rFonts w:ascii="Times New Roman" w:eastAsia="Times New Roman" w:hAnsi="Times New Roman" w:cs="Times New Roman"/>
          <w:sz w:val="26"/>
          <w:szCs w:val="26"/>
        </w:rPr>
        <w:t xml:space="preserve">xây dựng </w:t>
      </w:r>
      <w:r w:rsidR="00BB21D8">
        <w:rPr>
          <w:rFonts w:ascii="Times New Roman" w:eastAsia="Times New Roman" w:hAnsi="Times New Roman" w:cs="Times New Roman"/>
          <w:sz w:val="26"/>
          <w:szCs w:val="26"/>
        </w:rPr>
        <w:t>dựa</w:t>
      </w:r>
      <w:r w:rsidR="00D22917" w:rsidRPr="00C307BC">
        <w:rPr>
          <w:rFonts w:ascii="Times New Roman" w:eastAsia="Times New Roman" w:hAnsi="Times New Roman" w:cs="Times New Roman"/>
          <w:sz w:val="26"/>
          <w:szCs w:val="26"/>
        </w:rPr>
        <w:t xml:space="preserve"> trên nền tảng MuleESB. </w:t>
      </w:r>
    </w:p>
    <w:p w14:paraId="46923897" w14:textId="60DE1852"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Ứng dụng AsenAPIDriver có chức năng đọc các luồng xử lý trong tập tin cấu hình ứng dụng MuleESB, kết hợp với danh sách các ca kiểm thử, thực hiện sinh các mã nguồn kiểm thử.</w:t>
      </w:r>
    </w:p>
    <w:p w14:paraId="7291CF8B" w14:textId="3A5E2A49"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chạy các ca kiểm thử qua AsenAPIDriver được quản lý và thực hiện bằng cách cấu hình qua Maven. Quá trình kiểm thử kết hợp sử dụng JUnit hỗ trợ việc</w:t>
      </w:r>
      <w:r w:rsidR="009A7FAD" w:rsidRPr="00C307BC">
        <w:rPr>
          <w:rFonts w:ascii="Times New Roman" w:eastAsia="Times New Roman" w:hAnsi="Times New Roman" w:cs="Times New Roman"/>
          <w:sz w:val="26"/>
          <w:szCs w:val="26"/>
        </w:rPr>
        <w:t xml:space="preserve"> quản lý và</w:t>
      </w:r>
      <w:r w:rsidRPr="00C307BC">
        <w:rPr>
          <w:rFonts w:ascii="Times New Roman" w:eastAsia="Times New Roman" w:hAnsi="Times New Roman" w:cs="Times New Roman"/>
          <w:sz w:val="26"/>
          <w:szCs w:val="26"/>
        </w:rPr>
        <w:t xml:space="preserve"> chiết xuất báo cáo kiểm thử.</w:t>
      </w:r>
    </w:p>
    <w:p w14:paraId="5ED40DC4" w14:textId="723F2A40" w:rsidR="006C4E17" w:rsidRPr="00C307BC" w:rsidRDefault="00F15F7B">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_Ref513152622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926" w:author="Nguyen Toan" w:date="2018-05-18T21:03:00Z">
        <w:r w:rsidR="0019161E" w:rsidRPr="00C307BC">
          <w:rPr>
            <w:rFonts w:ascii="Times New Roman" w:hAnsi="Times New Roman" w:cs="Times New Roman"/>
            <w:color w:val="auto"/>
            <w:sz w:val="26"/>
            <w:szCs w:val="26"/>
          </w:rPr>
          <w:t>Hình</w:t>
        </w:r>
        <w:r w:rsidR="0019161E" w:rsidRPr="0019161E">
          <w:rPr>
            <w:rFonts w:ascii="Times New Roman" w:hAnsi="Times New Roman" w:cs="Times New Roman"/>
            <w:i/>
            <w:color w:val="auto"/>
            <w:sz w:val="26"/>
            <w:szCs w:val="26"/>
            <w:rPrChange w:id="1927" w:author="Nguyen Toan" w:date="2018-05-18T21:03:00Z">
              <w:rPr>
                <w:rFonts w:ascii="Times New Roman" w:hAnsi="Times New Roman" w:cs="Times New Roman"/>
                <w:color w:val="auto"/>
                <w:sz w:val="26"/>
                <w:szCs w:val="26"/>
              </w:rPr>
            </w:rPrChange>
          </w:rPr>
          <w:t xml:space="preserve"> </w:t>
        </w:r>
        <w:r w:rsidR="0019161E">
          <w:rPr>
            <w:rFonts w:ascii="Times New Roman" w:hAnsi="Times New Roman" w:cs="Times New Roman"/>
            <w:i/>
            <w:noProof/>
            <w:color w:val="auto"/>
            <w:sz w:val="26"/>
            <w:szCs w:val="26"/>
          </w:rPr>
          <w:t>3</w:t>
        </w:r>
        <w:r w:rsidR="0019161E" w:rsidRPr="0019161E">
          <w:rPr>
            <w:rFonts w:ascii="Times New Roman" w:hAnsi="Times New Roman" w:cs="Times New Roman"/>
            <w:i/>
            <w:noProof/>
            <w:color w:val="auto"/>
            <w:sz w:val="26"/>
            <w:szCs w:val="26"/>
            <w:rPrChange w:id="1928"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4</w:t>
        </w:r>
      </w:ins>
      <w:del w:id="1929" w:author="Nguyen Toan" w:date="2018-05-18T21:03:00Z">
        <w:r w:rsidR="009C452F" w:rsidRPr="009C452F" w:rsidDel="0019161E">
          <w:rPr>
            <w:rFonts w:ascii="Times New Roman" w:hAnsi="Times New Roman" w:cs="Times New Roman"/>
            <w:color w:val="auto"/>
            <w:sz w:val="26"/>
            <w:szCs w:val="26"/>
          </w:rPr>
          <w:delText>Hình</w:delText>
        </w:r>
        <w:r w:rsidR="009C452F" w:rsidRPr="00C307BC" w:rsidDel="0019161E">
          <w:rPr>
            <w:rFonts w:ascii="Times New Roman" w:hAnsi="Times New Roman" w:cs="Times New Roman"/>
            <w:i/>
            <w:color w:val="auto"/>
            <w:sz w:val="26"/>
            <w:szCs w:val="26"/>
          </w:rPr>
          <w:delText xml:space="preserve">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15</w:delText>
        </w:r>
      </w:del>
      <w:r w:rsidRPr="00C307BC">
        <w:rPr>
          <w:rFonts w:ascii="Times New Roman" w:eastAsia="Times New Roman" w:hAnsi="Times New Roman" w:cs="Times New Roman"/>
          <w:i/>
          <w:sz w:val="26"/>
          <w:szCs w:val="26"/>
        </w:rPr>
        <w:fldChar w:fldCharType="end"/>
      </w:r>
      <w:r w:rsidR="006C4E17" w:rsidRPr="00C307BC">
        <w:rPr>
          <w:rFonts w:ascii="Times New Roman" w:eastAsia="Times New Roman" w:hAnsi="Times New Roman" w:cs="Times New Roman"/>
          <w:sz w:val="26"/>
          <w:szCs w:val="26"/>
        </w:rPr>
        <w:t xml:space="preserve"> mô tả biểu đồ lớp của ứng dụng AsenAPIDriver. AsenAPIDriver bao gồm 2 package chính</w:t>
      </w:r>
      <w:r w:rsidR="004A751D" w:rsidRPr="00C307BC">
        <w:rPr>
          <w:rFonts w:ascii="Times New Roman" w:eastAsia="Times New Roman" w:hAnsi="Times New Roman" w:cs="Times New Roman"/>
          <w:sz w:val="26"/>
          <w:szCs w:val="26"/>
        </w:rPr>
        <w:t>. Package model chứa các lớp định nghĩa các đối tượng trong một ứng dụng Mule với các thuộc tính đi kèm. Package business chứa các lớp thực hiện các chức năng chính của ứng dụng</w:t>
      </w:r>
      <w:r w:rsidR="00AF21A9" w:rsidRPr="00C307BC">
        <w:rPr>
          <w:rFonts w:ascii="Times New Roman" w:eastAsia="Times New Roman" w:hAnsi="Times New Roman" w:cs="Times New Roman"/>
          <w:sz w:val="26"/>
          <w:szCs w:val="26"/>
        </w:rPr>
        <w:t xml:space="preserve"> là</w:t>
      </w:r>
      <w:r w:rsidR="004A751D" w:rsidRPr="00C307BC">
        <w:rPr>
          <w:rFonts w:ascii="Times New Roman" w:eastAsia="Times New Roman" w:hAnsi="Times New Roman" w:cs="Times New Roman"/>
          <w:sz w:val="26"/>
          <w:szCs w:val="26"/>
        </w:rPr>
        <w:t xml:space="preserve"> trích xuất đối tượng từ file XML, đọc thông tin các ca kiểm thử từ file excel và sinh ra các ca kiểm thử.</w:t>
      </w:r>
    </w:p>
    <w:p w14:paraId="0B4BC1CD" w14:textId="77777777" w:rsidR="006C4E17" w:rsidRPr="00C307BC" w:rsidRDefault="006C4E17" w:rsidP="00071A6D">
      <w:pPr>
        <w:keepNext/>
        <w:spacing w:before="120" w:line="288" w:lineRule="auto"/>
        <w:ind w:right="80" w:firstLine="567"/>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0BF99D40" w:rsidR="006C4E17" w:rsidRPr="00C307BC" w:rsidRDefault="006C4E17" w:rsidP="006C4E17">
      <w:pPr>
        <w:pStyle w:val="Caption"/>
        <w:jc w:val="center"/>
        <w:rPr>
          <w:rFonts w:ascii="Times New Roman" w:hAnsi="Times New Roman" w:cs="Times New Roman"/>
          <w:i w:val="0"/>
          <w:color w:val="auto"/>
          <w:sz w:val="26"/>
          <w:szCs w:val="26"/>
        </w:rPr>
      </w:pPr>
      <w:bookmarkStart w:id="1930" w:name="_Ref513152622"/>
      <w:bookmarkStart w:id="1931" w:name="_Toc51415776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ins w:id="1932" w:author="Nguyen Toan" w:date="2018-05-18T21:03:00Z">
        <w:r w:rsidR="0019161E">
          <w:rPr>
            <w:rFonts w:ascii="Times New Roman" w:hAnsi="Times New Roman" w:cs="Times New Roman"/>
            <w:i w:val="0"/>
            <w:noProof/>
            <w:color w:val="auto"/>
            <w:sz w:val="26"/>
            <w:szCs w:val="26"/>
          </w:rPr>
          <w:t>4</w:t>
        </w:r>
      </w:ins>
      <w:del w:id="1933" w:author="Nguyen Toan" w:date="2018-05-18T21:03:00Z">
        <w:r w:rsidR="009C452F" w:rsidDel="0019161E">
          <w:rPr>
            <w:rFonts w:ascii="Times New Roman" w:hAnsi="Times New Roman" w:cs="Times New Roman"/>
            <w:i w:val="0"/>
            <w:noProof/>
            <w:color w:val="auto"/>
            <w:sz w:val="26"/>
            <w:szCs w:val="26"/>
          </w:rPr>
          <w:delText>15</w:delText>
        </w:r>
      </w:del>
      <w:r w:rsidR="007B1CDB" w:rsidRPr="00C307BC">
        <w:rPr>
          <w:rFonts w:ascii="Times New Roman" w:hAnsi="Times New Roman" w:cs="Times New Roman"/>
          <w:i w:val="0"/>
          <w:color w:val="auto"/>
          <w:sz w:val="26"/>
          <w:szCs w:val="26"/>
        </w:rPr>
        <w:fldChar w:fldCharType="end"/>
      </w:r>
      <w:bookmarkEnd w:id="1930"/>
      <w:r w:rsidRPr="00C307BC">
        <w:rPr>
          <w:rFonts w:ascii="Times New Roman" w:hAnsi="Times New Roman" w:cs="Times New Roman"/>
          <w:i w:val="0"/>
          <w:color w:val="auto"/>
          <w:sz w:val="26"/>
          <w:szCs w:val="26"/>
        </w:rPr>
        <w:t>. Biểu đồ lớp AsenAPIDriver</w:t>
      </w:r>
      <w:bookmarkEnd w:id="1931"/>
    </w:p>
    <w:p w14:paraId="389F6F21" w14:textId="77777777"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671B0A89"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_Ref513152646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934"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3</w:t>
        </w:r>
        <w:r w:rsidR="0019161E" w:rsidRPr="0019161E">
          <w:rPr>
            <w:rFonts w:ascii="Times New Roman" w:hAnsi="Times New Roman" w:cs="Times New Roman"/>
            <w:i/>
            <w:noProof/>
            <w:color w:val="auto"/>
            <w:sz w:val="26"/>
            <w:szCs w:val="26"/>
            <w:rPrChange w:id="1935"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5</w:t>
        </w:r>
      </w:ins>
      <w:del w:id="1936"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16</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6C4E17" w:rsidRPr="00C307BC">
        <w:rPr>
          <w:rFonts w:ascii="Times New Roman" w:eastAsia="Times New Roman" w:hAnsi="Times New Roman" w:cs="Times New Roman"/>
          <w:sz w:val="26"/>
          <w:szCs w:val="26"/>
        </w:rPr>
        <w:t xml:space="preserve"> mô tả ví dụ tệp xml cấu hình của một ứng dụng MuleESB đơn giản. Ứng dụng này bao gồm một luồng nhận yêu cầu tại cổng 8081, trả về kết quả dạng text với giá trị là “Hello World!”.</w:t>
      </w:r>
    </w:p>
    <w:p w14:paraId="0E2610DE" w14:textId="77777777" w:rsidR="006C4E17" w:rsidRPr="00C307BC" w:rsidRDefault="006C4E17" w:rsidP="006C4E17">
      <w:pPr>
        <w:keepNext/>
        <w:spacing w:before="120" w:line="288" w:lineRule="auto"/>
        <w:ind w:right="80" w:firstLine="567"/>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3C15BE14" w:rsidR="006C4E17" w:rsidRPr="00C307BC" w:rsidRDefault="006C4E17" w:rsidP="006C4E17">
      <w:pPr>
        <w:pStyle w:val="Caption"/>
        <w:jc w:val="center"/>
        <w:rPr>
          <w:rFonts w:ascii="Times New Roman" w:hAnsi="Times New Roman" w:cs="Times New Roman"/>
          <w:i w:val="0"/>
          <w:color w:val="auto"/>
          <w:sz w:val="26"/>
          <w:szCs w:val="26"/>
        </w:rPr>
      </w:pPr>
      <w:bookmarkStart w:id="1937" w:name="_Ref513152646"/>
      <w:bookmarkStart w:id="1938" w:name="_Toc51415776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ins w:id="1939" w:author="Nguyen Toan" w:date="2018-05-18T21:03:00Z">
        <w:r w:rsidR="0019161E">
          <w:rPr>
            <w:rFonts w:ascii="Times New Roman" w:hAnsi="Times New Roman" w:cs="Times New Roman"/>
            <w:i w:val="0"/>
            <w:noProof/>
            <w:color w:val="auto"/>
            <w:sz w:val="26"/>
            <w:szCs w:val="26"/>
          </w:rPr>
          <w:t>5</w:t>
        </w:r>
      </w:ins>
      <w:del w:id="1940" w:author="Nguyen Toan" w:date="2018-05-18T21:03:00Z">
        <w:r w:rsidR="009C452F" w:rsidDel="0019161E">
          <w:rPr>
            <w:rFonts w:ascii="Times New Roman" w:hAnsi="Times New Roman" w:cs="Times New Roman"/>
            <w:i w:val="0"/>
            <w:noProof/>
            <w:color w:val="auto"/>
            <w:sz w:val="26"/>
            <w:szCs w:val="26"/>
          </w:rPr>
          <w:delText>16</w:delText>
        </w:r>
      </w:del>
      <w:r w:rsidR="007B1CDB" w:rsidRPr="00C307BC">
        <w:rPr>
          <w:rFonts w:ascii="Times New Roman" w:hAnsi="Times New Roman" w:cs="Times New Roman"/>
          <w:i w:val="0"/>
          <w:color w:val="auto"/>
          <w:sz w:val="26"/>
          <w:szCs w:val="26"/>
        </w:rPr>
        <w:fldChar w:fldCharType="end"/>
      </w:r>
      <w:bookmarkEnd w:id="1937"/>
      <w:r w:rsidRPr="00C307BC">
        <w:rPr>
          <w:rFonts w:ascii="Times New Roman" w:hAnsi="Times New Roman" w:cs="Times New Roman"/>
          <w:i w:val="0"/>
          <w:color w:val="auto"/>
          <w:sz w:val="26"/>
          <w:szCs w:val="26"/>
        </w:rPr>
        <w:t>. Ví dụ tệp XML cấu hình ứng dụng MuleESB</w:t>
      </w:r>
      <w:bookmarkEnd w:id="1938"/>
    </w:p>
    <w:p w14:paraId="71D1961B" w14:textId="77F8AA70"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_Ref513152658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941"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3</w:t>
        </w:r>
        <w:r w:rsidR="0019161E" w:rsidRPr="0019161E">
          <w:rPr>
            <w:rFonts w:ascii="Times New Roman" w:hAnsi="Times New Roman" w:cs="Times New Roman"/>
            <w:i/>
            <w:noProof/>
            <w:color w:val="auto"/>
            <w:sz w:val="26"/>
            <w:szCs w:val="26"/>
            <w:rPrChange w:id="1942"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6</w:t>
        </w:r>
      </w:ins>
      <w:del w:id="194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17</w:delText>
        </w:r>
      </w:del>
      <w:r w:rsidRPr="00C307BC">
        <w:rPr>
          <w:rFonts w:ascii="Times New Roman" w:eastAsia="Times New Roman" w:hAnsi="Times New Roman" w:cs="Times New Roman"/>
          <w:sz w:val="26"/>
          <w:szCs w:val="26"/>
        </w:rPr>
        <w:fldChar w:fldCharType="end"/>
      </w:r>
      <w:r w:rsidR="006C4E17" w:rsidRPr="00C307BC">
        <w:rPr>
          <w:rFonts w:ascii="Times New Roman" w:eastAsia="Times New Roman" w:hAnsi="Times New Roman" w:cs="Times New Roman"/>
          <w:sz w:val="26"/>
          <w:szCs w:val="26"/>
        </w:rPr>
        <w:t xml:space="preserve"> mô tả rõ hơn các nút tương ứng với các thuộc tính của các thẻ trong tệp tin cấu hình xml trên.</w:t>
      </w:r>
    </w:p>
    <w:p w14:paraId="10788837" w14:textId="77777777" w:rsidR="006C4E17" w:rsidRPr="00C307BC" w:rsidRDefault="006C4E17" w:rsidP="006C4E17">
      <w:pPr>
        <w:pStyle w:val="Caption"/>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4">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50261749" w:rsidR="006C4E17" w:rsidRPr="00C307BC" w:rsidRDefault="006C4E17" w:rsidP="006C4E17">
      <w:pPr>
        <w:pStyle w:val="Caption"/>
        <w:jc w:val="center"/>
        <w:rPr>
          <w:rFonts w:ascii="Times New Roman" w:hAnsi="Times New Roman" w:cs="Times New Roman"/>
          <w:i w:val="0"/>
          <w:color w:val="auto"/>
          <w:sz w:val="26"/>
          <w:szCs w:val="26"/>
        </w:rPr>
      </w:pPr>
      <w:bookmarkStart w:id="1944" w:name="_Ref513152658"/>
      <w:bookmarkStart w:id="1945" w:name="_Toc514157770"/>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ins w:id="1946" w:author="Nguyen Toan" w:date="2018-05-18T21:03:00Z">
        <w:r w:rsidR="0019161E">
          <w:rPr>
            <w:rFonts w:ascii="Times New Roman" w:hAnsi="Times New Roman" w:cs="Times New Roman"/>
            <w:i w:val="0"/>
            <w:noProof/>
            <w:color w:val="auto"/>
            <w:sz w:val="26"/>
            <w:szCs w:val="26"/>
          </w:rPr>
          <w:t>6</w:t>
        </w:r>
      </w:ins>
      <w:del w:id="1947" w:author="Nguyen Toan" w:date="2018-05-18T21:03:00Z">
        <w:r w:rsidR="009C452F" w:rsidDel="0019161E">
          <w:rPr>
            <w:rFonts w:ascii="Times New Roman" w:hAnsi="Times New Roman" w:cs="Times New Roman"/>
            <w:i w:val="0"/>
            <w:noProof/>
            <w:color w:val="auto"/>
            <w:sz w:val="26"/>
            <w:szCs w:val="26"/>
          </w:rPr>
          <w:delText>17</w:delText>
        </w:r>
      </w:del>
      <w:r w:rsidR="007B1CDB" w:rsidRPr="00C307BC">
        <w:rPr>
          <w:rFonts w:ascii="Times New Roman" w:hAnsi="Times New Roman" w:cs="Times New Roman"/>
          <w:i w:val="0"/>
          <w:color w:val="auto"/>
          <w:sz w:val="26"/>
          <w:szCs w:val="26"/>
        </w:rPr>
        <w:fldChar w:fldCharType="end"/>
      </w:r>
      <w:bookmarkEnd w:id="1944"/>
      <w:r w:rsidRPr="00C307BC">
        <w:rPr>
          <w:rFonts w:ascii="Times New Roman" w:hAnsi="Times New Roman" w:cs="Times New Roman"/>
          <w:i w:val="0"/>
          <w:color w:val="auto"/>
          <w:sz w:val="26"/>
          <w:szCs w:val="26"/>
        </w:rPr>
        <w:t>. Các nút trong tệp xml</w:t>
      </w:r>
      <w:bookmarkEnd w:id="1945"/>
    </w:p>
    <w:p w14:paraId="730312B9" w14:textId="0681765B"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Các bước thực hiện sinh mã nguồn kiểm thử tự động dùng AsenAPIDriver (xem </w:t>
      </w:r>
      <w:r w:rsidR="00216141" w:rsidRPr="00C307BC">
        <w:rPr>
          <w:rFonts w:ascii="Times New Roman" w:hAnsi="Times New Roman" w:cs="Times New Roman"/>
          <w:sz w:val="26"/>
          <w:szCs w:val="26"/>
          <w:lang w:val="vi-VN"/>
        </w:rPr>
        <w:fldChar w:fldCharType="begin"/>
      </w:r>
      <w:r w:rsidR="00216141" w:rsidRPr="00C307BC">
        <w:rPr>
          <w:rFonts w:ascii="Times New Roman" w:hAnsi="Times New Roman" w:cs="Times New Roman"/>
          <w:sz w:val="26"/>
          <w:szCs w:val="26"/>
          <w:lang w:val="vi-VN"/>
        </w:rPr>
        <w:instrText xml:space="preserve"> REF _Ref513152676 \h </w:instrText>
      </w:r>
      <w:r w:rsidR="00C307BC" w:rsidRPr="00C307BC">
        <w:rPr>
          <w:rFonts w:ascii="Times New Roman" w:hAnsi="Times New Roman" w:cs="Times New Roman"/>
          <w:sz w:val="26"/>
          <w:szCs w:val="26"/>
          <w:lang w:val="vi-VN"/>
        </w:rPr>
        <w:instrText xml:space="preserve"> \* MERGEFORMAT </w:instrText>
      </w:r>
      <w:r w:rsidR="00216141" w:rsidRPr="00C307BC">
        <w:rPr>
          <w:rFonts w:ascii="Times New Roman" w:hAnsi="Times New Roman" w:cs="Times New Roman"/>
          <w:sz w:val="26"/>
          <w:szCs w:val="26"/>
          <w:lang w:val="vi-VN"/>
        </w:rPr>
      </w:r>
      <w:r w:rsidR="00216141" w:rsidRPr="00C307BC">
        <w:rPr>
          <w:rFonts w:ascii="Times New Roman" w:hAnsi="Times New Roman" w:cs="Times New Roman"/>
          <w:sz w:val="26"/>
          <w:szCs w:val="26"/>
          <w:lang w:val="vi-VN"/>
        </w:rPr>
        <w:fldChar w:fldCharType="separate"/>
      </w:r>
      <w:ins w:id="1948" w:author="Nguyen Toan" w:date="2018-05-18T21:03:00Z">
        <w:r w:rsidR="0019161E" w:rsidRPr="00C307BC">
          <w:rPr>
            <w:rFonts w:ascii="Times New Roman" w:hAnsi="Times New Roman" w:cs="Times New Roman"/>
            <w:color w:val="000000" w:themeColor="text1"/>
            <w:sz w:val="26"/>
            <w:szCs w:val="26"/>
          </w:rPr>
          <w:t xml:space="preserve">Hình </w:t>
        </w:r>
        <w:r w:rsidR="0019161E">
          <w:rPr>
            <w:rFonts w:ascii="Times New Roman" w:hAnsi="Times New Roman" w:cs="Times New Roman"/>
            <w:i/>
            <w:noProof/>
            <w:color w:val="000000" w:themeColor="text1"/>
            <w:sz w:val="26"/>
            <w:szCs w:val="26"/>
          </w:rPr>
          <w:t>3</w:t>
        </w:r>
        <w:r w:rsidR="0019161E" w:rsidRPr="0019161E">
          <w:rPr>
            <w:rFonts w:ascii="Times New Roman" w:hAnsi="Times New Roman" w:cs="Times New Roman"/>
            <w:i/>
            <w:noProof/>
            <w:color w:val="000000" w:themeColor="text1"/>
            <w:sz w:val="26"/>
            <w:szCs w:val="26"/>
            <w:rPrChange w:id="1949" w:author="Nguyen Toan" w:date="2018-05-18T21:03:00Z">
              <w:rPr>
                <w:rFonts w:ascii="Times New Roman" w:hAnsi="Times New Roman" w:cs="Times New Roman"/>
                <w:color w:val="000000" w:themeColor="text1"/>
                <w:sz w:val="26"/>
                <w:szCs w:val="26"/>
              </w:rPr>
            </w:rPrChange>
          </w:rPr>
          <w:t>.</w:t>
        </w:r>
        <w:r w:rsidR="0019161E">
          <w:rPr>
            <w:rFonts w:ascii="Times New Roman" w:hAnsi="Times New Roman" w:cs="Times New Roman"/>
            <w:i/>
            <w:noProof/>
            <w:color w:val="000000" w:themeColor="text1"/>
            <w:sz w:val="26"/>
            <w:szCs w:val="26"/>
          </w:rPr>
          <w:t>7</w:t>
        </w:r>
      </w:ins>
      <w:del w:id="1950" w:author="Nguyen Toan" w:date="2018-05-18T21:03:00Z">
        <w:r w:rsidR="009C452F" w:rsidRPr="009C452F"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i/>
            <w:noProof/>
            <w:color w:val="000000" w:themeColor="text1"/>
            <w:sz w:val="26"/>
            <w:szCs w:val="26"/>
          </w:rPr>
          <w:delText>3</w:delText>
        </w:r>
        <w:r w:rsidR="009C452F" w:rsidRPr="00C307BC" w:rsidDel="0019161E">
          <w:rPr>
            <w:rFonts w:ascii="Times New Roman" w:hAnsi="Times New Roman" w:cs="Times New Roman"/>
            <w:i/>
            <w:noProof/>
            <w:color w:val="000000" w:themeColor="text1"/>
            <w:sz w:val="26"/>
            <w:szCs w:val="26"/>
          </w:rPr>
          <w:delText>.</w:delText>
        </w:r>
        <w:r w:rsidR="009C452F" w:rsidDel="0019161E">
          <w:rPr>
            <w:rFonts w:ascii="Times New Roman" w:hAnsi="Times New Roman" w:cs="Times New Roman"/>
            <w:i/>
            <w:noProof/>
            <w:color w:val="000000" w:themeColor="text1"/>
            <w:sz w:val="26"/>
            <w:szCs w:val="26"/>
          </w:rPr>
          <w:delText>18</w:delText>
        </w:r>
      </w:del>
      <w:r w:rsidR="00216141" w:rsidRPr="00C307BC">
        <w:rPr>
          <w:rFonts w:ascii="Times New Roman" w:hAnsi="Times New Roman" w:cs="Times New Roman"/>
          <w:sz w:val="26"/>
          <w:szCs w:val="26"/>
          <w:lang w:val="vi-VN"/>
        </w:rPr>
        <w:fldChar w:fldCharType="end"/>
      </w:r>
      <w:r w:rsidR="00C8177C" w:rsidRPr="00C307BC">
        <w:rPr>
          <w:rFonts w:ascii="Times New Roman" w:hAnsi="Times New Roman" w:cs="Times New Roman"/>
          <w:sz w:val="26"/>
          <w:szCs w:val="26"/>
          <w:lang w:val="vi-VN"/>
        </w:rPr>
        <w:t>)</w:t>
      </w:r>
    </w:p>
    <w:p w14:paraId="57F22AD5" w14:textId="77777777" w:rsidR="006C4E17" w:rsidRPr="00C307BC" w:rsidRDefault="006C4E17" w:rsidP="00071A6D">
      <w:pPr>
        <w:keepNext/>
        <w:spacing w:line="288" w:lineRule="auto"/>
        <w:ind w:firstLine="426"/>
        <w:rPr>
          <w:rFonts w:ascii="Times New Roman" w:hAnsi="Times New Roman" w:cs="Times New Roman"/>
          <w:sz w:val="26"/>
          <w:szCs w:val="26"/>
        </w:rPr>
      </w:pPr>
      <w:commentRangeStart w:id="1951"/>
      <w:r w:rsidRPr="00C307BC">
        <w:rPr>
          <w:rFonts w:ascii="Times New Roman" w:hAnsi="Times New Roman" w:cs="Times New Roman"/>
          <w:noProof/>
          <w:sz w:val="26"/>
          <w:szCs w:val="26"/>
          <w:lang w:val="en-US"/>
        </w:rPr>
        <w:drawing>
          <wp:inline distT="0" distB="0" distL="0" distR="0" wp14:anchorId="3A868D55" wp14:editId="3377604E">
            <wp:extent cx="5972175" cy="6029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602960"/>
                    </a:xfrm>
                    <a:prstGeom prst="rect">
                      <a:avLst/>
                    </a:prstGeom>
                  </pic:spPr>
                </pic:pic>
              </a:graphicData>
            </a:graphic>
          </wp:inline>
        </w:drawing>
      </w:r>
      <w:commentRangeEnd w:id="1951"/>
      <w:r w:rsidR="00773FFE">
        <w:rPr>
          <w:rStyle w:val="CommentReference"/>
        </w:rPr>
        <w:commentReference w:id="1951"/>
      </w:r>
    </w:p>
    <w:p w14:paraId="00620F50" w14:textId="081D36B0" w:rsidR="006C4E17" w:rsidRPr="00C307BC" w:rsidRDefault="006C4E17" w:rsidP="006C4E17">
      <w:pPr>
        <w:pStyle w:val="Caption"/>
        <w:jc w:val="center"/>
        <w:rPr>
          <w:rFonts w:ascii="Times New Roman" w:hAnsi="Times New Roman" w:cs="Times New Roman"/>
          <w:i w:val="0"/>
          <w:color w:val="000000" w:themeColor="text1"/>
          <w:sz w:val="26"/>
          <w:szCs w:val="26"/>
          <w:lang w:val="vi-VN"/>
        </w:rPr>
      </w:pPr>
      <w:bookmarkStart w:id="1952" w:name="_Ref513152676"/>
      <w:bookmarkStart w:id="1953" w:name="_Toc514157771"/>
      <w:r w:rsidRPr="00C307BC">
        <w:rPr>
          <w:rFonts w:ascii="Times New Roman" w:hAnsi="Times New Roman" w:cs="Times New Roman"/>
          <w:i w:val="0"/>
          <w:color w:val="000000" w:themeColor="text1"/>
          <w:sz w:val="26"/>
          <w:szCs w:val="26"/>
        </w:rPr>
        <w:t xml:space="preserve">Hình </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STYLEREF 1 \s </w:instrText>
      </w:r>
      <w:r w:rsidR="007B1CDB" w:rsidRPr="00C307BC">
        <w:rPr>
          <w:rFonts w:ascii="Times New Roman" w:hAnsi="Times New Roman" w:cs="Times New Roman"/>
          <w:i w:val="0"/>
          <w:color w:val="000000" w:themeColor="text1"/>
          <w:sz w:val="26"/>
          <w:szCs w:val="26"/>
        </w:rPr>
        <w:fldChar w:fldCharType="separate"/>
      </w:r>
      <w:r w:rsidR="0019161E">
        <w:rPr>
          <w:rFonts w:ascii="Times New Roman" w:hAnsi="Times New Roman" w:cs="Times New Roman"/>
          <w:i w:val="0"/>
          <w:noProof/>
          <w:color w:val="000000" w:themeColor="text1"/>
          <w:sz w:val="26"/>
          <w:szCs w:val="26"/>
        </w:rPr>
        <w:t>3</w:t>
      </w:r>
      <w:r w:rsidR="007B1CDB" w:rsidRPr="00C307BC">
        <w:rPr>
          <w:rFonts w:ascii="Times New Roman" w:hAnsi="Times New Roman" w:cs="Times New Roman"/>
          <w:i w:val="0"/>
          <w:color w:val="000000" w:themeColor="text1"/>
          <w:sz w:val="26"/>
          <w:szCs w:val="26"/>
        </w:rPr>
        <w:fldChar w:fldCharType="end"/>
      </w:r>
      <w:r w:rsidR="007B1CDB" w:rsidRPr="00C307BC">
        <w:rPr>
          <w:rFonts w:ascii="Times New Roman" w:hAnsi="Times New Roman" w:cs="Times New Roman"/>
          <w:i w:val="0"/>
          <w:color w:val="000000" w:themeColor="text1"/>
          <w:sz w:val="26"/>
          <w:szCs w:val="26"/>
        </w:rPr>
        <w:t>.</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SEQ Hình \* ARABIC \s 1 </w:instrText>
      </w:r>
      <w:r w:rsidR="007B1CDB" w:rsidRPr="00C307BC">
        <w:rPr>
          <w:rFonts w:ascii="Times New Roman" w:hAnsi="Times New Roman" w:cs="Times New Roman"/>
          <w:i w:val="0"/>
          <w:color w:val="000000" w:themeColor="text1"/>
          <w:sz w:val="26"/>
          <w:szCs w:val="26"/>
        </w:rPr>
        <w:fldChar w:fldCharType="separate"/>
      </w:r>
      <w:ins w:id="1954" w:author="Nguyen Toan" w:date="2018-05-18T21:03:00Z">
        <w:r w:rsidR="0019161E">
          <w:rPr>
            <w:rFonts w:ascii="Times New Roman" w:hAnsi="Times New Roman" w:cs="Times New Roman"/>
            <w:i w:val="0"/>
            <w:noProof/>
            <w:color w:val="000000" w:themeColor="text1"/>
            <w:sz w:val="26"/>
            <w:szCs w:val="26"/>
          </w:rPr>
          <w:t>7</w:t>
        </w:r>
      </w:ins>
      <w:del w:id="1955" w:author="Nguyen Toan" w:date="2018-05-18T21:03:00Z">
        <w:r w:rsidR="009C452F" w:rsidDel="0019161E">
          <w:rPr>
            <w:rFonts w:ascii="Times New Roman" w:hAnsi="Times New Roman" w:cs="Times New Roman"/>
            <w:i w:val="0"/>
            <w:noProof/>
            <w:color w:val="000000" w:themeColor="text1"/>
            <w:sz w:val="26"/>
            <w:szCs w:val="26"/>
          </w:rPr>
          <w:delText>18</w:delText>
        </w:r>
      </w:del>
      <w:r w:rsidR="007B1CDB" w:rsidRPr="00C307BC">
        <w:rPr>
          <w:rFonts w:ascii="Times New Roman" w:hAnsi="Times New Roman" w:cs="Times New Roman"/>
          <w:i w:val="0"/>
          <w:color w:val="000000" w:themeColor="text1"/>
          <w:sz w:val="26"/>
          <w:szCs w:val="26"/>
        </w:rPr>
        <w:fldChar w:fldCharType="end"/>
      </w:r>
      <w:bookmarkEnd w:id="1952"/>
      <w:r w:rsidRPr="00C307BC">
        <w:rPr>
          <w:rFonts w:ascii="Times New Roman" w:hAnsi="Times New Roman" w:cs="Times New Roman"/>
          <w:i w:val="0"/>
          <w:color w:val="000000" w:themeColor="text1"/>
          <w:sz w:val="26"/>
          <w:szCs w:val="26"/>
        </w:rPr>
        <w:t xml:space="preserve">: </w:t>
      </w:r>
      <w:r w:rsidRPr="00C307BC">
        <w:rPr>
          <w:rFonts w:ascii="Times New Roman" w:hAnsi="Times New Roman" w:cs="Times New Roman"/>
          <w:i w:val="0"/>
          <w:color w:val="000000" w:themeColor="text1"/>
          <w:sz w:val="26"/>
          <w:szCs w:val="26"/>
          <w:lang w:val="vi-VN"/>
        </w:rPr>
        <w:t>Các bước sinh mã kiểm thử tự động</w:t>
      </w:r>
      <w:bookmarkEnd w:id="1953"/>
    </w:p>
    <w:p w14:paraId="2E8E8F30" w14:textId="69C89250" w:rsidR="004D450C" w:rsidRPr="00C307BC" w:rsidRDefault="006C4E17" w:rsidP="004D450C">
      <w:pPr>
        <w:spacing w:after="120" w:line="288" w:lineRule="auto"/>
        <w:ind w:firstLine="567"/>
        <w:jc w:val="both"/>
        <w:rPr>
          <w:rFonts w:ascii="Times New Roman" w:hAnsi="Times New Roman" w:cs="Times New Roman"/>
          <w:b/>
          <w:sz w:val="26"/>
          <w:szCs w:val="26"/>
          <w:lang w:val="en-US"/>
        </w:rPr>
      </w:pPr>
      <w:r w:rsidRPr="00C307BC">
        <w:rPr>
          <w:rFonts w:ascii="Times New Roman" w:hAnsi="Times New Roman" w:cs="Times New Roman"/>
          <w:b/>
          <w:sz w:val="26"/>
          <w:szCs w:val="26"/>
          <w:lang w:val="en-US"/>
        </w:rPr>
        <w:t>Bước 1</w:t>
      </w:r>
      <w:r w:rsidRPr="00C307BC">
        <w:rPr>
          <w:rFonts w:ascii="Times New Roman" w:hAnsi="Times New Roman" w:cs="Times New Roman"/>
          <w:sz w:val="26"/>
          <w:szCs w:val="26"/>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r w:rsidR="00FE4698" w:rsidRPr="00C307BC">
        <w:rPr>
          <w:rFonts w:ascii="Times New Roman" w:hAnsi="Times New Roman" w:cs="Times New Roman"/>
          <w:sz w:val="26"/>
          <w:szCs w:val="26"/>
          <w:lang w:val="en-US"/>
        </w:rPr>
        <w:fldChar w:fldCharType="begin"/>
      </w:r>
      <w:r w:rsidR="00FE4698" w:rsidRPr="00C307BC">
        <w:rPr>
          <w:rFonts w:ascii="Times New Roman" w:hAnsi="Times New Roman" w:cs="Times New Roman"/>
          <w:sz w:val="26"/>
          <w:szCs w:val="26"/>
          <w:lang w:val="en-US"/>
        </w:rPr>
        <w:instrText xml:space="preserve"> REF _Ref513406442 \h </w:instrText>
      </w:r>
      <w:r w:rsidR="00C307BC" w:rsidRPr="00C307BC">
        <w:rPr>
          <w:rFonts w:ascii="Times New Roman" w:hAnsi="Times New Roman" w:cs="Times New Roman"/>
          <w:sz w:val="26"/>
          <w:szCs w:val="26"/>
          <w:lang w:val="en-US"/>
        </w:rPr>
        <w:instrText xml:space="preserve"> \* MERGEFORMAT </w:instrText>
      </w:r>
      <w:r w:rsidR="00FE4698" w:rsidRPr="00C307BC">
        <w:rPr>
          <w:rFonts w:ascii="Times New Roman" w:hAnsi="Times New Roman" w:cs="Times New Roman"/>
          <w:sz w:val="26"/>
          <w:szCs w:val="26"/>
          <w:lang w:val="en-US"/>
        </w:rPr>
      </w:r>
      <w:r w:rsidR="00FE4698" w:rsidRPr="00C307BC">
        <w:rPr>
          <w:rFonts w:ascii="Times New Roman" w:hAnsi="Times New Roman" w:cs="Times New Roman"/>
          <w:sz w:val="26"/>
          <w:szCs w:val="26"/>
          <w:lang w:val="en-US"/>
        </w:rPr>
        <w:fldChar w:fldCharType="separate"/>
      </w:r>
      <w:ins w:id="1956" w:author="Nguyen Toan" w:date="2018-05-18T21:03:00Z">
        <w:r w:rsidR="0019161E" w:rsidRPr="00C307BC">
          <w:rPr>
            <w:rFonts w:ascii="Times New Roman" w:hAnsi="Times New Roman" w:cs="Times New Roman"/>
            <w:color w:val="000000" w:themeColor="text1"/>
            <w:sz w:val="26"/>
            <w:szCs w:val="26"/>
          </w:rPr>
          <w:t xml:space="preserve">Hình </w:t>
        </w:r>
        <w:r w:rsidR="0019161E">
          <w:rPr>
            <w:rFonts w:ascii="Times New Roman" w:hAnsi="Times New Roman" w:cs="Times New Roman"/>
            <w:i/>
            <w:noProof/>
            <w:color w:val="000000" w:themeColor="text1"/>
            <w:sz w:val="26"/>
            <w:szCs w:val="26"/>
          </w:rPr>
          <w:t>3</w:t>
        </w:r>
        <w:r w:rsidR="0019161E" w:rsidRPr="0019161E">
          <w:rPr>
            <w:rFonts w:ascii="Times New Roman" w:hAnsi="Times New Roman" w:cs="Times New Roman"/>
            <w:i/>
            <w:noProof/>
            <w:color w:val="000000" w:themeColor="text1"/>
            <w:sz w:val="26"/>
            <w:szCs w:val="26"/>
            <w:rPrChange w:id="1957" w:author="Nguyen Toan" w:date="2018-05-18T21:03:00Z">
              <w:rPr>
                <w:rFonts w:ascii="Times New Roman" w:hAnsi="Times New Roman" w:cs="Times New Roman"/>
                <w:color w:val="000000" w:themeColor="text1"/>
                <w:sz w:val="26"/>
                <w:szCs w:val="26"/>
              </w:rPr>
            </w:rPrChange>
          </w:rPr>
          <w:t>.</w:t>
        </w:r>
        <w:r w:rsidR="0019161E">
          <w:rPr>
            <w:rFonts w:ascii="Times New Roman" w:hAnsi="Times New Roman" w:cs="Times New Roman"/>
            <w:i/>
            <w:noProof/>
            <w:color w:val="000000" w:themeColor="text1"/>
            <w:sz w:val="26"/>
            <w:szCs w:val="26"/>
          </w:rPr>
          <w:t>8</w:t>
        </w:r>
      </w:ins>
      <w:del w:id="1958" w:author="Nguyen Toan" w:date="2018-05-18T21:03:00Z">
        <w:r w:rsidR="009C452F" w:rsidRPr="009C452F"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i/>
            <w:noProof/>
            <w:color w:val="000000" w:themeColor="text1"/>
            <w:sz w:val="26"/>
            <w:szCs w:val="26"/>
          </w:rPr>
          <w:delText>3</w:delText>
        </w:r>
        <w:r w:rsidR="009C452F" w:rsidRPr="00C307BC" w:rsidDel="0019161E">
          <w:rPr>
            <w:rFonts w:ascii="Times New Roman" w:hAnsi="Times New Roman" w:cs="Times New Roman"/>
            <w:i/>
            <w:noProof/>
            <w:color w:val="000000" w:themeColor="text1"/>
            <w:sz w:val="26"/>
            <w:szCs w:val="26"/>
          </w:rPr>
          <w:delText>.</w:delText>
        </w:r>
        <w:r w:rsidR="009C452F" w:rsidDel="0019161E">
          <w:rPr>
            <w:rFonts w:ascii="Times New Roman" w:hAnsi="Times New Roman" w:cs="Times New Roman"/>
            <w:i/>
            <w:noProof/>
            <w:color w:val="000000" w:themeColor="text1"/>
            <w:sz w:val="26"/>
            <w:szCs w:val="26"/>
          </w:rPr>
          <w:delText>19</w:delText>
        </w:r>
      </w:del>
      <w:r w:rsidR="00FE4698" w:rsidRPr="00C307BC">
        <w:rPr>
          <w:rFonts w:ascii="Times New Roman" w:hAnsi="Times New Roman" w:cs="Times New Roman"/>
          <w:sz w:val="26"/>
          <w:szCs w:val="26"/>
          <w:lang w:val="en-US"/>
        </w:rPr>
        <w:fldChar w:fldCharType="end"/>
      </w:r>
      <w:r w:rsidR="009C3F22" w:rsidRPr="00C307BC">
        <w:rPr>
          <w:rFonts w:ascii="Times New Roman" w:hAnsi="Times New Roman" w:cs="Times New Roman"/>
          <w:sz w:val="26"/>
          <w:szCs w:val="26"/>
          <w:lang w:val="en-US"/>
        </w:rPr>
        <w:t xml:space="preserve"> </w:t>
      </w:r>
      <w:r w:rsidRPr="00C307BC">
        <w:rPr>
          <w:rFonts w:ascii="Times New Roman" w:hAnsi="Times New Roman" w:cs="Times New Roman"/>
          <w:sz w:val="26"/>
          <w:szCs w:val="26"/>
          <w:lang w:val="en-US"/>
        </w:rPr>
        <w:t>hiển thị tập tin cấu hình khởi tạo của ứng dụng MuleESB, tập tin này chỉ ra đâu là nơi chứa các luồng xử lý (ở đây là muleesbbegin.xml).</w:t>
      </w:r>
      <w:r w:rsidR="004D450C" w:rsidRPr="00C307BC">
        <w:rPr>
          <w:rFonts w:ascii="Times New Roman" w:hAnsi="Times New Roman" w:cs="Times New Roman"/>
          <w:b/>
          <w:sz w:val="26"/>
          <w:szCs w:val="26"/>
          <w:lang w:val="en-US"/>
        </w:rPr>
        <w:t xml:space="preserve"> </w:t>
      </w:r>
    </w:p>
    <w:p w14:paraId="1C5DA8BA" w14:textId="0187551F" w:rsidR="004D450C" w:rsidRPr="00C307BC" w:rsidRDefault="004D450C" w:rsidP="004D450C">
      <w:pPr>
        <w:spacing w:after="120" w:line="288" w:lineRule="auto"/>
        <w:ind w:firstLine="567"/>
        <w:jc w:val="both"/>
        <w:rPr>
          <w:rFonts w:ascii="Times New Roman" w:hAnsi="Times New Roman" w:cs="Times New Roman"/>
          <w:sz w:val="26"/>
          <w:szCs w:val="26"/>
          <w:lang w:val="en-US"/>
        </w:rPr>
      </w:pPr>
      <w:r w:rsidRPr="00C307BC">
        <w:rPr>
          <w:rFonts w:ascii="Times New Roman" w:hAnsi="Times New Roman" w:cs="Times New Roman"/>
          <w:b/>
          <w:sz w:val="26"/>
          <w:szCs w:val="26"/>
          <w:lang w:val="en-US"/>
        </w:rPr>
        <w:t>Bước 2</w:t>
      </w:r>
      <w:r w:rsidRPr="00C307BC">
        <w:rPr>
          <w:rFonts w:ascii="Times New Roman" w:hAnsi="Times New Roman" w:cs="Times New Roman"/>
          <w:sz w:val="26"/>
          <w:szCs w:val="26"/>
          <w:lang w:val="en-US"/>
        </w:rPr>
        <w:t xml:space="preserve">: từ các tập tin định nghĩa các luồng xử lý, công cụ AsenAPIDriver thực hiện đọc và xác định các luồng, tên luồng, đường dẫn gọi vào từng luồng cụ thể. (xem </w:t>
      </w:r>
      <w:r w:rsidRPr="00C307BC">
        <w:rPr>
          <w:rFonts w:ascii="Times New Roman" w:hAnsi="Times New Roman" w:cs="Times New Roman"/>
          <w:sz w:val="26"/>
          <w:szCs w:val="26"/>
          <w:lang w:val="en-US"/>
        </w:rPr>
        <w:fldChar w:fldCharType="begin"/>
      </w:r>
      <w:r w:rsidRPr="00C307BC">
        <w:rPr>
          <w:rFonts w:ascii="Times New Roman" w:hAnsi="Times New Roman" w:cs="Times New Roman"/>
          <w:sz w:val="26"/>
          <w:szCs w:val="26"/>
          <w:lang w:val="en-US"/>
        </w:rPr>
        <w:instrText xml:space="preserve"> REF _Ref513152706 \h </w:instrText>
      </w:r>
      <w:r w:rsidR="00C307BC" w:rsidRPr="00C307BC">
        <w:rPr>
          <w:rFonts w:ascii="Times New Roman" w:hAnsi="Times New Roman" w:cs="Times New Roman"/>
          <w:sz w:val="26"/>
          <w:szCs w:val="26"/>
          <w:lang w:val="en-US"/>
        </w:rPr>
        <w:instrText xml:space="preserve"> \* MERGEFORMAT </w:instrText>
      </w:r>
      <w:r w:rsidRPr="00C307BC">
        <w:rPr>
          <w:rFonts w:ascii="Times New Roman" w:hAnsi="Times New Roman" w:cs="Times New Roman"/>
          <w:sz w:val="26"/>
          <w:szCs w:val="26"/>
          <w:lang w:val="en-US"/>
        </w:rPr>
      </w:r>
      <w:r w:rsidRPr="00C307BC">
        <w:rPr>
          <w:rFonts w:ascii="Times New Roman" w:hAnsi="Times New Roman" w:cs="Times New Roman"/>
          <w:sz w:val="26"/>
          <w:szCs w:val="26"/>
          <w:lang w:val="en-US"/>
        </w:rPr>
        <w:fldChar w:fldCharType="separate"/>
      </w:r>
      <w:ins w:id="1959" w:author="Nguyen Toan" w:date="2018-05-18T21:03:00Z">
        <w:r w:rsidR="0019161E" w:rsidRPr="00C307BC">
          <w:rPr>
            <w:rFonts w:ascii="Times New Roman" w:hAnsi="Times New Roman" w:cs="Times New Roman"/>
            <w:color w:val="000000" w:themeColor="text1"/>
            <w:sz w:val="26"/>
            <w:szCs w:val="26"/>
          </w:rPr>
          <w:t xml:space="preserve">Hình </w:t>
        </w:r>
        <w:r w:rsidR="0019161E">
          <w:rPr>
            <w:rFonts w:ascii="Times New Roman" w:hAnsi="Times New Roman" w:cs="Times New Roman"/>
            <w:i/>
            <w:noProof/>
            <w:color w:val="000000" w:themeColor="text1"/>
            <w:sz w:val="26"/>
            <w:szCs w:val="26"/>
          </w:rPr>
          <w:t>3</w:t>
        </w:r>
        <w:r w:rsidR="0019161E" w:rsidRPr="0019161E">
          <w:rPr>
            <w:rFonts w:ascii="Times New Roman" w:hAnsi="Times New Roman" w:cs="Times New Roman"/>
            <w:i/>
            <w:noProof/>
            <w:color w:val="000000" w:themeColor="text1"/>
            <w:sz w:val="26"/>
            <w:szCs w:val="26"/>
            <w:rPrChange w:id="1960" w:author="Nguyen Toan" w:date="2018-05-18T21:03:00Z">
              <w:rPr>
                <w:rFonts w:ascii="Times New Roman" w:hAnsi="Times New Roman" w:cs="Times New Roman"/>
                <w:color w:val="000000" w:themeColor="text1"/>
                <w:sz w:val="26"/>
                <w:szCs w:val="26"/>
              </w:rPr>
            </w:rPrChange>
          </w:rPr>
          <w:t>.</w:t>
        </w:r>
        <w:r w:rsidR="0019161E">
          <w:rPr>
            <w:rFonts w:ascii="Times New Roman" w:hAnsi="Times New Roman" w:cs="Times New Roman"/>
            <w:i/>
            <w:noProof/>
            <w:color w:val="000000" w:themeColor="text1"/>
            <w:sz w:val="26"/>
            <w:szCs w:val="26"/>
          </w:rPr>
          <w:t>8</w:t>
        </w:r>
      </w:ins>
      <w:del w:id="1961" w:author="Nguyen Toan" w:date="2018-05-18T21:03:00Z">
        <w:r w:rsidR="009C452F" w:rsidRPr="009C452F"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i/>
            <w:noProof/>
            <w:color w:val="000000" w:themeColor="text1"/>
            <w:sz w:val="26"/>
            <w:szCs w:val="26"/>
          </w:rPr>
          <w:delText>3</w:delText>
        </w:r>
        <w:r w:rsidR="009C452F" w:rsidRPr="00C307BC" w:rsidDel="0019161E">
          <w:rPr>
            <w:rFonts w:ascii="Times New Roman" w:hAnsi="Times New Roman" w:cs="Times New Roman"/>
            <w:i/>
            <w:noProof/>
            <w:color w:val="000000" w:themeColor="text1"/>
            <w:sz w:val="26"/>
            <w:szCs w:val="26"/>
          </w:rPr>
          <w:delText>.</w:delText>
        </w:r>
        <w:r w:rsidR="009C452F" w:rsidDel="0019161E">
          <w:rPr>
            <w:rFonts w:ascii="Times New Roman" w:hAnsi="Times New Roman" w:cs="Times New Roman"/>
            <w:i/>
            <w:noProof/>
            <w:color w:val="000000" w:themeColor="text1"/>
            <w:sz w:val="26"/>
            <w:szCs w:val="26"/>
          </w:rPr>
          <w:delText>19</w:delText>
        </w:r>
      </w:del>
      <w:r w:rsidRPr="00C307BC">
        <w:rPr>
          <w:rFonts w:ascii="Times New Roman" w:hAnsi="Times New Roman" w:cs="Times New Roman"/>
          <w:sz w:val="26"/>
          <w:szCs w:val="26"/>
          <w:lang w:val="en-US"/>
        </w:rPr>
        <w:fldChar w:fldCharType="end"/>
      </w:r>
      <w:r w:rsidRPr="00C307BC">
        <w:rPr>
          <w:rFonts w:ascii="Times New Roman" w:hAnsi="Times New Roman" w:cs="Times New Roman"/>
          <w:sz w:val="26"/>
          <w:szCs w:val="26"/>
          <w:lang w:val="en-US"/>
        </w:rPr>
        <w:t>).</w:t>
      </w:r>
    </w:p>
    <w:p w14:paraId="501E9B1F" w14:textId="77777777" w:rsidR="004D450C" w:rsidRPr="00C307BC" w:rsidRDefault="004D450C" w:rsidP="004D450C">
      <w:pPr>
        <w:spacing w:after="120" w:line="288" w:lineRule="auto"/>
        <w:ind w:firstLine="567"/>
        <w:jc w:val="both"/>
        <w:rPr>
          <w:rFonts w:ascii="Times New Roman" w:hAnsi="Times New Roman" w:cs="Times New Roman"/>
          <w:sz w:val="26"/>
          <w:szCs w:val="26"/>
          <w:lang w:val="en-US"/>
        </w:rPr>
      </w:pPr>
      <w:r w:rsidRPr="00C307BC">
        <w:rPr>
          <w:rFonts w:ascii="Times New Roman" w:hAnsi="Times New Roman" w:cs="Times New Roman"/>
          <w:b/>
          <w:sz w:val="26"/>
          <w:szCs w:val="26"/>
          <w:lang w:val="en-US"/>
        </w:rPr>
        <w:lastRenderedPageBreak/>
        <w:t>Bước 3</w:t>
      </w:r>
      <w:r w:rsidRPr="00C307BC">
        <w:rPr>
          <w:rFonts w:ascii="Times New Roman" w:hAnsi="Times New Roman" w:cs="Times New Roman"/>
          <w:sz w:val="26"/>
          <w:szCs w:val="26"/>
          <w:lang w:val="en-US"/>
        </w:rPr>
        <w:t>: Với mỗi luồng tương ứng, chương trình xác định và đọc các tập tin excel ca kiểm thử. Các tập tin này được cấu hình sẵn trong thư mục tài nguyên kiểm thử (test/resources) của ứng dụng.</w:t>
      </w:r>
    </w:p>
    <w:p w14:paraId="3AC41327" w14:textId="4BE72042" w:rsidR="004D450C" w:rsidRPr="00C307BC" w:rsidRDefault="004D450C" w:rsidP="00CE1892">
      <w:pPr>
        <w:spacing w:after="120" w:line="288" w:lineRule="auto"/>
        <w:ind w:firstLine="567"/>
        <w:jc w:val="both"/>
        <w:rPr>
          <w:rFonts w:ascii="Times New Roman" w:hAnsi="Times New Roman" w:cs="Times New Roman"/>
          <w:sz w:val="26"/>
          <w:szCs w:val="26"/>
          <w:lang w:val="en-US"/>
        </w:rPr>
      </w:pPr>
      <w:r w:rsidRPr="00C307BC">
        <w:rPr>
          <w:rFonts w:ascii="Times New Roman" w:hAnsi="Times New Roman" w:cs="Times New Roman"/>
          <w:b/>
          <w:sz w:val="26"/>
          <w:szCs w:val="26"/>
          <w:lang w:val="en-US"/>
        </w:rPr>
        <w:t>Bước 4</w:t>
      </w:r>
      <w:r w:rsidRPr="00C307BC">
        <w:rPr>
          <w:rFonts w:ascii="Times New Roman" w:hAnsi="Times New Roman" w:cs="Times New Roman"/>
          <w:sz w:val="26"/>
          <w:szCs w:val="26"/>
          <w:lang w:val="en-US"/>
        </w:rPr>
        <w:t>: Trước khi sinh ra mã nguồn kiểm thử tự động, công cụ thực hiện dọn dẹp thư mục mã nguồn kiểm thử.</w:t>
      </w:r>
    </w:p>
    <w:p w14:paraId="4CF2330C" w14:textId="4D7F4E08" w:rsidR="006C4E17" w:rsidRPr="00C307BC" w:rsidRDefault="006C4E17" w:rsidP="00966627">
      <w:pPr>
        <w:spacing w:after="120" w:line="288" w:lineRule="auto"/>
        <w:ind w:firstLine="567"/>
        <w:jc w:val="both"/>
        <w:rPr>
          <w:rFonts w:ascii="Times New Roman" w:hAnsi="Times New Roman" w:cs="Times New Roman"/>
          <w:sz w:val="26"/>
          <w:szCs w:val="26"/>
          <w:lang w:val="vi-VN"/>
        </w:rPr>
      </w:pPr>
    </w:p>
    <w:p w14:paraId="029D3C0A" w14:textId="77777777" w:rsidR="006C4E17" w:rsidRPr="00C307BC" w:rsidRDefault="006C4E17" w:rsidP="00071A6D">
      <w:pPr>
        <w:keepNext/>
        <w:spacing w:line="288" w:lineRule="auto"/>
        <w:ind w:firstLine="720"/>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6">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5526EEA8" w:rsidR="006C4E17" w:rsidRPr="00C307BC" w:rsidRDefault="006C4E17" w:rsidP="006C4E17">
      <w:pPr>
        <w:pStyle w:val="Caption"/>
        <w:jc w:val="center"/>
        <w:rPr>
          <w:rFonts w:ascii="Times New Roman" w:hAnsi="Times New Roman" w:cs="Times New Roman"/>
          <w:i w:val="0"/>
          <w:color w:val="000000" w:themeColor="text1"/>
          <w:sz w:val="26"/>
          <w:szCs w:val="26"/>
          <w:lang w:val="en-US"/>
        </w:rPr>
      </w:pPr>
      <w:bookmarkStart w:id="1962" w:name="_Ref513406442"/>
      <w:bookmarkStart w:id="1963" w:name="_Ref513152706"/>
      <w:bookmarkStart w:id="1964" w:name="_Toc514157772"/>
      <w:r w:rsidRPr="00C307BC">
        <w:rPr>
          <w:rFonts w:ascii="Times New Roman" w:hAnsi="Times New Roman" w:cs="Times New Roman"/>
          <w:i w:val="0"/>
          <w:color w:val="000000" w:themeColor="text1"/>
          <w:sz w:val="26"/>
          <w:szCs w:val="26"/>
        </w:rPr>
        <w:t xml:space="preserve">Hình </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STYLEREF 1 \s </w:instrText>
      </w:r>
      <w:r w:rsidR="007B1CDB" w:rsidRPr="00C307BC">
        <w:rPr>
          <w:rFonts w:ascii="Times New Roman" w:hAnsi="Times New Roman" w:cs="Times New Roman"/>
          <w:i w:val="0"/>
          <w:color w:val="000000" w:themeColor="text1"/>
          <w:sz w:val="26"/>
          <w:szCs w:val="26"/>
        </w:rPr>
        <w:fldChar w:fldCharType="separate"/>
      </w:r>
      <w:r w:rsidR="0019161E">
        <w:rPr>
          <w:rFonts w:ascii="Times New Roman" w:hAnsi="Times New Roman" w:cs="Times New Roman"/>
          <w:i w:val="0"/>
          <w:noProof/>
          <w:color w:val="000000" w:themeColor="text1"/>
          <w:sz w:val="26"/>
          <w:szCs w:val="26"/>
        </w:rPr>
        <w:t>3</w:t>
      </w:r>
      <w:r w:rsidR="007B1CDB" w:rsidRPr="00C307BC">
        <w:rPr>
          <w:rFonts w:ascii="Times New Roman" w:hAnsi="Times New Roman" w:cs="Times New Roman"/>
          <w:i w:val="0"/>
          <w:color w:val="000000" w:themeColor="text1"/>
          <w:sz w:val="26"/>
          <w:szCs w:val="26"/>
        </w:rPr>
        <w:fldChar w:fldCharType="end"/>
      </w:r>
      <w:r w:rsidR="007B1CDB" w:rsidRPr="00C307BC">
        <w:rPr>
          <w:rFonts w:ascii="Times New Roman" w:hAnsi="Times New Roman" w:cs="Times New Roman"/>
          <w:i w:val="0"/>
          <w:color w:val="000000" w:themeColor="text1"/>
          <w:sz w:val="26"/>
          <w:szCs w:val="26"/>
        </w:rPr>
        <w:t>.</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SEQ Hình \* ARABIC \s 1 </w:instrText>
      </w:r>
      <w:r w:rsidR="007B1CDB" w:rsidRPr="00C307BC">
        <w:rPr>
          <w:rFonts w:ascii="Times New Roman" w:hAnsi="Times New Roman" w:cs="Times New Roman"/>
          <w:i w:val="0"/>
          <w:color w:val="000000" w:themeColor="text1"/>
          <w:sz w:val="26"/>
          <w:szCs w:val="26"/>
        </w:rPr>
        <w:fldChar w:fldCharType="separate"/>
      </w:r>
      <w:ins w:id="1965" w:author="Nguyen Toan" w:date="2018-05-18T21:03:00Z">
        <w:r w:rsidR="0019161E">
          <w:rPr>
            <w:rFonts w:ascii="Times New Roman" w:hAnsi="Times New Roman" w:cs="Times New Roman"/>
            <w:i w:val="0"/>
            <w:noProof/>
            <w:color w:val="000000" w:themeColor="text1"/>
            <w:sz w:val="26"/>
            <w:szCs w:val="26"/>
          </w:rPr>
          <w:t>8</w:t>
        </w:r>
      </w:ins>
      <w:del w:id="1966" w:author="Nguyen Toan" w:date="2018-05-18T21:03:00Z">
        <w:r w:rsidR="009C452F" w:rsidDel="0019161E">
          <w:rPr>
            <w:rFonts w:ascii="Times New Roman" w:hAnsi="Times New Roman" w:cs="Times New Roman"/>
            <w:i w:val="0"/>
            <w:noProof/>
            <w:color w:val="000000" w:themeColor="text1"/>
            <w:sz w:val="26"/>
            <w:szCs w:val="26"/>
          </w:rPr>
          <w:delText>19</w:delText>
        </w:r>
      </w:del>
      <w:r w:rsidR="007B1CDB" w:rsidRPr="00C307BC">
        <w:rPr>
          <w:rFonts w:ascii="Times New Roman" w:hAnsi="Times New Roman" w:cs="Times New Roman"/>
          <w:i w:val="0"/>
          <w:color w:val="000000" w:themeColor="text1"/>
          <w:sz w:val="26"/>
          <w:szCs w:val="26"/>
        </w:rPr>
        <w:fldChar w:fldCharType="end"/>
      </w:r>
      <w:bookmarkEnd w:id="1962"/>
      <w:bookmarkEnd w:id="1963"/>
      <w:r w:rsidRPr="00C307BC">
        <w:rPr>
          <w:rFonts w:ascii="Times New Roman" w:hAnsi="Times New Roman" w:cs="Times New Roman"/>
          <w:i w:val="0"/>
          <w:color w:val="000000" w:themeColor="text1"/>
          <w:sz w:val="26"/>
          <w:szCs w:val="26"/>
        </w:rPr>
        <w:t>: Cấu hình khởi tạo của ứng dụng</w:t>
      </w:r>
      <w:bookmarkEnd w:id="1964"/>
    </w:p>
    <w:p w14:paraId="17E763D9" w14:textId="0CE7898F"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b/>
          <w:sz w:val="26"/>
          <w:szCs w:val="26"/>
          <w:lang w:val="en-US"/>
        </w:rPr>
        <w:t>Bước 5</w:t>
      </w:r>
      <w:r w:rsidRPr="00C307BC">
        <w:rPr>
          <w:rFonts w:ascii="Times New Roman" w:hAnsi="Times New Roman" w:cs="Times New Roman"/>
          <w:sz w:val="26"/>
          <w:szCs w:val="26"/>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rFonts w:ascii="Times New Roman" w:hAnsi="Times New Roman" w:cs="Times New Roman"/>
          <w:sz w:val="26"/>
          <w:szCs w:val="26"/>
          <w:lang w:val="en-US"/>
        </w:rPr>
        <w:fldChar w:fldCharType="begin"/>
      </w:r>
      <w:r w:rsidR="00FC17A8" w:rsidRPr="00C307BC">
        <w:rPr>
          <w:rFonts w:ascii="Times New Roman" w:hAnsi="Times New Roman" w:cs="Times New Roman"/>
          <w:sz w:val="26"/>
          <w:szCs w:val="26"/>
          <w:lang w:val="en-US"/>
        </w:rPr>
        <w:instrText xml:space="preserve"> REF _Ref513152722 \h </w:instrText>
      </w:r>
      <w:r w:rsidR="00C307BC" w:rsidRPr="00C307BC">
        <w:rPr>
          <w:rFonts w:ascii="Times New Roman" w:hAnsi="Times New Roman" w:cs="Times New Roman"/>
          <w:sz w:val="26"/>
          <w:szCs w:val="26"/>
          <w:lang w:val="en-US"/>
        </w:rPr>
        <w:instrText xml:space="preserve"> \* MERGEFORMAT </w:instrText>
      </w:r>
      <w:r w:rsidR="00FC17A8" w:rsidRPr="00C307BC">
        <w:rPr>
          <w:rFonts w:ascii="Times New Roman" w:hAnsi="Times New Roman" w:cs="Times New Roman"/>
          <w:sz w:val="26"/>
          <w:szCs w:val="26"/>
          <w:lang w:val="en-US"/>
        </w:rPr>
      </w:r>
      <w:r w:rsidR="00FC17A8" w:rsidRPr="00C307BC">
        <w:rPr>
          <w:rFonts w:ascii="Times New Roman" w:hAnsi="Times New Roman" w:cs="Times New Roman"/>
          <w:sz w:val="26"/>
          <w:szCs w:val="26"/>
          <w:lang w:val="en-US"/>
        </w:rPr>
        <w:fldChar w:fldCharType="separate"/>
      </w:r>
      <w:ins w:id="1967" w:author="Nguyen Toan" w:date="2018-05-18T21:03:00Z">
        <w:r w:rsidR="0019161E" w:rsidRPr="00C307BC">
          <w:rPr>
            <w:rFonts w:ascii="Times New Roman" w:hAnsi="Times New Roman" w:cs="Times New Roman"/>
            <w:color w:val="000000" w:themeColor="text1"/>
            <w:sz w:val="26"/>
            <w:szCs w:val="26"/>
          </w:rPr>
          <w:t xml:space="preserve">Hình </w:t>
        </w:r>
        <w:r w:rsidR="0019161E">
          <w:rPr>
            <w:rFonts w:ascii="Times New Roman" w:hAnsi="Times New Roman" w:cs="Times New Roman"/>
            <w:noProof/>
            <w:color w:val="000000" w:themeColor="text1"/>
            <w:sz w:val="26"/>
            <w:szCs w:val="26"/>
          </w:rPr>
          <w:t>3</w:t>
        </w:r>
        <w:r w:rsidR="0019161E" w:rsidRPr="00C307BC">
          <w:rPr>
            <w:rFonts w:ascii="Times New Roman" w:hAnsi="Times New Roman" w:cs="Times New Roman"/>
            <w:noProof/>
            <w:color w:val="000000" w:themeColor="text1"/>
            <w:sz w:val="26"/>
            <w:szCs w:val="26"/>
          </w:rPr>
          <w:t>.</w:t>
        </w:r>
        <w:r w:rsidR="0019161E">
          <w:rPr>
            <w:rFonts w:ascii="Times New Roman" w:hAnsi="Times New Roman" w:cs="Times New Roman"/>
            <w:noProof/>
            <w:color w:val="000000" w:themeColor="text1"/>
            <w:sz w:val="26"/>
            <w:szCs w:val="26"/>
          </w:rPr>
          <w:t>9</w:t>
        </w:r>
      </w:ins>
      <w:del w:id="1968" w:author="Nguyen Toan" w:date="2018-05-18T21:03:00Z">
        <w:r w:rsidR="009C452F" w:rsidRPr="00C307BC"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noProof/>
            <w:color w:val="000000" w:themeColor="text1"/>
            <w:sz w:val="26"/>
            <w:szCs w:val="26"/>
          </w:rPr>
          <w:delText>3</w:delText>
        </w:r>
        <w:r w:rsidR="009C452F" w:rsidRPr="00C307BC" w:rsidDel="0019161E">
          <w:rPr>
            <w:rFonts w:ascii="Times New Roman" w:hAnsi="Times New Roman" w:cs="Times New Roman"/>
            <w:noProof/>
            <w:color w:val="000000" w:themeColor="text1"/>
            <w:sz w:val="26"/>
            <w:szCs w:val="26"/>
          </w:rPr>
          <w:delText>.</w:delText>
        </w:r>
        <w:r w:rsidR="009C452F" w:rsidDel="0019161E">
          <w:rPr>
            <w:rFonts w:ascii="Times New Roman" w:hAnsi="Times New Roman" w:cs="Times New Roman"/>
            <w:noProof/>
            <w:color w:val="000000" w:themeColor="text1"/>
            <w:sz w:val="26"/>
            <w:szCs w:val="26"/>
          </w:rPr>
          <w:delText>20</w:delText>
        </w:r>
      </w:del>
      <w:r w:rsidR="00FC17A8" w:rsidRPr="00C307BC">
        <w:rPr>
          <w:rFonts w:ascii="Times New Roman" w:hAnsi="Times New Roman" w:cs="Times New Roman"/>
          <w:sz w:val="26"/>
          <w:szCs w:val="26"/>
          <w:lang w:val="en-US"/>
        </w:rPr>
        <w:fldChar w:fldCharType="end"/>
      </w:r>
      <w:r w:rsidR="00FC17A8" w:rsidRPr="00C307BC">
        <w:rPr>
          <w:rFonts w:ascii="Times New Roman" w:hAnsi="Times New Roman" w:cs="Times New Roman"/>
          <w:sz w:val="26"/>
          <w:szCs w:val="26"/>
          <w:lang w:val="en-US"/>
        </w:rPr>
        <w:t xml:space="preserve"> </w:t>
      </w:r>
      <w:r w:rsidRPr="00C307BC">
        <w:rPr>
          <w:rFonts w:ascii="Times New Roman" w:hAnsi="Times New Roman" w:cs="Times New Roman"/>
          <w:sz w:val="26"/>
          <w:szCs w:val="26"/>
          <w:lang w:val="en-US"/>
        </w:rPr>
        <w:t>hiển thị một lớp kiểm thử được sinh tự động từ công cụ AsenAPIDriver.</w:t>
      </w:r>
    </w:p>
    <w:p w14:paraId="22EE46FD" w14:textId="77777777" w:rsidR="006C4E17" w:rsidRPr="00C307BC" w:rsidRDefault="006C4E17" w:rsidP="00071A6D">
      <w:pPr>
        <w:keepNext/>
        <w:spacing w:line="288" w:lineRule="auto"/>
        <w:ind w:firstLine="720"/>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7">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441D4BCB" w:rsidR="006C4E17" w:rsidRPr="00C307BC" w:rsidRDefault="006C4E17" w:rsidP="006C4E17">
      <w:pPr>
        <w:jc w:val="center"/>
        <w:rPr>
          <w:rFonts w:ascii="Times New Roman" w:hAnsi="Times New Roman" w:cs="Times New Roman"/>
          <w:color w:val="000000" w:themeColor="text1"/>
          <w:sz w:val="26"/>
          <w:szCs w:val="26"/>
          <w:lang w:val="vi-VN"/>
        </w:rPr>
      </w:pPr>
      <w:bookmarkStart w:id="1969" w:name="_Ref513152722"/>
      <w:bookmarkStart w:id="1970" w:name="_Toc514157773"/>
      <w:r w:rsidRPr="00C307BC">
        <w:rPr>
          <w:rFonts w:ascii="Times New Roman" w:hAnsi="Times New Roman" w:cs="Times New Roman"/>
          <w:color w:val="000000" w:themeColor="text1"/>
          <w:sz w:val="26"/>
          <w:szCs w:val="26"/>
        </w:rPr>
        <w:t xml:space="preserve">Hình </w:t>
      </w:r>
      <w:r w:rsidR="007B1CDB" w:rsidRPr="00C307BC">
        <w:rPr>
          <w:rFonts w:ascii="Times New Roman" w:hAnsi="Times New Roman" w:cs="Times New Roman"/>
          <w:color w:val="000000" w:themeColor="text1"/>
          <w:sz w:val="26"/>
          <w:szCs w:val="26"/>
        </w:rPr>
        <w:fldChar w:fldCharType="begin"/>
      </w:r>
      <w:r w:rsidR="007B1CDB" w:rsidRPr="00C307BC">
        <w:rPr>
          <w:rFonts w:ascii="Times New Roman" w:hAnsi="Times New Roman" w:cs="Times New Roman"/>
          <w:color w:val="000000" w:themeColor="text1"/>
          <w:sz w:val="26"/>
          <w:szCs w:val="26"/>
        </w:rPr>
        <w:instrText xml:space="preserve"> STYLEREF 1 \s </w:instrText>
      </w:r>
      <w:r w:rsidR="007B1CDB" w:rsidRPr="00C307BC">
        <w:rPr>
          <w:rFonts w:ascii="Times New Roman" w:hAnsi="Times New Roman" w:cs="Times New Roman"/>
          <w:color w:val="000000" w:themeColor="text1"/>
          <w:sz w:val="26"/>
          <w:szCs w:val="26"/>
        </w:rPr>
        <w:fldChar w:fldCharType="separate"/>
      </w:r>
      <w:r w:rsidR="0019161E">
        <w:rPr>
          <w:rFonts w:ascii="Times New Roman" w:hAnsi="Times New Roman" w:cs="Times New Roman"/>
          <w:noProof/>
          <w:color w:val="000000" w:themeColor="text1"/>
          <w:sz w:val="26"/>
          <w:szCs w:val="26"/>
        </w:rPr>
        <w:t>3</w:t>
      </w:r>
      <w:r w:rsidR="007B1CDB" w:rsidRPr="00C307BC">
        <w:rPr>
          <w:rFonts w:ascii="Times New Roman" w:hAnsi="Times New Roman" w:cs="Times New Roman"/>
          <w:color w:val="000000" w:themeColor="text1"/>
          <w:sz w:val="26"/>
          <w:szCs w:val="26"/>
        </w:rPr>
        <w:fldChar w:fldCharType="end"/>
      </w:r>
      <w:r w:rsidR="007B1CDB" w:rsidRPr="00C307BC">
        <w:rPr>
          <w:rFonts w:ascii="Times New Roman" w:hAnsi="Times New Roman" w:cs="Times New Roman"/>
          <w:color w:val="000000" w:themeColor="text1"/>
          <w:sz w:val="26"/>
          <w:szCs w:val="26"/>
        </w:rPr>
        <w:t>.</w:t>
      </w:r>
      <w:r w:rsidR="007B1CDB" w:rsidRPr="00C307BC">
        <w:rPr>
          <w:rFonts w:ascii="Times New Roman" w:hAnsi="Times New Roman" w:cs="Times New Roman"/>
          <w:color w:val="000000" w:themeColor="text1"/>
          <w:sz w:val="26"/>
          <w:szCs w:val="26"/>
        </w:rPr>
        <w:fldChar w:fldCharType="begin"/>
      </w:r>
      <w:r w:rsidR="007B1CDB" w:rsidRPr="00C307BC">
        <w:rPr>
          <w:rFonts w:ascii="Times New Roman" w:hAnsi="Times New Roman" w:cs="Times New Roman"/>
          <w:color w:val="000000" w:themeColor="text1"/>
          <w:sz w:val="26"/>
          <w:szCs w:val="26"/>
        </w:rPr>
        <w:instrText xml:space="preserve"> SEQ Hình \* ARABIC \s 1 </w:instrText>
      </w:r>
      <w:r w:rsidR="007B1CDB" w:rsidRPr="00C307BC">
        <w:rPr>
          <w:rFonts w:ascii="Times New Roman" w:hAnsi="Times New Roman" w:cs="Times New Roman"/>
          <w:color w:val="000000" w:themeColor="text1"/>
          <w:sz w:val="26"/>
          <w:szCs w:val="26"/>
        </w:rPr>
        <w:fldChar w:fldCharType="separate"/>
      </w:r>
      <w:ins w:id="1971" w:author="Nguyen Toan" w:date="2018-05-18T21:03:00Z">
        <w:r w:rsidR="0019161E">
          <w:rPr>
            <w:rFonts w:ascii="Times New Roman" w:hAnsi="Times New Roman" w:cs="Times New Roman"/>
            <w:noProof/>
            <w:color w:val="000000" w:themeColor="text1"/>
            <w:sz w:val="26"/>
            <w:szCs w:val="26"/>
          </w:rPr>
          <w:t>9</w:t>
        </w:r>
      </w:ins>
      <w:del w:id="1972" w:author="Nguyen Toan" w:date="2018-05-18T21:03:00Z">
        <w:r w:rsidR="009C452F" w:rsidDel="0019161E">
          <w:rPr>
            <w:rFonts w:ascii="Times New Roman" w:hAnsi="Times New Roman" w:cs="Times New Roman"/>
            <w:noProof/>
            <w:color w:val="000000" w:themeColor="text1"/>
            <w:sz w:val="26"/>
            <w:szCs w:val="26"/>
          </w:rPr>
          <w:delText>20</w:delText>
        </w:r>
      </w:del>
      <w:r w:rsidR="007B1CDB" w:rsidRPr="00C307BC">
        <w:rPr>
          <w:rFonts w:ascii="Times New Roman" w:hAnsi="Times New Roman" w:cs="Times New Roman"/>
          <w:color w:val="000000" w:themeColor="text1"/>
          <w:sz w:val="26"/>
          <w:szCs w:val="26"/>
        </w:rPr>
        <w:fldChar w:fldCharType="end"/>
      </w:r>
      <w:bookmarkEnd w:id="1969"/>
      <w:r w:rsidRPr="00C307BC">
        <w:rPr>
          <w:rFonts w:ascii="Times New Roman" w:hAnsi="Times New Roman" w:cs="Times New Roman"/>
          <w:color w:val="000000" w:themeColor="text1"/>
          <w:sz w:val="26"/>
          <w:szCs w:val="26"/>
        </w:rPr>
        <w:t>: M</w:t>
      </w:r>
      <w:r w:rsidRPr="00C307BC">
        <w:rPr>
          <w:rFonts w:ascii="Times New Roman" w:hAnsi="Times New Roman" w:cs="Times New Roman"/>
          <w:color w:val="000000" w:themeColor="text1"/>
          <w:sz w:val="26"/>
          <w:szCs w:val="26"/>
          <w:lang w:val="vi-VN"/>
        </w:rPr>
        <w:t>ã nguồn kiểm thử bằng phương pháp sinh tự động</w:t>
      </w:r>
      <w:bookmarkEnd w:id="1970"/>
    </w:p>
    <w:p w14:paraId="11A0BA5B" w14:textId="62E343D8" w:rsidR="006C4E17" w:rsidRPr="00C307BC" w:rsidRDefault="006C4E17" w:rsidP="00071A6D">
      <w:pPr>
        <w:spacing w:before="120" w:after="120" w:line="288" w:lineRule="auto"/>
        <w:ind w:firstLine="567"/>
        <w:jc w:val="both"/>
        <w:rPr>
          <w:rFonts w:ascii="Times New Roman" w:hAnsi="Times New Roman" w:cs="Times New Roman"/>
          <w:color w:val="000000" w:themeColor="text1"/>
          <w:sz w:val="26"/>
          <w:szCs w:val="26"/>
          <w:lang w:val="vi-VN"/>
        </w:rPr>
      </w:pPr>
      <w:r w:rsidRPr="00C307BC">
        <w:rPr>
          <w:rFonts w:ascii="Times New Roman" w:hAnsi="Times New Roman" w:cs="Times New Roman"/>
          <w:color w:val="000000" w:themeColor="text1"/>
          <w:sz w:val="26"/>
          <w:szCs w:val="26"/>
          <w:lang w:val="vi-VN"/>
        </w:rPr>
        <w:lastRenderedPageBreak/>
        <w:t>Mã nguồn kiểm thử được sinh bởi AsenAPIDriver là mã nguồn sử dụng MUnit để gọi các luồng và truyền vào các tham số cho trước. Kết quả trả ra được so sánh với kết quả đầu ra mong đợi lấy từ</w:t>
      </w:r>
      <w:r w:rsidR="00B1133A" w:rsidRPr="00C307BC">
        <w:rPr>
          <w:rFonts w:ascii="Times New Roman" w:hAnsi="Times New Roman" w:cs="Times New Roman"/>
          <w:color w:val="000000" w:themeColor="text1"/>
          <w:sz w:val="26"/>
          <w:szCs w:val="26"/>
          <w:lang w:val="vi-VN"/>
        </w:rPr>
        <w:t xml:space="preserve"> thư mục</w:t>
      </w:r>
      <w:r w:rsidRPr="00C307BC">
        <w:rPr>
          <w:rFonts w:ascii="Times New Roman" w:hAnsi="Times New Roman" w:cs="Times New Roman"/>
          <w:color w:val="000000" w:themeColor="text1"/>
          <w:sz w:val="26"/>
          <w:szCs w:val="26"/>
          <w:lang w:val="vi-VN"/>
        </w:rPr>
        <w:t xml:space="preserve"> test/resources.</w:t>
      </w:r>
    </w:p>
    <w:p w14:paraId="264F55D1" w14:textId="16320C76" w:rsidR="00940218" w:rsidRPr="00C307BC" w:rsidRDefault="006C4E17" w:rsidP="00071A6D">
      <w:pPr>
        <w:spacing w:before="120" w:after="240"/>
        <w:ind w:firstLine="720"/>
        <w:jc w:val="both"/>
        <w:rPr>
          <w:rFonts w:ascii="Times New Roman" w:hAnsi="Times New Roman" w:cs="Times New Roman"/>
          <w:color w:val="000000" w:themeColor="text1"/>
          <w:sz w:val="26"/>
          <w:szCs w:val="26"/>
          <w:lang w:val="vi-VN"/>
        </w:rPr>
      </w:pPr>
      <w:r w:rsidRPr="00C307BC">
        <w:rPr>
          <w:rFonts w:ascii="Times New Roman" w:hAnsi="Times New Roman" w:cs="Times New Roman"/>
          <w:color w:val="000000" w:themeColor="text1"/>
          <w:sz w:val="26"/>
          <w:szCs w:val="26"/>
          <w:lang w:val="vi-VN"/>
        </w:rPr>
        <w:t>Các đoạn mã nguồn sử dụng MUnit được chú thích bằng các ký pháp của JUnit, quá trình chạy các đoạn mã nguồn kiểm thử cho ra kết quả ngay tại màn hình IDE và được xuất thành báo cáo.</w:t>
      </w:r>
      <w:r w:rsidR="00940218" w:rsidRPr="00C307BC">
        <w:rPr>
          <w:rFonts w:ascii="Times New Roman" w:hAnsi="Times New Roman" w:cs="Times New Roman"/>
          <w:color w:val="000000" w:themeColor="text1"/>
          <w:sz w:val="26"/>
          <w:szCs w:val="26"/>
          <w:lang w:val="vi-VN"/>
        </w:rPr>
        <w:br w:type="page"/>
      </w:r>
    </w:p>
    <w:p w14:paraId="1914BC66" w14:textId="77777777" w:rsidR="006C4E17" w:rsidRPr="00C307BC" w:rsidRDefault="006C4E17" w:rsidP="00966627">
      <w:pPr>
        <w:ind w:firstLine="720"/>
        <w:jc w:val="both"/>
        <w:rPr>
          <w:rFonts w:ascii="Times New Roman" w:eastAsia="Times New Roman" w:hAnsi="Times New Roman" w:cs="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1973" w:name="_Toc514444183"/>
      <w:r w:rsidRPr="00C307BC">
        <w:rPr>
          <w:rFonts w:ascii="Times New Roman" w:eastAsia="Times New Roman" w:hAnsi="Times New Roman" w:cs="Times New Roman"/>
          <w:b/>
          <w:sz w:val="26"/>
          <w:szCs w:val="26"/>
        </w:rPr>
        <w:t>THỰC NGHIỆM</w:t>
      </w:r>
      <w:bookmarkEnd w:id="1973"/>
    </w:p>
    <w:p w14:paraId="166068DA" w14:textId="45E2315D" w:rsidR="00FA72CD" w:rsidRPr="00C307BC" w:rsidRDefault="00E65D8C"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Trong </w:t>
      </w:r>
      <w:r w:rsidR="00541C4E" w:rsidRPr="00C307BC">
        <w:rPr>
          <w:rFonts w:ascii="Times New Roman" w:eastAsia="Times New Roman" w:hAnsi="Times New Roman" w:cs="Times New Roman"/>
          <w:sz w:val="26"/>
          <w:szCs w:val="26"/>
        </w:rPr>
        <w:t>chương</w:t>
      </w:r>
      <w:r w:rsidRPr="00C307BC">
        <w:rPr>
          <w:rFonts w:ascii="Times New Roman" w:eastAsia="Times New Roman" w:hAnsi="Times New Roman" w:cs="Times New Roman"/>
          <w:sz w:val="26"/>
          <w:szCs w:val="26"/>
        </w:rPr>
        <w:t xml:space="preserve"> này, luận văn sẽ xây dựng một hệ thống phần mềm nhỏ dựa vào MuleESB như một ví dụ. Từ ứng dụng đó, dựa vào quy trình thực hiện ở phần trước, luận văn sẽ đưa ra cách thức cài đặt, sinh mã kiểm thử và </w:t>
      </w:r>
      <w:r w:rsidR="00B34028" w:rsidRPr="00C307BC">
        <w:rPr>
          <w:rFonts w:ascii="Times New Roman" w:eastAsia="Times New Roman" w:hAnsi="Times New Roman" w:cs="Times New Roman"/>
          <w:sz w:val="26"/>
          <w:szCs w:val="26"/>
        </w:rPr>
        <w:t>tích hợp</w:t>
      </w:r>
      <w:r w:rsidRPr="00C307BC">
        <w:rPr>
          <w:rFonts w:ascii="Times New Roman" w:eastAsia="Times New Roman" w:hAnsi="Times New Roman" w:cs="Times New Roman"/>
          <w:sz w:val="26"/>
          <w:szCs w:val="26"/>
        </w:rPr>
        <w:t xml:space="preserve"> liên tục hoàn chỉnh. Thông qua phần cài đặt và triển khai, luận văn sẽ đánh giá những kết quả đạt được và những điểm cần phải bổ </w:t>
      </w:r>
      <w:r w:rsidR="00D8292A" w:rsidRPr="00C307BC">
        <w:rPr>
          <w:rFonts w:ascii="Times New Roman" w:eastAsia="Times New Roman" w:hAnsi="Times New Roman" w:cs="Times New Roman"/>
          <w:sz w:val="26"/>
          <w:szCs w:val="26"/>
        </w:rPr>
        <w:t>s</w:t>
      </w:r>
      <w:r w:rsidRPr="00C307BC">
        <w:rPr>
          <w:rFonts w:ascii="Times New Roman" w:eastAsia="Times New Roman" w:hAnsi="Times New Roman" w:cs="Times New Roman"/>
          <w:sz w:val="26"/>
          <w:szCs w:val="26"/>
        </w:rPr>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1974" w:name="_Toc514444184"/>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1974"/>
    </w:p>
    <w:p w14:paraId="79C2BE68" w14:textId="4E59EC4B" w:rsidR="001B2570" w:rsidRPr="00C307BC" w:rsidRDefault="00582529"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Để kiểm tra thực nghiệm quy trình kiểm thử ở </w:t>
      </w:r>
      <w:r w:rsidR="00475B95" w:rsidRPr="00C307BC">
        <w:rPr>
          <w:rFonts w:ascii="Times New Roman" w:eastAsia="Times New Roman" w:hAnsi="Times New Roman" w:cs="Times New Roman"/>
          <w:sz w:val="26"/>
          <w:szCs w:val="26"/>
        </w:rPr>
        <w:t>chương</w:t>
      </w:r>
      <w:r w:rsidRPr="00C307BC">
        <w:rPr>
          <w:rFonts w:ascii="Times New Roman" w:eastAsia="Times New Roman" w:hAnsi="Times New Roman" w:cs="Times New Roman"/>
          <w:sz w:val="26"/>
          <w:szCs w:val="26"/>
        </w:rPr>
        <w:t xml:space="preserve"> trước, luận văn xây dựng một ứng dụng ESB trên nền tảng MuleESB. Ứng dụng có tên </w:t>
      </w:r>
      <w:r w:rsidR="00101A1F" w:rsidRPr="00C307BC">
        <w:rPr>
          <w:rFonts w:ascii="Times New Roman" w:eastAsia="Times New Roman" w:hAnsi="Times New Roman" w:cs="Times New Roman"/>
          <w:sz w:val="26"/>
          <w:szCs w:val="26"/>
        </w:rPr>
        <w:t>IB-ESB</w:t>
      </w:r>
      <w:r w:rsidRPr="00C307BC">
        <w:rPr>
          <w:rFonts w:ascii="Times New Roman" w:eastAsia="Times New Roman" w:hAnsi="Times New Roman" w:cs="Times New Roman"/>
          <w:sz w:val="26"/>
          <w:szCs w:val="26"/>
        </w:rPr>
        <w:t>,</w:t>
      </w:r>
      <w:r w:rsidR="003F35E6" w:rsidRPr="00C307BC">
        <w:rPr>
          <w:rFonts w:ascii="Times New Roman" w:eastAsia="Times New Roman" w:hAnsi="Times New Roman" w:cs="Times New Roman"/>
          <w:sz w:val="26"/>
          <w:szCs w:val="26"/>
        </w:rPr>
        <w:t xml:space="preserve"> là một ứng dụng ngân hàng điện tử</w:t>
      </w:r>
      <w:r w:rsidR="00EC776F"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có chức năng cung cấp các đầu </w:t>
      </w:r>
      <w:r w:rsidR="00A27757" w:rsidRPr="00C307BC">
        <w:rPr>
          <w:rFonts w:ascii="Times New Roman" w:eastAsia="Times New Roman" w:hAnsi="Times New Roman" w:cs="Times New Roman"/>
          <w:sz w:val="26"/>
          <w:szCs w:val="26"/>
        </w:rPr>
        <w:t>dịch vụ</w:t>
      </w:r>
      <w:r w:rsidRPr="00C307BC">
        <w:rPr>
          <w:rFonts w:ascii="Times New Roman" w:eastAsia="Times New Roman" w:hAnsi="Times New Roman" w:cs="Times New Roman"/>
          <w:sz w:val="26"/>
          <w:szCs w:val="26"/>
        </w:rPr>
        <w:t>(end-point) cho các ứng dụng phía ngoài như sau: tra cứu thông tin doanh nghiệp, tra cứu thông tin người dùng, chuyển khoản trong hệ thống, vấn tin tài khoản, vấn tin lịch sử giao dịch.</w:t>
      </w:r>
    </w:p>
    <w:p w14:paraId="720140C6" w14:textId="5FE009E7" w:rsidR="00FE7DB2" w:rsidRPr="00C307BC" w:rsidRDefault="00415577"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tra cứu thông tin doanh nghiệp</w:t>
      </w:r>
      <w:r w:rsidR="002E0FCB" w:rsidRPr="00C307BC">
        <w:rPr>
          <w:rFonts w:ascii="Times New Roman" w:eastAsia="Times New Roman" w:hAnsi="Times New Roman" w:cs="Times New Roman"/>
          <w:sz w:val="26"/>
          <w:szCs w:val="26"/>
        </w:rPr>
        <w:t xml:space="preserve"> có đầu vào là thông tin định danh của doanh nghiệp trong ngân hàng (cifno), từ thông tin cifno, hệ thống vấn tin vào </w:t>
      </w:r>
      <w:r w:rsidR="005534B3" w:rsidRPr="00C307BC">
        <w:rPr>
          <w:rFonts w:ascii="Times New Roman" w:eastAsia="Times New Roman" w:hAnsi="Times New Roman" w:cs="Times New Roman"/>
          <w:sz w:val="26"/>
          <w:szCs w:val="26"/>
        </w:rPr>
        <w:t>hệ thống lõi của ngân hàng (</w:t>
      </w:r>
      <w:r w:rsidR="002E0FCB" w:rsidRPr="00C307BC">
        <w:rPr>
          <w:rFonts w:ascii="Times New Roman" w:eastAsia="Times New Roman" w:hAnsi="Times New Roman" w:cs="Times New Roman"/>
          <w:sz w:val="26"/>
          <w:szCs w:val="26"/>
        </w:rPr>
        <w:t>corebank</w:t>
      </w:r>
      <w:r w:rsidR="005534B3" w:rsidRPr="00C307BC">
        <w:rPr>
          <w:rFonts w:ascii="Times New Roman" w:eastAsia="Times New Roman" w:hAnsi="Times New Roman" w:cs="Times New Roman"/>
          <w:sz w:val="26"/>
          <w:szCs w:val="26"/>
        </w:rPr>
        <w:t>)</w:t>
      </w:r>
      <w:r w:rsidR="002E0FCB" w:rsidRPr="00C307BC">
        <w:rPr>
          <w:rFonts w:ascii="Times New Roman" w:eastAsia="Times New Roman" w:hAnsi="Times New Roman" w:cs="Times New Roman"/>
          <w:sz w:val="26"/>
          <w:szCs w:val="26"/>
        </w:rPr>
        <w:t>, kết hợp với thông tin đăng ký dịch vụ ngân hàng điện tử</w:t>
      </w:r>
      <w:r w:rsidR="00C96E04" w:rsidRPr="00C307BC">
        <w:rPr>
          <w:rFonts w:ascii="Times New Roman" w:eastAsia="Times New Roman" w:hAnsi="Times New Roman" w:cs="Times New Roman"/>
          <w:sz w:val="26"/>
          <w:szCs w:val="26"/>
        </w:rPr>
        <w:t xml:space="preserve"> trên cơ sở dữ liệu của hệ thống IB</w:t>
      </w:r>
      <w:r w:rsidR="002E0FCB" w:rsidRPr="00C307BC">
        <w:rPr>
          <w:rFonts w:ascii="Times New Roman" w:eastAsia="Times New Roman" w:hAnsi="Times New Roman" w:cs="Times New Roman"/>
          <w:sz w:val="26"/>
          <w:szCs w:val="26"/>
        </w:rPr>
        <w:t xml:space="preserve">, ứng dụng </w:t>
      </w:r>
      <w:r w:rsidR="00101A1F" w:rsidRPr="00C307BC">
        <w:rPr>
          <w:rFonts w:ascii="Times New Roman" w:eastAsia="Times New Roman" w:hAnsi="Times New Roman" w:cs="Times New Roman"/>
          <w:sz w:val="26"/>
          <w:szCs w:val="26"/>
        </w:rPr>
        <w:t xml:space="preserve">IB-ESB </w:t>
      </w:r>
      <w:r w:rsidR="002E0FCB" w:rsidRPr="00C307BC">
        <w:rPr>
          <w:rFonts w:ascii="Times New Roman" w:eastAsia="Times New Roman" w:hAnsi="Times New Roman" w:cs="Times New Roman"/>
          <w:sz w:val="26"/>
          <w:szCs w:val="26"/>
        </w:rPr>
        <w:t>sẽ trả ra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t</w:t>
      </w:r>
      <w:r w:rsidR="00393402" w:rsidRPr="00C307BC">
        <w:rPr>
          <w:rFonts w:ascii="Times New Roman" w:eastAsia="Times New Roman" w:hAnsi="Times New Roman" w:cs="Times New Roman"/>
          <w:sz w:val="26"/>
          <w:szCs w:val="26"/>
        </w:rPr>
        <w:t>ra cứu thông tin người dùng yêu cầu thông tin đầu vào là tên đăng nhập của người dùng</w:t>
      </w:r>
      <w:r w:rsidR="00757660" w:rsidRPr="00C307BC">
        <w:rPr>
          <w:rFonts w:ascii="Times New Roman" w:eastAsia="Times New Roman" w:hAnsi="Times New Roman" w:cs="Times New Roman"/>
          <w:sz w:val="26"/>
          <w:szCs w:val="26"/>
        </w:rPr>
        <w:t xml:space="preserve">, </w:t>
      </w:r>
      <w:r w:rsidR="00393402" w:rsidRPr="00C307BC">
        <w:rPr>
          <w:rFonts w:ascii="Times New Roman" w:eastAsia="Times New Roman" w:hAnsi="Times New Roman" w:cs="Times New Roman"/>
          <w:sz w:val="26"/>
          <w:szCs w:val="26"/>
        </w:rPr>
        <w:t xml:space="preserve">từ đó ứng dụng </w:t>
      </w:r>
      <w:r w:rsidR="003B0838" w:rsidRPr="00C307BC">
        <w:rPr>
          <w:rFonts w:ascii="Times New Roman" w:eastAsia="Times New Roman" w:hAnsi="Times New Roman" w:cs="Times New Roman"/>
          <w:sz w:val="26"/>
          <w:szCs w:val="26"/>
        </w:rPr>
        <w:t xml:space="preserve">trả ra thông tin tương ứng cho người dùng bao gồm: tên đăng nhập, họ và tên đầy đủ, ngày sinh, chức vụ, định danh và tên doanh nghiệp, </w:t>
      </w:r>
      <w:r w:rsidR="00DE5D10" w:rsidRPr="00C307BC">
        <w:rPr>
          <w:rFonts w:ascii="Times New Roman" w:eastAsia="Times New Roman" w:hAnsi="Times New Roman" w:cs="Times New Roman"/>
          <w:sz w:val="26"/>
          <w:szCs w:val="26"/>
        </w:rPr>
        <w:t xml:space="preserve">số chứng minh nhân dân, </w:t>
      </w:r>
      <w:r w:rsidR="00BA0720" w:rsidRPr="00C307BC">
        <w:rPr>
          <w:rFonts w:ascii="Times New Roman" w:eastAsia="Times New Roman" w:hAnsi="Times New Roman" w:cs="Times New Roman"/>
          <w:sz w:val="26"/>
          <w:szCs w:val="26"/>
        </w:rPr>
        <w:t>ngày đăng ký và trạng thái đăng ký ngân hàng điện tử.</w:t>
      </w:r>
    </w:p>
    <w:p w14:paraId="202F34D2" w14:textId="4B1B17D6" w:rsidR="0032402C" w:rsidRPr="00C307BC" w:rsidRDefault="009C3CCA"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c</w:t>
      </w:r>
      <w:r w:rsidR="0032402C" w:rsidRPr="00C307BC">
        <w:rPr>
          <w:rFonts w:ascii="Times New Roman" w:eastAsia="Times New Roman" w:hAnsi="Times New Roman" w:cs="Times New Roman"/>
          <w:sz w:val="26"/>
          <w:szCs w:val="26"/>
        </w:rPr>
        <w:t>huyển khoản trong hệ thống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6EF6C43D" w14:textId="277CA1EA" w:rsidR="00ED1B17" w:rsidRPr="00C307BC" w:rsidRDefault="00A93D27"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Vấn tin tài khoản trả ra </w:t>
      </w:r>
      <w:r w:rsidR="0058185B" w:rsidRPr="00C307BC">
        <w:rPr>
          <w:rFonts w:ascii="Times New Roman" w:eastAsia="Times New Roman" w:hAnsi="Times New Roman" w:cs="Times New Roman"/>
          <w:sz w:val="26"/>
          <w:szCs w:val="26"/>
        </w:rPr>
        <w:t>thông tin số tài khoản, số dư, chi nhánh mở tài khoản, trạng thái tài khoản. Đầu vào yêu cầu của dịch vụ là thông tin số tài khoản.</w:t>
      </w:r>
    </w:p>
    <w:p w14:paraId="046BE926" w14:textId="3ADC131F" w:rsidR="00C553ED" w:rsidRPr="00C307BC" w:rsidRDefault="00C553ED"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Lịch sử giao dịch là đầu dịch vụ tra cứu lịch sử giao dịch bao gồm một danh sách các giao dịch ghi có/ghi nợ của tài khoản trong một khoảng thời gian. Đầu vào yêu cầu của dịch </w:t>
      </w:r>
      <w:r w:rsidRPr="00C307BC">
        <w:rPr>
          <w:rFonts w:ascii="Times New Roman" w:eastAsia="Times New Roman" w:hAnsi="Times New Roman" w:cs="Times New Roman"/>
          <w:sz w:val="26"/>
          <w:szCs w:val="26"/>
        </w:rPr>
        <w:lastRenderedPageBreak/>
        <w:t>vụ bao gồm số tài khoản, khoảng thời gian lấy lịch sử, khoảng thời gian không quá 31 ngày kể từ ngày hiện tại.</w:t>
      </w:r>
    </w:p>
    <w:p w14:paraId="7DBC90D3" w14:textId="0EC16350" w:rsidR="00A45ECD" w:rsidRPr="00071A6D" w:rsidRDefault="00B51406" w:rsidP="00071A6D">
      <w:pPr>
        <w:spacing w:after="120" w:line="288" w:lineRule="auto"/>
        <w:ind w:firstLine="567"/>
        <w:jc w:val="both"/>
        <w:rPr>
          <w:rFonts w:ascii="Times New Roman" w:eastAsia="Times New Roman" w:hAnsi="Times New Roman" w:cs="Times New Roman"/>
          <w:sz w:val="26"/>
          <w:szCs w:val="26"/>
        </w:rPr>
      </w:pPr>
      <w:r w:rsidRPr="00071A6D">
        <w:rPr>
          <w:rFonts w:ascii="Times New Roman" w:eastAsia="Times New Roman" w:hAnsi="Times New Roman" w:cs="Times New Roman"/>
          <w:sz w:val="26"/>
          <w:szCs w:val="26"/>
        </w:rPr>
        <w:fldChar w:fldCharType="begin"/>
      </w:r>
      <w:r w:rsidRPr="00071A6D">
        <w:rPr>
          <w:rFonts w:ascii="Times New Roman" w:eastAsia="Times New Roman" w:hAnsi="Times New Roman" w:cs="Times New Roman"/>
          <w:sz w:val="26"/>
          <w:szCs w:val="26"/>
        </w:rPr>
        <w:instrText xml:space="preserve"> REF _Ref514070288 \h </w:instrText>
      </w:r>
      <w:r w:rsidR="00722246" w:rsidRPr="00C307BC">
        <w:rPr>
          <w:rFonts w:ascii="Times New Roman" w:eastAsia="Times New Roman" w:hAnsi="Times New Roman" w:cs="Times New Roman"/>
          <w:sz w:val="26"/>
          <w:szCs w:val="26"/>
        </w:rPr>
        <w:instrText xml:space="preserve"> \* MERGEFORMAT </w:instrText>
      </w:r>
      <w:r w:rsidRPr="00071A6D">
        <w:rPr>
          <w:rFonts w:ascii="Times New Roman" w:eastAsia="Times New Roman" w:hAnsi="Times New Roman" w:cs="Times New Roman"/>
          <w:sz w:val="26"/>
          <w:szCs w:val="26"/>
        </w:rPr>
      </w:r>
      <w:r w:rsidRPr="00071A6D">
        <w:rPr>
          <w:rFonts w:ascii="Times New Roman" w:eastAsia="Times New Roman" w:hAnsi="Times New Roman" w:cs="Times New Roman"/>
          <w:sz w:val="26"/>
          <w:szCs w:val="26"/>
        </w:rPr>
        <w:fldChar w:fldCharType="separate"/>
      </w:r>
      <w:ins w:id="1975" w:author="Nguyen Toan" w:date="2018-05-18T21:03:00Z">
        <w:r w:rsidR="0019161E" w:rsidRPr="00071A6D">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1976" w:author="Nguyen Toan" w:date="2018-05-18T21:03:00Z">
              <w:rPr>
                <w:rFonts w:ascii="Times New Roman" w:hAnsi="Times New Roman" w:cs="Times New Roman"/>
                <w:i/>
                <w:noProof/>
                <w:color w:val="auto"/>
                <w:sz w:val="26"/>
                <w:szCs w:val="26"/>
              </w:rPr>
            </w:rPrChange>
          </w:rPr>
          <w:t>4</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1977" w:author="Nguyen Toan" w:date="2018-05-18T21:03:00Z">
              <w:rPr>
                <w:rFonts w:ascii="Times New Roman" w:hAnsi="Times New Roman" w:cs="Times New Roman"/>
                <w:i/>
                <w:noProof/>
                <w:color w:val="auto"/>
                <w:sz w:val="26"/>
                <w:szCs w:val="26"/>
              </w:rPr>
            </w:rPrChange>
          </w:rPr>
          <w:t>1</w:t>
        </w:r>
      </w:ins>
      <w:del w:id="1978"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4.1</w:delText>
        </w:r>
      </w:del>
      <w:r w:rsidRPr="00071A6D">
        <w:rPr>
          <w:rFonts w:ascii="Times New Roman" w:eastAsia="Times New Roman" w:hAnsi="Times New Roman" w:cs="Times New Roman"/>
          <w:sz w:val="26"/>
          <w:szCs w:val="26"/>
        </w:rPr>
        <w:fldChar w:fldCharType="end"/>
      </w:r>
      <w:r w:rsidRPr="00071A6D">
        <w:rPr>
          <w:rFonts w:ascii="Times New Roman" w:eastAsia="Times New Roman" w:hAnsi="Times New Roman" w:cs="Times New Roman"/>
          <w:sz w:val="26"/>
          <w:szCs w:val="26"/>
        </w:rPr>
        <w:t xml:space="preserve">  mô tả l</w:t>
      </w:r>
      <w:r w:rsidR="00CD5B6E" w:rsidRPr="00C307BC">
        <w:rPr>
          <w:rFonts w:ascii="Times New Roman" w:eastAsia="Times New Roman" w:hAnsi="Times New Roman" w:cs="Times New Roman"/>
          <w:sz w:val="26"/>
          <w:szCs w:val="26"/>
        </w:rPr>
        <w:t>uồng xử lý</w:t>
      </w:r>
      <w:r w:rsidRPr="00071A6D">
        <w:rPr>
          <w:rFonts w:ascii="Times New Roman" w:eastAsia="Times New Roman" w:hAnsi="Times New Roman" w:cs="Times New Roman"/>
          <w:sz w:val="26"/>
          <w:szCs w:val="26"/>
        </w:rPr>
        <w:t xml:space="preserve"> ứng dụng IB-ESB.</w:t>
      </w:r>
    </w:p>
    <w:p w14:paraId="2807DB4D" w14:textId="77777777" w:rsidR="00B51406" w:rsidRPr="00C307BC" w:rsidRDefault="00B51406" w:rsidP="00071A6D">
      <w:pPr>
        <w:keepNext/>
        <w:spacing w:after="120" w:line="288" w:lineRule="auto"/>
        <w:ind w:firstLine="567"/>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393A49C8" wp14:editId="488232D0">
            <wp:extent cx="5492384" cy="3374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8">
                      <a:extLst>
                        <a:ext uri="{28A0092B-C50C-407E-A947-70E740481C1C}">
                          <a14:useLocalDpi xmlns:a14="http://schemas.microsoft.com/office/drawing/2010/main" val="0"/>
                        </a:ext>
                      </a:extLst>
                    </a:blip>
                    <a:stretch>
                      <a:fillRect/>
                    </a:stretch>
                  </pic:blipFill>
                  <pic:spPr>
                    <a:xfrm>
                      <a:off x="0" y="0"/>
                      <a:ext cx="5492384" cy="3374838"/>
                    </a:xfrm>
                    <a:prstGeom prst="rect">
                      <a:avLst/>
                    </a:prstGeom>
                  </pic:spPr>
                </pic:pic>
              </a:graphicData>
            </a:graphic>
          </wp:inline>
        </w:drawing>
      </w:r>
    </w:p>
    <w:p w14:paraId="7F60D186" w14:textId="58A3EE82" w:rsidR="005320E1" w:rsidRPr="00C307BC" w:rsidRDefault="00B51406" w:rsidP="00071A6D">
      <w:pPr>
        <w:pStyle w:val="Caption"/>
        <w:jc w:val="center"/>
        <w:rPr>
          <w:rFonts w:ascii="Times New Roman" w:hAnsi="Times New Roman" w:cs="Times New Roman"/>
          <w:color w:val="auto"/>
          <w:sz w:val="26"/>
          <w:szCs w:val="26"/>
        </w:rPr>
      </w:pPr>
      <w:bookmarkStart w:id="1979" w:name="_Ref514070288"/>
      <w:bookmarkStart w:id="1980" w:name="_Ref514070283"/>
      <w:bookmarkStart w:id="1981" w:name="_Toc514157774"/>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bookmarkEnd w:id="1979"/>
      <w:r w:rsidRPr="00071A6D">
        <w:rPr>
          <w:rFonts w:ascii="Times New Roman" w:hAnsi="Times New Roman" w:cs="Times New Roman"/>
          <w:i w:val="0"/>
          <w:color w:val="auto"/>
          <w:sz w:val="26"/>
          <w:szCs w:val="26"/>
        </w:rPr>
        <w:t>: Sơ đồ tuần tự ứng dụng IB-ESB</w:t>
      </w:r>
      <w:bookmarkEnd w:id="1980"/>
      <w:bookmarkEnd w:id="1981"/>
    </w:p>
    <w:p w14:paraId="5921F7A9" w14:textId="0726FD84" w:rsidR="00296BE7" w:rsidRPr="00071A6D" w:rsidRDefault="00296BE7" w:rsidP="004660BF">
      <w:pPr>
        <w:rPr>
          <w:rFonts w:ascii="Times New Roman" w:eastAsia="Times New Roman" w:hAnsi="Times New Roman" w:cs="Times New Roman"/>
          <w:b/>
          <w:sz w:val="26"/>
          <w:szCs w:val="26"/>
        </w:rPr>
        <w:pPrChange w:id="1982" w:author="Nguyen Toan" w:date="2018-05-18T22:01:00Z">
          <w:pPr>
            <w:pStyle w:val="Heading2"/>
            <w:numPr>
              <w:ilvl w:val="1"/>
              <w:numId w:val="48"/>
            </w:numPr>
          </w:pPr>
        </w:pPrChange>
      </w:pPr>
      <w:bookmarkStart w:id="1983" w:name="_Toc514444185"/>
      <w:r w:rsidRPr="00071A6D">
        <w:rPr>
          <w:rFonts w:ascii="Times New Roman" w:eastAsia="Times New Roman" w:hAnsi="Times New Roman" w:cs="Times New Roman"/>
          <w:b/>
          <w:sz w:val="26"/>
          <w:szCs w:val="26"/>
        </w:rPr>
        <w:t>Cách thức tổ chức mã nguồn của ứng dụng mẫu</w:t>
      </w:r>
      <w:bookmarkEnd w:id="1983"/>
    </w:p>
    <w:p w14:paraId="6F2F3DD3" w14:textId="2994ED65" w:rsidR="008D4ACA" w:rsidRPr="00C307BC" w:rsidRDefault="00825F62" w:rsidP="00071A6D">
      <w:pPr>
        <w:spacing w:before="120" w:after="120"/>
        <w:ind w:firstLine="567"/>
        <w:rPr>
          <w:rFonts w:ascii="Times New Roman" w:hAnsi="Times New Roman" w:cs="Times New Roman"/>
          <w:sz w:val="26"/>
          <w:szCs w:val="26"/>
        </w:rPr>
      </w:pPr>
      <w:r w:rsidRPr="00C307BC">
        <w:rPr>
          <w:rFonts w:ascii="Times New Roman" w:hAnsi="Times New Roman" w:cs="Times New Roman"/>
          <w:sz w:val="26"/>
          <w:szCs w:val="26"/>
        </w:rPr>
        <w:t>Mã nguồn của ứng dụng mẫu được chia thành các</w:t>
      </w:r>
      <w:r w:rsidR="00552ACF" w:rsidRPr="00C307BC">
        <w:rPr>
          <w:rFonts w:ascii="Times New Roman" w:hAnsi="Times New Roman" w:cs="Times New Roman"/>
          <w:sz w:val="26"/>
          <w:szCs w:val="26"/>
        </w:rPr>
        <w:t xml:space="preserve"> gói (</w:t>
      </w:r>
      <w:r w:rsidRPr="00C307BC">
        <w:rPr>
          <w:rFonts w:ascii="Times New Roman" w:hAnsi="Times New Roman" w:cs="Times New Roman"/>
          <w:sz w:val="26"/>
          <w:szCs w:val="26"/>
        </w:rPr>
        <w:t>package</w:t>
      </w:r>
      <w:r w:rsidR="00552ACF" w:rsidRPr="00C307BC">
        <w:rPr>
          <w:rFonts w:ascii="Times New Roman" w:hAnsi="Times New Roman" w:cs="Times New Roman"/>
          <w:sz w:val="26"/>
          <w:szCs w:val="26"/>
        </w:rPr>
        <w:t>)</w:t>
      </w:r>
      <w:r w:rsidRPr="00C307BC">
        <w:rPr>
          <w:rFonts w:ascii="Times New Roman" w:hAnsi="Times New Roman" w:cs="Times New Roman"/>
          <w:sz w:val="26"/>
          <w:szCs w:val="26"/>
        </w:rPr>
        <w:t xml:space="preserve">, các thư mục tương ứng với mã nguồn mẫu, mã nguồn ca kiểm thử, như trong </w:t>
      </w:r>
      <w:r w:rsidR="002E6B89" w:rsidRPr="00C307BC">
        <w:rPr>
          <w:rFonts w:ascii="Times New Roman" w:hAnsi="Times New Roman" w:cs="Times New Roman"/>
          <w:sz w:val="26"/>
          <w:szCs w:val="26"/>
        </w:rPr>
        <w:fldChar w:fldCharType="begin"/>
      </w:r>
      <w:r w:rsidR="002E6B89" w:rsidRPr="00C307BC">
        <w:rPr>
          <w:rFonts w:ascii="Times New Roman" w:hAnsi="Times New Roman" w:cs="Times New Roman"/>
          <w:sz w:val="26"/>
          <w:szCs w:val="26"/>
        </w:rPr>
        <w:instrText xml:space="preserve"> REF _Ref514181328 \h </w:instrText>
      </w:r>
      <w:r w:rsidR="00C307BC" w:rsidRPr="00C307BC">
        <w:rPr>
          <w:rFonts w:ascii="Times New Roman" w:hAnsi="Times New Roman" w:cs="Times New Roman"/>
          <w:sz w:val="26"/>
          <w:szCs w:val="26"/>
        </w:rPr>
        <w:instrText xml:space="preserve"> \* MERGEFORMAT </w:instrText>
      </w:r>
      <w:r w:rsidR="002E6B89" w:rsidRPr="00C307BC">
        <w:rPr>
          <w:rFonts w:ascii="Times New Roman" w:hAnsi="Times New Roman" w:cs="Times New Roman"/>
          <w:sz w:val="26"/>
          <w:szCs w:val="26"/>
        </w:rPr>
      </w:r>
      <w:r w:rsidR="002E6B89" w:rsidRPr="00C307BC">
        <w:rPr>
          <w:rFonts w:ascii="Times New Roman" w:hAnsi="Times New Roman" w:cs="Times New Roman"/>
          <w:sz w:val="26"/>
          <w:szCs w:val="26"/>
        </w:rPr>
        <w:fldChar w:fldCharType="separate"/>
      </w:r>
      <w:ins w:id="1984" w:author="Nguyen Toan" w:date="2018-05-18T21:03:00Z">
        <w:r w:rsidR="0019161E" w:rsidRPr="0019161E">
          <w:rPr>
            <w:rFonts w:ascii="Times New Roman" w:hAnsi="Times New Roman" w:cs="Times New Roman"/>
            <w:i/>
            <w:color w:val="auto"/>
            <w:sz w:val="26"/>
            <w:szCs w:val="26"/>
            <w:rPrChange w:id="1985"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1986"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2</w:t>
        </w:r>
      </w:ins>
      <w:del w:id="1987" w:author="Nguyen Toan" w:date="2018-05-18T21:03:00Z">
        <w:r w:rsidR="009C452F" w:rsidRPr="00C307BC" w:rsidDel="0019161E">
          <w:rPr>
            <w:rFonts w:ascii="Times New Roman" w:hAnsi="Times New Roman" w:cs="Times New Roman"/>
            <w:i/>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2</w:delText>
        </w:r>
      </w:del>
      <w:r w:rsidR="002E6B89" w:rsidRPr="00C307BC">
        <w:rPr>
          <w:rFonts w:ascii="Times New Roman" w:hAnsi="Times New Roman" w:cs="Times New Roman"/>
          <w:sz w:val="26"/>
          <w:szCs w:val="26"/>
        </w:rPr>
        <w:fldChar w:fldCharType="end"/>
      </w:r>
    </w:p>
    <w:p w14:paraId="379A1761" w14:textId="77777777" w:rsidR="007B1CDB" w:rsidRPr="00C307BC" w:rsidRDefault="00C41B39" w:rsidP="007B1CDB">
      <w:pPr>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49">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30F35354" w:rsidR="00825F62" w:rsidRPr="00C307BC" w:rsidRDefault="007B1CDB" w:rsidP="00071A6D">
      <w:pPr>
        <w:pStyle w:val="Caption"/>
        <w:jc w:val="center"/>
        <w:rPr>
          <w:rFonts w:ascii="Times New Roman" w:hAnsi="Times New Roman" w:cs="Times New Roman"/>
          <w:color w:val="auto"/>
          <w:sz w:val="26"/>
          <w:szCs w:val="26"/>
        </w:rPr>
      </w:pPr>
      <w:bookmarkStart w:id="1988" w:name="_Ref514181328"/>
      <w:bookmarkStart w:id="1989" w:name="_Ref514181322"/>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Pr="00C307BC">
        <w:rPr>
          <w:rFonts w:ascii="Times New Roman" w:hAnsi="Times New Roman" w:cs="Times New Roman"/>
          <w:i w:val="0"/>
          <w:color w:val="auto"/>
          <w:sz w:val="26"/>
          <w:szCs w:val="26"/>
        </w:rPr>
        <w:fldChar w:fldCharType="end"/>
      </w:r>
      <w:bookmarkEnd w:id="1988"/>
      <w:r w:rsidRPr="00C307BC">
        <w:rPr>
          <w:rFonts w:ascii="Times New Roman" w:hAnsi="Times New Roman" w:cs="Times New Roman"/>
          <w:i w:val="0"/>
          <w:color w:val="auto"/>
          <w:sz w:val="26"/>
          <w:szCs w:val="26"/>
        </w:rPr>
        <w:t>: Cách phân chia thư mục trên ứng dụng MuleESB</w:t>
      </w:r>
      <w:bookmarkEnd w:id="1989"/>
    </w:p>
    <w:p w14:paraId="6575F226" w14:textId="434DCF22" w:rsidR="00CD4777" w:rsidRPr="00C307BC" w:rsidRDefault="009D5FB8" w:rsidP="00071A6D">
      <w:pPr>
        <w:spacing w:before="120" w:after="120"/>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lastRenderedPageBreak/>
        <w:t xml:space="preserve">Theo đó, mã nguồn của dự án được quản lý trên kho quản lý mã nguồn github tại đường dẫn </w:t>
      </w:r>
      <w:hyperlink r:id="rId50" w:history="1">
        <w:r w:rsidRPr="00C307BC">
          <w:rPr>
            <w:rStyle w:val="Hyperlink"/>
            <w:rFonts w:ascii="Times New Roman" w:eastAsia="Times New Roman" w:hAnsi="Times New Roman" w:cs="Times New Roman"/>
            <w:sz w:val="26"/>
            <w:szCs w:val="26"/>
          </w:rPr>
          <w:t>https://github.com/Loandt1/TestMuleESB.git</w:t>
        </w:r>
      </w:hyperlink>
      <w:r w:rsidRPr="00C307BC">
        <w:rPr>
          <w:rFonts w:ascii="Times New Roman" w:eastAsia="Times New Roman" w:hAnsi="Times New Roman" w:cs="Times New Roman"/>
          <w:sz w:val="26"/>
          <w:szCs w:val="26"/>
        </w:rPr>
        <w:t>. Các thư viện phụ thuộc của ứng dụng được quản lý bằng maven</w:t>
      </w:r>
      <w:r w:rsidR="00C91103" w:rsidRPr="00C307BC">
        <w:rPr>
          <w:rFonts w:ascii="Times New Roman" w:eastAsia="Times New Roman" w:hAnsi="Times New Roman" w:cs="Times New Roman"/>
          <w:sz w:val="26"/>
          <w:szCs w:val="26"/>
        </w:rPr>
        <w:t>.</w:t>
      </w:r>
    </w:p>
    <w:p w14:paraId="3C139A14" w14:textId="3136FB06" w:rsidR="00864FF3" w:rsidRPr="00071A6D" w:rsidRDefault="00A14D75" w:rsidP="00071A6D">
      <w:pPr>
        <w:pStyle w:val="Heading2"/>
        <w:numPr>
          <w:ilvl w:val="1"/>
          <w:numId w:val="48"/>
        </w:numPr>
        <w:ind w:left="0" w:firstLine="0"/>
        <w:rPr>
          <w:rFonts w:ascii="Times New Roman" w:eastAsia="Times New Roman" w:hAnsi="Times New Roman" w:cs="Times New Roman"/>
          <w:b/>
          <w:sz w:val="26"/>
          <w:szCs w:val="26"/>
        </w:rPr>
      </w:pPr>
      <w:bookmarkStart w:id="1990" w:name="_Toc514444186"/>
      <w:del w:id="1991" w:author="Nguyen Toan" w:date="2018-05-18T22:01:00Z">
        <w:r w:rsidRPr="00071A6D" w:rsidDel="00C826F7">
          <w:rPr>
            <w:rFonts w:ascii="Times New Roman" w:eastAsia="Times New Roman" w:hAnsi="Times New Roman" w:cs="Times New Roman"/>
            <w:b/>
            <w:sz w:val="26"/>
            <w:szCs w:val="26"/>
          </w:rPr>
          <w:delText>Cấu hình Jenkins</w:delText>
        </w:r>
      </w:del>
      <w:bookmarkEnd w:id="1990"/>
      <w:ins w:id="1992" w:author="Nguyen Toan" w:date="2018-05-18T22:01:00Z">
        <w:r w:rsidR="00C826F7">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ins>
    </w:p>
    <w:p w14:paraId="4A0C6166" w14:textId="27144468" w:rsidR="004328BA" w:rsidRPr="00C307BC" w:rsidRDefault="004328BA" w:rsidP="004328BA">
      <w:pPr>
        <w:spacing w:after="120" w:line="288" w:lineRule="auto"/>
        <w:ind w:firstLine="567"/>
        <w:jc w:val="both"/>
        <w:rPr>
          <w:rFonts w:ascii="Times New Roman" w:eastAsia="Times New Roman" w:hAnsi="Times New Roman" w:cs="Times New Roman"/>
          <w:bCs/>
          <w:color w:val="auto"/>
          <w:sz w:val="26"/>
          <w:szCs w:val="26"/>
          <w:lang w:val="en-US"/>
        </w:rPr>
      </w:pPr>
      <w:r w:rsidRPr="00C307BC">
        <w:rPr>
          <w:rFonts w:ascii="Times New Roman" w:eastAsia="Times New Roman" w:hAnsi="Times New Roman" w:cs="Times New Roman"/>
          <w:b/>
          <w:bCs/>
          <w:color w:val="auto"/>
          <w:sz w:val="26"/>
          <w:szCs w:val="26"/>
          <w:lang w:val="en-US"/>
        </w:rPr>
        <w:t>Bước 1</w:t>
      </w:r>
      <w:r w:rsidRPr="00C307BC">
        <w:rPr>
          <w:rFonts w:ascii="Times New Roman" w:eastAsia="Times New Roman" w:hAnsi="Times New Roman" w:cs="Times New Roman"/>
          <w:bCs/>
          <w:color w:val="auto"/>
          <w:sz w:val="26"/>
          <w:szCs w:val="26"/>
          <w:lang w:val="en-US"/>
        </w:rPr>
        <w:t xml:space="preserve">: </w:t>
      </w:r>
      <w:r w:rsidRPr="00C307BC">
        <w:rPr>
          <w:rFonts w:ascii="Times New Roman" w:hAnsi="Times New Roman" w:cs="Times New Roman"/>
          <w:sz w:val="26"/>
          <w:szCs w:val="26"/>
          <w:lang w:val="en-US"/>
        </w:rPr>
        <w:t>Tại</w:t>
      </w:r>
      <w:r w:rsidRPr="00C307BC">
        <w:rPr>
          <w:rFonts w:ascii="Times New Roman" w:eastAsia="Times New Roman" w:hAnsi="Times New Roman" w:cs="Times New Roman"/>
          <w:bCs/>
          <w:color w:val="auto"/>
          <w:sz w:val="26"/>
          <w:szCs w:val="26"/>
          <w:lang w:val="en-US"/>
        </w:rPr>
        <w:t xml:space="preserve"> màn hình chính, chọn “New Item”</w:t>
      </w:r>
    </w:p>
    <w:p w14:paraId="58015135" w14:textId="77777777" w:rsidR="004328BA" w:rsidRPr="00C307BC" w:rsidRDefault="004328BA" w:rsidP="004328BA">
      <w:pPr>
        <w:keepNext/>
        <w:tabs>
          <w:tab w:val="num" w:pos="1440"/>
        </w:tabs>
        <w:spacing w:line="288" w:lineRule="auto"/>
        <w:ind w:firstLine="567"/>
        <w:jc w:val="center"/>
        <w:rPr>
          <w:rFonts w:ascii="Times New Roman" w:hAnsi="Times New Roman" w:cs="Times New Roman"/>
          <w:sz w:val="26"/>
          <w:szCs w:val="26"/>
        </w:rPr>
      </w:pPr>
      <w:r w:rsidRPr="00071A6D">
        <w:rPr>
          <w:rFonts w:ascii="Times New Roman" w:eastAsia="Times New Roman" w:hAnsi="Times New Roman" w:cs="Times New Roman"/>
          <w:bCs/>
          <w:noProof/>
          <w:color w:val="auto"/>
          <w:sz w:val="26"/>
          <w:szCs w:val="26"/>
          <w:lang w:val="en-US"/>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5EF62396" w:rsidR="004328BA" w:rsidRPr="00C307BC" w:rsidRDefault="004328BA" w:rsidP="004328BA">
      <w:pPr>
        <w:pStyle w:val="Caption"/>
        <w:jc w:val="center"/>
        <w:rPr>
          <w:rFonts w:ascii="Times New Roman" w:eastAsia="Times New Roman" w:hAnsi="Times New Roman" w:cs="Times New Roman"/>
          <w:bCs/>
          <w:i w:val="0"/>
          <w:color w:val="auto"/>
          <w:sz w:val="26"/>
          <w:szCs w:val="26"/>
          <w:lang w:val="en-US"/>
        </w:rPr>
      </w:pPr>
      <w:bookmarkStart w:id="1993" w:name="_Toc51415777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Màn hình quản lý của Jenkins</w:t>
      </w:r>
      <w:bookmarkEnd w:id="1993"/>
    </w:p>
    <w:p w14:paraId="09A6D61C" w14:textId="05C3694B" w:rsidR="004328BA" w:rsidRPr="00C307BC" w:rsidRDefault="004328BA" w:rsidP="004328BA">
      <w:pPr>
        <w:spacing w:after="120" w:line="288" w:lineRule="auto"/>
        <w:ind w:firstLine="567"/>
        <w:jc w:val="both"/>
        <w:rPr>
          <w:rFonts w:ascii="Times New Roman" w:eastAsia="Times New Roman" w:hAnsi="Times New Roman" w:cs="Times New Roman"/>
          <w:bCs/>
          <w:color w:val="auto"/>
          <w:sz w:val="26"/>
          <w:szCs w:val="26"/>
          <w:lang w:val="en-US"/>
        </w:rPr>
      </w:pPr>
      <w:r w:rsidRPr="00C307BC">
        <w:rPr>
          <w:rFonts w:ascii="Times New Roman" w:eastAsia="Times New Roman" w:hAnsi="Times New Roman" w:cs="Times New Roman"/>
          <w:b/>
          <w:bCs/>
          <w:color w:val="auto"/>
          <w:sz w:val="26"/>
          <w:szCs w:val="26"/>
          <w:lang w:val="en-US"/>
        </w:rPr>
        <w:t>Bước 2</w:t>
      </w:r>
      <w:r w:rsidRPr="00C307BC">
        <w:rPr>
          <w:rFonts w:ascii="Times New Roman" w:eastAsia="Times New Roman" w:hAnsi="Times New Roman" w:cs="Times New Roman"/>
          <w:bCs/>
          <w:color w:val="auto"/>
          <w:sz w:val="26"/>
          <w:szCs w:val="26"/>
          <w:lang w:val="en-US"/>
        </w:rPr>
        <w:t>: tại màn hình tạo mới (</w:t>
      </w:r>
      <w:r w:rsidR="00E33837" w:rsidRPr="00C307BC">
        <w:rPr>
          <w:rFonts w:ascii="Times New Roman" w:eastAsia="Times New Roman" w:hAnsi="Times New Roman" w:cs="Times New Roman"/>
          <w:bCs/>
          <w:color w:val="auto"/>
          <w:sz w:val="26"/>
          <w:szCs w:val="26"/>
          <w:lang w:val="en-US"/>
        </w:rPr>
        <w:fldChar w:fldCharType="begin"/>
      </w:r>
      <w:r w:rsidR="00E33837" w:rsidRPr="00C307BC">
        <w:rPr>
          <w:rFonts w:ascii="Times New Roman" w:eastAsia="Times New Roman" w:hAnsi="Times New Roman" w:cs="Times New Roman"/>
          <w:bCs/>
          <w:color w:val="auto"/>
          <w:sz w:val="26"/>
          <w:szCs w:val="26"/>
          <w:lang w:val="en-US"/>
        </w:rPr>
        <w:instrText xml:space="preserve"> REF _Ref514157144 \h </w:instrText>
      </w:r>
      <w:r w:rsidR="00C307BC" w:rsidRPr="00C307BC">
        <w:rPr>
          <w:rFonts w:ascii="Times New Roman" w:eastAsia="Times New Roman" w:hAnsi="Times New Roman" w:cs="Times New Roman"/>
          <w:bCs/>
          <w:color w:val="auto"/>
          <w:sz w:val="26"/>
          <w:szCs w:val="26"/>
          <w:lang w:val="en-US"/>
        </w:rPr>
        <w:instrText xml:space="preserve"> \* MERGEFORMAT </w:instrText>
      </w:r>
      <w:r w:rsidR="00E33837" w:rsidRPr="00C307BC">
        <w:rPr>
          <w:rFonts w:ascii="Times New Roman" w:eastAsia="Times New Roman" w:hAnsi="Times New Roman" w:cs="Times New Roman"/>
          <w:bCs/>
          <w:color w:val="auto"/>
          <w:sz w:val="26"/>
          <w:szCs w:val="26"/>
          <w:lang w:val="en-US"/>
        </w:rPr>
      </w:r>
      <w:r w:rsidR="00E33837" w:rsidRPr="00C307BC">
        <w:rPr>
          <w:rFonts w:ascii="Times New Roman" w:eastAsia="Times New Roman" w:hAnsi="Times New Roman" w:cs="Times New Roman"/>
          <w:bCs/>
          <w:color w:val="auto"/>
          <w:sz w:val="26"/>
          <w:szCs w:val="26"/>
          <w:lang w:val="en-US"/>
        </w:rPr>
        <w:fldChar w:fldCharType="separate"/>
      </w:r>
      <w:ins w:id="1994"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1995"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4</w:t>
        </w:r>
      </w:ins>
      <w:del w:id="1996"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4</w:delText>
        </w:r>
      </w:del>
      <w:r w:rsidR="00E33837"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_Ref513152768 \h </w:instrText>
      </w:r>
      <w:r w:rsidR="00C307BC" w:rsidRPr="00C307BC">
        <w:rPr>
          <w:rFonts w:ascii="Times New Roman" w:eastAsia="Times New Roman" w:hAnsi="Times New Roman" w:cs="Times New Roman"/>
          <w:bCs/>
          <w:color w:val="auto"/>
          <w:sz w:val="26"/>
          <w:szCs w:val="26"/>
          <w:lang w:val="en-US"/>
        </w:rPr>
        <w:instrText xml:space="preserve"> \* MERGEFORMAT </w:instrText>
      </w:r>
      <w:r w:rsidR="0019161E">
        <w:rPr>
          <w:rFonts w:ascii="Times New Roman" w:eastAsia="Times New Roman" w:hAnsi="Times New Roman" w:cs="Times New Roman"/>
          <w:bCs/>
          <w:color w:val="auto"/>
          <w:sz w:val="26"/>
          <w:szCs w:val="26"/>
          <w:lang w:val="en-US"/>
        </w:rPr>
        <w:fldChar w:fldCharType="separate"/>
      </w:r>
      <w:ins w:id="1997" w:author="Nguyen Toan" w:date="2018-05-18T21:03:00Z">
        <w:r w:rsidR="0019161E">
          <w:rPr>
            <w:rFonts w:ascii="Times New Roman" w:eastAsia="Times New Roman" w:hAnsi="Times New Roman" w:cs="Times New Roman"/>
            <w:b/>
            <w:color w:val="auto"/>
            <w:sz w:val="26"/>
            <w:szCs w:val="26"/>
            <w:lang w:val="en-US"/>
          </w:rPr>
          <w:t>Error! Reference source not found.</w:t>
        </w:r>
      </w:ins>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 chọn tên ứng dụng và loại ứng dụng, ở đây, ta chọn “Maven Project”.</w:t>
      </w:r>
    </w:p>
    <w:p w14:paraId="60709B54" w14:textId="77777777" w:rsidR="004328BA" w:rsidRPr="00C307BC" w:rsidRDefault="004328BA" w:rsidP="004328BA">
      <w:pPr>
        <w:keepNext/>
        <w:tabs>
          <w:tab w:val="num" w:pos="1440"/>
        </w:tabs>
        <w:spacing w:line="288"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31E514A0" w:rsidR="004328BA" w:rsidRPr="00C307BC" w:rsidRDefault="004328BA" w:rsidP="004328BA">
      <w:pPr>
        <w:pStyle w:val="Caption"/>
        <w:jc w:val="center"/>
        <w:rPr>
          <w:rFonts w:ascii="Times New Roman" w:hAnsi="Times New Roman" w:cs="Times New Roman"/>
          <w:i w:val="0"/>
          <w:color w:val="auto"/>
          <w:sz w:val="26"/>
          <w:szCs w:val="26"/>
        </w:rPr>
      </w:pPr>
      <w:bookmarkStart w:id="1998" w:name="_Ref514157144"/>
      <w:bookmarkStart w:id="1999" w:name="_Toc51415777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bookmarkEnd w:id="1998"/>
      <w:r w:rsidRPr="00C307BC">
        <w:rPr>
          <w:rFonts w:ascii="Times New Roman" w:hAnsi="Times New Roman" w:cs="Times New Roman"/>
          <w:i w:val="0"/>
          <w:color w:val="auto"/>
          <w:sz w:val="26"/>
          <w:szCs w:val="26"/>
        </w:rPr>
        <w:t>: Tạo một tác vụ trên Jenkins</w:t>
      </w:r>
      <w:bookmarkEnd w:id="1999"/>
    </w:p>
    <w:p w14:paraId="3D68AE59" w14:textId="34AB0696" w:rsidR="004328BA" w:rsidRPr="00C307BC" w:rsidRDefault="004328BA" w:rsidP="004328BA">
      <w:pPr>
        <w:spacing w:after="120" w:line="288" w:lineRule="auto"/>
        <w:ind w:firstLine="567"/>
        <w:jc w:val="both"/>
        <w:rPr>
          <w:rFonts w:ascii="Times New Roman" w:hAnsi="Times New Roman" w:cs="Times New Roman"/>
          <w:sz w:val="26"/>
          <w:szCs w:val="26"/>
          <w:lang w:val="en-US"/>
        </w:rPr>
      </w:pPr>
      <w:r w:rsidRPr="00C307BC">
        <w:rPr>
          <w:rFonts w:ascii="Times New Roman" w:eastAsia="Times New Roman" w:hAnsi="Times New Roman" w:cs="Times New Roman"/>
          <w:b/>
          <w:bCs/>
          <w:color w:val="auto"/>
          <w:sz w:val="26"/>
          <w:szCs w:val="26"/>
          <w:lang w:val="en-US"/>
        </w:rPr>
        <w:t>Bước 3:</w:t>
      </w:r>
      <w:r w:rsidRPr="00C307BC">
        <w:rPr>
          <w:rFonts w:ascii="Times New Roman" w:eastAsia="Times New Roman" w:hAnsi="Times New Roman" w:cs="Times New Roman"/>
          <w:bCs/>
          <w:color w:val="auto"/>
          <w:sz w:val="26"/>
          <w:szCs w:val="26"/>
          <w:lang w:val="en-US"/>
        </w:rPr>
        <w:t xml:space="preserve"> nhập thông tin cấu hình cho ứng dụng bao gồm: kho</w:t>
      </w:r>
      <w:r w:rsidRPr="00C307BC">
        <w:rPr>
          <w:rFonts w:ascii="Times New Roman" w:eastAsia="Times New Roman" w:hAnsi="Times New Roman" w:cs="Times New Roman"/>
          <w:b/>
          <w:bCs/>
          <w:color w:val="auto"/>
          <w:sz w:val="26"/>
          <w:szCs w:val="26"/>
          <w:lang w:val="en-US"/>
        </w:rPr>
        <w:t xml:space="preserve"> </w:t>
      </w:r>
      <w:r w:rsidRPr="00C307BC">
        <w:rPr>
          <w:rFonts w:ascii="Times New Roman" w:eastAsia="Times New Roman" w:hAnsi="Times New Roman" w:cs="Times New Roman"/>
          <w:bCs/>
          <w:color w:val="auto"/>
          <w:sz w:val="26"/>
          <w:szCs w:val="26"/>
          <w:lang w:val="en-US"/>
        </w:rPr>
        <w:t>mã nguồn, môi trường dịch, các bước dịch,… (</w:t>
      </w:r>
      <w:r w:rsidR="00FF551C" w:rsidRPr="00C307BC">
        <w:rPr>
          <w:rFonts w:ascii="Times New Roman" w:eastAsia="Times New Roman" w:hAnsi="Times New Roman" w:cs="Times New Roman"/>
          <w:bCs/>
          <w:color w:val="auto"/>
          <w:sz w:val="26"/>
          <w:szCs w:val="26"/>
          <w:lang w:val="en-US"/>
        </w:rPr>
        <w:fldChar w:fldCharType="begin"/>
      </w:r>
      <w:r w:rsidR="00FF551C" w:rsidRPr="00C307BC">
        <w:rPr>
          <w:rFonts w:ascii="Times New Roman" w:eastAsia="Times New Roman" w:hAnsi="Times New Roman" w:cs="Times New Roman"/>
          <w:bCs/>
          <w:color w:val="auto"/>
          <w:sz w:val="26"/>
          <w:szCs w:val="26"/>
          <w:lang w:val="en-US"/>
        </w:rPr>
        <w:instrText xml:space="preserve"> REF _Ref514157133 \h </w:instrText>
      </w:r>
      <w:r w:rsidR="00C307BC" w:rsidRPr="00C307BC">
        <w:rPr>
          <w:rFonts w:ascii="Times New Roman" w:eastAsia="Times New Roman" w:hAnsi="Times New Roman" w:cs="Times New Roman"/>
          <w:bCs/>
          <w:color w:val="auto"/>
          <w:sz w:val="26"/>
          <w:szCs w:val="26"/>
          <w:lang w:val="en-US"/>
        </w:rPr>
        <w:instrText xml:space="preserve"> \* MERGEFORMAT </w:instrText>
      </w:r>
      <w:r w:rsidR="00FF551C" w:rsidRPr="00C307BC">
        <w:rPr>
          <w:rFonts w:ascii="Times New Roman" w:eastAsia="Times New Roman" w:hAnsi="Times New Roman" w:cs="Times New Roman"/>
          <w:bCs/>
          <w:color w:val="auto"/>
          <w:sz w:val="26"/>
          <w:szCs w:val="26"/>
          <w:lang w:val="en-US"/>
        </w:rPr>
      </w:r>
      <w:r w:rsidR="00FF551C" w:rsidRPr="00C307BC">
        <w:rPr>
          <w:rFonts w:ascii="Times New Roman" w:eastAsia="Times New Roman" w:hAnsi="Times New Roman" w:cs="Times New Roman"/>
          <w:bCs/>
          <w:color w:val="auto"/>
          <w:sz w:val="26"/>
          <w:szCs w:val="26"/>
          <w:lang w:val="en-US"/>
        </w:rPr>
        <w:fldChar w:fldCharType="separate"/>
      </w:r>
      <w:ins w:id="2000"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2001"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5</w:t>
        </w:r>
      </w:ins>
      <w:del w:id="2002"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5</w:delText>
        </w:r>
      </w:del>
      <w:r w:rsidR="00FF551C"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_Ref512175978 \h  \* MERGEFORMAT </w:instrText>
      </w:r>
      <w:r w:rsidR="0019161E">
        <w:rPr>
          <w:rFonts w:ascii="Times New Roman" w:eastAsia="Times New Roman" w:hAnsi="Times New Roman" w:cs="Times New Roman"/>
          <w:bCs/>
          <w:color w:val="auto"/>
          <w:sz w:val="26"/>
          <w:szCs w:val="26"/>
          <w:lang w:val="en-US"/>
        </w:rPr>
        <w:fldChar w:fldCharType="separate"/>
      </w:r>
      <w:ins w:id="2003" w:author="Nguyen Toan" w:date="2018-05-18T21:03:00Z">
        <w:r w:rsidR="0019161E">
          <w:rPr>
            <w:rFonts w:ascii="Times New Roman" w:eastAsia="Times New Roman" w:hAnsi="Times New Roman" w:cs="Times New Roman"/>
            <w:b/>
            <w:color w:val="auto"/>
            <w:sz w:val="26"/>
            <w:szCs w:val="26"/>
            <w:lang w:val="en-US"/>
          </w:rPr>
          <w:t>Error! Reference source not found.</w:t>
        </w:r>
      </w:ins>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w:t>
      </w:r>
    </w:p>
    <w:p w14:paraId="73F55755"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hAnsi="Times New Roman" w:cs="Times New Roman"/>
          <w:sz w:val="26"/>
          <w:szCs w:val="26"/>
        </w:rPr>
      </w:pPr>
      <w:r w:rsidRPr="00071A6D">
        <w:rPr>
          <w:rFonts w:ascii="Times New Roman" w:eastAsia="Times New Roman" w:hAnsi="Times New Roman" w:cs="Times New Roman"/>
          <w:b/>
          <w:bCs/>
          <w:noProof/>
          <w:color w:val="auto"/>
          <w:sz w:val="26"/>
          <w:szCs w:val="26"/>
          <w:lang w:val="en-US"/>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196CDF0C"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2004" w:name="_Ref514157133"/>
      <w:bookmarkStart w:id="2005" w:name="_Toc514157777"/>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bookmarkEnd w:id="2004"/>
      <w:r w:rsidRPr="00C307BC">
        <w:rPr>
          <w:rFonts w:ascii="Times New Roman" w:hAnsi="Times New Roman" w:cs="Times New Roman"/>
          <w:i w:val="0"/>
          <w:color w:val="auto"/>
          <w:sz w:val="26"/>
          <w:szCs w:val="26"/>
        </w:rPr>
        <w:t>: Thông tin chi tiết cấu hình tác vụ</w:t>
      </w:r>
      <w:bookmarkEnd w:id="2005"/>
      <w:r w:rsidRPr="00C307BC">
        <w:rPr>
          <w:rFonts w:ascii="Times New Roman" w:hAnsi="Times New Roman" w:cs="Times New Roman"/>
          <w:i w:val="0"/>
          <w:color w:val="auto"/>
          <w:sz w:val="26"/>
          <w:szCs w:val="26"/>
        </w:rPr>
        <w:t xml:space="preserve"> </w:t>
      </w:r>
    </w:p>
    <w:p w14:paraId="5A4E5B11" w14:textId="5D35CE0A" w:rsidR="004328BA" w:rsidRPr="00C307BC" w:rsidRDefault="004328BA" w:rsidP="004328BA">
      <w:pPr>
        <w:spacing w:after="120" w:line="288" w:lineRule="auto"/>
        <w:ind w:firstLine="567"/>
        <w:jc w:val="both"/>
        <w:rPr>
          <w:rFonts w:ascii="Times New Roman" w:eastAsia="Times New Roman" w:hAnsi="Times New Roman" w:cs="Times New Roman"/>
          <w:color w:val="auto"/>
          <w:sz w:val="26"/>
          <w:szCs w:val="26"/>
          <w:lang w:val="en-US"/>
        </w:rPr>
      </w:pPr>
      <w:r w:rsidRPr="00C307BC">
        <w:rPr>
          <w:rFonts w:ascii="Times New Roman" w:eastAsia="Times New Roman" w:hAnsi="Times New Roman" w:cs="Times New Roman"/>
          <w:color w:val="auto"/>
          <w:sz w:val="26"/>
          <w:szCs w:val="26"/>
          <w:lang w:val="en-US"/>
        </w:rPr>
        <w:lastRenderedPageBreak/>
        <w:t>Tại màn hình cấu hình (</w:t>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_Ref513324646 \h </w:instrText>
      </w:r>
      <w:r w:rsidR="00C307BC" w:rsidRPr="00C307BC">
        <w:rPr>
          <w:rFonts w:ascii="Times New Roman" w:eastAsia="Times New Roman" w:hAnsi="Times New Roman" w:cs="Times New Roman"/>
          <w:color w:val="auto"/>
          <w:sz w:val="26"/>
          <w:szCs w:val="26"/>
          <w:lang w:val="en-US"/>
        </w:rPr>
        <w:instrText xml:space="preserve"> \* MERGEFORMAT </w:instrText>
      </w:r>
      <w:r w:rsidRPr="00C307BC">
        <w:rPr>
          <w:rFonts w:ascii="Times New Roman" w:eastAsia="Times New Roman" w:hAnsi="Times New Roman" w:cs="Times New Roman"/>
          <w:color w:val="auto"/>
          <w:sz w:val="26"/>
          <w:szCs w:val="26"/>
          <w:lang w:val="en-US"/>
        </w:rPr>
      </w:r>
      <w:r w:rsidRPr="00C307BC">
        <w:rPr>
          <w:rFonts w:ascii="Times New Roman" w:eastAsia="Times New Roman" w:hAnsi="Times New Roman" w:cs="Times New Roman"/>
          <w:color w:val="auto"/>
          <w:sz w:val="26"/>
          <w:szCs w:val="26"/>
          <w:lang w:val="en-US"/>
        </w:rPr>
        <w:fldChar w:fldCharType="separate"/>
      </w:r>
      <w:ins w:id="2006"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2007"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6</w:t>
        </w:r>
      </w:ins>
      <w:del w:id="2008"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6</w:delText>
        </w:r>
      </w:del>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 Jenkins cho phép cấu hình thêm các câu lệnh để hỗ trợ quá trình dịch qua shell.</w:t>
      </w:r>
    </w:p>
    <w:p w14:paraId="0B089251" w14:textId="77777777" w:rsidR="004328BA" w:rsidRPr="00C307BC" w:rsidRDefault="004328BA" w:rsidP="004328BA">
      <w:pPr>
        <w:keepNext/>
        <w:spacing w:after="120" w:line="288" w:lineRule="auto"/>
        <w:ind w:firstLine="567"/>
        <w:jc w:val="both"/>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77E938B8"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2009" w:name="_Ref513324646"/>
      <w:bookmarkStart w:id="2010" w:name="_Ref513324630"/>
      <w:bookmarkStart w:id="2011" w:name="_Toc51415777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bookmarkEnd w:id="2009"/>
      <w:r w:rsidRPr="00C307BC">
        <w:rPr>
          <w:rFonts w:ascii="Times New Roman" w:hAnsi="Times New Roman" w:cs="Times New Roman"/>
          <w:i w:val="0"/>
          <w:color w:val="auto"/>
          <w:sz w:val="26"/>
          <w:szCs w:val="26"/>
        </w:rPr>
        <w:t>: Tùy chọn tác vụ xử lý qua shell</w:t>
      </w:r>
      <w:bookmarkEnd w:id="2010"/>
      <w:bookmarkEnd w:id="2011"/>
    </w:p>
    <w:p w14:paraId="0D641C44" w14:textId="7FC0E740" w:rsidR="004328BA" w:rsidRPr="00C307BC" w:rsidRDefault="004328BA" w:rsidP="004328BA">
      <w:pPr>
        <w:spacing w:after="120" w:line="288" w:lineRule="auto"/>
        <w:ind w:firstLine="567"/>
        <w:jc w:val="both"/>
        <w:rPr>
          <w:rFonts w:ascii="Times New Roman" w:eastAsia="Times New Roman" w:hAnsi="Times New Roman" w:cs="Times New Roman"/>
          <w:color w:val="auto"/>
          <w:sz w:val="26"/>
          <w:szCs w:val="26"/>
          <w:lang w:val="en-US"/>
        </w:rPr>
      </w:pPr>
      <w:r w:rsidRPr="00C307BC">
        <w:rPr>
          <w:rFonts w:ascii="Times New Roman" w:eastAsia="Times New Roman" w:hAnsi="Times New Roman" w:cs="Times New Roman"/>
          <w:color w:val="auto"/>
          <w:sz w:val="26"/>
          <w:szCs w:val="26"/>
          <w:lang w:val="en-US"/>
        </w:rPr>
        <w:t>Tại đây, ta chọn “window command shell” để tích hợp với quá trình sinh mã nguồn kiểm thử tự động từ thư viện AsenAPIDriver (</w:t>
      </w:r>
      <w:r w:rsidR="002B7903" w:rsidRPr="00C307BC">
        <w:rPr>
          <w:rFonts w:ascii="Times New Roman" w:eastAsia="Times New Roman" w:hAnsi="Times New Roman" w:cs="Times New Roman"/>
          <w:color w:val="auto"/>
          <w:sz w:val="26"/>
          <w:szCs w:val="26"/>
          <w:lang w:val="en-US"/>
        </w:rPr>
        <w:fldChar w:fldCharType="begin"/>
      </w:r>
      <w:r w:rsidR="002B7903" w:rsidRPr="00C307BC">
        <w:rPr>
          <w:rFonts w:ascii="Times New Roman" w:eastAsia="Times New Roman" w:hAnsi="Times New Roman" w:cs="Times New Roman"/>
          <w:color w:val="auto"/>
          <w:sz w:val="26"/>
          <w:szCs w:val="26"/>
          <w:lang w:val="en-US"/>
        </w:rPr>
        <w:instrText xml:space="preserve"> REF _Ref514157171 \h </w:instrText>
      </w:r>
      <w:r w:rsidR="00C307BC" w:rsidRPr="00C307BC">
        <w:rPr>
          <w:rFonts w:ascii="Times New Roman" w:eastAsia="Times New Roman" w:hAnsi="Times New Roman" w:cs="Times New Roman"/>
          <w:color w:val="auto"/>
          <w:sz w:val="26"/>
          <w:szCs w:val="26"/>
          <w:lang w:val="en-US"/>
        </w:rPr>
        <w:instrText xml:space="preserve"> \* MERGEFORMAT </w:instrText>
      </w:r>
      <w:r w:rsidR="002B7903" w:rsidRPr="00C307BC">
        <w:rPr>
          <w:rFonts w:ascii="Times New Roman" w:eastAsia="Times New Roman" w:hAnsi="Times New Roman" w:cs="Times New Roman"/>
          <w:color w:val="auto"/>
          <w:sz w:val="26"/>
          <w:szCs w:val="26"/>
          <w:lang w:val="en-US"/>
        </w:rPr>
      </w:r>
      <w:r w:rsidR="002B7903" w:rsidRPr="00C307BC">
        <w:rPr>
          <w:rFonts w:ascii="Times New Roman" w:eastAsia="Times New Roman" w:hAnsi="Times New Roman" w:cs="Times New Roman"/>
          <w:color w:val="auto"/>
          <w:sz w:val="26"/>
          <w:szCs w:val="26"/>
          <w:lang w:val="en-US"/>
        </w:rPr>
        <w:fldChar w:fldCharType="separate"/>
      </w:r>
      <w:ins w:id="2012"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2013"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7</w:t>
        </w:r>
      </w:ins>
      <w:del w:id="2014"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7</w:delText>
        </w:r>
      </w:del>
      <w:r w:rsidR="002B7903"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_Ref512176360 \h  \* MERGEFORMAT </w:instrText>
      </w:r>
      <w:r w:rsidR="0019161E">
        <w:rPr>
          <w:rFonts w:ascii="Times New Roman" w:eastAsia="Times New Roman" w:hAnsi="Times New Roman" w:cs="Times New Roman"/>
          <w:color w:val="auto"/>
          <w:sz w:val="26"/>
          <w:szCs w:val="26"/>
          <w:lang w:val="en-US"/>
        </w:rPr>
        <w:fldChar w:fldCharType="separate"/>
      </w:r>
      <w:ins w:id="2015" w:author="Nguyen Toan" w:date="2018-05-18T21:03:00Z">
        <w:r w:rsidR="0019161E">
          <w:rPr>
            <w:rFonts w:ascii="Times New Roman" w:eastAsia="Times New Roman" w:hAnsi="Times New Roman" w:cs="Times New Roman"/>
            <w:b/>
            <w:bCs/>
            <w:color w:val="auto"/>
            <w:sz w:val="26"/>
            <w:szCs w:val="26"/>
            <w:lang w:val="en-US"/>
          </w:rPr>
          <w:t>Error! Reference source not found.</w:t>
        </w:r>
      </w:ins>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p>
    <w:p w14:paraId="549D23F6"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r w:rsidRPr="00071A6D">
        <w:rPr>
          <w:rFonts w:ascii="Times New Roman" w:eastAsia="Times New Roman" w:hAnsi="Times New Roman" w:cs="Times New Roman"/>
          <w:noProof/>
          <w:color w:val="auto"/>
          <w:sz w:val="26"/>
          <w:szCs w:val="26"/>
          <w:lang w:val="en-US"/>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p>
    <w:p w14:paraId="2B79643E" w14:textId="040E55B6" w:rsidR="004328BA" w:rsidRPr="00C307BC" w:rsidRDefault="004328BA" w:rsidP="004328BA">
      <w:pPr>
        <w:pStyle w:val="Caption"/>
        <w:jc w:val="center"/>
        <w:rPr>
          <w:rFonts w:ascii="Times New Roman" w:eastAsia="Times New Roman" w:hAnsi="Times New Roman" w:cs="Times New Roman"/>
          <w:i w:val="0"/>
          <w:color w:val="auto"/>
          <w:sz w:val="26"/>
          <w:szCs w:val="26"/>
          <w:lang w:val="en-US"/>
        </w:rPr>
      </w:pPr>
      <w:bookmarkStart w:id="2016" w:name="_Ref514157171"/>
      <w:bookmarkStart w:id="2017" w:name="_Toc51415777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7</w:t>
      </w:r>
      <w:r w:rsidR="007B1CDB" w:rsidRPr="00C307BC">
        <w:rPr>
          <w:rFonts w:ascii="Times New Roman" w:hAnsi="Times New Roman" w:cs="Times New Roman"/>
          <w:i w:val="0"/>
          <w:color w:val="auto"/>
          <w:sz w:val="26"/>
          <w:szCs w:val="26"/>
        </w:rPr>
        <w:fldChar w:fldCharType="end"/>
      </w:r>
      <w:bookmarkEnd w:id="2016"/>
      <w:r w:rsidRPr="00C307BC">
        <w:rPr>
          <w:rFonts w:ascii="Times New Roman" w:hAnsi="Times New Roman" w:cs="Times New Roman"/>
          <w:i w:val="0"/>
          <w:color w:val="auto"/>
          <w:sz w:val="26"/>
          <w:szCs w:val="26"/>
        </w:rPr>
        <w:t>:Thêm cấu hình gọi AsenAPIDriver</w:t>
      </w:r>
      <w:bookmarkEnd w:id="2017"/>
    </w:p>
    <w:p w14:paraId="6B076A20" w14:textId="5FC0223F" w:rsidR="004328BA" w:rsidRPr="00C307BC" w:rsidRDefault="004328BA" w:rsidP="004328BA">
      <w:pPr>
        <w:spacing w:after="120" w:line="288" w:lineRule="auto"/>
        <w:ind w:firstLine="567"/>
        <w:jc w:val="both"/>
        <w:rPr>
          <w:rFonts w:ascii="Times New Roman" w:eastAsia="Times New Roman" w:hAnsi="Times New Roman" w:cs="Times New Roman"/>
          <w:color w:val="auto"/>
          <w:sz w:val="26"/>
          <w:szCs w:val="26"/>
          <w:lang w:val="en-US"/>
        </w:rPr>
      </w:pPr>
      <w:r w:rsidRPr="00C307BC">
        <w:rPr>
          <w:rFonts w:ascii="Times New Roman" w:eastAsia="Times New Roman" w:hAnsi="Times New Roman" w:cs="Times New Roman"/>
          <w:b/>
          <w:color w:val="auto"/>
          <w:sz w:val="26"/>
          <w:szCs w:val="26"/>
          <w:lang w:val="en-US"/>
        </w:rPr>
        <w:lastRenderedPageBreak/>
        <w:t xml:space="preserve">Bước 4: </w:t>
      </w:r>
      <w:r w:rsidRPr="00C307BC">
        <w:rPr>
          <w:rFonts w:ascii="Times New Roman" w:eastAsia="Times New Roman" w:hAnsi="Times New Roman" w:cs="Times New Roman"/>
          <w:color w:val="auto"/>
          <w:sz w:val="26"/>
          <w:szCs w:val="26"/>
          <w:lang w:val="en-US"/>
        </w:rPr>
        <w:t>Sau khi thực hiện lưu các cấu hình, ta có thể chọn “Build now” để thực hiện chạy tác vụ (</w:t>
      </w:r>
      <w:r w:rsidR="00BD73D2" w:rsidRPr="00C307BC">
        <w:rPr>
          <w:rFonts w:ascii="Times New Roman" w:eastAsia="Times New Roman" w:hAnsi="Times New Roman" w:cs="Times New Roman"/>
          <w:color w:val="auto"/>
          <w:sz w:val="26"/>
          <w:szCs w:val="26"/>
          <w:lang w:val="en-US"/>
        </w:rPr>
        <w:fldChar w:fldCharType="begin"/>
      </w:r>
      <w:r w:rsidR="00BD73D2" w:rsidRPr="00C307BC">
        <w:rPr>
          <w:rFonts w:ascii="Times New Roman" w:eastAsia="Times New Roman" w:hAnsi="Times New Roman" w:cs="Times New Roman"/>
          <w:color w:val="auto"/>
          <w:sz w:val="26"/>
          <w:szCs w:val="26"/>
          <w:lang w:val="en-US"/>
        </w:rPr>
        <w:instrText xml:space="preserve"> REF _Ref514157179 \h </w:instrText>
      </w:r>
      <w:r w:rsidR="00C307BC" w:rsidRPr="00C307BC">
        <w:rPr>
          <w:rFonts w:ascii="Times New Roman" w:eastAsia="Times New Roman" w:hAnsi="Times New Roman" w:cs="Times New Roman"/>
          <w:color w:val="auto"/>
          <w:sz w:val="26"/>
          <w:szCs w:val="26"/>
          <w:lang w:val="en-US"/>
        </w:rPr>
        <w:instrText xml:space="preserve"> \* MERGEFORMAT </w:instrText>
      </w:r>
      <w:r w:rsidR="00BD73D2" w:rsidRPr="00C307BC">
        <w:rPr>
          <w:rFonts w:ascii="Times New Roman" w:eastAsia="Times New Roman" w:hAnsi="Times New Roman" w:cs="Times New Roman"/>
          <w:color w:val="auto"/>
          <w:sz w:val="26"/>
          <w:szCs w:val="26"/>
          <w:lang w:val="en-US"/>
        </w:rPr>
      </w:r>
      <w:r w:rsidR="00BD73D2" w:rsidRPr="00C307BC">
        <w:rPr>
          <w:rFonts w:ascii="Times New Roman" w:eastAsia="Times New Roman" w:hAnsi="Times New Roman" w:cs="Times New Roman"/>
          <w:color w:val="auto"/>
          <w:sz w:val="26"/>
          <w:szCs w:val="26"/>
          <w:lang w:val="en-US"/>
        </w:rPr>
        <w:fldChar w:fldCharType="separate"/>
      </w:r>
      <w:ins w:id="2018" w:author="Nguyen Toan" w:date="2018-05-18T21:03:00Z">
        <w:r w:rsidR="0019161E" w:rsidRPr="00C307BC">
          <w:rPr>
            <w:rFonts w:ascii="Times New Roman" w:eastAsia="Times New Roman" w:hAnsi="Times New Roman" w:cs="Times New Roman"/>
            <w:color w:val="auto"/>
            <w:sz w:val="26"/>
            <w:szCs w:val="26"/>
            <w:lang w:val="en-US"/>
          </w:rPr>
          <w:t xml:space="preserve">Hình </w:t>
        </w:r>
        <w:r w:rsidR="0019161E">
          <w:rPr>
            <w:rFonts w:ascii="Times New Roman" w:eastAsia="Times New Roman" w:hAnsi="Times New Roman" w:cs="Times New Roman"/>
            <w:noProof/>
            <w:color w:val="auto"/>
            <w:sz w:val="26"/>
            <w:szCs w:val="26"/>
            <w:lang w:val="en-US"/>
          </w:rPr>
          <w:t>4</w:t>
        </w:r>
        <w:r w:rsidR="0019161E" w:rsidRPr="00C307BC">
          <w:rPr>
            <w:rFonts w:ascii="Times New Roman" w:eastAsia="Times New Roman" w:hAnsi="Times New Roman" w:cs="Times New Roman"/>
            <w:noProof/>
            <w:color w:val="auto"/>
            <w:sz w:val="26"/>
            <w:szCs w:val="26"/>
            <w:lang w:val="en-US"/>
          </w:rPr>
          <w:t>.</w:t>
        </w:r>
        <w:r w:rsidR="0019161E">
          <w:rPr>
            <w:rFonts w:ascii="Times New Roman" w:eastAsia="Times New Roman" w:hAnsi="Times New Roman" w:cs="Times New Roman"/>
            <w:noProof/>
            <w:color w:val="auto"/>
            <w:sz w:val="26"/>
            <w:szCs w:val="26"/>
            <w:lang w:val="en-US"/>
          </w:rPr>
          <w:t>8</w:t>
        </w:r>
      </w:ins>
      <w:del w:id="2019" w:author="Nguyen Toan" w:date="2018-05-18T21:03:00Z">
        <w:r w:rsidR="009C452F" w:rsidRPr="00C307BC" w:rsidDel="0019161E">
          <w:rPr>
            <w:rFonts w:ascii="Times New Roman" w:eastAsia="Times New Roman" w:hAnsi="Times New Roman" w:cs="Times New Roman"/>
            <w:color w:val="auto"/>
            <w:sz w:val="26"/>
            <w:szCs w:val="26"/>
            <w:lang w:val="en-US"/>
          </w:rPr>
          <w:delText xml:space="preserve">Hình </w:delText>
        </w:r>
        <w:r w:rsidR="009C452F" w:rsidDel="0019161E">
          <w:rPr>
            <w:rFonts w:ascii="Times New Roman" w:eastAsia="Times New Roman" w:hAnsi="Times New Roman" w:cs="Times New Roman"/>
            <w:noProof/>
            <w:color w:val="auto"/>
            <w:sz w:val="26"/>
            <w:szCs w:val="26"/>
            <w:lang w:val="en-US"/>
          </w:rPr>
          <w:delText>4</w:delText>
        </w:r>
        <w:r w:rsidR="009C452F" w:rsidRPr="00C307BC" w:rsidDel="0019161E">
          <w:rPr>
            <w:rFonts w:ascii="Times New Roman" w:eastAsia="Times New Roman" w:hAnsi="Times New Roman" w:cs="Times New Roman"/>
            <w:noProof/>
            <w:color w:val="auto"/>
            <w:sz w:val="26"/>
            <w:szCs w:val="26"/>
            <w:lang w:val="en-US"/>
          </w:rPr>
          <w:delText>.</w:delText>
        </w:r>
        <w:r w:rsidR="009C452F" w:rsidDel="0019161E">
          <w:rPr>
            <w:rFonts w:ascii="Times New Roman" w:eastAsia="Times New Roman" w:hAnsi="Times New Roman" w:cs="Times New Roman"/>
            <w:noProof/>
            <w:color w:val="auto"/>
            <w:sz w:val="26"/>
            <w:szCs w:val="26"/>
            <w:lang w:val="en-US"/>
          </w:rPr>
          <w:delText>8</w:delText>
        </w:r>
      </w:del>
      <w:r w:rsidR="00BD73D2"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_Ref512176725 \h </w:instrText>
      </w:r>
      <w:r w:rsidR="00C307BC" w:rsidRPr="00C307BC">
        <w:rPr>
          <w:rFonts w:ascii="Times New Roman" w:eastAsia="Times New Roman" w:hAnsi="Times New Roman" w:cs="Times New Roman"/>
          <w:color w:val="auto"/>
          <w:sz w:val="26"/>
          <w:szCs w:val="26"/>
          <w:lang w:val="en-US"/>
        </w:rPr>
        <w:instrText xml:space="preserve"> \* MERGEFORMAT </w:instrText>
      </w:r>
      <w:r w:rsidR="0019161E">
        <w:rPr>
          <w:rFonts w:ascii="Times New Roman" w:eastAsia="Times New Roman" w:hAnsi="Times New Roman" w:cs="Times New Roman"/>
          <w:color w:val="auto"/>
          <w:sz w:val="26"/>
          <w:szCs w:val="26"/>
          <w:lang w:val="en-US"/>
        </w:rPr>
        <w:fldChar w:fldCharType="separate"/>
      </w:r>
      <w:ins w:id="2020" w:author="Nguyen Toan" w:date="2018-05-18T21:03:00Z">
        <w:r w:rsidR="0019161E">
          <w:rPr>
            <w:rFonts w:ascii="Times New Roman" w:eastAsia="Times New Roman" w:hAnsi="Times New Roman" w:cs="Times New Roman"/>
            <w:b/>
            <w:bCs/>
            <w:color w:val="auto"/>
            <w:sz w:val="26"/>
            <w:szCs w:val="26"/>
            <w:lang w:val="en-US"/>
          </w:rPr>
          <w:t>Error! Reference source not found.</w:t>
        </w:r>
      </w:ins>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p>
    <w:p w14:paraId="167F3208"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p>
    <w:p w14:paraId="28AF1FAB" w14:textId="2226CCA3" w:rsidR="004328BA" w:rsidRPr="00C307BC" w:rsidRDefault="004328BA" w:rsidP="004328B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6"/>
          <w:szCs w:val="26"/>
          <w:lang w:val="en-US"/>
        </w:rPr>
      </w:pPr>
      <w:bookmarkStart w:id="2021" w:name="_Ref514157179"/>
      <w:bookmarkStart w:id="2022" w:name="_Toc514157780"/>
      <w:r w:rsidRPr="00C307BC">
        <w:rPr>
          <w:rFonts w:ascii="Times New Roman" w:eastAsia="Times New Roman" w:hAnsi="Times New Roman" w:cs="Times New Roman"/>
          <w:color w:val="auto"/>
          <w:sz w:val="26"/>
          <w:szCs w:val="26"/>
          <w:lang w:val="en-US"/>
        </w:rPr>
        <w:t xml:space="preserve">Hình </w:t>
      </w:r>
      <w:r w:rsidR="007B1CDB" w:rsidRPr="00C307BC">
        <w:rPr>
          <w:rFonts w:ascii="Times New Roman" w:eastAsia="Times New Roman" w:hAnsi="Times New Roman" w:cs="Times New Roman"/>
          <w:color w:val="auto"/>
          <w:sz w:val="26"/>
          <w:szCs w:val="26"/>
          <w:lang w:val="en-US"/>
        </w:rPr>
        <w:fldChar w:fldCharType="begin"/>
      </w:r>
      <w:r w:rsidR="007B1CDB" w:rsidRPr="00C307BC">
        <w:rPr>
          <w:rFonts w:ascii="Times New Roman" w:eastAsia="Times New Roman" w:hAnsi="Times New Roman" w:cs="Times New Roman"/>
          <w:color w:val="auto"/>
          <w:sz w:val="26"/>
          <w:szCs w:val="26"/>
          <w:lang w:val="en-US"/>
        </w:rPr>
        <w:instrText xml:space="preserve"> STYLEREF 1 \s </w:instrText>
      </w:r>
      <w:r w:rsidR="007B1CDB" w:rsidRPr="00C307BC">
        <w:rPr>
          <w:rFonts w:ascii="Times New Roman" w:eastAsia="Times New Roman" w:hAnsi="Times New Roman" w:cs="Times New Roman"/>
          <w:color w:val="auto"/>
          <w:sz w:val="26"/>
          <w:szCs w:val="26"/>
          <w:lang w:val="en-US"/>
        </w:rPr>
        <w:fldChar w:fldCharType="separate"/>
      </w:r>
      <w:r w:rsidR="0019161E">
        <w:rPr>
          <w:rFonts w:ascii="Times New Roman" w:eastAsia="Times New Roman" w:hAnsi="Times New Roman" w:cs="Times New Roman"/>
          <w:noProof/>
          <w:color w:val="auto"/>
          <w:sz w:val="26"/>
          <w:szCs w:val="26"/>
          <w:lang w:val="en-US"/>
        </w:rPr>
        <w:t>4</w:t>
      </w:r>
      <w:r w:rsidR="007B1CDB" w:rsidRPr="00C307BC">
        <w:rPr>
          <w:rFonts w:ascii="Times New Roman" w:eastAsia="Times New Roman" w:hAnsi="Times New Roman" w:cs="Times New Roman"/>
          <w:color w:val="auto"/>
          <w:sz w:val="26"/>
          <w:szCs w:val="26"/>
          <w:lang w:val="en-US"/>
        </w:rPr>
        <w:fldChar w:fldCharType="end"/>
      </w:r>
      <w:r w:rsidR="007B1CDB" w:rsidRPr="00C307BC">
        <w:rPr>
          <w:rFonts w:ascii="Times New Roman" w:eastAsia="Times New Roman" w:hAnsi="Times New Roman" w:cs="Times New Roman"/>
          <w:color w:val="auto"/>
          <w:sz w:val="26"/>
          <w:szCs w:val="26"/>
          <w:lang w:val="en-US"/>
        </w:rPr>
        <w:t>.</w:t>
      </w:r>
      <w:r w:rsidR="007B1CDB" w:rsidRPr="00C307BC">
        <w:rPr>
          <w:rFonts w:ascii="Times New Roman" w:eastAsia="Times New Roman" w:hAnsi="Times New Roman" w:cs="Times New Roman"/>
          <w:color w:val="auto"/>
          <w:sz w:val="26"/>
          <w:szCs w:val="26"/>
          <w:lang w:val="en-US"/>
        </w:rPr>
        <w:fldChar w:fldCharType="begin"/>
      </w:r>
      <w:r w:rsidR="007B1CDB" w:rsidRPr="00C307BC">
        <w:rPr>
          <w:rFonts w:ascii="Times New Roman" w:eastAsia="Times New Roman" w:hAnsi="Times New Roman" w:cs="Times New Roman"/>
          <w:color w:val="auto"/>
          <w:sz w:val="26"/>
          <w:szCs w:val="26"/>
          <w:lang w:val="en-US"/>
        </w:rPr>
        <w:instrText xml:space="preserve"> SEQ Hình \* ARABIC \s 1 </w:instrText>
      </w:r>
      <w:r w:rsidR="007B1CDB" w:rsidRPr="00C307BC">
        <w:rPr>
          <w:rFonts w:ascii="Times New Roman" w:eastAsia="Times New Roman" w:hAnsi="Times New Roman" w:cs="Times New Roman"/>
          <w:color w:val="auto"/>
          <w:sz w:val="26"/>
          <w:szCs w:val="26"/>
          <w:lang w:val="en-US"/>
        </w:rPr>
        <w:fldChar w:fldCharType="separate"/>
      </w:r>
      <w:r w:rsidR="0019161E">
        <w:rPr>
          <w:rFonts w:ascii="Times New Roman" w:eastAsia="Times New Roman" w:hAnsi="Times New Roman" w:cs="Times New Roman"/>
          <w:noProof/>
          <w:color w:val="auto"/>
          <w:sz w:val="26"/>
          <w:szCs w:val="26"/>
          <w:lang w:val="en-US"/>
        </w:rPr>
        <w:t>8</w:t>
      </w:r>
      <w:r w:rsidR="007B1CDB" w:rsidRPr="00C307BC">
        <w:rPr>
          <w:rFonts w:ascii="Times New Roman" w:eastAsia="Times New Roman" w:hAnsi="Times New Roman" w:cs="Times New Roman"/>
          <w:color w:val="auto"/>
          <w:sz w:val="26"/>
          <w:szCs w:val="26"/>
          <w:lang w:val="en-US"/>
        </w:rPr>
        <w:fldChar w:fldCharType="end"/>
      </w:r>
      <w:bookmarkEnd w:id="2021"/>
      <w:r w:rsidRPr="00C307BC">
        <w:rPr>
          <w:rFonts w:ascii="Times New Roman" w:eastAsia="Times New Roman" w:hAnsi="Times New Roman" w:cs="Times New Roman"/>
          <w:color w:val="auto"/>
          <w:sz w:val="26"/>
          <w:szCs w:val="26"/>
          <w:lang w:val="en-US"/>
        </w:rPr>
        <w:t>: Quá trình chạy tác vụ</w:t>
      </w:r>
      <w:bookmarkEnd w:id="2022"/>
    </w:p>
    <w:p w14:paraId="615EB6E4" w14:textId="68EEB7FB" w:rsidR="004328BA" w:rsidRPr="00C307BC" w:rsidRDefault="004328BA" w:rsidP="003A432E">
      <w:pPr>
        <w:spacing w:before="120"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w:t>
      </w:r>
      <w:r w:rsidR="002E325F" w:rsidRPr="00C307BC">
        <w:rPr>
          <w:rFonts w:ascii="Times New Roman" w:eastAsia="Times New Roman" w:hAnsi="Times New Roman" w:cs="Times New Roman"/>
          <w:sz w:val="26"/>
          <w:szCs w:val="26"/>
        </w:rPr>
        <w:t xml:space="preserve"> (</w:t>
      </w:r>
      <w:r w:rsidR="002E325F" w:rsidRPr="00C307BC">
        <w:rPr>
          <w:rFonts w:ascii="Times New Roman" w:eastAsia="Times New Roman" w:hAnsi="Times New Roman" w:cs="Times New Roman"/>
          <w:sz w:val="26"/>
          <w:szCs w:val="26"/>
        </w:rPr>
        <w:fldChar w:fldCharType="begin"/>
      </w:r>
      <w:r w:rsidR="002E325F" w:rsidRPr="00C307BC">
        <w:rPr>
          <w:rFonts w:ascii="Times New Roman" w:eastAsia="Times New Roman" w:hAnsi="Times New Roman" w:cs="Times New Roman"/>
          <w:sz w:val="26"/>
          <w:szCs w:val="26"/>
        </w:rPr>
        <w:instrText xml:space="preserve"> REF _Ref514157251 \h </w:instrText>
      </w:r>
      <w:r w:rsidR="00C307BC" w:rsidRPr="00C307BC">
        <w:rPr>
          <w:rFonts w:ascii="Times New Roman" w:eastAsia="Times New Roman" w:hAnsi="Times New Roman" w:cs="Times New Roman"/>
          <w:sz w:val="26"/>
          <w:szCs w:val="26"/>
        </w:rPr>
        <w:instrText xml:space="preserve"> \* MERGEFORMAT </w:instrText>
      </w:r>
      <w:r w:rsidR="002E325F" w:rsidRPr="00C307BC">
        <w:rPr>
          <w:rFonts w:ascii="Times New Roman" w:eastAsia="Times New Roman" w:hAnsi="Times New Roman" w:cs="Times New Roman"/>
          <w:sz w:val="26"/>
          <w:szCs w:val="26"/>
        </w:rPr>
      </w:r>
      <w:r w:rsidR="002E325F" w:rsidRPr="00C307BC">
        <w:rPr>
          <w:rFonts w:ascii="Times New Roman" w:eastAsia="Times New Roman" w:hAnsi="Times New Roman" w:cs="Times New Roman"/>
          <w:sz w:val="26"/>
          <w:szCs w:val="26"/>
        </w:rPr>
        <w:fldChar w:fldCharType="separate"/>
      </w:r>
      <w:ins w:id="2023" w:author="Nguyen Toan" w:date="2018-05-18T21:03:00Z">
        <w:r w:rsidR="0019161E" w:rsidRPr="0019161E">
          <w:rPr>
            <w:rFonts w:ascii="Times New Roman" w:hAnsi="Times New Roman" w:cs="Times New Roman"/>
            <w:color w:val="auto"/>
            <w:sz w:val="26"/>
            <w:szCs w:val="26"/>
            <w:rPrChange w:id="2024" w:author="Nguyen Toan" w:date="2018-05-18T21:03:00Z">
              <w:rPr>
                <w:rFonts w:ascii="Times New Roman" w:hAnsi="Times New Roman" w:cs="Times New Roman"/>
                <w:i/>
                <w:iCs/>
                <w:color w:val="auto"/>
                <w:sz w:val="26"/>
                <w:szCs w:val="26"/>
              </w:rPr>
            </w:rPrChange>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2025"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9</w:t>
        </w:r>
      </w:ins>
      <w:del w:id="2026"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9</w:delText>
        </w:r>
      </w:del>
      <w:r w:rsidR="002E325F" w:rsidRPr="00C307BC">
        <w:rPr>
          <w:rFonts w:ascii="Times New Roman" w:eastAsia="Times New Roman" w:hAnsi="Times New Roman" w:cs="Times New Roman"/>
          <w:sz w:val="26"/>
          <w:szCs w:val="26"/>
        </w:rPr>
        <w:fldChar w:fldCharType="end"/>
      </w:r>
      <w:r w:rsidR="002E325F"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w:t>
      </w:r>
      <w:r w:rsidR="001472A1" w:rsidRPr="00C307BC">
        <w:rPr>
          <w:rFonts w:ascii="Times New Roman" w:eastAsia="Times New Roman" w:hAnsi="Times New Roman" w:cs="Times New Roman"/>
          <w:sz w:val="26"/>
          <w:szCs w:val="26"/>
        </w:rPr>
        <w:t>o</w:t>
      </w:r>
      <w:r w:rsidRPr="00C307BC">
        <w:rPr>
          <w:rFonts w:ascii="Times New Roman" w:eastAsia="Times New Roman" w:hAnsi="Times New Roman" w:cs="Times New Roman"/>
          <w:sz w:val="26"/>
          <w:szCs w:val="26"/>
        </w:rPr>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p>
    <w:p w14:paraId="684D68B4" w14:textId="77777777" w:rsidR="001472A1" w:rsidRPr="00071A6D" w:rsidRDefault="004328BA" w:rsidP="00071A6D">
      <w:pPr>
        <w:keepNext/>
        <w:spacing w:after="120" w:line="288" w:lineRule="auto"/>
        <w:ind w:firstLine="567"/>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0BB29913" w:rsidR="004328BA" w:rsidRPr="00071A6D" w:rsidRDefault="001472A1" w:rsidP="00071A6D">
      <w:pPr>
        <w:pStyle w:val="Caption"/>
        <w:jc w:val="center"/>
        <w:rPr>
          <w:rFonts w:ascii="Times New Roman" w:eastAsia="Times New Roman" w:hAnsi="Times New Roman" w:cs="Times New Roman"/>
          <w:color w:val="auto"/>
          <w:sz w:val="26"/>
          <w:szCs w:val="26"/>
        </w:rPr>
      </w:pPr>
      <w:bookmarkStart w:id="2027" w:name="_Ref514157251"/>
      <w:bookmarkStart w:id="2028" w:name="_Toc514157781"/>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9</w:t>
      </w:r>
      <w:r w:rsidR="007B1CDB" w:rsidRPr="00C307BC">
        <w:rPr>
          <w:rFonts w:ascii="Times New Roman" w:hAnsi="Times New Roman" w:cs="Times New Roman"/>
          <w:i w:val="0"/>
          <w:color w:val="auto"/>
          <w:sz w:val="26"/>
          <w:szCs w:val="26"/>
        </w:rPr>
        <w:fldChar w:fldCharType="end"/>
      </w:r>
      <w:bookmarkEnd w:id="2027"/>
      <w:r w:rsidRPr="00071A6D">
        <w:rPr>
          <w:rFonts w:ascii="Times New Roman" w:hAnsi="Times New Roman" w:cs="Times New Roman"/>
          <w:i w:val="0"/>
          <w:color w:val="auto"/>
          <w:sz w:val="26"/>
          <w:szCs w:val="26"/>
        </w:rPr>
        <w:t>: Cấu hình thông báo Email</w:t>
      </w:r>
      <w:bookmarkEnd w:id="2028"/>
    </w:p>
    <w:p w14:paraId="1FFB06E1" w14:textId="264782D1" w:rsidR="004328BA" w:rsidRPr="00C307BC" w:rsidRDefault="004328BA" w:rsidP="004328BA">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Sau quá </w:t>
      </w:r>
      <w:r w:rsidRPr="00C307BC">
        <w:rPr>
          <w:rFonts w:ascii="Times New Roman" w:eastAsia="Times New Roman" w:hAnsi="Times New Roman" w:cs="Times New Roman"/>
          <w:color w:val="auto"/>
          <w:sz w:val="26"/>
          <w:szCs w:val="26"/>
          <w:lang w:val="en-US"/>
        </w:rPr>
        <w:t>trình</w:t>
      </w:r>
      <w:r w:rsidRPr="00C307BC">
        <w:rPr>
          <w:rFonts w:ascii="Times New Roman" w:eastAsia="Times New Roman" w:hAnsi="Times New Roman" w:cs="Times New Roman"/>
          <w:sz w:val="26"/>
          <w:szCs w:val="26"/>
        </w:rPr>
        <w:t xml:space="preserve"> chạy tác vụ, kết quả được hiển thị tại màn hình ứng dụng (</w:t>
      </w:r>
      <w:r w:rsidR="00AE26B1" w:rsidRPr="00C307BC">
        <w:rPr>
          <w:rFonts w:ascii="Times New Roman" w:eastAsia="Times New Roman" w:hAnsi="Times New Roman" w:cs="Times New Roman"/>
          <w:sz w:val="26"/>
          <w:szCs w:val="26"/>
        </w:rPr>
        <w:t xml:space="preserve">xem </w:t>
      </w:r>
      <w:r w:rsidR="0018739E" w:rsidRPr="00C307BC">
        <w:rPr>
          <w:rFonts w:ascii="Times New Roman" w:eastAsia="Times New Roman" w:hAnsi="Times New Roman" w:cs="Times New Roman"/>
          <w:sz w:val="26"/>
          <w:szCs w:val="26"/>
        </w:rPr>
        <w:fldChar w:fldCharType="begin"/>
      </w:r>
      <w:r w:rsidR="0018739E" w:rsidRPr="00C307BC">
        <w:rPr>
          <w:rFonts w:ascii="Times New Roman" w:eastAsia="Times New Roman" w:hAnsi="Times New Roman" w:cs="Times New Roman"/>
          <w:sz w:val="26"/>
          <w:szCs w:val="26"/>
        </w:rPr>
        <w:instrText xml:space="preserve"> REF _Ref514156545 \h </w:instrText>
      </w:r>
      <w:r w:rsidR="00C307BC" w:rsidRPr="00C307BC">
        <w:rPr>
          <w:rFonts w:ascii="Times New Roman" w:eastAsia="Times New Roman" w:hAnsi="Times New Roman" w:cs="Times New Roman"/>
          <w:sz w:val="26"/>
          <w:szCs w:val="26"/>
        </w:rPr>
        <w:instrText xml:space="preserve"> \* MERGEFORMAT </w:instrText>
      </w:r>
      <w:r w:rsidR="0018739E" w:rsidRPr="00C307BC">
        <w:rPr>
          <w:rFonts w:ascii="Times New Roman" w:eastAsia="Times New Roman" w:hAnsi="Times New Roman" w:cs="Times New Roman"/>
          <w:sz w:val="26"/>
          <w:szCs w:val="26"/>
        </w:rPr>
      </w:r>
      <w:r w:rsidR="0018739E" w:rsidRPr="00C307BC">
        <w:rPr>
          <w:rFonts w:ascii="Times New Roman" w:eastAsia="Times New Roman" w:hAnsi="Times New Roman" w:cs="Times New Roman"/>
          <w:sz w:val="26"/>
          <w:szCs w:val="26"/>
        </w:rPr>
        <w:fldChar w:fldCharType="separate"/>
      </w:r>
      <w:ins w:id="2029" w:author="Nguyen Toan" w:date="2018-05-18T21:03:00Z">
        <w:r w:rsidR="0019161E" w:rsidRPr="00C307BC">
          <w:rPr>
            <w:rFonts w:ascii="Times New Roman" w:eastAsia="Times New Roman" w:hAnsi="Times New Roman" w:cs="Times New Roman"/>
            <w:sz w:val="26"/>
            <w:szCs w:val="26"/>
          </w:rPr>
          <w:t xml:space="preserve">Hình </w:t>
        </w:r>
        <w:r w:rsidR="0019161E">
          <w:rPr>
            <w:rFonts w:ascii="Times New Roman" w:eastAsia="Times New Roman" w:hAnsi="Times New Roman" w:cs="Times New Roman"/>
            <w:noProof/>
            <w:sz w:val="26"/>
            <w:szCs w:val="26"/>
          </w:rPr>
          <w:t>4</w:t>
        </w:r>
        <w:r w:rsidR="0019161E" w:rsidRPr="00C307BC">
          <w:rPr>
            <w:rFonts w:ascii="Times New Roman" w:eastAsia="Times New Roman" w:hAnsi="Times New Roman" w:cs="Times New Roman"/>
            <w:noProof/>
            <w:sz w:val="26"/>
            <w:szCs w:val="26"/>
          </w:rPr>
          <w:t>.</w:t>
        </w:r>
        <w:r w:rsidR="0019161E">
          <w:rPr>
            <w:rFonts w:ascii="Times New Roman" w:eastAsia="Times New Roman" w:hAnsi="Times New Roman" w:cs="Times New Roman"/>
            <w:noProof/>
            <w:sz w:val="26"/>
            <w:szCs w:val="26"/>
          </w:rPr>
          <w:t>10</w:t>
        </w:r>
      </w:ins>
      <w:del w:id="2030" w:author="Nguyen Toan" w:date="2018-05-18T21:03:00Z">
        <w:r w:rsidR="009C452F" w:rsidRPr="00C307BC" w:rsidDel="0019161E">
          <w:rPr>
            <w:rFonts w:ascii="Times New Roman" w:eastAsia="Times New Roman" w:hAnsi="Times New Roman" w:cs="Times New Roman"/>
            <w:sz w:val="26"/>
            <w:szCs w:val="26"/>
          </w:rPr>
          <w:delText xml:space="preserve">Hình </w:delText>
        </w:r>
        <w:r w:rsidR="009C452F" w:rsidDel="0019161E">
          <w:rPr>
            <w:rFonts w:ascii="Times New Roman" w:eastAsia="Times New Roman" w:hAnsi="Times New Roman" w:cs="Times New Roman"/>
            <w:noProof/>
            <w:sz w:val="26"/>
            <w:szCs w:val="26"/>
          </w:rPr>
          <w:delText>4</w:delText>
        </w:r>
        <w:r w:rsidR="009C452F" w:rsidRPr="00C307BC" w:rsidDel="0019161E">
          <w:rPr>
            <w:rFonts w:ascii="Times New Roman" w:eastAsia="Times New Roman" w:hAnsi="Times New Roman" w:cs="Times New Roman"/>
            <w:noProof/>
            <w:sz w:val="26"/>
            <w:szCs w:val="26"/>
          </w:rPr>
          <w:delText>.</w:delText>
        </w:r>
        <w:r w:rsidR="009C452F" w:rsidDel="0019161E">
          <w:rPr>
            <w:rFonts w:ascii="Times New Roman" w:eastAsia="Times New Roman" w:hAnsi="Times New Roman" w:cs="Times New Roman"/>
            <w:noProof/>
            <w:sz w:val="26"/>
            <w:szCs w:val="26"/>
          </w:rPr>
          <w:delText>10</w:delText>
        </w:r>
      </w:del>
      <w:r w:rsidR="0018739E"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_Ref512176884 \h </w:instrText>
      </w:r>
      <w:r w:rsidR="00C307BC" w:rsidRPr="00C307BC">
        <w:rPr>
          <w:rFonts w:ascii="Times New Roman" w:eastAsia="Times New Roman" w:hAnsi="Times New Roman" w:cs="Times New Roman"/>
          <w:sz w:val="26"/>
          <w:szCs w:val="26"/>
        </w:rPr>
        <w:instrText xml:space="preserve"> \* MERGEFORMAT </w:instrText>
      </w:r>
      <w:r w:rsidR="0019161E">
        <w:rPr>
          <w:rFonts w:ascii="Times New Roman" w:eastAsia="Times New Roman" w:hAnsi="Times New Roman" w:cs="Times New Roman"/>
          <w:sz w:val="26"/>
          <w:szCs w:val="26"/>
        </w:rPr>
        <w:fldChar w:fldCharType="separate"/>
      </w:r>
      <w:ins w:id="2031" w:author="Nguyen Toan" w:date="2018-05-18T21:03:00Z">
        <w:r w:rsidR="0019161E">
          <w:rPr>
            <w:rFonts w:ascii="Times New Roman" w:eastAsia="Times New Roman" w:hAnsi="Times New Roman" w:cs="Times New Roman"/>
            <w:b/>
            <w:bCs/>
            <w:sz w:val="26"/>
            <w:szCs w:val="26"/>
            <w:lang w:val="en-US"/>
          </w:rPr>
          <w:t>Error! Reference source not found.</w:t>
        </w:r>
      </w:ins>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p>
    <w:p w14:paraId="7C43BBFA"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4FA8F63C" w:rsidR="004328BA" w:rsidRPr="00C307BC" w:rsidRDefault="004328BA" w:rsidP="004328BA">
      <w:pPr>
        <w:spacing w:line="288" w:lineRule="auto"/>
        <w:ind w:firstLine="720"/>
        <w:jc w:val="center"/>
        <w:rPr>
          <w:rFonts w:ascii="Times New Roman" w:eastAsia="Times New Roman" w:hAnsi="Times New Roman" w:cs="Times New Roman"/>
          <w:sz w:val="26"/>
          <w:szCs w:val="26"/>
        </w:rPr>
      </w:pPr>
      <w:bookmarkStart w:id="2032" w:name="_Ref514156545"/>
      <w:bookmarkStart w:id="2033" w:name="_Toc514157782"/>
      <w:r w:rsidRPr="00C307BC">
        <w:rPr>
          <w:rFonts w:ascii="Times New Roman" w:eastAsia="Times New Roman" w:hAnsi="Times New Roman" w:cs="Times New Roman"/>
          <w:sz w:val="26"/>
          <w:szCs w:val="26"/>
        </w:rPr>
        <w:t xml:space="preserve">Hình </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19161E">
        <w:rPr>
          <w:rFonts w:ascii="Times New Roman" w:eastAsia="Times New Roman" w:hAnsi="Times New Roman" w:cs="Times New Roman"/>
          <w:noProof/>
          <w:sz w:val="26"/>
          <w:szCs w:val="26"/>
        </w:rPr>
        <w:t>4</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19161E">
        <w:rPr>
          <w:rFonts w:ascii="Times New Roman" w:eastAsia="Times New Roman" w:hAnsi="Times New Roman" w:cs="Times New Roman"/>
          <w:noProof/>
          <w:sz w:val="26"/>
          <w:szCs w:val="26"/>
        </w:rPr>
        <w:t>10</w:t>
      </w:r>
      <w:r w:rsidR="007B1CDB" w:rsidRPr="00C307BC">
        <w:rPr>
          <w:rFonts w:ascii="Times New Roman" w:eastAsia="Times New Roman" w:hAnsi="Times New Roman" w:cs="Times New Roman"/>
          <w:sz w:val="26"/>
          <w:szCs w:val="26"/>
        </w:rPr>
        <w:fldChar w:fldCharType="end"/>
      </w:r>
      <w:bookmarkEnd w:id="2032"/>
      <w:r w:rsidRPr="00C307BC">
        <w:rPr>
          <w:rFonts w:ascii="Times New Roman" w:eastAsia="Times New Roman" w:hAnsi="Times New Roman" w:cs="Times New Roman"/>
          <w:sz w:val="26"/>
          <w:szCs w:val="26"/>
        </w:rPr>
        <w:t>: Lịch sử chạy tác vụ</w:t>
      </w:r>
      <w:bookmarkEnd w:id="2033"/>
    </w:p>
    <w:p w14:paraId="11AE617A" w14:textId="312F092E" w:rsidR="004328BA" w:rsidRPr="00C307BC" w:rsidRDefault="004328BA" w:rsidP="004328BA">
      <w:pPr>
        <w:spacing w:after="120" w:line="288" w:lineRule="auto"/>
        <w:ind w:firstLine="567"/>
        <w:jc w:val="both"/>
        <w:rPr>
          <w:rFonts w:ascii="Times New Roman" w:eastAsia="Times New Roman" w:hAnsi="Times New Roman" w:cs="Times New Roman"/>
          <w:sz w:val="26"/>
          <w:szCs w:val="26"/>
          <w:lang w:val="vi-VN"/>
        </w:rPr>
      </w:pPr>
      <w:r w:rsidRPr="00C307BC">
        <w:rPr>
          <w:rFonts w:ascii="Times New Roman" w:eastAsia="Times New Roman" w:hAnsi="Times New Roman" w:cs="Times New Roman"/>
          <w:sz w:val="26"/>
          <w:szCs w:val="26"/>
        </w:rPr>
        <w:t xml:space="preserve">Ngoài các bước được trình bày ở trên, có rất nhiều cách để tạo công việc xây dựng, các tùy chọn có sẵn rất nhiều, điều khiến </w:t>
      </w:r>
      <w:r w:rsidRPr="00C307BC">
        <w:rPr>
          <w:rFonts w:ascii="Times New Roman" w:eastAsia="Times New Roman" w:hAnsi="Times New Roman" w:cs="Times New Roman"/>
          <w:color w:val="auto"/>
          <w:sz w:val="26"/>
          <w:szCs w:val="26"/>
          <w:lang w:val="en-US"/>
        </w:rPr>
        <w:t>Jenkins</w:t>
      </w:r>
      <w:r w:rsidRPr="00C307BC">
        <w:rPr>
          <w:rFonts w:ascii="Times New Roman" w:eastAsia="Times New Roman" w:hAnsi="Times New Roman" w:cs="Times New Roman"/>
          <w:sz w:val="26"/>
          <w:szCs w:val="26"/>
        </w:rPr>
        <w:t xml:space="preserve"> trở thành một công cụ triển khai liên tục</w:t>
      </w:r>
      <w:r w:rsidR="0018395C" w:rsidRPr="00C307BC">
        <w:rPr>
          <w:rFonts w:ascii="Times New Roman" w:eastAsia="Times New Roman" w:hAnsi="Times New Roman" w:cs="Times New Roman"/>
          <w:sz w:val="26"/>
          <w:szCs w:val="26"/>
          <w:lang w:val="en-US"/>
        </w:rPr>
        <w:t xml:space="preserve">. </w:t>
      </w:r>
      <w:r w:rsidR="0018395C" w:rsidRPr="00C307BC">
        <w:rPr>
          <w:rFonts w:ascii="Times New Roman" w:eastAsia="Times New Roman" w:hAnsi="Times New Roman" w:cs="Times New Roman"/>
          <w:sz w:val="26"/>
          <w:szCs w:val="26"/>
          <w:lang w:val="en-US"/>
        </w:rPr>
        <w:fldChar w:fldCharType="begin"/>
      </w:r>
      <w:r w:rsidR="0018395C" w:rsidRPr="00C307BC">
        <w:rPr>
          <w:rFonts w:ascii="Times New Roman" w:eastAsia="Times New Roman" w:hAnsi="Times New Roman" w:cs="Times New Roman"/>
          <w:sz w:val="26"/>
          <w:szCs w:val="26"/>
          <w:lang w:val="en-US"/>
        </w:rPr>
        <w:instrText xml:space="preserve"> REF _Ref514156519 \h </w:instrText>
      </w:r>
      <w:r w:rsidR="00C307BC" w:rsidRPr="00C307BC">
        <w:rPr>
          <w:rFonts w:ascii="Times New Roman" w:eastAsia="Times New Roman" w:hAnsi="Times New Roman" w:cs="Times New Roman"/>
          <w:sz w:val="26"/>
          <w:szCs w:val="26"/>
          <w:lang w:val="en-US"/>
        </w:rPr>
        <w:instrText xml:space="preserve"> \* MERGEFORMAT </w:instrText>
      </w:r>
      <w:r w:rsidR="0018395C" w:rsidRPr="00C307BC">
        <w:rPr>
          <w:rFonts w:ascii="Times New Roman" w:eastAsia="Times New Roman" w:hAnsi="Times New Roman" w:cs="Times New Roman"/>
          <w:sz w:val="26"/>
          <w:szCs w:val="26"/>
          <w:lang w:val="en-US"/>
        </w:rPr>
      </w:r>
      <w:r w:rsidR="0018395C" w:rsidRPr="00C307BC">
        <w:rPr>
          <w:rFonts w:ascii="Times New Roman" w:eastAsia="Times New Roman" w:hAnsi="Times New Roman" w:cs="Times New Roman"/>
          <w:sz w:val="26"/>
          <w:szCs w:val="26"/>
          <w:lang w:val="en-US"/>
        </w:rPr>
        <w:fldChar w:fldCharType="separate"/>
      </w:r>
      <w:ins w:id="2034" w:author="Nguyen Toan" w:date="2018-05-18T21:03:00Z">
        <w:r w:rsidR="0019161E" w:rsidRPr="0019161E">
          <w:rPr>
            <w:rFonts w:ascii="Times New Roman" w:hAnsi="Times New Roman" w:cs="Times New Roman"/>
            <w:color w:val="auto"/>
            <w:sz w:val="26"/>
            <w:szCs w:val="26"/>
            <w:rPrChange w:id="2035" w:author="Nguyen Toan" w:date="2018-05-18T21:03:00Z">
              <w:rPr>
                <w:rFonts w:ascii="Times New Roman" w:hAnsi="Times New Roman" w:cs="Times New Roman"/>
                <w:i/>
                <w:iCs/>
                <w:color w:val="auto"/>
                <w:sz w:val="26"/>
                <w:szCs w:val="26"/>
              </w:rPr>
            </w:rPrChange>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2036"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11</w:t>
        </w:r>
      </w:ins>
      <w:del w:id="2037"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11</w:delText>
        </w:r>
      </w:del>
      <w:r w:rsidR="0018395C" w:rsidRPr="00C307BC">
        <w:rPr>
          <w:rFonts w:ascii="Times New Roman" w:eastAsia="Times New Roman" w:hAnsi="Times New Roman" w:cs="Times New Roman"/>
          <w:sz w:val="26"/>
          <w:szCs w:val="26"/>
          <w:lang w:val="en-US"/>
        </w:rPr>
        <w:fldChar w:fldCharType="end"/>
      </w:r>
      <w:r w:rsidR="0018395C" w:rsidRPr="00C307BC">
        <w:rPr>
          <w:rFonts w:ascii="Times New Roman" w:eastAsia="Times New Roman" w:hAnsi="Times New Roman" w:cs="Times New Roman"/>
          <w:sz w:val="26"/>
          <w:szCs w:val="26"/>
          <w:lang w:val="en-US"/>
        </w:rPr>
        <w:t xml:space="preserve"> </w:t>
      </w:r>
      <w:r w:rsidRPr="00C307BC">
        <w:rPr>
          <w:rFonts w:ascii="Times New Roman" w:eastAsia="Times New Roman" w:hAnsi="Times New Roman" w:cs="Times New Roman"/>
          <w:sz w:val="26"/>
          <w:szCs w:val="26"/>
          <w:lang w:val="vi-VN"/>
        </w:rPr>
        <w:t>là kết quả kiểm thử khi chạy mã nguồn kiểm thử tự động sinh</w:t>
      </w:r>
    </w:p>
    <w:p w14:paraId="247D7A1E" w14:textId="77777777" w:rsidR="006A746E" w:rsidRPr="00C307BC" w:rsidRDefault="004328BA" w:rsidP="00071A6D">
      <w:pPr>
        <w:keepNext/>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05E9803F" w:rsidR="00864FF3" w:rsidRPr="00C307BC" w:rsidRDefault="006A746E" w:rsidP="00071A6D">
      <w:pPr>
        <w:pStyle w:val="Caption"/>
        <w:jc w:val="center"/>
        <w:rPr>
          <w:rFonts w:ascii="Times New Roman" w:hAnsi="Times New Roman" w:cs="Times New Roman"/>
          <w:color w:val="auto"/>
          <w:sz w:val="26"/>
          <w:szCs w:val="26"/>
        </w:rPr>
      </w:pPr>
      <w:bookmarkStart w:id="2038" w:name="_Ref514156519"/>
      <w:bookmarkStart w:id="2039" w:name="_Toc514157783"/>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11</w:t>
      </w:r>
      <w:r w:rsidR="007B1CDB" w:rsidRPr="00C307BC">
        <w:rPr>
          <w:rFonts w:ascii="Times New Roman" w:hAnsi="Times New Roman" w:cs="Times New Roman"/>
          <w:i w:val="0"/>
          <w:color w:val="auto"/>
          <w:sz w:val="26"/>
          <w:szCs w:val="26"/>
        </w:rPr>
        <w:fldChar w:fldCharType="end"/>
      </w:r>
      <w:bookmarkEnd w:id="2038"/>
      <w:r w:rsidRPr="00071A6D">
        <w:rPr>
          <w:rFonts w:ascii="Times New Roman" w:hAnsi="Times New Roman" w:cs="Times New Roman"/>
          <w:i w:val="0"/>
          <w:color w:val="auto"/>
          <w:sz w:val="26"/>
          <w:szCs w:val="26"/>
        </w:rPr>
        <w:t>: Kết quả thực hiện chạy mã nguồn kiểm thử tự sinh</w:t>
      </w:r>
      <w:bookmarkEnd w:id="2039"/>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2040" w:name="_Toc514444187"/>
      <w:r w:rsidRPr="00C307BC">
        <w:rPr>
          <w:rFonts w:ascii="Times New Roman" w:eastAsia="Times New Roman" w:hAnsi="Times New Roman" w:cs="Times New Roman"/>
          <w:b/>
          <w:sz w:val="26"/>
          <w:szCs w:val="26"/>
        </w:rPr>
        <w:t>Đánh giá kết quả</w:t>
      </w:r>
      <w:bookmarkEnd w:id="2040"/>
    </w:p>
    <w:p w14:paraId="32911DC8" w14:textId="77777777" w:rsidR="005B11B0" w:rsidRPr="00C307BC" w:rsidRDefault="005B11B0"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Qua việc áp dụng quy trình tích hợp liên tục trên công cụ Jenkins, kết hợp với công cụ AsenAPIDriver tự động sinh ca kiểm thử, ta có thể thấy rõ những ưu điểm mà nó mang lại.</w:t>
      </w:r>
    </w:p>
    <w:p w14:paraId="78A3BBB0" w14:textId="77777777" w:rsidR="004E53F0" w:rsidRPr="00C307BC" w:rsidRDefault="005B11B0"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Giảm thời gian kiểm thử mà vẫn đảm bảo được chất lượng của mã nguồn. Bằng cơ chế liên kết giữa jenkins và github, bất cứ một sự thay đổi nào về mã nguồn đều được kiểm tra lại với các ca kiểm thử ngay lập tức, sau đó thông báo đến đội phát triển thông qua email.</w:t>
      </w:r>
      <w:r w:rsidR="004E53F0" w:rsidRPr="00C307BC">
        <w:rPr>
          <w:rFonts w:ascii="Times New Roman" w:eastAsia="Times New Roman" w:hAnsi="Times New Roman" w:cs="Times New Roman"/>
          <w:sz w:val="26"/>
          <w:szCs w:val="26"/>
        </w:rPr>
        <w:t xml:space="preserve"> Điều này giúp cho quy trình phát triển được tự động hóa và khép kín hơn.</w:t>
      </w:r>
    </w:p>
    <w:p w14:paraId="71A84C96" w14:textId="51004E14" w:rsidR="00CB41BF" w:rsidRPr="00071A6D" w:rsidRDefault="004E53F0" w:rsidP="00071A6D">
      <w:pPr>
        <w:spacing w:after="120" w:line="288" w:lineRule="auto"/>
        <w:ind w:firstLine="567"/>
        <w:jc w:val="both"/>
        <w:rPr>
          <w:rFonts w:ascii="Times New Roman" w:eastAsia="Times New Roman" w:hAnsi="Times New Roman" w:cs="Times New Roman"/>
          <w:i/>
          <w:sz w:val="26"/>
          <w:szCs w:val="26"/>
        </w:rPr>
      </w:pPr>
      <w:r w:rsidRPr="00C307BC">
        <w:rPr>
          <w:rFonts w:ascii="Times New Roman" w:eastAsia="Times New Roman" w:hAnsi="Times New Roman" w:cs="Times New Roman"/>
          <w:sz w:val="26"/>
          <w:szCs w:val="26"/>
        </w:rPr>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32D0233E" w:rsidR="00E32CAF" w:rsidRPr="00C307BC" w:rsidRDefault="00396179" w:rsidP="00071A6D">
      <w:pPr>
        <w:rPr>
          <w:rFonts w:ascii="Times New Roman" w:hAnsi="Times New Roman" w:cs="Times New Roman"/>
          <w:sz w:val="26"/>
          <w:szCs w:val="26"/>
        </w:rPr>
      </w:pPr>
      <w:r w:rsidRPr="00C307BC">
        <w:rPr>
          <w:rFonts w:ascii="Times New Roman" w:eastAsia="Times New Roman" w:hAnsi="Times New Roman" w:cs="Times New Roman"/>
          <w:sz w:val="26"/>
          <w:szCs w:val="26"/>
        </w:rPr>
        <w:lastRenderedPageBreak/>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2041" w:name="_p8bu8b45uu2w" w:colFirst="0" w:colLast="0"/>
      <w:bookmarkStart w:id="2042" w:name="_Toc514444188"/>
      <w:bookmarkEnd w:id="2041"/>
      <w:r w:rsidRPr="00C307BC">
        <w:rPr>
          <w:rFonts w:ascii="Times New Roman" w:eastAsia="Times New Roman" w:hAnsi="Times New Roman" w:cs="Times New Roman"/>
          <w:b/>
          <w:sz w:val="26"/>
          <w:szCs w:val="26"/>
        </w:rPr>
        <w:lastRenderedPageBreak/>
        <w:t>KẾT LUẬN</w:t>
      </w:r>
      <w:bookmarkStart w:id="2043" w:name="_9ayqjrlqnwip" w:colFirst="0" w:colLast="0"/>
      <w:bookmarkStart w:id="2044" w:name="_c3l3h9i4w4zo" w:colFirst="0" w:colLast="0"/>
      <w:bookmarkEnd w:id="2042"/>
      <w:bookmarkEnd w:id="2043"/>
      <w:bookmarkEnd w:id="2044"/>
    </w:p>
    <w:p w14:paraId="0D5291C5" w14:textId="77777777" w:rsidR="006F117B" w:rsidRPr="00E042CA" w:rsidRDefault="00994B39" w:rsidP="00B43470">
      <w:pPr>
        <w:spacing w:before="120" w:after="120"/>
        <w:rPr>
          <w:rFonts w:ascii="Times New Roman" w:eastAsia="Times New Roman" w:hAnsi="Times New Roman" w:cs="Times New Roman"/>
          <w:b/>
          <w:sz w:val="26"/>
          <w:szCs w:val="26"/>
          <w:rPrChange w:id="2045" w:author="Nguyen Toan" w:date="2018-05-18T21:04:00Z">
            <w:rPr/>
          </w:rPrChange>
        </w:rPr>
        <w:pPrChange w:id="2046" w:author="Nguyen Toan" w:date="2018-05-18T21:04:00Z">
          <w:pPr>
            <w:pStyle w:val="Heading2"/>
            <w:numPr>
              <w:ilvl w:val="1"/>
              <w:numId w:val="4"/>
            </w:numPr>
            <w:spacing w:line="288" w:lineRule="auto"/>
            <w:ind w:left="720" w:hanging="720"/>
          </w:pPr>
        </w:pPrChange>
      </w:pPr>
      <w:bookmarkStart w:id="2047" w:name="_d088jnt1e28x" w:colFirst="0" w:colLast="0"/>
      <w:bookmarkEnd w:id="2047"/>
      <w:r w:rsidRPr="00E042CA">
        <w:rPr>
          <w:rFonts w:ascii="Times New Roman" w:eastAsia="Times New Roman" w:hAnsi="Times New Roman" w:cs="Times New Roman"/>
          <w:b/>
          <w:sz w:val="26"/>
          <w:szCs w:val="26"/>
          <w:rPrChange w:id="2048" w:author="Nguyen Toan" w:date="2018-05-18T21:04:00Z">
            <w:rPr/>
          </w:rPrChange>
        </w:rPr>
        <w:t>Kết quả đạt được</w:t>
      </w:r>
    </w:p>
    <w:p w14:paraId="33AEFB2C" w14:textId="71330E38" w:rsidR="00657A81" w:rsidRPr="00C307BC" w:rsidRDefault="002949E3" w:rsidP="00966627">
      <w:pPr>
        <w:spacing w:after="120"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Luận văn</w:t>
      </w:r>
      <w:r w:rsidR="00657A81" w:rsidRPr="00C307BC">
        <w:rPr>
          <w:rFonts w:ascii="Times New Roman" w:eastAsia="Times New Roman" w:hAnsi="Times New Roman" w:cs="Times New Roman"/>
          <w:sz w:val="26"/>
          <w:szCs w:val="26"/>
        </w:rPr>
        <w:t xml:space="preserve"> tìm hiểu cơ sở lý thuyết về hệ thống</w:t>
      </w:r>
      <w:r w:rsidR="00172BBF">
        <w:rPr>
          <w:rFonts w:ascii="Times New Roman" w:eastAsia="Times New Roman" w:hAnsi="Times New Roman" w:cs="Times New Roman"/>
          <w:sz w:val="26"/>
          <w:szCs w:val="26"/>
        </w:rPr>
        <w:t xml:space="preserve"> xây dựng dựa trên kiến trúc trục tích hợp</w:t>
      </w:r>
      <w:r w:rsidR="00657A81" w:rsidRPr="00C307BC">
        <w:rPr>
          <w:rFonts w:ascii="Times New Roman" w:eastAsia="Times New Roman" w:hAnsi="Times New Roman" w:cs="Times New Roman"/>
          <w:sz w:val="26"/>
          <w:szCs w:val="26"/>
        </w:rPr>
        <w:t xml:space="preserve"> cũng như cách xây dựng và tích hợp công cụ </w:t>
      </w:r>
      <w:r w:rsidR="008E6183">
        <w:rPr>
          <w:rFonts w:ascii="Times New Roman" w:eastAsia="Times New Roman" w:hAnsi="Times New Roman" w:cs="Times New Roman"/>
          <w:sz w:val="26"/>
          <w:szCs w:val="26"/>
        </w:rPr>
        <w:t xml:space="preserve">sinh mã </w:t>
      </w:r>
      <w:r w:rsidR="00657A81" w:rsidRPr="00C307BC">
        <w:rPr>
          <w:rFonts w:ascii="Times New Roman" w:eastAsia="Times New Roman" w:hAnsi="Times New Roman" w:cs="Times New Roman"/>
          <w:sz w:val="26"/>
          <w:szCs w:val="26"/>
        </w:rPr>
        <w:t xml:space="preserve">kiểm để giảm thiểu chi phí kiểm thử, đảm bảo </w:t>
      </w:r>
      <w:r w:rsidR="001E567E">
        <w:rPr>
          <w:rFonts w:ascii="Times New Roman" w:eastAsia="Times New Roman" w:hAnsi="Times New Roman" w:cs="Times New Roman"/>
          <w:sz w:val="26"/>
          <w:szCs w:val="26"/>
        </w:rPr>
        <w:t xml:space="preserve">tốt </w:t>
      </w:r>
      <w:r w:rsidR="001E567E" w:rsidRPr="00C307BC">
        <w:rPr>
          <w:rFonts w:ascii="Times New Roman" w:eastAsia="Times New Roman" w:hAnsi="Times New Roman" w:cs="Times New Roman"/>
          <w:sz w:val="26"/>
          <w:szCs w:val="26"/>
        </w:rPr>
        <w:t xml:space="preserve">hơn </w:t>
      </w:r>
      <w:r w:rsidR="00657A81" w:rsidRPr="00C307BC">
        <w:rPr>
          <w:rFonts w:ascii="Times New Roman" w:eastAsia="Times New Roman" w:hAnsi="Times New Roman" w:cs="Times New Roman"/>
          <w:sz w:val="26"/>
          <w:szCs w:val="26"/>
        </w:rPr>
        <w:t>chất lượ</w:t>
      </w:r>
      <w:r w:rsidR="00F27030" w:rsidRPr="00C307BC">
        <w:rPr>
          <w:rFonts w:ascii="Times New Roman" w:eastAsia="Times New Roman" w:hAnsi="Times New Roman" w:cs="Times New Roman"/>
          <w:sz w:val="26"/>
          <w:szCs w:val="26"/>
        </w:rPr>
        <w:t xml:space="preserve">ng hệ thống ở pha lập trình </w:t>
      </w:r>
      <w:r w:rsidR="00657A81" w:rsidRPr="00C307BC">
        <w:rPr>
          <w:rFonts w:ascii="Times New Roman" w:eastAsia="Times New Roman" w:hAnsi="Times New Roman" w:cs="Times New Roman"/>
          <w:sz w:val="26"/>
          <w:szCs w:val="26"/>
        </w:rPr>
        <w:t>so với việc kiể</w:t>
      </w:r>
      <w:r w:rsidR="00F27030" w:rsidRPr="00C307BC">
        <w:rPr>
          <w:rFonts w:ascii="Times New Roman" w:eastAsia="Times New Roman" w:hAnsi="Times New Roman" w:cs="Times New Roman"/>
          <w:sz w:val="26"/>
          <w:szCs w:val="26"/>
        </w:rPr>
        <w:t>m thử bằng tay sau pha lập trình</w:t>
      </w:r>
      <w:r w:rsidR="001E567E">
        <w:rPr>
          <w:rFonts w:ascii="Times New Roman" w:eastAsia="Times New Roman" w:hAnsi="Times New Roman" w:cs="Times New Roman"/>
          <w:sz w:val="26"/>
          <w:szCs w:val="26"/>
        </w:rPr>
        <w:t>, đồng thời tăng hiệu năng làm việc của quá trình phát triển, tránh những lỗi tiềm tảng ở pha triển khai</w:t>
      </w:r>
      <w:r w:rsidR="00F27030" w:rsidRPr="00C307BC">
        <w:rPr>
          <w:rFonts w:ascii="Times New Roman" w:eastAsia="Times New Roman" w:hAnsi="Times New Roman" w:cs="Times New Roman"/>
          <w:sz w:val="26"/>
          <w:szCs w:val="26"/>
        </w:rPr>
        <w:t xml:space="preserve">. </w:t>
      </w:r>
    </w:p>
    <w:p w14:paraId="5AE6A132" w14:textId="69CC3A50" w:rsidR="002A230C" w:rsidRPr="00C307BC" w:rsidRDefault="002A230C"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Mục tiêu chính của luận văn là xây dựng công cụ sinh mã kiểm thử chức năng tự động cho hệ thống </w:t>
      </w:r>
      <w:r w:rsidR="001633B5">
        <w:rPr>
          <w:rFonts w:ascii="Times New Roman" w:eastAsia="Times New Roman" w:hAnsi="Times New Roman" w:cs="Times New Roman"/>
          <w:sz w:val="26"/>
          <w:szCs w:val="26"/>
        </w:rPr>
        <w:t>xây dựng dựa trên kiến trúc trục tích hợp</w:t>
      </w:r>
      <w:r w:rsidRPr="00C307BC">
        <w:rPr>
          <w:rFonts w:ascii="Times New Roman" w:eastAsia="Times New Roman" w:hAnsi="Times New Roman" w:cs="Times New Roman"/>
          <w:sz w:val="26"/>
          <w:szCs w:val="26"/>
        </w:rPr>
        <w:t>, kết hợp với các công cụ quản lý dự án tự động, từ đó tự động hóa toàn bộ quá trình kiểm thử và triển khai ứng dụng lên máy chủ.</w:t>
      </w:r>
      <w:r w:rsidR="00B511A0" w:rsidRPr="00C307BC">
        <w:rPr>
          <w:rFonts w:ascii="Times New Roman" w:eastAsia="Times New Roman" w:hAnsi="Times New Roman" w:cs="Times New Roman"/>
          <w:sz w:val="26"/>
          <w:szCs w:val="26"/>
        </w:rPr>
        <w:t xml:space="preserve"> </w:t>
      </w:r>
    </w:p>
    <w:p w14:paraId="5CC2EFAD" w14:textId="78FD34EA" w:rsidR="006F117B" w:rsidRPr="00C307BC" w:rsidRDefault="00994B39"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Quy trình kiểm thử hệ thống </w:t>
      </w:r>
      <w:r w:rsidR="00B13834" w:rsidRPr="00C307BC">
        <w:rPr>
          <w:rFonts w:ascii="Times New Roman" w:eastAsia="Times New Roman" w:hAnsi="Times New Roman" w:cs="Times New Roman"/>
          <w:sz w:val="26"/>
          <w:szCs w:val="26"/>
        </w:rPr>
        <w:t>được nêu trong luận văn</w:t>
      </w:r>
      <w:r w:rsidRPr="00C307BC">
        <w:rPr>
          <w:rFonts w:ascii="Times New Roman" w:eastAsia="Times New Roman" w:hAnsi="Times New Roman" w:cs="Times New Roman"/>
          <w:sz w:val="26"/>
          <w:szCs w:val="26"/>
        </w:rPr>
        <w:t xml:space="preserve"> hỗ trợ việc kiểm thử phần mềm, rút ngắn được thời gian và kiểm soát </w:t>
      </w:r>
      <w:r w:rsidR="003F27F4" w:rsidRPr="00C307BC">
        <w:rPr>
          <w:rFonts w:ascii="Times New Roman" w:eastAsia="Times New Roman" w:hAnsi="Times New Roman" w:cs="Times New Roman"/>
          <w:sz w:val="26"/>
          <w:szCs w:val="26"/>
        </w:rPr>
        <w:t>tốt</w:t>
      </w:r>
      <w:r w:rsidRPr="00C307BC">
        <w:rPr>
          <w:rFonts w:ascii="Times New Roman" w:eastAsia="Times New Roman" w:hAnsi="Times New Roman" w:cs="Times New Roman"/>
          <w:sz w:val="26"/>
          <w:szCs w:val="26"/>
        </w:rPr>
        <w:t xml:space="preserve"> các lỗi xảy ra đối với hệ thống. Quá trình kiểm thử diễn ra tự động liên tục giúp giảm thiểu thời gian lập trình cho lập trình viên, các</w:t>
      </w:r>
      <w:r w:rsidR="006D5AAB" w:rsidRPr="00C307BC">
        <w:rPr>
          <w:rFonts w:ascii="Times New Roman" w:eastAsia="Times New Roman" w:hAnsi="Times New Roman" w:cs="Times New Roman"/>
          <w:sz w:val="26"/>
          <w:szCs w:val="26"/>
        </w:rPr>
        <w:t xml:space="preserve"> lỗi được phát hiện ra sớm trong pha lập trình</w:t>
      </w:r>
      <w:r w:rsidR="00D405EB" w:rsidRPr="00C307BC">
        <w:rPr>
          <w:rFonts w:ascii="Times New Roman" w:eastAsia="Times New Roman" w:hAnsi="Times New Roman" w:cs="Times New Roman"/>
          <w:sz w:val="26"/>
          <w:szCs w:val="26"/>
        </w:rPr>
        <w:t xml:space="preserve"> trước khi</w:t>
      </w:r>
      <w:r w:rsidRPr="00C307BC">
        <w:rPr>
          <w:rFonts w:ascii="Times New Roman" w:eastAsia="Times New Roman" w:hAnsi="Times New Roman" w:cs="Times New Roman"/>
          <w:sz w:val="26"/>
          <w:szCs w:val="26"/>
        </w:rPr>
        <w:t xml:space="preserve"> khi triển khai trên môi trường thật, đặc biệt là các khiếm khuyết do các phần chỉnh sửa </w:t>
      </w:r>
      <w:r w:rsidR="00A25685">
        <w:rPr>
          <w:rFonts w:ascii="Times New Roman" w:eastAsia="Times New Roman" w:hAnsi="Times New Roman" w:cs="Times New Roman"/>
          <w:sz w:val="26"/>
          <w:szCs w:val="26"/>
        </w:rPr>
        <w:t>liên đới tới nhau, các lỗi này</w:t>
      </w:r>
      <w:r w:rsidRPr="00C307BC">
        <w:rPr>
          <w:rFonts w:ascii="Times New Roman" w:eastAsia="Times New Roman" w:hAnsi="Times New Roman" w:cs="Times New Roman"/>
          <w:sz w:val="26"/>
          <w:szCs w:val="26"/>
        </w:rPr>
        <w:t xml:space="preserve"> đối với kiểm</w:t>
      </w:r>
      <w:r w:rsidR="00DB3D41" w:rsidRPr="00C307BC">
        <w:rPr>
          <w:rFonts w:ascii="Times New Roman" w:eastAsia="Times New Roman" w:hAnsi="Times New Roman" w:cs="Times New Roman"/>
          <w:sz w:val="26"/>
          <w:szCs w:val="26"/>
        </w:rPr>
        <w:t xml:space="preserve"> thử thông thường </w:t>
      </w:r>
      <w:r w:rsidR="00E22FA8">
        <w:rPr>
          <w:rFonts w:ascii="Times New Roman" w:eastAsia="Times New Roman" w:hAnsi="Times New Roman" w:cs="Times New Roman"/>
          <w:sz w:val="26"/>
          <w:szCs w:val="26"/>
        </w:rPr>
        <w:t>thủ công</w:t>
      </w:r>
      <w:r w:rsidR="00CC1F3D">
        <w:rPr>
          <w:rFonts w:ascii="Times New Roman" w:eastAsia="Times New Roman" w:hAnsi="Times New Roman" w:cs="Times New Roman"/>
          <w:sz w:val="26"/>
          <w:szCs w:val="26"/>
        </w:rPr>
        <w:t xml:space="preserve"> </w:t>
      </w:r>
      <w:r w:rsidR="00DB3D41" w:rsidRPr="00C307BC">
        <w:rPr>
          <w:rFonts w:ascii="Times New Roman" w:eastAsia="Times New Roman" w:hAnsi="Times New Roman" w:cs="Times New Roman"/>
          <w:sz w:val="26"/>
          <w:szCs w:val="26"/>
        </w:rPr>
        <w:t>dễ bị bỏ qua.</w:t>
      </w:r>
    </w:p>
    <w:p w14:paraId="3D71AAFF" w14:textId="565ADD7D" w:rsidR="00994B39" w:rsidRPr="00C307BC" w:rsidRDefault="00553AC2"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 xml:space="preserve">Sau quá trình thực hiện, luận văn đã </w:t>
      </w:r>
      <w:r w:rsidRPr="00C307BC">
        <w:rPr>
          <w:rFonts w:ascii="Times New Roman" w:eastAsia="Times New Roman" w:hAnsi="Times New Roman" w:cs="Times New Roman"/>
          <w:sz w:val="26"/>
          <w:szCs w:val="26"/>
          <w:lang w:val="en-US"/>
        </w:rPr>
        <w:t>h</w:t>
      </w:r>
      <w:r w:rsidR="00994B39" w:rsidRPr="00C307BC">
        <w:rPr>
          <w:rFonts w:ascii="Times New Roman" w:eastAsia="Times New Roman" w:hAnsi="Times New Roman" w:cs="Times New Roman"/>
          <w:sz w:val="26"/>
          <w:szCs w:val="26"/>
          <w:lang w:val="en-US"/>
        </w:rPr>
        <w:t xml:space="preserve">oàn thiện quá trình kiểm thử tích hợp và tự động hệ thống </w:t>
      </w:r>
      <w:r w:rsidR="002172C8">
        <w:rPr>
          <w:rFonts w:ascii="Times New Roman" w:eastAsia="Times New Roman" w:hAnsi="Times New Roman" w:cs="Times New Roman"/>
          <w:sz w:val="26"/>
          <w:szCs w:val="26"/>
          <w:lang w:val="en-US"/>
        </w:rPr>
        <w:t xml:space="preserve">xây dựng dựa trên nền tảng </w:t>
      </w:r>
      <w:r w:rsidR="00994B39" w:rsidRPr="00C307BC">
        <w:rPr>
          <w:rFonts w:ascii="Times New Roman" w:eastAsia="Times New Roman" w:hAnsi="Times New Roman" w:cs="Times New Roman"/>
          <w:sz w:val="26"/>
          <w:szCs w:val="26"/>
          <w:lang w:val="en-US"/>
        </w:rPr>
        <w:t>MuleESB</w:t>
      </w:r>
      <w:r w:rsidR="00D14581">
        <w:rPr>
          <w:rFonts w:ascii="Times New Roman" w:eastAsia="Times New Roman" w:hAnsi="Times New Roman" w:cs="Times New Roman"/>
          <w:sz w:val="26"/>
          <w:szCs w:val="26"/>
          <w:lang w:val="en-US"/>
        </w:rPr>
        <w:t xml:space="preserve"> bằng việc xây dựng công cụ sinh ca kiểm thử tự động, kết hợp với các công cụ mã nguồn mở như Jenkins, Git</w:t>
      </w:r>
      <w:r w:rsidR="00B859DA">
        <w:rPr>
          <w:rFonts w:ascii="Times New Roman" w:eastAsia="Times New Roman" w:hAnsi="Times New Roman" w:cs="Times New Roman"/>
          <w:sz w:val="26"/>
          <w:szCs w:val="26"/>
          <w:lang w:val="en-US"/>
        </w:rPr>
        <w:t>hub</w:t>
      </w:r>
      <w:r w:rsidR="00D14581">
        <w:rPr>
          <w:rFonts w:ascii="Times New Roman" w:eastAsia="Times New Roman" w:hAnsi="Times New Roman" w:cs="Times New Roman"/>
          <w:sz w:val="26"/>
          <w:szCs w:val="26"/>
          <w:lang w:val="en-US"/>
        </w:rPr>
        <w:t>, Junit, Munit,</w:t>
      </w:r>
      <w:r w:rsidR="00B859DA">
        <w:rPr>
          <w:rFonts w:ascii="Times New Roman" w:eastAsia="Times New Roman" w:hAnsi="Times New Roman" w:cs="Times New Roman"/>
          <w:sz w:val="26"/>
          <w:szCs w:val="26"/>
          <w:lang w:val="en-US"/>
        </w:rPr>
        <w:t xml:space="preserve"> Maven</w:t>
      </w:r>
      <w:r w:rsidR="00D14581">
        <w:rPr>
          <w:rFonts w:ascii="Times New Roman" w:eastAsia="Times New Roman" w:hAnsi="Times New Roman" w:cs="Times New Roman"/>
          <w:sz w:val="26"/>
          <w:szCs w:val="26"/>
          <w:lang w:val="en-US"/>
        </w:rPr>
        <w:t xml:space="preserve"> giúp</w:t>
      </w:r>
      <w:r w:rsidRPr="00C307BC">
        <w:rPr>
          <w:rFonts w:ascii="Times New Roman" w:eastAsia="Times New Roman" w:hAnsi="Times New Roman" w:cs="Times New Roman"/>
          <w:sz w:val="26"/>
          <w:szCs w:val="26"/>
          <w:lang w:val="en-US"/>
        </w:rPr>
        <w:t xml:space="preserve"> g</w:t>
      </w:r>
      <w:r w:rsidR="00994B39" w:rsidRPr="00C307BC">
        <w:rPr>
          <w:rFonts w:ascii="Times New Roman" w:eastAsia="Times New Roman" w:hAnsi="Times New Roman" w:cs="Times New Roman"/>
          <w:sz w:val="26"/>
          <w:szCs w:val="26"/>
          <w:lang w:val="en-US"/>
        </w:rPr>
        <w:t>iảm thiểu được thời gian phát triển ứng dụng</w:t>
      </w:r>
      <w:r w:rsidRPr="00C307BC">
        <w:rPr>
          <w:rFonts w:ascii="Times New Roman" w:eastAsia="Times New Roman" w:hAnsi="Times New Roman" w:cs="Times New Roman"/>
          <w:sz w:val="26"/>
          <w:szCs w:val="26"/>
          <w:lang w:val="en-US"/>
        </w:rPr>
        <w:t>, đảm</w:t>
      </w:r>
      <w:r w:rsidR="00994B39" w:rsidRPr="00C307BC">
        <w:rPr>
          <w:rFonts w:ascii="Times New Roman" w:eastAsia="Times New Roman" w:hAnsi="Times New Roman" w:cs="Times New Roman"/>
          <w:sz w:val="26"/>
          <w:szCs w:val="26"/>
          <w:lang w:val="en-US"/>
        </w:rPr>
        <w:t xml:space="preserve"> bảo không xảy ra lỗi, thiếu sót trong quá trình phát triển ứng dụng.</w:t>
      </w:r>
    </w:p>
    <w:p w14:paraId="4CB9C8BC" w14:textId="77777777" w:rsidR="006F117B" w:rsidRPr="00C307BC" w:rsidRDefault="00994B39" w:rsidP="00B43470">
      <w:pPr>
        <w:spacing w:before="120" w:after="120"/>
        <w:rPr>
          <w:rFonts w:ascii="Times New Roman" w:eastAsia="Times New Roman" w:hAnsi="Times New Roman" w:cs="Times New Roman"/>
          <w:b/>
          <w:sz w:val="26"/>
          <w:szCs w:val="26"/>
        </w:rPr>
        <w:pPrChange w:id="2049" w:author="Nguyen Toan" w:date="2018-05-18T21:05:00Z">
          <w:pPr>
            <w:pStyle w:val="Heading2"/>
            <w:numPr>
              <w:ilvl w:val="1"/>
              <w:numId w:val="4"/>
            </w:numPr>
            <w:spacing w:line="288" w:lineRule="auto"/>
            <w:ind w:left="720" w:hanging="720"/>
          </w:pPr>
        </w:pPrChange>
      </w:pPr>
      <w:r w:rsidRPr="00C307BC">
        <w:rPr>
          <w:rFonts w:ascii="Times New Roman" w:eastAsia="Times New Roman" w:hAnsi="Times New Roman" w:cs="Times New Roman"/>
          <w:b/>
          <w:sz w:val="26"/>
          <w:szCs w:val="26"/>
        </w:rPr>
        <w:t>Điểm hạn chế và hướng phát triển tiếp</w:t>
      </w:r>
    </w:p>
    <w:p w14:paraId="4771D7C1" w14:textId="38B27243" w:rsidR="006369C0" w:rsidRPr="00C307BC" w:rsidRDefault="006369C0"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 xml:space="preserve">Việc xây dựng và tích hợp công cụ kiểm thử ứng dụng </w:t>
      </w:r>
      <w:r w:rsidR="00511F78">
        <w:rPr>
          <w:rFonts w:ascii="Times New Roman" w:eastAsia="Times New Roman" w:hAnsi="Times New Roman" w:cs="Times New Roman"/>
          <w:sz w:val="26"/>
          <w:szCs w:val="26"/>
          <w:lang w:val="en-US"/>
        </w:rPr>
        <w:t>AsenAPIDriver</w:t>
      </w:r>
      <w:r w:rsidRPr="00C307BC">
        <w:rPr>
          <w:rFonts w:ascii="Times New Roman" w:eastAsia="Times New Roman" w:hAnsi="Times New Roman" w:cs="Times New Roman"/>
          <w:sz w:val="26"/>
          <w:szCs w:val="26"/>
          <w:lang w:val="en-US"/>
        </w:rPr>
        <w:t xml:space="preserve"> đã đáp ứng được những yêu cầu cơ bản nhất được đặt ra cho các </w:t>
      </w:r>
      <w:r w:rsidR="006F351F">
        <w:rPr>
          <w:rFonts w:ascii="Times New Roman" w:eastAsia="Times New Roman" w:hAnsi="Times New Roman" w:cs="Times New Roman"/>
          <w:sz w:val="26"/>
          <w:szCs w:val="26"/>
          <w:lang w:val="en-US"/>
        </w:rPr>
        <w:t>hệ thống</w:t>
      </w:r>
      <w:r w:rsidRPr="00C307BC">
        <w:rPr>
          <w:rFonts w:ascii="Times New Roman" w:eastAsia="Times New Roman" w:hAnsi="Times New Roman" w:cs="Times New Roman"/>
          <w:sz w:val="26"/>
          <w:szCs w:val="26"/>
          <w:lang w:val="en-US"/>
        </w:rPr>
        <w:t xml:space="preserve"> xây dựng trên nền tảng MuleESB. Tuy nhiên, do những giới hạn về thời gian và độ dài, một số vấn đề còn chư</w:t>
      </w:r>
      <w:r w:rsidR="00A67AB6" w:rsidRPr="00C307BC">
        <w:rPr>
          <w:rFonts w:ascii="Times New Roman" w:eastAsia="Times New Roman" w:hAnsi="Times New Roman" w:cs="Times New Roman"/>
          <w:sz w:val="26"/>
          <w:szCs w:val="26"/>
          <w:lang w:val="en-US"/>
        </w:rPr>
        <w:t>a được đề cập tới trong luận văn.</w:t>
      </w:r>
    </w:p>
    <w:p w14:paraId="15567A0C" w14:textId="4BE379D2" w:rsidR="00F73612" w:rsidRPr="00C307BC" w:rsidRDefault="00B27698"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Đầu tiên,</w:t>
      </w:r>
      <w:r w:rsidR="00DD52F7" w:rsidRPr="00C307BC">
        <w:rPr>
          <w:rFonts w:ascii="Times New Roman" w:eastAsia="Times New Roman" w:hAnsi="Times New Roman" w:cs="Times New Roman"/>
          <w:sz w:val="26"/>
          <w:szCs w:val="26"/>
          <w:lang w:val="en-US"/>
        </w:rPr>
        <w:t xml:space="preserve"> công cụ xây dựng mới</w:t>
      </w:r>
      <w:r w:rsidR="00756E45">
        <w:rPr>
          <w:rFonts w:ascii="Times New Roman" w:eastAsia="Times New Roman" w:hAnsi="Times New Roman" w:cs="Times New Roman"/>
          <w:sz w:val="26"/>
          <w:szCs w:val="26"/>
          <w:lang w:val="en-US"/>
        </w:rPr>
        <w:t xml:space="preserve"> chỉ</w:t>
      </w:r>
      <w:r w:rsidR="00DD52F7" w:rsidRPr="00C307BC">
        <w:rPr>
          <w:rFonts w:ascii="Times New Roman" w:eastAsia="Times New Roman" w:hAnsi="Times New Roman" w:cs="Times New Roman"/>
          <w:sz w:val="26"/>
          <w:szCs w:val="26"/>
          <w:lang w:val="en-US"/>
        </w:rPr>
        <w:t xml:space="preserve"> thực hiện </w:t>
      </w:r>
      <w:r w:rsidR="00756E45">
        <w:rPr>
          <w:rFonts w:ascii="Times New Roman" w:eastAsia="Times New Roman" w:hAnsi="Times New Roman" w:cs="Times New Roman"/>
          <w:sz w:val="26"/>
          <w:szCs w:val="26"/>
          <w:lang w:val="en-US"/>
        </w:rPr>
        <w:t>sinh các ca kiểm thử cho</w:t>
      </w:r>
      <w:r w:rsidR="00DD52F7" w:rsidRPr="00C307BC">
        <w:rPr>
          <w:rFonts w:ascii="Times New Roman" w:eastAsia="Times New Roman" w:hAnsi="Times New Roman" w:cs="Times New Roman"/>
          <w:sz w:val="26"/>
          <w:szCs w:val="26"/>
          <w:lang w:val="en-US"/>
        </w:rPr>
        <w:t xml:space="preserve"> một số luồng cơ bản của </w:t>
      </w:r>
      <w:r w:rsidR="000758A1">
        <w:rPr>
          <w:rFonts w:ascii="Times New Roman" w:eastAsia="Times New Roman" w:hAnsi="Times New Roman" w:cs="Times New Roman"/>
          <w:sz w:val="26"/>
          <w:szCs w:val="26"/>
          <w:lang w:val="en-US"/>
        </w:rPr>
        <w:t>nền tảng</w:t>
      </w:r>
      <w:r w:rsidR="00DD52F7" w:rsidRPr="00C307BC">
        <w:rPr>
          <w:rFonts w:ascii="Times New Roman" w:eastAsia="Times New Roman" w:hAnsi="Times New Roman" w:cs="Times New Roman"/>
          <w:sz w:val="26"/>
          <w:szCs w:val="26"/>
          <w:lang w:val="en-US"/>
        </w:rPr>
        <w:t xml:space="preserve"> MuleESB</w:t>
      </w:r>
      <w:r w:rsidR="00B73EE4">
        <w:rPr>
          <w:rFonts w:ascii="Times New Roman" w:eastAsia="Times New Roman" w:hAnsi="Times New Roman" w:cs="Times New Roman"/>
          <w:sz w:val="26"/>
          <w:szCs w:val="26"/>
          <w:lang w:val="en-US"/>
        </w:rPr>
        <w:t xml:space="preserve"> và cũng mới chỉ dừng lại ở </w:t>
      </w:r>
      <w:r w:rsidR="00026A73">
        <w:rPr>
          <w:rFonts w:ascii="Times New Roman" w:eastAsia="Times New Roman" w:hAnsi="Times New Roman" w:cs="Times New Roman"/>
          <w:sz w:val="26"/>
          <w:szCs w:val="26"/>
          <w:lang w:val="en-US"/>
        </w:rPr>
        <w:t>mức</w:t>
      </w:r>
      <w:r w:rsidR="00B73EE4">
        <w:rPr>
          <w:rFonts w:ascii="Times New Roman" w:eastAsia="Times New Roman" w:hAnsi="Times New Roman" w:cs="Times New Roman"/>
          <w:sz w:val="26"/>
          <w:szCs w:val="26"/>
          <w:lang w:val="en-US"/>
        </w:rPr>
        <w:t xml:space="preserve"> hỗ trợ nền tảng này</w:t>
      </w:r>
      <w:r w:rsidR="00DD52F7" w:rsidRPr="00C307BC">
        <w:rPr>
          <w:rFonts w:ascii="Times New Roman" w:eastAsia="Times New Roman" w:hAnsi="Times New Roman" w:cs="Times New Roman"/>
          <w:sz w:val="26"/>
          <w:szCs w:val="26"/>
          <w:lang w:val="en-US"/>
        </w:rPr>
        <w:t xml:space="preserve">. Ngoài ra, luận văn </w:t>
      </w:r>
      <w:r w:rsidR="00B73EE4">
        <w:rPr>
          <w:rFonts w:ascii="Times New Roman" w:eastAsia="Times New Roman" w:hAnsi="Times New Roman" w:cs="Times New Roman"/>
          <w:sz w:val="26"/>
          <w:szCs w:val="26"/>
          <w:lang w:val="en-US"/>
        </w:rPr>
        <w:t>mới chỉ hỗ trợ sinh các ca kiểm thử chức năng, chưa bao quát được các ca kiểm thử phi chức năng về bảo mật cũng như hiệu năng của hệ thống</w:t>
      </w:r>
      <w:r w:rsidR="00DD52F7" w:rsidRPr="00C307BC">
        <w:rPr>
          <w:rFonts w:ascii="Times New Roman" w:eastAsia="Times New Roman" w:hAnsi="Times New Roman" w:cs="Times New Roman"/>
          <w:sz w:val="26"/>
          <w:szCs w:val="26"/>
          <w:lang w:val="en-US"/>
        </w:rPr>
        <w:t>.</w:t>
      </w:r>
      <w:r w:rsidR="00495DA9">
        <w:rPr>
          <w:rFonts w:ascii="Times New Roman" w:eastAsia="Times New Roman" w:hAnsi="Times New Roman" w:cs="Times New Roman"/>
          <w:sz w:val="26"/>
          <w:szCs w:val="26"/>
          <w:lang w:val="en-US"/>
        </w:rPr>
        <w:t xml:space="preserve"> </w:t>
      </w:r>
      <w:r w:rsidR="00DD52F7" w:rsidRPr="00C307BC">
        <w:rPr>
          <w:rFonts w:ascii="Times New Roman" w:eastAsia="Times New Roman" w:hAnsi="Times New Roman" w:cs="Times New Roman"/>
          <w:sz w:val="26"/>
          <w:szCs w:val="26"/>
          <w:lang w:val="en-US"/>
        </w:rPr>
        <w:t xml:space="preserve"> </w:t>
      </w:r>
    </w:p>
    <w:p w14:paraId="0E56B4CF" w14:textId="7D91CF7B" w:rsidR="00621607" w:rsidRPr="00C307BC" w:rsidRDefault="00F73612" w:rsidP="009456D7">
      <w:pPr>
        <w:widowControl w:val="0"/>
        <w:spacing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Trong tương lai, đ</w:t>
      </w:r>
      <w:r w:rsidR="00DD52F7" w:rsidRPr="00C307BC">
        <w:rPr>
          <w:rFonts w:ascii="Times New Roman" w:eastAsia="Times New Roman" w:hAnsi="Times New Roman" w:cs="Times New Roman"/>
          <w:sz w:val="26"/>
          <w:szCs w:val="26"/>
          <w:lang w:val="en-US"/>
        </w:rPr>
        <w:t>ể phục vụ được việ</w:t>
      </w:r>
      <w:r w:rsidR="0016155E" w:rsidRPr="00C307BC">
        <w:rPr>
          <w:rFonts w:ascii="Times New Roman" w:eastAsia="Times New Roman" w:hAnsi="Times New Roman" w:cs="Times New Roman"/>
          <w:sz w:val="26"/>
          <w:szCs w:val="26"/>
          <w:lang w:val="en-US"/>
        </w:rPr>
        <w:t>c</w:t>
      </w:r>
      <w:r w:rsidR="00BA557E" w:rsidRPr="00C307BC">
        <w:rPr>
          <w:rFonts w:ascii="Times New Roman" w:eastAsia="Times New Roman" w:hAnsi="Times New Roman" w:cs="Times New Roman"/>
          <w:sz w:val="26"/>
          <w:szCs w:val="26"/>
          <w:lang w:val="en-US"/>
        </w:rPr>
        <w:t xml:space="preserve"> kiểm thử trên các </w:t>
      </w:r>
      <w:r w:rsidR="00872109">
        <w:rPr>
          <w:rFonts w:ascii="Times New Roman" w:eastAsia="Times New Roman" w:hAnsi="Times New Roman" w:cs="Times New Roman"/>
          <w:sz w:val="26"/>
          <w:szCs w:val="26"/>
          <w:lang w:val="en-US"/>
        </w:rPr>
        <w:t>hệ thống dựa trên các nền tảng kiến trúc</w:t>
      </w:r>
      <w:r w:rsidR="00BA557E" w:rsidRPr="00C307BC">
        <w:rPr>
          <w:rFonts w:ascii="Times New Roman" w:eastAsia="Times New Roman" w:hAnsi="Times New Roman" w:cs="Times New Roman"/>
          <w:sz w:val="26"/>
          <w:szCs w:val="26"/>
          <w:lang w:val="en-US"/>
        </w:rPr>
        <w:t xml:space="preserve"> </w:t>
      </w:r>
      <w:r w:rsidR="00BC047A">
        <w:rPr>
          <w:rFonts w:ascii="Times New Roman" w:eastAsia="Times New Roman" w:hAnsi="Times New Roman" w:cs="Times New Roman"/>
          <w:sz w:val="26"/>
          <w:szCs w:val="26"/>
          <w:lang w:val="en-US"/>
        </w:rPr>
        <w:t>trục tích hợp</w:t>
      </w:r>
      <w:r w:rsidR="00BA557E" w:rsidRPr="00C307BC">
        <w:rPr>
          <w:rFonts w:ascii="Times New Roman" w:eastAsia="Times New Roman" w:hAnsi="Times New Roman" w:cs="Times New Roman"/>
          <w:sz w:val="26"/>
          <w:szCs w:val="26"/>
          <w:lang w:val="en-US"/>
        </w:rPr>
        <w:t xml:space="preserve"> khác</w:t>
      </w:r>
      <w:r w:rsidR="00DD52F7" w:rsidRPr="00C307BC">
        <w:rPr>
          <w:rFonts w:ascii="Times New Roman" w:eastAsia="Times New Roman" w:hAnsi="Times New Roman" w:cs="Times New Roman"/>
          <w:sz w:val="26"/>
          <w:szCs w:val="26"/>
          <w:lang w:val="en-US"/>
        </w:rPr>
        <w:t xml:space="preserve">, </w:t>
      </w:r>
      <w:r w:rsidR="00DE0158" w:rsidRPr="00C307BC">
        <w:rPr>
          <w:rFonts w:ascii="Times New Roman" w:eastAsia="Times New Roman" w:hAnsi="Times New Roman" w:cs="Times New Roman"/>
          <w:sz w:val="26"/>
          <w:szCs w:val="26"/>
          <w:lang w:val="en-US"/>
        </w:rPr>
        <w:t xml:space="preserve">tác giả cần xây dựng </w:t>
      </w:r>
      <w:r w:rsidR="00DD52F7" w:rsidRPr="00C307BC">
        <w:rPr>
          <w:rFonts w:ascii="Times New Roman" w:eastAsia="Times New Roman" w:hAnsi="Times New Roman" w:cs="Times New Roman"/>
          <w:sz w:val="26"/>
          <w:szCs w:val="26"/>
          <w:lang w:val="en-US"/>
        </w:rPr>
        <w:t xml:space="preserve">công cụ </w:t>
      </w:r>
      <w:r w:rsidR="00DE0158" w:rsidRPr="00C307BC">
        <w:rPr>
          <w:rFonts w:ascii="Times New Roman" w:eastAsia="Times New Roman" w:hAnsi="Times New Roman" w:cs="Times New Roman"/>
          <w:sz w:val="26"/>
          <w:szCs w:val="26"/>
          <w:lang w:val="en-US"/>
        </w:rPr>
        <w:t>t</w:t>
      </w:r>
      <w:r w:rsidR="00DD52F7" w:rsidRPr="00C307BC">
        <w:rPr>
          <w:rFonts w:ascii="Times New Roman" w:eastAsia="Times New Roman" w:hAnsi="Times New Roman" w:cs="Times New Roman"/>
          <w:sz w:val="26"/>
          <w:szCs w:val="26"/>
          <w:lang w:val="en-US"/>
        </w:rPr>
        <w:t>ích hợp</w:t>
      </w:r>
      <w:r w:rsidR="00DE0158" w:rsidRPr="00C307BC">
        <w:rPr>
          <w:rFonts w:ascii="Times New Roman" w:eastAsia="Times New Roman" w:hAnsi="Times New Roman" w:cs="Times New Roman"/>
          <w:sz w:val="26"/>
          <w:szCs w:val="26"/>
          <w:lang w:val="en-US"/>
        </w:rPr>
        <w:t xml:space="preserve"> được</w:t>
      </w:r>
      <w:r w:rsidR="00DD52F7" w:rsidRPr="00C307BC">
        <w:rPr>
          <w:rFonts w:ascii="Times New Roman" w:eastAsia="Times New Roman" w:hAnsi="Times New Roman" w:cs="Times New Roman"/>
          <w:sz w:val="26"/>
          <w:szCs w:val="26"/>
          <w:lang w:val="en-US"/>
        </w:rPr>
        <w:t xml:space="preserve"> thành plugin trên IDE và hỗ trợ </w:t>
      </w:r>
      <w:r w:rsidR="0046150E">
        <w:rPr>
          <w:rFonts w:ascii="Times New Roman" w:eastAsia="Times New Roman" w:hAnsi="Times New Roman" w:cs="Times New Roman"/>
          <w:sz w:val="26"/>
          <w:szCs w:val="26"/>
          <w:lang w:val="en-US"/>
        </w:rPr>
        <w:t xml:space="preserve">sinh các ca </w:t>
      </w:r>
      <w:r w:rsidR="00DD52F7" w:rsidRPr="00C307BC">
        <w:rPr>
          <w:rFonts w:ascii="Times New Roman" w:eastAsia="Times New Roman" w:hAnsi="Times New Roman" w:cs="Times New Roman"/>
          <w:sz w:val="26"/>
          <w:szCs w:val="26"/>
          <w:lang w:val="en-US"/>
        </w:rPr>
        <w:t xml:space="preserve">kiểm thử </w:t>
      </w:r>
      <w:r w:rsidR="0046150E">
        <w:rPr>
          <w:rFonts w:ascii="Times New Roman" w:eastAsia="Times New Roman" w:hAnsi="Times New Roman" w:cs="Times New Roman"/>
          <w:sz w:val="26"/>
          <w:szCs w:val="26"/>
          <w:lang w:val="en-US"/>
        </w:rPr>
        <w:t>cho</w:t>
      </w:r>
      <w:r w:rsidR="00DD52F7" w:rsidRPr="00C307BC">
        <w:rPr>
          <w:rFonts w:ascii="Times New Roman" w:eastAsia="Times New Roman" w:hAnsi="Times New Roman" w:cs="Times New Roman"/>
          <w:sz w:val="26"/>
          <w:szCs w:val="26"/>
          <w:lang w:val="en-US"/>
        </w:rPr>
        <w:t xml:space="preserve"> các nền tảng </w:t>
      </w:r>
      <w:r w:rsidR="0046150E">
        <w:rPr>
          <w:rFonts w:ascii="Times New Roman" w:eastAsia="Times New Roman" w:hAnsi="Times New Roman" w:cs="Times New Roman"/>
          <w:sz w:val="26"/>
          <w:szCs w:val="26"/>
          <w:lang w:val="en-US"/>
        </w:rPr>
        <w:t xml:space="preserve">trục tích hợp </w:t>
      </w:r>
      <w:r w:rsidR="00DD52F7" w:rsidRPr="00C307BC">
        <w:rPr>
          <w:rFonts w:ascii="Times New Roman" w:eastAsia="Times New Roman" w:hAnsi="Times New Roman" w:cs="Times New Roman"/>
          <w:sz w:val="26"/>
          <w:szCs w:val="26"/>
          <w:lang w:val="en-US"/>
        </w:rPr>
        <w:t>khác như: ServiceMix, JbossESB...</w:t>
      </w:r>
      <w:r w:rsidR="004F6B46" w:rsidRPr="00C307BC">
        <w:rPr>
          <w:rFonts w:ascii="Times New Roman" w:eastAsia="Times New Roman" w:hAnsi="Times New Roman" w:cs="Times New Roman"/>
          <w:sz w:val="26"/>
          <w:szCs w:val="26"/>
          <w:lang w:val="en-US"/>
        </w:rPr>
        <w:t xml:space="preserve"> </w:t>
      </w:r>
      <w:r w:rsidR="00684530">
        <w:rPr>
          <w:rFonts w:ascii="Times New Roman" w:eastAsia="Times New Roman" w:hAnsi="Times New Roman" w:cs="Times New Roman"/>
          <w:sz w:val="26"/>
          <w:szCs w:val="26"/>
          <w:lang w:val="en-US"/>
        </w:rPr>
        <w:t xml:space="preserve">cũng như đáp ứng các yêu cầu kiểm thử về bảo mật, hiệu năng </w:t>
      </w:r>
      <w:r w:rsidR="00684530">
        <w:rPr>
          <w:rFonts w:ascii="Times New Roman" w:eastAsia="Times New Roman" w:hAnsi="Times New Roman" w:cs="Times New Roman"/>
          <w:sz w:val="26"/>
          <w:szCs w:val="26"/>
          <w:lang w:val="en-US"/>
        </w:rPr>
        <w:lastRenderedPageBreak/>
        <w:t xml:space="preserve">của hệ thống. Đồng thời kết hợp nghiên cứu các quy trình phần mềm </w:t>
      </w:r>
      <w:r w:rsidR="004F6B46" w:rsidRPr="00C307BC">
        <w:rPr>
          <w:rFonts w:ascii="Times New Roman" w:eastAsia="Times New Roman" w:hAnsi="Times New Roman" w:cs="Times New Roman"/>
          <w:sz w:val="26"/>
          <w:szCs w:val="26"/>
          <w:lang w:val="en-US"/>
        </w:rPr>
        <w:t xml:space="preserve">mới </w:t>
      </w:r>
      <w:r w:rsidR="00684530">
        <w:rPr>
          <w:rFonts w:ascii="Times New Roman" w:eastAsia="Times New Roman" w:hAnsi="Times New Roman" w:cs="Times New Roman"/>
          <w:sz w:val="26"/>
          <w:szCs w:val="26"/>
          <w:lang w:val="en-US"/>
        </w:rPr>
        <w:t>trong tương lai để đưa ra các chiến thuật kiểm thử tốt hơn</w:t>
      </w:r>
      <w:r w:rsidR="004F6B46" w:rsidRPr="00C307BC">
        <w:rPr>
          <w:rFonts w:ascii="Times New Roman" w:eastAsia="Times New Roman" w:hAnsi="Times New Roman" w:cs="Times New Roman"/>
          <w:sz w:val="26"/>
          <w:szCs w:val="26"/>
          <w:lang w:val="en-US"/>
        </w:rPr>
        <w:t>.</w:t>
      </w:r>
      <w:r w:rsidR="00621607" w:rsidRPr="00C307BC">
        <w:rPr>
          <w:rFonts w:ascii="Times New Roman" w:eastAsia="Times New Roman" w:hAnsi="Times New Roman" w:cs="Times New Roman"/>
          <w:sz w:val="26"/>
          <w:szCs w:val="26"/>
          <w:lang w:val="en-US"/>
        </w:rPr>
        <w:br w:type="page"/>
      </w:r>
    </w:p>
    <w:p w14:paraId="01549470" w14:textId="05DA669B" w:rsidR="002E09CA" w:rsidRPr="00C307BC" w:rsidRDefault="002E09CA" w:rsidP="00071A6D">
      <w:pPr>
        <w:widowControl w:val="0"/>
        <w:spacing w:line="288" w:lineRule="auto"/>
        <w:rPr>
          <w:rFonts w:ascii="Times New Roman" w:hAnsi="Times New Roman" w:cs="Times New Roman"/>
          <w:sz w:val="26"/>
          <w:szCs w:val="26"/>
        </w:rPr>
      </w:pPr>
      <w:bookmarkStart w:id="2050" w:name="_vrzgnxyqkyay" w:colFirst="0" w:colLast="0"/>
      <w:bookmarkEnd w:id="2050"/>
    </w:p>
    <w:bookmarkStart w:id="2051" w:name="_Toc514444189" w:displacedByCustomXml="next"/>
    <w:sdt>
      <w:sdtPr>
        <w:rPr>
          <w:rFonts w:ascii="Times New Roman" w:hAnsi="Times New Roman" w:cs="Times New Roman"/>
          <w:sz w:val="26"/>
          <w:szCs w:val="26"/>
        </w:rPr>
        <w:id w:val="-179816299"/>
        <w:docPartObj>
          <w:docPartGallery w:val="Bibliographies"/>
          <w:docPartUnique/>
        </w:docPartObj>
      </w:sdtPr>
      <w:sdtEnd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2051"/>
        </w:p>
        <w:p w14:paraId="5B49BACC" w14:textId="77777777" w:rsidR="003137DA" w:rsidRDefault="00D65DF8">
          <w:pPr>
            <w:rPr>
              <w:noProof/>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BIBLIOGRAPHY </w:instrText>
          </w:r>
          <w:r w:rsidRPr="00C307BC">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3137DA" w14:paraId="5BF28068" w14:textId="77777777">
            <w:trPr>
              <w:divId w:val="1243487836"/>
              <w:tblCellSpacing w:w="15" w:type="dxa"/>
            </w:trPr>
            <w:tc>
              <w:tcPr>
                <w:tcW w:w="50" w:type="pct"/>
                <w:hideMark/>
              </w:tcPr>
              <w:p w14:paraId="51A37F6D" w14:textId="77777777" w:rsidR="003137DA" w:rsidRDefault="003137DA">
                <w:pPr>
                  <w:pStyle w:val="Bibliography"/>
                  <w:rPr>
                    <w:noProof/>
                    <w:sz w:val="24"/>
                    <w:szCs w:val="24"/>
                  </w:rPr>
                </w:pPr>
                <w:r>
                  <w:rPr>
                    <w:noProof/>
                  </w:rPr>
                  <w:t xml:space="preserve">[1] </w:t>
                </w:r>
              </w:p>
            </w:tc>
            <w:tc>
              <w:tcPr>
                <w:tcW w:w="0" w:type="auto"/>
                <w:hideMark/>
              </w:tcPr>
              <w:p w14:paraId="085C6745" w14:textId="77777777" w:rsidR="003137DA" w:rsidRDefault="003137DA">
                <w:pPr>
                  <w:pStyle w:val="Bibliography"/>
                  <w:rPr>
                    <w:noProof/>
                  </w:rPr>
                </w:pPr>
                <w:r>
                  <w:rPr>
                    <w:noProof/>
                  </w:rPr>
                  <w:t xml:space="preserve">Dirk Slama, Dirk Krafzig and Karl Banke, Enterprise SOA: Service-Oriented Architecture Best Practices, Prentice Hall, 2004. </w:t>
                </w:r>
              </w:p>
            </w:tc>
          </w:tr>
          <w:tr w:rsidR="003137DA" w14:paraId="51888CB7" w14:textId="77777777">
            <w:trPr>
              <w:divId w:val="1243487836"/>
              <w:tblCellSpacing w:w="15" w:type="dxa"/>
            </w:trPr>
            <w:tc>
              <w:tcPr>
                <w:tcW w:w="50" w:type="pct"/>
                <w:hideMark/>
              </w:tcPr>
              <w:p w14:paraId="0134F46B" w14:textId="77777777" w:rsidR="003137DA" w:rsidRDefault="003137DA">
                <w:pPr>
                  <w:pStyle w:val="Bibliography"/>
                  <w:rPr>
                    <w:noProof/>
                  </w:rPr>
                </w:pPr>
                <w:r>
                  <w:rPr>
                    <w:noProof/>
                  </w:rPr>
                  <w:t xml:space="preserve">[2] </w:t>
                </w:r>
              </w:p>
            </w:tc>
            <w:tc>
              <w:tcPr>
                <w:tcW w:w="0" w:type="auto"/>
                <w:hideMark/>
              </w:tcPr>
              <w:p w14:paraId="67917028" w14:textId="77777777" w:rsidR="003137DA" w:rsidRDefault="003137DA">
                <w:pPr>
                  <w:pStyle w:val="Bibliography"/>
                  <w:rPr>
                    <w:noProof/>
                  </w:rPr>
                </w:pPr>
                <w:r>
                  <w:rPr>
                    <w:noProof/>
                  </w:rPr>
                  <w:t>Pulier, E., Taylor, Understanding Enterprise SOA, Manning, 2016, p. 2006.</w:t>
                </w:r>
              </w:p>
            </w:tc>
          </w:tr>
          <w:tr w:rsidR="003137DA" w14:paraId="1A0E927D" w14:textId="77777777">
            <w:trPr>
              <w:divId w:val="1243487836"/>
              <w:tblCellSpacing w:w="15" w:type="dxa"/>
            </w:trPr>
            <w:tc>
              <w:tcPr>
                <w:tcW w:w="50" w:type="pct"/>
                <w:hideMark/>
              </w:tcPr>
              <w:p w14:paraId="7E8B3A25" w14:textId="77777777" w:rsidR="003137DA" w:rsidRDefault="003137DA">
                <w:pPr>
                  <w:pStyle w:val="Bibliography"/>
                  <w:rPr>
                    <w:noProof/>
                  </w:rPr>
                </w:pPr>
                <w:r>
                  <w:rPr>
                    <w:noProof/>
                  </w:rPr>
                  <w:t xml:space="preserve">[3] </w:t>
                </w:r>
              </w:p>
            </w:tc>
            <w:tc>
              <w:tcPr>
                <w:tcW w:w="0" w:type="auto"/>
                <w:hideMark/>
              </w:tcPr>
              <w:p w14:paraId="3E428C56" w14:textId="77777777" w:rsidR="003137DA" w:rsidRDefault="003137DA">
                <w:pPr>
                  <w:pStyle w:val="Bibliography"/>
                  <w:rPr>
                    <w:noProof/>
                  </w:rPr>
                </w:pPr>
                <w:r>
                  <w:rPr>
                    <w:noProof/>
                  </w:rPr>
                  <w:t xml:space="preserve">Dirk Krafzig, "Enterprise SOA: Service-Oriented Architecture Best Practices," 2005. </w:t>
                </w:r>
              </w:p>
            </w:tc>
          </w:tr>
          <w:tr w:rsidR="003137DA" w14:paraId="46220F2B" w14:textId="77777777">
            <w:trPr>
              <w:divId w:val="1243487836"/>
              <w:tblCellSpacing w:w="15" w:type="dxa"/>
            </w:trPr>
            <w:tc>
              <w:tcPr>
                <w:tcW w:w="50" w:type="pct"/>
                <w:hideMark/>
              </w:tcPr>
              <w:p w14:paraId="3C1697AF" w14:textId="77777777" w:rsidR="003137DA" w:rsidRDefault="003137DA">
                <w:pPr>
                  <w:pStyle w:val="Bibliography"/>
                  <w:rPr>
                    <w:noProof/>
                  </w:rPr>
                </w:pPr>
                <w:r>
                  <w:rPr>
                    <w:noProof/>
                  </w:rPr>
                  <w:t xml:space="preserve">[4] </w:t>
                </w:r>
              </w:p>
            </w:tc>
            <w:tc>
              <w:tcPr>
                <w:tcW w:w="0" w:type="auto"/>
                <w:hideMark/>
              </w:tcPr>
              <w:p w14:paraId="49C5D8FC" w14:textId="77777777" w:rsidR="003137DA" w:rsidRDefault="003137DA">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3137DA" w14:paraId="0867FDB5" w14:textId="77777777">
            <w:trPr>
              <w:divId w:val="1243487836"/>
              <w:tblCellSpacing w:w="15" w:type="dxa"/>
            </w:trPr>
            <w:tc>
              <w:tcPr>
                <w:tcW w:w="50" w:type="pct"/>
                <w:hideMark/>
              </w:tcPr>
              <w:p w14:paraId="23ACB35F" w14:textId="77777777" w:rsidR="003137DA" w:rsidRDefault="003137DA">
                <w:pPr>
                  <w:pStyle w:val="Bibliography"/>
                  <w:rPr>
                    <w:noProof/>
                  </w:rPr>
                </w:pPr>
                <w:r>
                  <w:rPr>
                    <w:noProof/>
                  </w:rPr>
                  <w:t xml:space="preserve">[5] </w:t>
                </w:r>
              </w:p>
            </w:tc>
            <w:tc>
              <w:tcPr>
                <w:tcW w:w="0" w:type="auto"/>
                <w:hideMark/>
              </w:tcPr>
              <w:p w14:paraId="336A19AE" w14:textId="77777777" w:rsidR="003137DA" w:rsidRDefault="003137DA">
                <w:pPr>
                  <w:pStyle w:val="Bibliography"/>
                  <w:rPr>
                    <w:noProof/>
                  </w:rPr>
                </w:pPr>
                <w:r>
                  <w:rPr>
                    <w:noProof/>
                  </w:rPr>
                  <w:t xml:space="preserve">Srinivas Shenoy, "“Approach to ESB Testing” – An Experience Sharing," 2013. </w:t>
                </w:r>
              </w:p>
            </w:tc>
          </w:tr>
          <w:tr w:rsidR="003137DA" w14:paraId="4F3C4218" w14:textId="77777777">
            <w:trPr>
              <w:divId w:val="1243487836"/>
              <w:tblCellSpacing w:w="15" w:type="dxa"/>
            </w:trPr>
            <w:tc>
              <w:tcPr>
                <w:tcW w:w="50" w:type="pct"/>
                <w:hideMark/>
              </w:tcPr>
              <w:p w14:paraId="187CC5E6" w14:textId="77777777" w:rsidR="003137DA" w:rsidRDefault="003137DA">
                <w:pPr>
                  <w:pStyle w:val="Bibliography"/>
                  <w:rPr>
                    <w:noProof/>
                  </w:rPr>
                </w:pPr>
                <w:r>
                  <w:rPr>
                    <w:noProof/>
                  </w:rPr>
                  <w:t xml:space="preserve">[6] </w:t>
                </w:r>
              </w:p>
            </w:tc>
            <w:tc>
              <w:tcPr>
                <w:tcW w:w="0" w:type="auto"/>
                <w:hideMark/>
              </w:tcPr>
              <w:p w14:paraId="05C0C46D" w14:textId="77777777" w:rsidR="003137DA" w:rsidRDefault="003137DA">
                <w:pPr>
                  <w:pStyle w:val="Bibliography"/>
                  <w:rPr>
                    <w:noProof/>
                  </w:rPr>
                </w:pPr>
                <w:r>
                  <w:rPr>
                    <w:noProof/>
                  </w:rPr>
                  <w:t>MuleSoft, "What is MuleESB," [Online]. Available: https://www.mulesoft.com/resources/esb/what-mule-esb.</w:t>
                </w:r>
              </w:p>
            </w:tc>
          </w:tr>
          <w:tr w:rsidR="003137DA" w14:paraId="09B3428F" w14:textId="77777777">
            <w:trPr>
              <w:divId w:val="1243487836"/>
              <w:tblCellSpacing w:w="15" w:type="dxa"/>
            </w:trPr>
            <w:tc>
              <w:tcPr>
                <w:tcW w:w="50" w:type="pct"/>
                <w:hideMark/>
              </w:tcPr>
              <w:p w14:paraId="55C06AE9" w14:textId="77777777" w:rsidR="003137DA" w:rsidRDefault="003137DA">
                <w:pPr>
                  <w:pStyle w:val="Bibliography"/>
                  <w:rPr>
                    <w:noProof/>
                  </w:rPr>
                </w:pPr>
                <w:r>
                  <w:rPr>
                    <w:noProof/>
                  </w:rPr>
                  <w:t xml:space="preserve">[7] </w:t>
                </w:r>
              </w:p>
            </w:tc>
            <w:tc>
              <w:tcPr>
                <w:tcW w:w="0" w:type="auto"/>
                <w:hideMark/>
              </w:tcPr>
              <w:p w14:paraId="51D23E77" w14:textId="77777777" w:rsidR="003137DA" w:rsidRDefault="003137DA">
                <w:pPr>
                  <w:pStyle w:val="Bibliography"/>
                  <w:rPr>
                    <w:noProof/>
                  </w:rPr>
                </w:pPr>
                <w:r>
                  <w:rPr>
                    <w:noProof/>
                  </w:rPr>
                  <w:t>Mule, "Mule," [Online]. Available: https://www.mulesoft.com/.</w:t>
                </w:r>
              </w:p>
            </w:tc>
          </w:tr>
          <w:tr w:rsidR="003137DA" w14:paraId="6FA1B972" w14:textId="77777777">
            <w:trPr>
              <w:divId w:val="1243487836"/>
              <w:tblCellSpacing w:w="15" w:type="dxa"/>
            </w:trPr>
            <w:tc>
              <w:tcPr>
                <w:tcW w:w="50" w:type="pct"/>
                <w:hideMark/>
              </w:tcPr>
              <w:p w14:paraId="3D0D2DEF" w14:textId="77777777" w:rsidR="003137DA" w:rsidRDefault="003137DA">
                <w:pPr>
                  <w:pStyle w:val="Bibliography"/>
                  <w:rPr>
                    <w:noProof/>
                  </w:rPr>
                </w:pPr>
                <w:r>
                  <w:rPr>
                    <w:noProof/>
                  </w:rPr>
                  <w:t xml:space="preserve">[8] </w:t>
                </w:r>
              </w:p>
            </w:tc>
            <w:tc>
              <w:tcPr>
                <w:tcW w:w="0" w:type="auto"/>
                <w:hideMark/>
              </w:tcPr>
              <w:p w14:paraId="3DA7F654" w14:textId="77777777" w:rsidR="003137DA" w:rsidRDefault="003137DA">
                <w:pPr>
                  <w:pStyle w:val="Bibliography"/>
                  <w:rPr>
                    <w:noProof/>
                  </w:rPr>
                </w:pPr>
                <w:r>
                  <w:rPr>
                    <w:noProof/>
                  </w:rPr>
                  <w:t>Gartner, "Gartner Magic quandrad leade," [Online]. Available: https://www.mulesoft.com/lp/reports/gartner-magic-quadrant-leader.</w:t>
                </w:r>
              </w:p>
            </w:tc>
          </w:tr>
          <w:tr w:rsidR="003137DA" w14:paraId="2E65D2AE" w14:textId="77777777">
            <w:trPr>
              <w:divId w:val="1243487836"/>
              <w:tblCellSpacing w:w="15" w:type="dxa"/>
            </w:trPr>
            <w:tc>
              <w:tcPr>
                <w:tcW w:w="50" w:type="pct"/>
                <w:hideMark/>
              </w:tcPr>
              <w:p w14:paraId="2A544ED0" w14:textId="77777777" w:rsidR="003137DA" w:rsidRDefault="003137DA">
                <w:pPr>
                  <w:pStyle w:val="Bibliography"/>
                  <w:rPr>
                    <w:noProof/>
                  </w:rPr>
                </w:pPr>
                <w:r>
                  <w:rPr>
                    <w:noProof/>
                  </w:rPr>
                  <w:t xml:space="preserve">[9] </w:t>
                </w:r>
              </w:p>
            </w:tc>
            <w:tc>
              <w:tcPr>
                <w:tcW w:w="0" w:type="auto"/>
                <w:hideMark/>
              </w:tcPr>
              <w:p w14:paraId="7F6059E6" w14:textId="77777777" w:rsidR="003137DA" w:rsidRDefault="003137DA">
                <w:pPr>
                  <w:pStyle w:val="Bibliography"/>
                  <w:rPr>
                    <w:noProof/>
                  </w:rPr>
                </w:pPr>
                <w:r>
                  <w:rPr>
                    <w:noProof/>
                  </w:rPr>
                  <w:t>Martin Fowler, "Continuous Integration," [Online]. Available: https://www.martinfowler.com/articles/continuousIntegration.html.</w:t>
                </w:r>
              </w:p>
            </w:tc>
          </w:tr>
          <w:tr w:rsidR="003137DA" w14:paraId="03215F31" w14:textId="77777777">
            <w:trPr>
              <w:divId w:val="1243487836"/>
              <w:tblCellSpacing w:w="15" w:type="dxa"/>
            </w:trPr>
            <w:tc>
              <w:tcPr>
                <w:tcW w:w="50" w:type="pct"/>
                <w:hideMark/>
              </w:tcPr>
              <w:p w14:paraId="13501616" w14:textId="77777777" w:rsidR="003137DA" w:rsidRDefault="003137DA">
                <w:pPr>
                  <w:pStyle w:val="Bibliography"/>
                  <w:rPr>
                    <w:noProof/>
                  </w:rPr>
                </w:pPr>
                <w:r>
                  <w:rPr>
                    <w:noProof/>
                  </w:rPr>
                  <w:t xml:space="preserve">[10] </w:t>
                </w:r>
              </w:p>
            </w:tc>
            <w:tc>
              <w:tcPr>
                <w:tcW w:w="0" w:type="auto"/>
                <w:hideMark/>
              </w:tcPr>
              <w:p w14:paraId="026BF84D" w14:textId="77777777" w:rsidR="003137DA" w:rsidRDefault="003137DA">
                <w:pPr>
                  <w:pStyle w:val="Bibliography"/>
                  <w:rPr>
                    <w:noProof/>
                  </w:rPr>
                </w:pPr>
                <w:r>
                  <w:rPr>
                    <w:noProof/>
                  </w:rPr>
                  <w:t>Git, "Getting started - About version control," [Online]. Available: https://git-scm.com/book/en/v1/Getting-Started-About-Version-Control.</w:t>
                </w:r>
              </w:p>
            </w:tc>
          </w:tr>
          <w:tr w:rsidR="003137DA" w14:paraId="7291C37E" w14:textId="77777777">
            <w:trPr>
              <w:divId w:val="1243487836"/>
              <w:tblCellSpacing w:w="15" w:type="dxa"/>
            </w:trPr>
            <w:tc>
              <w:tcPr>
                <w:tcW w:w="50" w:type="pct"/>
                <w:hideMark/>
              </w:tcPr>
              <w:p w14:paraId="324D9DA4" w14:textId="77777777" w:rsidR="003137DA" w:rsidRDefault="003137DA">
                <w:pPr>
                  <w:pStyle w:val="Bibliography"/>
                  <w:rPr>
                    <w:noProof/>
                  </w:rPr>
                </w:pPr>
                <w:r>
                  <w:rPr>
                    <w:noProof/>
                  </w:rPr>
                  <w:t xml:space="preserve">[11] </w:t>
                </w:r>
              </w:p>
            </w:tc>
            <w:tc>
              <w:tcPr>
                <w:tcW w:w="0" w:type="auto"/>
                <w:hideMark/>
              </w:tcPr>
              <w:p w14:paraId="66A567F3" w14:textId="77777777" w:rsidR="003137DA" w:rsidRDefault="003137DA">
                <w:pPr>
                  <w:pStyle w:val="Bibliography"/>
                  <w:rPr>
                    <w:noProof/>
                  </w:rPr>
                </w:pPr>
                <w:r>
                  <w:rPr>
                    <w:noProof/>
                  </w:rPr>
                  <w:t xml:space="preserve">Glenford J. Myers, Corey Sandler and Tom Badgett, The Art of Software Testing 3rd Edition, 26 September 2015. </w:t>
                </w:r>
              </w:p>
            </w:tc>
          </w:tr>
          <w:tr w:rsidR="003137DA" w14:paraId="22AA0E15" w14:textId="77777777">
            <w:trPr>
              <w:divId w:val="1243487836"/>
              <w:tblCellSpacing w:w="15" w:type="dxa"/>
            </w:trPr>
            <w:tc>
              <w:tcPr>
                <w:tcW w:w="50" w:type="pct"/>
                <w:hideMark/>
              </w:tcPr>
              <w:p w14:paraId="5D05C064" w14:textId="77777777" w:rsidR="003137DA" w:rsidRDefault="003137DA">
                <w:pPr>
                  <w:pStyle w:val="Bibliography"/>
                  <w:rPr>
                    <w:noProof/>
                  </w:rPr>
                </w:pPr>
                <w:r>
                  <w:rPr>
                    <w:noProof/>
                  </w:rPr>
                  <w:t xml:space="preserve">[12] </w:t>
                </w:r>
              </w:p>
            </w:tc>
            <w:tc>
              <w:tcPr>
                <w:tcW w:w="0" w:type="auto"/>
                <w:hideMark/>
              </w:tcPr>
              <w:p w14:paraId="40B2B3D7" w14:textId="77777777" w:rsidR="003137DA" w:rsidRDefault="003137DA">
                <w:pPr>
                  <w:pStyle w:val="Bibliography"/>
                  <w:rPr>
                    <w:noProof/>
                  </w:rPr>
                </w:pPr>
                <w:r>
                  <w:rPr>
                    <w:noProof/>
                  </w:rPr>
                  <w:t xml:space="preserve">Phạm Ngọc Hùng, Trương Anh Hoàng and Đặng Văn Hưng, Giáo trình kiểm thử phần mềm, 2014. </w:t>
                </w:r>
              </w:p>
            </w:tc>
          </w:tr>
          <w:tr w:rsidR="003137DA" w14:paraId="70395AEC" w14:textId="77777777">
            <w:trPr>
              <w:divId w:val="1243487836"/>
              <w:tblCellSpacing w:w="15" w:type="dxa"/>
            </w:trPr>
            <w:tc>
              <w:tcPr>
                <w:tcW w:w="50" w:type="pct"/>
                <w:hideMark/>
              </w:tcPr>
              <w:p w14:paraId="70EB0056" w14:textId="77777777" w:rsidR="003137DA" w:rsidRDefault="003137DA">
                <w:pPr>
                  <w:pStyle w:val="Bibliography"/>
                  <w:rPr>
                    <w:noProof/>
                  </w:rPr>
                </w:pPr>
                <w:r>
                  <w:rPr>
                    <w:noProof/>
                  </w:rPr>
                  <w:t xml:space="preserve">[13] </w:t>
                </w:r>
              </w:p>
            </w:tc>
            <w:tc>
              <w:tcPr>
                <w:tcW w:w="0" w:type="auto"/>
                <w:hideMark/>
              </w:tcPr>
              <w:p w14:paraId="0278D2BD" w14:textId="77777777" w:rsidR="003137DA" w:rsidRDefault="003137DA">
                <w:pPr>
                  <w:pStyle w:val="Bibliography"/>
                  <w:rPr>
                    <w:noProof/>
                  </w:rPr>
                </w:pPr>
                <w:r>
                  <w:rPr>
                    <w:noProof/>
                  </w:rPr>
                  <w:t>SoapUI, "SoapUI Getting started," [Online]. Available: https://www.soapui.org/soap-and-wsdl/getting-started.html.</w:t>
                </w:r>
              </w:p>
            </w:tc>
          </w:tr>
          <w:tr w:rsidR="003137DA" w14:paraId="5D2299A6" w14:textId="77777777">
            <w:trPr>
              <w:divId w:val="1243487836"/>
              <w:tblCellSpacing w:w="15" w:type="dxa"/>
            </w:trPr>
            <w:tc>
              <w:tcPr>
                <w:tcW w:w="50" w:type="pct"/>
                <w:hideMark/>
              </w:tcPr>
              <w:p w14:paraId="63620DC4" w14:textId="77777777" w:rsidR="003137DA" w:rsidRDefault="003137DA">
                <w:pPr>
                  <w:pStyle w:val="Bibliography"/>
                  <w:rPr>
                    <w:noProof/>
                  </w:rPr>
                </w:pPr>
                <w:r>
                  <w:rPr>
                    <w:noProof/>
                  </w:rPr>
                  <w:t xml:space="preserve">[14] </w:t>
                </w:r>
              </w:p>
            </w:tc>
            <w:tc>
              <w:tcPr>
                <w:tcW w:w="0" w:type="auto"/>
                <w:hideMark/>
              </w:tcPr>
              <w:p w14:paraId="43B6F6B0" w14:textId="77777777" w:rsidR="003137DA" w:rsidRDefault="003137DA">
                <w:pPr>
                  <w:pStyle w:val="Bibliography"/>
                  <w:rPr>
                    <w:noProof/>
                  </w:rPr>
                </w:pPr>
                <w:r>
                  <w:rPr>
                    <w:noProof/>
                  </w:rPr>
                  <w:t xml:space="preserve">Gregor Hohpe and Wendy Istanick, "Test-Driven Development in Enterprise Integration Projects," 2002. </w:t>
                </w:r>
              </w:p>
            </w:tc>
          </w:tr>
          <w:tr w:rsidR="003137DA" w14:paraId="6DE67F8E" w14:textId="77777777">
            <w:trPr>
              <w:divId w:val="1243487836"/>
              <w:tblCellSpacing w:w="15" w:type="dxa"/>
            </w:trPr>
            <w:tc>
              <w:tcPr>
                <w:tcW w:w="50" w:type="pct"/>
                <w:hideMark/>
              </w:tcPr>
              <w:p w14:paraId="136D5BBC" w14:textId="77777777" w:rsidR="003137DA" w:rsidRDefault="003137DA">
                <w:pPr>
                  <w:pStyle w:val="Bibliography"/>
                  <w:rPr>
                    <w:noProof/>
                  </w:rPr>
                </w:pPr>
                <w:r>
                  <w:rPr>
                    <w:noProof/>
                  </w:rPr>
                  <w:t xml:space="preserve">[15] </w:t>
                </w:r>
              </w:p>
            </w:tc>
            <w:tc>
              <w:tcPr>
                <w:tcW w:w="0" w:type="auto"/>
                <w:hideMark/>
              </w:tcPr>
              <w:p w14:paraId="6564FA62" w14:textId="77777777" w:rsidR="003137DA" w:rsidRDefault="003137DA">
                <w:pPr>
                  <w:pStyle w:val="Bibliography"/>
                  <w:rPr>
                    <w:noProof/>
                  </w:rPr>
                </w:pPr>
                <w:r>
                  <w:rPr>
                    <w:noProof/>
                  </w:rPr>
                  <w:t>Maven, "Maven," [Online]. Available: https://maven.apache.org/.</w:t>
                </w:r>
              </w:p>
            </w:tc>
          </w:tr>
          <w:tr w:rsidR="003137DA" w14:paraId="52EF4E8A" w14:textId="77777777">
            <w:trPr>
              <w:divId w:val="1243487836"/>
              <w:tblCellSpacing w:w="15" w:type="dxa"/>
            </w:trPr>
            <w:tc>
              <w:tcPr>
                <w:tcW w:w="50" w:type="pct"/>
                <w:hideMark/>
              </w:tcPr>
              <w:p w14:paraId="3EB85163" w14:textId="77777777" w:rsidR="003137DA" w:rsidRDefault="003137DA">
                <w:pPr>
                  <w:pStyle w:val="Bibliography"/>
                  <w:rPr>
                    <w:noProof/>
                  </w:rPr>
                </w:pPr>
                <w:r>
                  <w:rPr>
                    <w:noProof/>
                  </w:rPr>
                  <w:t xml:space="preserve">[16] </w:t>
                </w:r>
              </w:p>
            </w:tc>
            <w:tc>
              <w:tcPr>
                <w:tcW w:w="0" w:type="auto"/>
                <w:hideMark/>
              </w:tcPr>
              <w:p w14:paraId="401724E5" w14:textId="77777777" w:rsidR="003137DA" w:rsidRDefault="003137DA">
                <w:pPr>
                  <w:pStyle w:val="Bibliography"/>
                  <w:rPr>
                    <w:noProof/>
                  </w:rPr>
                </w:pPr>
                <w:r>
                  <w:rPr>
                    <w:noProof/>
                  </w:rPr>
                  <w:t>JUnit, "JUnit," [Online]. Available: https://junit.org/junit5/ .</w:t>
                </w:r>
              </w:p>
            </w:tc>
          </w:tr>
          <w:tr w:rsidR="003137DA" w14:paraId="5C6490BA" w14:textId="77777777">
            <w:trPr>
              <w:divId w:val="1243487836"/>
              <w:tblCellSpacing w:w="15" w:type="dxa"/>
            </w:trPr>
            <w:tc>
              <w:tcPr>
                <w:tcW w:w="50" w:type="pct"/>
                <w:hideMark/>
              </w:tcPr>
              <w:p w14:paraId="41A4ECCF" w14:textId="77777777" w:rsidR="003137DA" w:rsidRDefault="003137DA">
                <w:pPr>
                  <w:pStyle w:val="Bibliography"/>
                  <w:rPr>
                    <w:noProof/>
                  </w:rPr>
                </w:pPr>
                <w:r>
                  <w:rPr>
                    <w:noProof/>
                  </w:rPr>
                  <w:t xml:space="preserve">[17] </w:t>
                </w:r>
              </w:p>
            </w:tc>
            <w:tc>
              <w:tcPr>
                <w:tcW w:w="0" w:type="auto"/>
                <w:hideMark/>
              </w:tcPr>
              <w:p w14:paraId="6F1D9185" w14:textId="77777777" w:rsidR="003137DA" w:rsidRDefault="003137DA">
                <w:pPr>
                  <w:pStyle w:val="Bibliography"/>
                  <w:rPr>
                    <w:noProof/>
                  </w:rPr>
                </w:pPr>
                <w:r>
                  <w:rPr>
                    <w:noProof/>
                  </w:rPr>
                  <w:t>Jenkins, "Jenkins," [Online]. Available: https://jenkins.io/.</w:t>
                </w:r>
              </w:p>
            </w:tc>
          </w:tr>
          <w:tr w:rsidR="003137DA" w14:paraId="3B9C79E4" w14:textId="77777777">
            <w:trPr>
              <w:divId w:val="1243487836"/>
              <w:tblCellSpacing w:w="15" w:type="dxa"/>
            </w:trPr>
            <w:tc>
              <w:tcPr>
                <w:tcW w:w="50" w:type="pct"/>
                <w:hideMark/>
              </w:tcPr>
              <w:p w14:paraId="191121B0" w14:textId="77777777" w:rsidR="003137DA" w:rsidRDefault="003137DA">
                <w:pPr>
                  <w:pStyle w:val="Bibliography"/>
                  <w:rPr>
                    <w:noProof/>
                  </w:rPr>
                </w:pPr>
                <w:r>
                  <w:rPr>
                    <w:noProof/>
                  </w:rPr>
                  <w:t xml:space="preserve">[18] </w:t>
                </w:r>
              </w:p>
            </w:tc>
            <w:tc>
              <w:tcPr>
                <w:tcW w:w="0" w:type="auto"/>
                <w:hideMark/>
              </w:tcPr>
              <w:p w14:paraId="414628EA" w14:textId="77777777" w:rsidR="003137DA" w:rsidRDefault="003137DA">
                <w:pPr>
                  <w:pStyle w:val="Bibliography"/>
                  <w:rPr>
                    <w:noProof/>
                  </w:rPr>
                </w:pPr>
                <w:r>
                  <w:rPr>
                    <w:noProof/>
                  </w:rPr>
                  <w:t xml:space="preserve">Gregor Hohpe and Bobby Woolf, Enterprise Integration Patterns, Pearson Education, 2004. </w:t>
                </w:r>
              </w:p>
            </w:tc>
          </w:tr>
          <w:tr w:rsidR="003137DA" w14:paraId="44D574F9" w14:textId="77777777">
            <w:trPr>
              <w:divId w:val="1243487836"/>
              <w:tblCellSpacing w:w="15" w:type="dxa"/>
            </w:trPr>
            <w:tc>
              <w:tcPr>
                <w:tcW w:w="50" w:type="pct"/>
                <w:hideMark/>
              </w:tcPr>
              <w:p w14:paraId="7CFCF458" w14:textId="77777777" w:rsidR="003137DA" w:rsidRDefault="003137DA">
                <w:pPr>
                  <w:pStyle w:val="Bibliography"/>
                  <w:rPr>
                    <w:noProof/>
                  </w:rPr>
                </w:pPr>
                <w:r>
                  <w:rPr>
                    <w:noProof/>
                  </w:rPr>
                  <w:t xml:space="preserve">[19] </w:t>
                </w:r>
              </w:p>
            </w:tc>
            <w:tc>
              <w:tcPr>
                <w:tcW w:w="0" w:type="auto"/>
                <w:hideMark/>
              </w:tcPr>
              <w:p w14:paraId="0F36CFFA" w14:textId="77777777" w:rsidR="003137DA" w:rsidRDefault="003137DA">
                <w:pPr>
                  <w:pStyle w:val="Bibliography"/>
                  <w:rPr>
                    <w:noProof/>
                  </w:rPr>
                </w:pPr>
                <w:r>
                  <w:rPr>
                    <w:noProof/>
                  </w:rPr>
                  <w:t xml:space="preserve">David A. Chappell, Enterprise Service Bus, O’Reilly, 2004. </w:t>
                </w:r>
              </w:p>
            </w:tc>
          </w:tr>
          <w:tr w:rsidR="003137DA" w14:paraId="67126E28" w14:textId="77777777">
            <w:trPr>
              <w:divId w:val="1243487836"/>
              <w:tblCellSpacing w:w="15" w:type="dxa"/>
            </w:trPr>
            <w:tc>
              <w:tcPr>
                <w:tcW w:w="50" w:type="pct"/>
                <w:hideMark/>
              </w:tcPr>
              <w:p w14:paraId="4BF5556A" w14:textId="77777777" w:rsidR="003137DA" w:rsidRDefault="003137DA">
                <w:pPr>
                  <w:pStyle w:val="Bibliography"/>
                  <w:rPr>
                    <w:noProof/>
                  </w:rPr>
                </w:pPr>
                <w:r>
                  <w:rPr>
                    <w:noProof/>
                  </w:rPr>
                  <w:t xml:space="preserve">[20] </w:t>
                </w:r>
              </w:p>
            </w:tc>
            <w:tc>
              <w:tcPr>
                <w:tcW w:w="0" w:type="auto"/>
                <w:hideMark/>
              </w:tcPr>
              <w:p w14:paraId="1DDA9EFF" w14:textId="77777777" w:rsidR="003137DA" w:rsidRDefault="003137DA">
                <w:pPr>
                  <w:pStyle w:val="Bibliography"/>
                  <w:rPr>
                    <w:noProof/>
                  </w:rPr>
                </w:pPr>
                <w:r>
                  <w:rPr>
                    <w:noProof/>
                  </w:rPr>
                  <w:t>Git, "Getting started - About version control," [Online]. Available: https://git-scm.com/book/en/v1/Getting-Started-About-Version-Control.</w:t>
                </w:r>
              </w:p>
            </w:tc>
          </w:tr>
        </w:tbl>
        <w:p w14:paraId="4918E659" w14:textId="77777777" w:rsidR="003137DA" w:rsidRDefault="003137DA">
          <w:pPr>
            <w:divId w:val="1243487836"/>
            <w:rPr>
              <w:rFonts w:eastAsia="Times New Roman"/>
              <w:noProof/>
            </w:rPr>
          </w:pPr>
        </w:p>
        <w:p w14:paraId="11834978" w14:textId="77777777" w:rsidR="00D65DF8" w:rsidRPr="00C307BC" w:rsidRDefault="00D65DF8">
          <w:pPr>
            <w:rPr>
              <w:rFonts w:ascii="Times New Roman" w:hAnsi="Times New Roman" w:cs="Times New Roman"/>
              <w:sz w:val="26"/>
              <w:szCs w:val="26"/>
            </w:rPr>
          </w:pPr>
          <w:r w:rsidRPr="00C307BC">
            <w:rPr>
              <w:rFonts w:ascii="Times New Roman" w:hAnsi="Times New Roman" w:cs="Times New Roman"/>
              <w:b/>
              <w:bCs/>
              <w:sz w:val="26"/>
              <w:szCs w:val="26"/>
            </w:rPr>
            <w:fldChar w:fldCharType="end"/>
          </w:r>
        </w:p>
        <w:p w14:paraId="62B5A15D" w14:textId="11BE602E" w:rsidR="00685DB0" w:rsidRPr="00C307BC" w:rsidRDefault="00F06C2B" w:rsidP="00D368D3">
          <w:pPr>
            <w:rPr>
              <w:rFonts w:ascii="Times New Roman" w:hAnsi="Times New Roman" w:cs="Times New Roman"/>
              <w:sz w:val="26"/>
              <w:szCs w:val="26"/>
            </w:rPr>
          </w:pPr>
        </w:p>
      </w:sdtContent>
    </w:sdt>
    <w:sectPr w:rsidR="00685DB0" w:rsidRPr="00C307BC" w:rsidSect="00796A7B">
      <w:headerReference w:type="default" r:id="rId59"/>
      <w:headerReference w:type="first" r:id="rId60"/>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67" w:author="Nguyen Toan" w:date="2018-05-05T22:21:00Z" w:initials="NT">
    <w:p w14:paraId="36B51D58" w14:textId="4CD08350" w:rsidR="009C452F" w:rsidRDefault="009C452F">
      <w:pPr>
        <w:pStyle w:val="CommentText"/>
      </w:pPr>
      <w:r>
        <w:rPr>
          <w:rStyle w:val="CommentReference"/>
        </w:rPr>
        <w:annotationRef/>
      </w:r>
      <w:r>
        <w:t>Chưa rõ nghĩa</w:t>
      </w:r>
    </w:p>
  </w:comment>
  <w:comment w:id="1276" w:author="Nguyen Toan" w:date="2018-05-05T22:22:00Z" w:initials="NT">
    <w:p w14:paraId="1DD4E783" w14:textId="37798E54" w:rsidR="009C452F" w:rsidRDefault="009C452F">
      <w:pPr>
        <w:pStyle w:val="CommentText"/>
      </w:pPr>
      <w:r>
        <w:rPr>
          <w:rStyle w:val="CommentReference"/>
        </w:rPr>
        <w:annotationRef/>
      </w:r>
      <w:r>
        <w:t>Xem lại số thứ tự</w:t>
      </w:r>
    </w:p>
  </w:comment>
  <w:comment w:id="1299" w:author="Nguyen Toan" w:date="2018-05-05T22:23:00Z" w:initials="NT">
    <w:p w14:paraId="1B94F534" w14:textId="27AD2626" w:rsidR="009C452F" w:rsidRDefault="009C452F">
      <w:pPr>
        <w:pStyle w:val="CommentText"/>
      </w:pPr>
      <w:r>
        <w:rPr>
          <w:rStyle w:val="CommentReference"/>
        </w:rPr>
        <w:annotationRef/>
      </w:r>
      <w:r>
        <w:t>Xem lại cách chú thích</w:t>
      </w:r>
    </w:p>
  </w:comment>
  <w:comment w:id="1352" w:author="Nguyen Toan" w:date="2018-05-05T22:32:00Z" w:initials="NT">
    <w:p w14:paraId="2BC3F558" w14:textId="4AC2DDB0" w:rsidR="009C452F" w:rsidRDefault="009C452F">
      <w:pPr>
        <w:pStyle w:val="CommentText"/>
      </w:pPr>
      <w:r>
        <w:rPr>
          <w:rStyle w:val="CommentReference"/>
        </w:rPr>
        <w:annotationRef/>
      </w:r>
      <w:r>
        <w:t>Thêm mô tả muleesb</w:t>
      </w:r>
    </w:p>
  </w:comment>
  <w:comment w:id="1557" w:author="Nguyen Toan" w:date="2018-05-05T22:49:00Z" w:initials="NT">
    <w:p w14:paraId="5A6EA320" w14:textId="5B93AEE4" w:rsidR="009C452F" w:rsidRDefault="009C452F">
      <w:pPr>
        <w:pStyle w:val="CommentText"/>
      </w:pPr>
      <w:r>
        <w:rPr>
          <w:rStyle w:val="CommentReference"/>
        </w:rPr>
        <w:annotationRef/>
      </w:r>
      <w:r>
        <w:t>Thêm kết chương, before para  18 pt</w:t>
      </w:r>
    </w:p>
  </w:comment>
  <w:comment w:id="1573" w:author="Nguyen Toan" w:date="2018-05-18T21:52:00Z" w:initials="NT">
    <w:p w14:paraId="104D5678" w14:textId="15AA1794" w:rsidR="008C3C75" w:rsidRDefault="008C3C75">
      <w:pPr>
        <w:pStyle w:val="CommentText"/>
      </w:pPr>
      <w:r>
        <w:rPr>
          <w:rStyle w:val="CommentReference"/>
        </w:rPr>
        <w:annotationRef/>
      </w:r>
      <w:r>
        <w:t>Viết chưa được</w:t>
      </w:r>
    </w:p>
  </w:comment>
  <w:comment w:id="1951" w:author="Nguyen Toan" w:date="2018-05-18T22:05:00Z" w:initials="NT">
    <w:p w14:paraId="2C98EF72" w14:textId="57070E85" w:rsidR="00773FFE" w:rsidRDefault="00773FFE">
      <w:pPr>
        <w:pStyle w:val="CommentText"/>
      </w:pPr>
      <w:r>
        <w:rPr>
          <w:rStyle w:val="CommentReference"/>
        </w:rPr>
        <w:annotationRef/>
      </w:r>
      <w:r>
        <w:t>Ve lai hinh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5A6EA320" w15:done="0"/>
  <w15:commentEx w15:paraId="104D5678" w15:done="0"/>
  <w15:commentEx w15:paraId="2C98EF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0EBF7" w14:textId="77777777" w:rsidR="00F06C2B" w:rsidRDefault="00F06C2B">
      <w:pPr>
        <w:spacing w:line="240" w:lineRule="auto"/>
      </w:pPr>
      <w:r>
        <w:separator/>
      </w:r>
    </w:p>
  </w:endnote>
  <w:endnote w:type="continuationSeparator" w:id="0">
    <w:p w14:paraId="330AAB5F" w14:textId="77777777" w:rsidR="00F06C2B" w:rsidRDefault="00F06C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9C452F" w:rsidRDefault="009C452F">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1426D" w14:textId="77777777" w:rsidR="00F06C2B" w:rsidRDefault="00F06C2B">
      <w:pPr>
        <w:spacing w:line="240" w:lineRule="auto"/>
      </w:pPr>
      <w:r>
        <w:separator/>
      </w:r>
    </w:p>
  </w:footnote>
  <w:footnote w:type="continuationSeparator" w:id="0">
    <w:p w14:paraId="7AC73BE1" w14:textId="77777777" w:rsidR="00F06C2B" w:rsidRDefault="00F06C2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9C452F" w:rsidRDefault="009C452F">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9C452F" w:rsidRDefault="009C452F">
    <w:pPr>
      <w:tabs>
        <w:tab w:val="center" w:pos="4680"/>
        <w:tab w:val="right" w:pos="9360"/>
      </w:tabs>
      <w:spacing w:line="240" w:lineRule="auto"/>
      <w:jc w:val="center"/>
    </w:pPr>
  </w:p>
  <w:p w14:paraId="20E85502" w14:textId="77777777" w:rsidR="009C452F" w:rsidRDefault="009C452F">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9C452F" w:rsidRDefault="009C452F">
        <w:pPr>
          <w:pStyle w:val="Header"/>
          <w:jc w:val="center"/>
        </w:pPr>
        <w:r>
          <w:fldChar w:fldCharType="begin"/>
        </w:r>
        <w:r>
          <w:instrText xml:space="preserve"> PAGE   \* MERGEFORMAT </w:instrText>
        </w:r>
        <w:r>
          <w:fldChar w:fldCharType="separate"/>
        </w:r>
        <w:r w:rsidR="0090457C">
          <w:rPr>
            <w:noProof/>
          </w:rPr>
          <w:t>11</w:t>
        </w:r>
        <w:r>
          <w:rPr>
            <w:noProof/>
          </w:rPr>
          <w:fldChar w:fldCharType="end"/>
        </w:r>
      </w:p>
    </w:sdtContent>
  </w:sdt>
  <w:p w14:paraId="66F820E2" w14:textId="77777777" w:rsidR="009C452F" w:rsidRDefault="009C452F">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9C452F" w:rsidRDefault="009C452F">
    <w:pPr>
      <w:tabs>
        <w:tab w:val="center" w:pos="4680"/>
        <w:tab w:val="right" w:pos="9360"/>
      </w:tabs>
      <w:spacing w:line="240" w:lineRule="auto"/>
      <w:jc w:val="center"/>
    </w:pPr>
  </w:p>
  <w:p w14:paraId="7C1F4DD5" w14:textId="77777777" w:rsidR="009C452F" w:rsidRDefault="009C452F">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revisionView w:formatting="0" w:inkAnnotation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95E"/>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6C2"/>
    <w:rsid w:val="000776D2"/>
    <w:rsid w:val="00081028"/>
    <w:rsid w:val="000818BC"/>
    <w:rsid w:val="00081BCE"/>
    <w:rsid w:val="0008322A"/>
    <w:rsid w:val="0008469C"/>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62AF"/>
    <w:rsid w:val="000C6B6C"/>
    <w:rsid w:val="000C6D2A"/>
    <w:rsid w:val="000C70B2"/>
    <w:rsid w:val="000C71AA"/>
    <w:rsid w:val="000C72CA"/>
    <w:rsid w:val="000C73F1"/>
    <w:rsid w:val="000C768C"/>
    <w:rsid w:val="000C7E36"/>
    <w:rsid w:val="000D01A4"/>
    <w:rsid w:val="000D1569"/>
    <w:rsid w:val="000D1AFB"/>
    <w:rsid w:val="000D1D7F"/>
    <w:rsid w:val="000D20F2"/>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7D2"/>
    <w:rsid w:val="000F1A08"/>
    <w:rsid w:val="000F1AE0"/>
    <w:rsid w:val="000F1DAF"/>
    <w:rsid w:val="000F23D4"/>
    <w:rsid w:val="000F2820"/>
    <w:rsid w:val="000F2EE9"/>
    <w:rsid w:val="000F2FFF"/>
    <w:rsid w:val="000F34B6"/>
    <w:rsid w:val="000F3708"/>
    <w:rsid w:val="000F3B74"/>
    <w:rsid w:val="000F5073"/>
    <w:rsid w:val="000F69C2"/>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5D53"/>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3B5"/>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909"/>
    <w:rsid w:val="001B0944"/>
    <w:rsid w:val="001B09C3"/>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3020"/>
    <w:rsid w:val="001C35C8"/>
    <w:rsid w:val="001C3ABC"/>
    <w:rsid w:val="001C44A5"/>
    <w:rsid w:val="001C4610"/>
    <w:rsid w:val="001C4656"/>
    <w:rsid w:val="001C4678"/>
    <w:rsid w:val="001C47D0"/>
    <w:rsid w:val="001C4BEC"/>
    <w:rsid w:val="001C4CAF"/>
    <w:rsid w:val="001C4D97"/>
    <w:rsid w:val="001C5393"/>
    <w:rsid w:val="001C57BB"/>
    <w:rsid w:val="001C6B7D"/>
    <w:rsid w:val="001C7EDB"/>
    <w:rsid w:val="001D022F"/>
    <w:rsid w:val="001D04CD"/>
    <w:rsid w:val="001D0CD5"/>
    <w:rsid w:val="001D1864"/>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223"/>
    <w:rsid w:val="001E1F20"/>
    <w:rsid w:val="001E27E9"/>
    <w:rsid w:val="001E3307"/>
    <w:rsid w:val="001E398B"/>
    <w:rsid w:val="001E3F36"/>
    <w:rsid w:val="001E567E"/>
    <w:rsid w:val="001E5BC5"/>
    <w:rsid w:val="001E670D"/>
    <w:rsid w:val="001F00F6"/>
    <w:rsid w:val="001F1043"/>
    <w:rsid w:val="001F125F"/>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79C"/>
    <w:rsid w:val="001F7C02"/>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12E"/>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20A"/>
    <w:rsid w:val="002823C1"/>
    <w:rsid w:val="0028262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885"/>
    <w:rsid w:val="00291910"/>
    <w:rsid w:val="002919A4"/>
    <w:rsid w:val="00291AED"/>
    <w:rsid w:val="002920AB"/>
    <w:rsid w:val="00292810"/>
    <w:rsid w:val="00293D15"/>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5475"/>
    <w:rsid w:val="002A5A61"/>
    <w:rsid w:val="002A60F1"/>
    <w:rsid w:val="002A7092"/>
    <w:rsid w:val="002A7135"/>
    <w:rsid w:val="002A7A64"/>
    <w:rsid w:val="002A7C4F"/>
    <w:rsid w:val="002A7E91"/>
    <w:rsid w:val="002B0973"/>
    <w:rsid w:val="002B0D2C"/>
    <w:rsid w:val="002B1F79"/>
    <w:rsid w:val="002B2015"/>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2E91"/>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415B"/>
    <w:rsid w:val="002F44CC"/>
    <w:rsid w:val="002F47C7"/>
    <w:rsid w:val="002F4E01"/>
    <w:rsid w:val="002F50CE"/>
    <w:rsid w:val="002F5172"/>
    <w:rsid w:val="002F56CC"/>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335E"/>
    <w:rsid w:val="0031368C"/>
    <w:rsid w:val="003137DA"/>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168A"/>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BDB"/>
    <w:rsid w:val="00350DD0"/>
    <w:rsid w:val="003518A4"/>
    <w:rsid w:val="00351C8D"/>
    <w:rsid w:val="00352725"/>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5367"/>
    <w:rsid w:val="00375CA8"/>
    <w:rsid w:val="00375F4B"/>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06A"/>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7AA2"/>
    <w:rsid w:val="003D7B96"/>
    <w:rsid w:val="003E02C1"/>
    <w:rsid w:val="003E09AE"/>
    <w:rsid w:val="003E0B76"/>
    <w:rsid w:val="003E0E76"/>
    <w:rsid w:val="003E0FA1"/>
    <w:rsid w:val="003E16F4"/>
    <w:rsid w:val="003E1C51"/>
    <w:rsid w:val="003E2AC3"/>
    <w:rsid w:val="003E2BCA"/>
    <w:rsid w:val="003E2C61"/>
    <w:rsid w:val="003E3F06"/>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0F6"/>
    <w:rsid w:val="003F27F4"/>
    <w:rsid w:val="003F35E6"/>
    <w:rsid w:val="003F3A3C"/>
    <w:rsid w:val="003F420B"/>
    <w:rsid w:val="003F463B"/>
    <w:rsid w:val="003F5EA6"/>
    <w:rsid w:val="003F611C"/>
    <w:rsid w:val="003F6326"/>
    <w:rsid w:val="003F79C0"/>
    <w:rsid w:val="003F7B58"/>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605A"/>
    <w:rsid w:val="00416500"/>
    <w:rsid w:val="004165D9"/>
    <w:rsid w:val="004166F6"/>
    <w:rsid w:val="00416B51"/>
    <w:rsid w:val="004178B4"/>
    <w:rsid w:val="0042102E"/>
    <w:rsid w:val="00421135"/>
    <w:rsid w:val="00421214"/>
    <w:rsid w:val="00421B95"/>
    <w:rsid w:val="00421DB3"/>
    <w:rsid w:val="0042248F"/>
    <w:rsid w:val="004224BA"/>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4F1A"/>
    <w:rsid w:val="00455086"/>
    <w:rsid w:val="00455462"/>
    <w:rsid w:val="00455777"/>
    <w:rsid w:val="004559E8"/>
    <w:rsid w:val="00455AF2"/>
    <w:rsid w:val="00455EFB"/>
    <w:rsid w:val="00456A9F"/>
    <w:rsid w:val="00460736"/>
    <w:rsid w:val="0046150E"/>
    <w:rsid w:val="00461ECA"/>
    <w:rsid w:val="00463337"/>
    <w:rsid w:val="004635BA"/>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6C3E"/>
    <w:rsid w:val="004A6C84"/>
    <w:rsid w:val="004A722A"/>
    <w:rsid w:val="004A751D"/>
    <w:rsid w:val="004A7AD0"/>
    <w:rsid w:val="004B086C"/>
    <w:rsid w:val="004B0A8F"/>
    <w:rsid w:val="004B1104"/>
    <w:rsid w:val="004B25AE"/>
    <w:rsid w:val="004B2E19"/>
    <w:rsid w:val="004B3102"/>
    <w:rsid w:val="004B3464"/>
    <w:rsid w:val="004B3BC2"/>
    <w:rsid w:val="004B3F7B"/>
    <w:rsid w:val="004B4189"/>
    <w:rsid w:val="004B4253"/>
    <w:rsid w:val="004B4931"/>
    <w:rsid w:val="004B4E8E"/>
    <w:rsid w:val="004B586F"/>
    <w:rsid w:val="004B5CE7"/>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814"/>
    <w:rsid w:val="004D3E55"/>
    <w:rsid w:val="004D43C8"/>
    <w:rsid w:val="004D450C"/>
    <w:rsid w:val="004D470C"/>
    <w:rsid w:val="004D4FCA"/>
    <w:rsid w:val="004D56B8"/>
    <w:rsid w:val="004D5C15"/>
    <w:rsid w:val="004D5CD2"/>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920"/>
    <w:rsid w:val="004F4DDE"/>
    <w:rsid w:val="004F4E45"/>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66E1"/>
    <w:rsid w:val="00506823"/>
    <w:rsid w:val="00507861"/>
    <w:rsid w:val="0050797B"/>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72A8"/>
    <w:rsid w:val="005473F7"/>
    <w:rsid w:val="00547A5F"/>
    <w:rsid w:val="00547B62"/>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300A"/>
    <w:rsid w:val="0059434E"/>
    <w:rsid w:val="005945E9"/>
    <w:rsid w:val="005952DF"/>
    <w:rsid w:val="00595B3C"/>
    <w:rsid w:val="00595E71"/>
    <w:rsid w:val="00596719"/>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7DB"/>
    <w:rsid w:val="005C58FA"/>
    <w:rsid w:val="005C5DBC"/>
    <w:rsid w:val="005C62A6"/>
    <w:rsid w:val="005C6455"/>
    <w:rsid w:val="005C6AF6"/>
    <w:rsid w:val="005C6BD8"/>
    <w:rsid w:val="005C6D6A"/>
    <w:rsid w:val="005C71E1"/>
    <w:rsid w:val="005C7A23"/>
    <w:rsid w:val="005D0861"/>
    <w:rsid w:val="005D0D85"/>
    <w:rsid w:val="005D0FED"/>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5F72B1"/>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576"/>
    <w:rsid w:val="00620770"/>
    <w:rsid w:val="0062145A"/>
    <w:rsid w:val="00621607"/>
    <w:rsid w:val="00621768"/>
    <w:rsid w:val="00622532"/>
    <w:rsid w:val="00622658"/>
    <w:rsid w:val="00622692"/>
    <w:rsid w:val="00622A86"/>
    <w:rsid w:val="006244D4"/>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43C9"/>
    <w:rsid w:val="006352E8"/>
    <w:rsid w:val="00635CE1"/>
    <w:rsid w:val="00635E8B"/>
    <w:rsid w:val="00636673"/>
    <w:rsid w:val="006367B1"/>
    <w:rsid w:val="006369C0"/>
    <w:rsid w:val="00636A51"/>
    <w:rsid w:val="00640490"/>
    <w:rsid w:val="006404B2"/>
    <w:rsid w:val="006407DF"/>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6867"/>
    <w:rsid w:val="00656B21"/>
    <w:rsid w:val="0065714D"/>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32A"/>
    <w:rsid w:val="0067161A"/>
    <w:rsid w:val="00671A8C"/>
    <w:rsid w:val="00671FA5"/>
    <w:rsid w:val="00672EAF"/>
    <w:rsid w:val="00673450"/>
    <w:rsid w:val="00674D49"/>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530"/>
    <w:rsid w:val="00684695"/>
    <w:rsid w:val="006848E9"/>
    <w:rsid w:val="0068576F"/>
    <w:rsid w:val="00685A8E"/>
    <w:rsid w:val="00685DB0"/>
    <w:rsid w:val="0068623C"/>
    <w:rsid w:val="00686C6D"/>
    <w:rsid w:val="00686DD0"/>
    <w:rsid w:val="0069007A"/>
    <w:rsid w:val="006905B8"/>
    <w:rsid w:val="006905D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969D0"/>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6EF"/>
    <w:rsid w:val="006C6D9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3414"/>
    <w:rsid w:val="006E445E"/>
    <w:rsid w:val="006E44F9"/>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C26"/>
    <w:rsid w:val="006F351F"/>
    <w:rsid w:val="006F405B"/>
    <w:rsid w:val="006F4B11"/>
    <w:rsid w:val="006F57F7"/>
    <w:rsid w:val="006F6008"/>
    <w:rsid w:val="006F6D0B"/>
    <w:rsid w:val="006F6ECB"/>
    <w:rsid w:val="0070002C"/>
    <w:rsid w:val="007003A2"/>
    <w:rsid w:val="00700835"/>
    <w:rsid w:val="00700A2D"/>
    <w:rsid w:val="007016BA"/>
    <w:rsid w:val="00701D55"/>
    <w:rsid w:val="00702053"/>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66C1"/>
    <w:rsid w:val="00766A49"/>
    <w:rsid w:val="00766E0E"/>
    <w:rsid w:val="00767424"/>
    <w:rsid w:val="0077033D"/>
    <w:rsid w:val="007704FF"/>
    <w:rsid w:val="00770AB0"/>
    <w:rsid w:val="00770B09"/>
    <w:rsid w:val="00772073"/>
    <w:rsid w:val="007721A9"/>
    <w:rsid w:val="007725FD"/>
    <w:rsid w:val="007730D8"/>
    <w:rsid w:val="00773143"/>
    <w:rsid w:val="00773FE5"/>
    <w:rsid w:val="00773FEE"/>
    <w:rsid w:val="00773FF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583"/>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607"/>
    <w:rsid w:val="007B4CF8"/>
    <w:rsid w:val="007B4D17"/>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4FD8"/>
    <w:rsid w:val="007E5192"/>
    <w:rsid w:val="007E5886"/>
    <w:rsid w:val="007E62A1"/>
    <w:rsid w:val="007E69BC"/>
    <w:rsid w:val="007F081B"/>
    <w:rsid w:val="007F0957"/>
    <w:rsid w:val="007F0E4B"/>
    <w:rsid w:val="007F129F"/>
    <w:rsid w:val="007F19E7"/>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22A"/>
    <w:rsid w:val="00824E49"/>
    <w:rsid w:val="00825F62"/>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17D"/>
    <w:rsid w:val="00836DEE"/>
    <w:rsid w:val="00836EC4"/>
    <w:rsid w:val="0083752A"/>
    <w:rsid w:val="00837D76"/>
    <w:rsid w:val="008402FA"/>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1A35"/>
    <w:rsid w:val="00861D72"/>
    <w:rsid w:val="008620AE"/>
    <w:rsid w:val="00862562"/>
    <w:rsid w:val="00862CB9"/>
    <w:rsid w:val="00862CC6"/>
    <w:rsid w:val="00864428"/>
    <w:rsid w:val="00864724"/>
    <w:rsid w:val="00864886"/>
    <w:rsid w:val="00864FF3"/>
    <w:rsid w:val="00865BE5"/>
    <w:rsid w:val="00865F3D"/>
    <w:rsid w:val="00866371"/>
    <w:rsid w:val="008667E0"/>
    <w:rsid w:val="008669FE"/>
    <w:rsid w:val="00866ACD"/>
    <w:rsid w:val="00867154"/>
    <w:rsid w:val="008674C6"/>
    <w:rsid w:val="00870051"/>
    <w:rsid w:val="008710E8"/>
    <w:rsid w:val="00871AAE"/>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611"/>
    <w:rsid w:val="008867F2"/>
    <w:rsid w:val="00886A78"/>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AB4"/>
    <w:rsid w:val="00896B3B"/>
    <w:rsid w:val="00897511"/>
    <w:rsid w:val="00897738"/>
    <w:rsid w:val="00897D72"/>
    <w:rsid w:val="00897E8F"/>
    <w:rsid w:val="008A274C"/>
    <w:rsid w:val="008A29B7"/>
    <w:rsid w:val="008A3358"/>
    <w:rsid w:val="008A3C07"/>
    <w:rsid w:val="008A4765"/>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59E5"/>
    <w:rsid w:val="008B6751"/>
    <w:rsid w:val="008B7E9B"/>
    <w:rsid w:val="008C03AC"/>
    <w:rsid w:val="008C05FE"/>
    <w:rsid w:val="008C1696"/>
    <w:rsid w:val="008C1706"/>
    <w:rsid w:val="008C1AF7"/>
    <w:rsid w:val="008C1C8D"/>
    <w:rsid w:val="008C1D05"/>
    <w:rsid w:val="008C3C7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183"/>
    <w:rsid w:val="008E67FC"/>
    <w:rsid w:val="008E7EB2"/>
    <w:rsid w:val="008F0708"/>
    <w:rsid w:val="008F0D7A"/>
    <w:rsid w:val="008F1501"/>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57C"/>
    <w:rsid w:val="0090493A"/>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EB4"/>
    <w:rsid w:val="00941584"/>
    <w:rsid w:val="0094176A"/>
    <w:rsid w:val="00941A29"/>
    <w:rsid w:val="00941BD5"/>
    <w:rsid w:val="00942778"/>
    <w:rsid w:val="0094283D"/>
    <w:rsid w:val="0094316F"/>
    <w:rsid w:val="00943312"/>
    <w:rsid w:val="00943744"/>
    <w:rsid w:val="00943C1A"/>
    <w:rsid w:val="00944C39"/>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0A0"/>
    <w:rsid w:val="0095491B"/>
    <w:rsid w:val="00955029"/>
    <w:rsid w:val="009556A8"/>
    <w:rsid w:val="00955728"/>
    <w:rsid w:val="00955768"/>
    <w:rsid w:val="009566E2"/>
    <w:rsid w:val="009567A2"/>
    <w:rsid w:val="009568FD"/>
    <w:rsid w:val="00957273"/>
    <w:rsid w:val="00957CB9"/>
    <w:rsid w:val="00961B1F"/>
    <w:rsid w:val="009621FE"/>
    <w:rsid w:val="009623EA"/>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1912"/>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7C2"/>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80D"/>
    <w:rsid w:val="009A6E60"/>
    <w:rsid w:val="009A71C2"/>
    <w:rsid w:val="009A73F9"/>
    <w:rsid w:val="009A74B6"/>
    <w:rsid w:val="009A7798"/>
    <w:rsid w:val="009A791E"/>
    <w:rsid w:val="009A7FAD"/>
    <w:rsid w:val="009B0548"/>
    <w:rsid w:val="009B19F8"/>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BB8"/>
    <w:rsid w:val="009C5026"/>
    <w:rsid w:val="009C567E"/>
    <w:rsid w:val="009C594F"/>
    <w:rsid w:val="009C60DE"/>
    <w:rsid w:val="009C6221"/>
    <w:rsid w:val="009C6ED6"/>
    <w:rsid w:val="009C7695"/>
    <w:rsid w:val="009C7E13"/>
    <w:rsid w:val="009D1276"/>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6007"/>
    <w:rsid w:val="009E69E0"/>
    <w:rsid w:val="009E6BD3"/>
    <w:rsid w:val="009E75C5"/>
    <w:rsid w:val="009F00DD"/>
    <w:rsid w:val="009F0909"/>
    <w:rsid w:val="009F0ACD"/>
    <w:rsid w:val="009F0B30"/>
    <w:rsid w:val="009F0C8D"/>
    <w:rsid w:val="009F0F0B"/>
    <w:rsid w:val="009F1887"/>
    <w:rsid w:val="009F1CCA"/>
    <w:rsid w:val="009F25F5"/>
    <w:rsid w:val="009F2D7E"/>
    <w:rsid w:val="009F411C"/>
    <w:rsid w:val="009F4736"/>
    <w:rsid w:val="009F48B0"/>
    <w:rsid w:val="009F4D74"/>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A4"/>
    <w:rsid w:val="00A33B8D"/>
    <w:rsid w:val="00A33F95"/>
    <w:rsid w:val="00A340E2"/>
    <w:rsid w:val="00A344C0"/>
    <w:rsid w:val="00A345D6"/>
    <w:rsid w:val="00A3487B"/>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891"/>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AE9"/>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B85"/>
    <w:rsid w:val="00AD6C0F"/>
    <w:rsid w:val="00AD704C"/>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313"/>
    <w:rsid w:val="00B7047D"/>
    <w:rsid w:val="00B72384"/>
    <w:rsid w:val="00B7270E"/>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02D"/>
    <w:rsid w:val="00BB21D8"/>
    <w:rsid w:val="00BB2645"/>
    <w:rsid w:val="00BB280D"/>
    <w:rsid w:val="00BB2B1F"/>
    <w:rsid w:val="00BB2B4A"/>
    <w:rsid w:val="00BB325A"/>
    <w:rsid w:val="00BB3625"/>
    <w:rsid w:val="00BB3B9D"/>
    <w:rsid w:val="00BB3E96"/>
    <w:rsid w:val="00BB41CB"/>
    <w:rsid w:val="00BB5038"/>
    <w:rsid w:val="00BB5FCA"/>
    <w:rsid w:val="00BB66CD"/>
    <w:rsid w:val="00BB78C0"/>
    <w:rsid w:val="00BC047A"/>
    <w:rsid w:val="00BC0D8F"/>
    <w:rsid w:val="00BC0E9B"/>
    <w:rsid w:val="00BC151B"/>
    <w:rsid w:val="00BC182A"/>
    <w:rsid w:val="00BC21D7"/>
    <w:rsid w:val="00BC2289"/>
    <w:rsid w:val="00BC234A"/>
    <w:rsid w:val="00BC2EB5"/>
    <w:rsid w:val="00BC3CE0"/>
    <w:rsid w:val="00BC54E6"/>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649"/>
    <w:rsid w:val="00BD5A98"/>
    <w:rsid w:val="00BD5CD5"/>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122"/>
    <w:rsid w:val="00C26521"/>
    <w:rsid w:val="00C2781E"/>
    <w:rsid w:val="00C307BC"/>
    <w:rsid w:val="00C30CE9"/>
    <w:rsid w:val="00C32544"/>
    <w:rsid w:val="00C32C5F"/>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5691"/>
    <w:rsid w:val="00C763D1"/>
    <w:rsid w:val="00C76E4F"/>
    <w:rsid w:val="00C77204"/>
    <w:rsid w:val="00C77945"/>
    <w:rsid w:val="00C77965"/>
    <w:rsid w:val="00C77D7E"/>
    <w:rsid w:val="00C80424"/>
    <w:rsid w:val="00C8085E"/>
    <w:rsid w:val="00C80E8E"/>
    <w:rsid w:val="00C8145F"/>
    <w:rsid w:val="00C8177C"/>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637"/>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3F7C"/>
    <w:rsid w:val="00CF44D2"/>
    <w:rsid w:val="00CF4B3A"/>
    <w:rsid w:val="00CF4BAB"/>
    <w:rsid w:val="00CF4E66"/>
    <w:rsid w:val="00CF5042"/>
    <w:rsid w:val="00CF537A"/>
    <w:rsid w:val="00CF53BA"/>
    <w:rsid w:val="00CF54B7"/>
    <w:rsid w:val="00CF7288"/>
    <w:rsid w:val="00CF7923"/>
    <w:rsid w:val="00CF7E57"/>
    <w:rsid w:val="00D00B57"/>
    <w:rsid w:val="00D00CA1"/>
    <w:rsid w:val="00D00D17"/>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4F7"/>
    <w:rsid w:val="00D105F3"/>
    <w:rsid w:val="00D10712"/>
    <w:rsid w:val="00D10F5F"/>
    <w:rsid w:val="00D11238"/>
    <w:rsid w:val="00D114B1"/>
    <w:rsid w:val="00D11619"/>
    <w:rsid w:val="00D1228C"/>
    <w:rsid w:val="00D13BB6"/>
    <w:rsid w:val="00D13EB8"/>
    <w:rsid w:val="00D14561"/>
    <w:rsid w:val="00D14581"/>
    <w:rsid w:val="00D157AA"/>
    <w:rsid w:val="00D1584B"/>
    <w:rsid w:val="00D16D0B"/>
    <w:rsid w:val="00D16D3D"/>
    <w:rsid w:val="00D1748E"/>
    <w:rsid w:val="00D17CFF"/>
    <w:rsid w:val="00D17FDF"/>
    <w:rsid w:val="00D203A8"/>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FBD"/>
    <w:rsid w:val="00D804D8"/>
    <w:rsid w:val="00D80A76"/>
    <w:rsid w:val="00D812DD"/>
    <w:rsid w:val="00D8157C"/>
    <w:rsid w:val="00D82168"/>
    <w:rsid w:val="00D8292A"/>
    <w:rsid w:val="00D836F3"/>
    <w:rsid w:val="00D8444E"/>
    <w:rsid w:val="00D857C9"/>
    <w:rsid w:val="00D85A7D"/>
    <w:rsid w:val="00D85EF5"/>
    <w:rsid w:val="00D86170"/>
    <w:rsid w:val="00D8636F"/>
    <w:rsid w:val="00D87A2D"/>
    <w:rsid w:val="00D87C1B"/>
    <w:rsid w:val="00D900FF"/>
    <w:rsid w:val="00D90934"/>
    <w:rsid w:val="00D91A43"/>
    <w:rsid w:val="00D91E3D"/>
    <w:rsid w:val="00D92C64"/>
    <w:rsid w:val="00D92F9C"/>
    <w:rsid w:val="00D930D6"/>
    <w:rsid w:val="00D932A0"/>
    <w:rsid w:val="00D93BC3"/>
    <w:rsid w:val="00D94835"/>
    <w:rsid w:val="00D94887"/>
    <w:rsid w:val="00D948C3"/>
    <w:rsid w:val="00D95096"/>
    <w:rsid w:val="00D951DB"/>
    <w:rsid w:val="00D95FAE"/>
    <w:rsid w:val="00D96DB8"/>
    <w:rsid w:val="00D97787"/>
    <w:rsid w:val="00DA0BD2"/>
    <w:rsid w:val="00DA10D2"/>
    <w:rsid w:val="00DA11DB"/>
    <w:rsid w:val="00DA1507"/>
    <w:rsid w:val="00DA2013"/>
    <w:rsid w:val="00DA28A8"/>
    <w:rsid w:val="00DA2C7F"/>
    <w:rsid w:val="00DA3C0D"/>
    <w:rsid w:val="00DA4187"/>
    <w:rsid w:val="00DA4406"/>
    <w:rsid w:val="00DA50DD"/>
    <w:rsid w:val="00DA51B6"/>
    <w:rsid w:val="00DA54B3"/>
    <w:rsid w:val="00DA57F6"/>
    <w:rsid w:val="00DA5ECB"/>
    <w:rsid w:val="00DB179E"/>
    <w:rsid w:val="00DB21DE"/>
    <w:rsid w:val="00DB2714"/>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15AA"/>
    <w:rsid w:val="00E41E87"/>
    <w:rsid w:val="00E4291D"/>
    <w:rsid w:val="00E43426"/>
    <w:rsid w:val="00E43C4B"/>
    <w:rsid w:val="00E45222"/>
    <w:rsid w:val="00E4534E"/>
    <w:rsid w:val="00E453B3"/>
    <w:rsid w:val="00E4550B"/>
    <w:rsid w:val="00E45738"/>
    <w:rsid w:val="00E4630A"/>
    <w:rsid w:val="00E46411"/>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4367"/>
    <w:rsid w:val="00EC4E12"/>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794"/>
    <w:rsid w:val="00F02D43"/>
    <w:rsid w:val="00F034F0"/>
    <w:rsid w:val="00F0465F"/>
    <w:rsid w:val="00F048F9"/>
    <w:rsid w:val="00F04AE5"/>
    <w:rsid w:val="00F04D8D"/>
    <w:rsid w:val="00F04EAE"/>
    <w:rsid w:val="00F04F5A"/>
    <w:rsid w:val="00F053D6"/>
    <w:rsid w:val="00F06197"/>
    <w:rsid w:val="00F0694F"/>
    <w:rsid w:val="00F06C2B"/>
    <w:rsid w:val="00F07351"/>
    <w:rsid w:val="00F10221"/>
    <w:rsid w:val="00F10C45"/>
    <w:rsid w:val="00F12627"/>
    <w:rsid w:val="00F12740"/>
    <w:rsid w:val="00F12903"/>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5730B"/>
    <w:rsid w:val="00F606B8"/>
    <w:rsid w:val="00F60725"/>
    <w:rsid w:val="00F6092D"/>
    <w:rsid w:val="00F60A25"/>
    <w:rsid w:val="00F619A7"/>
    <w:rsid w:val="00F61C5B"/>
    <w:rsid w:val="00F61DD6"/>
    <w:rsid w:val="00F62235"/>
    <w:rsid w:val="00F626F9"/>
    <w:rsid w:val="00F62E3E"/>
    <w:rsid w:val="00F632DE"/>
    <w:rsid w:val="00F63A8B"/>
    <w:rsid w:val="00F64227"/>
    <w:rsid w:val="00F643BF"/>
    <w:rsid w:val="00F64816"/>
    <w:rsid w:val="00F65497"/>
    <w:rsid w:val="00F6551D"/>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6BEE"/>
    <w:rsid w:val="00F77016"/>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2D84"/>
    <w:rsid w:val="00F93879"/>
    <w:rsid w:val="00F938DB"/>
    <w:rsid w:val="00F940D0"/>
    <w:rsid w:val="00F9443D"/>
    <w:rsid w:val="00F9491C"/>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E9"/>
    <w:rsid w:val="00FD52F2"/>
    <w:rsid w:val="00FD67B5"/>
    <w:rsid w:val="00FD696D"/>
    <w:rsid w:val="00FE011D"/>
    <w:rsid w:val="00FE01C3"/>
    <w:rsid w:val="00FE045A"/>
    <w:rsid w:val="00FE0CB1"/>
    <w:rsid w:val="00FE0F81"/>
    <w:rsid w:val="00FE1815"/>
    <w:rsid w:val="00FE20C0"/>
    <w:rsid w:val="00FE261E"/>
    <w:rsid w:val="00FE2761"/>
    <w:rsid w:val="00FE305C"/>
    <w:rsid w:val="00FE3207"/>
    <w:rsid w:val="00FE33F2"/>
    <w:rsid w:val="00FE4698"/>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github.com/Loandt1/TestMuleESB.git" TargetMode="External"/><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CBDED1CF-F76D-4592-BC02-AFB926CC9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15491</Words>
  <Characters>88300</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2</cp:revision>
  <cp:lastPrinted>2018-05-17T23:58:00Z</cp:lastPrinted>
  <dcterms:created xsi:type="dcterms:W3CDTF">2018-05-18T15:27:00Z</dcterms:created>
  <dcterms:modified xsi:type="dcterms:W3CDTF">2018-05-18T15:27:00Z</dcterms:modified>
</cp:coreProperties>
</file>